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95FAD" w14:textId="77777777" w:rsidR="00F25F5B" w:rsidRDefault="00F25F5B" w:rsidP="00FD2C30">
      <w:pPr>
        <w:tabs>
          <w:tab w:val="left" w:pos="2552"/>
        </w:tabs>
        <w:spacing w:line="240" w:lineRule="auto"/>
      </w:pPr>
      <w:bookmarkStart w:id="0" w:name="Subject"/>
      <w:bookmarkStart w:id="1" w:name="_GoBack"/>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20"/>
        <w:gridCol w:w="8511"/>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odyText"/>
            </w:pPr>
          </w:p>
        </w:tc>
        <w:tc>
          <w:tcPr>
            <w:tcW w:w="7426" w:type="dxa"/>
            <w:shd w:val="clear" w:color="auto" w:fill="auto"/>
          </w:tcPr>
          <w:p w14:paraId="1781DCAB" w14:textId="6ED50128" w:rsidR="006B47FF" w:rsidRPr="00B428EB" w:rsidRDefault="003E62A7" w:rsidP="006B47FF">
            <w:pPr>
              <w:pStyle w:val="Title"/>
              <w:rPr>
                <w:color w:val="008000"/>
              </w:rPr>
            </w:pPr>
            <w:del w:id="2" w:author="Robert Lundmark" w:date="2016-10-24T12:46:00Z">
              <w:r w:rsidRPr="00B428EB" w:rsidDel="00EB336B">
                <w:rPr>
                  <w:color w:val="008000"/>
                </w:rPr>
                <w:delText>Infrastructure:directory:</w:delText>
              </w:r>
              <w:r w:rsidR="00165000" w:rsidRPr="00B428EB" w:rsidDel="00EB336B">
                <w:rPr>
                  <w:color w:val="008000"/>
                </w:rPr>
                <w:delText>employee</w:delText>
              </w:r>
            </w:del>
            <w:ins w:id="3" w:author="Robert Lundmark" w:date="2016-10-24T13:20:00Z">
              <w:r w:rsidR="0025714F" w:rsidRPr="0010053E">
                <w:rPr>
                  <w:color w:val="008000"/>
                </w:rPr>
                <w:t xml:space="preserve"> </w:t>
              </w:r>
            </w:ins>
            <w:ins w:id="4" w:author="Robert Lundmark" w:date="2016-11-08T14:53:00Z">
              <w:r w:rsidR="006B47FF" w:rsidRPr="0010053E">
                <w:rPr>
                  <w:color w:val="008000"/>
                </w:rPr>
                <w:t>strategicresourcemanagement:persons:employee</w:t>
              </w:r>
            </w:ins>
          </w:p>
          <w:p w14:paraId="72C6FD29" w14:textId="036E17FF" w:rsidR="008866A6" w:rsidRPr="00B428EB" w:rsidRDefault="003E62A7" w:rsidP="008866A6">
            <w:pPr>
              <w:pStyle w:val="FrsttsbladUnderrubrik"/>
            </w:pPr>
            <w:r w:rsidRPr="00B428EB">
              <w:t>Tjänstekontraktsbeskrivning</w:t>
            </w:r>
          </w:p>
          <w:p w14:paraId="56EAF9CA" w14:textId="56D61F18" w:rsidR="008866A6" w:rsidRPr="0039481C" w:rsidRDefault="008866A6" w:rsidP="008866A6">
            <w:pPr>
              <w:pStyle w:val="BodyText"/>
              <w:rPr>
                <w:sz w:val="32"/>
              </w:rPr>
            </w:pPr>
            <w:r w:rsidRPr="00F856C4">
              <w:rPr>
                <w:sz w:val="32"/>
              </w:rPr>
              <w:t>Version</w:t>
            </w:r>
            <w:r>
              <w:rPr>
                <w:sz w:val="32"/>
              </w:rPr>
              <w:t xml:space="preserve"> </w:t>
            </w:r>
            <w:del w:id="5" w:author="Littorin Henrika" w:date="2016-08-23T20:19:00Z">
              <w:r w:rsidR="0039481C" w:rsidRPr="0039481C" w:rsidDel="005734FA">
                <w:rPr>
                  <w:color w:val="008000"/>
                  <w:sz w:val="32"/>
                </w:rPr>
                <w:fldChar w:fldCharType="begin"/>
              </w:r>
              <w:r w:rsidR="0039481C" w:rsidRPr="0039481C" w:rsidDel="005734FA">
                <w:rPr>
                  <w:color w:val="008000"/>
                  <w:sz w:val="32"/>
                </w:rPr>
                <w:delInstrText xml:space="preserve"> DOCPROPERTY  "version1" \* MERGEFORMAT </w:delInstrText>
              </w:r>
              <w:r w:rsidR="0039481C" w:rsidRPr="0039481C" w:rsidDel="005734FA">
                <w:rPr>
                  <w:color w:val="008000"/>
                  <w:sz w:val="32"/>
                </w:rPr>
                <w:fldChar w:fldCharType="separate"/>
              </w:r>
              <w:r w:rsidR="00C5124D" w:rsidDel="005734FA">
                <w:rPr>
                  <w:color w:val="008000"/>
                  <w:sz w:val="32"/>
                </w:rPr>
                <w:delText>1</w:delText>
              </w:r>
              <w:r w:rsidR="0039481C" w:rsidRPr="0039481C" w:rsidDel="005734FA">
                <w:rPr>
                  <w:color w:val="008000"/>
                  <w:sz w:val="32"/>
                </w:rPr>
                <w:fldChar w:fldCharType="end"/>
              </w:r>
              <w:r w:rsidR="009A6725" w:rsidDel="005734FA">
                <w:rPr>
                  <w:color w:val="008000"/>
                  <w:sz w:val="32"/>
                </w:rPr>
                <w:delText>.1</w:delText>
              </w:r>
              <w:r w:rsidR="00817E6E" w:rsidDel="005734FA">
                <w:rPr>
                  <w:color w:val="008000"/>
                  <w:sz w:val="32"/>
                </w:rPr>
                <w:delText>.1</w:delText>
              </w:r>
            </w:del>
            <w:ins w:id="6" w:author="Littorin Henrika" w:date="2016-08-23T20:19:00Z">
              <w:r w:rsidR="005734FA">
                <w:rPr>
                  <w:color w:val="008000"/>
                  <w:sz w:val="32"/>
                </w:rPr>
                <w:t>2.0</w:t>
              </w:r>
            </w:ins>
            <w:ins w:id="7" w:author="Robert Lundmark" w:date="2016-10-24T12:17:00Z">
              <w:r w:rsidR="0010353E">
                <w:rPr>
                  <w:color w:val="008000"/>
                  <w:sz w:val="32"/>
                </w:rPr>
                <w:t xml:space="preserve"> RC</w:t>
              </w:r>
            </w:ins>
            <w:ins w:id="8" w:author="Robert Lundmark" w:date="2016-10-24T12:18:00Z">
              <w:r w:rsidR="007D360E">
                <w:rPr>
                  <w:color w:val="008000"/>
                  <w:sz w:val="32"/>
                </w:rPr>
                <w:t xml:space="preserve"> 1</w:t>
              </w:r>
            </w:ins>
          </w:p>
          <w:p w14:paraId="62E7FB22" w14:textId="793252C6" w:rsidR="008866A6" w:rsidRPr="00AC5707" w:rsidRDefault="00BD07A8" w:rsidP="008866A6">
            <w:pPr>
              <w:pStyle w:val="BodyText"/>
              <w:rPr>
                <w:color w:val="008000"/>
                <w:sz w:val="28"/>
              </w:rPr>
            </w:pPr>
            <w:del w:id="9" w:author="Littorin Henrika" w:date="2016-08-23T20:19:00Z">
              <w:r w:rsidDel="005734FA">
                <w:rPr>
                  <w:color w:val="008000"/>
                  <w:sz w:val="28"/>
                </w:rPr>
                <w:delText>2016-04-</w:delText>
              </w:r>
              <w:r w:rsidR="00BE558B" w:rsidDel="005734FA">
                <w:rPr>
                  <w:color w:val="008000"/>
                  <w:sz w:val="28"/>
                </w:rPr>
                <w:delText>11</w:delText>
              </w:r>
            </w:del>
            <w:ins w:id="10" w:author="Littorin Henrika" w:date="2016-08-23T20:19:00Z">
              <w:r w:rsidR="0040322B">
                <w:rPr>
                  <w:color w:val="008000"/>
                  <w:sz w:val="28"/>
                </w:rPr>
                <w:t>2016-</w:t>
              </w:r>
            </w:ins>
            <w:ins w:id="11" w:author="Robert Lundmark" w:date="2016-10-24T12:18:00Z">
              <w:r w:rsidR="007D360E">
                <w:rPr>
                  <w:color w:val="008000"/>
                  <w:sz w:val="28"/>
                </w:rPr>
                <w:t>1</w:t>
              </w:r>
              <w:r w:rsidR="00A24044">
                <w:rPr>
                  <w:color w:val="008000"/>
                  <w:sz w:val="28"/>
                </w:rPr>
                <w:t>1</w:t>
              </w:r>
            </w:ins>
            <w:ins w:id="12" w:author="Littorin Henrika" w:date="2016-08-23T20:19:00Z">
              <w:del w:id="13" w:author="Robert Lundmark" w:date="2016-10-24T12:18:00Z">
                <w:r w:rsidR="0040322B" w:rsidDel="007D360E">
                  <w:rPr>
                    <w:color w:val="008000"/>
                    <w:sz w:val="28"/>
                  </w:rPr>
                  <w:delText>0</w:delText>
                </w:r>
              </w:del>
            </w:ins>
            <w:ins w:id="14" w:author="Littorin Henrika" w:date="2016-09-06T16:41:00Z">
              <w:del w:id="15" w:author="Robert Lundmark" w:date="2016-10-24T12:18:00Z">
                <w:r w:rsidR="0040322B" w:rsidDel="007D360E">
                  <w:rPr>
                    <w:color w:val="008000"/>
                    <w:sz w:val="28"/>
                  </w:rPr>
                  <w:delText>9</w:delText>
                </w:r>
              </w:del>
            </w:ins>
            <w:ins w:id="16" w:author="Littorin Henrika" w:date="2016-08-23T20:19:00Z">
              <w:r w:rsidR="005734FA">
                <w:rPr>
                  <w:color w:val="008000"/>
                  <w:sz w:val="28"/>
                </w:rPr>
                <w:t>-</w:t>
              </w:r>
            </w:ins>
            <w:ins w:id="17" w:author="Robert Lundmark" w:date="2016-11-22T11:34:00Z">
              <w:r w:rsidR="00801343">
                <w:rPr>
                  <w:color w:val="008000"/>
                  <w:sz w:val="28"/>
                  <w:highlight w:val="yellow"/>
                </w:rPr>
                <w:t>22</w:t>
              </w:r>
            </w:ins>
            <w:ins w:id="18" w:author="Littorin Henrika" w:date="2016-08-23T20:19:00Z">
              <w:del w:id="19" w:author="Robert Lundmark" w:date="2016-10-24T12:17:00Z">
                <w:r w:rsidR="005734FA" w:rsidRPr="005734FA" w:rsidDel="0010353E">
                  <w:rPr>
                    <w:color w:val="008000"/>
                    <w:sz w:val="28"/>
                    <w:highlight w:val="yellow"/>
                  </w:rPr>
                  <w:delText>XX</w:delText>
                </w:r>
              </w:del>
            </w:ins>
          </w:p>
          <w:p w14:paraId="789A2323" w14:textId="77777777" w:rsidR="008866A6" w:rsidRPr="00AC5707" w:rsidRDefault="008866A6" w:rsidP="008866A6">
            <w:pPr>
              <w:pStyle w:val="BodyText"/>
            </w:pPr>
          </w:p>
        </w:tc>
      </w:tr>
    </w:tbl>
    <w:p w14:paraId="3D0F8A81" w14:textId="77777777" w:rsidR="00F25F5B" w:rsidRDefault="00F25F5B" w:rsidP="008866A6">
      <w:pPr>
        <w:pStyle w:val="Title"/>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EndPr/>
      <w:sdtContent>
        <w:commentRangeStart w:id="20" w:displacedByCustomXml="prev"/>
        <w:p w14:paraId="18414ED5" w14:textId="77777777" w:rsidR="00793064" w:rsidRDefault="00793064" w:rsidP="00F25F5B">
          <w:pPr>
            <w:pStyle w:val="TOCHeading"/>
          </w:pPr>
          <w:r>
            <w:t>Innehåll</w:t>
          </w:r>
          <w:commentRangeEnd w:id="20"/>
          <w:r w:rsidR="005734FA">
            <w:rPr>
              <w:rStyle w:val="CommentReference"/>
              <w:rFonts w:ascii="Georgia" w:eastAsia="Calibri" w:hAnsi="Georgia" w:cs="Times New Roman"/>
              <w:b w:val="0"/>
              <w:bCs w:val="0"/>
              <w:color w:val="auto"/>
            </w:rPr>
            <w:commentReference w:id="20"/>
          </w:r>
        </w:p>
        <w:p w14:paraId="56BCDA44" w14:textId="4B0D0977" w:rsidR="00801343" w:rsidRDefault="00793064">
          <w:pPr>
            <w:pStyle w:val="TOC1"/>
            <w:tabs>
              <w:tab w:val="left" w:pos="400"/>
              <w:tab w:val="right" w:leader="dot" w:pos="10456"/>
            </w:tabs>
            <w:rPr>
              <w:ins w:id="21" w:author="Robert Lundmark" w:date="2016-11-22T11:39:00Z"/>
              <w:rFonts w:asciiTheme="minorHAnsi" w:eastAsiaTheme="minorEastAsia" w:hAnsiTheme="minorHAnsi" w:cstheme="minorBidi"/>
              <w:noProof/>
              <w:sz w:val="22"/>
              <w:lang w:eastAsia="sv-SE"/>
            </w:rPr>
          </w:pPr>
          <w:r>
            <w:fldChar w:fldCharType="begin"/>
          </w:r>
          <w:r>
            <w:instrText xml:space="preserve"> TOC \o "1-3" \h \z \u </w:instrText>
          </w:r>
          <w:r>
            <w:fldChar w:fldCharType="separate"/>
          </w:r>
          <w:ins w:id="22" w:author="Robert Lundmark" w:date="2016-11-22T11:39:00Z">
            <w:r w:rsidR="00801343" w:rsidRPr="00E47E1D">
              <w:rPr>
                <w:rStyle w:val="Hyperlink"/>
                <w:noProof/>
              </w:rPr>
              <w:fldChar w:fldCharType="begin"/>
            </w:r>
            <w:r w:rsidR="00801343" w:rsidRPr="00E47E1D">
              <w:rPr>
                <w:rStyle w:val="Hyperlink"/>
                <w:noProof/>
              </w:rPr>
              <w:instrText xml:space="preserve"> </w:instrText>
            </w:r>
            <w:r w:rsidR="00801343">
              <w:rPr>
                <w:noProof/>
              </w:rPr>
              <w:instrText>HYPERLINK \l "_Toc467578085"</w:instrText>
            </w:r>
            <w:r w:rsidR="00801343" w:rsidRPr="00E47E1D">
              <w:rPr>
                <w:rStyle w:val="Hyperlink"/>
                <w:noProof/>
              </w:rPr>
              <w:instrText xml:space="preserve"> </w:instrText>
            </w:r>
            <w:r w:rsidR="00801343" w:rsidRPr="00E47E1D">
              <w:rPr>
                <w:rStyle w:val="Hyperlink"/>
                <w:noProof/>
              </w:rPr>
            </w:r>
            <w:r w:rsidR="00801343" w:rsidRPr="00E47E1D">
              <w:rPr>
                <w:rStyle w:val="Hyperlink"/>
                <w:noProof/>
              </w:rPr>
              <w:fldChar w:fldCharType="separate"/>
            </w:r>
            <w:r w:rsidR="00801343" w:rsidRPr="00E47E1D">
              <w:rPr>
                <w:rStyle w:val="Hyperlink"/>
                <w:noProof/>
              </w:rPr>
              <w:t>1</w:t>
            </w:r>
            <w:r w:rsidR="00801343">
              <w:rPr>
                <w:rFonts w:asciiTheme="minorHAnsi" w:eastAsiaTheme="minorEastAsia" w:hAnsiTheme="minorHAnsi" w:cstheme="minorBidi"/>
                <w:noProof/>
                <w:sz w:val="22"/>
                <w:lang w:eastAsia="sv-SE"/>
              </w:rPr>
              <w:tab/>
            </w:r>
            <w:r w:rsidR="00801343" w:rsidRPr="00E47E1D">
              <w:rPr>
                <w:rStyle w:val="Hyperlink"/>
                <w:noProof/>
              </w:rPr>
              <w:t>Inledning</w:t>
            </w:r>
            <w:r w:rsidR="00801343">
              <w:rPr>
                <w:noProof/>
                <w:webHidden/>
              </w:rPr>
              <w:tab/>
            </w:r>
            <w:r w:rsidR="00801343">
              <w:rPr>
                <w:noProof/>
                <w:webHidden/>
              </w:rPr>
              <w:fldChar w:fldCharType="begin"/>
            </w:r>
            <w:r w:rsidR="00801343">
              <w:rPr>
                <w:noProof/>
                <w:webHidden/>
              </w:rPr>
              <w:instrText xml:space="preserve"> PAGEREF _Toc467578085 \h </w:instrText>
            </w:r>
            <w:r w:rsidR="00801343">
              <w:rPr>
                <w:noProof/>
                <w:webHidden/>
              </w:rPr>
            </w:r>
          </w:ins>
          <w:r w:rsidR="00801343">
            <w:rPr>
              <w:noProof/>
              <w:webHidden/>
            </w:rPr>
            <w:fldChar w:fldCharType="separate"/>
          </w:r>
          <w:ins w:id="23" w:author="Robert Lundmark" w:date="2016-11-22T11:39:00Z">
            <w:r w:rsidR="00801343">
              <w:rPr>
                <w:noProof/>
                <w:webHidden/>
              </w:rPr>
              <w:t>8</w:t>
            </w:r>
            <w:r w:rsidR="00801343">
              <w:rPr>
                <w:noProof/>
                <w:webHidden/>
              </w:rPr>
              <w:fldChar w:fldCharType="end"/>
            </w:r>
            <w:r w:rsidR="00801343" w:rsidRPr="00E47E1D">
              <w:rPr>
                <w:rStyle w:val="Hyperlink"/>
                <w:noProof/>
              </w:rPr>
              <w:fldChar w:fldCharType="end"/>
            </w:r>
          </w:ins>
        </w:p>
        <w:p w14:paraId="260E3786" w14:textId="22A4D2E4" w:rsidR="00801343" w:rsidRDefault="00801343">
          <w:pPr>
            <w:pStyle w:val="TOC2"/>
            <w:tabs>
              <w:tab w:val="left" w:pos="660"/>
              <w:tab w:val="right" w:leader="dot" w:pos="10456"/>
            </w:tabs>
            <w:rPr>
              <w:ins w:id="24" w:author="Robert Lundmark" w:date="2016-11-22T11:39:00Z"/>
              <w:rFonts w:asciiTheme="minorHAnsi" w:eastAsiaTheme="minorEastAsia" w:hAnsiTheme="minorHAnsi" w:cstheme="minorBidi"/>
              <w:noProof/>
              <w:sz w:val="22"/>
              <w:lang w:eastAsia="sv-SE"/>
            </w:rPr>
          </w:pPr>
          <w:ins w:id="25"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"_Toc467578086"</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1.1</w:t>
            </w:r>
            <w:r>
              <w:rPr>
                <w:rFonts w:asciiTheme="minorHAnsi" w:eastAsiaTheme="minorEastAsia" w:hAnsiTheme="minorHAnsi" w:cstheme="minorBidi"/>
                <w:noProof/>
                <w:sz w:val="22"/>
                <w:lang w:eastAsia="sv-SE"/>
              </w:rPr>
              <w:tab/>
            </w:r>
            <w:r w:rsidRPr="00E47E1D">
              <w:rPr>
                <w:rStyle w:val="Hyperlink"/>
                <w:noProof/>
              </w:rPr>
              <w:t>Svenskt namn</w:t>
            </w:r>
            <w:r>
              <w:rPr>
                <w:noProof/>
                <w:webHidden/>
              </w:rPr>
              <w:tab/>
            </w:r>
            <w:r>
              <w:rPr>
                <w:noProof/>
                <w:webHidden/>
              </w:rPr>
              <w:fldChar w:fldCharType="begin"/>
            </w:r>
            <w:r>
              <w:rPr>
                <w:noProof/>
                <w:webHidden/>
              </w:rPr>
              <w:instrText xml:space="preserve"> PAGEREF _Toc467578086 \h </w:instrText>
            </w:r>
            <w:r>
              <w:rPr>
                <w:noProof/>
                <w:webHidden/>
              </w:rPr>
            </w:r>
          </w:ins>
          <w:r>
            <w:rPr>
              <w:noProof/>
              <w:webHidden/>
            </w:rPr>
            <w:fldChar w:fldCharType="separate"/>
          </w:r>
          <w:ins w:id="26" w:author="Robert Lundmark" w:date="2016-11-22T11:39:00Z">
            <w:r>
              <w:rPr>
                <w:noProof/>
                <w:webHidden/>
              </w:rPr>
              <w:t>8</w:t>
            </w:r>
            <w:r>
              <w:rPr>
                <w:noProof/>
                <w:webHidden/>
              </w:rPr>
              <w:fldChar w:fldCharType="end"/>
            </w:r>
            <w:r w:rsidRPr="00E47E1D">
              <w:rPr>
                <w:rStyle w:val="Hyperlink"/>
                <w:noProof/>
              </w:rPr>
              <w:fldChar w:fldCharType="end"/>
            </w:r>
          </w:ins>
        </w:p>
        <w:p w14:paraId="0A74DAD6" w14:textId="29B76088" w:rsidR="00801343" w:rsidRDefault="00801343">
          <w:pPr>
            <w:pStyle w:val="TOC2"/>
            <w:tabs>
              <w:tab w:val="left" w:pos="880"/>
              <w:tab w:val="right" w:leader="dot" w:pos="10456"/>
            </w:tabs>
            <w:rPr>
              <w:ins w:id="27" w:author="Robert Lundmark" w:date="2016-11-22T11:39:00Z"/>
              <w:rFonts w:asciiTheme="minorHAnsi" w:eastAsiaTheme="minorEastAsia" w:hAnsiTheme="minorHAnsi" w:cstheme="minorBidi"/>
              <w:noProof/>
              <w:sz w:val="22"/>
              <w:lang w:eastAsia="sv-SE"/>
            </w:rPr>
          </w:pPr>
          <w:ins w:id="28"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"_Toc467578087"</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1.2</w:t>
            </w:r>
            <w:r>
              <w:rPr>
                <w:rFonts w:asciiTheme="minorHAnsi" w:eastAsiaTheme="minorEastAsia" w:hAnsiTheme="minorHAnsi" w:cstheme="minorBidi"/>
                <w:noProof/>
                <w:sz w:val="22"/>
                <w:lang w:eastAsia="sv-SE"/>
              </w:rPr>
              <w:tab/>
            </w:r>
            <w:r w:rsidRPr="00E47E1D">
              <w:rPr>
                <w:rStyle w:val="Hyperlink"/>
                <w:noProof/>
              </w:rPr>
              <w:t>WEB beskrivning</w:t>
            </w:r>
            <w:r>
              <w:rPr>
                <w:noProof/>
                <w:webHidden/>
              </w:rPr>
              <w:tab/>
            </w:r>
            <w:r>
              <w:rPr>
                <w:noProof/>
                <w:webHidden/>
              </w:rPr>
              <w:fldChar w:fldCharType="begin"/>
            </w:r>
            <w:r>
              <w:rPr>
                <w:noProof/>
                <w:webHidden/>
              </w:rPr>
              <w:instrText xml:space="preserve"> PAGEREF _Toc467578087 \h </w:instrText>
            </w:r>
            <w:r>
              <w:rPr>
                <w:noProof/>
                <w:webHidden/>
              </w:rPr>
            </w:r>
          </w:ins>
          <w:r>
            <w:rPr>
              <w:noProof/>
              <w:webHidden/>
            </w:rPr>
            <w:fldChar w:fldCharType="separate"/>
          </w:r>
          <w:ins w:id="29" w:author="Robert Lundmark" w:date="2016-11-22T11:39:00Z">
            <w:r>
              <w:rPr>
                <w:noProof/>
                <w:webHidden/>
              </w:rPr>
              <w:t>8</w:t>
            </w:r>
            <w:r>
              <w:rPr>
                <w:noProof/>
                <w:webHidden/>
              </w:rPr>
              <w:fldChar w:fldCharType="end"/>
            </w:r>
            <w:r w:rsidRPr="00E47E1D">
              <w:rPr>
                <w:rStyle w:val="Hyperlink"/>
                <w:noProof/>
              </w:rPr>
              <w:fldChar w:fldCharType="end"/>
            </w:r>
          </w:ins>
        </w:p>
        <w:p w14:paraId="3FFBFE56" w14:textId="7772331C" w:rsidR="00801343" w:rsidRDefault="00801343">
          <w:pPr>
            <w:pStyle w:val="TOC1"/>
            <w:tabs>
              <w:tab w:val="left" w:pos="400"/>
              <w:tab w:val="right" w:leader="dot" w:pos="10456"/>
            </w:tabs>
            <w:rPr>
              <w:ins w:id="30" w:author="Robert Lundmark" w:date="2016-11-22T11:39:00Z"/>
              <w:rFonts w:asciiTheme="minorHAnsi" w:eastAsiaTheme="minorEastAsia" w:hAnsiTheme="minorHAnsi" w:cstheme="minorBidi"/>
              <w:noProof/>
              <w:sz w:val="22"/>
              <w:lang w:eastAsia="sv-SE"/>
            </w:rPr>
          </w:pPr>
          <w:ins w:id="31"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"_Toc467578088"</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2</w:t>
            </w:r>
            <w:r>
              <w:rPr>
                <w:rFonts w:asciiTheme="minorHAnsi" w:eastAsiaTheme="minorEastAsia" w:hAnsiTheme="minorHAnsi" w:cstheme="minorBidi"/>
                <w:noProof/>
                <w:sz w:val="22"/>
                <w:lang w:eastAsia="sv-SE"/>
              </w:rPr>
              <w:tab/>
            </w:r>
            <w:r w:rsidRPr="00E47E1D">
              <w:rPr>
                <w:rStyle w:val="Hyperlink"/>
                <w:noProof/>
              </w:rPr>
              <w:t>Versionsinformation</w:t>
            </w:r>
            <w:r>
              <w:rPr>
                <w:noProof/>
                <w:webHidden/>
              </w:rPr>
              <w:tab/>
            </w:r>
            <w:r>
              <w:rPr>
                <w:noProof/>
                <w:webHidden/>
              </w:rPr>
              <w:fldChar w:fldCharType="begin"/>
            </w:r>
            <w:r>
              <w:rPr>
                <w:noProof/>
                <w:webHidden/>
              </w:rPr>
              <w:instrText xml:space="preserve"> PAGEREF _Toc467578088 \h </w:instrText>
            </w:r>
            <w:r>
              <w:rPr>
                <w:noProof/>
                <w:webHidden/>
              </w:rPr>
            </w:r>
          </w:ins>
          <w:r>
            <w:rPr>
              <w:noProof/>
              <w:webHidden/>
            </w:rPr>
            <w:fldChar w:fldCharType="separate"/>
          </w:r>
          <w:ins w:id="32" w:author="Robert Lundmark" w:date="2016-11-22T11:39:00Z">
            <w:r>
              <w:rPr>
                <w:noProof/>
                <w:webHidden/>
              </w:rPr>
              <w:t>9</w:t>
            </w:r>
            <w:r>
              <w:rPr>
                <w:noProof/>
                <w:webHidden/>
              </w:rPr>
              <w:fldChar w:fldCharType="end"/>
            </w:r>
            <w:r w:rsidRPr="00E47E1D">
              <w:rPr>
                <w:rStyle w:val="Hyperlink"/>
                <w:noProof/>
              </w:rPr>
              <w:fldChar w:fldCharType="end"/>
            </w:r>
          </w:ins>
        </w:p>
        <w:p w14:paraId="415904BB" w14:textId="6EE83C3F" w:rsidR="00801343" w:rsidRDefault="00801343">
          <w:pPr>
            <w:pStyle w:val="TOC2"/>
            <w:tabs>
              <w:tab w:val="left" w:pos="880"/>
              <w:tab w:val="right" w:leader="dot" w:pos="10456"/>
            </w:tabs>
            <w:rPr>
              <w:ins w:id="33" w:author="Robert Lundmark" w:date="2016-11-22T11:39:00Z"/>
              <w:rFonts w:asciiTheme="minorHAnsi" w:eastAsiaTheme="minorEastAsia" w:hAnsiTheme="minorHAnsi" w:cstheme="minorBidi"/>
              <w:noProof/>
              <w:sz w:val="22"/>
              <w:lang w:eastAsia="sv-SE"/>
            </w:rPr>
          </w:pPr>
          <w:ins w:id="34"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"_Toc467578089"</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2.1</w:t>
            </w:r>
            <w:r>
              <w:rPr>
                <w:rFonts w:asciiTheme="minorHAnsi" w:eastAsiaTheme="minorEastAsia" w:hAnsiTheme="minorHAnsi" w:cstheme="minorBidi"/>
                <w:noProof/>
                <w:sz w:val="22"/>
                <w:lang w:eastAsia="sv-SE"/>
              </w:rPr>
              <w:tab/>
            </w:r>
            <w:r w:rsidRPr="00E47E1D">
              <w:rPr>
                <w:rStyle w:val="Hyperlink"/>
                <w:noProof/>
              </w:rPr>
              <w:t>Version 2.0</w:t>
            </w:r>
            <w:r>
              <w:rPr>
                <w:noProof/>
                <w:webHidden/>
              </w:rPr>
              <w:tab/>
            </w:r>
            <w:r>
              <w:rPr>
                <w:noProof/>
                <w:webHidden/>
              </w:rPr>
              <w:fldChar w:fldCharType="begin"/>
            </w:r>
            <w:r>
              <w:rPr>
                <w:noProof/>
                <w:webHidden/>
              </w:rPr>
              <w:instrText xml:space="preserve"> PAGEREF _Toc467578089 \h </w:instrText>
            </w:r>
            <w:r>
              <w:rPr>
                <w:noProof/>
                <w:webHidden/>
              </w:rPr>
            </w:r>
          </w:ins>
          <w:r>
            <w:rPr>
              <w:noProof/>
              <w:webHidden/>
            </w:rPr>
            <w:fldChar w:fldCharType="separate"/>
          </w:r>
          <w:ins w:id="35" w:author="Robert Lundmark" w:date="2016-11-22T11:39:00Z">
            <w:r>
              <w:rPr>
                <w:noProof/>
                <w:webHidden/>
              </w:rPr>
              <w:t>9</w:t>
            </w:r>
            <w:r>
              <w:rPr>
                <w:noProof/>
                <w:webHidden/>
              </w:rPr>
              <w:fldChar w:fldCharType="end"/>
            </w:r>
            <w:r w:rsidRPr="00E47E1D">
              <w:rPr>
                <w:rStyle w:val="Hyperlink"/>
                <w:noProof/>
              </w:rPr>
              <w:fldChar w:fldCharType="end"/>
            </w:r>
          </w:ins>
        </w:p>
        <w:p w14:paraId="0F174B75" w14:textId="6B36BA22" w:rsidR="00801343" w:rsidRDefault="00801343">
          <w:pPr>
            <w:pStyle w:val="TOC3"/>
            <w:tabs>
              <w:tab w:val="left" w:pos="1100"/>
              <w:tab w:val="right" w:leader="dot" w:pos="10456"/>
            </w:tabs>
            <w:rPr>
              <w:ins w:id="36" w:author="Robert Lundmark" w:date="2016-11-22T11:39:00Z"/>
              <w:rFonts w:asciiTheme="minorHAnsi" w:eastAsiaTheme="minorEastAsia" w:hAnsiTheme="minorHAnsi" w:cstheme="minorBidi"/>
              <w:noProof/>
              <w:sz w:val="22"/>
              <w:lang w:eastAsia="sv-SE"/>
            </w:rPr>
          </w:pPr>
          <w:ins w:id="37"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"_Toc467578090"</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2.1.1</w:t>
            </w:r>
            <w:r>
              <w:rPr>
                <w:rFonts w:asciiTheme="minorHAnsi" w:eastAsiaTheme="minorEastAsia" w:hAnsiTheme="minorHAnsi" w:cstheme="minorBidi"/>
                <w:noProof/>
                <w:sz w:val="22"/>
                <w:lang w:eastAsia="sv-SE"/>
              </w:rPr>
              <w:tab/>
            </w:r>
            <w:r w:rsidRPr="00E47E1D">
              <w:rPr>
                <w:rStyle w:val="Hyperlink"/>
                <w:noProof/>
              </w:rPr>
              <w:t>Oförändrade tjänstekontrakt</w:t>
            </w:r>
            <w:r>
              <w:rPr>
                <w:noProof/>
                <w:webHidden/>
              </w:rPr>
              <w:tab/>
            </w:r>
            <w:r>
              <w:rPr>
                <w:noProof/>
                <w:webHidden/>
              </w:rPr>
              <w:fldChar w:fldCharType="begin"/>
            </w:r>
            <w:r>
              <w:rPr>
                <w:noProof/>
                <w:webHidden/>
              </w:rPr>
              <w:instrText xml:space="preserve"> PAGEREF _Toc467578090 \h </w:instrText>
            </w:r>
            <w:r>
              <w:rPr>
                <w:noProof/>
                <w:webHidden/>
              </w:rPr>
            </w:r>
          </w:ins>
          <w:r>
            <w:rPr>
              <w:noProof/>
              <w:webHidden/>
            </w:rPr>
            <w:fldChar w:fldCharType="separate"/>
          </w:r>
          <w:ins w:id="38" w:author="Robert Lundmark" w:date="2016-11-22T11:39:00Z">
            <w:r>
              <w:rPr>
                <w:noProof/>
                <w:webHidden/>
              </w:rPr>
              <w:t>9</w:t>
            </w:r>
            <w:r>
              <w:rPr>
                <w:noProof/>
                <w:webHidden/>
              </w:rPr>
              <w:fldChar w:fldCharType="end"/>
            </w:r>
            <w:r w:rsidRPr="00E47E1D">
              <w:rPr>
                <w:rStyle w:val="Hyperlink"/>
                <w:noProof/>
              </w:rPr>
              <w:fldChar w:fldCharType="end"/>
            </w:r>
          </w:ins>
        </w:p>
        <w:p w14:paraId="0BB692F6" w14:textId="148FCE9B" w:rsidR="00801343" w:rsidRDefault="00801343">
          <w:pPr>
            <w:pStyle w:val="TOC3"/>
            <w:tabs>
              <w:tab w:val="left" w:pos="1100"/>
              <w:tab w:val="right" w:leader="dot" w:pos="10456"/>
            </w:tabs>
            <w:rPr>
              <w:ins w:id="39" w:author="Robert Lundmark" w:date="2016-11-22T11:39:00Z"/>
              <w:rFonts w:asciiTheme="minorHAnsi" w:eastAsiaTheme="minorEastAsia" w:hAnsiTheme="minorHAnsi" w:cstheme="minorBidi"/>
              <w:noProof/>
              <w:sz w:val="22"/>
              <w:lang w:eastAsia="sv-SE"/>
            </w:rPr>
          </w:pPr>
          <w:ins w:id="40"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"_Toc467578091"</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2.1.2</w:t>
            </w:r>
            <w:r>
              <w:rPr>
                <w:rFonts w:asciiTheme="minorHAnsi" w:eastAsiaTheme="minorEastAsia" w:hAnsiTheme="minorHAnsi" w:cstheme="minorBidi"/>
                <w:noProof/>
                <w:sz w:val="22"/>
                <w:lang w:eastAsia="sv-SE"/>
              </w:rPr>
              <w:tab/>
            </w:r>
            <w:r w:rsidRPr="00E47E1D">
              <w:rPr>
                <w:rStyle w:val="Hyperlink"/>
                <w:noProof/>
              </w:rPr>
              <w:t>Nya tjänstekontrakt</w:t>
            </w:r>
            <w:r>
              <w:rPr>
                <w:noProof/>
                <w:webHidden/>
              </w:rPr>
              <w:tab/>
            </w:r>
            <w:r>
              <w:rPr>
                <w:noProof/>
                <w:webHidden/>
              </w:rPr>
              <w:fldChar w:fldCharType="begin"/>
            </w:r>
            <w:r>
              <w:rPr>
                <w:noProof/>
                <w:webHidden/>
              </w:rPr>
              <w:instrText xml:space="preserve"> PAGEREF _Toc467578091 \h </w:instrText>
            </w:r>
            <w:r>
              <w:rPr>
                <w:noProof/>
                <w:webHidden/>
              </w:rPr>
            </w:r>
          </w:ins>
          <w:r>
            <w:rPr>
              <w:noProof/>
              <w:webHidden/>
            </w:rPr>
            <w:fldChar w:fldCharType="separate"/>
          </w:r>
          <w:ins w:id="41" w:author="Robert Lundmark" w:date="2016-11-22T11:39:00Z">
            <w:r>
              <w:rPr>
                <w:noProof/>
                <w:webHidden/>
              </w:rPr>
              <w:t>9</w:t>
            </w:r>
            <w:r>
              <w:rPr>
                <w:noProof/>
                <w:webHidden/>
              </w:rPr>
              <w:fldChar w:fldCharType="end"/>
            </w:r>
            <w:r w:rsidRPr="00E47E1D">
              <w:rPr>
                <w:rStyle w:val="Hyperlink"/>
                <w:noProof/>
              </w:rPr>
              <w:fldChar w:fldCharType="end"/>
            </w:r>
          </w:ins>
        </w:p>
        <w:p w14:paraId="76309778" w14:textId="37154AC9" w:rsidR="00801343" w:rsidRDefault="00801343">
          <w:pPr>
            <w:pStyle w:val="TOC3"/>
            <w:tabs>
              <w:tab w:val="left" w:pos="1100"/>
              <w:tab w:val="right" w:leader="dot" w:pos="10456"/>
            </w:tabs>
            <w:rPr>
              <w:ins w:id="42" w:author="Robert Lundmark" w:date="2016-11-22T11:39:00Z"/>
              <w:rFonts w:asciiTheme="minorHAnsi" w:eastAsiaTheme="minorEastAsia" w:hAnsiTheme="minorHAnsi" w:cstheme="minorBidi"/>
              <w:noProof/>
              <w:sz w:val="22"/>
              <w:lang w:eastAsia="sv-SE"/>
            </w:rPr>
          </w:pPr>
          <w:ins w:id="43"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"_Toc467578092"</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2.1.3</w:t>
            </w:r>
            <w:r>
              <w:rPr>
                <w:rFonts w:asciiTheme="minorHAnsi" w:eastAsiaTheme="minorEastAsia" w:hAnsiTheme="minorHAnsi" w:cstheme="minorBidi"/>
                <w:noProof/>
                <w:sz w:val="22"/>
                <w:lang w:eastAsia="sv-SE"/>
              </w:rPr>
              <w:tab/>
            </w:r>
            <w:r w:rsidRPr="00E47E1D">
              <w:rPr>
                <w:rStyle w:val="Hyperlink"/>
                <w:noProof/>
              </w:rPr>
              <w:t>Förändrade tjänstekontrakt</w:t>
            </w:r>
            <w:r>
              <w:rPr>
                <w:noProof/>
                <w:webHidden/>
              </w:rPr>
              <w:tab/>
            </w:r>
            <w:r>
              <w:rPr>
                <w:noProof/>
                <w:webHidden/>
              </w:rPr>
              <w:fldChar w:fldCharType="begin"/>
            </w:r>
            <w:r>
              <w:rPr>
                <w:noProof/>
                <w:webHidden/>
              </w:rPr>
              <w:instrText xml:space="preserve"> PAGEREF _Toc467578092 \h </w:instrText>
            </w:r>
            <w:r>
              <w:rPr>
                <w:noProof/>
                <w:webHidden/>
              </w:rPr>
            </w:r>
          </w:ins>
          <w:r>
            <w:rPr>
              <w:noProof/>
              <w:webHidden/>
            </w:rPr>
            <w:fldChar w:fldCharType="separate"/>
          </w:r>
          <w:ins w:id="44" w:author="Robert Lundmark" w:date="2016-11-22T11:39:00Z">
            <w:r>
              <w:rPr>
                <w:noProof/>
                <w:webHidden/>
              </w:rPr>
              <w:t>9</w:t>
            </w:r>
            <w:r>
              <w:rPr>
                <w:noProof/>
                <w:webHidden/>
              </w:rPr>
              <w:fldChar w:fldCharType="end"/>
            </w:r>
            <w:r w:rsidRPr="00E47E1D">
              <w:rPr>
                <w:rStyle w:val="Hyperlink"/>
                <w:noProof/>
              </w:rPr>
              <w:fldChar w:fldCharType="end"/>
            </w:r>
          </w:ins>
        </w:p>
        <w:p w14:paraId="412FC7F6" w14:textId="18435F69" w:rsidR="00801343" w:rsidRDefault="00801343">
          <w:pPr>
            <w:pStyle w:val="TOC3"/>
            <w:tabs>
              <w:tab w:val="left" w:pos="1100"/>
              <w:tab w:val="right" w:leader="dot" w:pos="10456"/>
            </w:tabs>
            <w:rPr>
              <w:ins w:id="45" w:author="Robert Lundmark" w:date="2016-11-22T11:39:00Z"/>
              <w:rFonts w:asciiTheme="minorHAnsi" w:eastAsiaTheme="minorEastAsia" w:hAnsiTheme="minorHAnsi" w:cstheme="minorBidi"/>
              <w:noProof/>
              <w:sz w:val="22"/>
              <w:lang w:eastAsia="sv-SE"/>
            </w:rPr>
          </w:pPr>
          <w:ins w:id="46"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"_Toc467578093"</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2.1.4</w:t>
            </w:r>
            <w:r>
              <w:rPr>
                <w:rFonts w:asciiTheme="minorHAnsi" w:eastAsiaTheme="minorEastAsia" w:hAnsiTheme="minorHAnsi" w:cstheme="minorBidi"/>
                <w:noProof/>
                <w:sz w:val="22"/>
                <w:lang w:eastAsia="sv-SE"/>
              </w:rPr>
              <w:tab/>
            </w:r>
            <w:r w:rsidRPr="00E47E1D">
              <w:rPr>
                <w:rStyle w:val="Hyperlink"/>
                <w:noProof/>
              </w:rPr>
              <w:t>Utgångna tjänstekontrakt</w:t>
            </w:r>
            <w:r>
              <w:rPr>
                <w:noProof/>
                <w:webHidden/>
              </w:rPr>
              <w:tab/>
            </w:r>
            <w:r>
              <w:rPr>
                <w:noProof/>
                <w:webHidden/>
              </w:rPr>
              <w:fldChar w:fldCharType="begin"/>
            </w:r>
            <w:r>
              <w:rPr>
                <w:noProof/>
                <w:webHidden/>
              </w:rPr>
              <w:instrText xml:space="preserve"> PAGEREF _Toc467578093 \h </w:instrText>
            </w:r>
            <w:r>
              <w:rPr>
                <w:noProof/>
                <w:webHidden/>
              </w:rPr>
            </w:r>
          </w:ins>
          <w:r>
            <w:rPr>
              <w:noProof/>
              <w:webHidden/>
            </w:rPr>
            <w:fldChar w:fldCharType="separate"/>
          </w:r>
          <w:ins w:id="47" w:author="Robert Lundmark" w:date="2016-11-22T11:39:00Z">
            <w:r>
              <w:rPr>
                <w:noProof/>
                <w:webHidden/>
              </w:rPr>
              <w:t>9</w:t>
            </w:r>
            <w:r>
              <w:rPr>
                <w:noProof/>
                <w:webHidden/>
              </w:rPr>
              <w:fldChar w:fldCharType="end"/>
            </w:r>
            <w:r w:rsidRPr="00E47E1D">
              <w:rPr>
                <w:rStyle w:val="Hyperlink"/>
                <w:noProof/>
              </w:rPr>
              <w:fldChar w:fldCharType="end"/>
            </w:r>
          </w:ins>
        </w:p>
        <w:p w14:paraId="6116FB76" w14:textId="71B45C72" w:rsidR="00801343" w:rsidRDefault="00801343">
          <w:pPr>
            <w:pStyle w:val="TOC2"/>
            <w:tabs>
              <w:tab w:val="left" w:pos="880"/>
              <w:tab w:val="right" w:leader="dot" w:pos="10456"/>
            </w:tabs>
            <w:rPr>
              <w:ins w:id="48" w:author="Robert Lundmark" w:date="2016-11-22T11:39:00Z"/>
              <w:rFonts w:asciiTheme="minorHAnsi" w:eastAsiaTheme="minorEastAsia" w:hAnsiTheme="minorHAnsi" w:cstheme="minorBidi"/>
              <w:noProof/>
              <w:sz w:val="22"/>
              <w:lang w:eastAsia="sv-SE"/>
            </w:rPr>
          </w:pPr>
          <w:ins w:id="49"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"_Toc467578094"</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2.2</w:t>
            </w:r>
            <w:r>
              <w:rPr>
                <w:rFonts w:asciiTheme="minorHAnsi" w:eastAsiaTheme="minorEastAsia" w:hAnsiTheme="minorHAnsi" w:cstheme="minorBidi"/>
                <w:noProof/>
                <w:sz w:val="22"/>
                <w:lang w:eastAsia="sv-SE"/>
              </w:rPr>
              <w:tab/>
            </w:r>
            <w:r w:rsidRPr="00E47E1D">
              <w:rPr>
                <w:rStyle w:val="Hyperlink"/>
                <w:noProof/>
              </w:rPr>
              <w:t>Version tidigare</w:t>
            </w:r>
            <w:r>
              <w:rPr>
                <w:noProof/>
                <w:webHidden/>
              </w:rPr>
              <w:tab/>
            </w:r>
            <w:r>
              <w:rPr>
                <w:noProof/>
                <w:webHidden/>
              </w:rPr>
              <w:fldChar w:fldCharType="begin"/>
            </w:r>
            <w:r>
              <w:rPr>
                <w:noProof/>
                <w:webHidden/>
              </w:rPr>
              <w:instrText xml:space="preserve"> PAGEREF _Toc467578094 \h </w:instrText>
            </w:r>
            <w:r>
              <w:rPr>
                <w:noProof/>
                <w:webHidden/>
              </w:rPr>
            </w:r>
          </w:ins>
          <w:r>
            <w:rPr>
              <w:noProof/>
              <w:webHidden/>
            </w:rPr>
            <w:fldChar w:fldCharType="separate"/>
          </w:r>
          <w:ins w:id="50" w:author="Robert Lundmark" w:date="2016-11-22T11:39:00Z">
            <w:r>
              <w:rPr>
                <w:noProof/>
                <w:webHidden/>
              </w:rPr>
              <w:t>9</w:t>
            </w:r>
            <w:r>
              <w:rPr>
                <w:noProof/>
                <w:webHidden/>
              </w:rPr>
              <w:fldChar w:fldCharType="end"/>
            </w:r>
            <w:r w:rsidRPr="00E47E1D">
              <w:rPr>
                <w:rStyle w:val="Hyperlink"/>
                <w:noProof/>
              </w:rPr>
              <w:fldChar w:fldCharType="end"/>
            </w:r>
          </w:ins>
        </w:p>
        <w:p w14:paraId="49B9C891" w14:textId="6A893A7B" w:rsidR="00801343" w:rsidRDefault="00801343">
          <w:pPr>
            <w:pStyle w:val="TOC1"/>
            <w:tabs>
              <w:tab w:val="left" w:pos="400"/>
              <w:tab w:val="right" w:leader="dot" w:pos="10456"/>
            </w:tabs>
            <w:rPr>
              <w:ins w:id="51" w:author="Robert Lundmark" w:date="2016-11-22T11:39:00Z"/>
              <w:rFonts w:asciiTheme="minorHAnsi" w:eastAsiaTheme="minorEastAsia" w:hAnsiTheme="minorHAnsi" w:cstheme="minorBidi"/>
              <w:noProof/>
              <w:sz w:val="22"/>
              <w:lang w:eastAsia="sv-SE"/>
            </w:rPr>
          </w:pPr>
          <w:ins w:id="52"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"_Toc467578095"</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3</w:t>
            </w:r>
            <w:r>
              <w:rPr>
                <w:rFonts w:asciiTheme="minorHAnsi" w:eastAsiaTheme="minorEastAsia" w:hAnsiTheme="minorHAnsi" w:cstheme="minorBidi"/>
                <w:noProof/>
                <w:sz w:val="22"/>
                <w:lang w:eastAsia="sv-SE"/>
              </w:rPr>
              <w:tab/>
            </w:r>
            <w:r w:rsidRPr="00E47E1D">
              <w:rPr>
                <w:rStyle w:val="Hyperlink"/>
                <w:noProof/>
              </w:rPr>
              <w:t>Tjänstedomänens arkitektur</w:t>
            </w:r>
            <w:r>
              <w:rPr>
                <w:noProof/>
                <w:webHidden/>
              </w:rPr>
              <w:tab/>
            </w:r>
            <w:r>
              <w:rPr>
                <w:noProof/>
                <w:webHidden/>
              </w:rPr>
              <w:fldChar w:fldCharType="begin"/>
            </w:r>
            <w:r>
              <w:rPr>
                <w:noProof/>
                <w:webHidden/>
              </w:rPr>
              <w:instrText xml:space="preserve"> PAGEREF _Toc467578095 \h </w:instrText>
            </w:r>
            <w:r>
              <w:rPr>
                <w:noProof/>
                <w:webHidden/>
              </w:rPr>
            </w:r>
          </w:ins>
          <w:r>
            <w:rPr>
              <w:noProof/>
              <w:webHidden/>
            </w:rPr>
            <w:fldChar w:fldCharType="separate"/>
          </w:r>
          <w:ins w:id="53" w:author="Robert Lundmark" w:date="2016-11-22T11:39:00Z">
            <w:r>
              <w:rPr>
                <w:noProof/>
                <w:webHidden/>
              </w:rPr>
              <w:t>10</w:t>
            </w:r>
            <w:r>
              <w:rPr>
                <w:noProof/>
                <w:webHidden/>
              </w:rPr>
              <w:fldChar w:fldCharType="end"/>
            </w:r>
            <w:r w:rsidRPr="00E47E1D">
              <w:rPr>
                <w:rStyle w:val="Hyperlink"/>
                <w:noProof/>
              </w:rPr>
              <w:fldChar w:fldCharType="end"/>
            </w:r>
          </w:ins>
        </w:p>
        <w:p w14:paraId="77502F53" w14:textId="47E6A69A" w:rsidR="00801343" w:rsidRDefault="00801343">
          <w:pPr>
            <w:pStyle w:val="TOC2"/>
            <w:tabs>
              <w:tab w:val="left" w:pos="880"/>
              <w:tab w:val="right" w:leader="dot" w:pos="10456"/>
            </w:tabs>
            <w:rPr>
              <w:ins w:id="54" w:author="Robert Lundmark" w:date="2016-11-22T11:39:00Z"/>
              <w:rFonts w:asciiTheme="minorHAnsi" w:eastAsiaTheme="minorEastAsia" w:hAnsiTheme="minorHAnsi" w:cstheme="minorBidi"/>
              <w:noProof/>
              <w:sz w:val="22"/>
              <w:lang w:eastAsia="sv-SE"/>
            </w:rPr>
          </w:pPr>
          <w:ins w:id="55"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"_Toc467578096"</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3.1</w:t>
            </w:r>
            <w:r>
              <w:rPr>
                <w:rFonts w:asciiTheme="minorHAnsi" w:eastAsiaTheme="minorEastAsia" w:hAnsiTheme="minorHAnsi" w:cstheme="minorBidi"/>
                <w:noProof/>
                <w:sz w:val="22"/>
                <w:lang w:eastAsia="sv-SE"/>
              </w:rPr>
              <w:tab/>
            </w:r>
            <w:r w:rsidRPr="00E47E1D">
              <w:rPr>
                <w:rStyle w:val="Hyperlink"/>
                <w:noProof/>
              </w:rPr>
              <w:t>Flöden</w:t>
            </w:r>
            <w:r>
              <w:rPr>
                <w:noProof/>
                <w:webHidden/>
              </w:rPr>
              <w:tab/>
            </w:r>
            <w:r>
              <w:rPr>
                <w:noProof/>
                <w:webHidden/>
              </w:rPr>
              <w:fldChar w:fldCharType="begin"/>
            </w:r>
            <w:r>
              <w:rPr>
                <w:noProof/>
                <w:webHidden/>
              </w:rPr>
              <w:instrText xml:space="preserve"> PAGEREF _Toc467578096 \h </w:instrText>
            </w:r>
            <w:r>
              <w:rPr>
                <w:noProof/>
                <w:webHidden/>
              </w:rPr>
            </w:r>
          </w:ins>
          <w:r>
            <w:rPr>
              <w:noProof/>
              <w:webHidden/>
            </w:rPr>
            <w:fldChar w:fldCharType="separate"/>
          </w:r>
          <w:ins w:id="56" w:author="Robert Lundmark" w:date="2016-11-22T11:39:00Z">
            <w:r>
              <w:rPr>
                <w:noProof/>
                <w:webHidden/>
              </w:rPr>
              <w:t>10</w:t>
            </w:r>
            <w:r>
              <w:rPr>
                <w:noProof/>
                <w:webHidden/>
              </w:rPr>
              <w:fldChar w:fldCharType="end"/>
            </w:r>
            <w:r w:rsidRPr="00E47E1D">
              <w:rPr>
                <w:rStyle w:val="Hyperlink"/>
                <w:noProof/>
              </w:rPr>
              <w:fldChar w:fldCharType="end"/>
            </w:r>
          </w:ins>
        </w:p>
        <w:p w14:paraId="5A347C63" w14:textId="79CABF2F" w:rsidR="00801343" w:rsidRDefault="00801343">
          <w:pPr>
            <w:pStyle w:val="TOC3"/>
            <w:tabs>
              <w:tab w:val="left" w:pos="1100"/>
              <w:tab w:val="right" w:leader="dot" w:pos="10456"/>
            </w:tabs>
            <w:rPr>
              <w:ins w:id="57" w:author="Robert Lundmark" w:date="2016-11-22T11:39:00Z"/>
              <w:rFonts w:asciiTheme="minorHAnsi" w:eastAsiaTheme="minorEastAsia" w:hAnsiTheme="minorHAnsi" w:cstheme="minorBidi"/>
              <w:noProof/>
              <w:sz w:val="22"/>
              <w:lang w:eastAsia="sv-SE"/>
            </w:rPr>
          </w:pPr>
          <w:ins w:id="58"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"_Toc467578097"</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3.1.1</w:t>
            </w:r>
            <w:r>
              <w:rPr>
                <w:rFonts w:asciiTheme="minorHAnsi" w:eastAsiaTheme="minorEastAsia" w:hAnsiTheme="minorHAnsi" w:cstheme="minorBidi"/>
                <w:noProof/>
                <w:sz w:val="22"/>
                <w:lang w:eastAsia="sv-SE"/>
              </w:rPr>
              <w:tab/>
            </w:r>
            <w:r w:rsidRPr="00E47E1D">
              <w:rPr>
                <w:rStyle w:val="Hyperlink"/>
                <w:noProof/>
              </w:rPr>
              <w:t>Flöde – Hämta information om anställd/uppdragstagare</w:t>
            </w:r>
            <w:r>
              <w:rPr>
                <w:noProof/>
                <w:webHidden/>
              </w:rPr>
              <w:tab/>
            </w:r>
            <w:r>
              <w:rPr>
                <w:noProof/>
                <w:webHidden/>
              </w:rPr>
              <w:fldChar w:fldCharType="begin"/>
            </w:r>
            <w:r>
              <w:rPr>
                <w:noProof/>
                <w:webHidden/>
              </w:rPr>
              <w:instrText xml:space="preserve"> PAGEREF _Toc467578097 \h </w:instrText>
            </w:r>
            <w:r>
              <w:rPr>
                <w:noProof/>
                <w:webHidden/>
              </w:rPr>
            </w:r>
          </w:ins>
          <w:r>
            <w:rPr>
              <w:noProof/>
              <w:webHidden/>
            </w:rPr>
            <w:fldChar w:fldCharType="separate"/>
          </w:r>
          <w:ins w:id="59" w:author="Robert Lundmark" w:date="2016-11-22T11:39:00Z">
            <w:r>
              <w:rPr>
                <w:noProof/>
                <w:webHidden/>
              </w:rPr>
              <w:t>10</w:t>
            </w:r>
            <w:r>
              <w:rPr>
                <w:noProof/>
                <w:webHidden/>
              </w:rPr>
              <w:fldChar w:fldCharType="end"/>
            </w:r>
            <w:r w:rsidRPr="00E47E1D">
              <w:rPr>
                <w:rStyle w:val="Hyperlink"/>
                <w:noProof/>
              </w:rPr>
              <w:fldChar w:fldCharType="end"/>
            </w:r>
          </w:ins>
        </w:p>
        <w:p w14:paraId="2A94B7E9" w14:textId="3CB8AC52" w:rsidR="00801343" w:rsidRDefault="00801343">
          <w:pPr>
            <w:pStyle w:val="TOC3"/>
            <w:tabs>
              <w:tab w:val="left" w:pos="1100"/>
              <w:tab w:val="right" w:leader="dot" w:pos="10456"/>
            </w:tabs>
            <w:rPr>
              <w:ins w:id="60" w:author="Robert Lundmark" w:date="2016-11-22T11:39:00Z"/>
              <w:rFonts w:asciiTheme="minorHAnsi" w:eastAsiaTheme="minorEastAsia" w:hAnsiTheme="minorHAnsi" w:cstheme="minorBidi"/>
              <w:noProof/>
              <w:sz w:val="22"/>
              <w:lang w:eastAsia="sv-SE"/>
            </w:rPr>
          </w:pPr>
          <w:ins w:id="61"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"_Toc467578098"</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3.1.2</w:t>
            </w:r>
            <w:r>
              <w:rPr>
                <w:rFonts w:asciiTheme="minorHAnsi" w:eastAsiaTheme="minorEastAsia" w:hAnsiTheme="minorHAnsi" w:cstheme="minorBidi"/>
                <w:noProof/>
                <w:sz w:val="22"/>
                <w:lang w:eastAsia="sv-SE"/>
              </w:rPr>
              <w:tab/>
            </w:r>
            <w:r w:rsidRPr="00E47E1D">
              <w:rPr>
                <w:rStyle w:val="Hyperlink"/>
                <w:noProof/>
              </w:rPr>
              <w:t>Flöde – Lista medarbetare på vårdenhet</w:t>
            </w:r>
            <w:r>
              <w:rPr>
                <w:noProof/>
                <w:webHidden/>
              </w:rPr>
              <w:tab/>
            </w:r>
            <w:r>
              <w:rPr>
                <w:noProof/>
                <w:webHidden/>
              </w:rPr>
              <w:fldChar w:fldCharType="begin"/>
            </w:r>
            <w:r>
              <w:rPr>
                <w:noProof/>
                <w:webHidden/>
              </w:rPr>
              <w:instrText xml:space="preserve"> PAGEREF _Toc467578098 \h </w:instrText>
            </w:r>
            <w:r>
              <w:rPr>
                <w:noProof/>
                <w:webHidden/>
              </w:rPr>
            </w:r>
          </w:ins>
          <w:r>
            <w:rPr>
              <w:noProof/>
              <w:webHidden/>
            </w:rPr>
            <w:fldChar w:fldCharType="separate"/>
          </w:r>
          <w:ins w:id="62" w:author="Robert Lundmark" w:date="2016-11-22T11:39:00Z">
            <w:r>
              <w:rPr>
                <w:noProof/>
                <w:webHidden/>
              </w:rPr>
              <w:t>11</w:t>
            </w:r>
            <w:r>
              <w:rPr>
                <w:noProof/>
                <w:webHidden/>
              </w:rPr>
              <w:fldChar w:fldCharType="end"/>
            </w:r>
            <w:r w:rsidRPr="00E47E1D">
              <w:rPr>
                <w:rStyle w:val="Hyperlink"/>
                <w:noProof/>
              </w:rPr>
              <w:fldChar w:fldCharType="end"/>
            </w:r>
          </w:ins>
        </w:p>
        <w:p w14:paraId="2660263C" w14:textId="0F8AC1A1" w:rsidR="00801343" w:rsidRDefault="00801343">
          <w:pPr>
            <w:pStyle w:val="TOC3"/>
            <w:tabs>
              <w:tab w:val="left" w:pos="1100"/>
              <w:tab w:val="right" w:leader="dot" w:pos="10456"/>
            </w:tabs>
            <w:rPr>
              <w:ins w:id="63" w:author="Robert Lundmark" w:date="2016-11-22T11:39:00Z"/>
              <w:rFonts w:asciiTheme="minorHAnsi" w:eastAsiaTheme="minorEastAsia" w:hAnsiTheme="minorHAnsi" w:cstheme="minorBidi"/>
              <w:noProof/>
              <w:sz w:val="22"/>
              <w:lang w:eastAsia="sv-SE"/>
            </w:rPr>
          </w:pPr>
          <w:ins w:id="64"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"_Toc467578099"</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3.1.3</w:t>
            </w:r>
            <w:r>
              <w:rPr>
                <w:rFonts w:asciiTheme="minorHAnsi" w:eastAsiaTheme="minorEastAsia" w:hAnsiTheme="minorHAnsi" w:cstheme="minorBidi"/>
                <w:noProof/>
                <w:sz w:val="22"/>
                <w:lang w:eastAsia="sv-SE"/>
              </w:rPr>
              <w:tab/>
            </w:r>
            <w:r w:rsidRPr="00E47E1D">
              <w:rPr>
                <w:rStyle w:val="Hyperlink"/>
                <w:noProof/>
              </w:rPr>
              <w:t>Obligatoriska kontrakt</w:t>
            </w:r>
            <w:r>
              <w:rPr>
                <w:noProof/>
                <w:webHidden/>
              </w:rPr>
              <w:tab/>
            </w:r>
            <w:r>
              <w:rPr>
                <w:noProof/>
                <w:webHidden/>
              </w:rPr>
              <w:fldChar w:fldCharType="begin"/>
            </w:r>
            <w:r>
              <w:rPr>
                <w:noProof/>
                <w:webHidden/>
              </w:rPr>
              <w:instrText xml:space="preserve"> PAGEREF _Toc467578099 \h </w:instrText>
            </w:r>
            <w:r>
              <w:rPr>
                <w:noProof/>
                <w:webHidden/>
              </w:rPr>
            </w:r>
          </w:ins>
          <w:r>
            <w:rPr>
              <w:noProof/>
              <w:webHidden/>
            </w:rPr>
            <w:fldChar w:fldCharType="separate"/>
          </w:r>
          <w:ins w:id="65" w:author="Robert Lundmark" w:date="2016-11-22T11:39:00Z">
            <w:r>
              <w:rPr>
                <w:noProof/>
                <w:webHidden/>
              </w:rPr>
              <w:t>13</w:t>
            </w:r>
            <w:r>
              <w:rPr>
                <w:noProof/>
                <w:webHidden/>
              </w:rPr>
              <w:fldChar w:fldCharType="end"/>
            </w:r>
            <w:r w:rsidRPr="00E47E1D">
              <w:rPr>
                <w:rStyle w:val="Hyperlink"/>
                <w:noProof/>
              </w:rPr>
              <w:fldChar w:fldCharType="end"/>
            </w:r>
          </w:ins>
        </w:p>
        <w:p w14:paraId="51A7954D" w14:textId="7BF93D5F" w:rsidR="00801343" w:rsidRDefault="00801343">
          <w:pPr>
            <w:pStyle w:val="TOC2"/>
            <w:tabs>
              <w:tab w:val="left" w:pos="880"/>
              <w:tab w:val="right" w:leader="dot" w:pos="10456"/>
            </w:tabs>
            <w:rPr>
              <w:ins w:id="66" w:author="Robert Lundmark" w:date="2016-11-22T11:39:00Z"/>
              <w:rFonts w:asciiTheme="minorHAnsi" w:eastAsiaTheme="minorEastAsia" w:hAnsiTheme="minorHAnsi" w:cstheme="minorBidi"/>
              <w:noProof/>
              <w:sz w:val="22"/>
              <w:lang w:eastAsia="sv-SE"/>
            </w:rPr>
          </w:pPr>
          <w:ins w:id="67"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"_Toc467578100"</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3.2</w:t>
            </w:r>
            <w:r>
              <w:rPr>
                <w:rFonts w:asciiTheme="minorHAnsi" w:eastAsiaTheme="minorEastAsia" w:hAnsiTheme="minorHAnsi" w:cstheme="minorBidi"/>
                <w:noProof/>
                <w:sz w:val="22"/>
                <w:lang w:eastAsia="sv-SE"/>
              </w:rPr>
              <w:tab/>
            </w:r>
            <w:r w:rsidRPr="00E47E1D">
              <w:rPr>
                <w:rStyle w:val="Hyperlink"/>
                <w:noProof/>
              </w:rPr>
              <w:t>Adressering</w:t>
            </w:r>
            <w:r>
              <w:rPr>
                <w:noProof/>
                <w:webHidden/>
              </w:rPr>
              <w:tab/>
            </w:r>
            <w:r>
              <w:rPr>
                <w:noProof/>
                <w:webHidden/>
              </w:rPr>
              <w:fldChar w:fldCharType="begin"/>
            </w:r>
            <w:r>
              <w:rPr>
                <w:noProof/>
                <w:webHidden/>
              </w:rPr>
              <w:instrText xml:space="preserve"> PAGEREF _Toc467578100 \h </w:instrText>
            </w:r>
            <w:r>
              <w:rPr>
                <w:noProof/>
                <w:webHidden/>
              </w:rPr>
            </w:r>
          </w:ins>
          <w:r>
            <w:rPr>
              <w:noProof/>
              <w:webHidden/>
            </w:rPr>
            <w:fldChar w:fldCharType="separate"/>
          </w:r>
          <w:ins w:id="68" w:author="Robert Lundmark" w:date="2016-11-22T11:39:00Z">
            <w:r>
              <w:rPr>
                <w:noProof/>
                <w:webHidden/>
              </w:rPr>
              <w:t>14</w:t>
            </w:r>
            <w:r>
              <w:rPr>
                <w:noProof/>
                <w:webHidden/>
              </w:rPr>
              <w:fldChar w:fldCharType="end"/>
            </w:r>
            <w:r w:rsidRPr="00E47E1D">
              <w:rPr>
                <w:rStyle w:val="Hyperlink"/>
                <w:noProof/>
              </w:rPr>
              <w:fldChar w:fldCharType="end"/>
            </w:r>
          </w:ins>
        </w:p>
        <w:p w14:paraId="25178C15" w14:textId="1C01F014" w:rsidR="00801343" w:rsidRDefault="00801343">
          <w:pPr>
            <w:pStyle w:val="TOC2"/>
            <w:tabs>
              <w:tab w:val="left" w:pos="880"/>
              <w:tab w:val="right" w:leader="dot" w:pos="10456"/>
            </w:tabs>
            <w:rPr>
              <w:ins w:id="69" w:author="Robert Lundmark" w:date="2016-11-22T11:39:00Z"/>
              <w:rFonts w:asciiTheme="minorHAnsi" w:eastAsiaTheme="minorEastAsia" w:hAnsiTheme="minorHAnsi" w:cstheme="minorBidi"/>
              <w:noProof/>
              <w:sz w:val="22"/>
              <w:lang w:eastAsia="sv-SE"/>
            </w:rPr>
          </w:pPr>
          <w:ins w:id="70"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"_Toc467578101"</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3.3</w:t>
            </w:r>
            <w:r>
              <w:rPr>
                <w:rFonts w:asciiTheme="minorHAnsi" w:eastAsiaTheme="minorEastAsia" w:hAnsiTheme="minorHAnsi" w:cstheme="minorBidi"/>
                <w:noProof/>
                <w:sz w:val="22"/>
                <w:lang w:eastAsia="sv-SE"/>
              </w:rPr>
              <w:tab/>
            </w:r>
            <w:r w:rsidRPr="00E47E1D">
              <w:rPr>
                <w:rStyle w:val="Hyperlink"/>
                <w:noProof/>
              </w:rPr>
              <w:t>Aggregering och engagemangsindex</w:t>
            </w:r>
            <w:r>
              <w:rPr>
                <w:noProof/>
                <w:webHidden/>
              </w:rPr>
              <w:tab/>
            </w:r>
            <w:r>
              <w:rPr>
                <w:noProof/>
                <w:webHidden/>
              </w:rPr>
              <w:fldChar w:fldCharType="begin"/>
            </w:r>
            <w:r>
              <w:rPr>
                <w:noProof/>
                <w:webHidden/>
              </w:rPr>
              <w:instrText xml:space="preserve"> PAGEREF _Toc467578101 \h </w:instrText>
            </w:r>
            <w:r>
              <w:rPr>
                <w:noProof/>
                <w:webHidden/>
              </w:rPr>
            </w:r>
          </w:ins>
          <w:r>
            <w:rPr>
              <w:noProof/>
              <w:webHidden/>
            </w:rPr>
            <w:fldChar w:fldCharType="separate"/>
          </w:r>
          <w:ins w:id="71" w:author="Robert Lundmark" w:date="2016-11-22T11:39:00Z">
            <w:r>
              <w:rPr>
                <w:noProof/>
                <w:webHidden/>
              </w:rPr>
              <w:t>14</w:t>
            </w:r>
            <w:r>
              <w:rPr>
                <w:noProof/>
                <w:webHidden/>
              </w:rPr>
              <w:fldChar w:fldCharType="end"/>
            </w:r>
            <w:r w:rsidRPr="00E47E1D">
              <w:rPr>
                <w:rStyle w:val="Hyperlink"/>
                <w:noProof/>
              </w:rPr>
              <w:fldChar w:fldCharType="end"/>
            </w:r>
          </w:ins>
        </w:p>
        <w:p w14:paraId="1365C4B1" w14:textId="070D380C" w:rsidR="00801343" w:rsidRDefault="00801343">
          <w:pPr>
            <w:pStyle w:val="TOC1"/>
            <w:tabs>
              <w:tab w:val="left" w:pos="400"/>
              <w:tab w:val="right" w:leader="dot" w:pos="10456"/>
            </w:tabs>
            <w:rPr>
              <w:ins w:id="72" w:author="Robert Lundmark" w:date="2016-11-22T11:39:00Z"/>
              <w:rFonts w:asciiTheme="minorHAnsi" w:eastAsiaTheme="minorEastAsia" w:hAnsiTheme="minorHAnsi" w:cstheme="minorBidi"/>
              <w:noProof/>
              <w:sz w:val="22"/>
              <w:lang w:eastAsia="sv-SE"/>
            </w:rPr>
          </w:pPr>
          <w:ins w:id="73"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"_Toc467578102"</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4</w:t>
            </w:r>
            <w:r>
              <w:rPr>
                <w:rFonts w:asciiTheme="minorHAnsi" w:eastAsiaTheme="minorEastAsia" w:hAnsiTheme="minorHAnsi" w:cstheme="minorBidi"/>
                <w:noProof/>
                <w:sz w:val="22"/>
                <w:lang w:eastAsia="sv-SE"/>
              </w:rPr>
              <w:tab/>
            </w:r>
            <w:r w:rsidRPr="00E47E1D">
              <w:rPr>
                <w:rStyle w:val="Hyperlink"/>
                <w:noProof/>
              </w:rPr>
              <w:t>Tjänstedomänens krav och regler</w:t>
            </w:r>
            <w:r>
              <w:rPr>
                <w:noProof/>
                <w:webHidden/>
              </w:rPr>
              <w:tab/>
            </w:r>
            <w:r>
              <w:rPr>
                <w:noProof/>
                <w:webHidden/>
              </w:rPr>
              <w:fldChar w:fldCharType="begin"/>
            </w:r>
            <w:r>
              <w:rPr>
                <w:noProof/>
                <w:webHidden/>
              </w:rPr>
              <w:instrText xml:space="preserve"> PAGEREF _Toc467578102 \h </w:instrText>
            </w:r>
            <w:r>
              <w:rPr>
                <w:noProof/>
                <w:webHidden/>
              </w:rPr>
            </w:r>
          </w:ins>
          <w:r>
            <w:rPr>
              <w:noProof/>
              <w:webHidden/>
            </w:rPr>
            <w:fldChar w:fldCharType="separate"/>
          </w:r>
          <w:ins w:id="74" w:author="Robert Lundmark" w:date="2016-11-22T11:39:00Z">
            <w:r>
              <w:rPr>
                <w:noProof/>
                <w:webHidden/>
              </w:rPr>
              <w:t>14</w:t>
            </w:r>
            <w:r>
              <w:rPr>
                <w:noProof/>
                <w:webHidden/>
              </w:rPr>
              <w:fldChar w:fldCharType="end"/>
            </w:r>
            <w:r w:rsidRPr="00E47E1D">
              <w:rPr>
                <w:rStyle w:val="Hyperlink"/>
                <w:noProof/>
              </w:rPr>
              <w:fldChar w:fldCharType="end"/>
            </w:r>
          </w:ins>
        </w:p>
        <w:p w14:paraId="42378395" w14:textId="4734303C" w:rsidR="00801343" w:rsidRDefault="00801343">
          <w:pPr>
            <w:pStyle w:val="TOC2"/>
            <w:tabs>
              <w:tab w:val="left" w:pos="880"/>
              <w:tab w:val="right" w:leader="dot" w:pos="10456"/>
            </w:tabs>
            <w:rPr>
              <w:ins w:id="75" w:author="Robert Lundmark" w:date="2016-11-22T11:39:00Z"/>
              <w:rFonts w:asciiTheme="minorHAnsi" w:eastAsiaTheme="minorEastAsia" w:hAnsiTheme="minorHAnsi" w:cstheme="minorBidi"/>
              <w:noProof/>
              <w:sz w:val="22"/>
              <w:lang w:eastAsia="sv-SE"/>
            </w:rPr>
          </w:pPr>
          <w:ins w:id="76"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"_Toc467578103"</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4.1</w:t>
            </w:r>
            <w:r>
              <w:rPr>
                <w:rFonts w:asciiTheme="minorHAnsi" w:eastAsiaTheme="minorEastAsia" w:hAnsiTheme="minorHAnsi" w:cstheme="minorBidi"/>
                <w:noProof/>
                <w:sz w:val="22"/>
                <w:lang w:eastAsia="sv-SE"/>
              </w:rPr>
              <w:tab/>
            </w:r>
            <w:r w:rsidRPr="00E47E1D">
              <w:rPr>
                <w:rStyle w:val="Hyperlink"/>
                <w:noProof/>
              </w:rPr>
              <w:t>Informationssäkerhet och juridik</w:t>
            </w:r>
            <w:r>
              <w:rPr>
                <w:noProof/>
                <w:webHidden/>
              </w:rPr>
              <w:tab/>
            </w:r>
            <w:r>
              <w:rPr>
                <w:noProof/>
                <w:webHidden/>
              </w:rPr>
              <w:fldChar w:fldCharType="begin"/>
            </w:r>
            <w:r>
              <w:rPr>
                <w:noProof/>
                <w:webHidden/>
              </w:rPr>
              <w:instrText xml:space="preserve"> PAGEREF _Toc467578103 \h </w:instrText>
            </w:r>
            <w:r>
              <w:rPr>
                <w:noProof/>
                <w:webHidden/>
              </w:rPr>
            </w:r>
          </w:ins>
          <w:r>
            <w:rPr>
              <w:noProof/>
              <w:webHidden/>
            </w:rPr>
            <w:fldChar w:fldCharType="separate"/>
          </w:r>
          <w:ins w:id="77" w:author="Robert Lundmark" w:date="2016-11-22T11:39:00Z">
            <w:r>
              <w:rPr>
                <w:noProof/>
                <w:webHidden/>
              </w:rPr>
              <w:t>14</w:t>
            </w:r>
            <w:r>
              <w:rPr>
                <w:noProof/>
                <w:webHidden/>
              </w:rPr>
              <w:fldChar w:fldCharType="end"/>
            </w:r>
            <w:r w:rsidRPr="00E47E1D">
              <w:rPr>
                <w:rStyle w:val="Hyperlink"/>
                <w:noProof/>
              </w:rPr>
              <w:fldChar w:fldCharType="end"/>
            </w:r>
          </w:ins>
        </w:p>
        <w:p w14:paraId="66BFB754" w14:textId="51EE347D" w:rsidR="00801343" w:rsidRDefault="00801343">
          <w:pPr>
            <w:pStyle w:val="TOC2"/>
            <w:tabs>
              <w:tab w:val="left" w:pos="880"/>
              <w:tab w:val="right" w:leader="dot" w:pos="10456"/>
            </w:tabs>
            <w:rPr>
              <w:ins w:id="78" w:author="Robert Lundmark" w:date="2016-11-22T11:39:00Z"/>
              <w:rFonts w:asciiTheme="minorHAnsi" w:eastAsiaTheme="minorEastAsia" w:hAnsiTheme="minorHAnsi" w:cstheme="minorBidi"/>
              <w:noProof/>
              <w:sz w:val="22"/>
              <w:lang w:eastAsia="sv-SE"/>
            </w:rPr>
          </w:pPr>
          <w:ins w:id="79"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"_Toc467578104"</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4.2</w:t>
            </w:r>
            <w:r>
              <w:rPr>
                <w:rFonts w:asciiTheme="minorHAnsi" w:eastAsiaTheme="minorEastAsia" w:hAnsiTheme="minorHAnsi" w:cstheme="minorBidi"/>
                <w:noProof/>
                <w:sz w:val="22"/>
                <w:lang w:eastAsia="sv-SE"/>
              </w:rPr>
              <w:tab/>
            </w:r>
            <w:r w:rsidRPr="00E47E1D">
              <w:rPr>
                <w:rStyle w:val="Hyperlink"/>
                <w:noProof/>
              </w:rPr>
              <w:t>Icke funktionella krav</w:t>
            </w:r>
            <w:r>
              <w:rPr>
                <w:noProof/>
                <w:webHidden/>
              </w:rPr>
              <w:tab/>
            </w:r>
            <w:r>
              <w:rPr>
                <w:noProof/>
                <w:webHidden/>
              </w:rPr>
              <w:fldChar w:fldCharType="begin"/>
            </w:r>
            <w:r>
              <w:rPr>
                <w:noProof/>
                <w:webHidden/>
              </w:rPr>
              <w:instrText xml:space="preserve"> PAGEREF _Toc467578104 \h </w:instrText>
            </w:r>
            <w:r>
              <w:rPr>
                <w:noProof/>
                <w:webHidden/>
              </w:rPr>
            </w:r>
          </w:ins>
          <w:r>
            <w:rPr>
              <w:noProof/>
              <w:webHidden/>
            </w:rPr>
            <w:fldChar w:fldCharType="separate"/>
          </w:r>
          <w:ins w:id="80" w:author="Robert Lundmark" w:date="2016-11-22T11:39:00Z">
            <w:r>
              <w:rPr>
                <w:noProof/>
                <w:webHidden/>
              </w:rPr>
              <w:t>14</w:t>
            </w:r>
            <w:r>
              <w:rPr>
                <w:noProof/>
                <w:webHidden/>
              </w:rPr>
              <w:fldChar w:fldCharType="end"/>
            </w:r>
            <w:r w:rsidRPr="00E47E1D">
              <w:rPr>
                <w:rStyle w:val="Hyperlink"/>
                <w:noProof/>
              </w:rPr>
              <w:fldChar w:fldCharType="end"/>
            </w:r>
          </w:ins>
        </w:p>
        <w:p w14:paraId="63E9074D" w14:textId="1FBB9748" w:rsidR="00801343" w:rsidRDefault="00801343">
          <w:pPr>
            <w:pStyle w:val="TOC3"/>
            <w:tabs>
              <w:tab w:val="left" w:pos="1100"/>
              <w:tab w:val="right" w:leader="dot" w:pos="10456"/>
            </w:tabs>
            <w:rPr>
              <w:ins w:id="81" w:author="Robert Lundmark" w:date="2016-11-22T11:39:00Z"/>
              <w:rFonts w:asciiTheme="minorHAnsi" w:eastAsiaTheme="minorEastAsia" w:hAnsiTheme="minorHAnsi" w:cstheme="minorBidi"/>
              <w:noProof/>
              <w:sz w:val="22"/>
              <w:lang w:eastAsia="sv-SE"/>
            </w:rPr>
          </w:pPr>
          <w:ins w:id="82"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"_Toc467578105"</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4.2.1</w:t>
            </w:r>
            <w:r>
              <w:rPr>
                <w:rFonts w:asciiTheme="minorHAnsi" w:eastAsiaTheme="minorEastAsia" w:hAnsiTheme="minorHAnsi" w:cstheme="minorBidi"/>
                <w:noProof/>
                <w:sz w:val="22"/>
                <w:lang w:eastAsia="sv-SE"/>
              </w:rPr>
              <w:tab/>
            </w:r>
            <w:r w:rsidRPr="00E47E1D">
              <w:rPr>
                <w:rStyle w:val="Hyperlink"/>
                <w:noProof/>
              </w:rPr>
              <w:t>Krav på en tjänsteproducent</w:t>
            </w:r>
            <w:r>
              <w:rPr>
                <w:noProof/>
                <w:webHidden/>
              </w:rPr>
              <w:tab/>
            </w:r>
            <w:r>
              <w:rPr>
                <w:noProof/>
                <w:webHidden/>
              </w:rPr>
              <w:fldChar w:fldCharType="begin"/>
            </w:r>
            <w:r>
              <w:rPr>
                <w:noProof/>
                <w:webHidden/>
              </w:rPr>
              <w:instrText xml:space="preserve"> PAGEREF _Toc467578105 \h </w:instrText>
            </w:r>
            <w:r>
              <w:rPr>
                <w:noProof/>
                <w:webHidden/>
              </w:rPr>
            </w:r>
          </w:ins>
          <w:r>
            <w:rPr>
              <w:noProof/>
              <w:webHidden/>
            </w:rPr>
            <w:fldChar w:fldCharType="separate"/>
          </w:r>
          <w:ins w:id="83" w:author="Robert Lundmark" w:date="2016-11-22T11:39:00Z">
            <w:r>
              <w:rPr>
                <w:noProof/>
                <w:webHidden/>
              </w:rPr>
              <w:t>14</w:t>
            </w:r>
            <w:r>
              <w:rPr>
                <w:noProof/>
                <w:webHidden/>
              </w:rPr>
              <w:fldChar w:fldCharType="end"/>
            </w:r>
            <w:r w:rsidRPr="00E47E1D">
              <w:rPr>
                <w:rStyle w:val="Hyperlink"/>
                <w:noProof/>
              </w:rPr>
              <w:fldChar w:fldCharType="end"/>
            </w:r>
          </w:ins>
        </w:p>
        <w:p w14:paraId="7DCA037D" w14:textId="3EAF669D" w:rsidR="00801343" w:rsidRDefault="00801343">
          <w:pPr>
            <w:pStyle w:val="TOC3"/>
            <w:tabs>
              <w:tab w:val="left" w:pos="1100"/>
              <w:tab w:val="right" w:leader="dot" w:pos="10456"/>
            </w:tabs>
            <w:rPr>
              <w:ins w:id="84" w:author="Robert Lundmark" w:date="2016-11-22T11:39:00Z"/>
              <w:rFonts w:asciiTheme="minorHAnsi" w:eastAsiaTheme="minorEastAsia" w:hAnsiTheme="minorHAnsi" w:cstheme="minorBidi"/>
              <w:noProof/>
              <w:sz w:val="22"/>
              <w:lang w:eastAsia="sv-SE"/>
            </w:rPr>
          </w:pPr>
          <w:ins w:id="85"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"_Toc467578106"</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4.2.2</w:t>
            </w:r>
            <w:r>
              <w:rPr>
                <w:rFonts w:asciiTheme="minorHAnsi" w:eastAsiaTheme="minorEastAsia" w:hAnsiTheme="minorHAnsi" w:cstheme="minorBidi"/>
                <w:noProof/>
                <w:sz w:val="22"/>
                <w:lang w:eastAsia="sv-SE"/>
              </w:rPr>
              <w:tab/>
            </w:r>
            <w:r w:rsidRPr="00E47E1D">
              <w:rPr>
                <w:rStyle w:val="Hyperlink"/>
                <w:noProof/>
              </w:rPr>
              <w:t>Övriga krav</w:t>
            </w:r>
            <w:r>
              <w:rPr>
                <w:noProof/>
                <w:webHidden/>
              </w:rPr>
              <w:tab/>
            </w:r>
            <w:r>
              <w:rPr>
                <w:noProof/>
                <w:webHidden/>
              </w:rPr>
              <w:fldChar w:fldCharType="begin"/>
            </w:r>
            <w:r>
              <w:rPr>
                <w:noProof/>
                <w:webHidden/>
              </w:rPr>
              <w:instrText xml:space="preserve"> PAGEREF _Toc467578106 \h </w:instrText>
            </w:r>
            <w:r>
              <w:rPr>
                <w:noProof/>
                <w:webHidden/>
              </w:rPr>
            </w:r>
          </w:ins>
          <w:r>
            <w:rPr>
              <w:noProof/>
              <w:webHidden/>
            </w:rPr>
            <w:fldChar w:fldCharType="separate"/>
          </w:r>
          <w:ins w:id="86" w:author="Robert Lundmark" w:date="2016-11-22T11:39:00Z">
            <w:r>
              <w:rPr>
                <w:noProof/>
                <w:webHidden/>
              </w:rPr>
              <w:t>16</w:t>
            </w:r>
            <w:r>
              <w:rPr>
                <w:noProof/>
                <w:webHidden/>
              </w:rPr>
              <w:fldChar w:fldCharType="end"/>
            </w:r>
            <w:r w:rsidRPr="00E47E1D">
              <w:rPr>
                <w:rStyle w:val="Hyperlink"/>
                <w:noProof/>
              </w:rPr>
              <w:fldChar w:fldCharType="end"/>
            </w:r>
          </w:ins>
        </w:p>
        <w:p w14:paraId="49F4CF8A" w14:textId="6B529DD3" w:rsidR="00801343" w:rsidRDefault="00801343">
          <w:pPr>
            <w:pStyle w:val="TOC3"/>
            <w:tabs>
              <w:tab w:val="left" w:pos="1100"/>
              <w:tab w:val="right" w:leader="dot" w:pos="10456"/>
            </w:tabs>
            <w:rPr>
              <w:ins w:id="87" w:author="Robert Lundmark" w:date="2016-11-22T11:39:00Z"/>
              <w:rFonts w:asciiTheme="minorHAnsi" w:eastAsiaTheme="minorEastAsia" w:hAnsiTheme="minorHAnsi" w:cstheme="minorBidi"/>
              <w:noProof/>
              <w:sz w:val="22"/>
              <w:lang w:eastAsia="sv-SE"/>
            </w:rPr>
          </w:pPr>
          <w:ins w:id="88"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"_Toc467578107"</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4.2.3</w:t>
            </w:r>
            <w:r>
              <w:rPr>
                <w:rFonts w:asciiTheme="minorHAnsi" w:eastAsiaTheme="minorEastAsia" w:hAnsiTheme="minorHAnsi" w:cstheme="minorBidi"/>
                <w:noProof/>
                <w:sz w:val="22"/>
                <w:lang w:eastAsia="sv-SE"/>
              </w:rPr>
              <w:tab/>
            </w:r>
            <w:r w:rsidRPr="00E47E1D">
              <w:rPr>
                <w:rStyle w:val="Hyperlink"/>
                <w:noProof/>
              </w:rPr>
              <w:t>Krav på en tjänstekonsument</w:t>
            </w:r>
            <w:r>
              <w:rPr>
                <w:noProof/>
                <w:webHidden/>
              </w:rPr>
              <w:tab/>
            </w:r>
            <w:r>
              <w:rPr>
                <w:noProof/>
                <w:webHidden/>
              </w:rPr>
              <w:fldChar w:fldCharType="begin"/>
            </w:r>
            <w:r>
              <w:rPr>
                <w:noProof/>
                <w:webHidden/>
              </w:rPr>
              <w:instrText xml:space="preserve"> PAGEREF _Toc467578107 \h </w:instrText>
            </w:r>
            <w:r>
              <w:rPr>
                <w:noProof/>
                <w:webHidden/>
              </w:rPr>
            </w:r>
          </w:ins>
          <w:r>
            <w:rPr>
              <w:noProof/>
              <w:webHidden/>
            </w:rPr>
            <w:fldChar w:fldCharType="separate"/>
          </w:r>
          <w:ins w:id="89" w:author="Robert Lundmark" w:date="2016-11-22T11:39:00Z">
            <w:r>
              <w:rPr>
                <w:noProof/>
                <w:webHidden/>
              </w:rPr>
              <w:t>17</w:t>
            </w:r>
            <w:r>
              <w:rPr>
                <w:noProof/>
                <w:webHidden/>
              </w:rPr>
              <w:fldChar w:fldCharType="end"/>
            </w:r>
            <w:r w:rsidRPr="00E47E1D">
              <w:rPr>
                <w:rStyle w:val="Hyperlink"/>
                <w:noProof/>
              </w:rPr>
              <w:fldChar w:fldCharType="end"/>
            </w:r>
          </w:ins>
        </w:p>
        <w:p w14:paraId="4FCAC829" w14:textId="4BEEEA56" w:rsidR="00801343" w:rsidRDefault="00801343">
          <w:pPr>
            <w:pStyle w:val="TOC1"/>
            <w:tabs>
              <w:tab w:val="left" w:pos="400"/>
              <w:tab w:val="right" w:leader="dot" w:pos="10456"/>
            </w:tabs>
            <w:rPr>
              <w:ins w:id="90" w:author="Robert Lundmark" w:date="2016-11-22T11:39:00Z"/>
              <w:rFonts w:asciiTheme="minorHAnsi" w:eastAsiaTheme="minorEastAsia" w:hAnsiTheme="minorHAnsi" w:cstheme="minorBidi"/>
              <w:noProof/>
              <w:sz w:val="22"/>
              <w:lang w:eastAsia="sv-SE"/>
            </w:rPr>
          </w:pPr>
          <w:ins w:id="91"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"_Toc467578108"</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5</w:t>
            </w:r>
            <w:r>
              <w:rPr>
                <w:rFonts w:asciiTheme="minorHAnsi" w:eastAsiaTheme="minorEastAsia" w:hAnsiTheme="minorHAnsi" w:cstheme="minorBidi"/>
                <w:noProof/>
                <w:sz w:val="22"/>
                <w:lang w:eastAsia="sv-SE"/>
              </w:rPr>
              <w:tab/>
            </w:r>
            <w:r w:rsidRPr="00E47E1D">
              <w:rPr>
                <w:rStyle w:val="Hyperlink"/>
                <w:noProof/>
              </w:rPr>
              <w:t>Tjänstedomänens meddelandemodeller</w:t>
            </w:r>
            <w:r>
              <w:rPr>
                <w:noProof/>
                <w:webHidden/>
              </w:rPr>
              <w:tab/>
            </w:r>
            <w:r>
              <w:rPr>
                <w:noProof/>
                <w:webHidden/>
              </w:rPr>
              <w:fldChar w:fldCharType="begin"/>
            </w:r>
            <w:r>
              <w:rPr>
                <w:noProof/>
                <w:webHidden/>
              </w:rPr>
              <w:instrText xml:space="preserve"> PAGEREF _Toc467578108 \h </w:instrText>
            </w:r>
            <w:r>
              <w:rPr>
                <w:noProof/>
                <w:webHidden/>
              </w:rPr>
            </w:r>
          </w:ins>
          <w:r>
            <w:rPr>
              <w:noProof/>
              <w:webHidden/>
            </w:rPr>
            <w:fldChar w:fldCharType="separate"/>
          </w:r>
          <w:ins w:id="92" w:author="Robert Lundmark" w:date="2016-11-22T11:39:00Z">
            <w:r>
              <w:rPr>
                <w:noProof/>
                <w:webHidden/>
              </w:rPr>
              <w:t>17</w:t>
            </w:r>
            <w:r>
              <w:rPr>
                <w:noProof/>
                <w:webHidden/>
              </w:rPr>
              <w:fldChar w:fldCharType="end"/>
            </w:r>
            <w:r w:rsidRPr="00E47E1D">
              <w:rPr>
                <w:rStyle w:val="Hyperlink"/>
                <w:noProof/>
              </w:rPr>
              <w:fldChar w:fldCharType="end"/>
            </w:r>
          </w:ins>
        </w:p>
        <w:p w14:paraId="316D9D5E" w14:textId="719D98F6" w:rsidR="00801343" w:rsidRDefault="00801343">
          <w:pPr>
            <w:pStyle w:val="TOC2"/>
            <w:tabs>
              <w:tab w:val="left" w:pos="880"/>
              <w:tab w:val="right" w:leader="dot" w:pos="10456"/>
            </w:tabs>
            <w:rPr>
              <w:ins w:id="93" w:author="Robert Lundmark" w:date="2016-11-22T11:39:00Z"/>
              <w:rFonts w:asciiTheme="minorHAnsi" w:eastAsiaTheme="minorEastAsia" w:hAnsiTheme="minorHAnsi" w:cstheme="minorBidi"/>
              <w:noProof/>
              <w:sz w:val="22"/>
              <w:lang w:eastAsia="sv-SE"/>
            </w:rPr>
          </w:pPr>
          <w:ins w:id="94"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"_Toc467578109"</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5.1</w:t>
            </w:r>
            <w:r>
              <w:rPr>
                <w:rFonts w:asciiTheme="minorHAnsi" w:eastAsiaTheme="minorEastAsia" w:hAnsiTheme="minorHAnsi" w:cstheme="minorBidi"/>
                <w:noProof/>
                <w:sz w:val="22"/>
                <w:lang w:eastAsia="sv-SE"/>
              </w:rPr>
              <w:tab/>
            </w:r>
            <w:r w:rsidRPr="00E47E1D">
              <w:rPr>
                <w:rStyle w:val="Hyperlink"/>
                <w:noProof/>
              </w:rPr>
              <w:t>V-MIM</w:t>
            </w:r>
            <w:r>
              <w:rPr>
                <w:noProof/>
                <w:webHidden/>
              </w:rPr>
              <w:tab/>
            </w:r>
            <w:r>
              <w:rPr>
                <w:noProof/>
                <w:webHidden/>
              </w:rPr>
              <w:fldChar w:fldCharType="begin"/>
            </w:r>
            <w:r>
              <w:rPr>
                <w:noProof/>
                <w:webHidden/>
              </w:rPr>
              <w:instrText xml:space="preserve"> PAGEREF _Toc467578109 \h </w:instrText>
            </w:r>
            <w:r>
              <w:rPr>
                <w:noProof/>
                <w:webHidden/>
              </w:rPr>
            </w:r>
          </w:ins>
          <w:r>
            <w:rPr>
              <w:noProof/>
              <w:webHidden/>
            </w:rPr>
            <w:fldChar w:fldCharType="separate"/>
          </w:r>
          <w:ins w:id="95" w:author="Robert Lundmark" w:date="2016-11-22T11:39:00Z">
            <w:r>
              <w:rPr>
                <w:noProof/>
                <w:webHidden/>
              </w:rPr>
              <w:t>17</w:t>
            </w:r>
            <w:r>
              <w:rPr>
                <w:noProof/>
                <w:webHidden/>
              </w:rPr>
              <w:fldChar w:fldCharType="end"/>
            </w:r>
            <w:r w:rsidRPr="00E47E1D">
              <w:rPr>
                <w:rStyle w:val="Hyperlink"/>
                <w:noProof/>
              </w:rPr>
              <w:fldChar w:fldCharType="end"/>
            </w:r>
          </w:ins>
        </w:p>
        <w:p w14:paraId="553AFC22" w14:textId="7C7B9487" w:rsidR="00801343" w:rsidRDefault="00801343">
          <w:pPr>
            <w:pStyle w:val="TOC2"/>
            <w:tabs>
              <w:tab w:val="left" w:pos="880"/>
              <w:tab w:val="right" w:leader="dot" w:pos="10456"/>
            </w:tabs>
            <w:rPr>
              <w:ins w:id="96" w:author="Robert Lundmark" w:date="2016-11-22T11:39:00Z"/>
              <w:rFonts w:asciiTheme="minorHAnsi" w:eastAsiaTheme="minorEastAsia" w:hAnsiTheme="minorHAnsi" w:cstheme="minorBidi"/>
              <w:noProof/>
              <w:sz w:val="22"/>
              <w:lang w:eastAsia="sv-SE"/>
            </w:rPr>
          </w:pPr>
          <w:ins w:id="97"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"_Toc467578110"</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5.2</w:t>
            </w:r>
            <w:r>
              <w:rPr>
                <w:rFonts w:asciiTheme="minorHAnsi" w:eastAsiaTheme="minorEastAsia" w:hAnsiTheme="minorHAnsi" w:cstheme="minorBidi"/>
                <w:noProof/>
                <w:sz w:val="22"/>
                <w:lang w:eastAsia="sv-SE"/>
              </w:rPr>
              <w:tab/>
            </w:r>
            <w:r w:rsidRPr="00E47E1D">
              <w:rPr>
                <w:rStyle w:val="Hyperlink"/>
                <w:noProof/>
              </w:rPr>
              <w:t>Formatregler</w:t>
            </w:r>
            <w:r>
              <w:rPr>
                <w:noProof/>
                <w:webHidden/>
              </w:rPr>
              <w:tab/>
            </w:r>
            <w:r>
              <w:rPr>
                <w:noProof/>
                <w:webHidden/>
              </w:rPr>
              <w:fldChar w:fldCharType="begin"/>
            </w:r>
            <w:r>
              <w:rPr>
                <w:noProof/>
                <w:webHidden/>
              </w:rPr>
              <w:instrText xml:space="preserve"> PAGEREF _Toc467578110 \h </w:instrText>
            </w:r>
            <w:r>
              <w:rPr>
                <w:noProof/>
                <w:webHidden/>
              </w:rPr>
            </w:r>
          </w:ins>
          <w:r>
            <w:rPr>
              <w:noProof/>
              <w:webHidden/>
            </w:rPr>
            <w:fldChar w:fldCharType="separate"/>
          </w:r>
          <w:ins w:id="98" w:author="Robert Lundmark" w:date="2016-11-22T11:39:00Z">
            <w:r>
              <w:rPr>
                <w:noProof/>
                <w:webHidden/>
              </w:rPr>
              <w:t>18</w:t>
            </w:r>
            <w:r>
              <w:rPr>
                <w:noProof/>
                <w:webHidden/>
              </w:rPr>
              <w:fldChar w:fldCharType="end"/>
            </w:r>
            <w:r w:rsidRPr="00E47E1D">
              <w:rPr>
                <w:rStyle w:val="Hyperlink"/>
                <w:noProof/>
              </w:rPr>
              <w:fldChar w:fldCharType="end"/>
            </w:r>
          </w:ins>
        </w:p>
        <w:p w14:paraId="52E78E26" w14:textId="27800D23" w:rsidR="00801343" w:rsidRDefault="00801343">
          <w:pPr>
            <w:pStyle w:val="TOC3"/>
            <w:tabs>
              <w:tab w:val="left" w:pos="1100"/>
              <w:tab w:val="right" w:leader="dot" w:pos="10456"/>
            </w:tabs>
            <w:rPr>
              <w:ins w:id="99" w:author="Robert Lundmark" w:date="2016-11-22T11:39:00Z"/>
              <w:rFonts w:asciiTheme="minorHAnsi" w:eastAsiaTheme="minorEastAsia" w:hAnsiTheme="minorHAnsi" w:cstheme="minorBidi"/>
              <w:noProof/>
              <w:sz w:val="22"/>
              <w:lang w:eastAsia="sv-SE"/>
            </w:rPr>
          </w:pPr>
          <w:ins w:id="100"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"_Toc467578111"</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5.2.1</w:t>
            </w:r>
            <w:r>
              <w:rPr>
                <w:rFonts w:asciiTheme="minorHAnsi" w:eastAsiaTheme="minorEastAsia" w:hAnsiTheme="minorHAnsi" w:cstheme="minorBidi"/>
                <w:noProof/>
                <w:sz w:val="22"/>
                <w:lang w:eastAsia="sv-SE"/>
              </w:rPr>
              <w:tab/>
            </w:r>
            <w:r w:rsidRPr="00E47E1D">
              <w:rPr>
                <w:rStyle w:val="Hyperlink"/>
                <w:noProof/>
              </w:rPr>
              <w:t>RIV-specifikation</w:t>
            </w:r>
            <w:r>
              <w:rPr>
                <w:noProof/>
                <w:webHidden/>
              </w:rPr>
              <w:tab/>
            </w:r>
            <w:r>
              <w:rPr>
                <w:noProof/>
                <w:webHidden/>
              </w:rPr>
              <w:fldChar w:fldCharType="begin"/>
            </w:r>
            <w:r>
              <w:rPr>
                <w:noProof/>
                <w:webHidden/>
              </w:rPr>
              <w:instrText xml:space="preserve"> PAGEREF _Toc467578111 \h </w:instrText>
            </w:r>
            <w:r>
              <w:rPr>
                <w:noProof/>
                <w:webHidden/>
              </w:rPr>
            </w:r>
          </w:ins>
          <w:r>
            <w:rPr>
              <w:noProof/>
              <w:webHidden/>
            </w:rPr>
            <w:fldChar w:fldCharType="separate"/>
          </w:r>
          <w:ins w:id="101" w:author="Robert Lundmark" w:date="2016-11-22T11:39:00Z">
            <w:r>
              <w:rPr>
                <w:noProof/>
                <w:webHidden/>
              </w:rPr>
              <w:t>18</w:t>
            </w:r>
            <w:r>
              <w:rPr>
                <w:noProof/>
                <w:webHidden/>
              </w:rPr>
              <w:fldChar w:fldCharType="end"/>
            </w:r>
            <w:r w:rsidRPr="00E47E1D">
              <w:rPr>
                <w:rStyle w:val="Hyperlink"/>
                <w:noProof/>
              </w:rPr>
              <w:fldChar w:fldCharType="end"/>
            </w:r>
          </w:ins>
        </w:p>
        <w:p w14:paraId="184533EE" w14:textId="4D85BD62" w:rsidR="00801343" w:rsidRDefault="00801343">
          <w:pPr>
            <w:pStyle w:val="TOC1"/>
            <w:tabs>
              <w:tab w:val="left" w:pos="400"/>
              <w:tab w:val="right" w:leader="dot" w:pos="10456"/>
            </w:tabs>
            <w:rPr>
              <w:ins w:id="102" w:author="Robert Lundmark" w:date="2016-11-22T11:39:00Z"/>
              <w:rFonts w:asciiTheme="minorHAnsi" w:eastAsiaTheme="minorEastAsia" w:hAnsiTheme="minorHAnsi" w:cstheme="minorBidi"/>
              <w:noProof/>
              <w:sz w:val="22"/>
              <w:lang w:eastAsia="sv-SE"/>
            </w:rPr>
          </w:pPr>
          <w:ins w:id="103"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"_Toc467578112"</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w:t>
            </w:r>
            <w:r>
              <w:rPr>
                <w:rFonts w:asciiTheme="minorHAnsi" w:eastAsiaTheme="minorEastAsia" w:hAnsiTheme="minorHAnsi" w:cstheme="minorBidi"/>
                <w:noProof/>
                <w:sz w:val="22"/>
                <w:lang w:eastAsia="sv-SE"/>
              </w:rPr>
              <w:tab/>
            </w:r>
            <w:r w:rsidRPr="00E47E1D">
              <w:rPr>
                <w:rStyle w:val="Hyperlink"/>
                <w:noProof/>
              </w:rPr>
              <w:t>Tjänstekontrakt</w:t>
            </w:r>
            <w:r>
              <w:rPr>
                <w:noProof/>
                <w:webHidden/>
              </w:rPr>
              <w:tab/>
            </w:r>
            <w:r>
              <w:rPr>
                <w:noProof/>
                <w:webHidden/>
              </w:rPr>
              <w:fldChar w:fldCharType="begin"/>
            </w:r>
            <w:r>
              <w:rPr>
                <w:noProof/>
                <w:webHidden/>
              </w:rPr>
              <w:instrText xml:space="preserve"> PAGEREF _Toc467578112 \h </w:instrText>
            </w:r>
            <w:r>
              <w:rPr>
                <w:noProof/>
                <w:webHidden/>
              </w:rPr>
            </w:r>
          </w:ins>
          <w:r>
            <w:rPr>
              <w:noProof/>
              <w:webHidden/>
            </w:rPr>
            <w:fldChar w:fldCharType="separate"/>
          </w:r>
          <w:ins w:id="104" w:author="Robert Lundmark" w:date="2016-11-22T11:39:00Z">
            <w:r>
              <w:rPr>
                <w:noProof/>
                <w:webHidden/>
              </w:rPr>
              <w:t>19</w:t>
            </w:r>
            <w:r>
              <w:rPr>
                <w:noProof/>
                <w:webHidden/>
              </w:rPr>
              <w:fldChar w:fldCharType="end"/>
            </w:r>
            <w:r w:rsidRPr="00E47E1D">
              <w:rPr>
                <w:rStyle w:val="Hyperlink"/>
                <w:noProof/>
              </w:rPr>
              <w:fldChar w:fldCharType="end"/>
            </w:r>
          </w:ins>
        </w:p>
        <w:p w14:paraId="31E5E90F" w14:textId="1A02145C" w:rsidR="00801343" w:rsidRDefault="00801343">
          <w:pPr>
            <w:pStyle w:val="TOC2"/>
            <w:tabs>
              <w:tab w:val="left" w:pos="880"/>
              <w:tab w:val="right" w:leader="dot" w:pos="10456"/>
            </w:tabs>
            <w:rPr>
              <w:ins w:id="105" w:author="Robert Lundmark" w:date="2016-11-22T11:39:00Z"/>
              <w:rFonts w:asciiTheme="minorHAnsi" w:eastAsiaTheme="minorEastAsia" w:hAnsiTheme="minorHAnsi" w:cstheme="minorBidi"/>
              <w:noProof/>
              <w:sz w:val="22"/>
              <w:lang w:eastAsia="sv-SE"/>
            </w:rPr>
          </w:pPr>
          <w:ins w:id="106"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"_Toc467578113"</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6.1</w:t>
            </w:r>
            <w:r>
              <w:rPr>
                <w:rFonts w:asciiTheme="minorHAnsi" w:eastAsiaTheme="minorEastAsia" w:hAnsiTheme="minorHAnsi" w:cstheme="minorBidi"/>
                <w:noProof/>
                <w:sz w:val="22"/>
                <w:lang w:eastAsia="sv-SE"/>
              </w:rPr>
              <w:tab/>
            </w:r>
            <w:r w:rsidRPr="00E47E1D">
              <w:rPr>
                <w:rStyle w:val="Hyperlink"/>
                <w:noProof/>
              </w:rPr>
              <w:t>GetEmployeeIncludingProtectedPerson</w:t>
            </w:r>
            <w:r>
              <w:rPr>
                <w:noProof/>
                <w:webHidden/>
              </w:rPr>
              <w:tab/>
            </w:r>
            <w:r>
              <w:rPr>
                <w:noProof/>
                <w:webHidden/>
              </w:rPr>
              <w:fldChar w:fldCharType="begin"/>
            </w:r>
            <w:r>
              <w:rPr>
                <w:noProof/>
                <w:webHidden/>
              </w:rPr>
              <w:instrText xml:space="preserve"> PAGEREF _Toc467578113 \h </w:instrText>
            </w:r>
            <w:r>
              <w:rPr>
                <w:noProof/>
                <w:webHidden/>
              </w:rPr>
            </w:r>
          </w:ins>
          <w:r>
            <w:rPr>
              <w:noProof/>
              <w:webHidden/>
            </w:rPr>
            <w:fldChar w:fldCharType="separate"/>
          </w:r>
          <w:ins w:id="107" w:author="Robert Lundmark" w:date="2016-11-22T11:39:00Z">
            <w:r>
              <w:rPr>
                <w:noProof/>
                <w:webHidden/>
              </w:rPr>
              <w:t>19</w:t>
            </w:r>
            <w:r>
              <w:rPr>
                <w:noProof/>
                <w:webHidden/>
              </w:rPr>
              <w:fldChar w:fldCharType="end"/>
            </w:r>
            <w:r w:rsidRPr="00E47E1D">
              <w:rPr>
                <w:rStyle w:val="Hyperlink"/>
                <w:noProof/>
              </w:rPr>
              <w:fldChar w:fldCharType="end"/>
            </w:r>
          </w:ins>
        </w:p>
        <w:p w14:paraId="5C2AB5BF" w14:textId="3BB5497E" w:rsidR="00801343" w:rsidRDefault="00801343">
          <w:pPr>
            <w:pStyle w:val="TOC3"/>
            <w:tabs>
              <w:tab w:val="left" w:pos="1100"/>
              <w:tab w:val="right" w:leader="dot" w:pos="10456"/>
            </w:tabs>
            <w:rPr>
              <w:ins w:id="108" w:author="Robert Lundmark" w:date="2016-11-22T11:39:00Z"/>
              <w:rFonts w:asciiTheme="minorHAnsi" w:eastAsiaTheme="minorEastAsia" w:hAnsiTheme="minorHAnsi" w:cstheme="minorBidi"/>
              <w:noProof/>
              <w:sz w:val="22"/>
              <w:lang w:eastAsia="sv-SE"/>
            </w:rPr>
          </w:pPr>
          <w:ins w:id="109" w:author="Robert Lundmark" w:date="2016-11-22T11:39:00Z">
            <w:r w:rsidRPr="00E47E1D">
              <w:rPr>
                <w:rStyle w:val="Hyperlink"/>
                <w:noProof/>
              </w:rPr>
              <w:lastRenderedPageBreak/>
              <w:fldChar w:fldCharType="begin"/>
            </w:r>
            <w:r w:rsidRPr="00E47E1D">
              <w:rPr>
                <w:rStyle w:val="Hyperlink"/>
                <w:noProof/>
              </w:rPr>
              <w:instrText xml:space="preserve"> </w:instrText>
            </w:r>
            <w:r>
              <w:rPr>
                <w:noProof/>
              </w:rPr>
              <w:instrText>HYPERLINK \l "_Toc467578114"</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6.1.1</w:t>
            </w:r>
            <w:r>
              <w:rPr>
                <w:rFonts w:asciiTheme="minorHAnsi" w:eastAsiaTheme="minorEastAsia" w:hAnsiTheme="minorHAnsi" w:cstheme="minorBidi"/>
                <w:noProof/>
                <w:sz w:val="22"/>
                <w:lang w:eastAsia="sv-SE"/>
              </w:rPr>
              <w:tab/>
            </w:r>
            <w:r w:rsidRPr="00E47E1D">
              <w:rPr>
                <w:rStyle w:val="Hyperlink"/>
                <w:noProof/>
              </w:rPr>
              <w:t>Version</w:t>
            </w:r>
            <w:r>
              <w:rPr>
                <w:noProof/>
                <w:webHidden/>
              </w:rPr>
              <w:tab/>
            </w:r>
            <w:r>
              <w:rPr>
                <w:noProof/>
                <w:webHidden/>
              </w:rPr>
              <w:fldChar w:fldCharType="begin"/>
            </w:r>
            <w:r>
              <w:rPr>
                <w:noProof/>
                <w:webHidden/>
              </w:rPr>
              <w:instrText xml:space="preserve"> PAGEREF _Toc467578114 \h </w:instrText>
            </w:r>
            <w:r>
              <w:rPr>
                <w:noProof/>
                <w:webHidden/>
              </w:rPr>
            </w:r>
          </w:ins>
          <w:r>
            <w:rPr>
              <w:noProof/>
              <w:webHidden/>
            </w:rPr>
            <w:fldChar w:fldCharType="separate"/>
          </w:r>
          <w:ins w:id="110" w:author="Robert Lundmark" w:date="2016-11-22T11:39:00Z">
            <w:r>
              <w:rPr>
                <w:noProof/>
                <w:webHidden/>
              </w:rPr>
              <w:t>19</w:t>
            </w:r>
            <w:r>
              <w:rPr>
                <w:noProof/>
                <w:webHidden/>
              </w:rPr>
              <w:fldChar w:fldCharType="end"/>
            </w:r>
            <w:r w:rsidRPr="00E47E1D">
              <w:rPr>
                <w:rStyle w:val="Hyperlink"/>
                <w:noProof/>
              </w:rPr>
              <w:fldChar w:fldCharType="end"/>
            </w:r>
          </w:ins>
        </w:p>
        <w:p w14:paraId="6D8B3D4C" w14:textId="30BBE3E2" w:rsidR="00801343" w:rsidRDefault="00801343">
          <w:pPr>
            <w:pStyle w:val="TOC3"/>
            <w:tabs>
              <w:tab w:val="left" w:pos="1100"/>
              <w:tab w:val="right" w:leader="dot" w:pos="10456"/>
            </w:tabs>
            <w:rPr>
              <w:ins w:id="111" w:author="Robert Lundmark" w:date="2016-11-22T11:39:00Z"/>
              <w:rFonts w:asciiTheme="minorHAnsi" w:eastAsiaTheme="minorEastAsia" w:hAnsiTheme="minorHAnsi" w:cstheme="minorBidi"/>
              <w:noProof/>
              <w:sz w:val="22"/>
              <w:lang w:eastAsia="sv-SE"/>
            </w:rPr>
          </w:pPr>
          <w:ins w:id="112"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"_Toc467578115"</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6.1.2</w:t>
            </w:r>
            <w:r>
              <w:rPr>
                <w:rFonts w:asciiTheme="minorHAnsi" w:eastAsiaTheme="minorEastAsia" w:hAnsiTheme="minorHAnsi" w:cstheme="minorBidi"/>
                <w:noProof/>
                <w:sz w:val="22"/>
                <w:lang w:eastAsia="sv-SE"/>
              </w:rPr>
              <w:tab/>
            </w:r>
            <w:r w:rsidRPr="00E47E1D">
              <w:rPr>
                <w:rStyle w:val="Hyperlink"/>
                <w:noProof/>
              </w:rPr>
              <w:t>Fältregler</w:t>
            </w:r>
            <w:r>
              <w:rPr>
                <w:noProof/>
                <w:webHidden/>
              </w:rPr>
              <w:tab/>
            </w:r>
            <w:r>
              <w:rPr>
                <w:noProof/>
                <w:webHidden/>
              </w:rPr>
              <w:fldChar w:fldCharType="begin"/>
            </w:r>
            <w:r>
              <w:rPr>
                <w:noProof/>
                <w:webHidden/>
              </w:rPr>
              <w:instrText xml:space="preserve"> PAGEREF _Toc467578115 \h </w:instrText>
            </w:r>
            <w:r>
              <w:rPr>
                <w:noProof/>
                <w:webHidden/>
              </w:rPr>
            </w:r>
          </w:ins>
          <w:r>
            <w:rPr>
              <w:noProof/>
              <w:webHidden/>
            </w:rPr>
            <w:fldChar w:fldCharType="separate"/>
          </w:r>
          <w:ins w:id="113" w:author="Robert Lundmark" w:date="2016-11-22T11:39:00Z">
            <w:r>
              <w:rPr>
                <w:noProof/>
                <w:webHidden/>
              </w:rPr>
              <w:t>19</w:t>
            </w:r>
            <w:r>
              <w:rPr>
                <w:noProof/>
                <w:webHidden/>
              </w:rPr>
              <w:fldChar w:fldCharType="end"/>
            </w:r>
            <w:r w:rsidRPr="00E47E1D">
              <w:rPr>
                <w:rStyle w:val="Hyperlink"/>
                <w:noProof/>
              </w:rPr>
              <w:fldChar w:fldCharType="end"/>
            </w:r>
          </w:ins>
        </w:p>
        <w:p w14:paraId="11BB6F71" w14:textId="5FE8E98A" w:rsidR="00801343" w:rsidRDefault="00801343">
          <w:pPr>
            <w:pStyle w:val="TOC3"/>
            <w:tabs>
              <w:tab w:val="left" w:pos="1100"/>
              <w:tab w:val="right" w:leader="dot" w:pos="10456"/>
            </w:tabs>
            <w:rPr>
              <w:ins w:id="114" w:author="Robert Lundmark" w:date="2016-11-22T11:39:00Z"/>
              <w:rFonts w:asciiTheme="minorHAnsi" w:eastAsiaTheme="minorEastAsia" w:hAnsiTheme="minorHAnsi" w:cstheme="minorBidi"/>
              <w:noProof/>
              <w:sz w:val="22"/>
              <w:lang w:eastAsia="sv-SE"/>
            </w:rPr>
          </w:pPr>
          <w:ins w:id="115"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"_Toc467578116"</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6.1.3</w:t>
            </w:r>
            <w:r>
              <w:rPr>
                <w:rFonts w:asciiTheme="minorHAnsi" w:eastAsiaTheme="minorEastAsia" w:hAnsiTheme="minorHAnsi" w:cstheme="minorBidi"/>
                <w:noProof/>
                <w:sz w:val="22"/>
                <w:lang w:eastAsia="sv-SE"/>
              </w:rPr>
              <w:tab/>
            </w:r>
            <w:r w:rsidRPr="00E47E1D">
              <w:rPr>
                <w:rStyle w:val="Hyperlink"/>
                <w:noProof/>
              </w:rPr>
              <w:t>Tjänstekontraktsspecifika krav och regler</w:t>
            </w:r>
            <w:r>
              <w:rPr>
                <w:noProof/>
                <w:webHidden/>
              </w:rPr>
              <w:tab/>
            </w:r>
            <w:r>
              <w:rPr>
                <w:noProof/>
                <w:webHidden/>
              </w:rPr>
              <w:fldChar w:fldCharType="begin"/>
            </w:r>
            <w:r>
              <w:rPr>
                <w:noProof/>
                <w:webHidden/>
              </w:rPr>
              <w:instrText xml:space="preserve"> PAGEREF _Toc467578116 \h </w:instrText>
            </w:r>
            <w:r>
              <w:rPr>
                <w:noProof/>
                <w:webHidden/>
              </w:rPr>
            </w:r>
          </w:ins>
          <w:r>
            <w:rPr>
              <w:noProof/>
              <w:webHidden/>
            </w:rPr>
            <w:fldChar w:fldCharType="separate"/>
          </w:r>
          <w:ins w:id="116" w:author="Robert Lundmark" w:date="2016-11-22T11:39:00Z">
            <w:r>
              <w:rPr>
                <w:noProof/>
                <w:webHidden/>
              </w:rPr>
              <w:t>21</w:t>
            </w:r>
            <w:r>
              <w:rPr>
                <w:noProof/>
                <w:webHidden/>
              </w:rPr>
              <w:fldChar w:fldCharType="end"/>
            </w:r>
            <w:r w:rsidRPr="00E47E1D">
              <w:rPr>
                <w:rStyle w:val="Hyperlink"/>
                <w:noProof/>
              </w:rPr>
              <w:fldChar w:fldCharType="end"/>
            </w:r>
          </w:ins>
        </w:p>
        <w:p w14:paraId="5EAF0C01" w14:textId="0160B05C" w:rsidR="00801343" w:rsidRDefault="00801343">
          <w:pPr>
            <w:pStyle w:val="TOC3"/>
            <w:tabs>
              <w:tab w:val="left" w:pos="1100"/>
              <w:tab w:val="right" w:leader="dot" w:pos="10456"/>
            </w:tabs>
            <w:rPr>
              <w:ins w:id="117" w:author="Robert Lundmark" w:date="2016-11-22T11:39:00Z"/>
              <w:rFonts w:asciiTheme="minorHAnsi" w:eastAsiaTheme="minorEastAsia" w:hAnsiTheme="minorHAnsi" w:cstheme="minorBidi"/>
              <w:noProof/>
              <w:sz w:val="22"/>
              <w:lang w:eastAsia="sv-SE"/>
            </w:rPr>
          </w:pPr>
          <w:ins w:id="118"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"_Toc467578117"</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6.1.4</w:t>
            </w:r>
            <w:r>
              <w:rPr>
                <w:rFonts w:asciiTheme="minorHAnsi" w:eastAsiaTheme="minorEastAsia" w:hAnsiTheme="minorHAnsi" w:cstheme="minorBidi"/>
                <w:noProof/>
                <w:sz w:val="22"/>
                <w:lang w:eastAsia="sv-SE"/>
              </w:rPr>
              <w:tab/>
            </w:r>
            <w:r w:rsidRPr="00E47E1D">
              <w:rPr>
                <w:rStyle w:val="Hyperlink"/>
                <w:noProof/>
              </w:rPr>
              <w:t>SLA-krav</w:t>
            </w:r>
            <w:r>
              <w:rPr>
                <w:noProof/>
                <w:webHidden/>
              </w:rPr>
              <w:tab/>
            </w:r>
            <w:r>
              <w:rPr>
                <w:noProof/>
                <w:webHidden/>
              </w:rPr>
              <w:fldChar w:fldCharType="begin"/>
            </w:r>
            <w:r>
              <w:rPr>
                <w:noProof/>
                <w:webHidden/>
              </w:rPr>
              <w:instrText xml:space="preserve"> PAGEREF _Toc467578117 \h </w:instrText>
            </w:r>
            <w:r>
              <w:rPr>
                <w:noProof/>
                <w:webHidden/>
              </w:rPr>
            </w:r>
          </w:ins>
          <w:r>
            <w:rPr>
              <w:noProof/>
              <w:webHidden/>
            </w:rPr>
            <w:fldChar w:fldCharType="separate"/>
          </w:r>
          <w:ins w:id="119" w:author="Robert Lundmark" w:date="2016-11-22T11:39:00Z">
            <w:r>
              <w:rPr>
                <w:noProof/>
                <w:webHidden/>
              </w:rPr>
              <w:t>21</w:t>
            </w:r>
            <w:r>
              <w:rPr>
                <w:noProof/>
                <w:webHidden/>
              </w:rPr>
              <w:fldChar w:fldCharType="end"/>
            </w:r>
            <w:r w:rsidRPr="00E47E1D">
              <w:rPr>
                <w:rStyle w:val="Hyperlink"/>
                <w:noProof/>
              </w:rPr>
              <w:fldChar w:fldCharType="end"/>
            </w:r>
          </w:ins>
        </w:p>
        <w:p w14:paraId="7C6C66EA" w14:textId="3AB35BB3" w:rsidR="00801343" w:rsidRDefault="00801343">
          <w:pPr>
            <w:pStyle w:val="TOC3"/>
            <w:tabs>
              <w:tab w:val="left" w:pos="1100"/>
              <w:tab w:val="right" w:leader="dot" w:pos="10456"/>
            </w:tabs>
            <w:rPr>
              <w:ins w:id="120" w:author="Robert Lundmark" w:date="2016-11-22T11:39:00Z"/>
              <w:rFonts w:asciiTheme="minorHAnsi" w:eastAsiaTheme="minorEastAsia" w:hAnsiTheme="minorHAnsi" w:cstheme="minorBidi"/>
              <w:noProof/>
              <w:sz w:val="22"/>
              <w:lang w:eastAsia="sv-SE"/>
            </w:rPr>
          </w:pPr>
          <w:ins w:id="121"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"_Toc467578118"</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6.1.5</w:t>
            </w:r>
            <w:r>
              <w:rPr>
                <w:rFonts w:asciiTheme="minorHAnsi" w:eastAsiaTheme="minorEastAsia" w:hAnsiTheme="minorHAnsi" w:cstheme="minorBidi"/>
                <w:noProof/>
                <w:sz w:val="22"/>
                <w:lang w:eastAsia="sv-SE"/>
              </w:rPr>
              <w:tab/>
            </w:r>
            <w:r w:rsidRPr="00E47E1D">
              <w:rPr>
                <w:rStyle w:val="Hyperlink"/>
                <w:noProof/>
              </w:rPr>
              <w:t>Logiska fel</w:t>
            </w:r>
            <w:r>
              <w:rPr>
                <w:noProof/>
                <w:webHidden/>
              </w:rPr>
              <w:tab/>
            </w:r>
            <w:r>
              <w:rPr>
                <w:noProof/>
                <w:webHidden/>
              </w:rPr>
              <w:fldChar w:fldCharType="begin"/>
            </w:r>
            <w:r>
              <w:rPr>
                <w:noProof/>
                <w:webHidden/>
              </w:rPr>
              <w:instrText xml:space="preserve"> PAGEREF _Toc467578118 \h </w:instrText>
            </w:r>
            <w:r>
              <w:rPr>
                <w:noProof/>
                <w:webHidden/>
              </w:rPr>
            </w:r>
          </w:ins>
          <w:r>
            <w:rPr>
              <w:noProof/>
              <w:webHidden/>
            </w:rPr>
            <w:fldChar w:fldCharType="separate"/>
          </w:r>
          <w:ins w:id="122" w:author="Robert Lundmark" w:date="2016-11-22T11:39:00Z">
            <w:r>
              <w:rPr>
                <w:noProof/>
                <w:webHidden/>
              </w:rPr>
              <w:t>21</w:t>
            </w:r>
            <w:r>
              <w:rPr>
                <w:noProof/>
                <w:webHidden/>
              </w:rPr>
              <w:fldChar w:fldCharType="end"/>
            </w:r>
            <w:r w:rsidRPr="00E47E1D">
              <w:rPr>
                <w:rStyle w:val="Hyperlink"/>
                <w:noProof/>
              </w:rPr>
              <w:fldChar w:fldCharType="end"/>
            </w:r>
          </w:ins>
        </w:p>
        <w:p w14:paraId="65B51611" w14:textId="5B9F2555" w:rsidR="00801343" w:rsidRDefault="00801343">
          <w:pPr>
            <w:pStyle w:val="TOC3"/>
            <w:tabs>
              <w:tab w:val="left" w:pos="1100"/>
              <w:tab w:val="right" w:leader="dot" w:pos="10456"/>
            </w:tabs>
            <w:rPr>
              <w:ins w:id="123" w:author="Robert Lundmark" w:date="2016-11-22T11:39:00Z"/>
              <w:rFonts w:asciiTheme="minorHAnsi" w:eastAsiaTheme="minorEastAsia" w:hAnsiTheme="minorHAnsi" w:cstheme="minorBidi"/>
              <w:noProof/>
              <w:sz w:val="22"/>
              <w:lang w:eastAsia="sv-SE"/>
            </w:rPr>
          </w:pPr>
          <w:ins w:id="124"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"_Toc467578119"</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6.1.6</w:t>
            </w:r>
            <w:r>
              <w:rPr>
                <w:rFonts w:asciiTheme="minorHAnsi" w:eastAsiaTheme="minorEastAsia" w:hAnsiTheme="minorHAnsi" w:cstheme="minorBidi"/>
                <w:noProof/>
                <w:sz w:val="22"/>
                <w:lang w:eastAsia="sv-SE"/>
              </w:rPr>
              <w:tab/>
            </w:r>
            <w:r w:rsidRPr="00E47E1D">
              <w:rPr>
                <w:rStyle w:val="Hyperlink"/>
                <w:noProof/>
              </w:rPr>
              <w:t>Annan information om kontraktet</w:t>
            </w:r>
            <w:r>
              <w:rPr>
                <w:noProof/>
                <w:webHidden/>
              </w:rPr>
              <w:tab/>
            </w:r>
            <w:r>
              <w:rPr>
                <w:noProof/>
                <w:webHidden/>
              </w:rPr>
              <w:fldChar w:fldCharType="begin"/>
            </w:r>
            <w:r>
              <w:rPr>
                <w:noProof/>
                <w:webHidden/>
              </w:rPr>
              <w:instrText xml:space="preserve"> PAGEREF _Toc467578119 \h </w:instrText>
            </w:r>
            <w:r>
              <w:rPr>
                <w:noProof/>
                <w:webHidden/>
              </w:rPr>
            </w:r>
          </w:ins>
          <w:r>
            <w:rPr>
              <w:noProof/>
              <w:webHidden/>
            </w:rPr>
            <w:fldChar w:fldCharType="separate"/>
          </w:r>
          <w:ins w:id="125" w:author="Robert Lundmark" w:date="2016-11-22T11:39:00Z">
            <w:r>
              <w:rPr>
                <w:noProof/>
                <w:webHidden/>
              </w:rPr>
              <w:t>22</w:t>
            </w:r>
            <w:r>
              <w:rPr>
                <w:noProof/>
                <w:webHidden/>
              </w:rPr>
              <w:fldChar w:fldCharType="end"/>
            </w:r>
            <w:r w:rsidRPr="00E47E1D">
              <w:rPr>
                <w:rStyle w:val="Hyperlink"/>
                <w:noProof/>
              </w:rPr>
              <w:fldChar w:fldCharType="end"/>
            </w:r>
          </w:ins>
        </w:p>
        <w:p w14:paraId="6F1C7C24" w14:textId="0E79EEB0" w:rsidR="00801343" w:rsidRDefault="00801343">
          <w:pPr>
            <w:pStyle w:val="TOC2"/>
            <w:tabs>
              <w:tab w:val="left" w:pos="880"/>
              <w:tab w:val="right" w:leader="dot" w:pos="10456"/>
            </w:tabs>
            <w:rPr>
              <w:ins w:id="126" w:author="Robert Lundmark" w:date="2016-11-22T11:39:00Z"/>
              <w:rFonts w:asciiTheme="minorHAnsi" w:eastAsiaTheme="minorEastAsia" w:hAnsiTheme="minorHAnsi" w:cstheme="minorBidi"/>
              <w:noProof/>
              <w:sz w:val="22"/>
              <w:lang w:eastAsia="sv-SE"/>
            </w:rPr>
          </w:pPr>
          <w:ins w:id="127"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"_Toc467578120"</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6.2</w:t>
            </w:r>
            <w:r>
              <w:rPr>
                <w:rFonts w:asciiTheme="minorHAnsi" w:eastAsiaTheme="minorEastAsia" w:hAnsiTheme="minorHAnsi" w:cstheme="minorBidi"/>
                <w:noProof/>
                <w:sz w:val="22"/>
                <w:lang w:eastAsia="sv-SE"/>
              </w:rPr>
              <w:tab/>
            </w:r>
            <w:r w:rsidRPr="00E47E1D">
              <w:rPr>
                <w:rStyle w:val="Hyperlink"/>
                <w:noProof/>
              </w:rPr>
              <w:t>GetEmployee</w:t>
            </w:r>
            <w:r>
              <w:rPr>
                <w:noProof/>
                <w:webHidden/>
              </w:rPr>
              <w:tab/>
            </w:r>
            <w:r>
              <w:rPr>
                <w:noProof/>
                <w:webHidden/>
              </w:rPr>
              <w:fldChar w:fldCharType="begin"/>
            </w:r>
            <w:r>
              <w:rPr>
                <w:noProof/>
                <w:webHidden/>
              </w:rPr>
              <w:instrText xml:space="preserve"> PAGEREF _Toc467578120 \h </w:instrText>
            </w:r>
            <w:r>
              <w:rPr>
                <w:noProof/>
                <w:webHidden/>
              </w:rPr>
            </w:r>
          </w:ins>
          <w:r>
            <w:rPr>
              <w:noProof/>
              <w:webHidden/>
            </w:rPr>
            <w:fldChar w:fldCharType="separate"/>
          </w:r>
          <w:ins w:id="128" w:author="Robert Lundmark" w:date="2016-11-22T11:39:00Z">
            <w:r>
              <w:rPr>
                <w:noProof/>
                <w:webHidden/>
              </w:rPr>
              <w:t>23</w:t>
            </w:r>
            <w:r>
              <w:rPr>
                <w:noProof/>
                <w:webHidden/>
              </w:rPr>
              <w:fldChar w:fldCharType="end"/>
            </w:r>
            <w:r w:rsidRPr="00E47E1D">
              <w:rPr>
                <w:rStyle w:val="Hyperlink"/>
                <w:noProof/>
              </w:rPr>
              <w:fldChar w:fldCharType="end"/>
            </w:r>
          </w:ins>
        </w:p>
        <w:p w14:paraId="32D3557C" w14:textId="301E648F" w:rsidR="00801343" w:rsidRDefault="00801343">
          <w:pPr>
            <w:pStyle w:val="TOC3"/>
            <w:tabs>
              <w:tab w:val="left" w:pos="1100"/>
              <w:tab w:val="right" w:leader="dot" w:pos="10456"/>
            </w:tabs>
            <w:rPr>
              <w:ins w:id="129" w:author="Robert Lundmark" w:date="2016-11-22T11:39:00Z"/>
              <w:rFonts w:asciiTheme="minorHAnsi" w:eastAsiaTheme="minorEastAsia" w:hAnsiTheme="minorHAnsi" w:cstheme="minorBidi"/>
              <w:noProof/>
              <w:sz w:val="22"/>
              <w:lang w:eastAsia="sv-SE"/>
            </w:rPr>
          </w:pPr>
          <w:ins w:id="130"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"_Toc467578121"</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6.2.1</w:t>
            </w:r>
            <w:r>
              <w:rPr>
                <w:rFonts w:asciiTheme="minorHAnsi" w:eastAsiaTheme="minorEastAsia" w:hAnsiTheme="minorHAnsi" w:cstheme="minorBidi"/>
                <w:noProof/>
                <w:sz w:val="22"/>
                <w:lang w:eastAsia="sv-SE"/>
              </w:rPr>
              <w:tab/>
            </w:r>
            <w:r w:rsidRPr="00E47E1D">
              <w:rPr>
                <w:rStyle w:val="Hyperlink"/>
                <w:noProof/>
              </w:rPr>
              <w:t>Version</w:t>
            </w:r>
            <w:r>
              <w:rPr>
                <w:noProof/>
                <w:webHidden/>
              </w:rPr>
              <w:tab/>
            </w:r>
            <w:r>
              <w:rPr>
                <w:noProof/>
                <w:webHidden/>
              </w:rPr>
              <w:fldChar w:fldCharType="begin"/>
            </w:r>
            <w:r>
              <w:rPr>
                <w:noProof/>
                <w:webHidden/>
              </w:rPr>
              <w:instrText xml:space="preserve"> PAGEREF _Toc467578121 \h </w:instrText>
            </w:r>
            <w:r>
              <w:rPr>
                <w:noProof/>
                <w:webHidden/>
              </w:rPr>
            </w:r>
          </w:ins>
          <w:r>
            <w:rPr>
              <w:noProof/>
              <w:webHidden/>
            </w:rPr>
            <w:fldChar w:fldCharType="separate"/>
          </w:r>
          <w:ins w:id="131" w:author="Robert Lundmark" w:date="2016-11-22T11:39:00Z">
            <w:r>
              <w:rPr>
                <w:noProof/>
                <w:webHidden/>
              </w:rPr>
              <w:t>23</w:t>
            </w:r>
            <w:r>
              <w:rPr>
                <w:noProof/>
                <w:webHidden/>
              </w:rPr>
              <w:fldChar w:fldCharType="end"/>
            </w:r>
            <w:r w:rsidRPr="00E47E1D">
              <w:rPr>
                <w:rStyle w:val="Hyperlink"/>
                <w:noProof/>
              </w:rPr>
              <w:fldChar w:fldCharType="end"/>
            </w:r>
          </w:ins>
        </w:p>
        <w:p w14:paraId="708338CE" w14:textId="30E030D0" w:rsidR="00801343" w:rsidRDefault="00801343">
          <w:pPr>
            <w:pStyle w:val="TOC3"/>
            <w:tabs>
              <w:tab w:val="left" w:pos="1100"/>
              <w:tab w:val="right" w:leader="dot" w:pos="10456"/>
            </w:tabs>
            <w:rPr>
              <w:ins w:id="132" w:author="Robert Lundmark" w:date="2016-11-22T11:39:00Z"/>
              <w:rFonts w:asciiTheme="minorHAnsi" w:eastAsiaTheme="minorEastAsia" w:hAnsiTheme="minorHAnsi" w:cstheme="minorBidi"/>
              <w:noProof/>
              <w:sz w:val="22"/>
              <w:lang w:eastAsia="sv-SE"/>
            </w:rPr>
          </w:pPr>
          <w:ins w:id="133"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"_Toc467578122"</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6.2.2</w:t>
            </w:r>
            <w:r>
              <w:rPr>
                <w:rFonts w:asciiTheme="minorHAnsi" w:eastAsiaTheme="minorEastAsia" w:hAnsiTheme="minorHAnsi" w:cstheme="minorBidi"/>
                <w:noProof/>
                <w:sz w:val="22"/>
                <w:lang w:eastAsia="sv-SE"/>
              </w:rPr>
              <w:tab/>
            </w:r>
            <w:r w:rsidRPr="00E47E1D">
              <w:rPr>
                <w:rStyle w:val="Hyperlink"/>
                <w:noProof/>
              </w:rPr>
              <w:t>Fältregler</w:t>
            </w:r>
            <w:r>
              <w:rPr>
                <w:noProof/>
                <w:webHidden/>
              </w:rPr>
              <w:tab/>
            </w:r>
            <w:r>
              <w:rPr>
                <w:noProof/>
                <w:webHidden/>
              </w:rPr>
              <w:fldChar w:fldCharType="begin"/>
            </w:r>
            <w:r>
              <w:rPr>
                <w:noProof/>
                <w:webHidden/>
              </w:rPr>
              <w:instrText xml:space="preserve"> PAGEREF _Toc467578122 \h </w:instrText>
            </w:r>
            <w:r>
              <w:rPr>
                <w:noProof/>
                <w:webHidden/>
              </w:rPr>
            </w:r>
          </w:ins>
          <w:r>
            <w:rPr>
              <w:noProof/>
              <w:webHidden/>
            </w:rPr>
            <w:fldChar w:fldCharType="separate"/>
          </w:r>
          <w:ins w:id="134" w:author="Robert Lundmark" w:date="2016-11-22T11:39:00Z">
            <w:r>
              <w:rPr>
                <w:noProof/>
                <w:webHidden/>
              </w:rPr>
              <w:t>23</w:t>
            </w:r>
            <w:r>
              <w:rPr>
                <w:noProof/>
                <w:webHidden/>
              </w:rPr>
              <w:fldChar w:fldCharType="end"/>
            </w:r>
            <w:r w:rsidRPr="00E47E1D">
              <w:rPr>
                <w:rStyle w:val="Hyperlink"/>
                <w:noProof/>
              </w:rPr>
              <w:fldChar w:fldCharType="end"/>
            </w:r>
          </w:ins>
        </w:p>
        <w:p w14:paraId="752730F7" w14:textId="6FC63A52" w:rsidR="00801343" w:rsidRDefault="00801343">
          <w:pPr>
            <w:pStyle w:val="TOC2"/>
            <w:tabs>
              <w:tab w:val="left" w:pos="880"/>
              <w:tab w:val="right" w:leader="dot" w:pos="10456"/>
            </w:tabs>
            <w:rPr>
              <w:ins w:id="135" w:author="Robert Lundmark" w:date="2016-11-22T11:39:00Z"/>
              <w:rFonts w:asciiTheme="minorHAnsi" w:eastAsiaTheme="minorEastAsia" w:hAnsiTheme="minorHAnsi" w:cstheme="minorBidi"/>
              <w:noProof/>
              <w:sz w:val="22"/>
              <w:lang w:eastAsia="sv-SE"/>
            </w:rPr>
          </w:pPr>
          <w:ins w:id="136"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"_Toc467578123"</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6.3</w:t>
            </w:r>
            <w:r>
              <w:rPr>
                <w:rFonts w:asciiTheme="minorHAnsi" w:eastAsiaTheme="minorEastAsia" w:hAnsiTheme="minorHAnsi" w:cstheme="minorBidi"/>
                <w:noProof/>
                <w:sz w:val="22"/>
                <w:lang w:eastAsia="sv-SE"/>
              </w:rPr>
              <w:tab/>
            </w:r>
            <w:r w:rsidRPr="00E47E1D">
              <w:rPr>
                <w:rStyle w:val="Hyperlink"/>
                <w:noProof/>
              </w:rPr>
              <w:t>GetCommissionMembersIncludingProtectedPerson</w:t>
            </w:r>
            <w:r>
              <w:rPr>
                <w:noProof/>
                <w:webHidden/>
              </w:rPr>
              <w:tab/>
            </w:r>
            <w:r>
              <w:rPr>
                <w:noProof/>
                <w:webHidden/>
              </w:rPr>
              <w:fldChar w:fldCharType="begin"/>
            </w:r>
            <w:r>
              <w:rPr>
                <w:noProof/>
                <w:webHidden/>
              </w:rPr>
              <w:instrText xml:space="preserve"> PAGEREF _Toc467578123 \h </w:instrText>
            </w:r>
            <w:r>
              <w:rPr>
                <w:noProof/>
                <w:webHidden/>
              </w:rPr>
            </w:r>
          </w:ins>
          <w:r>
            <w:rPr>
              <w:noProof/>
              <w:webHidden/>
            </w:rPr>
            <w:fldChar w:fldCharType="separate"/>
          </w:r>
          <w:ins w:id="137" w:author="Robert Lundmark" w:date="2016-11-22T11:39:00Z">
            <w:r>
              <w:rPr>
                <w:noProof/>
                <w:webHidden/>
              </w:rPr>
              <w:t>24</w:t>
            </w:r>
            <w:r>
              <w:rPr>
                <w:noProof/>
                <w:webHidden/>
              </w:rPr>
              <w:fldChar w:fldCharType="end"/>
            </w:r>
            <w:r w:rsidRPr="00E47E1D">
              <w:rPr>
                <w:rStyle w:val="Hyperlink"/>
                <w:noProof/>
              </w:rPr>
              <w:fldChar w:fldCharType="end"/>
            </w:r>
          </w:ins>
        </w:p>
        <w:p w14:paraId="7B8E76ED" w14:textId="51CEF6AB" w:rsidR="00801343" w:rsidRDefault="00801343">
          <w:pPr>
            <w:pStyle w:val="TOC3"/>
            <w:tabs>
              <w:tab w:val="left" w:pos="1100"/>
              <w:tab w:val="right" w:leader="dot" w:pos="10456"/>
            </w:tabs>
            <w:rPr>
              <w:ins w:id="138" w:author="Robert Lundmark" w:date="2016-11-22T11:39:00Z"/>
              <w:rFonts w:asciiTheme="minorHAnsi" w:eastAsiaTheme="minorEastAsia" w:hAnsiTheme="minorHAnsi" w:cstheme="minorBidi"/>
              <w:noProof/>
              <w:sz w:val="22"/>
              <w:lang w:eastAsia="sv-SE"/>
            </w:rPr>
          </w:pPr>
          <w:ins w:id="139"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"_Toc467578124"</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6.3.1</w:t>
            </w:r>
            <w:r>
              <w:rPr>
                <w:rFonts w:asciiTheme="minorHAnsi" w:eastAsiaTheme="minorEastAsia" w:hAnsiTheme="minorHAnsi" w:cstheme="minorBidi"/>
                <w:noProof/>
                <w:sz w:val="22"/>
                <w:lang w:eastAsia="sv-SE"/>
              </w:rPr>
              <w:tab/>
            </w:r>
            <w:r w:rsidRPr="00E47E1D">
              <w:rPr>
                <w:rStyle w:val="Hyperlink"/>
                <w:noProof/>
              </w:rPr>
              <w:t>Version</w:t>
            </w:r>
            <w:r>
              <w:rPr>
                <w:noProof/>
                <w:webHidden/>
              </w:rPr>
              <w:tab/>
            </w:r>
            <w:r>
              <w:rPr>
                <w:noProof/>
                <w:webHidden/>
              </w:rPr>
              <w:fldChar w:fldCharType="begin"/>
            </w:r>
            <w:r>
              <w:rPr>
                <w:noProof/>
                <w:webHidden/>
              </w:rPr>
              <w:instrText xml:space="preserve"> PAGEREF _Toc467578124 \h </w:instrText>
            </w:r>
            <w:r>
              <w:rPr>
                <w:noProof/>
                <w:webHidden/>
              </w:rPr>
            </w:r>
          </w:ins>
          <w:r>
            <w:rPr>
              <w:noProof/>
              <w:webHidden/>
            </w:rPr>
            <w:fldChar w:fldCharType="separate"/>
          </w:r>
          <w:ins w:id="140" w:author="Robert Lundmark" w:date="2016-11-22T11:39:00Z">
            <w:r>
              <w:rPr>
                <w:noProof/>
                <w:webHidden/>
              </w:rPr>
              <w:t>24</w:t>
            </w:r>
            <w:r>
              <w:rPr>
                <w:noProof/>
                <w:webHidden/>
              </w:rPr>
              <w:fldChar w:fldCharType="end"/>
            </w:r>
            <w:r w:rsidRPr="00E47E1D">
              <w:rPr>
                <w:rStyle w:val="Hyperlink"/>
                <w:noProof/>
              </w:rPr>
              <w:fldChar w:fldCharType="end"/>
            </w:r>
          </w:ins>
        </w:p>
        <w:p w14:paraId="23756466" w14:textId="3BDB910D" w:rsidR="00801343" w:rsidRDefault="00801343">
          <w:pPr>
            <w:pStyle w:val="TOC3"/>
            <w:tabs>
              <w:tab w:val="left" w:pos="1100"/>
              <w:tab w:val="right" w:leader="dot" w:pos="10456"/>
            </w:tabs>
            <w:rPr>
              <w:ins w:id="141" w:author="Robert Lundmark" w:date="2016-11-22T11:39:00Z"/>
              <w:rFonts w:asciiTheme="minorHAnsi" w:eastAsiaTheme="minorEastAsia" w:hAnsiTheme="minorHAnsi" w:cstheme="minorBidi"/>
              <w:noProof/>
              <w:sz w:val="22"/>
              <w:lang w:eastAsia="sv-SE"/>
            </w:rPr>
          </w:pPr>
          <w:ins w:id="142"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"_Toc467578125"</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6.3.2</w:t>
            </w:r>
            <w:r>
              <w:rPr>
                <w:rFonts w:asciiTheme="minorHAnsi" w:eastAsiaTheme="minorEastAsia" w:hAnsiTheme="minorHAnsi" w:cstheme="minorBidi"/>
                <w:noProof/>
                <w:sz w:val="22"/>
                <w:lang w:eastAsia="sv-SE"/>
              </w:rPr>
              <w:tab/>
            </w:r>
            <w:r w:rsidRPr="00E47E1D">
              <w:rPr>
                <w:rStyle w:val="Hyperlink"/>
                <w:noProof/>
              </w:rPr>
              <w:t>Fältregler</w:t>
            </w:r>
            <w:r>
              <w:rPr>
                <w:noProof/>
                <w:webHidden/>
              </w:rPr>
              <w:tab/>
            </w:r>
            <w:r>
              <w:rPr>
                <w:noProof/>
                <w:webHidden/>
              </w:rPr>
              <w:fldChar w:fldCharType="begin"/>
            </w:r>
            <w:r>
              <w:rPr>
                <w:noProof/>
                <w:webHidden/>
              </w:rPr>
              <w:instrText xml:space="preserve"> PAGEREF _Toc467578125 \h </w:instrText>
            </w:r>
            <w:r>
              <w:rPr>
                <w:noProof/>
                <w:webHidden/>
              </w:rPr>
            </w:r>
          </w:ins>
          <w:r>
            <w:rPr>
              <w:noProof/>
              <w:webHidden/>
            </w:rPr>
            <w:fldChar w:fldCharType="separate"/>
          </w:r>
          <w:ins w:id="143" w:author="Robert Lundmark" w:date="2016-11-22T11:39:00Z">
            <w:r>
              <w:rPr>
                <w:noProof/>
                <w:webHidden/>
              </w:rPr>
              <w:t>24</w:t>
            </w:r>
            <w:r>
              <w:rPr>
                <w:noProof/>
                <w:webHidden/>
              </w:rPr>
              <w:fldChar w:fldCharType="end"/>
            </w:r>
            <w:r w:rsidRPr="00E47E1D">
              <w:rPr>
                <w:rStyle w:val="Hyperlink"/>
                <w:noProof/>
              </w:rPr>
              <w:fldChar w:fldCharType="end"/>
            </w:r>
          </w:ins>
        </w:p>
        <w:p w14:paraId="69997219" w14:textId="3CDE3FA7" w:rsidR="00801343" w:rsidRDefault="00801343">
          <w:pPr>
            <w:pStyle w:val="TOC3"/>
            <w:tabs>
              <w:tab w:val="left" w:pos="1100"/>
              <w:tab w:val="right" w:leader="dot" w:pos="10456"/>
            </w:tabs>
            <w:rPr>
              <w:ins w:id="144" w:author="Robert Lundmark" w:date="2016-11-22T11:39:00Z"/>
              <w:rFonts w:asciiTheme="minorHAnsi" w:eastAsiaTheme="minorEastAsia" w:hAnsiTheme="minorHAnsi" w:cstheme="minorBidi"/>
              <w:noProof/>
              <w:sz w:val="22"/>
              <w:lang w:eastAsia="sv-SE"/>
            </w:rPr>
          </w:pPr>
          <w:ins w:id="145"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"_Toc467578126"</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6.3.3</w:t>
            </w:r>
            <w:r>
              <w:rPr>
                <w:rFonts w:asciiTheme="minorHAnsi" w:eastAsiaTheme="minorEastAsia" w:hAnsiTheme="minorHAnsi" w:cstheme="minorBidi"/>
                <w:noProof/>
                <w:sz w:val="22"/>
                <w:lang w:eastAsia="sv-SE"/>
              </w:rPr>
              <w:tab/>
            </w:r>
            <w:r w:rsidRPr="00E47E1D">
              <w:rPr>
                <w:rStyle w:val="Hyperlink"/>
                <w:noProof/>
              </w:rPr>
              <w:t>Tjänstekontraktsspecifika krav och regler</w:t>
            </w:r>
            <w:r>
              <w:rPr>
                <w:noProof/>
                <w:webHidden/>
              </w:rPr>
              <w:tab/>
            </w:r>
            <w:r>
              <w:rPr>
                <w:noProof/>
                <w:webHidden/>
              </w:rPr>
              <w:fldChar w:fldCharType="begin"/>
            </w:r>
            <w:r>
              <w:rPr>
                <w:noProof/>
                <w:webHidden/>
              </w:rPr>
              <w:instrText xml:space="preserve"> PAGEREF _Toc467578126 \h </w:instrText>
            </w:r>
            <w:r>
              <w:rPr>
                <w:noProof/>
                <w:webHidden/>
              </w:rPr>
            </w:r>
          </w:ins>
          <w:r>
            <w:rPr>
              <w:noProof/>
              <w:webHidden/>
            </w:rPr>
            <w:fldChar w:fldCharType="separate"/>
          </w:r>
          <w:ins w:id="146" w:author="Robert Lundmark" w:date="2016-11-22T11:39:00Z">
            <w:r>
              <w:rPr>
                <w:noProof/>
                <w:webHidden/>
              </w:rPr>
              <w:t>26</w:t>
            </w:r>
            <w:r>
              <w:rPr>
                <w:noProof/>
                <w:webHidden/>
              </w:rPr>
              <w:fldChar w:fldCharType="end"/>
            </w:r>
            <w:r w:rsidRPr="00E47E1D">
              <w:rPr>
                <w:rStyle w:val="Hyperlink"/>
                <w:noProof/>
              </w:rPr>
              <w:fldChar w:fldCharType="end"/>
            </w:r>
          </w:ins>
        </w:p>
        <w:p w14:paraId="3EBB0924" w14:textId="3B20F41E" w:rsidR="00801343" w:rsidRDefault="00801343">
          <w:pPr>
            <w:pStyle w:val="TOC3"/>
            <w:tabs>
              <w:tab w:val="left" w:pos="1100"/>
              <w:tab w:val="right" w:leader="dot" w:pos="10456"/>
            </w:tabs>
            <w:rPr>
              <w:ins w:id="147" w:author="Robert Lundmark" w:date="2016-11-22T11:39:00Z"/>
              <w:rFonts w:asciiTheme="minorHAnsi" w:eastAsiaTheme="minorEastAsia" w:hAnsiTheme="minorHAnsi" w:cstheme="minorBidi"/>
              <w:noProof/>
              <w:sz w:val="22"/>
              <w:lang w:eastAsia="sv-SE"/>
            </w:rPr>
          </w:pPr>
          <w:ins w:id="148"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"_Toc467578127"</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6.3.4</w:t>
            </w:r>
            <w:r>
              <w:rPr>
                <w:rFonts w:asciiTheme="minorHAnsi" w:eastAsiaTheme="minorEastAsia" w:hAnsiTheme="minorHAnsi" w:cstheme="minorBidi"/>
                <w:noProof/>
                <w:sz w:val="22"/>
                <w:lang w:eastAsia="sv-SE"/>
              </w:rPr>
              <w:tab/>
            </w:r>
            <w:r w:rsidRPr="00E47E1D">
              <w:rPr>
                <w:rStyle w:val="Hyperlink"/>
                <w:noProof/>
              </w:rPr>
              <w:t>SLA-krav</w:t>
            </w:r>
            <w:r>
              <w:rPr>
                <w:noProof/>
                <w:webHidden/>
              </w:rPr>
              <w:tab/>
            </w:r>
            <w:r>
              <w:rPr>
                <w:noProof/>
                <w:webHidden/>
              </w:rPr>
              <w:fldChar w:fldCharType="begin"/>
            </w:r>
            <w:r>
              <w:rPr>
                <w:noProof/>
                <w:webHidden/>
              </w:rPr>
              <w:instrText xml:space="preserve"> PAGEREF _Toc467578127 \h </w:instrText>
            </w:r>
            <w:r>
              <w:rPr>
                <w:noProof/>
                <w:webHidden/>
              </w:rPr>
            </w:r>
          </w:ins>
          <w:r>
            <w:rPr>
              <w:noProof/>
              <w:webHidden/>
            </w:rPr>
            <w:fldChar w:fldCharType="separate"/>
          </w:r>
          <w:ins w:id="149" w:author="Robert Lundmark" w:date="2016-11-22T11:39:00Z">
            <w:r>
              <w:rPr>
                <w:noProof/>
                <w:webHidden/>
              </w:rPr>
              <w:t>26</w:t>
            </w:r>
            <w:r>
              <w:rPr>
                <w:noProof/>
                <w:webHidden/>
              </w:rPr>
              <w:fldChar w:fldCharType="end"/>
            </w:r>
            <w:r w:rsidRPr="00E47E1D">
              <w:rPr>
                <w:rStyle w:val="Hyperlink"/>
                <w:noProof/>
              </w:rPr>
              <w:fldChar w:fldCharType="end"/>
            </w:r>
          </w:ins>
        </w:p>
        <w:p w14:paraId="285A7EAD" w14:textId="173A15E7" w:rsidR="00801343" w:rsidRDefault="00801343">
          <w:pPr>
            <w:pStyle w:val="TOC3"/>
            <w:tabs>
              <w:tab w:val="left" w:pos="1100"/>
              <w:tab w:val="right" w:leader="dot" w:pos="10456"/>
            </w:tabs>
            <w:rPr>
              <w:ins w:id="150" w:author="Robert Lundmark" w:date="2016-11-22T11:39:00Z"/>
              <w:rFonts w:asciiTheme="minorHAnsi" w:eastAsiaTheme="minorEastAsia" w:hAnsiTheme="minorHAnsi" w:cstheme="minorBidi"/>
              <w:noProof/>
              <w:sz w:val="22"/>
              <w:lang w:eastAsia="sv-SE"/>
            </w:rPr>
          </w:pPr>
          <w:ins w:id="151"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"_Toc467578128"</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6.3.5</w:t>
            </w:r>
            <w:r>
              <w:rPr>
                <w:rFonts w:asciiTheme="minorHAnsi" w:eastAsiaTheme="minorEastAsia" w:hAnsiTheme="minorHAnsi" w:cstheme="minorBidi"/>
                <w:noProof/>
                <w:sz w:val="22"/>
                <w:lang w:eastAsia="sv-SE"/>
              </w:rPr>
              <w:tab/>
            </w:r>
            <w:r w:rsidRPr="00E47E1D">
              <w:rPr>
                <w:rStyle w:val="Hyperlink"/>
                <w:noProof/>
              </w:rPr>
              <w:t>Logiska fel</w:t>
            </w:r>
            <w:r>
              <w:rPr>
                <w:noProof/>
                <w:webHidden/>
              </w:rPr>
              <w:tab/>
            </w:r>
            <w:r>
              <w:rPr>
                <w:noProof/>
                <w:webHidden/>
              </w:rPr>
              <w:fldChar w:fldCharType="begin"/>
            </w:r>
            <w:r>
              <w:rPr>
                <w:noProof/>
                <w:webHidden/>
              </w:rPr>
              <w:instrText xml:space="preserve"> PAGEREF _Toc467578128 \h </w:instrText>
            </w:r>
            <w:r>
              <w:rPr>
                <w:noProof/>
                <w:webHidden/>
              </w:rPr>
            </w:r>
          </w:ins>
          <w:r>
            <w:rPr>
              <w:noProof/>
              <w:webHidden/>
            </w:rPr>
            <w:fldChar w:fldCharType="separate"/>
          </w:r>
          <w:ins w:id="152" w:author="Robert Lundmark" w:date="2016-11-22T11:39:00Z">
            <w:r>
              <w:rPr>
                <w:noProof/>
                <w:webHidden/>
              </w:rPr>
              <w:t>26</w:t>
            </w:r>
            <w:r>
              <w:rPr>
                <w:noProof/>
                <w:webHidden/>
              </w:rPr>
              <w:fldChar w:fldCharType="end"/>
            </w:r>
            <w:r w:rsidRPr="00E47E1D">
              <w:rPr>
                <w:rStyle w:val="Hyperlink"/>
                <w:noProof/>
              </w:rPr>
              <w:fldChar w:fldCharType="end"/>
            </w:r>
          </w:ins>
        </w:p>
        <w:p w14:paraId="32BA6919" w14:textId="01A5CEEC" w:rsidR="00801343" w:rsidRDefault="00801343">
          <w:pPr>
            <w:pStyle w:val="TOC3"/>
            <w:tabs>
              <w:tab w:val="left" w:pos="1100"/>
              <w:tab w:val="right" w:leader="dot" w:pos="10456"/>
            </w:tabs>
            <w:rPr>
              <w:ins w:id="153" w:author="Robert Lundmark" w:date="2016-11-22T11:39:00Z"/>
              <w:rFonts w:asciiTheme="minorHAnsi" w:eastAsiaTheme="minorEastAsia" w:hAnsiTheme="minorHAnsi" w:cstheme="minorBidi"/>
              <w:noProof/>
              <w:sz w:val="22"/>
              <w:lang w:eastAsia="sv-SE"/>
            </w:rPr>
          </w:pPr>
          <w:ins w:id="154"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"_Toc467578129"</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6.3.6</w:t>
            </w:r>
            <w:r>
              <w:rPr>
                <w:rFonts w:asciiTheme="minorHAnsi" w:eastAsiaTheme="minorEastAsia" w:hAnsiTheme="minorHAnsi" w:cstheme="minorBidi"/>
                <w:noProof/>
                <w:sz w:val="22"/>
                <w:lang w:eastAsia="sv-SE"/>
              </w:rPr>
              <w:tab/>
            </w:r>
            <w:r w:rsidRPr="00E47E1D">
              <w:rPr>
                <w:rStyle w:val="Hyperlink"/>
                <w:noProof/>
              </w:rPr>
              <w:t>Annan information om kontraktet</w:t>
            </w:r>
            <w:r>
              <w:rPr>
                <w:noProof/>
                <w:webHidden/>
              </w:rPr>
              <w:tab/>
            </w:r>
            <w:r>
              <w:rPr>
                <w:noProof/>
                <w:webHidden/>
              </w:rPr>
              <w:fldChar w:fldCharType="begin"/>
            </w:r>
            <w:r>
              <w:rPr>
                <w:noProof/>
                <w:webHidden/>
              </w:rPr>
              <w:instrText xml:space="preserve"> PAGEREF _Toc467578129 \h </w:instrText>
            </w:r>
            <w:r>
              <w:rPr>
                <w:noProof/>
                <w:webHidden/>
              </w:rPr>
            </w:r>
          </w:ins>
          <w:r>
            <w:rPr>
              <w:noProof/>
              <w:webHidden/>
            </w:rPr>
            <w:fldChar w:fldCharType="separate"/>
          </w:r>
          <w:ins w:id="155" w:author="Robert Lundmark" w:date="2016-11-22T11:39:00Z">
            <w:r>
              <w:rPr>
                <w:noProof/>
                <w:webHidden/>
              </w:rPr>
              <w:t>27</w:t>
            </w:r>
            <w:r>
              <w:rPr>
                <w:noProof/>
                <w:webHidden/>
              </w:rPr>
              <w:fldChar w:fldCharType="end"/>
            </w:r>
            <w:r w:rsidRPr="00E47E1D">
              <w:rPr>
                <w:rStyle w:val="Hyperlink"/>
                <w:noProof/>
              </w:rPr>
              <w:fldChar w:fldCharType="end"/>
            </w:r>
          </w:ins>
        </w:p>
        <w:p w14:paraId="345EAB0A" w14:textId="6961582C" w:rsidR="00801343" w:rsidRDefault="00801343">
          <w:pPr>
            <w:pStyle w:val="TOC2"/>
            <w:tabs>
              <w:tab w:val="left" w:pos="880"/>
              <w:tab w:val="right" w:leader="dot" w:pos="10456"/>
            </w:tabs>
            <w:rPr>
              <w:ins w:id="156" w:author="Robert Lundmark" w:date="2016-11-22T11:39:00Z"/>
              <w:rFonts w:asciiTheme="minorHAnsi" w:eastAsiaTheme="minorEastAsia" w:hAnsiTheme="minorHAnsi" w:cstheme="minorBidi"/>
              <w:noProof/>
              <w:sz w:val="22"/>
              <w:lang w:eastAsia="sv-SE"/>
            </w:rPr>
          </w:pPr>
          <w:ins w:id="157"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"_Toc467578130"</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6.4</w:t>
            </w:r>
            <w:r>
              <w:rPr>
                <w:rFonts w:asciiTheme="minorHAnsi" w:eastAsiaTheme="minorEastAsia" w:hAnsiTheme="minorHAnsi" w:cstheme="minorBidi"/>
                <w:noProof/>
                <w:sz w:val="22"/>
                <w:lang w:eastAsia="sv-SE"/>
              </w:rPr>
              <w:tab/>
            </w:r>
            <w:r w:rsidRPr="00E47E1D">
              <w:rPr>
                <w:rStyle w:val="Hyperlink"/>
                <w:noProof/>
              </w:rPr>
              <w:t>GetCommissionMembers</w:t>
            </w:r>
            <w:r>
              <w:rPr>
                <w:noProof/>
                <w:webHidden/>
              </w:rPr>
              <w:tab/>
            </w:r>
            <w:r>
              <w:rPr>
                <w:noProof/>
                <w:webHidden/>
              </w:rPr>
              <w:fldChar w:fldCharType="begin"/>
            </w:r>
            <w:r>
              <w:rPr>
                <w:noProof/>
                <w:webHidden/>
              </w:rPr>
              <w:instrText xml:space="preserve"> PAGEREF _Toc467578130 \h </w:instrText>
            </w:r>
            <w:r>
              <w:rPr>
                <w:noProof/>
                <w:webHidden/>
              </w:rPr>
            </w:r>
          </w:ins>
          <w:r>
            <w:rPr>
              <w:noProof/>
              <w:webHidden/>
            </w:rPr>
            <w:fldChar w:fldCharType="separate"/>
          </w:r>
          <w:ins w:id="158" w:author="Robert Lundmark" w:date="2016-11-22T11:39:00Z">
            <w:r>
              <w:rPr>
                <w:noProof/>
                <w:webHidden/>
              </w:rPr>
              <w:t>28</w:t>
            </w:r>
            <w:r>
              <w:rPr>
                <w:noProof/>
                <w:webHidden/>
              </w:rPr>
              <w:fldChar w:fldCharType="end"/>
            </w:r>
            <w:r w:rsidRPr="00E47E1D">
              <w:rPr>
                <w:rStyle w:val="Hyperlink"/>
                <w:noProof/>
              </w:rPr>
              <w:fldChar w:fldCharType="end"/>
            </w:r>
          </w:ins>
        </w:p>
        <w:p w14:paraId="2ED478FF" w14:textId="3F3FBCCE" w:rsidR="00801343" w:rsidRDefault="00801343">
          <w:pPr>
            <w:pStyle w:val="TOC3"/>
            <w:tabs>
              <w:tab w:val="left" w:pos="1100"/>
              <w:tab w:val="right" w:leader="dot" w:pos="10456"/>
            </w:tabs>
            <w:rPr>
              <w:ins w:id="159" w:author="Robert Lundmark" w:date="2016-11-22T11:39:00Z"/>
              <w:rFonts w:asciiTheme="minorHAnsi" w:eastAsiaTheme="minorEastAsia" w:hAnsiTheme="minorHAnsi" w:cstheme="minorBidi"/>
              <w:noProof/>
              <w:sz w:val="22"/>
              <w:lang w:eastAsia="sv-SE"/>
            </w:rPr>
          </w:pPr>
          <w:ins w:id="160"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"_Toc467578131"</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6.4.1</w:t>
            </w:r>
            <w:r>
              <w:rPr>
                <w:rFonts w:asciiTheme="minorHAnsi" w:eastAsiaTheme="minorEastAsia" w:hAnsiTheme="minorHAnsi" w:cstheme="minorBidi"/>
                <w:noProof/>
                <w:sz w:val="22"/>
                <w:lang w:eastAsia="sv-SE"/>
              </w:rPr>
              <w:tab/>
            </w:r>
            <w:r w:rsidRPr="00E47E1D">
              <w:rPr>
                <w:rStyle w:val="Hyperlink"/>
                <w:noProof/>
              </w:rPr>
              <w:t>Version</w:t>
            </w:r>
            <w:r>
              <w:rPr>
                <w:noProof/>
                <w:webHidden/>
              </w:rPr>
              <w:tab/>
            </w:r>
            <w:r>
              <w:rPr>
                <w:noProof/>
                <w:webHidden/>
              </w:rPr>
              <w:fldChar w:fldCharType="begin"/>
            </w:r>
            <w:r>
              <w:rPr>
                <w:noProof/>
                <w:webHidden/>
              </w:rPr>
              <w:instrText xml:space="preserve"> PAGEREF _Toc467578131 \h </w:instrText>
            </w:r>
            <w:r>
              <w:rPr>
                <w:noProof/>
                <w:webHidden/>
              </w:rPr>
            </w:r>
          </w:ins>
          <w:r>
            <w:rPr>
              <w:noProof/>
              <w:webHidden/>
            </w:rPr>
            <w:fldChar w:fldCharType="separate"/>
          </w:r>
          <w:ins w:id="161" w:author="Robert Lundmark" w:date="2016-11-22T11:39:00Z">
            <w:r>
              <w:rPr>
                <w:noProof/>
                <w:webHidden/>
              </w:rPr>
              <w:t>28</w:t>
            </w:r>
            <w:r>
              <w:rPr>
                <w:noProof/>
                <w:webHidden/>
              </w:rPr>
              <w:fldChar w:fldCharType="end"/>
            </w:r>
            <w:r w:rsidRPr="00E47E1D">
              <w:rPr>
                <w:rStyle w:val="Hyperlink"/>
                <w:noProof/>
              </w:rPr>
              <w:fldChar w:fldCharType="end"/>
            </w:r>
          </w:ins>
        </w:p>
        <w:p w14:paraId="2832AABA" w14:textId="2565F40D" w:rsidR="00801343" w:rsidRDefault="00801343">
          <w:pPr>
            <w:pStyle w:val="TOC3"/>
            <w:tabs>
              <w:tab w:val="left" w:pos="1100"/>
              <w:tab w:val="right" w:leader="dot" w:pos="10456"/>
            </w:tabs>
            <w:rPr>
              <w:ins w:id="162" w:author="Robert Lundmark" w:date="2016-11-22T11:39:00Z"/>
              <w:rFonts w:asciiTheme="minorHAnsi" w:eastAsiaTheme="minorEastAsia" w:hAnsiTheme="minorHAnsi" w:cstheme="minorBidi"/>
              <w:noProof/>
              <w:sz w:val="22"/>
              <w:lang w:eastAsia="sv-SE"/>
            </w:rPr>
          </w:pPr>
          <w:ins w:id="163" w:author="Robert Lundmark" w:date="2016-11-22T11:39:00Z">
            <w:r w:rsidRPr="00E47E1D">
              <w:rPr>
                <w:rStyle w:val="Hyperlink"/>
                <w:noProof/>
              </w:rPr>
              <w:fldChar w:fldCharType="begin"/>
            </w:r>
            <w:r w:rsidRPr="00E47E1D">
              <w:rPr>
                <w:rStyle w:val="Hyperlink"/>
                <w:noProof/>
              </w:rPr>
              <w:instrText xml:space="preserve"> </w:instrText>
            </w:r>
            <w:r>
              <w:rPr>
                <w:noProof/>
              </w:rPr>
              <w:instrText>HYPERLINK \l "_Toc467578132"</w:instrText>
            </w:r>
            <w:r w:rsidRPr="00E47E1D">
              <w:rPr>
                <w:rStyle w:val="Hyperlink"/>
                <w:noProof/>
              </w:rPr>
              <w:instrText xml:space="preserve"> </w:instrText>
            </w:r>
            <w:r w:rsidRPr="00E47E1D">
              <w:rPr>
                <w:rStyle w:val="Hyperlink"/>
                <w:noProof/>
              </w:rPr>
            </w:r>
            <w:r w:rsidRPr="00E47E1D">
              <w:rPr>
                <w:rStyle w:val="Hyperlink"/>
                <w:noProof/>
              </w:rPr>
              <w:fldChar w:fldCharType="separate"/>
            </w:r>
            <w:r w:rsidRPr="00E47E1D">
              <w:rPr>
                <w:rStyle w:val="Hyperlink"/>
                <w:noProof/>
              </w:rPr>
              <w:t>6.4.2</w:t>
            </w:r>
            <w:r>
              <w:rPr>
                <w:rFonts w:asciiTheme="minorHAnsi" w:eastAsiaTheme="minorEastAsia" w:hAnsiTheme="minorHAnsi" w:cstheme="minorBidi"/>
                <w:noProof/>
                <w:sz w:val="22"/>
                <w:lang w:eastAsia="sv-SE"/>
              </w:rPr>
              <w:tab/>
            </w:r>
            <w:r w:rsidRPr="00E47E1D">
              <w:rPr>
                <w:rStyle w:val="Hyperlink"/>
                <w:noProof/>
              </w:rPr>
              <w:t>Fältregler</w:t>
            </w:r>
            <w:r>
              <w:rPr>
                <w:noProof/>
                <w:webHidden/>
              </w:rPr>
              <w:tab/>
            </w:r>
            <w:r>
              <w:rPr>
                <w:noProof/>
                <w:webHidden/>
              </w:rPr>
              <w:fldChar w:fldCharType="begin"/>
            </w:r>
            <w:r>
              <w:rPr>
                <w:noProof/>
                <w:webHidden/>
              </w:rPr>
              <w:instrText xml:space="preserve"> PAGEREF _Toc467578132 \h </w:instrText>
            </w:r>
            <w:r>
              <w:rPr>
                <w:noProof/>
                <w:webHidden/>
              </w:rPr>
            </w:r>
          </w:ins>
          <w:r>
            <w:rPr>
              <w:noProof/>
              <w:webHidden/>
            </w:rPr>
            <w:fldChar w:fldCharType="separate"/>
          </w:r>
          <w:ins w:id="164" w:author="Robert Lundmark" w:date="2016-11-22T11:39:00Z">
            <w:r>
              <w:rPr>
                <w:noProof/>
                <w:webHidden/>
              </w:rPr>
              <w:t>28</w:t>
            </w:r>
            <w:r>
              <w:rPr>
                <w:noProof/>
                <w:webHidden/>
              </w:rPr>
              <w:fldChar w:fldCharType="end"/>
            </w:r>
            <w:r w:rsidRPr="00E47E1D">
              <w:rPr>
                <w:rStyle w:val="Hyperlink"/>
                <w:noProof/>
              </w:rPr>
              <w:fldChar w:fldCharType="end"/>
            </w:r>
          </w:ins>
        </w:p>
        <w:p w14:paraId="4E875E96" w14:textId="0B7D0887" w:rsidR="00B428EB" w:rsidDel="00801343" w:rsidRDefault="00B428EB">
          <w:pPr>
            <w:pStyle w:val="TOC1"/>
            <w:tabs>
              <w:tab w:val="left" w:pos="400"/>
              <w:tab w:val="right" w:leader="dot" w:pos="10456"/>
            </w:tabs>
            <w:rPr>
              <w:del w:id="165" w:author="Robert Lundmark" w:date="2016-11-22T11:39:00Z"/>
              <w:rFonts w:asciiTheme="minorHAnsi" w:eastAsiaTheme="minorEastAsia" w:hAnsiTheme="minorHAnsi" w:cstheme="minorBidi"/>
              <w:noProof/>
              <w:sz w:val="22"/>
              <w:lang w:eastAsia="sv-SE"/>
            </w:rPr>
          </w:pPr>
          <w:del w:id="166" w:author="Robert Lundmark" w:date="2016-11-22T11:39:00Z">
            <w:r w:rsidRPr="00801343" w:rsidDel="00801343">
              <w:rPr>
                <w:noProof/>
                <w:rPrChange w:id="167" w:author="Robert Lundmark" w:date="2016-11-22T11:39:00Z">
                  <w:rPr>
                    <w:rStyle w:val="Hyperlink"/>
                    <w:noProof/>
                  </w:rPr>
                </w:rPrChange>
              </w:rPr>
              <w:delText>1</w:delText>
            </w:r>
            <w:r w:rsidDel="00801343">
              <w:rPr>
                <w:rFonts w:asciiTheme="minorHAnsi" w:eastAsiaTheme="minorEastAsia" w:hAnsiTheme="minorHAnsi" w:cstheme="minorBidi"/>
                <w:noProof/>
                <w:sz w:val="22"/>
                <w:lang w:eastAsia="sv-SE"/>
              </w:rPr>
              <w:tab/>
            </w:r>
            <w:r w:rsidRPr="00801343" w:rsidDel="00801343">
              <w:rPr>
                <w:noProof/>
                <w:rPrChange w:id="168" w:author="Robert Lundmark" w:date="2016-11-22T11:39:00Z">
                  <w:rPr>
                    <w:rStyle w:val="Hyperlink"/>
                    <w:noProof/>
                  </w:rPr>
                </w:rPrChange>
              </w:rPr>
              <w:delText>Inledning</w:delText>
            </w:r>
            <w:r w:rsidDel="00801343">
              <w:rPr>
                <w:noProof/>
                <w:webHidden/>
              </w:rPr>
              <w:tab/>
              <w:delText>8</w:delText>
            </w:r>
          </w:del>
        </w:p>
        <w:p w14:paraId="3A447E01" w14:textId="705CE78F" w:rsidR="00B428EB" w:rsidDel="00801343" w:rsidRDefault="00B428EB">
          <w:pPr>
            <w:pStyle w:val="TOC2"/>
            <w:tabs>
              <w:tab w:val="left" w:pos="660"/>
              <w:tab w:val="right" w:leader="dot" w:pos="10456"/>
            </w:tabs>
            <w:rPr>
              <w:del w:id="169" w:author="Robert Lundmark" w:date="2016-11-22T11:39:00Z"/>
              <w:rFonts w:asciiTheme="minorHAnsi" w:eastAsiaTheme="minorEastAsia" w:hAnsiTheme="minorHAnsi" w:cstheme="minorBidi"/>
              <w:noProof/>
              <w:sz w:val="22"/>
              <w:lang w:eastAsia="sv-SE"/>
            </w:rPr>
          </w:pPr>
          <w:del w:id="170" w:author="Robert Lundmark" w:date="2016-11-22T11:39:00Z">
            <w:r w:rsidRPr="00801343" w:rsidDel="00801343">
              <w:rPr>
                <w:noProof/>
                <w:rPrChange w:id="171" w:author="Robert Lundmark" w:date="2016-11-22T11:39:00Z">
                  <w:rPr>
                    <w:rStyle w:val="Hyperlink"/>
                    <w:noProof/>
                  </w:rPr>
                </w:rPrChange>
              </w:rPr>
              <w:delText>1.1</w:delText>
            </w:r>
            <w:r w:rsidDel="00801343">
              <w:rPr>
                <w:rFonts w:asciiTheme="minorHAnsi" w:eastAsiaTheme="minorEastAsia" w:hAnsiTheme="minorHAnsi" w:cstheme="minorBidi"/>
                <w:noProof/>
                <w:sz w:val="22"/>
                <w:lang w:eastAsia="sv-SE"/>
              </w:rPr>
              <w:tab/>
            </w:r>
            <w:r w:rsidRPr="00801343" w:rsidDel="00801343">
              <w:rPr>
                <w:noProof/>
                <w:rPrChange w:id="172" w:author="Robert Lundmark" w:date="2016-11-22T11:39:00Z">
                  <w:rPr>
                    <w:rStyle w:val="Hyperlink"/>
                    <w:noProof/>
                  </w:rPr>
                </w:rPrChange>
              </w:rPr>
              <w:delText>Svenskt namn</w:delText>
            </w:r>
            <w:r w:rsidDel="00801343">
              <w:rPr>
                <w:noProof/>
                <w:webHidden/>
              </w:rPr>
              <w:tab/>
              <w:delText>8</w:delText>
            </w:r>
          </w:del>
        </w:p>
        <w:p w14:paraId="70A2BA36" w14:textId="2DA93D70" w:rsidR="00B428EB" w:rsidDel="00801343" w:rsidRDefault="00B428EB">
          <w:pPr>
            <w:pStyle w:val="TOC2"/>
            <w:tabs>
              <w:tab w:val="left" w:pos="880"/>
              <w:tab w:val="right" w:leader="dot" w:pos="10456"/>
            </w:tabs>
            <w:rPr>
              <w:del w:id="173" w:author="Robert Lundmark" w:date="2016-11-22T11:39:00Z"/>
              <w:rFonts w:asciiTheme="minorHAnsi" w:eastAsiaTheme="minorEastAsia" w:hAnsiTheme="minorHAnsi" w:cstheme="minorBidi"/>
              <w:noProof/>
              <w:sz w:val="22"/>
              <w:lang w:eastAsia="sv-SE"/>
            </w:rPr>
          </w:pPr>
          <w:del w:id="174" w:author="Robert Lundmark" w:date="2016-11-22T11:39:00Z">
            <w:r w:rsidRPr="00801343" w:rsidDel="00801343">
              <w:rPr>
                <w:noProof/>
                <w:rPrChange w:id="175" w:author="Robert Lundmark" w:date="2016-11-22T11:39:00Z">
                  <w:rPr>
                    <w:rStyle w:val="Hyperlink"/>
                    <w:noProof/>
                  </w:rPr>
                </w:rPrChange>
              </w:rPr>
              <w:delText>1.2</w:delText>
            </w:r>
            <w:r w:rsidDel="00801343">
              <w:rPr>
                <w:rFonts w:asciiTheme="minorHAnsi" w:eastAsiaTheme="minorEastAsia" w:hAnsiTheme="minorHAnsi" w:cstheme="minorBidi"/>
                <w:noProof/>
                <w:sz w:val="22"/>
                <w:lang w:eastAsia="sv-SE"/>
              </w:rPr>
              <w:tab/>
            </w:r>
            <w:r w:rsidRPr="00801343" w:rsidDel="00801343">
              <w:rPr>
                <w:noProof/>
                <w:rPrChange w:id="176" w:author="Robert Lundmark" w:date="2016-11-22T11:39:00Z">
                  <w:rPr>
                    <w:rStyle w:val="Hyperlink"/>
                    <w:noProof/>
                  </w:rPr>
                </w:rPrChange>
              </w:rPr>
              <w:delText>WEB beskrivning</w:delText>
            </w:r>
            <w:r w:rsidDel="00801343">
              <w:rPr>
                <w:noProof/>
                <w:webHidden/>
              </w:rPr>
              <w:tab/>
              <w:delText>8</w:delText>
            </w:r>
          </w:del>
        </w:p>
        <w:p w14:paraId="2DCE9F42" w14:textId="145181EA" w:rsidR="00B428EB" w:rsidDel="00801343" w:rsidRDefault="00B428EB">
          <w:pPr>
            <w:pStyle w:val="TOC1"/>
            <w:tabs>
              <w:tab w:val="left" w:pos="400"/>
              <w:tab w:val="right" w:leader="dot" w:pos="10456"/>
            </w:tabs>
            <w:rPr>
              <w:del w:id="177" w:author="Robert Lundmark" w:date="2016-11-22T11:39:00Z"/>
              <w:rFonts w:asciiTheme="minorHAnsi" w:eastAsiaTheme="minorEastAsia" w:hAnsiTheme="minorHAnsi" w:cstheme="minorBidi"/>
              <w:noProof/>
              <w:sz w:val="22"/>
              <w:lang w:eastAsia="sv-SE"/>
            </w:rPr>
          </w:pPr>
          <w:del w:id="178" w:author="Robert Lundmark" w:date="2016-11-22T11:39:00Z">
            <w:r w:rsidRPr="00801343" w:rsidDel="00801343">
              <w:rPr>
                <w:noProof/>
                <w:rPrChange w:id="179" w:author="Robert Lundmark" w:date="2016-11-22T11:39:00Z">
                  <w:rPr>
                    <w:rStyle w:val="Hyperlink"/>
                    <w:noProof/>
                  </w:rPr>
                </w:rPrChange>
              </w:rPr>
              <w:delText>2</w:delText>
            </w:r>
            <w:r w:rsidDel="00801343">
              <w:rPr>
                <w:rFonts w:asciiTheme="minorHAnsi" w:eastAsiaTheme="minorEastAsia" w:hAnsiTheme="minorHAnsi" w:cstheme="minorBidi"/>
                <w:noProof/>
                <w:sz w:val="22"/>
                <w:lang w:eastAsia="sv-SE"/>
              </w:rPr>
              <w:tab/>
            </w:r>
            <w:r w:rsidRPr="00801343" w:rsidDel="00801343">
              <w:rPr>
                <w:noProof/>
                <w:rPrChange w:id="180" w:author="Robert Lundmark" w:date="2016-11-22T11:39:00Z">
                  <w:rPr>
                    <w:rStyle w:val="Hyperlink"/>
                    <w:noProof/>
                  </w:rPr>
                </w:rPrChange>
              </w:rPr>
              <w:delText>Versionsinformation</w:delText>
            </w:r>
            <w:r w:rsidDel="00801343">
              <w:rPr>
                <w:noProof/>
                <w:webHidden/>
              </w:rPr>
              <w:tab/>
              <w:delText>9</w:delText>
            </w:r>
          </w:del>
        </w:p>
        <w:p w14:paraId="6AC06158" w14:textId="156476DF" w:rsidR="00B428EB" w:rsidDel="00801343" w:rsidRDefault="00B428EB">
          <w:pPr>
            <w:pStyle w:val="TOC2"/>
            <w:tabs>
              <w:tab w:val="left" w:pos="880"/>
              <w:tab w:val="right" w:leader="dot" w:pos="10456"/>
            </w:tabs>
            <w:rPr>
              <w:del w:id="181" w:author="Robert Lundmark" w:date="2016-11-22T11:39:00Z"/>
              <w:rFonts w:asciiTheme="minorHAnsi" w:eastAsiaTheme="minorEastAsia" w:hAnsiTheme="minorHAnsi" w:cstheme="minorBidi"/>
              <w:noProof/>
              <w:sz w:val="22"/>
              <w:lang w:eastAsia="sv-SE"/>
            </w:rPr>
          </w:pPr>
          <w:del w:id="182" w:author="Robert Lundmark" w:date="2016-11-22T11:39:00Z">
            <w:r w:rsidRPr="00801343" w:rsidDel="00801343">
              <w:rPr>
                <w:noProof/>
                <w:rPrChange w:id="183" w:author="Robert Lundmark" w:date="2016-11-22T11:39:00Z">
                  <w:rPr>
                    <w:rStyle w:val="Hyperlink"/>
                    <w:noProof/>
                  </w:rPr>
                </w:rPrChange>
              </w:rPr>
              <w:delText>2.1</w:delText>
            </w:r>
            <w:r w:rsidDel="00801343">
              <w:rPr>
                <w:rFonts w:asciiTheme="minorHAnsi" w:eastAsiaTheme="minorEastAsia" w:hAnsiTheme="minorHAnsi" w:cstheme="minorBidi"/>
                <w:noProof/>
                <w:sz w:val="22"/>
                <w:lang w:eastAsia="sv-SE"/>
              </w:rPr>
              <w:tab/>
            </w:r>
            <w:r w:rsidRPr="00801343" w:rsidDel="00801343">
              <w:rPr>
                <w:noProof/>
                <w:rPrChange w:id="184" w:author="Robert Lundmark" w:date="2016-11-22T11:39:00Z">
                  <w:rPr>
                    <w:rStyle w:val="Hyperlink"/>
                    <w:noProof/>
                  </w:rPr>
                </w:rPrChange>
              </w:rPr>
              <w:delText>Version 2.0</w:delText>
            </w:r>
            <w:r w:rsidDel="00801343">
              <w:rPr>
                <w:noProof/>
                <w:webHidden/>
              </w:rPr>
              <w:tab/>
              <w:delText>9</w:delText>
            </w:r>
          </w:del>
        </w:p>
        <w:p w14:paraId="716359E9" w14:textId="70219795" w:rsidR="00B428EB" w:rsidDel="00801343" w:rsidRDefault="00B428EB">
          <w:pPr>
            <w:pStyle w:val="TOC3"/>
            <w:tabs>
              <w:tab w:val="left" w:pos="1100"/>
              <w:tab w:val="right" w:leader="dot" w:pos="10456"/>
            </w:tabs>
            <w:rPr>
              <w:del w:id="185" w:author="Robert Lundmark" w:date="2016-11-22T11:39:00Z"/>
              <w:rFonts w:asciiTheme="minorHAnsi" w:eastAsiaTheme="minorEastAsia" w:hAnsiTheme="minorHAnsi" w:cstheme="minorBidi"/>
              <w:noProof/>
              <w:sz w:val="22"/>
              <w:lang w:eastAsia="sv-SE"/>
            </w:rPr>
          </w:pPr>
          <w:del w:id="186" w:author="Robert Lundmark" w:date="2016-11-22T11:39:00Z">
            <w:r w:rsidRPr="00801343" w:rsidDel="00801343">
              <w:rPr>
                <w:noProof/>
                <w:rPrChange w:id="187" w:author="Robert Lundmark" w:date="2016-11-22T11:39:00Z">
                  <w:rPr>
                    <w:rStyle w:val="Hyperlink"/>
                    <w:noProof/>
                  </w:rPr>
                </w:rPrChange>
              </w:rPr>
              <w:delText>2.1.1</w:delText>
            </w:r>
            <w:r w:rsidDel="00801343">
              <w:rPr>
                <w:rFonts w:asciiTheme="minorHAnsi" w:eastAsiaTheme="minorEastAsia" w:hAnsiTheme="minorHAnsi" w:cstheme="minorBidi"/>
                <w:noProof/>
                <w:sz w:val="22"/>
                <w:lang w:eastAsia="sv-SE"/>
              </w:rPr>
              <w:tab/>
            </w:r>
            <w:r w:rsidRPr="00801343" w:rsidDel="00801343">
              <w:rPr>
                <w:noProof/>
                <w:rPrChange w:id="188" w:author="Robert Lundmark" w:date="2016-11-22T11:39:00Z">
                  <w:rPr>
                    <w:rStyle w:val="Hyperlink"/>
                    <w:noProof/>
                  </w:rPr>
                </w:rPrChange>
              </w:rPr>
              <w:delText>Oförändrade tjänstekontrakt</w:delText>
            </w:r>
            <w:r w:rsidDel="00801343">
              <w:rPr>
                <w:noProof/>
                <w:webHidden/>
              </w:rPr>
              <w:tab/>
              <w:delText>9</w:delText>
            </w:r>
          </w:del>
        </w:p>
        <w:p w14:paraId="0B7D43E6" w14:textId="1EB728B1" w:rsidR="00B428EB" w:rsidDel="00801343" w:rsidRDefault="00B428EB">
          <w:pPr>
            <w:pStyle w:val="TOC3"/>
            <w:tabs>
              <w:tab w:val="left" w:pos="1100"/>
              <w:tab w:val="right" w:leader="dot" w:pos="10456"/>
            </w:tabs>
            <w:rPr>
              <w:del w:id="189" w:author="Robert Lundmark" w:date="2016-11-22T11:39:00Z"/>
              <w:rFonts w:asciiTheme="minorHAnsi" w:eastAsiaTheme="minorEastAsia" w:hAnsiTheme="minorHAnsi" w:cstheme="minorBidi"/>
              <w:noProof/>
              <w:sz w:val="22"/>
              <w:lang w:eastAsia="sv-SE"/>
            </w:rPr>
          </w:pPr>
          <w:del w:id="190" w:author="Robert Lundmark" w:date="2016-11-22T11:39:00Z">
            <w:r w:rsidRPr="00801343" w:rsidDel="00801343">
              <w:rPr>
                <w:noProof/>
                <w:rPrChange w:id="191" w:author="Robert Lundmark" w:date="2016-11-22T11:39:00Z">
                  <w:rPr>
                    <w:rStyle w:val="Hyperlink"/>
                    <w:noProof/>
                  </w:rPr>
                </w:rPrChange>
              </w:rPr>
              <w:delText>2.1.2</w:delText>
            </w:r>
            <w:r w:rsidDel="00801343">
              <w:rPr>
                <w:rFonts w:asciiTheme="minorHAnsi" w:eastAsiaTheme="minorEastAsia" w:hAnsiTheme="minorHAnsi" w:cstheme="minorBidi"/>
                <w:noProof/>
                <w:sz w:val="22"/>
                <w:lang w:eastAsia="sv-SE"/>
              </w:rPr>
              <w:tab/>
            </w:r>
            <w:r w:rsidRPr="00801343" w:rsidDel="00801343">
              <w:rPr>
                <w:noProof/>
                <w:rPrChange w:id="192" w:author="Robert Lundmark" w:date="2016-11-22T11:39:00Z">
                  <w:rPr>
                    <w:rStyle w:val="Hyperlink"/>
                    <w:noProof/>
                  </w:rPr>
                </w:rPrChange>
              </w:rPr>
              <w:delText>Nya tjänstekontrakt</w:delText>
            </w:r>
            <w:r w:rsidDel="00801343">
              <w:rPr>
                <w:noProof/>
                <w:webHidden/>
              </w:rPr>
              <w:tab/>
              <w:delText>9</w:delText>
            </w:r>
          </w:del>
        </w:p>
        <w:p w14:paraId="5FA27298" w14:textId="3B55547C" w:rsidR="00B428EB" w:rsidDel="00801343" w:rsidRDefault="00B428EB">
          <w:pPr>
            <w:pStyle w:val="TOC3"/>
            <w:tabs>
              <w:tab w:val="left" w:pos="1100"/>
              <w:tab w:val="right" w:leader="dot" w:pos="10456"/>
            </w:tabs>
            <w:rPr>
              <w:del w:id="193" w:author="Robert Lundmark" w:date="2016-11-22T11:39:00Z"/>
              <w:rFonts w:asciiTheme="minorHAnsi" w:eastAsiaTheme="minorEastAsia" w:hAnsiTheme="minorHAnsi" w:cstheme="minorBidi"/>
              <w:noProof/>
              <w:sz w:val="22"/>
              <w:lang w:eastAsia="sv-SE"/>
            </w:rPr>
          </w:pPr>
          <w:del w:id="194" w:author="Robert Lundmark" w:date="2016-11-22T11:39:00Z">
            <w:r w:rsidRPr="00801343" w:rsidDel="00801343">
              <w:rPr>
                <w:noProof/>
                <w:rPrChange w:id="195" w:author="Robert Lundmark" w:date="2016-11-22T11:39:00Z">
                  <w:rPr>
                    <w:rStyle w:val="Hyperlink"/>
                    <w:noProof/>
                  </w:rPr>
                </w:rPrChange>
              </w:rPr>
              <w:delText>2.1.3</w:delText>
            </w:r>
            <w:r w:rsidDel="00801343">
              <w:rPr>
                <w:rFonts w:asciiTheme="minorHAnsi" w:eastAsiaTheme="minorEastAsia" w:hAnsiTheme="minorHAnsi" w:cstheme="minorBidi"/>
                <w:noProof/>
                <w:sz w:val="22"/>
                <w:lang w:eastAsia="sv-SE"/>
              </w:rPr>
              <w:tab/>
            </w:r>
            <w:r w:rsidRPr="00801343" w:rsidDel="00801343">
              <w:rPr>
                <w:noProof/>
                <w:rPrChange w:id="196" w:author="Robert Lundmark" w:date="2016-11-22T11:39:00Z">
                  <w:rPr>
                    <w:rStyle w:val="Hyperlink"/>
                    <w:noProof/>
                  </w:rPr>
                </w:rPrChange>
              </w:rPr>
              <w:delText>Förändrade tjänstekontrakt</w:delText>
            </w:r>
            <w:r w:rsidDel="00801343">
              <w:rPr>
                <w:noProof/>
                <w:webHidden/>
              </w:rPr>
              <w:tab/>
              <w:delText>9</w:delText>
            </w:r>
          </w:del>
        </w:p>
        <w:p w14:paraId="76131937" w14:textId="468017FD" w:rsidR="00B428EB" w:rsidDel="00801343" w:rsidRDefault="00B428EB">
          <w:pPr>
            <w:pStyle w:val="TOC3"/>
            <w:tabs>
              <w:tab w:val="left" w:pos="1100"/>
              <w:tab w:val="right" w:leader="dot" w:pos="10456"/>
            </w:tabs>
            <w:rPr>
              <w:del w:id="197" w:author="Robert Lundmark" w:date="2016-11-22T11:39:00Z"/>
              <w:rFonts w:asciiTheme="minorHAnsi" w:eastAsiaTheme="minorEastAsia" w:hAnsiTheme="minorHAnsi" w:cstheme="minorBidi"/>
              <w:noProof/>
              <w:sz w:val="22"/>
              <w:lang w:eastAsia="sv-SE"/>
            </w:rPr>
          </w:pPr>
          <w:del w:id="198" w:author="Robert Lundmark" w:date="2016-11-22T11:39:00Z">
            <w:r w:rsidRPr="00801343" w:rsidDel="00801343">
              <w:rPr>
                <w:noProof/>
                <w:rPrChange w:id="199" w:author="Robert Lundmark" w:date="2016-11-22T11:39:00Z">
                  <w:rPr>
                    <w:rStyle w:val="Hyperlink"/>
                    <w:noProof/>
                  </w:rPr>
                </w:rPrChange>
              </w:rPr>
              <w:delText>2.1.4</w:delText>
            </w:r>
            <w:r w:rsidDel="00801343">
              <w:rPr>
                <w:rFonts w:asciiTheme="minorHAnsi" w:eastAsiaTheme="minorEastAsia" w:hAnsiTheme="minorHAnsi" w:cstheme="minorBidi"/>
                <w:noProof/>
                <w:sz w:val="22"/>
                <w:lang w:eastAsia="sv-SE"/>
              </w:rPr>
              <w:tab/>
            </w:r>
            <w:r w:rsidRPr="00801343" w:rsidDel="00801343">
              <w:rPr>
                <w:noProof/>
                <w:rPrChange w:id="200" w:author="Robert Lundmark" w:date="2016-11-22T11:39:00Z">
                  <w:rPr>
                    <w:rStyle w:val="Hyperlink"/>
                    <w:noProof/>
                  </w:rPr>
                </w:rPrChange>
              </w:rPr>
              <w:delText>Utgångna tjänstekontrakt</w:delText>
            </w:r>
            <w:r w:rsidDel="00801343">
              <w:rPr>
                <w:noProof/>
                <w:webHidden/>
              </w:rPr>
              <w:tab/>
              <w:delText>9</w:delText>
            </w:r>
          </w:del>
        </w:p>
        <w:p w14:paraId="55BB57AD" w14:textId="6FA9A359" w:rsidR="00B428EB" w:rsidDel="00801343" w:rsidRDefault="00B428EB">
          <w:pPr>
            <w:pStyle w:val="TOC2"/>
            <w:tabs>
              <w:tab w:val="left" w:pos="880"/>
              <w:tab w:val="right" w:leader="dot" w:pos="10456"/>
            </w:tabs>
            <w:rPr>
              <w:del w:id="201" w:author="Robert Lundmark" w:date="2016-11-22T11:39:00Z"/>
              <w:rFonts w:asciiTheme="minorHAnsi" w:eastAsiaTheme="minorEastAsia" w:hAnsiTheme="minorHAnsi" w:cstheme="minorBidi"/>
              <w:noProof/>
              <w:sz w:val="22"/>
              <w:lang w:eastAsia="sv-SE"/>
            </w:rPr>
          </w:pPr>
          <w:del w:id="202" w:author="Robert Lundmark" w:date="2016-11-22T11:39:00Z">
            <w:r w:rsidRPr="00801343" w:rsidDel="00801343">
              <w:rPr>
                <w:noProof/>
                <w:rPrChange w:id="203" w:author="Robert Lundmark" w:date="2016-11-22T11:39:00Z">
                  <w:rPr>
                    <w:rStyle w:val="Hyperlink"/>
                    <w:noProof/>
                  </w:rPr>
                </w:rPrChange>
              </w:rPr>
              <w:delText>2.2</w:delText>
            </w:r>
            <w:r w:rsidDel="00801343">
              <w:rPr>
                <w:rFonts w:asciiTheme="minorHAnsi" w:eastAsiaTheme="minorEastAsia" w:hAnsiTheme="minorHAnsi" w:cstheme="minorBidi"/>
                <w:noProof/>
                <w:sz w:val="22"/>
                <w:lang w:eastAsia="sv-SE"/>
              </w:rPr>
              <w:tab/>
            </w:r>
            <w:r w:rsidRPr="00801343" w:rsidDel="00801343">
              <w:rPr>
                <w:noProof/>
                <w:rPrChange w:id="204" w:author="Robert Lundmark" w:date="2016-11-22T11:39:00Z">
                  <w:rPr>
                    <w:rStyle w:val="Hyperlink"/>
                    <w:noProof/>
                  </w:rPr>
                </w:rPrChange>
              </w:rPr>
              <w:delText>Version tidigare</w:delText>
            </w:r>
            <w:r w:rsidDel="00801343">
              <w:rPr>
                <w:noProof/>
                <w:webHidden/>
              </w:rPr>
              <w:tab/>
              <w:delText>9</w:delText>
            </w:r>
          </w:del>
        </w:p>
        <w:p w14:paraId="0F1F7C11" w14:textId="3761EA15" w:rsidR="00B428EB" w:rsidDel="00801343" w:rsidRDefault="00B428EB">
          <w:pPr>
            <w:pStyle w:val="TOC1"/>
            <w:tabs>
              <w:tab w:val="left" w:pos="400"/>
              <w:tab w:val="right" w:leader="dot" w:pos="10456"/>
            </w:tabs>
            <w:rPr>
              <w:del w:id="205" w:author="Robert Lundmark" w:date="2016-11-22T11:39:00Z"/>
              <w:rFonts w:asciiTheme="minorHAnsi" w:eastAsiaTheme="minorEastAsia" w:hAnsiTheme="minorHAnsi" w:cstheme="minorBidi"/>
              <w:noProof/>
              <w:sz w:val="22"/>
              <w:lang w:eastAsia="sv-SE"/>
            </w:rPr>
          </w:pPr>
          <w:del w:id="206" w:author="Robert Lundmark" w:date="2016-11-22T11:39:00Z">
            <w:r w:rsidRPr="00801343" w:rsidDel="00801343">
              <w:rPr>
                <w:noProof/>
                <w:rPrChange w:id="207" w:author="Robert Lundmark" w:date="2016-11-22T11:39:00Z">
                  <w:rPr>
                    <w:rStyle w:val="Hyperlink"/>
                    <w:noProof/>
                  </w:rPr>
                </w:rPrChange>
              </w:rPr>
              <w:delText>3</w:delText>
            </w:r>
            <w:r w:rsidDel="00801343">
              <w:rPr>
                <w:rFonts w:asciiTheme="minorHAnsi" w:eastAsiaTheme="minorEastAsia" w:hAnsiTheme="minorHAnsi" w:cstheme="minorBidi"/>
                <w:noProof/>
                <w:sz w:val="22"/>
                <w:lang w:eastAsia="sv-SE"/>
              </w:rPr>
              <w:tab/>
            </w:r>
            <w:r w:rsidRPr="00801343" w:rsidDel="00801343">
              <w:rPr>
                <w:noProof/>
                <w:rPrChange w:id="208" w:author="Robert Lundmark" w:date="2016-11-22T11:39:00Z">
                  <w:rPr>
                    <w:rStyle w:val="Hyperlink"/>
                    <w:noProof/>
                  </w:rPr>
                </w:rPrChange>
              </w:rPr>
              <w:delText>Tjänstedomänens arkitektur</w:delText>
            </w:r>
            <w:r w:rsidDel="00801343">
              <w:rPr>
                <w:noProof/>
                <w:webHidden/>
              </w:rPr>
              <w:tab/>
              <w:delText>10</w:delText>
            </w:r>
          </w:del>
        </w:p>
        <w:p w14:paraId="45E74116" w14:textId="2DC975EA" w:rsidR="00B428EB" w:rsidDel="00801343" w:rsidRDefault="00B428EB">
          <w:pPr>
            <w:pStyle w:val="TOC2"/>
            <w:tabs>
              <w:tab w:val="left" w:pos="880"/>
              <w:tab w:val="right" w:leader="dot" w:pos="10456"/>
            </w:tabs>
            <w:rPr>
              <w:del w:id="209" w:author="Robert Lundmark" w:date="2016-11-22T11:39:00Z"/>
              <w:rFonts w:asciiTheme="minorHAnsi" w:eastAsiaTheme="minorEastAsia" w:hAnsiTheme="minorHAnsi" w:cstheme="minorBidi"/>
              <w:noProof/>
              <w:sz w:val="22"/>
              <w:lang w:eastAsia="sv-SE"/>
            </w:rPr>
          </w:pPr>
          <w:del w:id="210" w:author="Robert Lundmark" w:date="2016-11-22T11:39:00Z">
            <w:r w:rsidRPr="00801343" w:rsidDel="00801343">
              <w:rPr>
                <w:noProof/>
                <w:rPrChange w:id="211" w:author="Robert Lundmark" w:date="2016-11-22T11:39:00Z">
                  <w:rPr>
                    <w:rStyle w:val="Hyperlink"/>
                    <w:noProof/>
                  </w:rPr>
                </w:rPrChange>
              </w:rPr>
              <w:delText>3.1</w:delText>
            </w:r>
            <w:r w:rsidDel="00801343">
              <w:rPr>
                <w:rFonts w:asciiTheme="minorHAnsi" w:eastAsiaTheme="minorEastAsia" w:hAnsiTheme="minorHAnsi" w:cstheme="minorBidi"/>
                <w:noProof/>
                <w:sz w:val="22"/>
                <w:lang w:eastAsia="sv-SE"/>
              </w:rPr>
              <w:tab/>
            </w:r>
            <w:r w:rsidRPr="00801343" w:rsidDel="00801343">
              <w:rPr>
                <w:noProof/>
                <w:rPrChange w:id="212" w:author="Robert Lundmark" w:date="2016-11-22T11:39:00Z">
                  <w:rPr>
                    <w:rStyle w:val="Hyperlink"/>
                    <w:noProof/>
                  </w:rPr>
                </w:rPrChange>
              </w:rPr>
              <w:delText>Flöden</w:delText>
            </w:r>
            <w:r w:rsidDel="00801343">
              <w:rPr>
                <w:noProof/>
                <w:webHidden/>
              </w:rPr>
              <w:tab/>
              <w:delText>10</w:delText>
            </w:r>
          </w:del>
        </w:p>
        <w:p w14:paraId="53B8C993" w14:textId="1083E615" w:rsidR="00B428EB" w:rsidDel="00801343" w:rsidRDefault="00B428EB">
          <w:pPr>
            <w:pStyle w:val="TOC3"/>
            <w:tabs>
              <w:tab w:val="left" w:pos="1100"/>
              <w:tab w:val="right" w:leader="dot" w:pos="10456"/>
            </w:tabs>
            <w:rPr>
              <w:del w:id="213" w:author="Robert Lundmark" w:date="2016-11-22T11:39:00Z"/>
              <w:rFonts w:asciiTheme="minorHAnsi" w:eastAsiaTheme="minorEastAsia" w:hAnsiTheme="minorHAnsi" w:cstheme="minorBidi"/>
              <w:noProof/>
              <w:sz w:val="22"/>
              <w:lang w:eastAsia="sv-SE"/>
            </w:rPr>
          </w:pPr>
          <w:del w:id="214" w:author="Robert Lundmark" w:date="2016-11-22T11:39:00Z">
            <w:r w:rsidRPr="00801343" w:rsidDel="00801343">
              <w:rPr>
                <w:noProof/>
                <w:rPrChange w:id="215" w:author="Robert Lundmark" w:date="2016-11-22T11:39:00Z">
                  <w:rPr>
                    <w:rStyle w:val="Hyperlink"/>
                    <w:noProof/>
                  </w:rPr>
                </w:rPrChange>
              </w:rPr>
              <w:delText>3.1.1</w:delText>
            </w:r>
            <w:r w:rsidDel="00801343">
              <w:rPr>
                <w:rFonts w:asciiTheme="minorHAnsi" w:eastAsiaTheme="minorEastAsia" w:hAnsiTheme="minorHAnsi" w:cstheme="minorBidi"/>
                <w:noProof/>
                <w:sz w:val="22"/>
                <w:lang w:eastAsia="sv-SE"/>
              </w:rPr>
              <w:tab/>
            </w:r>
            <w:r w:rsidRPr="00801343" w:rsidDel="00801343">
              <w:rPr>
                <w:noProof/>
                <w:rPrChange w:id="216" w:author="Robert Lundmark" w:date="2016-11-22T11:39:00Z">
                  <w:rPr>
                    <w:rStyle w:val="Hyperlink"/>
                    <w:noProof/>
                  </w:rPr>
                </w:rPrChange>
              </w:rPr>
              <w:delText>Flöde – Hämta information om anställd/uppdragstagare</w:delText>
            </w:r>
            <w:r w:rsidDel="00801343">
              <w:rPr>
                <w:noProof/>
                <w:webHidden/>
              </w:rPr>
              <w:tab/>
              <w:delText>10</w:delText>
            </w:r>
          </w:del>
        </w:p>
        <w:p w14:paraId="7319EB69" w14:textId="5C383887" w:rsidR="00B428EB" w:rsidDel="00801343" w:rsidRDefault="00B428EB">
          <w:pPr>
            <w:pStyle w:val="TOC3"/>
            <w:tabs>
              <w:tab w:val="left" w:pos="1100"/>
              <w:tab w:val="right" w:leader="dot" w:pos="10456"/>
            </w:tabs>
            <w:rPr>
              <w:del w:id="217" w:author="Robert Lundmark" w:date="2016-11-22T11:39:00Z"/>
              <w:rFonts w:asciiTheme="minorHAnsi" w:eastAsiaTheme="minorEastAsia" w:hAnsiTheme="minorHAnsi" w:cstheme="minorBidi"/>
              <w:noProof/>
              <w:sz w:val="22"/>
              <w:lang w:eastAsia="sv-SE"/>
            </w:rPr>
          </w:pPr>
          <w:del w:id="218" w:author="Robert Lundmark" w:date="2016-11-22T11:39:00Z">
            <w:r w:rsidRPr="00801343" w:rsidDel="00801343">
              <w:rPr>
                <w:noProof/>
                <w:rPrChange w:id="219" w:author="Robert Lundmark" w:date="2016-11-22T11:39:00Z">
                  <w:rPr>
                    <w:rStyle w:val="Hyperlink"/>
                    <w:noProof/>
                  </w:rPr>
                </w:rPrChange>
              </w:rPr>
              <w:delText>3.1.2</w:delText>
            </w:r>
            <w:r w:rsidDel="00801343">
              <w:rPr>
                <w:rFonts w:asciiTheme="minorHAnsi" w:eastAsiaTheme="minorEastAsia" w:hAnsiTheme="minorHAnsi" w:cstheme="minorBidi"/>
                <w:noProof/>
                <w:sz w:val="22"/>
                <w:lang w:eastAsia="sv-SE"/>
              </w:rPr>
              <w:tab/>
            </w:r>
            <w:r w:rsidRPr="00801343" w:rsidDel="00801343">
              <w:rPr>
                <w:noProof/>
                <w:rPrChange w:id="220" w:author="Robert Lundmark" w:date="2016-11-22T11:39:00Z">
                  <w:rPr>
                    <w:rStyle w:val="Hyperlink"/>
                    <w:noProof/>
                  </w:rPr>
                </w:rPrChange>
              </w:rPr>
              <w:delText>Flöde – Lista medarbetare på vårdenhet</w:delText>
            </w:r>
            <w:r w:rsidDel="00801343">
              <w:rPr>
                <w:noProof/>
                <w:webHidden/>
              </w:rPr>
              <w:tab/>
              <w:delText>11</w:delText>
            </w:r>
          </w:del>
        </w:p>
        <w:p w14:paraId="44690146" w14:textId="2FE759FA" w:rsidR="00B428EB" w:rsidDel="00801343" w:rsidRDefault="00B428EB">
          <w:pPr>
            <w:pStyle w:val="TOC3"/>
            <w:tabs>
              <w:tab w:val="left" w:pos="1100"/>
              <w:tab w:val="right" w:leader="dot" w:pos="10456"/>
            </w:tabs>
            <w:rPr>
              <w:del w:id="221" w:author="Robert Lundmark" w:date="2016-11-22T11:39:00Z"/>
              <w:rFonts w:asciiTheme="minorHAnsi" w:eastAsiaTheme="minorEastAsia" w:hAnsiTheme="minorHAnsi" w:cstheme="minorBidi"/>
              <w:noProof/>
              <w:sz w:val="22"/>
              <w:lang w:eastAsia="sv-SE"/>
            </w:rPr>
          </w:pPr>
          <w:del w:id="222" w:author="Robert Lundmark" w:date="2016-11-22T11:39:00Z">
            <w:r w:rsidRPr="00801343" w:rsidDel="00801343">
              <w:rPr>
                <w:noProof/>
                <w:rPrChange w:id="223" w:author="Robert Lundmark" w:date="2016-11-22T11:39:00Z">
                  <w:rPr>
                    <w:rStyle w:val="Hyperlink"/>
                    <w:noProof/>
                  </w:rPr>
                </w:rPrChange>
              </w:rPr>
              <w:delText>3.1.3</w:delText>
            </w:r>
            <w:r w:rsidDel="00801343">
              <w:rPr>
                <w:rFonts w:asciiTheme="minorHAnsi" w:eastAsiaTheme="minorEastAsia" w:hAnsiTheme="minorHAnsi" w:cstheme="minorBidi"/>
                <w:noProof/>
                <w:sz w:val="22"/>
                <w:lang w:eastAsia="sv-SE"/>
              </w:rPr>
              <w:tab/>
            </w:r>
            <w:r w:rsidRPr="00801343" w:rsidDel="00801343">
              <w:rPr>
                <w:noProof/>
                <w:rPrChange w:id="224" w:author="Robert Lundmark" w:date="2016-11-22T11:39:00Z">
                  <w:rPr>
                    <w:rStyle w:val="Hyperlink"/>
                    <w:noProof/>
                  </w:rPr>
                </w:rPrChange>
              </w:rPr>
              <w:delText>Obligatoriska kontrakt</w:delText>
            </w:r>
            <w:r w:rsidDel="00801343">
              <w:rPr>
                <w:noProof/>
                <w:webHidden/>
              </w:rPr>
              <w:tab/>
              <w:delText>13</w:delText>
            </w:r>
          </w:del>
        </w:p>
        <w:p w14:paraId="0B62A416" w14:textId="22B70A9C" w:rsidR="00B428EB" w:rsidDel="00801343" w:rsidRDefault="00B428EB">
          <w:pPr>
            <w:pStyle w:val="TOC2"/>
            <w:tabs>
              <w:tab w:val="left" w:pos="880"/>
              <w:tab w:val="right" w:leader="dot" w:pos="10456"/>
            </w:tabs>
            <w:rPr>
              <w:del w:id="225" w:author="Robert Lundmark" w:date="2016-11-22T11:39:00Z"/>
              <w:rFonts w:asciiTheme="minorHAnsi" w:eastAsiaTheme="minorEastAsia" w:hAnsiTheme="minorHAnsi" w:cstheme="minorBidi"/>
              <w:noProof/>
              <w:sz w:val="22"/>
              <w:lang w:eastAsia="sv-SE"/>
            </w:rPr>
          </w:pPr>
          <w:del w:id="226" w:author="Robert Lundmark" w:date="2016-11-22T11:39:00Z">
            <w:r w:rsidRPr="00801343" w:rsidDel="00801343">
              <w:rPr>
                <w:noProof/>
                <w:rPrChange w:id="227" w:author="Robert Lundmark" w:date="2016-11-22T11:39:00Z">
                  <w:rPr>
                    <w:rStyle w:val="Hyperlink"/>
                    <w:noProof/>
                  </w:rPr>
                </w:rPrChange>
              </w:rPr>
              <w:delText>3.2</w:delText>
            </w:r>
            <w:r w:rsidDel="00801343">
              <w:rPr>
                <w:rFonts w:asciiTheme="minorHAnsi" w:eastAsiaTheme="minorEastAsia" w:hAnsiTheme="minorHAnsi" w:cstheme="minorBidi"/>
                <w:noProof/>
                <w:sz w:val="22"/>
                <w:lang w:eastAsia="sv-SE"/>
              </w:rPr>
              <w:tab/>
            </w:r>
            <w:r w:rsidRPr="00801343" w:rsidDel="00801343">
              <w:rPr>
                <w:noProof/>
                <w:rPrChange w:id="228" w:author="Robert Lundmark" w:date="2016-11-22T11:39:00Z">
                  <w:rPr>
                    <w:rStyle w:val="Hyperlink"/>
                    <w:noProof/>
                  </w:rPr>
                </w:rPrChange>
              </w:rPr>
              <w:delText>Adressering</w:delText>
            </w:r>
            <w:r w:rsidDel="00801343">
              <w:rPr>
                <w:noProof/>
                <w:webHidden/>
              </w:rPr>
              <w:tab/>
              <w:delText>14</w:delText>
            </w:r>
          </w:del>
        </w:p>
        <w:p w14:paraId="623DA8AC" w14:textId="1C8CCC98" w:rsidR="00B428EB" w:rsidDel="00801343" w:rsidRDefault="00B428EB">
          <w:pPr>
            <w:pStyle w:val="TOC2"/>
            <w:tabs>
              <w:tab w:val="left" w:pos="880"/>
              <w:tab w:val="right" w:leader="dot" w:pos="10456"/>
            </w:tabs>
            <w:rPr>
              <w:del w:id="229" w:author="Robert Lundmark" w:date="2016-11-22T11:39:00Z"/>
              <w:rFonts w:asciiTheme="minorHAnsi" w:eastAsiaTheme="minorEastAsia" w:hAnsiTheme="minorHAnsi" w:cstheme="minorBidi"/>
              <w:noProof/>
              <w:sz w:val="22"/>
              <w:lang w:eastAsia="sv-SE"/>
            </w:rPr>
          </w:pPr>
          <w:del w:id="230" w:author="Robert Lundmark" w:date="2016-11-22T11:39:00Z">
            <w:r w:rsidRPr="00801343" w:rsidDel="00801343">
              <w:rPr>
                <w:noProof/>
                <w:rPrChange w:id="231" w:author="Robert Lundmark" w:date="2016-11-22T11:39:00Z">
                  <w:rPr>
                    <w:rStyle w:val="Hyperlink"/>
                    <w:noProof/>
                  </w:rPr>
                </w:rPrChange>
              </w:rPr>
              <w:delText>3.3</w:delText>
            </w:r>
            <w:r w:rsidDel="00801343">
              <w:rPr>
                <w:rFonts w:asciiTheme="minorHAnsi" w:eastAsiaTheme="minorEastAsia" w:hAnsiTheme="minorHAnsi" w:cstheme="minorBidi"/>
                <w:noProof/>
                <w:sz w:val="22"/>
                <w:lang w:eastAsia="sv-SE"/>
              </w:rPr>
              <w:tab/>
            </w:r>
            <w:r w:rsidRPr="00801343" w:rsidDel="00801343">
              <w:rPr>
                <w:noProof/>
                <w:rPrChange w:id="232" w:author="Robert Lundmark" w:date="2016-11-22T11:39:00Z">
                  <w:rPr>
                    <w:rStyle w:val="Hyperlink"/>
                    <w:noProof/>
                  </w:rPr>
                </w:rPrChange>
              </w:rPr>
              <w:delText>Aggregering och engagemangsindex</w:delText>
            </w:r>
            <w:r w:rsidDel="00801343">
              <w:rPr>
                <w:noProof/>
                <w:webHidden/>
              </w:rPr>
              <w:tab/>
              <w:delText>14</w:delText>
            </w:r>
          </w:del>
        </w:p>
        <w:p w14:paraId="727CAFAA" w14:textId="6B32376D" w:rsidR="00B428EB" w:rsidDel="00801343" w:rsidRDefault="00B428EB">
          <w:pPr>
            <w:pStyle w:val="TOC1"/>
            <w:tabs>
              <w:tab w:val="left" w:pos="400"/>
              <w:tab w:val="right" w:leader="dot" w:pos="10456"/>
            </w:tabs>
            <w:rPr>
              <w:del w:id="233" w:author="Robert Lundmark" w:date="2016-11-22T11:39:00Z"/>
              <w:rFonts w:asciiTheme="minorHAnsi" w:eastAsiaTheme="minorEastAsia" w:hAnsiTheme="minorHAnsi" w:cstheme="minorBidi"/>
              <w:noProof/>
              <w:sz w:val="22"/>
              <w:lang w:eastAsia="sv-SE"/>
            </w:rPr>
          </w:pPr>
          <w:del w:id="234" w:author="Robert Lundmark" w:date="2016-11-22T11:39:00Z">
            <w:r w:rsidRPr="00801343" w:rsidDel="00801343">
              <w:rPr>
                <w:noProof/>
                <w:rPrChange w:id="235" w:author="Robert Lundmark" w:date="2016-11-22T11:39:00Z">
                  <w:rPr>
                    <w:rStyle w:val="Hyperlink"/>
                    <w:noProof/>
                  </w:rPr>
                </w:rPrChange>
              </w:rPr>
              <w:delText>4</w:delText>
            </w:r>
            <w:r w:rsidDel="00801343">
              <w:rPr>
                <w:rFonts w:asciiTheme="minorHAnsi" w:eastAsiaTheme="minorEastAsia" w:hAnsiTheme="minorHAnsi" w:cstheme="minorBidi"/>
                <w:noProof/>
                <w:sz w:val="22"/>
                <w:lang w:eastAsia="sv-SE"/>
              </w:rPr>
              <w:tab/>
            </w:r>
            <w:r w:rsidRPr="00801343" w:rsidDel="00801343">
              <w:rPr>
                <w:noProof/>
                <w:rPrChange w:id="236" w:author="Robert Lundmark" w:date="2016-11-22T11:39:00Z">
                  <w:rPr>
                    <w:rStyle w:val="Hyperlink"/>
                    <w:noProof/>
                  </w:rPr>
                </w:rPrChange>
              </w:rPr>
              <w:delText>Tjänstedomänens krav och regler</w:delText>
            </w:r>
            <w:r w:rsidDel="00801343">
              <w:rPr>
                <w:noProof/>
                <w:webHidden/>
              </w:rPr>
              <w:tab/>
              <w:delText>14</w:delText>
            </w:r>
          </w:del>
        </w:p>
        <w:p w14:paraId="346BFD27" w14:textId="5F634B63" w:rsidR="00B428EB" w:rsidDel="00801343" w:rsidRDefault="00B428EB">
          <w:pPr>
            <w:pStyle w:val="TOC2"/>
            <w:tabs>
              <w:tab w:val="left" w:pos="880"/>
              <w:tab w:val="right" w:leader="dot" w:pos="10456"/>
            </w:tabs>
            <w:rPr>
              <w:del w:id="237" w:author="Robert Lundmark" w:date="2016-11-22T11:39:00Z"/>
              <w:rFonts w:asciiTheme="minorHAnsi" w:eastAsiaTheme="minorEastAsia" w:hAnsiTheme="minorHAnsi" w:cstheme="minorBidi"/>
              <w:noProof/>
              <w:sz w:val="22"/>
              <w:lang w:eastAsia="sv-SE"/>
            </w:rPr>
          </w:pPr>
          <w:del w:id="238" w:author="Robert Lundmark" w:date="2016-11-22T11:39:00Z">
            <w:r w:rsidRPr="00801343" w:rsidDel="00801343">
              <w:rPr>
                <w:noProof/>
                <w:rPrChange w:id="239" w:author="Robert Lundmark" w:date="2016-11-22T11:39:00Z">
                  <w:rPr>
                    <w:rStyle w:val="Hyperlink"/>
                    <w:noProof/>
                  </w:rPr>
                </w:rPrChange>
              </w:rPr>
              <w:delText>4.1</w:delText>
            </w:r>
            <w:r w:rsidDel="00801343">
              <w:rPr>
                <w:rFonts w:asciiTheme="minorHAnsi" w:eastAsiaTheme="minorEastAsia" w:hAnsiTheme="minorHAnsi" w:cstheme="minorBidi"/>
                <w:noProof/>
                <w:sz w:val="22"/>
                <w:lang w:eastAsia="sv-SE"/>
              </w:rPr>
              <w:tab/>
            </w:r>
            <w:r w:rsidRPr="00801343" w:rsidDel="00801343">
              <w:rPr>
                <w:noProof/>
                <w:rPrChange w:id="240" w:author="Robert Lundmark" w:date="2016-11-22T11:39:00Z">
                  <w:rPr>
                    <w:rStyle w:val="Hyperlink"/>
                    <w:noProof/>
                  </w:rPr>
                </w:rPrChange>
              </w:rPr>
              <w:delText>Informationssäkerhet och juridik</w:delText>
            </w:r>
            <w:r w:rsidDel="00801343">
              <w:rPr>
                <w:noProof/>
                <w:webHidden/>
              </w:rPr>
              <w:tab/>
              <w:delText>14</w:delText>
            </w:r>
          </w:del>
        </w:p>
        <w:p w14:paraId="2DDB8654" w14:textId="3A13D3D9" w:rsidR="00B428EB" w:rsidDel="00801343" w:rsidRDefault="00B428EB">
          <w:pPr>
            <w:pStyle w:val="TOC2"/>
            <w:tabs>
              <w:tab w:val="left" w:pos="880"/>
              <w:tab w:val="right" w:leader="dot" w:pos="10456"/>
            </w:tabs>
            <w:rPr>
              <w:del w:id="241" w:author="Robert Lundmark" w:date="2016-11-22T11:39:00Z"/>
              <w:rFonts w:asciiTheme="minorHAnsi" w:eastAsiaTheme="minorEastAsia" w:hAnsiTheme="minorHAnsi" w:cstheme="minorBidi"/>
              <w:noProof/>
              <w:sz w:val="22"/>
              <w:lang w:eastAsia="sv-SE"/>
            </w:rPr>
          </w:pPr>
          <w:del w:id="242" w:author="Robert Lundmark" w:date="2016-11-22T11:39:00Z">
            <w:r w:rsidRPr="00801343" w:rsidDel="00801343">
              <w:rPr>
                <w:noProof/>
                <w:rPrChange w:id="243" w:author="Robert Lundmark" w:date="2016-11-22T11:39:00Z">
                  <w:rPr>
                    <w:rStyle w:val="Hyperlink"/>
                    <w:noProof/>
                  </w:rPr>
                </w:rPrChange>
              </w:rPr>
              <w:delText>4.2</w:delText>
            </w:r>
            <w:r w:rsidDel="00801343">
              <w:rPr>
                <w:rFonts w:asciiTheme="minorHAnsi" w:eastAsiaTheme="minorEastAsia" w:hAnsiTheme="minorHAnsi" w:cstheme="minorBidi"/>
                <w:noProof/>
                <w:sz w:val="22"/>
                <w:lang w:eastAsia="sv-SE"/>
              </w:rPr>
              <w:tab/>
            </w:r>
            <w:r w:rsidRPr="00801343" w:rsidDel="00801343">
              <w:rPr>
                <w:noProof/>
                <w:rPrChange w:id="244" w:author="Robert Lundmark" w:date="2016-11-22T11:39:00Z">
                  <w:rPr>
                    <w:rStyle w:val="Hyperlink"/>
                    <w:noProof/>
                  </w:rPr>
                </w:rPrChange>
              </w:rPr>
              <w:delText>Icke funktionella krav</w:delText>
            </w:r>
            <w:r w:rsidDel="00801343">
              <w:rPr>
                <w:noProof/>
                <w:webHidden/>
              </w:rPr>
              <w:tab/>
              <w:delText>14</w:delText>
            </w:r>
          </w:del>
        </w:p>
        <w:p w14:paraId="59BD1117" w14:textId="5DF9CE47" w:rsidR="00B428EB" w:rsidDel="00801343" w:rsidRDefault="00B428EB">
          <w:pPr>
            <w:pStyle w:val="TOC3"/>
            <w:tabs>
              <w:tab w:val="left" w:pos="1100"/>
              <w:tab w:val="right" w:leader="dot" w:pos="10456"/>
            </w:tabs>
            <w:rPr>
              <w:del w:id="245" w:author="Robert Lundmark" w:date="2016-11-22T11:39:00Z"/>
              <w:rFonts w:asciiTheme="minorHAnsi" w:eastAsiaTheme="minorEastAsia" w:hAnsiTheme="minorHAnsi" w:cstheme="minorBidi"/>
              <w:noProof/>
              <w:sz w:val="22"/>
              <w:lang w:eastAsia="sv-SE"/>
            </w:rPr>
          </w:pPr>
          <w:del w:id="246" w:author="Robert Lundmark" w:date="2016-11-22T11:39:00Z">
            <w:r w:rsidRPr="00801343" w:rsidDel="00801343">
              <w:rPr>
                <w:noProof/>
                <w:rPrChange w:id="247" w:author="Robert Lundmark" w:date="2016-11-22T11:39:00Z">
                  <w:rPr>
                    <w:rStyle w:val="Hyperlink"/>
                    <w:noProof/>
                  </w:rPr>
                </w:rPrChange>
              </w:rPr>
              <w:delText>4.2.1</w:delText>
            </w:r>
            <w:r w:rsidDel="00801343">
              <w:rPr>
                <w:rFonts w:asciiTheme="minorHAnsi" w:eastAsiaTheme="minorEastAsia" w:hAnsiTheme="minorHAnsi" w:cstheme="minorBidi"/>
                <w:noProof/>
                <w:sz w:val="22"/>
                <w:lang w:eastAsia="sv-SE"/>
              </w:rPr>
              <w:tab/>
            </w:r>
            <w:r w:rsidRPr="00801343" w:rsidDel="00801343">
              <w:rPr>
                <w:noProof/>
                <w:rPrChange w:id="248" w:author="Robert Lundmark" w:date="2016-11-22T11:39:00Z">
                  <w:rPr>
                    <w:rStyle w:val="Hyperlink"/>
                    <w:noProof/>
                  </w:rPr>
                </w:rPrChange>
              </w:rPr>
              <w:delText>Krav på en tjänsteproducent</w:delText>
            </w:r>
            <w:r w:rsidDel="00801343">
              <w:rPr>
                <w:noProof/>
                <w:webHidden/>
              </w:rPr>
              <w:tab/>
              <w:delText>14</w:delText>
            </w:r>
          </w:del>
        </w:p>
        <w:p w14:paraId="4545919F" w14:textId="5CB423EC" w:rsidR="00B428EB" w:rsidDel="00801343" w:rsidRDefault="00B428EB">
          <w:pPr>
            <w:pStyle w:val="TOC3"/>
            <w:tabs>
              <w:tab w:val="left" w:pos="1100"/>
              <w:tab w:val="right" w:leader="dot" w:pos="10456"/>
            </w:tabs>
            <w:rPr>
              <w:del w:id="249" w:author="Robert Lundmark" w:date="2016-11-22T11:39:00Z"/>
              <w:rFonts w:asciiTheme="minorHAnsi" w:eastAsiaTheme="minorEastAsia" w:hAnsiTheme="minorHAnsi" w:cstheme="minorBidi"/>
              <w:noProof/>
              <w:sz w:val="22"/>
              <w:lang w:eastAsia="sv-SE"/>
            </w:rPr>
          </w:pPr>
          <w:del w:id="250" w:author="Robert Lundmark" w:date="2016-11-22T11:39:00Z">
            <w:r w:rsidRPr="00801343" w:rsidDel="00801343">
              <w:rPr>
                <w:noProof/>
                <w:rPrChange w:id="251" w:author="Robert Lundmark" w:date="2016-11-22T11:39:00Z">
                  <w:rPr>
                    <w:rStyle w:val="Hyperlink"/>
                    <w:noProof/>
                  </w:rPr>
                </w:rPrChange>
              </w:rPr>
              <w:delText>4.2.2</w:delText>
            </w:r>
            <w:r w:rsidDel="00801343">
              <w:rPr>
                <w:rFonts w:asciiTheme="minorHAnsi" w:eastAsiaTheme="minorEastAsia" w:hAnsiTheme="minorHAnsi" w:cstheme="minorBidi"/>
                <w:noProof/>
                <w:sz w:val="22"/>
                <w:lang w:eastAsia="sv-SE"/>
              </w:rPr>
              <w:tab/>
            </w:r>
            <w:r w:rsidRPr="00801343" w:rsidDel="00801343">
              <w:rPr>
                <w:noProof/>
                <w:rPrChange w:id="252" w:author="Robert Lundmark" w:date="2016-11-22T11:39:00Z">
                  <w:rPr>
                    <w:rStyle w:val="Hyperlink"/>
                    <w:noProof/>
                  </w:rPr>
                </w:rPrChange>
              </w:rPr>
              <w:delText>Övriga krav</w:delText>
            </w:r>
            <w:r w:rsidDel="00801343">
              <w:rPr>
                <w:noProof/>
                <w:webHidden/>
              </w:rPr>
              <w:tab/>
              <w:delText>16</w:delText>
            </w:r>
          </w:del>
        </w:p>
        <w:p w14:paraId="18F05AAE" w14:textId="573417A5" w:rsidR="00B428EB" w:rsidDel="00801343" w:rsidRDefault="00B428EB">
          <w:pPr>
            <w:pStyle w:val="TOC3"/>
            <w:tabs>
              <w:tab w:val="left" w:pos="1100"/>
              <w:tab w:val="right" w:leader="dot" w:pos="10456"/>
            </w:tabs>
            <w:rPr>
              <w:del w:id="253" w:author="Robert Lundmark" w:date="2016-11-22T11:39:00Z"/>
              <w:rFonts w:asciiTheme="minorHAnsi" w:eastAsiaTheme="minorEastAsia" w:hAnsiTheme="minorHAnsi" w:cstheme="minorBidi"/>
              <w:noProof/>
              <w:sz w:val="22"/>
              <w:lang w:eastAsia="sv-SE"/>
            </w:rPr>
          </w:pPr>
          <w:del w:id="254" w:author="Robert Lundmark" w:date="2016-11-22T11:39:00Z">
            <w:r w:rsidRPr="00801343" w:rsidDel="00801343">
              <w:rPr>
                <w:noProof/>
                <w:rPrChange w:id="255" w:author="Robert Lundmark" w:date="2016-11-22T11:39:00Z">
                  <w:rPr>
                    <w:rStyle w:val="Hyperlink"/>
                    <w:noProof/>
                  </w:rPr>
                </w:rPrChange>
              </w:rPr>
              <w:delText>4.2.3</w:delText>
            </w:r>
            <w:r w:rsidDel="00801343">
              <w:rPr>
                <w:rFonts w:asciiTheme="minorHAnsi" w:eastAsiaTheme="minorEastAsia" w:hAnsiTheme="minorHAnsi" w:cstheme="minorBidi"/>
                <w:noProof/>
                <w:sz w:val="22"/>
                <w:lang w:eastAsia="sv-SE"/>
              </w:rPr>
              <w:tab/>
            </w:r>
            <w:r w:rsidRPr="00801343" w:rsidDel="00801343">
              <w:rPr>
                <w:noProof/>
                <w:rPrChange w:id="256" w:author="Robert Lundmark" w:date="2016-11-22T11:39:00Z">
                  <w:rPr>
                    <w:rStyle w:val="Hyperlink"/>
                    <w:noProof/>
                  </w:rPr>
                </w:rPrChange>
              </w:rPr>
              <w:delText>Krav på en tjänstekonsument</w:delText>
            </w:r>
            <w:r w:rsidDel="00801343">
              <w:rPr>
                <w:noProof/>
                <w:webHidden/>
              </w:rPr>
              <w:tab/>
              <w:delText>17</w:delText>
            </w:r>
          </w:del>
        </w:p>
        <w:p w14:paraId="57D3777D" w14:textId="1869B3F2" w:rsidR="00B428EB" w:rsidDel="00801343" w:rsidRDefault="00B428EB">
          <w:pPr>
            <w:pStyle w:val="TOC1"/>
            <w:tabs>
              <w:tab w:val="left" w:pos="400"/>
              <w:tab w:val="right" w:leader="dot" w:pos="10456"/>
            </w:tabs>
            <w:rPr>
              <w:del w:id="257" w:author="Robert Lundmark" w:date="2016-11-22T11:39:00Z"/>
              <w:rFonts w:asciiTheme="minorHAnsi" w:eastAsiaTheme="minorEastAsia" w:hAnsiTheme="minorHAnsi" w:cstheme="minorBidi"/>
              <w:noProof/>
              <w:sz w:val="22"/>
              <w:lang w:eastAsia="sv-SE"/>
            </w:rPr>
          </w:pPr>
          <w:del w:id="258" w:author="Robert Lundmark" w:date="2016-11-22T11:39:00Z">
            <w:r w:rsidRPr="00801343" w:rsidDel="00801343">
              <w:rPr>
                <w:noProof/>
                <w:rPrChange w:id="259" w:author="Robert Lundmark" w:date="2016-11-22T11:39:00Z">
                  <w:rPr>
                    <w:rStyle w:val="Hyperlink"/>
                    <w:noProof/>
                  </w:rPr>
                </w:rPrChange>
              </w:rPr>
              <w:delText>5</w:delText>
            </w:r>
            <w:r w:rsidDel="00801343">
              <w:rPr>
                <w:rFonts w:asciiTheme="minorHAnsi" w:eastAsiaTheme="minorEastAsia" w:hAnsiTheme="minorHAnsi" w:cstheme="minorBidi"/>
                <w:noProof/>
                <w:sz w:val="22"/>
                <w:lang w:eastAsia="sv-SE"/>
              </w:rPr>
              <w:tab/>
            </w:r>
            <w:r w:rsidRPr="00801343" w:rsidDel="00801343">
              <w:rPr>
                <w:noProof/>
                <w:rPrChange w:id="260" w:author="Robert Lundmark" w:date="2016-11-22T11:39:00Z">
                  <w:rPr>
                    <w:rStyle w:val="Hyperlink"/>
                    <w:noProof/>
                  </w:rPr>
                </w:rPrChange>
              </w:rPr>
              <w:delText>Tjänstedomänens meddelandemodeller</w:delText>
            </w:r>
            <w:r w:rsidDel="00801343">
              <w:rPr>
                <w:noProof/>
                <w:webHidden/>
              </w:rPr>
              <w:tab/>
              <w:delText>17</w:delText>
            </w:r>
          </w:del>
        </w:p>
        <w:p w14:paraId="669BCBAD" w14:textId="0912D8EF" w:rsidR="00B428EB" w:rsidDel="00801343" w:rsidRDefault="00B428EB">
          <w:pPr>
            <w:pStyle w:val="TOC2"/>
            <w:tabs>
              <w:tab w:val="left" w:pos="880"/>
              <w:tab w:val="right" w:leader="dot" w:pos="10456"/>
            </w:tabs>
            <w:rPr>
              <w:del w:id="261" w:author="Robert Lundmark" w:date="2016-11-22T11:39:00Z"/>
              <w:rFonts w:asciiTheme="minorHAnsi" w:eastAsiaTheme="minorEastAsia" w:hAnsiTheme="minorHAnsi" w:cstheme="minorBidi"/>
              <w:noProof/>
              <w:sz w:val="22"/>
              <w:lang w:eastAsia="sv-SE"/>
            </w:rPr>
          </w:pPr>
          <w:del w:id="262" w:author="Robert Lundmark" w:date="2016-11-22T11:39:00Z">
            <w:r w:rsidRPr="00801343" w:rsidDel="00801343">
              <w:rPr>
                <w:noProof/>
                <w:rPrChange w:id="263" w:author="Robert Lundmark" w:date="2016-11-22T11:39:00Z">
                  <w:rPr>
                    <w:rStyle w:val="Hyperlink"/>
                    <w:noProof/>
                  </w:rPr>
                </w:rPrChange>
              </w:rPr>
              <w:delText>5.1</w:delText>
            </w:r>
            <w:r w:rsidDel="00801343">
              <w:rPr>
                <w:rFonts w:asciiTheme="minorHAnsi" w:eastAsiaTheme="minorEastAsia" w:hAnsiTheme="minorHAnsi" w:cstheme="minorBidi"/>
                <w:noProof/>
                <w:sz w:val="22"/>
                <w:lang w:eastAsia="sv-SE"/>
              </w:rPr>
              <w:tab/>
            </w:r>
            <w:r w:rsidRPr="00801343" w:rsidDel="00801343">
              <w:rPr>
                <w:noProof/>
                <w:rPrChange w:id="264" w:author="Robert Lundmark" w:date="2016-11-22T11:39:00Z">
                  <w:rPr>
                    <w:rStyle w:val="Hyperlink"/>
                    <w:noProof/>
                  </w:rPr>
                </w:rPrChange>
              </w:rPr>
              <w:delText>V-MIM</w:delText>
            </w:r>
            <w:r w:rsidDel="00801343">
              <w:rPr>
                <w:noProof/>
                <w:webHidden/>
              </w:rPr>
              <w:tab/>
              <w:delText>17</w:delText>
            </w:r>
          </w:del>
        </w:p>
        <w:p w14:paraId="01E1A0D1" w14:textId="07CAEA5A" w:rsidR="00B428EB" w:rsidDel="00801343" w:rsidRDefault="00B428EB">
          <w:pPr>
            <w:pStyle w:val="TOC2"/>
            <w:tabs>
              <w:tab w:val="left" w:pos="880"/>
              <w:tab w:val="right" w:leader="dot" w:pos="10456"/>
            </w:tabs>
            <w:rPr>
              <w:del w:id="265" w:author="Robert Lundmark" w:date="2016-11-22T11:39:00Z"/>
              <w:rFonts w:asciiTheme="minorHAnsi" w:eastAsiaTheme="minorEastAsia" w:hAnsiTheme="minorHAnsi" w:cstheme="minorBidi"/>
              <w:noProof/>
              <w:sz w:val="22"/>
              <w:lang w:eastAsia="sv-SE"/>
            </w:rPr>
          </w:pPr>
          <w:del w:id="266" w:author="Robert Lundmark" w:date="2016-11-22T11:39:00Z">
            <w:r w:rsidRPr="00801343" w:rsidDel="00801343">
              <w:rPr>
                <w:noProof/>
                <w:rPrChange w:id="267" w:author="Robert Lundmark" w:date="2016-11-22T11:39:00Z">
                  <w:rPr>
                    <w:rStyle w:val="Hyperlink"/>
                    <w:noProof/>
                  </w:rPr>
                </w:rPrChange>
              </w:rPr>
              <w:delText>5.2</w:delText>
            </w:r>
            <w:r w:rsidDel="00801343">
              <w:rPr>
                <w:rFonts w:asciiTheme="minorHAnsi" w:eastAsiaTheme="minorEastAsia" w:hAnsiTheme="minorHAnsi" w:cstheme="minorBidi"/>
                <w:noProof/>
                <w:sz w:val="22"/>
                <w:lang w:eastAsia="sv-SE"/>
              </w:rPr>
              <w:tab/>
            </w:r>
            <w:r w:rsidRPr="00801343" w:rsidDel="00801343">
              <w:rPr>
                <w:noProof/>
                <w:rPrChange w:id="268" w:author="Robert Lundmark" w:date="2016-11-22T11:39:00Z">
                  <w:rPr>
                    <w:rStyle w:val="Hyperlink"/>
                    <w:noProof/>
                  </w:rPr>
                </w:rPrChange>
              </w:rPr>
              <w:delText>Formatregler</w:delText>
            </w:r>
            <w:r w:rsidDel="00801343">
              <w:rPr>
                <w:noProof/>
                <w:webHidden/>
              </w:rPr>
              <w:tab/>
              <w:delText>18</w:delText>
            </w:r>
          </w:del>
        </w:p>
        <w:p w14:paraId="47E313CB" w14:textId="44191D91" w:rsidR="00B428EB" w:rsidDel="00801343" w:rsidRDefault="00B428EB">
          <w:pPr>
            <w:pStyle w:val="TOC3"/>
            <w:tabs>
              <w:tab w:val="left" w:pos="1100"/>
              <w:tab w:val="right" w:leader="dot" w:pos="10456"/>
            </w:tabs>
            <w:rPr>
              <w:del w:id="269" w:author="Robert Lundmark" w:date="2016-11-22T11:39:00Z"/>
              <w:rFonts w:asciiTheme="minorHAnsi" w:eastAsiaTheme="minorEastAsia" w:hAnsiTheme="minorHAnsi" w:cstheme="minorBidi"/>
              <w:noProof/>
              <w:sz w:val="22"/>
              <w:lang w:eastAsia="sv-SE"/>
            </w:rPr>
          </w:pPr>
          <w:del w:id="270" w:author="Robert Lundmark" w:date="2016-11-22T11:39:00Z">
            <w:r w:rsidRPr="00801343" w:rsidDel="00801343">
              <w:rPr>
                <w:noProof/>
                <w:rPrChange w:id="271" w:author="Robert Lundmark" w:date="2016-11-22T11:39:00Z">
                  <w:rPr>
                    <w:rStyle w:val="Hyperlink"/>
                    <w:noProof/>
                  </w:rPr>
                </w:rPrChange>
              </w:rPr>
              <w:delText>5.2.1</w:delText>
            </w:r>
            <w:r w:rsidDel="00801343">
              <w:rPr>
                <w:rFonts w:asciiTheme="minorHAnsi" w:eastAsiaTheme="minorEastAsia" w:hAnsiTheme="minorHAnsi" w:cstheme="minorBidi"/>
                <w:noProof/>
                <w:sz w:val="22"/>
                <w:lang w:eastAsia="sv-SE"/>
              </w:rPr>
              <w:tab/>
            </w:r>
            <w:r w:rsidRPr="00801343" w:rsidDel="00801343">
              <w:rPr>
                <w:noProof/>
                <w:rPrChange w:id="272" w:author="Robert Lundmark" w:date="2016-11-22T11:39:00Z">
                  <w:rPr>
                    <w:rStyle w:val="Hyperlink"/>
                    <w:noProof/>
                  </w:rPr>
                </w:rPrChange>
              </w:rPr>
              <w:delText>RIV-specifikation</w:delText>
            </w:r>
            <w:r w:rsidDel="00801343">
              <w:rPr>
                <w:noProof/>
                <w:webHidden/>
              </w:rPr>
              <w:tab/>
              <w:delText>18</w:delText>
            </w:r>
          </w:del>
        </w:p>
        <w:p w14:paraId="6D7B307B" w14:textId="305AE5EC" w:rsidR="00B428EB" w:rsidDel="00801343" w:rsidRDefault="00B428EB">
          <w:pPr>
            <w:pStyle w:val="TOC1"/>
            <w:tabs>
              <w:tab w:val="left" w:pos="400"/>
              <w:tab w:val="right" w:leader="dot" w:pos="10456"/>
            </w:tabs>
            <w:rPr>
              <w:del w:id="273" w:author="Robert Lundmark" w:date="2016-11-22T11:39:00Z"/>
              <w:rFonts w:asciiTheme="minorHAnsi" w:eastAsiaTheme="minorEastAsia" w:hAnsiTheme="minorHAnsi" w:cstheme="minorBidi"/>
              <w:noProof/>
              <w:sz w:val="22"/>
              <w:lang w:eastAsia="sv-SE"/>
            </w:rPr>
          </w:pPr>
          <w:del w:id="274" w:author="Robert Lundmark" w:date="2016-11-22T11:39:00Z">
            <w:r w:rsidRPr="00801343" w:rsidDel="00801343">
              <w:rPr>
                <w:noProof/>
                <w:rPrChange w:id="275" w:author="Robert Lundmark" w:date="2016-11-22T11:39:00Z">
                  <w:rPr>
                    <w:rStyle w:val="Hyperlink"/>
                    <w:noProof/>
                  </w:rPr>
                </w:rPrChange>
              </w:rPr>
              <w:delText>6</w:delText>
            </w:r>
            <w:r w:rsidDel="00801343">
              <w:rPr>
                <w:rFonts w:asciiTheme="minorHAnsi" w:eastAsiaTheme="minorEastAsia" w:hAnsiTheme="minorHAnsi" w:cstheme="minorBidi"/>
                <w:noProof/>
                <w:sz w:val="22"/>
                <w:lang w:eastAsia="sv-SE"/>
              </w:rPr>
              <w:tab/>
            </w:r>
            <w:r w:rsidRPr="00801343" w:rsidDel="00801343">
              <w:rPr>
                <w:noProof/>
                <w:rPrChange w:id="276" w:author="Robert Lundmark" w:date="2016-11-22T11:39:00Z">
                  <w:rPr>
                    <w:rStyle w:val="Hyperlink"/>
                    <w:noProof/>
                  </w:rPr>
                </w:rPrChange>
              </w:rPr>
              <w:delText>Tjänstekontrakt</w:delText>
            </w:r>
            <w:r w:rsidDel="00801343">
              <w:rPr>
                <w:noProof/>
                <w:webHidden/>
              </w:rPr>
              <w:tab/>
              <w:delText>19</w:delText>
            </w:r>
          </w:del>
        </w:p>
        <w:p w14:paraId="29FFD872" w14:textId="725A97F9" w:rsidR="00B428EB" w:rsidDel="00801343" w:rsidRDefault="00B428EB">
          <w:pPr>
            <w:pStyle w:val="TOC2"/>
            <w:tabs>
              <w:tab w:val="left" w:pos="880"/>
              <w:tab w:val="right" w:leader="dot" w:pos="10456"/>
            </w:tabs>
            <w:rPr>
              <w:del w:id="277" w:author="Robert Lundmark" w:date="2016-11-22T11:39:00Z"/>
              <w:rFonts w:asciiTheme="minorHAnsi" w:eastAsiaTheme="minorEastAsia" w:hAnsiTheme="minorHAnsi" w:cstheme="minorBidi"/>
              <w:noProof/>
              <w:sz w:val="22"/>
              <w:lang w:eastAsia="sv-SE"/>
            </w:rPr>
          </w:pPr>
          <w:del w:id="278" w:author="Robert Lundmark" w:date="2016-11-22T11:39:00Z">
            <w:r w:rsidRPr="00801343" w:rsidDel="00801343">
              <w:rPr>
                <w:noProof/>
                <w:rPrChange w:id="279" w:author="Robert Lundmark" w:date="2016-11-22T11:39:00Z">
                  <w:rPr>
                    <w:rStyle w:val="Hyperlink"/>
                    <w:noProof/>
                  </w:rPr>
                </w:rPrChange>
              </w:rPr>
              <w:delText>6.1</w:delText>
            </w:r>
            <w:r w:rsidDel="00801343">
              <w:rPr>
                <w:rFonts w:asciiTheme="minorHAnsi" w:eastAsiaTheme="minorEastAsia" w:hAnsiTheme="minorHAnsi" w:cstheme="minorBidi"/>
                <w:noProof/>
                <w:sz w:val="22"/>
                <w:lang w:eastAsia="sv-SE"/>
              </w:rPr>
              <w:tab/>
            </w:r>
            <w:r w:rsidRPr="00801343" w:rsidDel="00801343">
              <w:rPr>
                <w:noProof/>
                <w:rPrChange w:id="280" w:author="Robert Lundmark" w:date="2016-11-22T11:39:00Z">
                  <w:rPr>
                    <w:rStyle w:val="Hyperlink"/>
                    <w:noProof/>
                  </w:rPr>
                </w:rPrChange>
              </w:rPr>
              <w:delText>GetEmployeeIncludingProtectedPerson</w:delText>
            </w:r>
            <w:r w:rsidDel="00801343">
              <w:rPr>
                <w:noProof/>
                <w:webHidden/>
              </w:rPr>
              <w:tab/>
              <w:delText>19</w:delText>
            </w:r>
          </w:del>
        </w:p>
        <w:p w14:paraId="571F4755" w14:textId="45E263A2" w:rsidR="00B428EB" w:rsidDel="00801343" w:rsidRDefault="00B428EB">
          <w:pPr>
            <w:pStyle w:val="TOC3"/>
            <w:tabs>
              <w:tab w:val="left" w:pos="1100"/>
              <w:tab w:val="right" w:leader="dot" w:pos="10456"/>
            </w:tabs>
            <w:rPr>
              <w:del w:id="281" w:author="Robert Lundmark" w:date="2016-11-22T11:39:00Z"/>
              <w:rFonts w:asciiTheme="minorHAnsi" w:eastAsiaTheme="minorEastAsia" w:hAnsiTheme="minorHAnsi" w:cstheme="minorBidi"/>
              <w:noProof/>
              <w:sz w:val="22"/>
              <w:lang w:eastAsia="sv-SE"/>
            </w:rPr>
          </w:pPr>
          <w:del w:id="282" w:author="Robert Lundmark" w:date="2016-11-22T11:39:00Z">
            <w:r w:rsidRPr="00801343" w:rsidDel="00801343">
              <w:rPr>
                <w:noProof/>
                <w:rPrChange w:id="283" w:author="Robert Lundmark" w:date="2016-11-22T11:39:00Z">
                  <w:rPr>
                    <w:rStyle w:val="Hyperlink"/>
                    <w:noProof/>
                  </w:rPr>
                </w:rPrChange>
              </w:rPr>
              <w:delText>6.1.1</w:delText>
            </w:r>
            <w:r w:rsidDel="00801343">
              <w:rPr>
                <w:rFonts w:asciiTheme="minorHAnsi" w:eastAsiaTheme="minorEastAsia" w:hAnsiTheme="minorHAnsi" w:cstheme="minorBidi"/>
                <w:noProof/>
                <w:sz w:val="22"/>
                <w:lang w:eastAsia="sv-SE"/>
              </w:rPr>
              <w:tab/>
            </w:r>
            <w:r w:rsidRPr="00801343" w:rsidDel="00801343">
              <w:rPr>
                <w:noProof/>
                <w:rPrChange w:id="284" w:author="Robert Lundmark" w:date="2016-11-22T11:39:00Z">
                  <w:rPr>
                    <w:rStyle w:val="Hyperlink"/>
                    <w:noProof/>
                  </w:rPr>
                </w:rPrChange>
              </w:rPr>
              <w:delText>Version</w:delText>
            </w:r>
            <w:r w:rsidDel="00801343">
              <w:rPr>
                <w:noProof/>
                <w:webHidden/>
              </w:rPr>
              <w:tab/>
              <w:delText>19</w:delText>
            </w:r>
          </w:del>
        </w:p>
        <w:p w14:paraId="66007160" w14:textId="0B7F39EB" w:rsidR="00B428EB" w:rsidDel="00801343" w:rsidRDefault="00B428EB">
          <w:pPr>
            <w:pStyle w:val="TOC3"/>
            <w:tabs>
              <w:tab w:val="left" w:pos="1100"/>
              <w:tab w:val="right" w:leader="dot" w:pos="10456"/>
            </w:tabs>
            <w:rPr>
              <w:del w:id="285" w:author="Robert Lundmark" w:date="2016-11-22T11:39:00Z"/>
              <w:rFonts w:asciiTheme="minorHAnsi" w:eastAsiaTheme="minorEastAsia" w:hAnsiTheme="minorHAnsi" w:cstheme="minorBidi"/>
              <w:noProof/>
              <w:sz w:val="22"/>
              <w:lang w:eastAsia="sv-SE"/>
            </w:rPr>
          </w:pPr>
          <w:del w:id="286" w:author="Robert Lundmark" w:date="2016-11-22T11:39:00Z">
            <w:r w:rsidRPr="00801343" w:rsidDel="00801343">
              <w:rPr>
                <w:noProof/>
                <w:rPrChange w:id="287" w:author="Robert Lundmark" w:date="2016-11-22T11:39:00Z">
                  <w:rPr>
                    <w:rStyle w:val="Hyperlink"/>
                    <w:noProof/>
                  </w:rPr>
                </w:rPrChange>
              </w:rPr>
              <w:delText>6.1.2</w:delText>
            </w:r>
            <w:r w:rsidDel="00801343">
              <w:rPr>
                <w:rFonts w:asciiTheme="minorHAnsi" w:eastAsiaTheme="minorEastAsia" w:hAnsiTheme="minorHAnsi" w:cstheme="minorBidi"/>
                <w:noProof/>
                <w:sz w:val="22"/>
                <w:lang w:eastAsia="sv-SE"/>
              </w:rPr>
              <w:tab/>
            </w:r>
            <w:r w:rsidRPr="00801343" w:rsidDel="00801343">
              <w:rPr>
                <w:noProof/>
                <w:rPrChange w:id="288" w:author="Robert Lundmark" w:date="2016-11-22T11:39:00Z">
                  <w:rPr>
                    <w:rStyle w:val="Hyperlink"/>
                    <w:noProof/>
                  </w:rPr>
                </w:rPrChange>
              </w:rPr>
              <w:delText>Fältregler</w:delText>
            </w:r>
            <w:r w:rsidDel="00801343">
              <w:rPr>
                <w:noProof/>
                <w:webHidden/>
              </w:rPr>
              <w:tab/>
              <w:delText>19</w:delText>
            </w:r>
          </w:del>
        </w:p>
        <w:p w14:paraId="3A0A667D" w14:textId="2F8022F9" w:rsidR="00B428EB" w:rsidDel="00801343" w:rsidRDefault="00B428EB">
          <w:pPr>
            <w:pStyle w:val="TOC3"/>
            <w:tabs>
              <w:tab w:val="left" w:pos="1100"/>
              <w:tab w:val="right" w:leader="dot" w:pos="10456"/>
            </w:tabs>
            <w:rPr>
              <w:del w:id="289" w:author="Robert Lundmark" w:date="2016-11-22T11:39:00Z"/>
              <w:rFonts w:asciiTheme="minorHAnsi" w:eastAsiaTheme="minorEastAsia" w:hAnsiTheme="minorHAnsi" w:cstheme="minorBidi"/>
              <w:noProof/>
              <w:sz w:val="22"/>
              <w:lang w:eastAsia="sv-SE"/>
            </w:rPr>
          </w:pPr>
          <w:del w:id="290" w:author="Robert Lundmark" w:date="2016-11-22T11:39:00Z">
            <w:r w:rsidRPr="00801343" w:rsidDel="00801343">
              <w:rPr>
                <w:noProof/>
                <w:rPrChange w:id="291" w:author="Robert Lundmark" w:date="2016-11-22T11:39:00Z">
                  <w:rPr>
                    <w:rStyle w:val="Hyperlink"/>
                    <w:noProof/>
                  </w:rPr>
                </w:rPrChange>
              </w:rPr>
              <w:delText>6.1.3</w:delText>
            </w:r>
            <w:r w:rsidDel="00801343">
              <w:rPr>
                <w:rFonts w:asciiTheme="minorHAnsi" w:eastAsiaTheme="minorEastAsia" w:hAnsiTheme="minorHAnsi" w:cstheme="minorBidi"/>
                <w:noProof/>
                <w:sz w:val="22"/>
                <w:lang w:eastAsia="sv-SE"/>
              </w:rPr>
              <w:tab/>
            </w:r>
            <w:r w:rsidRPr="00801343" w:rsidDel="00801343">
              <w:rPr>
                <w:noProof/>
                <w:rPrChange w:id="292" w:author="Robert Lundmark" w:date="2016-11-22T11:39:00Z">
                  <w:rPr>
                    <w:rStyle w:val="Hyperlink"/>
                    <w:noProof/>
                  </w:rPr>
                </w:rPrChange>
              </w:rPr>
              <w:delText>Tjänstekontraktsspecifika krav och regler</w:delText>
            </w:r>
            <w:r w:rsidDel="00801343">
              <w:rPr>
                <w:noProof/>
                <w:webHidden/>
              </w:rPr>
              <w:tab/>
              <w:delText>21</w:delText>
            </w:r>
          </w:del>
        </w:p>
        <w:p w14:paraId="3C0A917E" w14:textId="16BA05BB" w:rsidR="00B428EB" w:rsidDel="00801343" w:rsidRDefault="00B428EB">
          <w:pPr>
            <w:pStyle w:val="TOC3"/>
            <w:tabs>
              <w:tab w:val="left" w:pos="1100"/>
              <w:tab w:val="right" w:leader="dot" w:pos="10456"/>
            </w:tabs>
            <w:rPr>
              <w:del w:id="293" w:author="Robert Lundmark" w:date="2016-11-22T11:39:00Z"/>
              <w:rFonts w:asciiTheme="minorHAnsi" w:eastAsiaTheme="minorEastAsia" w:hAnsiTheme="minorHAnsi" w:cstheme="minorBidi"/>
              <w:noProof/>
              <w:sz w:val="22"/>
              <w:lang w:eastAsia="sv-SE"/>
            </w:rPr>
          </w:pPr>
          <w:del w:id="294" w:author="Robert Lundmark" w:date="2016-11-22T11:39:00Z">
            <w:r w:rsidRPr="00801343" w:rsidDel="00801343">
              <w:rPr>
                <w:noProof/>
                <w:rPrChange w:id="295" w:author="Robert Lundmark" w:date="2016-11-22T11:39:00Z">
                  <w:rPr>
                    <w:rStyle w:val="Hyperlink"/>
                    <w:noProof/>
                  </w:rPr>
                </w:rPrChange>
              </w:rPr>
              <w:delText>6.1.4</w:delText>
            </w:r>
            <w:r w:rsidDel="00801343">
              <w:rPr>
                <w:rFonts w:asciiTheme="minorHAnsi" w:eastAsiaTheme="minorEastAsia" w:hAnsiTheme="minorHAnsi" w:cstheme="minorBidi"/>
                <w:noProof/>
                <w:sz w:val="22"/>
                <w:lang w:eastAsia="sv-SE"/>
              </w:rPr>
              <w:tab/>
            </w:r>
            <w:r w:rsidRPr="00801343" w:rsidDel="00801343">
              <w:rPr>
                <w:noProof/>
                <w:rPrChange w:id="296" w:author="Robert Lundmark" w:date="2016-11-22T11:39:00Z">
                  <w:rPr>
                    <w:rStyle w:val="Hyperlink"/>
                    <w:noProof/>
                  </w:rPr>
                </w:rPrChange>
              </w:rPr>
              <w:delText>SLA-krav</w:delText>
            </w:r>
            <w:r w:rsidDel="00801343">
              <w:rPr>
                <w:noProof/>
                <w:webHidden/>
              </w:rPr>
              <w:tab/>
              <w:delText>21</w:delText>
            </w:r>
          </w:del>
        </w:p>
        <w:p w14:paraId="7C7C5E92" w14:textId="6B9CB2CD" w:rsidR="00B428EB" w:rsidDel="00801343" w:rsidRDefault="00B428EB">
          <w:pPr>
            <w:pStyle w:val="TOC3"/>
            <w:tabs>
              <w:tab w:val="left" w:pos="1100"/>
              <w:tab w:val="right" w:leader="dot" w:pos="10456"/>
            </w:tabs>
            <w:rPr>
              <w:del w:id="297" w:author="Robert Lundmark" w:date="2016-11-22T11:39:00Z"/>
              <w:rFonts w:asciiTheme="minorHAnsi" w:eastAsiaTheme="minorEastAsia" w:hAnsiTheme="minorHAnsi" w:cstheme="minorBidi"/>
              <w:noProof/>
              <w:sz w:val="22"/>
              <w:lang w:eastAsia="sv-SE"/>
            </w:rPr>
          </w:pPr>
          <w:del w:id="298" w:author="Robert Lundmark" w:date="2016-11-22T11:39:00Z">
            <w:r w:rsidRPr="00801343" w:rsidDel="00801343">
              <w:rPr>
                <w:noProof/>
                <w:rPrChange w:id="299" w:author="Robert Lundmark" w:date="2016-11-22T11:39:00Z">
                  <w:rPr>
                    <w:rStyle w:val="Hyperlink"/>
                    <w:noProof/>
                  </w:rPr>
                </w:rPrChange>
              </w:rPr>
              <w:delText>6.1.5</w:delText>
            </w:r>
            <w:r w:rsidDel="00801343">
              <w:rPr>
                <w:rFonts w:asciiTheme="minorHAnsi" w:eastAsiaTheme="minorEastAsia" w:hAnsiTheme="minorHAnsi" w:cstheme="minorBidi"/>
                <w:noProof/>
                <w:sz w:val="22"/>
                <w:lang w:eastAsia="sv-SE"/>
              </w:rPr>
              <w:tab/>
            </w:r>
            <w:r w:rsidRPr="00801343" w:rsidDel="00801343">
              <w:rPr>
                <w:noProof/>
                <w:rPrChange w:id="300" w:author="Robert Lundmark" w:date="2016-11-22T11:39:00Z">
                  <w:rPr>
                    <w:rStyle w:val="Hyperlink"/>
                    <w:noProof/>
                  </w:rPr>
                </w:rPrChange>
              </w:rPr>
              <w:delText>Logiska fel</w:delText>
            </w:r>
            <w:r w:rsidDel="00801343">
              <w:rPr>
                <w:noProof/>
                <w:webHidden/>
              </w:rPr>
              <w:tab/>
              <w:delText>21</w:delText>
            </w:r>
          </w:del>
        </w:p>
        <w:p w14:paraId="4A44F209" w14:textId="1380B733" w:rsidR="00B428EB" w:rsidDel="00801343" w:rsidRDefault="00B428EB">
          <w:pPr>
            <w:pStyle w:val="TOC3"/>
            <w:tabs>
              <w:tab w:val="left" w:pos="1100"/>
              <w:tab w:val="right" w:leader="dot" w:pos="10456"/>
            </w:tabs>
            <w:rPr>
              <w:del w:id="301" w:author="Robert Lundmark" w:date="2016-11-22T11:39:00Z"/>
              <w:rFonts w:asciiTheme="minorHAnsi" w:eastAsiaTheme="minorEastAsia" w:hAnsiTheme="minorHAnsi" w:cstheme="minorBidi"/>
              <w:noProof/>
              <w:sz w:val="22"/>
              <w:lang w:eastAsia="sv-SE"/>
            </w:rPr>
          </w:pPr>
          <w:del w:id="302" w:author="Robert Lundmark" w:date="2016-11-22T11:39:00Z">
            <w:r w:rsidRPr="00801343" w:rsidDel="00801343">
              <w:rPr>
                <w:noProof/>
                <w:rPrChange w:id="303" w:author="Robert Lundmark" w:date="2016-11-22T11:39:00Z">
                  <w:rPr>
                    <w:rStyle w:val="Hyperlink"/>
                    <w:noProof/>
                  </w:rPr>
                </w:rPrChange>
              </w:rPr>
              <w:delText>6.1.6</w:delText>
            </w:r>
            <w:r w:rsidDel="00801343">
              <w:rPr>
                <w:rFonts w:asciiTheme="minorHAnsi" w:eastAsiaTheme="minorEastAsia" w:hAnsiTheme="minorHAnsi" w:cstheme="minorBidi"/>
                <w:noProof/>
                <w:sz w:val="22"/>
                <w:lang w:eastAsia="sv-SE"/>
              </w:rPr>
              <w:tab/>
            </w:r>
            <w:r w:rsidRPr="00801343" w:rsidDel="00801343">
              <w:rPr>
                <w:noProof/>
                <w:rPrChange w:id="304" w:author="Robert Lundmark" w:date="2016-11-22T11:39:00Z">
                  <w:rPr>
                    <w:rStyle w:val="Hyperlink"/>
                    <w:noProof/>
                  </w:rPr>
                </w:rPrChange>
              </w:rPr>
              <w:delText>Annan information om kontraktet</w:delText>
            </w:r>
            <w:r w:rsidDel="00801343">
              <w:rPr>
                <w:noProof/>
                <w:webHidden/>
              </w:rPr>
              <w:tab/>
              <w:delText>22</w:delText>
            </w:r>
          </w:del>
        </w:p>
        <w:p w14:paraId="52062BCB" w14:textId="3E42DF1E" w:rsidR="00B428EB" w:rsidDel="00801343" w:rsidRDefault="00B428EB">
          <w:pPr>
            <w:pStyle w:val="TOC2"/>
            <w:tabs>
              <w:tab w:val="left" w:pos="880"/>
              <w:tab w:val="right" w:leader="dot" w:pos="10456"/>
            </w:tabs>
            <w:rPr>
              <w:del w:id="305" w:author="Robert Lundmark" w:date="2016-11-22T11:39:00Z"/>
              <w:rFonts w:asciiTheme="minorHAnsi" w:eastAsiaTheme="minorEastAsia" w:hAnsiTheme="minorHAnsi" w:cstheme="minorBidi"/>
              <w:noProof/>
              <w:sz w:val="22"/>
              <w:lang w:eastAsia="sv-SE"/>
            </w:rPr>
          </w:pPr>
          <w:del w:id="306" w:author="Robert Lundmark" w:date="2016-11-22T11:39:00Z">
            <w:r w:rsidRPr="00801343" w:rsidDel="00801343">
              <w:rPr>
                <w:noProof/>
                <w:rPrChange w:id="307" w:author="Robert Lundmark" w:date="2016-11-22T11:39:00Z">
                  <w:rPr>
                    <w:rStyle w:val="Hyperlink"/>
                    <w:noProof/>
                  </w:rPr>
                </w:rPrChange>
              </w:rPr>
              <w:delText>6.2</w:delText>
            </w:r>
            <w:r w:rsidDel="00801343">
              <w:rPr>
                <w:rFonts w:asciiTheme="minorHAnsi" w:eastAsiaTheme="minorEastAsia" w:hAnsiTheme="minorHAnsi" w:cstheme="minorBidi"/>
                <w:noProof/>
                <w:sz w:val="22"/>
                <w:lang w:eastAsia="sv-SE"/>
              </w:rPr>
              <w:tab/>
            </w:r>
            <w:r w:rsidRPr="00801343" w:rsidDel="00801343">
              <w:rPr>
                <w:noProof/>
                <w:rPrChange w:id="308" w:author="Robert Lundmark" w:date="2016-11-22T11:39:00Z">
                  <w:rPr>
                    <w:rStyle w:val="Hyperlink"/>
                    <w:noProof/>
                  </w:rPr>
                </w:rPrChange>
              </w:rPr>
              <w:delText>GetEmployee</w:delText>
            </w:r>
            <w:r w:rsidDel="00801343">
              <w:rPr>
                <w:noProof/>
                <w:webHidden/>
              </w:rPr>
              <w:tab/>
              <w:delText>23</w:delText>
            </w:r>
          </w:del>
        </w:p>
        <w:p w14:paraId="51CAF37F" w14:textId="65E87844" w:rsidR="00B428EB" w:rsidDel="00801343" w:rsidRDefault="00B428EB">
          <w:pPr>
            <w:pStyle w:val="TOC3"/>
            <w:tabs>
              <w:tab w:val="left" w:pos="1100"/>
              <w:tab w:val="right" w:leader="dot" w:pos="10456"/>
            </w:tabs>
            <w:rPr>
              <w:del w:id="309" w:author="Robert Lundmark" w:date="2016-11-22T11:39:00Z"/>
              <w:rFonts w:asciiTheme="minorHAnsi" w:eastAsiaTheme="minorEastAsia" w:hAnsiTheme="minorHAnsi" w:cstheme="minorBidi"/>
              <w:noProof/>
              <w:sz w:val="22"/>
              <w:lang w:eastAsia="sv-SE"/>
            </w:rPr>
          </w:pPr>
          <w:del w:id="310" w:author="Robert Lundmark" w:date="2016-11-22T11:39:00Z">
            <w:r w:rsidRPr="00801343" w:rsidDel="00801343">
              <w:rPr>
                <w:noProof/>
                <w:rPrChange w:id="311" w:author="Robert Lundmark" w:date="2016-11-22T11:39:00Z">
                  <w:rPr>
                    <w:rStyle w:val="Hyperlink"/>
                    <w:noProof/>
                  </w:rPr>
                </w:rPrChange>
              </w:rPr>
              <w:delText>6.2.1</w:delText>
            </w:r>
            <w:r w:rsidDel="00801343">
              <w:rPr>
                <w:rFonts w:asciiTheme="minorHAnsi" w:eastAsiaTheme="minorEastAsia" w:hAnsiTheme="minorHAnsi" w:cstheme="minorBidi"/>
                <w:noProof/>
                <w:sz w:val="22"/>
                <w:lang w:eastAsia="sv-SE"/>
              </w:rPr>
              <w:tab/>
            </w:r>
            <w:r w:rsidRPr="00801343" w:rsidDel="00801343">
              <w:rPr>
                <w:noProof/>
                <w:rPrChange w:id="312" w:author="Robert Lundmark" w:date="2016-11-22T11:39:00Z">
                  <w:rPr>
                    <w:rStyle w:val="Hyperlink"/>
                    <w:noProof/>
                  </w:rPr>
                </w:rPrChange>
              </w:rPr>
              <w:delText>Version</w:delText>
            </w:r>
            <w:r w:rsidDel="00801343">
              <w:rPr>
                <w:noProof/>
                <w:webHidden/>
              </w:rPr>
              <w:tab/>
              <w:delText>23</w:delText>
            </w:r>
          </w:del>
        </w:p>
        <w:p w14:paraId="71EC266D" w14:textId="768E90BB" w:rsidR="00B428EB" w:rsidDel="00801343" w:rsidRDefault="00B428EB">
          <w:pPr>
            <w:pStyle w:val="TOC3"/>
            <w:tabs>
              <w:tab w:val="left" w:pos="1100"/>
              <w:tab w:val="right" w:leader="dot" w:pos="10456"/>
            </w:tabs>
            <w:rPr>
              <w:del w:id="313" w:author="Robert Lundmark" w:date="2016-11-22T11:39:00Z"/>
              <w:rFonts w:asciiTheme="minorHAnsi" w:eastAsiaTheme="minorEastAsia" w:hAnsiTheme="minorHAnsi" w:cstheme="minorBidi"/>
              <w:noProof/>
              <w:sz w:val="22"/>
              <w:lang w:eastAsia="sv-SE"/>
            </w:rPr>
          </w:pPr>
          <w:del w:id="314" w:author="Robert Lundmark" w:date="2016-11-22T11:39:00Z">
            <w:r w:rsidRPr="00801343" w:rsidDel="00801343">
              <w:rPr>
                <w:noProof/>
                <w:rPrChange w:id="315" w:author="Robert Lundmark" w:date="2016-11-22T11:39:00Z">
                  <w:rPr>
                    <w:rStyle w:val="Hyperlink"/>
                    <w:noProof/>
                  </w:rPr>
                </w:rPrChange>
              </w:rPr>
              <w:delText>6.2.2</w:delText>
            </w:r>
            <w:r w:rsidDel="00801343">
              <w:rPr>
                <w:rFonts w:asciiTheme="minorHAnsi" w:eastAsiaTheme="minorEastAsia" w:hAnsiTheme="minorHAnsi" w:cstheme="minorBidi"/>
                <w:noProof/>
                <w:sz w:val="22"/>
                <w:lang w:eastAsia="sv-SE"/>
              </w:rPr>
              <w:tab/>
            </w:r>
            <w:r w:rsidRPr="00801343" w:rsidDel="00801343">
              <w:rPr>
                <w:noProof/>
                <w:rPrChange w:id="316" w:author="Robert Lundmark" w:date="2016-11-22T11:39:00Z">
                  <w:rPr>
                    <w:rStyle w:val="Hyperlink"/>
                    <w:noProof/>
                  </w:rPr>
                </w:rPrChange>
              </w:rPr>
              <w:delText>Fältregler</w:delText>
            </w:r>
            <w:r w:rsidDel="00801343">
              <w:rPr>
                <w:noProof/>
                <w:webHidden/>
              </w:rPr>
              <w:tab/>
              <w:delText>23</w:delText>
            </w:r>
          </w:del>
        </w:p>
        <w:p w14:paraId="0B8B14E5" w14:textId="278286F7" w:rsidR="00B428EB" w:rsidDel="00801343" w:rsidRDefault="00B428EB">
          <w:pPr>
            <w:pStyle w:val="TOC2"/>
            <w:tabs>
              <w:tab w:val="left" w:pos="880"/>
              <w:tab w:val="right" w:leader="dot" w:pos="10456"/>
            </w:tabs>
            <w:rPr>
              <w:del w:id="317" w:author="Robert Lundmark" w:date="2016-11-22T11:39:00Z"/>
              <w:rFonts w:asciiTheme="minorHAnsi" w:eastAsiaTheme="minorEastAsia" w:hAnsiTheme="minorHAnsi" w:cstheme="minorBidi"/>
              <w:noProof/>
              <w:sz w:val="22"/>
              <w:lang w:eastAsia="sv-SE"/>
            </w:rPr>
          </w:pPr>
          <w:del w:id="318" w:author="Robert Lundmark" w:date="2016-11-22T11:39:00Z">
            <w:r w:rsidRPr="00801343" w:rsidDel="00801343">
              <w:rPr>
                <w:noProof/>
                <w:rPrChange w:id="319" w:author="Robert Lundmark" w:date="2016-11-22T11:39:00Z">
                  <w:rPr>
                    <w:rStyle w:val="Hyperlink"/>
                    <w:noProof/>
                  </w:rPr>
                </w:rPrChange>
              </w:rPr>
              <w:delText>6.3</w:delText>
            </w:r>
            <w:r w:rsidDel="00801343">
              <w:rPr>
                <w:rFonts w:asciiTheme="minorHAnsi" w:eastAsiaTheme="minorEastAsia" w:hAnsiTheme="minorHAnsi" w:cstheme="minorBidi"/>
                <w:noProof/>
                <w:sz w:val="22"/>
                <w:lang w:eastAsia="sv-SE"/>
              </w:rPr>
              <w:tab/>
            </w:r>
            <w:r w:rsidRPr="00801343" w:rsidDel="00801343">
              <w:rPr>
                <w:noProof/>
                <w:rPrChange w:id="320" w:author="Robert Lundmark" w:date="2016-11-22T11:39:00Z">
                  <w:rPr>
                    <w:rStyle w:val="Hyperlink"/>
                    <w:noProof/>
                  </w:rPr>
                </w:rPrChange>
              </w:rPr>
              <w:delText>GetCommissionMembersIncludingProtectedPerson</w:delText>
            </w:r>
            <w:r w:rsidDel="00801343">
              <w:rPr>
                <w:noProof/>
                <w:webHidden/>
              </w:rPr>
              <w:tab/>
              <w:delText>24</w:delText>
            </w:r>
          </w:del>
        </w:p>
        <w:p w14:paraId="71AD3AE1" w14:textId="22CC4CA0" w:rsidR="00B428EB" w:rsidDel="00801343" w:rsidRDefault="00B428EB">
          <w:pPr>
            <w:pStyle w:val="TOC3"/>
            <w:tabs>
              <w:tab w:val="left" w:pos="1100"/>
              <w:tab w:val="right" w:leader="dot" w:pos="10456"/>
            </w:tabs>
            <w:rPr>
              <w:del w:id="321" w:author="Robert Lundmark" w:date="2016-11-22T11:39:00Z"/>
              <w:rFonts w:asciiTheme="minorHAnsi" w:eastAsiaTheme="minorEastAsia" w:hAnsiTheme="minorHAnsi" w:cstheme="minorBidi"/>
              <w:noProof/>
              <w:sz w:val="22"/>
              <w:lang w:eastAsia="sv-SE"/>
            </w:rPr>
          </w:pPr>
          <w:del w:id="322" w:author="Robert Lundmark" w:date="2016-11-22T11:39:00Z">
            <w:r w:rsidRPr="00801343" w:rsidDel="00801343">
              <w:rPr>
                <w:noProof/>
                <w:rPrChange w:id="323" w:author="Robert Lundmark" w:date="2016-11-22T11:39:00Z">
                  <w:rPr>
                    <w:rStyle w:val="Hyperlink"/>
                    <w:noProof/>
                  </w:rPr>
                </w:rPrChange>
              </w:rPr>
              <w:delText>6.3.1</w:delText>
            </w:r>
            <w:r w:rsidDel="00801343">
              <w:rPr>
                <w:rFonts w:asciiTheme="minorHAnsi" w:eastAsiaTheme="minorEastAsia" w:hAnsiTheme="minorHAnsi" w:cstheme="minorBidi"/>
                <w:noProof/>
                <w:sz w:val="22"/>
                <w:lang w:eastAsia="sv-SE"/>
              </w:rPr>
              <w:tab/>
            </w:r>
            <w:r w:rsidRPr="00801343" w:rsidDel="00801343">
              <w:rPr>
                <w:noProof/>
                <w:rPrChange w:id="324" w:author="Robert Lundmark" w:date="2016-11-22T11:39:00Z">
                  <w:rPr>
                    <w:rStyle w:val="Hyperlink"/>
                    <w:noProof/>
                  </w:rPr>
                </w:rPrChange>
              </w:rPr>
              <w:delText>Version</w:delText>
            </w:r>
            <w:r w:rsidDel="00801343">
              <w:rPr>
                <w:noProof/>
                <w:webHidden/>
              </w:rPr>
              <w:tab/>
              <w:delText>24</w:delText>
            </w:r>
          </w:del>
        </w:p>
        <w:p w14:paraId="1DB8B197" w14:textId="6F86A186" w:rsidR="00B428EB" w:rsidDel="00801343" w:rsidRDefault="00B428EB">
          <w:pPr>
            <w:pStyle w:val="TOC3"/>
            <w:tabs>
              <w:tab w:val="left" w:pos="1100"/>
              <w:tab w:val="right" w:leader="dot" w:pos="10456"/>
            </w:tabs>
            <w:rPr>
              <w:del w:id="325" w:author="Robert Lundmark" w:date="2016-11-22T11:39:00Z"/>
              <w:rFonts w:asciiTheme="minorHAnsi" w:eastAsiaTheme="minorEastAsia" w:hAnsiTheme="minorHAnsi" w:cstheme="minorBidi"/>
              <w:noProof/>
              <w:sz w:val="22"/>
              <w:lang w:eastAsia="sv-SE"/>
            </w:rPr>
          </w:pPr>
          <w:del w:id="326" w:author="Robert Lundmark" w:date="2016-11-22T11:39:00Z">
            <w:r w:rsidRPr="00801343" w:rsidDel="00801343">
              <w:rPr>
                <w:noProof/>
                <w:rPrChange w:id="327" w:author="Robert Lundmark" w:date="2016-11-22T11:39:00Z">
                  <w:rPr>
                    <w:rStyle w:val="Hyperlink"/>
                    <w:noProof/>
                  </w:rPr>
                </w:rPrChange>
              </w:rPr>
              <w:delText>6.3.2</w:delText>
            </w:r>
            <w:r w:rsidDel="00801343">
              <w:rPr>
                <w:rFonts w:asciiTheme="minorHAnsi" w:eastAsiaTheme="minorEastAsia" w:hAnsiTheme="minorHAnsi" w:cstheme="minorBidi"/>
                <w:noProof/>
                <w:sz w:val="22"/>
                <w:lang w:eastAsia="sv-SE"/>
              </w:rPr>
              <w:tab/>
            </w:r>
            <w:r w:rsidRPr="00801343" w:rsidDel="00801343">
              <w:rPr>
                <w:noProof/>
                <w:rPrChange w:id="328" w:author="Robert Lundmark" w:date="2016-11-22T11:39:00Z">
                  <w:rPr>
                    <w:rStyle w:val="Hyperlink"/>
                    <w:noProof/>
                  </w:rPr>
                </w:rPrChange>
              </w:rPr>
              <w:delText>Fältregler</w:delText>
            </w:r>
            <w:r w:rsidDel="00801343">
              <w:rPr>
                <w:noProof/>
                <w:webHidden/>
              </w:rPr>
              <w:tab/>
              <w:delText>24</w:delText>
            </w:r>
          </w:del>
        </w:p>
        <w:p w14:paraId="5181BE67" w14:textId="342A8D83" w:rsidR="00B428EB" w:rsidDel="00801343" w:rsidRDefault="00B428EB">
          <w:pPr>
            <w:pStyle w:val="TOC3"/>
            <w:tabs>
              <w:tab w:val="left" w:pos="1100"/>
              <w:tab w:val="right" w:leader="dot" w:pos="10456"/>
            </w:tabs>
            <w:rPr>
              <w:del w:id="329" w:author="Robert Lundmark" w:date="2016-11-22T11:39:00Z"/>
              <w:rFonts w:asciiTheme="minorHAnsi" w:eastAsiaTheme="minorEastAsia" w:hAnsiTheme="minorHAnsi" w:cstheme="minorBidi"/>
              <w:noProof/>
              <w:sz w:val="22"/>
              <w:lang w:eastAsia="sv-SE"/>
            </w:rPr>
          </w:pPr>
          <w:del w:id="330" w:author="Robert Lundmark" w:date="2016-11-22T11:39:00Z">
            <w:r w:rsidRPr="00801343" w:rsidDel="00801343">
              <w:rPr>
                <w:noProof/>
                <w:rPrChange w:id="331" w:author="Robert Lundmark" w:date="2016-11-22T11:39:00Z">
                  <w:rPr>
                    <w:rStyle w:val="Hyperlink"/>
                    <w:noProof/>
                  </w:rPr>
                </w:rPrChange>
              </w:rPr>
              <w:delText>6.3.3</w:delText>
            </w:r>
            <w:r w:rsidDel="00801343">
              <w:rPr>
                <w:rFonts w:asciiTheme="minorHAnsi" w:eastAsiaTheme="minorEastAsia" w:hAnsiTheme="minorHAnsi" w:cstheme="minorBidi"/>
                <w:noProof/>
                <w:sz w:val="22"/>
                <w:lang w:eastAsia="sv-SE"/>
              </w:rPr>
              <w:tab/>
            </w:r>
            <w:r w:rsidRPr="00801343" w:rsidDel="00801343">
              <w:rPr>
                <w:noProof/>
                <w:rPrChange w:id="332" w:author="Robert Lundmark" w:date="2016-11-22T11:39:00Z">
                  <w:rPr>
                    <w:rStyle w:val="Hyperlink"/>
                    <w:noProof/>
                  </w:rPr>
                </w:rPrChange>
              </w:rPr>
              <w:delText>Tjänstekontraktsspecifika krav och regler</w:delText>
            </w:r>
            <w:r w:rsidDel="00801343">
              <w:rPr>
                <w:noProof/>
                <w:webHidden/>
              </w:rPr>
              <w:tab/>
              <w:delText>26</w:delText>
            </w:r>
          </w:del>
        </w:p>
        <w:p w14:paraId="7972595E" w14:textId="230703F7" w:rsidR="00B428EB" w:rsidDel="00801343" w:rsidRDefault="00B428EB">
          <w:pPr>
            <w:pStyle w:val="TOC3"/>
            <w:tabs>
              <w:tab w:val="left" w:pos="1100"/>
              <w:tab w:val="right" w:leader="dot" w:pos="10456"/>
            </w:tabs>
            <w:rPr>
              <w:del w:id="333" w:author="Robert Lundmark" w:date="2016-11-22T11:39:00Z"/>
              <w:rFonts w:asciiTheme="minorHAnsi" w:eastAsiaTheme="minorEastAsia" w:hAnsiTheme="minorHAnsi" w:cstheme="minorBidi"/>
              <w:noProof/>
              <w:sz w:val="22"/>
              <w:lang w:eastAsia="sv-SE"/>
            </w:rPr>
          </w:pPr>
          <w:del w:id="334" w:author="Robert Lundmark" w:date="2016-11-22T11:39:00Z">
            <w:r w:rsidRPr="00801343" w:rsidDel="00801343">
              <w:rPr>
                <w:noProof/>
                <w:rPrChange w:id="335" w:author="Robert Lundmark" w:date="2016-11-22T11:39:00Z">
                  <w:rPr>
                    <w:rStyle w:val="Hyperlink"/>
                    <w:noProof/>
                  </w:rPr>
                </w:rPrChange>
              </w:rPr>
              <w:delText>6.3.4</w:delText>
            </w:r>
            <w:r w:rsidDel="00801343">
              <w:rPr>
                <w:rFonts w:asciiTheme="minorHAnsi" w:eastAsiaTheme="minorEastAsia" w:hAnsiTheme="minorHAnsi" w:cstheme="minorBidi"/>
                <w:noProof/>
                <w:sz w:val="22"/>
                <w:lang w:eastAsia="sv-SE"/>
              </w:rPr>
              <w:tab/>
            </w:r>
            <w:r w:rsidRPr="00801343" w:rsidDel="00801343">
              <w:rPr>
                <w:noProof/>
                <w:rPrChange w:id="336" w:author="Robert Lundmark" w:date="2016-11-22T11:39:00Z">
                  <w:rPr>
                    <w:rStyle w:val="Hyperlink"/>
                    <w:noProof/>
                  </w:rPr>
                </w:rPrChange>
              </w:rPr>
              <w:delText>SLA-krav</w:delText>
            </w:r>
            <w:r w:rsidDel="00801343">
              <w:rPr>
                <w:noProof/>
                <w:webHidden/>
              </w:rPr>
              <w:tab/>
              <w:delText>26</w:delText>
            </w:r>
          </w:del>
        </w:p>
        <w:p w14:paraId="32DB7731" w14:textId="418CB4F0" w:rsidR="00B428EB" w:rsidDel="00801343" w:rsidRDefault="00B428EB">
          <w:pPr>
            <w:pStyle w:val="TOC3"/>
            <w:tabs>
              <w:tab w:val="left" w:pos="1100"/>
              <w:tab w:val="right" w:leader="dot" w:pos="10456"/>
            </w:tabs>
            <w:rPr>
              <w:del w:id="337" w:author="Robert Lundmark" w:date="2016-11-22T11:39:00Z"/>
              <w:rFonts w:asciiTheme="minorHAnsi" w:eastAsiaTheme="minorEastAsia" w:hAnsiTheme="minorHAnsi" w:cstheme="minorBidi"/>
              <w:noProof/>
              <w:sz w:val="22"/>
              <w:lang w:eastAsia="sv-SE"/>
            </w:rPr>
          </w:pPr>
          <w:del w:id="338" w:author="Robert Lundmark" w:date="2016-11-22T11:39:00Z">
            <w:r w:rsidRPr="00801343" w:rsidDel="00801343">
              <w:rPr>
                <w:noProof/>
                <w:rPrChange w:id="339" w:author="Robert Lundmark" w:date="2016-11-22T11:39:00Z">
                  <w:rPr>
                    <w:rStyle w:val="Hyperlink"/>
                    <w:noProof/>
                  </w:rPr>
                </w:rPrChange>
              </w:rPr>
              <w:delText>6.3.5</w:delText>
            </w:r>
            <w:r w:rsidDel="00801343">
              <w:rPr>
                <w:rFonts w:asciiTheme="minorHAnsi" w:eastAsiaTheme="minorEastAsia" w:hAnsiTheme="minorHAnsi" w:cstheme="minorBidi"/>
                <w:noProof/>
                <w:sz w:val="22"/>
                <w:lang w:eastAsia="sv-SE"/>
              </w:rPr>
              <w:tab/>
            </w:r>
            <w:r w:rsidRPr="00801343" w:rsidDel="00801343">
              <w:rPr>
                <w:noProof/>
                <w:rPrChange w:id="340" w:author="Robert Lundmark" w:date="2016-11-22T11:39:00Z">
                  <w:rPr>
                    <w:rStyle w:val="Hyperlink"/>
                    <w:noProof/>
                  </w:rPr>
                </w:rPrChange>
              </w:rPr>
              <w:delText>Logiska fel</w:delText>
            </w:r>
            <w:r w:rsidDel="00801343">
              <w:rPr>
                <w:noProof/>
                <w:webHidden/>
              </w:rPr>
              <w:tab/>
              <w:delText>26</w:delText>
            </w:r>
          </w:del>
        </w:p>
        <w:p w14:paraId="28785903" w14:textId="01835E47" w:rsidR="00B428EB" w:rsidDel="00801343" w:rsidRDefault="00B428EB">
          <w:pPr>
            <w:pStyle w:val="TOC3"/>
            <w:tabs>
              <w:tab w:val="left" w:pos="1100"/>
              <w:tab w:val="right" w:leader="dot" w:pos="10456"/>
            </w:tabs>
            <w:rPr>
              <w:del w:id="341" w:author="Robert Lundmark" w:date="2016-11-22T11:39:00Z"/>
              <w:rFonts w:asciiTheme="minorHAnsi" w:eastAsiaTheme="minorEastAsia" w:hAnsiTheme="minorHAnsi" w:cstheme="minorBidi"/>
              <w:noProof/>
              <w:sz w:val="22"/>
              <w:lang w:eastAsia="sv-SE"/>
            </w:rPr>
          </w:pPr>
          <w:del w:id="342" w:author="Robert Lundmark" w:date="2016-11-22T11:39:00Z">
            <w:r w:rsidRPr="00801343" w:rsidDel="00801343">
              <w:rPr>
                <w:noProof/>
                <w:rPrChange w:id="343" w:author="Robert Lundmark" w:date="2016-11-22T11:39:00Z">
                  <w:rPr>
                    <w:rStyle w:val="Hyperlink"/>
                    <w:noProof/>
                  </w:rPr>
                </w:rPrChange>
              </w:rPr>
              <w:delText>6.3.6</w:delText>
            </w:r>
            <w:r w:rsidDel="00801343">
              <w:rPr>
                <w:rFonts w:asciiTheme="minorHAnsi" w:eastAsiaTheme="minorEastAsia" w:hAnsiTheme="minorHAnsi" w:cstheme="minorBidi"/>
                <w:noProof/>
                <w:sz w:val="22"/>
                <w:lang w:eastAsia="sv-SE"/>
              </w:rPr>
              <w:tab/>
            </w:r>
            <w:r w:rsidRPr="00801343" w:rsidDel="00801343">
              <w:rPr>
                <w:noProof/>
                <w:rPrChange w:id="344" w:author="Robert Lundmark" w:date="2016-11-22T11:39:00Z">
                  <w:rPr>
                    <w:rStyle w:val="Hyperlink"/>
                    <w:noProof/>
                  </w:rPr>
                </w:rPrChange>
              </w:rPr>
              <w:delText>Annan information om kontraktet</w:delText>
            </w:r>
            <w:r w:rsidDel="00801343">
              <w:rPr>
                <w:noProof/>
                <w:webHidden/>
              </w:rPr>
              <w:tab/>
              <w:delText>27</w:delText>
            </w:r>
          </w:del>
        </w:p>
        <w:p w14:paraId="2BFB8323" w14:textId="203D4224" w:rsidR="00B428EB" w:rsidDel="00801343" w:rsidRDefault="00B428EB">
          <w:pPr>
            <w:pStyle w:val="TOC2"/>
            <w:tabs>
              <w:tab w:val="left" w:pos="880"/>
              <w:tab w:val="right" w:leader="dot" w:pos="10456"/>
            </w:tabs>
            <w:rPr>
              <w:del w:id="345" w:author="Robert Lundmark" w:date="2016-11-22T11:39:00Z"/>
              <w:rFonts w:asciiTheme="minorHAnsi" w:eastAsiaTheme="minorEastAsia" w:hAnsiTheme="minorHAnsi" w:cstheme="minorBidi"/>
              <w:noProof/>
              <w:sz w:val="22"/>
              <w:lang w:eastAsia="sv-SE"/>
            </w:rPr>
          </w:pPr>
          <w:del w:id="346" w:author="Robert Lundmark" w:date="2016-11-22T11:39:00Z">
            <w:r w:rsidRPr="00801343" w:rsidDel="00801343">
              <w:rPr>
                <w:noProof/>
                <w:rPrChange w:id="347" w:author="Robert Lundmark" w:date="2016-11-22T11:39:00Z">
                  <w:rPr>
                    <w:rStyle w:val="Hyperlink"/>
                    <w:noProof/>
                  </w:rPr>
                </w:rPrChange>
              </w:rPr>
              <w:delText>6.4</w:delText>
            </w:r>
            <w:r w:rsidDel="00801343">
              <w:rPr>
                <w:rFonts w:asciiTheme="minorHAnsi" w:eastAsiaTheme="minorEastAsia" w:hAnsiTheme="minorHAnsi" w:cstheme="minorBidi"/>
                <w:noProof/>
                <w:sz w:val="22"/>
                <w:lang w:eastAsia="sv-SE"/>
              </w:rPr>
              <w:tab/>
            </w:r>
            <w:r w:rsidRPr="00801343" w:rsidDel="00801343">
              <w:rPr>
                <w:noProof/>
                <w:rPrChange w:id="348" w:author="Robert Lundmark" w:date="2016-11-22T11:39:00Z">
                  <w:rPr>
                    <w:rStyle w:val="Hyperlink"/>
                    <w:noProof/>
                  </w:rPr>
                </w:rPrChange>
              </w:rPr>
              <w:delText>GetCommissionMembers</w:delText>
            </w:r>
            <w:r w:rsidDel="00801343">
              <w:rPr>
                <w:noProof/>
                <w:webHidden/>
              </w:rPr>
              <w:tab/>
              <w:delText>28</w:delText>
            </w:r>
          </w:del>
        </w:p>
        <w:p w14:paraId="6AE28E49" w14:textId="6E73F000" w:rsidR="00B428EB" w:rsidDel="00801343" w:rsidRDefault="00B428EB">
          <w:pPr>
            <w:pStyle w:val="TOC3"/>
            <w:tabs>
              <w:tab w:val="left" w:pos="1100"/>
              <w:tab w:val="right" w:leader="dot" w:pos="10456"/>
            </w:tabs>
            <w:rPr>
              <w:del w:id="349" w:author="Robert Lundmark" w:date="2016-11-22T11:39:00Z"/>
              <w:rFonts w:asciiTheme="minorHAnsi" w:eastAsiaTheme="minorEastAsia" w:hAnsiTheme="minorHAnsi" w:cstheme="minorBidi"/>
              <w:noProof/>
              <w:sz w:val="22"/>
              <w:lang w:eastAsia="sv-SE"/>
            </w:rPr>
          </w:pPr>
          <w:del w:id="350" w:author="Robert Lundmark" w:date="2016-11-22T11:39:00Z">
            <w:r w:rsidRPr="00801343" w:rsidDel="00801343">
              <w:rPr>
                <w:noProof/>
                <w:rPrChange w:id="351" w:author="Robert Lundmark" w:date="2016-11-22T11:39:00Z">
                  <w:rPr>
                    <w:rStyle w:val="Hyperlink"/>
                    <w:noProof/>
                  </w:rPr>
                </w:rPrChange>
              </w:rPr>
              <w:delText>6.4.1</w:delText>
            </w:r>
            <w:r w:rsidDel="00801343">
              <w:rPr>
                <w:rFonts w:asciiTheme="minorHAnsi" w:eastAsiaTheme="minorEastAsia" w:hAnsiTheme="minorHAnsi" w:cstheme="minorBidi"/>
                <w:noProof/>
                <w:sz w:val="22"/>
                <w:lang w:eastAsia="sv-SE"/>
              </w:rPr>
              <w:tab/>
            </w:r>
            <w:r w:rsidRPr="00801343" w:rsidDel="00801343">
              <w:rPr>
                <w:noProof/>
                <w:rPrChange w:id="352" w:author="Robert Lundmark" w:date="2016-11-22T11:39:00Z">
                  <w:rPr>
                    <w:rStyle w:val="Hyperlink"/>
                    <w:noProof/>
                  </w:rPr>
                </w:rPrChange>
              </w:rPr>
              <w:delText>Version</w:delText>
            </w:r>
            <w:r w:rsidDel="00801343">
              <w:rPr>
                <w:noProof/>
                <w:webHidden/>
              </w:rPr>
              <w:tab/>
              <w:delText>28</w:delText>
            </w:r>
          </w:del>
        </w:p>
        <w:p w14:paraId="107965AF" w14:textId="25FCA0F7" w:rsidR="00B428EB" w:rsidDel="00801343" w:rsidRDefault="00B428EB">
          <w:pPr>
            <w:pStyle w:val="TOC3"/>
            <w:tabs>
              <w:tab w:val="left" w:pos="1100"/>
              <w:tab w:val="right" w:leader="dot" w:pos="10456"/>
            </w:tabs>
            <w:rPr>
              <w:del w:id="353" w:author="Robert Lundmark" w:date="2016-11-22T11:39:00Z"/>
              <w:rFonts w:asciiTheme="minorHAnsi" w:eastAsiaTheme="minorEastAsia" w:hAnsiTheme="minorHAnsi" w:cstheme="minorBidi"/>
              <w:noProof/>
              <w:sz w:val="22"/>
              <w:lang w:eastAsia="sv-SE"/>
            </w:rPr>
          </w:pPr>
          <w:del w:id="354" w:author="Robert Lundmark" w:date="2016-11-22T11:39:00Z">
            <w:r w:rsidRPr="00801343" w:rsidDel="00801343">
              <w:rPr>
                <w:noProof/>
                <w:rPrChange w:id="355" w:author="Robert Lundmark" w:date="2016-11-22T11:39:00Z">
                  <w:rPr>
                    <w:rStyle w:val="Hyperlink"/>
                    <w:noProof/>
                  </w:rPr>
                </w:rPrChange>
              </w:rPr>
              <w:delText>6.4.2</w:delText>
            </w:r>
            <w:r w:rsidDel="00801343">
              <w:rPr>
                <w:rFonts w:asciiTheme="minorHAnsi" w:eastAsiaTheme="minorEastAsia" w:hAnsiTheme="minorHAnsi" w:cstheme="minorBidi"/>
                <w:noProof/>
                <w:sz w:val="22"/>
                <w:lang w:eastAsia="sv-SE"/>
              </w:rPr>
              <w:tab/>
            </w:r>
            <w:r w:rsidRPr="00801343" w:rsidDel="00801343">
              <w:rPr>
                <w:noProof/>
                <w:rPrChange w:id="356" w:author="Robert Lundmark" w:date="2016-11-22T11:39:00Z">
                  <w:rPr>
                    <w:rStyle w:val="Hyperlink"/>
                    <w:noProof/>
                  </w:rPr>
                </w:rPrChange>
              </w:rPr>
              <w:delText>Fältregler</w:delText>
            </w:r>
            <w:r w:rsidDel="00801343">
              <w:rPr>
                <w:noProof/>
                <w:webHidden/>
              </w:rPr>
              <w:tab/>
              <w:delText>28</w:delText>
            </w:r>
          </w:del>
        </w:p>
        <w:p w14:paraId="1CBE9463" w14:textId="77777777" w:rsidR="00793064" w:rsidRDefault="00793064">
          <w:r>
            <w:fldChar w:fldCharType="end"/>
          </w:r>
        </w:p>
      </w:sdtContent>
    </w:sdt>
    <w:p w14:paraId="564F56CC" w14:textId="77777777" w:rsidR="00793064" w:rsidRDefault="00793064">
      <w:pPr>
        <w:spacing w:line="240" w:lineRule="auto"/>
        <w:rPr>
          <w:rFonts w:eastAsia="Times New Roman"/>
          <w:bCs/>
          <w:sz w:val="30"/>
          <w:szCs w:val="28"/>
        </w:rPr>
      </w:pPr>
      <w:r>
        <w:br w:type="page"/>
      </w:r>
    </w:p>
    <w:p w14:paraId="68086271" w14:textId="343E3E00" w:rsidR="0039481C" w:rsidRDefault="0039481C" w:rsidP="0039481C">
      <w:pPr>
        <w:spacing w:line="240" w:lineRule="auto"/>
        <w:rPr>
          <w:b/>
        </w:rPr>
      </w:pPr>
      <w:bookmarkStart w:id="357" w:name="Radera3"/>
      <w:bookmarkEnd w:id="0"/>
      <w:bookmarkEnd w:id="357"/>
    </w:p>
    <w:p w14:paraId="24B56C08" w14:textId="77777777" w:rsidR="0039481C" w:rsidRDefault="0039481C" w:rsidP="0039481C">
      <w:pPr>
        <w:rPr>
          <w:b/>
        </w:rPr>
      </w:pPr>
    </w:p>
    <w:p w14:paraId="5EFE46B8" w14:textId="77777777" w:rsidR="0039481C" w:rsidRPr="00210991" w:rsidRDefault="0039481C" w:rsidP="0039481C">
      <w:pPr>
        <w:rPr>
          <w:rStyle w:val="BodyTextChar"/>
          <w:rFonts w:eastAsia="Calibri"/>
          <w:szCs w:val="20"/>
        </w:rPr>
      </w:pPr>
      <w:r w:rsidRPr="00D23023">
        <w:rPr>
          <w:b/>
        </w:rPr>
        <w:t>Revisionshistorik</w:t>
      </w:r>
    </w:p>
    <w:p w14:paraId="5BEBFC8D" w14:textId="77777777" w:rsidR="0039481C"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260"/>
        <w:gridCol w:w="1559"/>
        <w:gridCol w:w="1418"/>
      </w:tblGrid>
      <w:tr w:rsidR="0039481C" w14:paraId="12F27002" w14:textId="77777777" w:rsidTr="00824399">
        <w:tc>
          <w:tcPr>
            <w:tcW w:w="1304" w:type="dxa"/>
            <w:shd w:val="clear" w:color="auto" w:fill="DDD9C3" w:themeFill="background2" w:themeFillShade="E6"/>
          </w:tcPr>
          <w:p w14:paraId="074482CB" w14:textId="77777777" w:rsidR="0039481C" w:rsidRPr="00A31996" w:rsidRDefault="0039481C" w:rsidP="0039481C">
            <w:pPr>
              <w:pStyle w:val="TableText"/>
            </w:pPr>
            <w:r>
              <w:t>Version</w:t>
            </w:r>
          </w:p>
        </w:tc>
        <w:tc>
          <w:tcPr>
            <w:tcW w:w="992" w:type="dxa"/>
            <w:shd w:val="clear" w:color="auto" w:fill="DDD9C3" w:themeFill="background2" w:themeFillShade="E6"/>
          </w:tcPr>
          <w:p w14:paraId="6A5A69DB" w14:textId="77777777" w:rsidR="0039481C" w:rsidRPr="00A31996" w:rsidRDefault="0039481C" w:rsidP="0039481C">
            <w:pPr>
              <w:pStyle w:val="TableText"/>
            </w:pPr>
            <w:r w:rsidRPr="00A31996">
              <w:t>Revision Nr</w:t>
            </w:r>
          </w:p>
        </w:tc>
        <w:tc>
          <w:tcPr>
            <w:tcW w:w="1560" w:type="dxa"/>
            <w:shd w:val="clear" w:color="auto" w:fill="DDD9C3" w:themeFill="background2" w:themeFillShade="E6"/>
          </w:tcPr>
          <w:p w14:paraId="299BD4AC" w14:textId="77777777" w:rsidR="0039481C" w:rsidRPr="00A31996" w:rsidRDefault="0039481C" w:rsidP="0039481C">
            <w:pPr>
              <w:pStyle w:val="TableText"/>
            </w:pPr>
            <w:r w:rsidRPr="00A31996">
              <w:t>Revision Datum</w:t>
            </w:r>
          </w:p>
        </w:tc>
        <w:tc>
          <w:tcPr>
            <w:tcW w:w="3260" w:type="dxa"/>
            <w:shd w:val="clear" w:color="auto" w:fill="DDD9C3" w:themeFill="background2" w:themeFillShade="E6"/>
          </w:tcPr>
          <w:p w14:paraId="5A3A835B" w14:textId="77777777" w:rsidR="0039481C" w:rsidRPr="00A31996" w:rsidRDefault="0039481C" w:rsidP="0039481C">
            <w:pPr>
              <w:pStyle w:val="TableText"/>
            </w:pPr>
            <w:r>
              <w:t>B</w:t>
            </w:r>
            <w:r w:rsidRPr="00A31996">
              <w:t>eskrivning av ändring</w:t>
            </w:r>
            <w:r>
              <w:t>ar</w:t>
            </w:r>
          </w:p>
        </w:tc>
        <w:tc>
          <w:tcPr>
            <w:tcW w:w="1559" w:type="dxa"/>
            <w:shd w:val="clear" w:color="auto" w:fill="DDD9C3" w:themeFill="background2" w:themeFillShade="E6"/>
          </w:tcPr>
          <w:p w14:paraId="11CE0EBB" w14:textId="77777777" w:rsidR="0039481C" w:rsidRPr="00A31996" w:rsidRDefault="0039481C" w:rsidP="0039481C">
            <w:pPr>
              <w:pStyle w:val="TableText"/>
            </w:pPr>
            <w:r>
              <w:t>Ändringar</w:t>
            </w:r>
            <w:r w:rsidRPr="00A31996">
              <w:t xml:space="preserve"> gjorda av</w:t>
            </w:r>
          </w:p>
        </w:tc>
        <w:tc>
          <w:tcPr>
            <w:tcW w:w="1418" w:type="dxa"/>
            <w:shd w:val="clear" w:color="auto" w:fill="DDD9C3" w:themeFill="background2" w:themeFillShade="E6"/>
          </w:tcPr>
          <w:p w14:paraId="2917D927" w14:textId="77777777" w:rsidR="0039481C" w:rsidRPr="00A31996" w:rsidRDefault="0039481C" w:rsidP="0039481C">
            <w:pPr>
              <w:pStyle w:val="TableText"/>
            </w:pPr>
            <w:r w:rsidRPr="00A31996">
              <w:t>Granskad av</w:t>
            </w:r>
          </w:p>
        </w:tc>
      </w:tr>
      <w:tr w:rsidR="00165000" w:rsidRPr="00DF7196" w14:paraId="39BAABE7" w14:textId="77777777" w:rsidTr="00824399">
        <w:tc>
          <w:tcPr>
            <w:tcW w:w="1304" w:type="dxa"/>
          </w:tcPr>
          <w:p w14:paraId="17238094" w14:textId="77777777" w:rsidR="00165000" w:rsidRDefault="00165000" w:rsidP="000105E5">
            <w:pPr>
              <w:pStyle w:val="TableText"/>
            </w:pPr>
          </w:p>
        </w:tc>
        <w:tc>
          <w:tcPr>
            <w:tcW w:w="992" w:type="dxa"/>
          </w:tcPr>
          <w:p w14:paraId="48087281" w14:textId="499D3051" w:rsidR="00165000" w:rsidRDefault="00165000" w:rsidP="000105E5">
            <w:pPr>
              <w:pStyle w:val="TableText"/>
            </w:pPr>
            <w:r w:rsidRPr="00E60071">
              <w:t>PA1</w:t>
            </w:r>
          </w:p>
        </w:tc>
        <w:tc>
          <w:tcPr>
            <w:tcW w:w="1560" w:type="dxa"/>
          </w:tcPr>
          <w:p w14:paraId="071D8F6A" w14:textId="545F5B2C" w:rsidR="00165000" w:rsidRDefault="00165000" w:rsidP="000105E5">
            <w:pPr>
              <w:pStyle w:val="TableText"/>
            </w:pPr>
            <w:r>
              <w:t>2013-10-30</w:t>
            </w:r>
          </w:p>
        </w:tc>
        <w:tc>
          <w:tcPr>
            <w:tcW w:w="3260" w:type="dxa"/>
          </w:tcPr>
          <w:p w14:paraId="63E57DB4" w14:textId="5F71806A" w:rsidR="00165000" w:rsidRDefault="00165000" w:rsidP="00824399">
            <w:pPr>
              <w:pStyle w:val="TableText"/>
              <w:numPr>
                <w:ilvl w:val="0"/>
                <w:numId w:val="29"/>
              </w:numPr>
              <w:jc w:val="left"/>
            </w:pPr>
            <w:r w:rsidRPr="00E60071">
              <w:t>Första version</w:t>
            </w:r>
            <w:r>
              <w:t>, kopierad från tidigare arkitekturella beslut för infrastructure:directory:organization innan uppdelningen i flera domäner</w:t>
            </w:r>
          </w:p>
        </w:tc>
        <w:tc>
          <w:tcPr>
            <w:tcW w:w="1559" w:type="dxa"/>
          </w:tcPr>
          <w:p w14:paraId="76145EB2" w14:textId="788520A9" w:rsidR="00165000" w:rsidRDefault="00165000" w:rsidP="000105E5">
            <w:pPr>
              <w:pStyle w:val="TableText"/>
            </w:pPr>
            <w:r>
              <w:t>Henrika Littorin</w:t>
            </w:r>
          </w:p>
        </w:tc>
        <w:tc>
          <w:tcPr>
            <w:tcW w:w="1418" w:type="dxa"/>
          </w:tcPr>
          <w:p w14:paraId="0681B99F" w14:textId="77777777" w:rsidR="00165000" w:rsidRPr="00DF7196" w:rsidRDefault="00165000" w:rsidP="000105E5">
            <w:pPr>
              <w:pStyle w:val="TableText"/>
            </w:pPr>
          </w:p>
        </w:tc>
      </w:tr>
      <w:tr w:rsidR="00165000" w14:paraId="2E7F302D" w14:textId="77777777" w:rsidTr="00824399">
        <w:tc>
          <w:tcPr>
            <w:tcW w:w="1304" w:type="dxa"/>
            <w:tcBorders>
              <w:top w:val="single" w:sz="6" w:space="0" w:color="auto"/>
              <w:left w:val="single" w:sz="6" w:space="0" w:color="auto"/>
              <w:bottom w:val="single" w:sz="6" w:space="0" w:color="auto"/>
              <w:right w:val="single" w:sz="6" w:space="0" w:color="auto"/>
            </w:tcBorders>
          </w:tcPr>
          <w:p w14:paraId="49619E06" w14:textId="77777777" w:rsidR="00165000" w:rsidRDefault="00165000" w:rsidP="000105E5">
            <w:pPr>
              <w:pStyle w:val="TableText"/>
            </w:pPr>
          </w:p>
        </w:tc>
        <w:tc>
          <w:tcPr>
            <w:tcW w:w="992" w:type="dxa"/>
            <w:tcBorders>
              <w:top w:val="single" w:sz="6" w:space="0" w:color="auto"/>
              <w:left w:val="single" w:sz="6" w:space="0" w:color="auto"/>
              <w:bottom w:val="single" w:sz="6" w:space="0" w:color="auto"/>
              <w:right w:val="single" w:sz="6" w:space="0" w:color="auto"/>
            </w:tcBorders>
          </w:tcPr>
          <w:p w14:paraId="40F8359B" w14:textId="6DBF51FC" w:rsidR="00165000" w:rsidRDefault="00165000" w:rsidP="000105E5">
            <w:pPr>
              <w:pStyle w:val="TableText"/>
            </w:pPr>
            <w:r>
              <w:t>PA2</w:t>
            </w:r>
          </w:p>
        </w:tc>
        <w:tc>
          <w:tcPr>
            <w:tcW w:w="1560" w:type="dxa"/>
            <w:tcBorders>
              <w:top w:val="single" w:sz="6" w:space="0" w:color="auto"/>
              <w:left w:val="single" w:sz="6" w:space="0" w:color="auto"/>
              <w:bottom w:val="single" w:sz="6" w:space="0" w:color="auto"/>
              <w:right w:val="single" w:sz="6" w:space="0" w:color="auto"/>
            </w:tcBorders>
          </w:tcPr>
          <w:p w14:paraId="0D2D4498" w14:textId="5BFDC530" w:rsidR="00165000" w:rsidRDefault="00165000" w:rsidP="000105E5">
            <w:pPr>
              <w:pStyle w:val="TableText"/>
            </w:pPr>
            <w:r>
              <w:t>2014-01-23</w:t>
            </w:r>
          </w:p>
        </w:tc>
        <w:tc>
          <w:tcPr>
            <w:tcW w:w="3260" w:type="dxa"/>
            <w:tcBorders>
              <w:top w:val="single" w:sz="6" w:space="0" w:color="auto"/>
              <w:left w:val="single" w:sz="6" w:space="0" w:color="auto"/>
              <w:bottom w:val="single" w:sz="6" w:space="0" w:color="auto"/>
              <w:right w:val="single" w:sz="6" w:space="0" w:color="auto"/>
            </w:tcBorders>
          </w:tcPr>
          <w:p w14:paraId="7A6A44B2" w14:textId="77777777" w:rsidR="00165000" w:rsidRPr="00A73AA2" w:rsidRDefault="00165000" w:rsidP="00165000">
            <w:pPr>
              <w:pStyle w:val="TableText"/>
              <w:numPr>
                <w:ilvl w:val="0"/>
                <w:numId w:val="36"/>
              </w:numPr>
              <w:jc w:val="left"/>
            </w:pPr>
            <w:r>
              <w:t>Ändrat format för specialityCode och specialityName</w:t>
            </w:r>
          </w:p>
          <w:p w14:paraId="1CAD210F" w14:textId="59DA545A" w:rsidR="00165000" w:rsidRDefault="00165000" w:rsidP="00824399">
            <w:pPr>
              <w:pStyle w:val="TableText"/>
              <w:numPr>
                <w:ilvl w:val="0"/>
                <w:numId w:val="30"/>
              </w:numPr>
              <w:suppressAutoHyphens/>
              <w:autoSpaceDN/>
              <w:adjustRightInd/>
              <w:ind w:right="0"/>
              <w:jc w:val="left"/>
              <w:textAlignment w:val="auto"/>
            </w:pPr>
            <w:r w:rsidRPr="00A73AA2">
              <w:t>Domännamn ändrat i enlighet med beslut från A&amp;R från infrastructure:directory:person</w:t>
            </w:r>
            <w:r w:rsidRPr="00A879A5">
              <w:rPr>
                <w:lang w:val="en-GB"/>
              </w:rPr>
              <w:t xml:space="preserve"> till infrastructure:directory:employee</w:t>
            </w:r>
          </w:p>
        </w:tc>
        <w:tc>
          <w:tcPr>
            <w:tcW w:w="1559" w:type="dxa"/>
            <w:tcBorders>
              <w:top w:val="single" w:sz="6" w:space="0" w:color="auto"/>
              <w:left w:val="single" w:sz="6" w:space="0" w:color="auto"/>
              <w:bottom w:val="single" w:sz="6" w:space="0" w:color="auto"/>
              <w:right w:val="single" w:sz="6" w:space="0" w:color="auto"/>
            </w:tcBorders>
          </w:tcPr>
          <w:p w14:paraId="38DA0BE0" w14:textId="47816D70" w:rsidR="00165000" w:rsidRDefault="00165000" w:rsidP="000105E5">
            <w:pPr>
              <w:pStyle w:val="TableText"/>
            </w:pPr>
            <w:r>
              <w:t>Robert Lundmark</w:t>
            </w:r>
          </w:p>
        </w:tc>
        <w:tc>
          <w:tcPr>
            <w:tcW w:w="1418" w:type="dxa"/>
            <w:tcBorders>
              <w:top w:val="single" w:sz="6" w:space="0" w:color="auto"/>
              <w:left w:val="single" w:sz="6" w:space="0" w:color="auto"/>
              <w:bottom w:val="single" w:sz="6" w:space="0" w:color="auto"/>
              <w:right w:val="single" w:sz="6" w:space="0" w:color="auto"/>
            </w:tcBorders>
          </w:tcPr>
          <w:p w14:paraId="20065889" w14:textId="77777777" w:rsidR="00165000" w:rsidRDefault="00165000" w:rsidP="000105E5">
            <w:pPr>
              <w:pStyle w:val="TableText"/>
            </w:pPr>
          </w:p>
        </w:tc>
      </w:tr>
      <w:tr w:rsidR="00165000" w14:paraId="5A98944E" w14:textId="77777777" w:rsidTr="00824399">
        <w:tc>
          <w:tcPr>
            <w:tcW w:w="1304" w:type="dxa"/>
            <w:tcBorders>
              <w:top w:val="single" w:sz="6" w:space="0" w:color="auto"/>
              <w:left w:val="single" w:sz="6" w:space="0" w:color="auto"/>
              <w:bottom w:val="single" w:sz="6" w:space="0" w:color="auto"/>
              <w:right w:val="single" w:sz="6" w:space="0" w:color="auto"/>
            </w:tcBorders>
          </w:tcPr>
          <w:p w14:paraId="6067EEDC" w14:textId="77777777" w:rsidR="00165000" w:rsidRDefault="00165000" w:rsidP="000105E5">
            <w:pPr>
              <w:pStyle w:val="TableText"/>
            </w:pPr>
          </w:p>
        </w:tc>
        <w:tc>
          <w:tcPr>
            <w:tcW w:w="992" w:type="dxa"/>
            <w:tcBorders>
              <w:top w:val="single" w:sz="6" w:space="0" w:color="auto"/>
              <w:left w:val="single" w:sz="6" w:space="0" w:color="auto"/>
              <w:bottom w:val="single" w:sz="6" w:space="0" w:color="auto"/>
              <w:right w:val="single" w:sz="6" w:space="0" w:color="auto"/>
            </w:tcBorders>
          </w:tcPr>
          <w:p w14:paraId="0E4356D3" w14:textId="606A3751" w:rsidR="00165000" w:rsidRDefault="00165000" w:rsidP="000105E5">
            <w:pPr>
              <w:pStyle w:val="TableText"/>
            </w:pPr>
            <w:r>
              <w:t>PA3</w:t>
            </w:r>
          </w:p>
        </w:tc>
        <w:tc>
          <w:tcPr>
            <w:tcW w:w="1560" w:type="dxa"/>
            <w:tcBorders>
              <w:top w:val="single" w:sz="6" w:space="0" w:color="auto"/>
              <w:left w:val="single" w:sz="6" w:space="0" w:color="auto"/>
              <w:bottom w:val="single" w:sz="6" w:space="0" w:color="auto"/>
              <w:right w:val="single" w:sz="6" w:space="0" w:color="auto"/>
            </w:tcBorders>
          </w:tcPr>
          <w:p w14:paraId="48669B84" w14:textId="51A78421" w:rsidR="00165000" w:rsidRDefault="00165000" w:rsidP="000105E5">
            <w:pPr>
              <w:pStyle w:val="TableText"/>
            </w:pPr>
            <w:r>
              <w:t>2014-01-29</w:t>
            </w:r>
          </w:p>
        </w:tc>
        <w:tc>
          <w:tcPr>
            <w:tcW w:w="3260" w:type="dxa"/>
            <w:tcBorders>
              <w:top w:val="single" w:sz="6" w:space="0" w:color="auto"/>
              <w:left w:val="single" w:sz="6" w:space="0" w:color="auto"/>
              <w:bottom w:val="single" w:sz="6" w:space="0" w:color="auto"/>
              <w:right w:val="single" w:sz="6" w:space="0" w:color="auto"/>
            </w:tcBorders>
          </w:tcPr>
          <w:p w14:paraId="5BA2DB6C" w14:textId="5CB117CD" w:rsidR="00165000" w:rsidRDefault="00165000" w:rsidP="00165000">
            <w:pPr>
              <w:pStyle w:val="TableText"/>
              <w:numPr>
                <w:ilvl w:val="1"/>
                <w:numId w:val="38"/>
              </w:numPr>
              <w:suppressAutoHyphens/>
              <w:autoSpaceDN/>
              <w:adjustRightInd/>
              <w:ind w:left="397" w:right="0" w:hanging="397"/>
              <w:jc w:val="left"/>
              <w:textAlignment w:val="auto"/>
            </w:pPr>
            <w:r>
              <w:t xml:space="preserve">Lagt till attribut Befattning kod och namn till GetPerson-metoderna </w:t>
            </w:r>
            <w:r w:rsidRPr="00A879A5">
              <w:t>efter krav från tjänsten Plattform för internetbaserat stöd och behandling</w:t>
            </w:r>
            <w:r>
              <w:t xml:space="preserve"> samt kompletterat med ytterligare felfall. </w:t>
            </w:r>
          </w:p>
        </w:tc>
        <w:tc>
          <w:tcPr>
            <w:tcW w:w="1559" w:type="dxa"/>
            <w:tcBorders>
              <w:top w:val="single" w:sz="6" w:space="0" w:color="auto"/>
              <w:left w:val="single" w:sz="6" w:space="0" w:color="auto"/>
              <w:bottom w:val="single" w:sz="6" w:space="0" w:color="auto"/>
              <w:right w:val="single" w:sz="6" w:space="0" w:color="auto"/>
            </w:tcBorders>
          </w:tcPr>
          <w:p w14:paraId="11C8B274" w14:textId="2478AFDE" w:rsidR="00165000" w:rsidRDefault="00165000" w:rsidP="000105E5">
            <w:pPr>
              <w:pStyle w:val="TableText"/>
            </w:pPr>
            <w:r>
              <w:t>Robert Lundmark</w:t>
            </w:r>
          </w:p>
        </w:tc>
        <w:tc>
          <w:tcPr>
            <w:tcW w:w="1418" w:type="dxa"/>
            <w:tcBorders>
              <w:top w:val="single" w:sz="6" w:space="0" w:color="auto"/>
              <w:left w:val="single" w:sz="6" w:space="0" w:color="auto"/>
              <w:bottom w:val="single" w:sz="6" w:space="0" w:color="auto"/>
              <w:right w:val="single" w:sz="6" w:space="0" w:color="auto"/>
            </w:tcBorders>
          </w:tcPr>
          <w:p w14:paraId="5B72B50D" w14:textId="77777777" w:rsidR="00165000" w:rsidRDefault="00165000" w:rsidP="000105E5">
            <w:pPr>
              <w:pStyle w:val="TableText"/>
            </w:pPr>
          </w:p>
        </w:tc>
      </w:tr>
      <w:tr w:rsidR="00165000" w:rsidRPr="00DF7196" w14:paraId="00A30F00" w14:textId="77777777" w:rsidTr="00824399">
        <w:tc>
          <w:tcPr>
            <w:tcW w:w="1304" w:type="dxa"/>
            <w:tcBorders>
              <w:top w:val="single" w:sz="6" w:space="0" w:color="auto"/>
              <w:left w:val="single" w:sz="6" w:space="0" w:color="auto"/>
              <w:bottom w:val="single" w:sz="6" w:space="0" w:color="auto"/>
              <w:right w:val="single" w:sz="6" w:space="0" w:color="auto"/>
            </w:tcBorders>
          </w:tcPr>
          <w:p w14:paraId="2A7E5359" w14:textId="13761F00" w:rsidR="00165000" w:rsidRDefault="00165000" w:rsidP="000105E5">
            <w:pPr>
              <w:pStyle w:val="TableText"/>
            </w:pPr>
            <w:r>
              <w:t>1.0_RC2</w:t>
            </w:r>
          </w:p>
        </w:tc>
        <w:tc>
          <w:tcPr>
            <w:tcW w:w="992" w:type="dxa"/>
            <w:tcBorders>
              <w:top w:val="single" w:sz="6" w:space="0" w:color="auto"/>
              <w:left w:val="single" w:sz="6" w:space="0" w:color="auto"/>
              <w:bottom w:val="single" w:sz="6" w:space="0" w:color="auto"/>
              <w:right w:val="single" w:sz="6" w:space="0" w:color="auto"/>
            </w:tcBorders>
          </w:tcPr>
          <w:p w14:paraId="4B503D18" w14:textId="2F674769" w:rsidR="00165000" w:rsidRDefault="00165000" w:rsidP="000105E5">
            <w:pPr>
              <w:pStyle w:val="TableText"/>
            </w:pPr>
          </w:p>
        </w:tc>
        <w:tc>
          <w:tcPr>
            <w:tcW w:w="1560" w:type="dxa"/>
            <w:tcBorders>
              <w:top w:val="single" w:sz="6" w:space="0" w:color="auto"/>
              <w:left w:val="single" w:sz="6" w:space="0" w:color="auto"/>
              <w:bottom w:val="single" w:sz="6" w:space="0" w:color="auto"/>
              <w:right w:val="single" w:sz="6" w:space="0" w:color="auto"/>
            </w:tcBorders>
          </w:tcPr>
          <w:p w14:paraId="6044B1A9" w14:textId="7706AC6A" w:rsidR="00165000" w:rsidRPr="00824399" w:rsidRDefault="00165000" w:rsidP="000105E5">
            <w:pPr>
              <w:pStyle w:val="TableText"/>
            </w:pPr>
            <w:r>
              <w:t>2014-03-18</w:t>
            </w:r>
          </w:p>
        </w:tc>
        <w:tc>
          <w:tcPr>
            <w:tcW w:w="3260" w:type="dxa"/>
            <w:tcBorders>
              <w:top w:val="single" w:sz="6" w:space="0" w:color="auto"/>
              <w:left w:val="single" w:sz="6" w:space="0" w:color="auto"/>
              <w:bottom w:val="single" w:sz="6" w:space="0" w:color="auto"/>
              <w:right w:val="single" w:sz="6" w:space="0" w:color="auto"/>
            </w:tcBorders>
          </w:tcPr>
          <w:p w14:paraId="712977EE" w14:textId="77777777" w:rsidR="00165000" w:rsidRDefault="00165000" w:rsidP="00165000">
            <w:pPr>
              <w:pStyle w:val="TableText"/>
            </w:pPr>
            <w:r>
              <w:t xml:space="preserve">Justeringar enligt avstämning med Ineras IT-arkitekt och A&amp;R VI </w:t>
            </w:r>
            <w:r w:rsidRPr="00A879A5">
              <w:t>samt</w:t>
            </w:r>
            <w:r>
              <w:t xml:space="preserve"> efter intern genomgång</w:t>
            </w:r>
            <w:r w:rsidRPr="00A879A5">
              <w:t>:</w:t>
            </w:r>
          </w:p>
          <w:p w14:paraId="5EEAE37D" w14:textId="77777777" w:rsidR="00165000" w:rsidRDefault="00165000" w:rsidP="00165000">
            <w:pPr>
              <w:pStyle w:val="TableText"/>
              <w:numPr>
                <w:ilvl w:val="0"/>
                <w:numId w:val="31"/>
              </w:numPr>
              <w:jc w:val="left"/>
            </w:pPr>
            <w:r>
              <w:t>Infört två alternativ för hantering av flera anslutna tjänsteproducenter (katalogtjänster) med beskrivning av fördelar för respektive alternativ</w:t>
            </w:r>
          </w:p>
          <w:p w14:paraId="74262054" w14:textId="77777777" w:rsidR="00165000" w:rsidRDefault="00165000" w:rsidP="00165000">
            <w:pPr>
              <w:pStyle w:val="TableText"/>
              <w:numPr>
                <w:ilvl w:val="0"/>
                <w:numId w:val="31"/>
              </w:numPr>
              <w:jc w:val="left"/>
            </w:pPr>
            <w:r>
              <w:t>Justering av hänvisning till arkitekturella beslut (nu gemensamma för tre domäner), borttag av referenser till borttagna AB:n samt justering av numrering av övriga AB:n</w:t>
            </w:r>
          </w:p>
          <w:p w14:paraId="75B32242" w14:textId="77777777" w:rsidR="00165000" w:rsidRDefault="00165000" w:rsidP="00165000">
            <w:pPr>
              <w:pStyle w:val="TableText"/>
              <w:numPr>
                <w:ilvl w:val="0"/>
                <w:numId w:val="31"/>
              </w:numPr>
              <w:jc w:val="left"/>
            </w:pPr>
            <w:r>
              <w:t>Justerat skrivning om styrning av åtkomst</w:t>
            </w:r>
          </w:p>
          <w:p w14:paraId="743645F8" w14:textId="77777777" w:rsidR="00165000" w:rsidRDefault="00165000" w:rsidP="00165000">
            <w:pPr>
              <w:pStyle w:val="TableText"/>
              <w:numPr>
                <w:ilvl w:val="0"/>
                <w:numId w:val="31"/>
              </w:numPr>
              <w:jc w:val="left"/>
            </w:pPr>
            <w:r>
              <w:t xml:space="preserve">Borttag av några exempel på krav som kan ställas på </w:t>
            </w:r>
            <w:r>
              <w:lastRenderedPageBreak/>
              <w:t>tjänstekonsument</w:t>
            </w:r>
          </w:p>
          <w:p w14:paraId="61272F02" w14:textId="77777777" w:rsidR="00165000" w:rsidRDefault="00165000" w:rsidP="00165000">
            <w:pPr>
              <w:pStyle w:val="TableText"/>
              <w:numPr>
                <w:ilvl w:val="0"/>
                <w:numId w:val="31"/>
              </w:numPr>
              <w:jc w:val="left"/>
            </w:pPr>
            <w:r>
              <w:t>Borttag av referens till HSA-policyn för krav på producent</w:t>
            </w:r>
          </w:p>
          <w:p w14:paraId="37433991" w14:textId="77777777" w:rsidR="00165000" w:rsidRDefault="00165000" w:rsidP="00165000">
            <w:pPr>
              <w:pStyle w:val="TableText"/>
              <w:numPr>
                <w:ilvl w:val="0"/>
                <w:numId w:val="31"/>
              </w:numPr>
              <w:jc w:val="left"/>
            </w:pPr>
            <w:r>
              <w:t>Borttag av SLA-krav på antal avbrott och längd på avbrott</w:t>
            </w:r>
          </w:p>
          <w:p w14:paraId="29044159" w14:textId="77777777" w:rsidR="00165000" w:rsidRDefault="00165000" w:rsidP="00165000">
            <w:pPr>
              <w:pStyle w:val="TableText"/>
              <w:numPr>
                <w:ilvl w:val="0"/>
                <w:numId w:val="31"/>
              </w:numPr>
              <w:jc w:val="left"/>
            </w:pPr>
            <w:r>
              <w:t>Omskrivning/förtydligande av avsnitt 3.1</w:t>
            </w:r>
          </w:p>
          <w:p w14:paraId="40294F3F" w14:textId="234BCCB9" w:rsidR="00165000" w:rsidRPr="00824399" w:rsidRDefault="00165000" w:rsidP="00824399">
            <w:pPr>
              <w:pStyle w:val="TableText"/>
              <w:numPr>
                <w:ilvl w:val="0"/>
                <w:numId w:val="31"/>
              </w:numPr>
              <w:jc w:val="left"/>
            </w:pPr>
            <w:r>
              <w:t>Namnändring av kontrakten i analogi med namnändring av domänen (GetEmployee istället för GetPerson)</w:t>
            </w:r>
          </w:p>
        </w:tc>
        <w:tc>
          <w:tcPr>
            <w:tcW w:w="1559" w:type="dxa"/>
            <w:tcBorders>
              <w:top w:val="single" w:sz="6" w:space="0" w:color="auto"/>
              <w:left w:val="single" w:sz="6" w:space="0" w:color="auto"/>
              <w:bottom w:val="single" w:sz="6" w:space="0" w:color="auto"/>
              <w:right w:val="single" w:sz="6" w:space="0" w:color="auto"/>
            </w:tcBorders>
          </w:tcPr>
          <w:p w14:paraId="0BD1E9CC" w14:textId="5CFFA513" w:rsidR="00165000" w:rsidRPr="00824399" w:rsidRDefault="00165000" w:rsidP="000105E5">
            <w:pPr>
              <w:pStyle w:val="TableText"/>
            </w:pPr>
            <w:r>
              <w:lastRenderedPageBreak/>
              <w:t>Henrika Littorin, Ronny Nilsson</w:t>
            </w:r>
          </w:p>
        </w:tc>
        <w:tc>
          <w:tcPr>
            <w:tcW w:w="1418" w:type="dxa"/>
            <w:tcBorders>
              <w:top w:val="single" w:sz="6" w:space="0" w:color="auto"/>
              <w:left w:val="single" w:sz="6" w:space="0" w:color="auto"/>
              <w:bottom w:val="single" w:sz="6" w:space="0" w:color="auto"/>
              <w:right w:val="single" w:sz="6" w:space="0" w:color="auto"/>
            </w:tcBorders>
          </w:tcPr>
          <w:p w14:paraId="0F02FCA5" w14:textId="77777777" w:rsidR="00165000" w:rsidRPr="00DF7196" w:rsidRDefault="00165000" w:rsidP="000105E5">
            <w:pPr>
              <w:pStyle w:val="TableText"/>
            </w:pPr>
          </w:p>
        </w:tc>
      </w:tr>
      <w:tr w:rsidR="00F35278" w14:paraId="129EB5D9" w14:textId="77777777" w:rsidTr="00824399">
        <w:tc>
          <w:tcPr>
            <w:tcW w:w="1304" w:type="dxa"/>
          </w:tcPr>
          <w:p w14:paraId="01924E91" w14:textId="705F1444" w:rsidR="00F35278" w:rsidRPr="0039481C" w:rsidRDefault="002F725C" w:rsidP="0039481C">
            <w:pPr>
              <w:pStyle w:val="TableText"/>
              <w:rPr>
                <w:color w:val="008000"/>
              </w:rPr>
            </w:pPr>
            <w:r w:rsidRPr="002F725C">
              <w:t>1.0.0.RC_03</w:t>
            </w:r>
          </w:p>
        </w:tc>
        <w:tc>
          <w:tcPr>
            <w:tcW w:w="992" w:type="dxa"/>
          </w:tcPr>
          <w:p w14:paraId="64DCBB02" w14:textId="10CFB99E" w:rsidR="00F35278" w:rsidRPr="00C54BCA" w:rsidRDefault="00F35278" w:rsidP="0039481C">
            <w:pPr>
              <w:pStyle w:val="TableText"/>
              <w:rPr>
                <w:highlight w:val="yellow"/>
              </w:rPr>
            </w:pPr>
          </w:p>
        </w:tc>
        <w:tc>
          <w:tcPr>
            <w:tcW w:w="1560" w:type="dxa"/>
          </w:tcPr>
          <w:p w14:paraId="02FF2D9F" w14:textId="63462E6B" w:rsidR="00F35278" w:rsidRPr="00824399" w:rsidRDefault="00824399" w:rsidP="00A81EBC">
            <w:pPr>
              <w:pStyle w:val="TableText"/>
            </w:pPr>
            <w:r w:rsidRPr="00824399">
              <w:t>2014-</w:t>
            </w:r>
            <w:r w:rsidR="00A81EBC">
              <w:t>07-22</w:t>
            </w:r>
          </w:p>
        </w:tc>
        <w:tc>
          <w:tcPr>
            <w:tcW w:w="3260" w:type="dxa"/>
          </w:tcPr>
          <w:p w14:paraId="3CEF8BDB" w14:textId="6C86B25C" w:rsidR="00824399" w:rsidRPr="00824399" w:rsidRDefault="00824399" w:rsidP="00A81EBC">
            <w:pPr>
              <w:pStyle w:val="TableText"/>
              <w:ind w:left="0" w:firstLine="28"/>
              <w:jc w:val="left"/>
            </w:pPr>
            <w:r w:rsidRPr="00824399">
              <w:t>Justeringar enligt granskningsprotokoll VIS</w:t>
            </w:r>
            <w:r w:rsidR="00A81EBC">
              <w:t xml:space="preserve"> samt T</w:t>
            </w:r>
          </w:p>
          <w:p w14:paraId="626E921A" w14:textId="5B2D6220" w:rsidR="00824399" w:rsidRDefault="00165000" w:rsidP="00824399">
            <w:pPr>
              <w:pStyle w:val="TableText"/>
              <w:numPr>
                <w:ilvl w:val="0"/>
                <w:numId w:val="31"/>
              </w:numPr>
              <w:jc w:val="left"/>
            </w:pPr>
            <w:r>
              <w:t>Svenskt</w:t>
            </w:r>
            <w:r w:rsidR="00A81EBC">
              <w:t xml:space="preserve"> namn på domänen</w:t>
            </w:r>
          </w:p>
          <w:p w14:paraId="34C18025" w14:textId="7E5DD5D7" w:rsidR="00A81EBC" w:rsidRPr="00824399" w:rsidRDefault="00A81EBC" w:rsidP="00824399">
            <w:pPr>
              <w:pStyle w:val="TableText"/>
              <w:numPr>
                <w:ilvl w:val="0"/>
                <w:numId w:val="31"/>
              </w:numPr>
              <w:jc w:val="left"/>
            </w:pPr>
            <w:r>
              <w:t>Överflytt av beskrivning av alternativ för aggregering/engagemangsindex till AB</w:t>
            </w:r>
          </w:p>
          <w:p w14:paraId="1285EF4D" w14:textId="46E7E801" w:rsidR="00F35278" w:rsidRPr="00824399" w:rsidRDefault="00824399" w:rsidP="00824399">
            <w:pPr>
              <w:pStyle w:val="TableText"/>
              <w:numPr>
                <w:ilvl w:val="0"/>
                <w:numId w:val="31"/>
              </w:numPr>
              <w:jc w:val="left"/>
            </w:pPr>
            <w:r w:rsidRPr="00824399">
              <w:t>Överfört till ny mall</w:t>
            </w:r>
          </w:p>
        </w:tc>
        <w:tc>
          <w:tcPr>
            <w:tcW w:w="1559" w:type="dxa"/>
          </w:tcPr>
          <w:p w14:paraId="373A1BD7" w14:textId="6958A528" w:rsidR="00F35278" w:rsidRPr="00824399" w:rsidRDefault="00824399" w:rsidP="0039481C">
            <w:pPr>
              <w:pStyle w:val="TableText"/>
            </w:pPr>
            <w:r w:rsidRPr="00824399">
              <w:t>Henrika Littorin</w:t>
            </w:r>
          </w:p>
        </w:tc>
        <w:tc>
          <w:tcPr>
            <w:tcW w:w="1418" w:type="dxa"/>
          </w:tcPr>
          <w:p w14:paraId="4B4AE0CB" w14:textId="77777777" w:rsidR="00F35278" w:rsidRDefault="00F35278" w:rsidP="0039481C">
            <w:pPr>
              <w:pStyle w:val="TableText"/>
            </w:pPr>
          </w:p>
        </w:tc>
      </w:tr>
      <w:tr w:rsidR="002A6B7C" w14:paraId="23799397" w14:textId="77777777" w:rsidTr="00824399">
        <w:tc>
          <w:tcPr>
            <w:tcW w:w="1304" w:type="dxa"/>
          </w:tcPr>
          <w:p w14:paraId="6EEF3954" w14:textId="05B6EF9C" w:rsidR="002A6B7C" w:rsidRPr="002F725C" w:rsidRDefault="001B4A88" w:rsidP="0039481C">
            <w:pPr>
              <w:pStyle w:val="TableText"/>
            </w:pPr>
            <w:r>
              <w:t>1.0_RC4</w:t>
            </w:r>
          </w:p>
        </w:tc>
        <w:tc>
          <w:tcPr>
            <w:tcW w:w="992" w:type="dxa"/>
          </w:tcPr>
          <w:p w14:paraId="6A774D70" w14:textId="77777777" w:rsidR="002A6B7C" w:rsidRPr="00C54BCA" w:rsidRDefault="002A6B7C" w:rsidP="0039481C">
            <w:pPr>
              <w:pStyle w:val="TableText"/>
              <w:rPr>
                <w:highlight w:val="yellow"/>
              </w:rPr>
            </w:pPr>
          </w:p>
        </w:tc>
        <w:tc>
          <w:tcPr>
            <w:tcW w:w="1560" w:type="dxa"/>
          </w:tcPr>
          <w:p w14:paraId="7DE2C0B0" w14:textId="19EB8E4E" w:rsidR="002A6B7C" w:rsidRPr="00824399" w:rsidRDefault="002A6B7C" w:rsidP="00A81EBC">
            <w:pPr>
              <w:pStyle w:val="TableText"/>
            </w:pPr>
            <w:r>
              <w:t>2014-09-05</w:t>
            </w:r>
          </w:p>
        </w:tc>
        <w:tc>
          <w:tcPr>
            <w:tcW w:w="3260" w:type="dxa"/>
          </w:tcPr>
          <w:p w14:paraId="028572B1" w14:textId="77777777" w:rsidR="001B4A88" w:rsidRDefault="001B4A88" w:rsidP="001B4A88">
            <w:pPr>
              <w:pStyle w:val="TableText"/>
              <w:numPr>
                <w:ilvl w:val="0"/>
                <w:numId w:val="31"/>
              </w:numPr>
              <w:jc w:val="left"/>
            </w:pPr>
            <w:r>
              <w:t xml:space="preserve">Återgått till gammal benämning av versioner enligt besked från Leo Röjerås </w:t>
            </w:r>
          </w:p>
          <w:p w14:paraId="7F071B91" w14:textId="548D8FFF" w:rsidR="002A6B7C" w:rsidRPr="00824399" w:rsidRDefault="002A6B7C" w:rsidP="001B4A88">
            <w:pPr>
              <w:pStyle w:val="TableText"/>
              <w:numPr>
                <w:ilvl w:val="0"/>
                <w:numId w:val="31"/>
              </w:numPr>
              <w:jc w:val="left"/>
            </w:pPr>
            <w:r>
              <w:t>Tillägg av nytt avsnitt ”Svenskt namn” samt justering under rubriken WEB beskrivning enligt ny mall för TKB</w:t>
            </w:r>
          </w:p>
        </w:tc>
        <w:tc>
          <w:tcPr>
            <w:tcW w:w="1559" w:type="dxa"/>
          </w:tcPr>
          <w:p w14:paraId="4EB97ECA" w14:textId="55D9FD1C" w:rsidR="002A6B7C" w:rsidRPr="00824399" w:rsidRDefault="002A6B7C" w:rsidP="0039481C">
            <w:pPr>
              <w:pStyle w:val="TableText"/>
            </w:pPr>
            <w:r>
              <w:t>Henrika Littorin</w:t>
            </w:r>
            <w:r w:rsidR="001B4A88">
              <w:t>, Inera AB</w:t>
            </w:r>
          </w:p>
        </w:tc>
        <w:tc>
          <w:tcPr>
            <w:tcW w:w="1418" w:type="dxa"/>
          </w:tcPr>
          <w:p w14:paraId="3D41E1A0" w14:textId="77777777" w:rsidR="002A6B7C" w:rsidRDefault="002A6B7C" w:rsidP="0039481C">
            <w:pPr>
              <w:pStyle w:val="TableText"/>
            </w:pPr>
          </w:p>
        </w:tc>
      </w:tr>
      <w:tr w:rsidR="0056107E" w14:paraId="31A6E83F" w14:textId="77777777" w:rsidTr="00824399">
        <w:tc>
          <w:tcPr>
            <w:tcW w:w="1304" w:type="dxa"/>
          </w:tcPr>
          <w:p w14:paraId="66C54246" w14:textId="6B2890B3" w:rsidR="0056107E" w:rsidRDefault="0056107E" w:rsidP="0039481C">
            <w:pPr>
              <w:pStyle w:val="TableText"/>
            </w:pPr>
            <w:r>
              <w:t>1.1_RC1</w:t>
            </w:r>
          </w:p>
        </w:tc>
        <w:tc>
          <w:tcPr>
            <w:tcW w:w="992" w:type="dxa"/>
          </w:tcPr>
          <w:p w14:paraId="388C64D3" w14:textId="77777777" w:rsidR="0056107E" w:rsidRPr="00C54BCA" w:rsidRDefault="0056107E" w:rsidP="0039481C">
            <w:pPr>
              <w:pStyle w:val="TableText"/>
              <w:rPr>
                <w:highlight w:val="yellow"/>
              </w:rPr>
            </w:pPr>
          </w:p>
        </w:tc>
        <w:tc>
          <w:tcPr>
            <w:tcW w:w="1560" w:type="dxa"/>
          </w:tcPr>
          <w:p w14:paraId="439B2E7C" w14:textId="77777777" w:rsidR="0056107E" w:rsidRDefault="00FD2C30" w:rsidP="00407FF1">
            <w:pPr>
              <w:pStyle w:val="TableText"/>
            </w:pPr>
            <w:r>
              <w:t>2015-01-13</w:t>
            </w:r>
          </w:p>
          <w:p w14:paraId="33531753" w14:textId="77777777" w:rsidR="00A51AEF" w:rsidRDefault="00A51AEF" w:rsidP="00407FF1">
            <w:pPr>
              <w:pStyle w:val="TableText"/>
            </w:pPr>
          </w:p>
          <w:p w14:paraId="15B2A18C" w14:textId="77777777" w:rsidR="00A51AEF" w:rsidRDefault="00A51AEF" w:rsidP="00407FF1">
            <w:pPr>
              <w:pStyle w:val="TableText"/>
            </w:pPr>
          </w:p>
          <w:p w14:paraId="00EC3BE6" w14:textId="77777777" w:rsidR="00A51AEF" w:rsidRDefault="00A51AEF" w:rsidP="00407FF1">
            <w:pPr>
              <w:pStyle w:val="TableText"/>
            </w:pPr>
          </w:p>
          <w:p w14:paraId="01C29756" w14:textId="77777777" w:rsidR="00A51AEF" w:rsidRDefault="00A51AEF" w:rsidP="00407FF1">
            <w:pPr>
              <w:pStyle w:val="TableText"/>
            </w:pPr>
          </w:p>
          <w:p w14:paraId="21347B3D" w14:textId="77777777" w:rsidR="00A51AEF" w:rsidRDefault="00A51AEF" w:rsidP="00407FF1">
            <w:pPr>
              <w:pStyle w:val="TableText"/>
            </w:pPr>
          </w:p>
          <w:p w14:paraId="690BBD46" w14:textId="77777777" w:rsidR="00A51AEF" w:rsidRDefault="00A51AEF" w:rsidP="00407FF1">
            <w:pPr>
              <w:pStyle w:val="TableText"/>
            </w:pPr>
            <w:r>
              <w:t>2015-01-23</w:t>
            </w:r>
          </w:p>
          <w:p w14:paraId="02690538" w14:textId="77777777" w:rsidR="00407FF1" w:rsidRDefault="00407FF1" w:rsidP="00407FF1">
            <w:pPr>
              <w:pStyle w:val="TableText"/>
            </w:pPr>
          </w:p>
          <w:p w14:paraId="11F9E035" w14:textId="77777777" w:rsidR="00407FF1" w:rsidRDefault="00407FF1" w:rsidP="00407FF1">
            <w:pPr>
              <w:pStyle w:val="TableText"/>
            </w:pPr>
          </w:p>
          <w:p w14:paraId="51781D24" w14:textId="73A11B82" w:rsidR="00407FF1" w:rsidRDefault="00407FF1" w:rsidP="00407FF1">
            <w:pPr>
              <w:pStyle w:val="TableText"/>
            </w:pPr>
            <w:r>
              <w:t>2015-01-2</w:t>
            </w:r>
            <w:r w:rsidR="0053442B">
              <w:t>7</w:t>
            </w:r>
          </w:p>
          <w:p w14:paraId="7D04D3FB" w14:textId="3A1B00D6" w:rsidR="00407FF1" w:rsidRDefault="00407FF1" w:rsidP="00A81EBC">
            <w:pPr>
              <w:pStyle w:val="TableText"/>
            </w:pPr>
          </w:p>
        </w:tc>
        <w:tc>
          <w:tcPr>
            <w:tcW w:w="3260" w:type="dxa"/>
          </w:tcPr>
          <w:p w14:paraId="7B9C4200" w14:textId="77777777" w:rsidR="0056107E" w:rsidRDefault="0056107E" w:rsidP="001B4A88">
            <w:pPr>
              <w:pStyle w:val="TableText"/>
              <w:numPr>
                <w:ilvl w:val="0"/>
                <w:numId w:val="31"/>
              </w:numPr>
              <w:jc w:val="left"/>
            </w:pPr>
            <w:r>
              <w:t>Tillägg av nya tjänstekontrakt GetCommissionMembersIncludingProtectedPerson och GetCommissionMembers</w:t>
            </w:r>
          </w:p>
          <w:p w14:paraId="46E65B9A" w14:textId="77777777" w:rsidR="00FD2C30" w:rsidRDefault="00FD2C30" w:rsidP="001B4A88">
            <w:pPr>
              <w:pStyle w:val="TableText"/>
              <w:numPr>
                <w:ilvl w:val="0"/>
                <w:numId w:val="31"/>
              </w:numPr>
              <w:jc w:val="left"/>
            </w:pPr>
            <w:r>
              <w:t>Godkänd av kravställare Intygstjänster</w:t>
            </w:r>
          </w:p>
          <w:p w14:paraId="38FBE956" w14:textId="77777777" w:rsidR="00A51AEF" w:rsidRDefault="00A51AEF" w:rsidP="001B4A88">
            <w:pPr>
              <w:pStyle w:val="TableText"/>
              <w:numPr>
                <w:ilvl w:val="0"/>
                <w:numId w:val="31"/>
              </w:numPr>
              <w:jc w:val="left"/>
            </w:pPr>
            <w:r>
              <w:t>Uppdaterat webbtext efter förhandsgranskning VI</w:t>
            </w:r>
          </w:p>
          <w:p w14:paraId="0802D76E" w14:textId="77777777" w:rsidR="00407FF1" w:rsidRDefault="00407FF1" w:rsidP="00407FF1">
            <w:pPr>
              <w:pStyle w:val="TableText"/>
              <w:ind w:left="388"/>
              <w:jc w:val="left"/>
            </w:pPr>
          </w:p>
          <w:p w14:paraId="3D454283" w14:textId="333348AE" w:rsidR="00407FF1" w:rsidRDefault="00407FF1" w:rsidP="001B4A88">
            <w:pPr>
              <w:pStyle w:val="TableText"/>
              <w:numPr>
                <w:ilvl w:val="0"/>
                <w:numId w:val="31"/>
              </w:numPr>
              <w:jc w:val="left"/>
            </w:pPr>
            <w:r>
              <w:t>Uppdaterat utifrån mina kommentarer</w:t>
            </w:r>
          </w:p>
        </w:tc>
        <w:tc>
          <w:tcPr>
            <w:tcW w:w="1559" w:type="dxa"/>
          </w:tcPr>
          <w:p w14:paraId="5E84BACC" w14:textId="77777777" w:rsidR="0056107E" w:rsidRPr="00187BDC" w:rsidRDefault="0056107E" w:rsidP="0039481C">
            <w:pPr>
              <w:pStyle w:val="TableText"/>
              <w:rPr>
                <w:sz w:val="18"/>
              </w:rPr>
            </w:pPr>
            <w:r w:rsidRPr="00187BDC">
              <w:rPr>
                <w:sz w:val="18"/>
              </w:rPr>
              <w:t>Henrika Littorin, Inera AB</w:t>
            </w:r>
          </w:p>
          <w:p w14:paraId="24FF1FD1" w14:textId="77777777" w:rsidR="0053442B" w:rsidRDefault="0053442B" w:rsidP="0039481C">
            <w:pPr>
              <w:pStyle w:val="TableText"/>
            </w:pPr>
          </w:p>
          <w:p w14:paraId="6A746A7E" w14:textId="77777777" w:rsidR="0053442B" w:rsidRDefault="0053442B" w:rsidP="0039481C">
            <w:pPr>
              <w:pStyle w:val="TableText"/>
            </w:pPr>
          </w:p>
          <w:p w14:paraId="0F264E40" w14:textId="77777777" w:rsidR="0053442B" w:rsidRDefault="0053442B" w:rsidP="0039481C">
            <w:pPr>
              <w:pStyle w:val="TableText"/>
            </w:pPr>
          </w:p>
          <w:p w14:paraId="4B94A4FF" w14:textId="77777777" w:rsidR="0053442B" w:rsidRDefault="0053442B" w:rsidP="0039481C">
            <w:pPr>
              <w:pStyle w:val="TableText"/>
            </w:pPr>
          </w:p>
          <w:p w14:paraId="208AA9DF" w14:textId="77777777" w:rsidR="0053442B" w:rsidRDefault="0053442B" w:rsidP="0039481C">
            <w:pPr>
              <w:pStyle w:val="TableText"/>
            </w:pPr>
          </w:p>
          <w:p w14:paraId="02A3A4AF" w14:textId="77777777" w:rsidR="0053442B" w:rsidRDefault="0053442B" w:rsidP="0039481C">
            <w:pPr>
              <w:pStyle w:val="TableText"/>
            </w:pPr>
          </w:p>
          <w:p w14:paraId="5AF18ACA" w14:textId="77777777" w:rsidR="0053442B" w:rsidRDefault="0053442B" w:rsidP="0039481C">
            <w:pPr>
              <w:pStyle w:val="TableText"/>
            </w:pPr>
          </w:p>
          <w:p w14:paraId="25157F06" w14:textId="7F665095" w:rsidR="0053442B" w:rsidRDefault="0053442B" w:rsidP="0039481C">
            <w:pPr>
              <w:pStyle w:val="TableText"/>
            </w:pPr>
            <w:r>
              <w:t>Ronny Nilsson, Inera AB</w:t>
            </w:r>
          </w:p>
        </w:tc>
        <w:tc>
          <w:tcPr>
            <w:tcW w:w="1418" w:type="dxa"/>
          </w:tcPr>
          <w:p w14:paraId="44B6BE14" w14:textId="77777777" w:rsidR="0056107E" w:rsidRDefault="0056107E" w:rsidP="0039481C">
            <w:pPr>
              <w:pStyle w:val="TableText"/>
            </w:pPr>
          </w:p>
        </w:tc>
      </w:tr>
      <w:tr w:rsidR="00D71B83" w14:paraId="12B45F47" w14:textId="77777777" w:rsidTr="00824399">
        <w:tc>
          <w:tcPr>
            <w:tcW w:w="1304" w:type="dxa"/>
          </w:tcPr>
          <w:p w14:paraId="4BE09B5F" w14:textId="32EF7017" w:rsidR="00D71B83" w:rsidRDefault="00D71B83" w:rsidP="0039481C">
            <w:pPr>
              <w:pStyle w:val="TableText"/>
            </w:pPr>
            <w:r>
              <w:t>1.0.1_RC1</w:t>
            </w:r>
          </w:p>
        </w:tc>
        <w:tc>
          <w:tcPr>
            <w:tcW w:w="992" w:type="dxa"/>
          </w:tcPr>
          <w:p w14:paraId="02B56B33" w14:textId="77777777" w:rsidR="00D71B83" w:rsidRPr="00C54BCA" w:rsidRDefault="00D71B83" w:rsidP="0039481C">
            <w:pPr>
              <w:pStyle w:val="TableText"/>
              <w:rPr>
                <w:highlight w:val="yellow"/>
              </w:rPr>
            </w:pPr>
          </w:p>
        </w:tc>
        <w:tc>
          <w:tcPr>
            <w:tcW w:w="1560" w:type="dxa"/>
          </w:tcPr>
          <w:p w14:paraId="04DE3549" w14:textId="26ABDF46" w:rsidR="00D71B83" w:rsidRDefault="00D71B83" w:rsidP="00407FF1">
            <w:pPr>
              <w:pStyle w:val="TableText"/>
            </w:pPr>
            <w:r>
              <w:t>2015-03-17</w:t>
            </w:r>
          </w:p>
        </w:tc>
        <w:tc>
          <w:tcPr>
            <w:tcW w:w="3260" w:type="dxa"/>
          </w:tcPr>
          <w:p w14:paraId="2AA14DC2" w14:textId="77777777" w:rsidR="00D71B83" w:rsidRDefault="00D71B83" w:rsidP="00D71B83">
            <w:pPr>
              <w:pStyle w:val="TableText"/>
              <w:numPr>
                <w:ilvl w:val="0"/>
                <w:numId w:val="31"/>
              </w:numPr>
              <w:jc w:val="left"/>
            </w:pPr>
            <w:r>
              <w:t>Ändrat till version 1.0.1 för att överensstämma med de gemensamma riktlinjerna</w:t>
            </w:r>
          </w:p>
          <w:p w14:paraId="0930D057" w14:textId="77777777" w:rsidR="00D71B83" w:rsidRDefault="00D71B83" w:rsidP="00D71B83">
            <w:pPr>
              <w:pStyle w:val="TableText"/>
              <w:numPr>
                <w:ilvl w:val="0"/>
                <w:numId w:val="31"/>
              </w:numPr>
              <w:jc w:val="left"/>
            </w:pPr>
            <w:r>
              <w:t>Lagt till felfall för felaktigt HSA-id i OrganizationalArea i commissionRights</w:t>
            </w:r>
          </w:p>
          <w:p w14:paraId="5BAED603" w14:textId="30B54A4F" w:rsidR="00D71B83" w:rsidRDefault="00D71B83" w:rsidP="001B4A88">
            <w:pPr>
              <w:pStyle w:val="TableText"/>
              <w:numPr>
                <w:ilvl w:val="0"/>
                <w:numId w:val="31"/>
              </w:numPr>
              <w:jc w:val="left"/>
            </w:pPr>
            <w:r>
              <w:t>Tagit bort RC-nummer för tjänstekontrakt</w:t>
            </w:r>
          </w:p>
        </w:tc>
        <w:tc>
          <w:tcPr>
            <w:tcW w:w="1559" w:type="dxa"/>
          </w:tcPr>
          <w:p w14:paraId="5D550D2A" w14:textId="35F09516" w:rsidR="00D71B83" w:rsidRDefault="00D71B83" w:rsidP="0039481C">
            <w:pPr>
              <w:pStyle w:val="TableText"/>
            </w:pPr>
            <w:r>
              <w:t>Robert Lundmark, Cybercom AB</w:t>
            </w:r>
          </w:p>
        </w:tc>
        <w:tc>
          <w:tcPr>
            <w:tcW w:w="1418" w:type="dxa"/>
          </w:tcPr>
          <w:p w14:paraId="22E6FE3E" w14:textId="77777777" w:rsidR="00D71B83" w:rsidRDefault="00D71B83" w:rsidP="0039481C">
            <w:pPr>
              <w:pStyle w:val="TableText"/>
            </w:pPr>
          </w:p>
        </w:tc>
      </w:tr>
      <w:tr w:rsidR="00D71B83" w14:paraId="14DE7C27" w14:textId="77777777" w:rsidTr="00824399">
        <w:tc>
          <w:tcPr>
            <w:tcW w:w="1304" w:type="dxa"/>
          </w:tcPr>
          <w:p w14:paraId="1E385B4E" w14:textId="69944568" w:rsidR="00D71B83" w:rsidRDefault="00D71B83" w:rsidP="008D069B">
            <w:pPr>
              <w:pStyle w:val="TableText"/>
            </w:pPr>
            <w:r>
              <w:t>1.1_RC1</w:t>
            </w:r>
          </w:p>
        </w:tc>
        <w:tc>
          <w:tcPr>
            <w:tcW w:w="992" w:type="dxa"/>
          </w:tcPr>
          <w:p w14:paraId="73138BFC" w14:textId="77777777" w:rsidR="00D71B83" w:rsidRPr="00C54BCA" w:rsidRDefault="00D71B83" w:rsidP="008D069B">
            <w:pPr>
              <w:pStyle w:val="TableText"/>
              <w:rPr>
                <w:highlight w:val="yellow"/>
              </w:rPr>
            </w:pPr>
          </w:p>
        </w:tc>
        <w:tc>
          <w:tcPr>
            <w:tcW w:w="1560" w:type="dxa"/>
          </w:tcPr>
          <w:p w14:paraId="4FEE3BC8" w14:textId="78378D81" w:rsidR="00D71B83" w:rsidRDefault="00D71B83" w:rsidP="008D069B">
            <w:pPr>
              <w:pStyle w:val="TableText"/>
            </w:pPr>
            <w:r>
              <w:t>2015-06-10</w:t>
            </w:r>
          </w:p>
        </w:tc>
        <w:tc>
          <w:tcPr>
            <w:tcW w:w="3260" w:type="dxa"/>
          </w:tcPr>
          <w:p w14:paraId="399F83B9" w14:textId="77777777" w:rsidR="00D71B83" w:rsidRDefault="00D71B83" w:rsidP="008D069B">
            <w:pPr>
              <w:pStyle w:val="TableText"/>
              <w:numPr>
                <w:ilvl w:val="0"/>
                <w:numId w:val="31"/>
              </w:numPr>
              <w:jc w:val="left"/>
            </w:pPr>
            <w:r>
              <w:t>Lagt till stöd för fingerade objekt i alla metoder</w:t>
            </w:r>
          </w:p>
          <w:p w14:paraId="01783D9A" w14:textId="378D100C" w:rsidR="00187BDC" w:rsidRDefault="00187BDC" w:rsidP="008D069B">
            <w:pPr>
              <w:pStyle w:val="TableText"/>
              <w:numPr>
                <w:ilvl w:val="0"/>
                <w:numId w:val="31"/>
              </w:numPr>
              <w:jc w:val="left"/>
            </w:pPr>
            <w:r>
              <w:lastRenderedPageBreak/>
              <w:t>Uppdaterat referens till HSA-schemat samt kompletterat inbäddat schema för tjänstedomänerna</w:t>
            </w:r>
          </w:p>
        </w:tc>
        <w:tc>
          <w:tcPr>
            <w:tcW w:w="1559" w:type="dxa"/>
          </w:tcPr>
          <w:p w14:paraId="31FA8974" w14:textId="77777777" w:rsidR="00187BDC" w:rsidRDefault="00D71B83" w:rsidP="00187BDC">
            <w:pPr>
              <w:pStyle w:val="TableText"/>
            </w:pPr>
            <w:r>
              <w:lastRenderedPageBreak/>
              <w:t xml:space="preserve">Robert Lundmark </w:t>
            </w:r>
            <w:r>
              <w:lastRenderedPageBreak/>
              <w:t>Cybercom AB</w:t>
            </w:r>
            <w:r w:rsidR="00187BDC">
              <w:t>, Henrika Littorin, Inera AB</w:t>
            </w:r>
          </w:p>
          <w:p w14:paraId="7CDFFD88" w14:textId="743BB779" w:rsidR="00D71B83" w:rsidRDefault="00D71B83" w:rsidP="00187BDC">
            <w:pPr>
              <w:pStyle w:val="TableText"/>
              <w:ind w:left="0"/>
            </w:pPr>
          </w:p>
        </w:tc>
        <w:tc>
          <w:tcPr>
            <w:tcW w:w="1418" w:type="dxa"/>
          </w:tcPr>
          <w:p w14:paraId="380E3A47" w14:textId="77777777" w:rsidR="00D71B83" w:rsidRDefault="00D71B83" w:rsidP="008D069B">
            <w:pPr>
              <w:pStyle w:val="TableText"/>
            </w:pPr>
          </w:p>
        </w:tc>
      </w:tr>
      <w:tr w:rsidR="00CB6A0C" w14:paraId="05BED177" w14:textId="77777777" w:rsidTr="00824399">
        <w:tc>
          <w:tcPr>
            <w:tcW w:w="1304" w:type="dxa"/>
          </w:tcPr>
          <w:p w14:paraId="2C70AB40" w14:textId="04767AE1" w:rsidR="00CB6A0C" w:rsidRDefault="00CB6A0C" w:rsidP="008D069B">
            <w:pPr>
              <w:pStyle w:val="TableText"/>
            </w:pPr>
            <w:r>
              <w:t>1.1.1RC1</w:t>
            </w:r>
          </w:p>
        </w:tc>
        <w:tc>
          <w:tcPr>
            <w:tcW w:w="992" w:type="dxa"/>
          </w:tcPr>
          <w:p w14:paraId="796680A7" w14:textId="77777777" w:rsidR="00CB6A0C" w:rsidRPr="00C54BCA" w:rsidRDefault="00CB6A0C" w:rsidP="008D069B">
            <w:pPr>
              <w:pStyle w:val="TableText"/>
              <w:rPr>
                <w:highlight w:val="yellow"/>
              </w:rPr>
            </w:pPr>
          </w:p>
        </w:tc>
        <w:tc>
          <w:tcPr>
            <w:tcW w:w="1560" w:type="dxa"/>
          </w:tcPr>
          <w:p w14:paraId="6C626EAB" w14:textId="545D04B1" w:rsidR="00CB6A0C" w:rsidRDefault="00BE558B" w:rsidP="008D069B">
            <w:pPr>
              <w:pStyle w:val="TableText"/>
            </w:pPr>
            <w:r>
              <w:t>2016-04-11</w:t>
            </w:r>
          </w:p>
        </w:tc>
        <w:tc>
          <w:tcPr>
            <w:tcW w:w="3260" w:type="dxa"/>
          </w:tcPr>
          <w:p w14:paraId="4672F099" w14:textId="77777777" w:rsidR="00CB6A0C" w:rsidRDefault="00CB6A0C" w:rsidP="00CB6A0C">
            <w:pPr>
              <w:pStyle w:val="TableText"/>
              <w:numPr>
                <w:ilvl w:val="0"/>
                <w:numId w:val="31"/>
              </w:numPr>
              <w:jc w:val="left"/>
            </w:pPr>
            <w:r>
              <w:t>Lagt till varning om både personnummer och hsaIdentity anges vid anrop för GetEmployee</w:t>
            </w:r>
          </w:p>
          <w:p w14:paraId="173C7475" w14:textId="42850A9A" w:rsidR="00DA4C48" w:rsidRDefault="00DA4C48" w:rsidP="00CB6A0C">
            <w:pPr>
              <w:pStyle w:val="TableText"/>
              <w:numPr>
                <w:ilvl w:val="0"/>
                <w:numId w:val="31"/>
              </w:numPr>
              <w:jc w:val="left"/>
            </w:pPr>
            <w:r>
              <w:t>Förtydligat hur argumentet searchBase används i metodanropen.</w:t>
            </w:r>
          </w:p>
        </w:tc>
        <w:tc>
          <w:tcPr>
            <w:tcW w:w="1559" w:type="dxa"/>
          </w:tcPr>
          <w:p w14:paraId="054C7A5C" w14:textId="2653BF7C" w:rsidR="00CB6A0C" w:rsidRDefault="00F9712C" w:rsidP="00187BDC">
            <w:pPr>
              <w:pStyle w:val="TableText"/>
            </w:pPr>
            <w:r>
              <w:t>Robert Lundmark Cybercom AB</w:t>
            </w:r>
          </w:p>
        </w:tc>
        <w:tc>
          <w:tcPr>
            <w:tcW w:w="1418" w:type="dxa"/>
          </w:tcPr>
          <w:p w14:paraId="61FEC455" w14:textId="77777777" w:rsidR="00CB6A0C" w:rsidRDefault="00CB6A0C" w:rsidP="008D069B">
            <w:pPr>
              <w:pStyle w:val="TableText"/>
            </w:pPr>
          </w:p>
        </w:tc>
      </w:tr>
      <w:tr w:rsidR="005734FA" w14:paraId="2070AF3A" w14:textId="77777777" w:rsidTr="00824399">
        <w:trPr>
          <w:ins w:id="358" w:author="Littorin Henrika" w:date="2016-08-23T20:20:00Z"/>
        </w:trPr>
        <w:tc>
          <w:tcPr>
            <w:tcW w:w="1304" w:type="dxa"/>
          </w:tcPr>
          <w:p w14:paraId="43876E94" w14:textId="1DFEFBE5" w:rsidR="005734FA" w:rsidRDefault="005734FA" w:rsidP="008D069B">
            <w:pPr>
              <w:pStyle w:val="TableText"/>
              <w:rPr>
                <w:ins w:id="359" w:author="Littorin Henrika" w:date="2016-08-23T20:20:00Z"/>
              </w:rPr>
            </w:pPr>
            <w:ins w:id="360" w:author="Littorin Henrika" w:date="2016-08-23T20:20:00Z">
              <w:r>
                <w:t>2.0_RC1</w:t>
              </w:r>
            </w:ins>
          </w:p>
        </w:tc>
        <w:tc>
          <w:tcPr>
            <w:tcW w:w="992" w:type="dxa"/>
          </w:tcPr>
          <w:p w14:paraId="3DA9EDDF" w14:textId="77777777" w:rsidR="005734FA" w:rsidRPr="00C54BCA" w:rsidRDefault="005734FA" w:rsidP="008D069B">
            <w:pPr>
              <w:pStyle w:val="TableText"/>
              <w:rPr>
                <w:ins w:id="361" w:author="Littorin Henrika" w:date="2016-08-23T20:20:00Z"/>
                <w:highlight w:val="yellow"/>
              </w:rPr>
            </w:pPr>
          </w:p>
        </w:tc>
        <w:tc>
          <w:tcPr>
            <w:tcW w:w="1560" w:type="dxa"/>
          </w:tcPr>
          <w:p w14:paraId="3B175024" w14:textId="05B6D2A7" w:rsidR="005734FA" w:rsidRDefault="0040322B" w:rsidP="008D069B">
            <w:pPr>
              <w:pStyle w:val="TableText"/>
              <w:rPr>
                <w:ins w:id="362" w:author="Littorin Henrika" w:date="2016-08-23T20:20:00Z"/>
              </w:rPr>
            </w:pPr>
            <w:ins w:id="363" w:author="Littorin Henrika" w:date="2016-08-23T20:20:00Z">
              <w:r>
                <w:t>2016-</w:t>
              </w:r>
            </w:ins>
            <w:ins w:id="364" w:author="Robert Lundmark" w:date="2016-10-24T12:19:00Z">
              <w:r w:rsidR="007D360E">
                <w:t>10</w:t>
              </w:r>
            </w:ins>
            <w:ins w:id="365" w:author="Littorin Henrika" w:date="2016-08-23T20:20:00Z">
              <w:del w:id="366" w:author="Robert Lundmark" w:date="2016-10-24T12:19:00Z">
                <w:r w:rsidDel="007D360E">
                  <w:delText>0</w:delText>
                </w:r>
              </w:del>
            </w:ins>
            <w:ins w:id="367" w:author="Littorin Henrika" w:date="2016-09-06T16:41:00Z">
              <w:del w:id="368" w:author="Robert Lundmark" w:date="2016-10-24T12:19:00Z">
                <w:r w:rsidDel="007D360E">
                  <w:delText>9</w:delText>
                </w:r>
              </w:del>
            </w:ins>
            <w:ins w:id="369" w:author="Littorin Henrika" w:date="2016-08-23T20:20:00Z">
              <w:r w:rsidR="005734FA">
                <w:t>-</w:t>
              </w:r>
            </w:ins>
            <w:ins w:id="370" w:author="Robert Lundmark" w:date="2016-10-24T12:19:00Z">
              <w:r w:rsidR="007D360E">
                <w:rPr>
                  <w:highlight w:val="yellow"/>
                </w:rPr>
                <w:t>24</w:t>
              </w:r>
            </w:ins>
            <w:ins w:id="371" w:author="Littorin Henrika" w:date="2016-08-23T20:20:00Z">
              <w:del w:id="372" w:author="Robert Lundmark" w:date="2016-10-24T12:19:00Z">
                <w:r w:rsidR="005734FA" w:rsidRPr="005734FA" w:rsidDel="007D360E">
                  <w:rPr>
                    <w:highlight w:val="yellow"/>
                  </w:rPr>
                  <w:delText>XX</w:delText>
                </w:r>
              </w:del>
            </w:ins>
          </w:p>
        </w:tc>
        <w:tc>
          <w:tcPr>
            <w:tcW w:w="3260" w:type="dxa"/>
          </w:tcPr>
          <w:p w14:paraId="37B57532" w14:textId="77777777" w:rsidR="005734FA" w:rsidRPr="005734FA" w:rsidRDefault="005734FA" w:rsidP="005734FA">
            <w:pPr>
              <w:pStyle w:val="TableText"/>
              <w:numPr>
                <w:ilvl w:val="0"/>
                <w:numId w:val="31"/>
              </w:numPr>
              <w:jc w:val="left"/>
              <w:rPr>
                <w:ins w:id="373" w:author="Littorin Henrika" w:date="2016-08-23T20:21:00Z"/>
              </w:rPr>
            </w:pPr>
            <w:ins w:id="374" w:author="Littorin Henrika" w:date="2016-08-23T20:21:00Z">
              <w:r w:rsidRPr="005734FA">
                <w:t>Ändrat tilltalsnamn till icke-obligatorisk parameter</w:t>
              </w:r>
            </w:ins>
          </w:p>
          <w:p w14:paraId="475DC692" w14:textId="77777777" w:rsidR="005734FA" w:rsidRPr="004F7DEA" w:rsidRDefault="005734FA" w:rsidP="005734FA">
            <w:pPr>
              <w:pStyle w:val="TableText"/>
              <w:numPr>
                <w:ilvl w:val="0"/>
                <w:numId w:val="31"/>
              </w:numPr>
              <w:jc w:val="left"/>
              <w:rPr>
                <w:ins w:id="375" w:author="Littorin Henrika" w:date="2016-08-23T20:21:00Z"/>
              </w:rPr>
            </w:pPr>
            <w:ins w:id="376" w:author="Littorin Henrika" w:date="2016-08-23T20:21:00Z">
              <w:r w:rsidRPr="005734FA">
                <w:t>Justerat felhantering enligt avstämning med A&amp;R</w:t>
              </w:r>
            </w:ins>
          </w:p>
          <w:p w14:paraId="7397ACD9" w14:textId="77777777" w:rsidR="005734FA" w:rsidRPr="005734FA" w:rsidRDefault="005734FA" w:rsidP="005734FA">
            <w:pPr>
              <w:pStyle w:val="TableText"/>
              <w:numPr>
                <w:ilvl w:val="0"/>
                <w:numId w:val="31"/>
              </w:numPr>
              <w:jc w:val="left"/>
              <w:rPr>
                <w:ins w:id="377" w:author="Littorin Henrika" w:date="2016-08-23T20:21:00Z"/>
              </w:rPr>
            </w:pPr>
            <w:ins w:id="378" w:author="Littorin Henrika" w:date="2016-08-23T20:21:00Z">
              <w:r w:rsidRPr="005734FA">
                <w:t>Justerat skrivning om adressering efter input från Tommy Carlsson.</w:t>
              </w:r>
            </w:ins>
          </w:p>
          <w:p w14:paraId="1CCEEA8F" w14:textId="3DA602F8" w:rsidR="005734FA" w:rsidRPr="005734FA" w:rsidRDefault="005734FA" w:rsidP="005734FA">
            <w:pPr>
              <w:pStyle w:val="TableText"/>
              <w:numPr>
                <w:ilvl w:val="0"/>
                <w:numId w:val="31"/>
              </w:numPr>
              <w:jc w:val="left"/>
              <w:rPr>
                <w:ins w:id="379" w:author="Littorin Henrika" w:date="2016-08-23T20:21:00Z"/>
              </w:rPr>
            </w:pPr>
            <w:ins w:id="380" w:author="Littorin Henrika" w:date="2016-08-23T20:21:00Z">
              <w:r w:rsidRPr="005734FA">
                <w:t>Uppdaterat/förtydligat textuella beskrivningar av attributen HSA-id och e-postadress</w:t>
              </w:r>
            </w:ins>
            <w:ins w:id="381" w:author="Littorin Henrika" w:date="2016-08-23T20:22:00Z">
              <w:r w:rsidRPr="005734FA">
                <w:t xml:space="preserve"> </w:t>
              </w:r>
            </w:ins>
            <w:ins w:id="382" w:author="Littorin Henrika" w:date="2016-08-23T20:21:00Z">
              <w:r w:rsidRPr="005734FA">
                <w:t>i schemat utifrån förändringar i HSA-schema version 4.6.1 och 4.7.</w:t>
              </w:r>
            </w:ins>
          </w:p>
          <w:p w14:paraId="49092ED0" w14:textId="77777777" w:rsidR="005734FA" w:rsidRPr="004F7DEA" w:rsidRDefault="005734FA" w:rsidP="005734FA">
            <w:pPr>
              <w:pStyle w:val="TableText"/>
              <w:numPr>
                <w:ilvl w:val="0"/>
                <w:numId w:val="31"/>
              </w:numPr>
              <w:jc w:val="left"/>
              <w:rPr>
                <w:ins w:id="383" w:author="Littorin Henrika" w:date="2016-08-23T20:21:00Z"/>
              </w:rPr>
            </w:pPr>
            <w:ins w:id="384" w:author="Littorin Henrika" w:date="2016-08-23T20:21:00Z">
              <w:r w:rsidRPr="004F7DEA">
                <w:t>Kompletterat Excel-schemat med beskrivning av tjänstekontraktsparametrar som inte tekniskt är attribut (healthCareUnitHsaId etc.)</w:t>
              </w:r>
            </w:ins>
          </w:p>
          <w:p w14:paraId="7A347F35" w14:textId="77777777" w:rsidR="005734FA" w:rsidRDefault="005734FA" w:rsidP="005734FA">
            <w:pPr>
              <w:pStyle w:val="TableText"/>
              <w:numPr>
                <w:ilvl w:val="0"/>
                <w:numId w:val="31"/>
              </w:numPr>
              <w:jc w:val="left"/>
              <w:rPr>
                <w:ins w:id="385" w:author="Littorin Henrika" w:date="2016-08-23T20:24:00Z"/>
              </w:rPr>
            </w:pPr>
            <w:ins w:id="386" w:author="Littorin Henrika" w:date="2016-08-23T20:21:00Z">
              <w:r w:rsidRPr="005734FA">
                <w:t>Ensat benämningar för arkiverade och fingerade objekt</w:t>
              </w:r>
            </w:ins>
          </w:p>
          <w:p w14:paraId="006EEF49" w14:textId="77777777" w:rsidR="005734FA" w:rsidRDefault="005734FA" w:rsidP="005734FA">
            <w:pPr>
              <w:pStyle w:val="TableText"/>
              <w:numPr>
                <w:ilvl w:val="0"/>
                <w:numId w:val="31"/>
              </w:numPr>
              <w:jc w:val="left"/>
              <w:rPr>
                <w:ins w:id="387" w:author="Robert Lundmark" w:date="2016-10-24T12:23:00Z"/>
              </w:rPr>
            </w:pPr>
            <w:ins w:id="388" w:author="Littorin Henrika" w:date="2016-08-23T20:24:00Z">
              <w:r>
                <w:t>Justerat referens till ”Råd utlämnande av information från HSA”</w:t>
              </w:r>
            </w:ins>
            <w:ins w:id="389" w:author="Littorin Henrika" w:date="2016-08-23T20:26:00Z">
              <w:r>
                <w:t xml:space="preserve"> samt justerat version</w:t>
              </w:r>
            </w:ins>
            <w:ins w:id="390" w:author="Littorin Henrika" w:date="2016-08-23T20:27:00Z">
              <w:r>
                <w:t>er för HSA-policy och HSA-schema.</w:t>
              </w:r>
            </w:ins>
          </w:p>
          <w:p w14:paraId="2441A1F5" w14:textId="77777777" w:rsidR="003B6A1F" w:rsidRDefault="003B6A1F" w:rsidP="005734FA">
            <w:pPr>
              <w:pStyle w:val="TableText"/>
              <w:numPr>
                <w:ilvl w:val="0"/>
                <w:numId w:val="31"/>
              </w:numPr>
              <w:jc w:val="left"/>
              <w:rPr>
                <w:ins w:id="391" w:author="Robert Lundmark" w:date="2016-10-24T12:23:00Z"/>
              </w:rPr>
            </w:pPr>
            <w:ins w:id="392" w:author="Robert Lundmark" w:date="2016-10-24T12:23:00Z">
              <w:r>
                <w:t>Tagit bort labeledURI för GetEmployee</w:t>
              </w:r>
            </w:ins>
          </w:p>
          <w:p w14:paraId="532233C6" w14:textId="77777777" w:rsidR="003B6A1F" w:rsidRDefault="003B6A1F" w:rsidP="005734FA">
            <w:pPr>
              <w:pStyle w:val="TableText"/>
              <w:numPr>
                <w:ilvl w:val="0"/>
                <w:numId w:val="31"/>
              </w:numPr>
              <w:jc w:val="left"/>
              <w:rPr>
                <w:ins w:id="393" w:author="Robert Lundmark" w:date="2016-10-24T12:23:00Z"/>
              </w:rPr>
            </w:pPr>
            <w:ins w:id="394" w:author="Robert Lundmark" w:date="2016-10-24T12:23:00Z">
              <w:r>
                <w:t>Ändrat kardinalitet för paTitleName och paTitleCode för GetEmployee</w:t>
              </w:r>
            </w:ins>
          </w:p>
          <w:p w14:paraId="2364A941" w14:textId="77777777" w:rsidR="003B6A1F" w:rsidRDefault="003B6A1F" w:rsidP="005734FA">
            <w:pPr>
              <w:pStyle w:val="TableText"/>
              <w:numPr>
                <w:ilvl w:val="0"/>
                <w:numId w:val="31"/>
              </w:numPr>
              <w:jc w:val="left"/>
              <w:rPr>
                <w:ins w:id="395" w:author="Robert Lundmark" w:date="2016-10-24T13:21:00Z"/>
              </w:rPr>
            </w:pPr>
            <w:ins w:id="396" w:author="Robert Lundmark" w:date="2016-10-24T12:24:00Z">
              <w:r>
                <w:t>Ändra domännamn</w:t>
              </w:r>
            </w:ins>
          </w:p>
          <w:p w14:paraId="086A3D8A" w14:textId="3EE436F6" w:rsidR="0001694E" w:rsidRPr="005734FA" w:rsidRDefault="0001694E" w:rsidP="005734FA">
            <w:pPr>
              <w:pStyle w:val="TableText"/>
              <w:numPr>
                <w:ilvl w:val="0"/>
                <w:numId w:val="31"/>
              </w:numPr>
              <w:jc w:val="left"/>
              <w:rPr>
                <w:ins w:id="397" w:author="Littorin Henrika" w:date="2016-08-23T20:20:00Z"/>
              </w:rPr>
            </w:pPr>
            <w:ins w:id="398" w:author="Robert Lundmark" w:date="2016-10-24T13:21:00Z">
              <w:r>
                <w:t>Bytt domännamn</w:t>
              </w:r>
            </w:ins>
          </w:p>
        </w:tc>
        <w:tc>
          <w:tcPr>
            <w:tcW w:w="1559" w:type="dxa"/>
          </w:tcPr>
          <w:p w14:paraId="065FDBF7" w14:textId="77777777" w:rsidR="005734FA" w:rsidRPr="004F7DEA" w:rsidRDefault="005734FA" w:rsidP="005734FA">
            <w:pPr>
              <w:pStyle w:val="TableText"/>
              <w:jc w:val="left"/>
              <w:rPr>
                <w:ins w:id="399" w:author="Littorin Henrika" w:date="2016-08-23T20:21:00Z"/>
              </w:rPr>
            </w:pPr>
            <w:ins w:id="400" w:author="Littorin Henrika" w:date="2016-08-23T20:21:00Z">
              <w:r w:rsidRPr="005734FA">
                <w:t>Henrika Littorin, Inera AB</w:t>
              </w:r>
            </w:ins>
          </w:p>
          <w:p w14:paraId="26865917" w14:textId="77777777" w:rsidR="005734FA" w:rsidRPr="005734FA" w:rsidRDefault="005734FA" w:rsidP="005734FA">
            <w:pPr>
              <w:pStyle w:val="TableText"/>
              <w:jc w:val="left"/>
              <w:rPr>
                <w:ins w:id="401" w:author="Littorin Henrika" w:date="2016-08-23T20:21:00Z"/>
              </w:rPr>
            </w:pPr>
            <w:ins w:id="402" w:author="Littorin Henrika" w:date="2016-08-23T20:21:00Z">
              <w:r w:rsidRPr="005734FA">
                <w:t>Ronny Nilsson, Inera AB</w:t>
              </w:r>
            </w:ins>
          </w:p>
          <w:p w14:paraId="6EC77D0B" w14:textId="0B149057" w:rsidR="005734FA" w:rsidRPr="005734FA" w:rsidRDefault="005734FA" w:rsidP="005734FA">
            <w:pPr>
              <w:pStyle w:val="TableText"/>
              <w:rPr>
                <w:ins w:id="403" w:author="Littorin Henrika" w:date="2016-08-23T20:20:00Z"/>
              </w:rPr>
            </w:pPr>
            <w:ins w:id="404" w:author="Littorin Henrika" w:date="2016-08-23T20:21:00Z">
              <w:r w:rsidRPr="005734FA">
                <w:t>Robert Lundmark, Inera AB</w:t>
              </w:r>
            </w:ins>
          </w:p>
        </w:tc>
        <w:tc>
          <w:tcPr>
            <w:tcW w:w="1418" w:type="dxa"/>
          </w:tcPr>
          <w:p w14:paraId="76150BC0" w14:textId="77777777" w:rsidR="005734FA" w:rsidRDefault="005734FA" w:rsidP="008D069B">
            <w:pPr>
              <w:pStyle w:val="TableText"/>
              <w:rPr>
                <w:ins w:id="405" w:author="Littorin Henrika" w:date="2016-08-23T20:20:00Z"/>
              </w:rPr>
            </w:pPr>
          </w:p>
        </w:tc>
      </w:tr>
    </w:tbl>
    <w:p w14:paraId="6DB30119" w14:textId="77777777" w:rsidR="0039481C" w:rsidRDefault="0039481C" w:rsidP="0039481C">
      <w:pPr>
        <w:pStyle w:val="TOC1"/>
        <w:ind w:left="720"/>
      </w:pPr>
    </w:p>
    <w:p w14:paraId="073E0FED" w14:textId="77777777" w:rsidR="0039481C" w:rsidRDefault="0039481C" w:rsidP="0039481C">
      <w:pPr>
        <w:rPr>
          <w:sz w:val="36"/>
        </w:rPr>
      </w:pPr>
    </w:p>
    <w:p w14:paraId="72F5A3AD" w14:textId="77777777" w:rsidR="0039481C" w:rsidRDefault="0039481C" w:rsidP="0039481C">
      <w:pPr>
        <w:rPr>
          <w:b/>
        </w:rPr>
      </w:pPr>
      <w:r>
        <w:rPr>
          <w:b/>
        </w:rPr>
        <w:lastRenderedPageBreak/>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3175"/>
        <w:gridCol w:w="2189"/>
        <w:gridCol w:w="3765"/>
      </w:tblGrid>
      <w:tr w:rsidR="0039481C" w14:paraId="712094E8" w14:textId="77777777" w:rsidTr="002F725C">
        <w:tc>
          <w:tcPr>
            <w:tcW w:w="964" w:type="dxa"/>
            <w:shd w:val="clear" w:color="auto" w:fill="DDD9C3" w:themeFill="background2" w:themeFillShade="E6"/>
          </w:tcPr>
          <w:p w14:paraId="7904F37F" w14:textId="77777777" w:rsidR="0039481C" w:rsidRPr="00A31996" w:rsidRDefault="0039481C" w:rsidP="0039481C">
            <w:pPr>
              <w:pStyle w:val="TableText"/>
            </w:pPr>
            <w:r>
              <w:t>Namn</w:t>
            </w:r>
          </w:p>
        </w:tc>
        <w:tc>
          <w:tcPr>
            <w:tcW w:w="3175" w:type="dxa"/>
            <w:shd w:val="clear" w:color="auto" w:fill="DDD9C3" w:themeFill="background2" w:themeFillShade="E6"/>
          </w:tcPr>
          <w:p w14:paraId="4DFE558F" w14:textId="77777777" w:rsidR="0039481C" w:rsidRPr="00A31996" w:rsidRDefault="0039481C" w:rsidP="009D60B2">
            <w:pPr>
              <w:pStyle w:val="TableText"/>
              <w:jc w:val="left"/>
            </w:pPr>
            <w:r>
              <w:t>Dokument</w:t>
            </w:r>
          </w:p>
        </w:tc>
        <w:tc>
          <w:tcPr>
            <w:tcW w:w="2189" w:type="dxa"/>
            <w:shd w:val="clear" w:color="auto" w:fill="DDD9C3" w:themeFill="background2" w:themeFillShade="E6"/>
          </w:tcPr>
          <w:p w14:paraId="312523B2" w14:textId="77777777" w:rsidR="0039481C" w:rsidRPr="00A31996" w:rsidRDefault="0039481C" w:rsidP="0039481C">
            <w:pPr>
              <w:pStyle w:val="TableText"/>
            </w:pPr>
            <w:r>
              <w:t>Kommentar</w:t>
            </w:r>
          </w:p>
        </w:tc>
        <w:tc>
          <w:tcPr>
            <w:tcW w:w="3765" w:type="dxa"/>
            <w:shd w:val="clear" w:color="auto" w:fill="DDD9C3" w:themeFill="background2" w:themeFillShade="E6"/>
          </w:tcPr>
          <w:p w14:paraId="78D727D8" w14:textId="77777777" w:rsidR="0039481C" w:rsidRPr="00A31996" w:rsidRDefault="0039481C" w:rsidP="009D60B2">
            <w:pPr>
              <w:pStyle w:val="TableText"/>
              <w:jc w:val="left"/>
            </w:pPr>
            <w:r>
              <w:t>Länk</w:t>
            </w:r>
          </w:p>
        </w:tc>
      </w:tr>
      <w:tr w:rsidR="0039481C" w14:paraId="325614C7" w14:textId="77777777" w:rsidTr="002F725C">
        <w:tc>
          <w:tcPr>
            <w:tcW w:w="964" w:type="dxa"/>
          </w:tcPr>
          <w:p w14:paraId="09FD89D6" w14:textId="77777777" w:rsidR="0039481C" w:rsidRDefault="0039481C" w:rsidP="0039481C">
            <w:pPr>
              <w:pStyle w:val="TableText"/>
            </w:pPr>
            <w:bookmarkStart w:id="406" w:name="R1"/>
            <w:r>
              <w:t>R1</w:t>
            </w:r>
            <w:bookmarkEnd w:id="406"/>
          </w:p>
        </w:tc>
        <w:tc>
          <w:tcPr>
            <w:tcW w:w="3175" w:type="dxa"/>
          </w:tcPr>
          <w:p w14:paraId="5E9D8C77" w14:textId="2DEE6590" w:rsidR="0039481C" w:rsidRPr="002D5998" w:rsidRDefault="0039481C" w:rsidP="009D60B2">
            <w:pPr>
              <w:rPr>
                <w:sz w:val="56"/>
              </w:rPr>
            </w:pPr>
            <w:r w:rsidRPr="002D5998">
              <w:t xml:space="preserve">Arkitekturella beslut – </w:t>
            </w:r>
            <w:del w:id="407" w:author="Robert Lundmark" w:date="2016-10-24T12:44:00Z">
              <w:r w:rsidR="009D60B2" w:rsidRPr="002D5998" w:rsidDel="00EB336B">
                <w:delText>infrastructure:directory:</w:delText>
              </w:r>
              <w:r w:rsidR="00165000" w:rsidRPr="002D5998" w:rsidDel="00EB336B">
                <w:delText>employee</w:delText>
              </w:r>
            </w:del>
            <w:ins w:id="408" w:author="Robert Lundmark" w:date="2016-10-24T12:44:00Z">
              <w:r w:rsidR="00EB336B" w:rsidRPr="002D5998">
                <w:t>strategicresourcemanagement:persons:employee</w:t>
              </w:r>
            </w:ins>
          </w:p>
        </w:tc>
        <w:tc>
          <w:tcPr>
            <w:tcW w:w="2189" w:type="dxa"/>
          </w:tcPr>
          <w:p w14:paraId="5D229422" w14:textId="3DBFC016" w:rsidR="0039481C" w:rsidRDefault="009D60B2" w:rsidP="00FD2C30">
            <w:pPr>
              <w:pStyle w:val="TableText"/>
              <w:jc w:val="left"/>
            </w:pPr>
            <w:commentRangeStart w:id="409"/>
            <w:r>
              <w:t xml:space="preserve">Version </w:t>
            </w:r>
            <w:r w:rsidR="00DD39CD">
              <w:t>1.</w:t>
            </w:r>
            <w:r w:rsidR="0056107E">
              <w:t>1</w:t>
            </w:r>
            <w:r w:rsidR="00DD39CD">
              <w:t>_</w:t>
            </w:r>
            <w:r w:rsidR="0056107E">
              <w:t>RC1</w:t>
            </w:r>
            <w:r w:rsidR="002F725C">
              <w:t xml:space="preserve">, </w:t>
            </w:r>
            <w:r w:rsidR="00FD2C30">
              <w:t>2015-01-13</w:t>
            </w:r>
            <w:commentRangeEnd w:id="409"/>
            <w:r w:rsidR="005734FA">
              <w:rPr>
                <w:rStyle w:val="CommentReference"/>
                <w:rFonts w:ascii="Georgia" w:eastAsia="Calibri" w:hAnsi="Georgia"/>
              </w:rPr>
              <w:commentReference w:id="409"/>
            </w:r>
          </w:p>
        </w:tc>
        <w:tc>
          <w:tcPr>
            <w:tcW w:w="3765" w:type="dxa"/>
          </w:tcPr>
          <w:p w14:paraId="6C470790" w14:textId="53504ACC" w:rsidR="002D5998" w:rsidRDefault="002D5998" w:rsidP="002D5998">
            <w:pPr>
              <w:rPr>
                <w:ins w:id="410" w:author="Ronny Nilsson" w:date="2016-11-08T17:38:00Z"/>
                <w:color w:val="1F497D"/>
              </w:rPr>
            </w:pPr>
            <w:ins w:id="411" w:author="Ronny Nilsson" w:date="2016-11-08T17:38:00Z">
              <w:r>
                <w:rPr>
                  <w:color w:val="1F497D"/>
                </w:rPr>
                <w:fldChar w:fldCharType="begin"/>
              </w:r>
              <w:r>
                <w:rPr>
                  <w:color w:val="1F497D"/>
                </w:rPr>
                <w:instrText xml:space="preserve"> HYPERLINK "https://bitbucket.org/rivta-domains/riv.strategicresourcemanagement.persons.employee" </w:instrText>
              </w:r>
            </w:ins>
            <w:ins w:id="412" w:author="Robert Lundmark" w:date="2016-11-22T11:39:00Z">
              <w:r w:rsidR="00801343">
                <w:rPr>
                  <w:color w:val="1F497D"/>
                </w:rPr>
              </w:r>
            </w:ins>
            <w:ins w:id="413" w:author="Ronny Nilsson" w:date="2016-11-08T17:38:00Z">
              <w:r>
                <w:rPr>
                  <w:color w:val="1F497D"/>
                </w:rPr>
                <w:fldChar w:fldCharType="separate"/>
              </w:r>
              <w:r>
                <w:rPr>
                  <w:rStyle w:val="Hyperlink"/>
                </w:rPr>
                <w:t>https://bitbucket.org/rivta-domains/riv.strategicresourcemanagement.persons.employee</w:t>
              </w:r>
              <w:r>
                <w:rPr>
                  <w:color w:val="1F497D"/>
                </w:rPr>
                <w:fldChar w:fldCharType="end"/>
              </w:r>
            </w:ins>
          </w:p>
          <w:p w14:paraId="1299D391" w14:textId="6F06A078" w:rsidR="0039481C" w:rsidRDefault="0025714F" w:rsidP="009D60B2">
            <w:pPr>
              <w:pStyle w:val="TableText"/>
              <w:jc w:val="left"/>
            </w:pPr>
            <w:del w:id="414" w:author="Ronny Nilsson" w:date="2016-11-08T17:38:00Z">
              <w:r w:rsidDel="002D5998">
                <w:fldChar w:fldCharType="begin"/>
              </w:r>
              <w:r w:rsidDel="002D5998">
                <w:delInstrText xml:space="preserve"> HYPERLINK "http://rivta.se/domains/infrastructure_directory_organization.html" </w:delInstrText>
              </w:r>
              <w:r w:rsidDel="002D5998">
                <w:fldChar w:fldCharType="separate"/>
              </w:r>
              <w:r w:rsidR="002F725C" w:rsidRPr="000A5B54" w:rsidDel="002D5998">
                <w:rPr>
                  <w:rStyle w:val="Hyperlink"/>
                </w:rPr>
                <w:delText>http://rivta.se/domains/infrastructure_directory_</w:delText>
              </w:r>
              <w:r w:rsidR="00165000" w:rsidDel="002D5998">
                <w:rPr>
                  <w:rStyle w:val="Hyperlink"/>
                </w:rPr>
                <w:delText>employee</w:delText>
              </w:r>
              <w:r w:rsidR="002F725C" w:rsidRPr="000A5B54" w:rsidDel="002D5998">
                <w:rPr>
                  <w:rStyle w:val="Hyperlink"/>
                </w:rPr>
                <w:delText>.html</w:delText>
              </w:r>
              <w:r w:rsidDel="002D5998">
                <w:rPr>
                  <w:rStyle w:val="Hyperlink"/>
                </w:rPr>
                <w:fldChar w:fldCharType="end"/>
              </w:r>
              <w:r w:rsidR="002F725C" w:rsidDel="002D5998">
                <w:delText xml:space="preserve">  </w:delText>
              </w:r>
            </w:del>
          </w:p>
        </w:tc>
      </w:tr>
      <w:tr w:rsidR="0039481C" w14:paraId="0C18DF95" w14:textId="77777777" w:rsidTr="002F725C">
        <w:tc>
          <w:tcPr>
            <w:tcW w:w="964" w:type="dxa"/>
          </w:tcPr>
          <w:p w14:paraId="2B67EB7D" w14:textId="77777777" w:rsidR="0039481C" w:rsidRDefault="0039481C" w:rsidP="0039481C">
            <w:pPr>
              <w:pStyle w:val="TableText"/>
            </w:pPr>
            <w:bookmarkStart w:id="415" w:name="R2"/>
            <w:r>
              <w:t>R2</w:t>
            </w:r>
            <w:bookmarkEnd w:id="415"/>
          </w:p>
        </w:tc>
        <w:tc>
          <w:tcPr>
            <w:tcW w:w="3175" w:type="dxa"/>
          </w:tcPr>
          <w:p w14:paraId="4CC1E20B" w14:textId="77777777" w:rsidR="0039481C" w:rsidRDefault="0039481C" w:rsidP="009D60B2">
            <w:pPr>
              <w:pStyle w:val="TableText"/>
              <w:jc w:val="left"/>
            </w:pPr>
            <w:r>
              <w:t>RIVTA flera dokument</w:t>
            </w:r>
          </w:p>
        </w:tc>
        <w:tc>
          <w:tcPr>
            <w:tcW w:w="2189" w:type="dxa"/>
          </w:tcPr>
          <w:p w14:paraId="45098C59" w14:textId="77777777" w:rsidR="0039481C" w:rsidRDefault="0039481C" w:rsidP="002F725C">
            <w:pPr>
              <w:pStyle w:val="TableText"/>
              <w:jc w:val="left"/>
            </w:pPr>
            <w:r>
              <w:t>Finns på Webben</w:t>
            </w:r>
          </w:p>
        </w:tc>
        <w:tc>
          <w:tcPr>
            <w:tcW w:w="3765" w:type="dxa"/>
          </w:tcPr>
          <w:p w14:paraId="1A5A0FB2" w14:textId="4A52572A" w:rsidR="0039481C" w:rsidRPr="00A16E37" w:rsidRDefault="00AF7B74" w:rsidP="009D60B2">
            <w:pPr>
              <w:pStyle w:val="TableText"/>
              <w:jc w:val="left"/>
            </w:pPr>
            <w:r>
              <w:fldChar w:fldCharType="begin"/>
            </w:r>
            <w:r>
              <w:instrText xml:space="preserve"> HYPERLINK "http://rivta.se/" </w:instrText>
            </w:r>
            <w:ins w:id="416" w:author="Robert Lundmark" w:date="2016-11-22T11:39:00Z"/>
            <w:r>
              <w:fldChar w:fldCharType="separate"/>
            </w:r>
            <w:r w:rsidR="0039481C" w:rsidRPr="009E39E2">
              <w:rPr>
                <w:rStyle w:val="Hyperlink"/>
              </w:rPr>
              <w:t>http://rivta.se/</w:t>
            </w:r>
            <w:r>
              <w:rPr>
                <w:rStyle w:val="Hyperlink"/>
              </w:rPr>
              <w:fldChar w:fldCharType="end"/>
            </w:r>
            <w:r w:rsidR="0039481C">
              <w:t xml:space="preserve"> </w:t>
            </w:r>
          </w:p>
        </w:tc>
      </w:tr>
      <w:tr w:rsidR="009D60B2" w:rsidRPr="00DF7196" w14:paraId="1EC0306F" w14:textId="77777777" w:rsidTr="002F725C">
        <w:tc>
          <w:tcPr>
            <w:tcW w:w="964" w:type="dxa"/>
            <w:tcBorders>
              <w:top w:val="single" w:sz="6" w:space="0" w:color="auto"/>
              <w:left w:val="single" w:sz="6" w:space="0" w:color="auto"/>
              <w:bottom w:val="single" w:sz="6" w:space="0" w:color="auto"/>
              <w:right w:val="single" w:sz="6" w:space="0" w:color="auto"/>
            </w:tcBorders>
          </w:tcPr>
          <w:p w14:paraId="5D793338" w14:textId="77777777" w:rsidR="009D60B2" w:rsidRPr="00DF7196" w:rsidRDefault="009D60B2" w:rsidP="000105E5">
            <w:pPr>
              <w:pStyle w:val="TableText"/>
            </w:pPr>
            <w:bookmarkStart w:id="417" w:name="R3"/>
            <w:r w:rsidRPr="00DF7196">
              <w:t>R3</w:t>
            </w:r>
            <w:bookmarkEnd w:id="417"/>
          </w:p>
        </w:tc>
        <w:tc>
          <w:tcPr>
            <w:tcW w:w="3175" w:type="dxa"/>
            <w:tcBorders>
              <w:top w:val="single" w:sz="6" w:space="0" w:color="auto"/>
              <w:left w:val="single" w:sz="6" w:space="0" w:color="auto"/>
              <w:bottom w:val="single" w:sz="6" w:space="0" w:color="auto"/>
              <w:right w:val="single" w:sz="6" w:space="0" w:color="auto"/>
            </w:tcBorders>
          </w:tcPr>
          <w:p w14:paraId="0DAEDDEA" w14:textId="0BD0D135" w:rsidR="009D60B2" w:rsidRPr="00DF7196" w:rsidRDefault="009D60B2" w:rsidP="009D60B2">
            <w:pPr>
              <w:pStyle w:val="TableText"/>
              <w:jc w:val="left"/>
            </w:pPr>
            <w:del w:id="418" w:author="Littorin Henrika" w:date="2016-08-23T20:25:00Z">
              <w:r w:rsidRPr="00DF7196" w:rsidDel="005734FA">
                <w:delText xml:space="preserve">CeHis </w:delText>
              </w:r>
            </w:del>
            <w:ins w:id="419" w:author="Littorin Henrika" w:date="2016-08-23T20:25:00Z">
              <w:r w:rsidR="005734FA">
                <w:t>Inera A&amp;R</w:t>
              </w:r>
              <w:r w:rsidR="005734FA" w:rsidRPr="00DF7196">
                <w:t xml:space="preserve"> </w:t>
              </w:r>
            </w:ins>
            <w:r w:rsidRPr="00DF7196">
              <w:t xml:space="preserve">Råd Utlämnande av information från HSA </w:t>
            </w:r>
          </w:p>
        </w:tc>
        <w:tc>
          <w:tcPr>
            <w:tcW w:w="2189" w:type="dxa"/>
            <w:tcBorders>
              <w:top w:val="single" w:sz="6" w:space="0" w:color="auto"/>
              <w:left w:val="single" w:sz="6" w:space="0" w:color="auto"/>
              <w:bottom w:val="single" w:sz="6" w:space="0" w:color="auto"/>
              <w:right w:val="single" w:sz="6" w:space="0" w:color="auto"/>
            </w:tcBorders>
          </w:tcPr>
          <w:p w14:paraId="08840312" w14:textId="0A0BD535" w:rsidR="009D60B2" w:rsidRPr="00DF7196" w:rsidRDefault="009D60B2" w:rsidP="005734FA">
            <w:pPr>
              <w:pStyle w:val="TableText"/>
              <w:jc w:val="left"/>
            </w:pPr>
            <w:r w:rsidRPr="00DF7196">
              <w:t>Version 1.</w:t>
            </w:r>
            <w:del w:id="420" w:author="Littorin Henrika" w:date="2016-08-23T20:25:00Z">
              <w:r w:rsidRPr="00DF7196" w:rsidDel="005734FA">
                <w:delText>0</w:delText>
              </w:r>
            </w:del>
            <w:ins w:id="421" w:author="Littorin Henrika" w:date="2016-08-23T20:25:00Z">
              <w:r w:rsidR="005734FA">
                <w:t>1</w:t>
              </w:r>
            </w:ins>
            <w:r w:rsidRPr="00DF7196">
              <w:t xml:space="preserve">, </w:t>
            </w:r>
            <w:del w:id="422" w:author="Littorin Henrika" w:date="2016-08-23T20:25:00Z">
              <w:r w:rsidRPr="00DF7196" w:rsidDel="005734FA">
                <w:delText>2013-04-25</w:delText>
              </w:r>
            </w:del>
            <w:ins w:id="423" w:author="Littorin Henrika" w:date="2016-08-23T20:25:00Z">
              <w:r w:rsidR="005734FA">
                <w:t>2016-01-23</w:t>
              </w:r>
            </w:ins>
          </w:p>
        </w:tc>
        <w:tc>
          <w:tcPr>
            <w:tcW w:w="3765" w:type="dxa"/>
            <w:tcBorders>
              <w:top w:val="single" w:sz="6" w:space="0" w:color="auto"/>
              <w:left w:val="single" w:sz="6" w:space="0" w:color="auto"/>
              <w:bottom w:val="single" w:sz="6" w:space="0" w:color="auto"/>
              <w:right w:val="single" w:sz="6" w:space="0" w:color="auto"/>
            </w:tcBorders>
          </w:tcPr>
          <w:p w14:paraId="4B7691B2" w14:textId="53E6C50B" w:rsidR="009D60B2" w:rsidRPr="00DF7196" w:rsidRDefault="00AF7B74" w:rsidP="00A81EBC">
            <w:pPr>
              <w:pStyle w:val="TableText"/>
              <w:jc w:val="left"/>
            </w:pPr>
            <w:r>
              <w:fldChar w:fldCharType="begin"/>
            </w:r>
            <w:r>
              <w:instrText xml:space="preserve"> HYPERLINK "http://www.inera.se/hsa" </w:instrText>
            </w:r>
            <w:ins w:id="424" w:author="Robert Lundmark" w:date="2016-11-22T11:39:00Z"/>
            <w:r>
              <w:fldChar w:fldCharType="separate"/>
            </w:r>
            <w:r w:rsidR="00A81EBC" w:rsidRPr="009D60B2">
              <w:rPr>
                <w:rStyle w:val="Hyperlink"/>
              </w:rPr>
              <w:t>www.inera.se/hsa</w:t>
            </w:r>
            <w:r>
              <w:rPr>
                <w:rStyle w:val="Hyperlink"/>
              </w:rPr>
              <w:fldChar w:fldCharType="end"/>
            </w:r>
            <w:r w:rsidR="00A81EBC" w:rsidRPr="009D60B2">
              <w:rPr>
                <w:rStyle w:val="Hyperlink"/>
                <w:color w:val="auto"/>
                <w:u w:val="none"/>
              </w:rPr>
              <w:t>,</w:t>
            </w:r>
            <w:r w:rsidR="00A81EBC" w:rsidRPr="00DF7196">
              <w:t xml:space="preserve"> unde</w:t>
            </w:r>
            <w:r w:rsidR="00A81EBC">
              <w:t>r Dokument och Stödjande</w:t>
            </w:r>
          </w:p>
        </w:tc>
      </w:tr>
      <w:tr w:rsidR="009D60B2" w:rsidRPr="00DF7196" w14:paraId="256BA845" w14:textId="77777777" w:rsidTr="002F725C">
        <w:tc>
          <w:tcPr>
            <w:tcW w:w="964" w:type="dxa"/>
            <w:tcBorders>
              <w:top w:val="single" w:sz="6" w:space="0" w:color="auto"/>
              <w:left w:val="single" w:sz="6" w:space="0" w:color="auto"/>
              <w:bottom w:val="single" w:sz="6" w:space="0" w:color="auto"/>
              <w:right w:val="single" w:sz="6" w:space="0" w:color="auto"/>
            </w:tcBorders>
          </w:tcPr>
          <w:p w14:paraId="4E0ED2D6" w14:textId="77777777" w:rsidR="009D60B2" w:rsidRPr="00DF7196" w:rsidRDefault="009D60B2" w:rsidP="000105E5">
            <w:pPr>
              <w:pStyle w:val="TableText"/>
            </w:pPr>
            <w:bookmarkStart w:id="425" w:name="R4"/>
            <w:r w:rsidRPr="00DF7196">
              <w:t>R4</w:t>
            </w:r>
            <w:bookmarkEnd w:id="425"/>
          </w:p>
        </w:tc>
        <w:tc>
          <w:tcPr>
            <w:tcW w:w="3175" w:type="dxa"/>
            <w:tcBorders>
              <w:top w:val="single" w:sz="6" w:space="0" w:color="auto"/>
              <w:left w:val="single" w:sz="6" w:space="0" w:color="auto"/>
              <w:bottom w:val="single" w:sz="6" w:space="0" w:color="auto"/>
              <w:right w:val="single" w:sz="6" w:space="0" w:color="auto"/>
            </w:tcBorders>
          </w:tcPr>
          <w:p w14:paraId="29BB44A5" w14:textId="77777777" w:rsidR="009D60B2" w:rsidRPr="00DF7196" w:rsidRDefault="009D60B2" w:rsidP="009D60B2">
            <w:pPr>
              <w:pStyle w:val="TableText"/>
              <w:jc w:val="left"/>
            </w:pPr>
            <w:r w:rsidRPr="00DF7196">
              <w:t>Tillitsramverk: HSA-policy</w:t>
            </w:r>
          </w:p>
        </w:tc>
        <w:tc>
          <w:tcPr>
            <w:tcW w:w="2189" w:type="dxa"/>
            <w:tcBorders>
              <w:top w:val="single" w:sz="6" w:space="0" w:color="auto"/>
              <w:left w:val="single" w:sz="6" w:space="0" w:color="auto"/>
              <w:bottom w:val="single" w:sz="6" w:space="0" w:color="auto"/>
              <w:right w:val="single" w:sz="6" w:space="0" w:color="auto"/>
            </w:tcBorders>
          </w:tcPr>
          <w:p w14:paraId="10452CCF" w14:textId="7BD80110" w:rsidR="009D60B2" w:rsidRPr="00DF7196" w:rsidRDefault="009D60B2" w:rsidP="004F7DEA">
            <w:pPr>
              <w:pStyle w:val="TableText"/>
              <w:jc w:val="left"/>
            </w:pPr>
            <w:r w:rsidRPr="00DF7196">
              <w:t>Version 3.6</w:t>
            </w:r>
            <w:ins w:id="426" w:author="Littorin Henrika" w:date="2016-08-23T20:37:00Z">
              <w:r w:rsidR="004F7DEA">
                <w:t>.3</w:t>
              </w:r>
            </w:ins>
            <w:r w:rsidRPr="00DF7196">
              <w:t xml:space="preserve">, </w:t>
            </w:r>
            <w:del w:id="427" w:author="Littorin Henrika" w:date="2016-08-23T20:37:00Z">
              <w:r w:rsidRPr="00DF7196" w:rsidDel="004F7DEA">
                <w:delText>2013-02-05</w:delText>
              </w:r>
            </w:del>
            <w:ins w:id="428" w:author="Littorin Henrika" w:date="2016-08-23T20:37:00Z">
              <w:r w:rsidR="004F7DEA">
                <w:t>2015-08-25</w:t>
              </w:r>
            </w:ins>
          </w:p>
        </w:tc>
        <w:tc>
          <w:tcPr>
            <w:tcW w:w="3765" w:type="dxa"/>
            <w:tcBorders>
              <w:top w:val="single" w:sz="6" w:space="0" w:color="auto"/>
              <w:left w:val="single" w:sz="6" w:space="0" w:color="auto"/>
              <w:bottom w:val="single" w:sz="6" w:space="0" w:color="auto"/>
              <w:right w:val="single" w:sz="6" w:space="0" w:color="auto"/>
            </w:tcBorders>
          </w:tcPr>
          <w:p w14:paraId="48D4C3E3" w14:textId="57220838" w:rsidR="009D60B2" w:rsidRPr="00DF7196" w:rsidRDefault="00AF7B74" w:rsidP="009D60B2">
            <w:pPr>
              <w:pStyle w:val="TableText"/>
              <w:jc w:val="left"/>
            </w:pPr>
            <w:r>
              <w:fldChar w:fldCharType="begin"/>
            </w:r>
            <w:r>
              <w:instrText xml:space="preserve"> HYPERLINK "http://www.inera.se/hsa" </w:instrText>
            </w:r>
            <w:ins w:id="429" w:author="Robert Lundmark" w:date="2016-11-22T11:39:00Z"/>
            <w:r>
              <w:fldChar w:fldCharType="separate"/>
            </w:r>
            <w:r w:rsidR="009D60B2" w:rsidRPr="009D60B2">
              <w:rPr>
                <w:rStyle w:val="Hyperlink"/>
              </w:rPr>
              <w:t>www.inera.se/hsa</w:t>
            </w:r>
            <w:r>
              <w:rPr>
                <w:rStyle w:val="Hyperlink"/>
              </w:rPr>
              <w:fldChar w:fldCharType="end"/>
            </w:r>
            <w:r w:rsidR="009D60B2" w:rsidRPr="009D60B2">
              <w:rPr>
                <w:rStyle w:val="Hyperlink"/>
                <w:color w:val="auto"/>
                <w:u w:val="none"/>
              </w:rPr>
              <w:t>,</w:t>
            </w:r>
            <w:r w:rsidR="009D60B2" w:rsidRPr="00DF7196">
              <w:t xml:space="preserve"> under Dokument</w:t>
            </w:r>
            <w:r w:rsidR="009D60B2">
              <w:t xml:space="preserve"> och Avtal</w:t>
            </w:r>
          </w:p>
        </w:tc>
      </w:tr>
      <w:tr w:rsidR="009D60B2" w:rsidRPr="00DF7196" w14:paraId="6EBA9C7E" w14:textId="77777777" w:rsidTr="002F725C">
        <w:tc>
          <w:tcPr>
            <w:tcW w:w="964" w:type="dxa"/>
            <w:tcBorders>
              <w:top w:val="single" w:sz="6" w:space="0" w:color="auto"/>
              <w:left w:val="single" w:sz="6" w:space="0" w:color="auto"/>
              <w:bottom w:val="single" w:sz="6" w:space="0" w:color="auto"/>
              <w:right w:val="single" w:sz="6" w:space="0" w:color="auto"/>
            </w:tcBorders>
          </w:tcPr>
          <w:p w14:paraId="2E231983" w14:textId="77777777" w:rsidR="009D60B2" w:rsidRPr="00DF7196" w:rsidRDefault="009D60B2" w:rsidP="000105E5">
            <w:pPr>
              <w:pStyle w:val="TableText"/>
            </w:pPr>
            <w:bookmarkStart w:id="430" w:name="R5"/>
            <w:r w:rsidRPr="00DF7196">
              <w:t>R</w:t>
            </w:r>
            <w:r>
              <w:t>5</w:t>
            </w:r>
            <w:bookmarkEnd w:id="430"/>
          </w:p>
        </w:tc>
        <w:tc>
          <w:tcPr>
            <w:tcW w:w="3175" w:type="dxa"/>
            <w:tcBorders>
              <w:top w:val="single" w:sz="6" w:space="0" w:color="auto"/>
              <w:left w:val="single" w:sz="6" w:space="0" w:color="auto"/>
              <w:bottom w:val="single" w:sz="6" w:space="0" w:color="auto"/>
              <w:right w:val="single" w:sz="6" w:space="0" w:color="auto"/>
            </w:tcBorders>
          </w:tcPr>
          <w:p w14:paraId="13968425" w14:textId="77777777" w:rsidR="009D60B2" w:rsidRPr="00DF7196" w:rsidRDefault="009D60B2" w:rsidP="009D60B2">
            <w:pPr>
              <w:pStyle w:val="TableText"/>
              <w:jc w:val="left"/>
            </w:pPr>
            <w:r w:rsidRPr="00DF7196">
              <w:t>RIV Informationsspecifikation HSA Struktur och innehåll</w:t>
            </w:r>
          </w:p>
        </w:tc>
        <w:tc>
          <w:tcPr>
            <w:tcW w:w="2189" w:type="dxa"/>
            <w:tcBorders>
              <w:top w:val="single" w:sz="6" w:space="0" w:color="auto"/>
              <w:left w:val="single" w:sz="6" w:space="0" w:color="auto"/>
              <w:bottom w:val="single" w:sz="6" w:space="0" w:color="auto"/>
              <w:right w:val="single" w:sz="6" w:space="0" w:color="auto"/>
            </w:tcBorders>
          </w:tcPr>
          <w:p w14:paraId="105832D8" w14:textId="25C811D6" w:rsidR="009D60B2" w:rsidRPr="00DF7196" w:rsidRDefault="009D60B2" w:rsidP="004F7DEA">
            <w:pPr>
              <w:pStyle w:val="TableText"/>
              <w:jc w:val="left"/>
            </w:pPr>
            <w:r>
              <w:t>Version 4.</w:t>
            </w:r>
            <w:del w:id="431" w:author="Littorin Henrika" w:date="2016-08-23T20:37:00Z">
              <w:r w:rsidR="00187BDC" w:rsidDel="004F7DEA">
                <w:delText>5</w:delText>
              </w:r>
            </w:del>
            <w:ins w:id="432" w:author="Littorin Henrika" w:date="2016-08-23T20:37:00Z">
              <w:r w:rsidR="004F7DEA">
                <w:t>7</w:t>
              </w:r>
            </w:ins>
            <w:r w:rsidRPr="00DF7196">
              <w:t xml:space="preserve">, </w:t>
            </w:r>
            <w:del w:id="433" w:author="Littorin Henrika" w:date="2016-08-23T20:37:00Z">
              <w:r w:rsidR="00187BDC" w:rsidDel="004F7DEA">
                <w:delText>2015-04-</w:delText>
              </w:r>
              <w:r w:rsidR="00CE4C57" w:rsidDel="004F7DEA">
                <w:delText>13</w:delText>
              </w:r>
            </w:del>
            <w:ins w:id="434" w:author="Littorin Henrika" w:date="2016-08-23T20:37:00Z">
              <w:r w:rsidR="004F7DEA">
                <w:t>2016-04-14</w:t>
              </w:r>
            </w:ins>
          </w:p>
        </w:tc>
        <w:tc>
          <w:tcPr>
            <w:tcW w:w="3765" w:type="dxa"/>
            <w:tcBorders>
              <w:top w:val="single" w:sz="6" w:space="0" w:color="auto"/>
              <w:left w:val="single" w:sz="6" w:space="0" w:color="auto"/>
              <w:bottom w:val="single" w:sz="6" w:space="0" w:color="auto"/>
              <w:right w:val="single" w:sz="6" w:space="0" w:color="auto"/>
            </w:tcBorders>
          </w:tcPr>
          <w:p w14:paraId="22A3532D" w14:textId="4FA22249" w:rsidR="009D60B2" w:rsidRPr="00DF7196" w:rsidRDefault="00AF7B74" w:rsidP="009D60B2">
            <w:pPr>
              <w:pStyle w:val="TableText"/>
              <w:jc w:val="left"/>
            </w:pPr>
            <w:r>
              <w:fldChar w:fldCharType="begin"/>
            </w:r>
            <w:r>
              <w:instrText xml:space="preserve"> HYPERLINK "http://www.inera.se/hsa" </w:instrText>
            </w:r>
            <w:ins w:id="435" w:author="Robert Lundmark" w:date="2016-11-22T11:39:00Z"/>
            <w:r>
              <w:fldChar w:fldCharType="separate"/>
            </w:r>
            <w:r w:rsidR="009D60B2" w:rsidRPr="009D60B2">
              <w:rPr>
                <w:rStyle w:val="Hyperlink"/>
              </w:rPr>
              <w:t>www.inera.se/hsa</w:t>
            </w:r>
            <w:r>
              <w:rPr>
                <w:rStyle w:val="Hyperlink"/>
              </w:rPr>
              <w:fldChar w:fldCharType="end"/>
            </w:r>
            <w:r w:rsidR="009D60B2" w:rsidRPr="009D60B2">
              <w:rPr>
                <w:rStyle w:val="Hyperlink"/>
                <w:color w:val="auto"/>
                <w:u w:val="none"/>
              </w:rPr>
              <w:t>,</w:t>
            </w:r>
            <w:r w:rsidR="009D60B2" w:rsidRPr="00DF7196">
              <w:t xml:space="preserve"> unde</w:t>
            </w:r>
            <w:r w:rsidR="00A81EBC">
              <w:t>r Dokument och Styrande</w:t>
            </w:r>
          </w:p>
        </w:tc>
      </w:tr>
      <w:tr w:rsidR="009D60B2" w:rsidRPr="00DF7196" w14:paraId="399F82F7" w14:textId="77777777" w:rsidTr="002F725C">
        <w:tc>
          <w:tcPr>
            <w:tcW w:w="964" w:type="dxa"/>
            <w:tcBorders>
              <w:top w:val="single" w:sz="6" w:space="0" w:color="auto"/>
              <w:left w:val="single" w:sz="6" w:space="0" w:color="auto"/>
              <w:bottom w:val="single" w:sz="6" w:space="0" w:color="auto"/>
              <w:right w:val="single" w:sz="6" w:space="0" w:color="auto"/>
            </w:tcBorders>
          </w:tcPr>
          <w:p w14:paraId="081281FE" w14:textId="77777777" w:rsidR="009D60B2" w:rsidRPr="00DF7196" w:rsidRDefault="009D60B2" w:rsidP="000105E5">
            <w:pPr>
              <w:pStyle w:val="TableText"/>
            </w:pPr>
            <w:bookmarkStart w:id="436" w:name="R6"/>
            <w:r w:rsidRPr="00DF7196">
              <w:t>R</w:t>
            </w:r>
            <w:r>
              <w:t>6</w:t>
            </w:r>
            <w:bookmarkEnd w:id="436"/>
          </w:p>
        </w:tc>
        <w:tc>
          <w:tcPr>
            <w:tcW w:w="3175" w:type="dxa"/>
            <w:tcBorders>
              <w:top w:val="single" w:sz="6" w:space="0" w:color="auto"/>
              <w:left w:val="single" w:sz="6" w:space="0" w:color="auto"/>
              <w:bottom w:val="single" w:sz="6" w:space="0" w:color="auto"/>
              <w:right w:val="single" w:sz="6" w:space="0" w:color="auto"/>
            </w:tcBorders>
          </w:tcPr>
          <w:p w14:paraId="49119642" w14:textId="77777777" w:rsidR="009D60B2" w:rsidRPr="00DF7196" w:rsidRDefault="009D60B2" w:rsidP="009D60B2">
            <w:pPr>
              <w:pStyle w:val="TableText"/>
              <w:jc w:val="left"/>
            </w:pPr>
            <w:r w:rsidRPr="00DF7196">
              <w:t>Behörighetsmodell för hälso- och sjukvården</w:t>
            </w:r>
          </w:p>
        </w:tc>
        <w:tc>
          <w:tcPr>
            <w:tcW w:w="2189" w:type="dxa"/>
            <w:tcBorders>
              <w:top w:val="single" w:sz="6" w:space="0" w:color="auto"/>
              <w:left w:val="single" w:sz="6" w:space="0" w:color="auto"/>
              <w:bottom w:val="single" w:sz="6" w:space="0" w:color="auto"/>
              <w:right w:val="single" w:sz="6" w:space="0" w:color="auto"/>
            </w:tcBorders>
          </w:tcPr>
          <w:p w14:paraId="42BE4987" w14:textId="77777777" w:rsidR="009D60B2" w:rsidRPr="00DF7196" w:rsidRDefault="009D60B2" w:rsidP="002F725C">
            <w:pPr>
              <w:pStyle w:val="TableText"/>
              <w:jc w:val="left"/>
            </w:pPr>
            <w:r w:rsidRPr="00DF7196">
              <w:t>Version 1.0, 2011-12-09</w:t>
            </w:r>
          </w:p>
        </w:tc>
        <w:tc>
          <w:tcPr>
            <w:tcW w:w="3765" w:type="dxa"/>
            <w:tcBorders>
              <w:top w:val="single" w:sz="6" w:space="0" w:color="auto"/>
              <w:left w:val="single" w:sz="6" w:space="0" w:color="auto"/>
              <w:bottom w:val="single" w:sz="6" w:space="0" w:color="auto"/>
              <w:right w:val="single" w:sz="6" w:space="0" w:color="auto"/>
            </w:tcBorders>
          </w:tcPr>
          <w:p w14:paraId="19179AEF" w14:textId="1A0A3179" w:rsidR="009D60B2" w:rsidRPr="00DF7196" w:rsidRDefault="00AF7B74" w:rsidP="009D60B2">
            <w:pPr>
              <w:pStyle w:val="TableText"/>
              <w:jc w:val="left"/>
            </w:pPr>
            <w:r>
              <w:fldChar w:fldCharType="begin"/>
            </w:r>
            <w:r>
              <w:instrText xml:space="preserve"> HYPERLINK "http://www.inera.se/hsa" </w:instrText>
            </w:r>
            <w:ins w:id="437" w:author="Robert Lundmark" w:date="2016-11-22T11:39:00Z"/>
            <w:r>
              <w:fldChar w:fldCharType="separate"/>
            </w:r>
            <w:r w:rsidR="009D60B2" w:rsidRPr="009D60B2">
              <w:rPr>
                <w:rStyle w:val="Hyperlink"/>
              </w:rPr>
              <w:t>www.inera.se/hsa</w:t>
            </w:r>
            <w:r>
              <w:rPr>
                <w:rStyle w:val="Hyperlink"/>
              </w:rPr>
              <w:fldChar w:fldCharType="end"/>
            </w:r>
            <w:r w:rsidR="009D60B2" w:rsidRPr="009D60B2">
              <w:rPr>
                <w:rStyle w:val="Hyperlink"/>
                <w:color w:val="auto"/>
                <w:u w:val="none"/>
              </w:rPr>
              <w:t>,</w:t>
            </w:r>
            <w:r w:rsidR="009D60B2" w:rsidRPr="00DF7196">
              <w:t xml:space="preserve"> under Behörighetsmodell</w:t>
            </w:r>
          </w:p>
        </w:tc>
      </w:tr>
    </w:tbl>
    <w:p w14:paraId="31460848" w14:textId="77777777" w:rsidR="0039481C" w:rsidRPr="00340B65" w:rsidRDefault="0039481C" w:rsidP="0039481C">
      <w:pPr>
        <w:rPr>
          <w:b/>
        </w:rPr>
      </w:pPr>
    </w:p>
    <w:p w14:paraId="66B891FD" w14:textId="77777777"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14:paraId="034BBC99" w14:textId="77777777" w:rsidTr="0039481C">
        <w:tc>
          <w:tcPr>
            <w:tcW w:w="1588" w:type="dxa"/>
            <w:shd w:val="clear" w:color="auto" w:fill="DDD9C3" w:themeFill="background2" w:themeFillShade="E6"/>
          </w:tcPr>
          <w:p w14:paraId="2057D258" w14:textId="77777777" w:rsidR="0039481C" w:rsidRPr="00A31996" w:rsidRDefault="0039481C" w:rsidP="0039481C">
            <w:pPr>
              <w:pStyle w:val="TableText"/>
            </w:pPr>
            <w:r>
              <w:t>Förkortning</w:t>
            </w:r>
          </w:p>
        </w:tc>
        <w:tc>
          <w:tcPr>
            <w:tcW w:w="3827" w:type="dxa"/>
            <w:shd w:val="clear" w:color="auto" w:fill="DDD9C3" w:themeFill="background2" w:themeFillShade="E6"/>
          </w:tcPr>
          <w:p w14:paraId="642D3FCD" w14:textId="77777777" w:rsidR="0039481C" w:rsidRPr="00A31996" w:rsidRDefault="0039481C" w:rsidP="0039481C">
            <w:pPr>
              <w:pStyle w:val="TableText"/>
            </w:pPr>
            <w:r>
              <w:t>Betydelse</w:t>
            </w:r>
          </w:p>
        </w:tc>
        <w:tc>
          <w:tcPr>
            <w:tcW w:w="4678" w:type="dxa"/>
            <w:shd w:val="clear" w:color="auto" w:fill="DDD9C3" w:themeFill="background2" w:themeFillShade="E6"/>
          </w:tcPr>
          <w:p w14:paraId="36F58067" w14:textId="77777777" w:rsidR="0039481C" w:rsidRPr="00A31996" w:rsidRDefault="0039481C" w:rsidP="0039481C">
            <w:pPr>
              <w:pStyle w:val="TableText"/>
            </w:pPr>
            <w:r>
              <w:t>Kommentar</w:t>
            </w:r>
          </w:p>
        </w:tc>
      </w:tr>
      <w:tr w:rsidR="0039481C" w14:paraId="6BB11A88" w14:textId="77777777" w:rsidTr="0039481C">
        <w:tc>
          <w:tcPr>
            <w:tcW w:w="1588" w:type="dxa"/>
          </w:tcPr>
          <w:p w14:paraId="0B8EF082" w14:textId="77777777" w:rsidR="0039481C" w:rsidRDefault="0039481C" w:rsidP="0039481C">
            <w:pPr>
              <w:pStyle w:val="TableText"/>
            </w:pPr>
          </w:p>
        </w:tc>
        <w:tc>
          <w:tcPr>
            <w:tcW w:w="3827" w:type="dxa"/>
          </w:tcPr>
          <w:p w14:paraId="05AD642E" w14:textId="77777777" w:rsidR="0039481C" w:rsidRDefault="0039481C" w:rsidP="0039481C">
            <w:pPr>
              <w:pStyle w:val="TableText"/>
            </w:pPr>
          </w:p>
        </w:tc>
        <w:tc>
          <w:tcPr>
            <w:tcW w:w="4678" w:type="dxa"/>
          </w:tcPr>
          <w:p w14:paraId="67E8DE9D" w14:textId="77777777" w:rsidR="0039481C" w:rsidRDefault="0039481C" w:rsidP="0039481C">
            <w:pPr>
              <w:pStyle w:val="TableText"/>
            </w:pPr>
          </w:p>
        </w:tc>
      </w:tr>
    </w:tbl>
    <w:p w14:paraId="0453C321" w14:textId="77777777" w:rsidR="0039481C" w:rsidRPr="00340B65" w:rsidRDefault="0039481C" w:rsidP="0039481C">
      <w:pPr>
        <w:rPr>
          <w:b/>
        </w:rPr>
      </w:pPr>
    </w:p>
    <w:p w14:paraId="1C7175DF" w14:textId="77777777" w:rsidR="0039481C" w:rsidRDefault="0039481C" w:rsidP="0039481C">
      <w:pPr>
        <w:spacing w:line="240" w:lineRule="auto"/>
        <w:rPr>
          <w:rFonts w:eastAsia="Times New Roman"/>
          <w:bCs/>
          <w:sz w:val="30"/>
          <w:szCs w:val="28"/>
        </w:rPr>
      </w:pPr>
      <w:r>
        <w:br w:type="page"/>
      </w:r>
    </w:p>
    <w:p w14:paraId="47C3BE48" w14:textId="77777777" w:rsidR="0039481C" w:rsidRDefault="0039481C" w:rsidP="0039481C">
      <w:pPr>
        <w:pStyle w:val="Heading1"/>
        <w:numPr>
          <w:ilvl w:val="0"/>
          <w:numId w:val="0"/>
        </w:numPr>
        <w:ind w:left="432"/>
      </w:pPr>
    </w:p>
    <w:p w14:paraId="3B67BAEE" w14:textId="77777777" w:rsidR="0039481C" w:rsidRDefault="0039481C" w:rsidP="0039481C">
      <w:pPr>
        <w:pStyle w:val="Heading1"/>
      </w:pPr>
      <w:bookmarkStart w:id="438" w:name="_Toc357754843"/>
      <w:bookmarkStart w:id="439" w:name="_Toc243452541"/>
      <w:bookmarkStart w:id="440" w:name="_Toc467578085"/>
      <w:r>
        <w:t>Inledning</w:t>
      </w:r>
      <w:bookmarkEnd w:id="438"/>
      <w:bookmarkEnd w:id="439"/>
      <w:bookmarkEnd w:id="440"/>
    </w:p>
    <w:p w14:paraId="2D24C461" w14:textId="12F2A9B5" w:rsidR="0039481C" w:rsidRPr="009D60B2" w:rsidRDefault="0039481C" w:rsidP="0039481C">
      <w:pPr>
        <w:tabs>
          <w:tab w:val="left" w:pos="2552"/>
        </w:tabs>
        <w:spacing w:line="240" w:lineRule="auto"/>
      </w:pPr>
      <w:r>
        <w:t>Detta är beskrivningen av tjän</w:t>
      </w:r>
      <w:r w:rsidR="009D60B2">
        <w:t xml:space="preserve">stekontrakten i tjänstedomänen </w:t>
      </w:r>
      <w:ins w:id="441" w:author="Robert Lundmark" w:date="2016-10-24T12:56:00Z">
        <w:r w:rsidR="00EB336B" w:rsidRPr="002D5998">
          <w:rPr>
            <w:b/>
            <w:color w:val="76923C" w:themeColor="accent3" w:themeShade="BF"/>
          </w:rPr>
          <w:t>strategicresourcemanagement</w:t>
        </w:r>
        <w:r w:rsidR="00EB336B" w:rsidRPr="002D5998">
          <w:rPr>
            <w:color w:val="76923C" w:themeColor="accent3" w:themeShade="BF"/>
          </w:rPr>
          <w:t>:persons:</w:t>
        </w:r>
        <w:r w:rsidR="00EB336B" w:rsidRPr="002D5998">
          <w:rPr>
            <w:b/>
            <w:color w:val="76923C" w:themeColor="accent3" w:themeShade="BF"/>
          </w:rPr>
          <w:t>employee</w:t>
        </w:r>
      </w:ins>
      <w:r w:rsidR="009D60B2" w:rsidRPr="009D60B2">
        <w:t>.</w:t>
      </w:r>
    </w:p>
    <w:p w14:paraId="768E9367" w14:textId="1418B877" w:rsidR="0039481C" w:rsidRDefault="008F73AC" w:rsidP="0039481C">
      <w:r>
        <w:t xml:space="preserve">Den svenska benämningen är </w:t>
      </w:r>
      <w:r w:rsidR="0039481C" w:rsidRPr="00344F4D">
        <w:rPr>
          <w:color w:val="76923C" w:themeColor="accent3" w:themeShade="BF"/>
        </w:rPr>
        <w:fldChar w:fldCharType="begin"/>
      </w:r>
      <w:r w:rsidR="0039481C" w:rsidRPr="00344F4D">
        <w:rPr>
          <w:color w:val="76923C" w:themeColor="accent3" w:themeShade="BF"/>
        </w:rPr>
        <w:instrText xml:space="preserve"> DOCPROPERTY "svename" \* MERGEFORMAT </w:instrText>
      </w:r>
      <w:r w:rsidR="0039481C" w:rsidRPr="00344F4D">
        <w:rPr>
          <w:color w:val="76923C" w:themeColor="accent3" w:themeShade="BF"/>
        </w:rPr>
        <w:fldChar w:fldCharType="separate"/>
      </w:r>
      <w:ins w:id="442" w:author="Robert Lundmark" w:date="2016-11-22T11:39:00Z">
        <w:r w:rsidR="00801343" w:rsidRPr="00801343">
          <w:rPr>
            <w:b/>
            <w:color w:val="76923C" w:themeColor="accent3" w:themeShade="BF"/>
            <w:rPrChange w:id="443" w:author="Robert Lundmark" w:date="2016-11-22T11:39:00Z">
              <w:rPr>
                <w:color w:val="76923C" w:themeColor="accent3" w:themeShade="BF"/>
              </w:rPr>
            </w:rPrChange>
          </w:rPr>
          <w:t>Infrastruktur</w:t>
        </w:r>
        <w:r w:rsidR="00801343">
          <w:rPr>
            <w:color w:val="76923C" w:themeColor="accent3" w:themeShade="BF"/>
          </w:rPr>
          <w:t xml:space="preserve"> Katalogtjänster</w:t>
        </w:r>
        <w:r w:rsidR="00801343" w:rsidRPr="00801343">
          <w:rPr>
            <w:b/>
            <w:color w:val="76923C" w:themeColor="accent3" w:themeShade="BF"/>
            <w:rPrChange w:id="444" w:author="Robert Lundmark" w:date="2016-11-22T11:39:00Z">
              <w:rPr>
                <w:color w:val="76923C" w:themeColor="accent3" w:themeShade="BF"/>
              </w:rPr>
            </w:rPrChange>
          </w:rPr>
          <w:t xml:space="preserve"> Organisationsuppgifter</w:t>
        </w:r>
      </w:ins>
      <w:del w:id="445" w:author="Robert Lundmark" w:date="2016-11-22T11:39:00Z">
        <w:r w:rsidR="00B428EB" w:rsidRPr="002D5998" w:rsidDel="00801343">
          <w:rPr>
            <w:b/>
            <w:color w:val="76923C" w:themeColor="accent3" w:themeShade="BF"/>
          </w:rPr>
          <w:delText>Infrastruktur</w:delText>
        </w:r>
        <w:r w:rsidR="00B428EB" w:rsidDel="00801343">
          <w:rPr>
            <w:color w:val="76923C" w:themeColor="accent3" w:themeShade="BF"/>
          </w:rPr>
          <w:delText xml:space="preserve"> Katalogtjänster</w:delText>
        </w:r>
        <w:r w:rsidR="00B428EB" w:rsidRPr="002D5998" w:rsidDel="00801343">
          <w:rPr>
            <w:b/>
            <w:color w:val="76923C" w:themeColor="accent3" w:themeShade="BF"/>
          </w:rPr>
          <w:delText xml:space="preserve"> Organisationsuppgifter</w:delText>
        </w:r>
      </w:del>
      <w:ins w:id="446" w:author="Ronny Nilsson" w:date="2016-11-08T17:36:00Z">
        <w:del w:id="447" w:author="Robert Lundmark" w:date="2016-11-22T11:39:00Z">
          <w:r w:rsidR="002D5998" w:rsidDel="00801343">
            <w:rPr>
              <w:b/>
              <w:color w:val="76923C" w:themeColor="accent3" w:themeShade="BF"/>
            </w:rPr>
            <w:delText>Medarbetare</w:delText>
          </w:r>
        </w:del>
      </w:ins>
      <w:del w:id="448" w:author="Robert Lundmark" w:date="2016-10-24T13:00:00Z">
        <w:r w:rsidR="00C5124D" w:rsidRPr="005734FA" w:rsidDel="001F68F5">
          <w:rPr>
            <w:b/>
            <w:color w:val="76923C" w:themeColor="accent3" w:themeShade="BF"/>
          </w:rPr>
          <w:delText>Infrastruktur</w:delText>
        </w:r>
        <w:r w:rsidR="00C5124D" w:rsidDel="001F68F5">
          <w:rPr>
            <w:color w:val="76923C" w:themeColor="accent3" w:themeShade="BF"/>
          </w:rPr>
          <w:delText xml:space="preserve"> Katalogtjänster</w:delText>
        </w:r>
        <w:r w:rsidR="00C5124D" w:rsidRPr="005734FA" w:rsidDel="001F68F5">
          <w:rPr>
            <w:b/>
            <w:color w:val="76923C" w:themeColor="accent3" w:themeShade="BF"/>
          </w:rPr>
          <w:delText xml:space="preserve"> </w:delText>
        </w:r>
      </w:del>
      <w:del w:id="449" w:author="Robert Lundmark" w:date="2016-10-24T12:19:00Z">
        <w:r w:rsidR="00C5124D" w:rsidRPr="005734FA" w:rsidDel="00EC4BBB">
          <w:rPr>
            <w:b/>
            <w:color w:val="76923C" w:themeColor="accent3" w:themeShade="BF"/>
          </w:rPr>
          <w:delText>Organisations</w:delText>
        </w:r>
      </w:del>
      <w:del w:id="450" w:author="Robert Lundmark" w:date="2016-10-24T12:57:00Z">
        <w:r w:rsidR="00C5124D" w:rsidRPr="005734FA" w:rsidDel="00EB336B">
          <w:rPr>
            <w:b/>
            <w:color w:val="76923C" w:themeColor="accent3" w:themeShade="BF"/>
          </w:rPr>
          <w:delText>uppgifter</w:delText>
        </w:r>
      </w:del>
      <w:r w:rsidR="0039481C" w:rsidRPr="00344F4D">
        <w:rPr>
          <w:color w:val="76923C" w:themeColor="accent3" w:themeShade="BF"/>
        </w:rPr>
        <w:fldChar w:fldCharType="end"/>
      </w:r>
      <w:r w:rsidR="0039481C">
        <w:t xml:space="preserve">. </w:t>
      </w:r>
    </w:p>
    <w:p w14:paraId="60E154ED" w14:textId="0CE2579B" w:rsidR="0039481C" w:rsidRPr="0077723D" w:rsidRDefault="0039481C" w:rsidP="009D60B2">
      <w:pPr>
        <w:rPr>
          <w:color w:val="4F81BD" w:themeColor="accent1"/>
        </w:rPr>
      </w:pPr>
      <w:r>
        <w:t>Tjänstekontrakten är baserade på RIVTA 2.1 [R2] och reglerade g</w:t>
      </w:r>
      <w:r w:rsidR="009D60B2">
        <w:t>enom arkitekturella beslut [R1].</w:t>
      </w:r>
    </w:p>
    <w:p w14:paraId="3F83E2D6" w14:textId="77777777" w:rsidR="0039481C" w:rsidRDefault="0039481C" w:rsidP="0039481C"/>
    <w:p w14:paraId="41A2044F" w14:textId="77777777" w:rsidR="0039481C" w:rsidRDefault="0039481C" w:rsidP="0039481C">
      <w: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Default="0039481C" w:rsidP="0039481C">
      <w:r>
        <w:t>Detta dokument kompletterar reglerna i de tekniska kontrakten. Tjänsteproducenter och tjänstekonsumenter ska m.a.o. följa såväl de maskintolkbara reglerna i de tekniska kontrakten, så väl som de regler som uttrycks verbalt i detta dokument.</w:t>
      </w:r>
    </w:p>
    <w:p w14:paraId="4E1FF238" w14:textId="77777777" w:rsidR="001B4A88" w:rsidRDefault="001B4A88" w:rsidP="001B4A88"/>
    <w:p w14:paraId="3A9C2111" w14:textId="77777777" w:rsidR="001B4A88" w:rsidRDefault="001B4A88" w:rsidP="001B4A88">
      <w:pPr>
        <w:pStyle w:val="Heading2"/>
      </w:pPr>
      <w:bookmarkStart w:id="451" w:name="_Toc270858505"/>
      <w:bookmarkStart w:id="452" w:name="_Toc397678564"/>
      <w:bookmarkStart w:id="453" w:name="_Toc467578086"/>
      <w:r>
        <w:t>Svenskt namn</w:t>
      </w:r>
      <w:bookmarkEnd w:id="451"/>
      <w:bookmarkEnd w:id="452"/>
      <w:bookmarkEnd w:id="453"/>
    </w:p>
    <w:p w14:paraId="12AD5109" w14:textId="5DAC1A03" w:rsidR="001B4A88" w:rsidRDefault="001B4A88" w:rsidP="001B4A88">
      <w:pPr>
        <w:rPr>
          <w:color w:val="76923C" w:themeColor="accent3" w:themeShade="BF"/>
        </w:rPr>
      </w:pPr>
      <w:r w:rsidRPr="00287812">
        <w:t>infrastruktur:katalogtjänster:</w:t>
      </w:r>
      <w:r>
        <w:t>medarbetare</w:t>
      </w:r>
    </w:p>
    <w:p w14:paraId="1E0A812A" w14:textId="6D70D629" w:rsidR="001B4A88" w:rsidRDefault="001B4A88" w:rsidP="001B4A88">
      <w:r>
        <w:t>medarbetare</w:t>
      </w:r>
    </w:p>
    <w:p w14:paraId="7C214347" w14:textId="77777777" w:rsidR="005F7E0A" w:rsidRDefault="005F7E0A" w:rsidP="0039481C"/>
    <w:p w14:paraId="773972D3" w14:textId="1E709DB1" w:rsidR="005F7E0A" w:rsidRDefault="005F7E0A" w:rsidP="005F7E0A">
      <w:pPr>
        <w:pStyle w:val="Heading2"/>
      </w:pPr>
      <w:bookmarkStart w:id="454" w:name="_Toc467578087"/>
      <w:r>
        <w:t>WEB beskrivning</w:t>
      </w:r>
      <w:bookmarkEnd w:id="454"/>
    </w:p>
    <w:p w14:paraId="00D860CB" w14:textId="57B1F111" w:rsidR="00D81199" w:rsidRPr="00DF7196" w:rsidRDefault="00D81199" w:rsidP="00D81199">
      <w:r>
        <w:t>Syftet med tjänstedomänen</w:t>
      </w:r>
      <w:r w:rsidRPr="00DF7196">
        <w:t xml:space="preserve"> är att förse övriga </w:t>
      </w:r>
      <w:r>
        <w:t>e-</w:t>
      </w:r>
      <w:r w:rsidRPr="00DF7196">
        <w:t xml:space="preserve">tjänster med </w:t>
      </w:r>
      <w:r>
        <w:t>kvalitetssäkrade och aktuella</w:t>
      </w:r>
      <w:r w:rsidRPr="00DF7196">
        <w:t xml:space="preserve"> personuppgifter</w:t>
      </w:r>
      <w:r>
        <w:t xml:space="preserve"> om personer som är anställda inom, eller arbetar på uppdrag av, organisationer inom vård och omsorg</w:t>
      </w:r>
      <w:r w:rsidRPr="00DF7196">
        <w:t xml:space="preserve">. </w:t>
      </w:r>
    </w:p>
    <w:p w14:paraId="080604EC" w14:textId="77777777" w:rsidR="00D81199" w:rsidRDefault="00D81199" w:rsidP="00D81199"/>
    <w:p w14:paraId="69F7758D" w14:textId="77777777" w:rsidR="00D81199" w:rsidRDefault="00D81199" w:rsidP="00D81199">
      <w:r>
        <w:t>Tjänstekontrakten inom domänen används främst för att göra</w:t>
      </w:r>
      <w:r w:rsidRPr="00B4721F">
        <w:t xml:space="preserve"> sökningar efter kontaktinformation </w:t>
      </w:r>
      <w:r>
        <w:t>och andra egenskaper</w:t>
      </w:r>
      <w:r w:rsidRPr="00B4721F">
        <w:t xml:space="preserve"> </w:t>
      </w:r>
      <w:r>
        <w:t xml:space="preserve">för </w:t>
      </w:r>
      <w:r w:rsidRPr="00B4721F">
        <w:t xml:space="preserve">personer </w:t>
      </w:r>
      <w:r>
        <w:t xml:space="preserve">verksamma </w:t>
      </w:r>
      <w:r w:rsidRPr="00B4721F">
        <w:t>inom vård och omsorg</w:t>
      </w:r>
      <w:r>
        <w:t xml:space="preserve">. Tjänstekontrakten möjliggör också att e-tjänster kan lista tillgängliga medarbetare inom en specifik vårdenhet. </w:t>
      </w:r>
    </w:p>
    <w:p w14:paraId="556580D2" w14:textId="77777777" w:rsidR="00D81199" w:rsidRPr="00DF7196" w:rsidRDefault="00D81199" w:rsidP="00D81199"/>
    <w:p w14:paraId="16EA73E6" w14:textId="77777777" w:rsidR="005F7E0A" w:rsidRPr="00CA6970" w:rsidRDefault="005F7E0A" w:rsidP="005F7E0A">
      <w:pPr>
        <w:rPr>
          <w:color w:val="4F81BD" w:themeColor="accent1"/>
        </w:rPr>
      </w:pPr>
    </w:p>
    <w:p w14:paraId="231EFF6B" w14:textId="77777777" w:rsidR="005F7E0A" w:rsidRDefault="005F7E0A" w:rsidP="0039481C"/>
    <w:p w14:paraId="3CA7E7B9" w14:textId="77777777" w:rsidR="0039481C" w:rsidRDefault="0039481C" w:rsidP="0039481C"/>
    <w:p w14:paraId="10716C11" w14:textId="77777777" w:rsidR="0039481C" w:rsidRPr="00C1259D" w:rsidRDefault="0039481C" w:rsidP="0039481C">
      <w:pPr>
        <w:tabs>
          <w:tab w:val="left" w:pos="7110"/>
        </w:tabs>
      </w:pPr>
      <w:r>
        <w:rPr>
          <w:noProof/>
          <w:lang w:eastAsia="sv-SE"/>
        </w:rPr>
        <w:lastRenderedPageBreak/>
        <mc:AlternateContent>
          <mc:Choice Requires="wps">
            <w:drawing>
              <wp:inline distT="0" distB="0" distL="0" distR="0" wp14:anchorId="279033D0" wp14:editId="62208488">
                <wp:extent cx="5753100" cy="2197100"/>
                <wp:effectExtent l="0" t="0" r="38100" b="38100"/>
                <wp:docPr id="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2197100"/>
                        </a:xfrm>
                        <a:prstGeom prst="rect">
                          <a:avLst/>
                        </a:prstGeom>
                        <a:solidFill>
                          <a:srgbClr val="DDDDDD"/>
                        </a:solidFill>
                        <a:ln w="9525">
                          <a:solidFill>
                            <a:srgbClr val="000000"/>
                          </a:solidFill>
                          <a:miter lim="800000"/>
                          <a:headEnd/>
                          <a:tailEnd/>
                        </a:ln>
                      </wps:spPr>
                      <wps:txbx>
                        <w:txbxContent>
                          <w:p w14:paraId="549A8FBA" w14:textId="77777777" w:rsidR="0010053E" w:rsidRPr="006342E6" w:rsidRDefault="0010053E" w:rsidP="006342E6">
                            <w:pPr>
                              <w:pStyle w:val="Footer"/>
                              <w:ind w:left="0"/>
                              <w:rPr>
                                <w:b/>
                                <w:i/>
                                <w:sz w:val="20"/>
                                <w:szCs w:val="20"/>
                              </w:rPr>
                            </w:pPr>
                            <w:r w:rsidRPr="006342E6">
                              <w:rPr>
                                <w:b/>
                                <w:i/>
                                <w:sz w:val="20"/>
                                <w:szCs w:val="20"/>
                              </w:rPr>
                              <w:t>I arbetet har följande personer deltagit:</w:t>
                            </w:r>
                          </w:p>
                          <w:p w14:paraId="4888B780" w14:textId="77777777" w:rsidR="0010053E" w:rsidRDefault="0010053E" w:rsidP="006342E6"/>
                          <w:p w14:paraId="3FF476AD" w14:textId="77777777" w:rsidR="0010053E" w:rsidRPr="006342E6" w:rsidRDefault="0010053E" w:rsidP="006342E6">
                            <w:pPr>
                              <w:pStyle w:val="Footer"/>
                              <w:ind w:left="0"/>
                              <w:rPr>
                                <w:sz w:val="20"/>
                                <w:szCs w:val="20"/>
                              </w:rPr>
                            </w:pPr>
                            <w:r w:rsidRPr="006342E6">
                              <w:rPr>
                                <w:i/>
                                <w:sz w:val="20"/>
                                <w:szCs w:val="20"/>
                              </w:rPr>
                              <w:t>Tjänstedomänansvarig</w:t>
                            </w:r>
                            <w:r w:rsidRPr="006342E6">
                              <w:rPr>
                                <w:sz w:val="20"/>
                                <w:szCs w:val="20"/>
                              </w:rPr>
                              <w:t>:</w:t>
                            </w:r>
                          </w:p>
                          <w:p w14:paraId="2079A823" w14:textId="77777777" w:rsidR="0010053E" w:rsidRPr="006342E6" w:rsidRDefault="0010053E" w:rsidP="006342E6">
                            <w:pPr>
                              <w:rPr>
                                <w:i/>
                                <w:szCs w:val="20"/>
                              </w:rPr>
                            </w:pPr>
                            <w:r w:rsidRPr="006342E6">
                              <w:rPr>
                                <w:szCs w:val="20"/>
                              </w:rPr>
                              <w:t>Henrika Littorin, Inera AB</w:t>
                            </w:r>
                          </w:p>
                          <w:p w14:paraId="7633FFA8" w14:textId="77777777" w:rsidR="0010053E" w:rsidRPr="006342E6" w:rsidRDefault="0010053E" w:rsidP="006342E6">
                            <w:pPr>
                              <w:pStyle w:val="Footer"/>
                              <w:ind w:left="0"/>
                              <w:rPr>
                                <w:i/>
                                <w:sz w:val="20"/>
                                <w:szCs w:val="20"/>
                              </w:rPr>
                            </w:pPr>
                          </w:p>
                          <w:p w14:paraId="43E3D208" w14:textId="77777777" w:rsidR="0010053E" w:rsidRPr="006342E6" w:rsidRDefault="0010053E" w:rsidP="006342E6">
                            <w:pPr>
                              <w:pStyle w:val="Footer"/>
                              <w:ind w:left="0"/>
                              <w:rPr>
                                <w:sz w:val="20"/>
                                <w:szCs w:val="20"/>
                              </w:rPr>
                            </w:pPr>
                            <w:r w:rsidRPr="006342E6">
                              <w:rPr>
                                <w:i/>
                                <w:sz w:val="20"/>
                                <w:szCs w:val="20"/>
                              </w:rPr>
                              <w:t>Projektgrupp 2013-05-07 – 2013-08-16</w:t>
                            </w:r>
                          </w:p>
                          <w:p w14:paraId="15FD5C71" w14:textId="77777777" w:rsidR="0010053E" w:rsidRPr="006342E6" w:rsidRDefault="0010053E" w:rsidP="006342E6">
                            <w:pPr>
                              <w:pStyle w:val="Footer"/>
                              <w:ind w:left="0"/>
                              <w:rPr>
                                <w:sz w:val="20"/>
                                <w:szCs w:val="20"/>
                              </w:rPr>
                            </w:pPr>
                            <w:r w:rsidRPr="006342E6">
                              <w:rPr>
                                <w:sz w:val="20"/>
                                <w:szCs w:val="20"/>
                              </w:rPr>
                              <w:t>Johan Zenk, Landstinget i Östergötland, ordförande HSA Förvaltningsgrupp</w:t>
                            </w:r>
                          </w:p>
                          <w:p w14:paraId="33D0253B" w14:textId="77777777" w:rsidR="0010053E" w:rsidRPr="006342E6" w:rsidRDefault="0010053E" w:rsidP="006342E6">
                            <w:pPr>
                              <w:pStyle w:val="Footer"/>
                              <w:ind w:left="0"/>
                              <w:rPr>
                                <w:sz w:val="20"/>
                                <w:szCs w:val="20"/>
                              </w:rPr>
                            </w:pPr>
                            <w:r w:rsidRPr="006342E6">
                              <w:rPr>
                                <w:sz w:val="20"/>
                                <w:szCs w:val="20"/>
                              </w:rPr>
                              <w:t>Henrika Littorin, Inera AB, tjänsteansvarig HSA</w:t>
                            </w:r>
                          </w:p>
                          <w:p w14:paraId="53311B87" w14:textId="77777777" w:rsidR="0010053E" w:rsidRPr="006342E6" w:rsidRDefault="0010053E" w:rsidP="006342E6">
                            <w:pPr>
                              <w:pStyle w:val="Footer"/>
                              <w:ind w:left="0"/>
                              <w:rPr>
                                <w:sz w:val="20"/>
                                <w:szCs w:val="20"/>
                              </w:rPr>
                            </w:pPr>
                            <w:r w:rsidRPr="006342E6">
                              <w:rPr>
                                <w:sz w:val="20"/>
                                <w:szCs w:val="20"/>
                              </w:rPr>
                              <w:t>Ronny Nilsson, Inera AB, konsult och teknisk expert HSA</w:t>
                            </w:r>
                          </w:p>
                          <w:p w14:paraId="1DF9F4BE" w14:textId="77777777" w:rsidR="0010053E" w:rsidRPr="006342E6" w:rsidRDefault="0010053E" w:rsidP="006342E6">
                            <w:pPr>
                              <w:pStyle w:val="Footer"/>
                              <w:ind w:left="0"/>
                              <w:rPr>
                                <w:sz w:val="20"/>
                                <w:szCs w:val="20"/>
                              </w:rPr>
                            </w:pPr>
                            <w:r w:rsidRPr="006342E6">
                              <w:rPr>
                                <w:sz w:val="20"/>
                                <w:szCs w:val="20"/>
                              </w:rPr>
                              <w:t>Björn Skeppner, Inera AB, IT-arkitekt</w:t>
                            </w:r>
                          </w:p>
                          <w:p w14:paraId="192EE9AE" w14:textId="77777777" w:rsidR="0010053E" w:rsidRPr="006342E6" w:rsidRDefault="0010053E" w:rsidP="006342E6">
                            <w:pPr>
                              <w:pStyle w:val="Footer"/>
                              <w:ind w:left="0"/>
                              <w:rPr>
                                <w:sz w:val="20"/>
                                <w:szCs w:val="20"/>
                              </w:rPr>
                            </w:pPr>
                          </w:p>
                          <w:p w14:paraId="37C764B8" w14:textId="77777777" w:rsidR="0010053E" w:rsidRPr="006342E6" w:rsidRDefault="0010053E" w:rsidP="006342E6">
                            <w:pPr>
                              <w:pStyle w:val="Footer"/>
                              <w:ind w:left="0"/>
                              <w:rPr>
                                <w:sz w:val="20"/>
                                <w:szCs w:val="20"/>
                              </w:rPr>
                            </w:pPr>
                            <w:r w:rsidRPr="006342E6">
                              <w:rPr>
                                <w:i/>
                                <w:sz w:val="20"/>
                                <w:szCs w:val="20"/>
                              </w:rPr>
                              <w:t>Utveckling och test</w:t>
                            </w:r>
                          </w:p>
                          <w:p w14:paraId="776FBCA2" w14:textId="77777777" w:rsidR="0010053E" w:rsidRPr="006342E6" w:rsidRDefault="0010053E" w:rsidP="006342E6">
                            <w:pPr>
                              <w:pStyle w:val="Footer"/>
                              <w:ind w:left="0"/>
                              <w:rPr>
                                <w:sz w:val="20"/>
                                <w:szCs w:val="20"/>
                              </w:rPr>
                            </w:pPr>
                            <w:r w:rsidRPr="006342E6">
                              <w:rPr>
                                <w:sz w:val="20"/>
                                <w:szCs w:val="20"/>
                              </w:rPr>
                              <w:t>Robert Lundmark, Cybercom Sweden AB</w:t>
                            </w:r>
                          </w:p>
                          <w:p w14:paraId="14A4923C" w14:textId="77777777" w:rsidR="0010053E" w:rsidRPr="006342E6" w:rsidRDefault="0010053E" w:rsidP="006342E6">
                            <w:pPr>
                              <w:pStyle w:val="Footer"/>
                              <w:ind w:left="0"/>
                              <w:rPr>
                                <w:sz w:val="20"/>
                                <w:szCs w:val="20"/>
                              </w:rPr>
                            </w:pPr>
                            <w:r w:rsidRPr="006342E6">
                              <w:rPr>
                                <w:sz w:val="20"/>
                                <w:szCs w:val="20"/>
                              </w:rPr>
                              <w:t>Ronny Nilsson, Inera AB, konsult och teknisk expert HSA</w:t>
                            </w:r>
                          </w:p>
                          <w:p w14:paraId="79656D58" w14:textId="2D41E929" w:rsidR="0010053E" w:rsidRPr="00861A25" w:rsidRDefault="0010053E" w:rsidP="0039481C">
                            <w:pPr>
                              <w:rPr>
                                <w:i/>
                              </w:rPr>
                            </w:pPr>
                          </w:p>
                        </w:txbxContent>
                      </wps:txbx>
                      <wps:bodyPr rot="0" vert="horz" wrap="square" lIns="91440" tIns="45720" rIns="91440" bIns="45720" anchor="t" anchorCtr="0" upright="1">
                        <a:noAutofit/>
                      </wps:bodyPr>
                    </wps:wsp>
                  </a:graphicData>
                </a:graphic>
              </wp:inline>
            </w:drawing>
          </mc:Choice>
          <mc:Fallback>
            <w:pict>
              <v:shapetype w14:anchorId="279033D0" id="_x0000_t202" coordsize="21600,21600" o:spt="202" path="m,l,21600r21600,l21600,xe">
                <v:stroke joinstyle="miter"/>
                <v:path gradientshapeok="t" o:connecttype="rect"/>
              </v:shapetype>
              <v:shape id="Text Box 11" o:spid="_x0000_s1026" type="#_x0000_t202" style="width:453pt;height:1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" fillcolor="#ddd">
                <v:textbox>
                  <w:txbxContent>
                    <w:p w14:paraId="549A8FBA" w14:textId="77777777" w:rsidR="0010053E" w:rsidRPr="006342E6" w:rsidRDefault="0010053E" w:rsidP="006342E6">
                      <w:pPr>
                        <w:pStyle w:val="Footer"/>
                        <w:ind w:left="0"/>
                        <w:rPr>
                          <w:b/>
                          <w:i/>
                          <w:sz w:val="20"/>
                          <w:szCs w:val="20"/>
                        </w:rPr>
                      </w:pPr>
                      <w:r w:rsidRPr="006342E6">
                        <w:rPr>
                          <w:b/>
                          <w:i/>
                          <w:sz w:val="20"/>
                          <w:szCs w:val="20"/>
                        </w:rPr>
                        <w:t>I arbetet har följande personer deltagit:</w:t>
                      </w:r>
                    </w:p>
                    <w:p w14:paraId="4888B780" w14:textId="77777777" w:rsidR="0010053E" w:rsidRDefault="0010053E" w:rsidP="006342E6"/>
                    <w:p w14:paraId="3FF476AD" w14:textId="77777777" w:rsidR="0010053E" w:rsidRPr="006342E6" w:rsidRDefault="0010053E" w:rsidP="006342E6">
                      <w:pPr>
                        <w:pStyle w:val="Footer"/>
                        <w:ind w:left="0"/>
                        <w:rPr>
                          <w:sz w:val="20"/>
                          <w:szCs w:val="20"/>
                        </w:rPr>
                      </w:pPr>
                      <w:r w:rsidRPr="006342E6">
                        <w:rPr>
                          <w:i/>
                          <w:sz w:val="20"/>
                          <w:szCs w:val="20"/>
                        </w:rPr>
                        <w:t>Tjänstedomänansvarig</w:t>
                      </w:r>
                      <w:r w:rsidRPr="006342E6">
                        <w:rPr>
                          <w:sz w:val="20"/>
                          <w:szCs w:val="20"/>
                        </w:rPr>
                        <w:t>:</w:t>
                      </w:r>
                    </w:p>
                    <w:p w14:paraId="2079A823" w14:textId="77777777" w:rsidR="0010053E" w:rsidRPr="006342E6" w:rsidRDefault="0010053E" w:rsidP="006342E6">
                      <w:pPr>
                        <w:rPr>
                          <w:i/>
                          <w:szCs w:val="20"/>
                        </w:rPr>
                      </w:pPr>
                      <w:r w:rsidRPr="006342E6">
                        <w:rPr>
                          <w:szCs w:val="20"/>
                        </w:rPr>
                        <w:t>Henrika Littorin, Inera AB</w:t>
                      </w:r>
                    </w:p>
                    <w:p w14:paraId="7633FFA8" w14:textId="77777777" w:rsidR="0010053E" w:rsidRPr="006342E6" w:rsidRDefault="0010053E" w:rsidP="006342E6">
                      <w:pPr>
                        <w:pStyle w:val="Footer"/>
                        <w:ind w:left="0"/>
                        <w:rPr>
                          <w:i/>
                          <w:sz w:val="20"/>
                          <w:szCs w:val="20"/>
                        </w:rPr>
                      </w:pPr>
                    </w:p>
                    <w:p w14:paraId="43E3D208" w14:textId="77777777" w:rsidR="0010053E" w:rsidRPr="006342E6" w:rsidRDefault="0010053E" w:rsidP="006342E6">
                      <w:pPr>
                        <w:pStyle w:val="Footer"/>
                        <w:ind w:left="0"/>
                        <w:rPr>
                          <w:sz w:val="20"/>
                          <w:szCs w:val="20"/>
                        </w:rPr>
                      </w:pPr>
                      <w:r w:rsidRPr="006342E6">
                        <w:rPr>
                          <w:i/>
                          <w:sz w:val="20"/>
                          <w:szCs w:val="20"/>
                        </w:rPr>
                        <w:t>Projektgrupp 2013-05-07 – 2013-08-16</w:t>
                      </w:r>
                    </w:p>
                    <w:p w14:paraId="15FD5C71" w14:textId="77777777" w:rsidR="0010053E" w:rsidRPr="006342E6" w:rsidRDefault="0010053E" w:rsidP="006342E6">
                      <w:pPr>
                        <w:pStyle w:val="Footer"/>
                        <w:ind w:left="0"/>
                        <w:rPr>
                          <w:sz w:val="20"/>
                          <w:szCs w:val="20"/>
                        </w:rPr>
                      </w:pPr>
                      <w:r w:rsidRPr="006342E6">
                        <w:rPr>
                          <w:sz w:val="20"/>
                          <w:szCs w:val="20"/>
                        </w:rPr>
                        <w:t>Johan Zenk, Landstinget i Östergötland, ordförande HSA Förvaltningsgrupp</w:t>
                      </w:r>
                    </w:p>
                    <w:p w14:paraId="33D0253B" w14:textId="77777777" w:rsidR="0010053E" w:rsidRPr="006342E6" w:rsidRDefault="0010053E" w:rsidP="006342E6">
                      <w:pPr>
                        <w:pStyle w:val="Footer"/>
                        <w:ind w:left="0"/>
                        <w:rPr>
                          <w:sz w:val="20"/>
                          <w:szCs w:val="20"/>
                        </w:rPr>
                      </w:pPr>
                      <w:r w:rsidRPr="006342E6">
                        <w:rPr>
                          <w:sz w:val="20"/>
                          <w:szCs w:val="20"/>
                        </w:rPr>
                        <w:t>Henrika Littorin, Inera AB, tjänsteansvarig HSA</w:t>
                      </w:r>
                    </w:p>
                    <w:p w14:paraId="53311B87" w14:textId="77777777" w:rsidR="0010053E" w:rsidRPr="006342E6" w:rsidRDefault="0010053E" w:rsidP="006342E6">
                      <w:pPr>
                        <w:pStyle w:val="Footer"/>
                        <w:ind w:left="0"/>
                        <w:rPr>
                          <w:sz w:val="20"/>
                          <w:szCs w:val="20"/>
                        </w:rPr>
                      </w:pPr>
                      <w:r w:rsidRPr="006342E6">
                        <w:rPr>
                          <w:sz w:val="20"/>
                          <w:szCs w:val="20"/>
                        </w:rPr>
                        <w:t>Ronny Nilsson, Inera AB, konsult och teknisk expert HSA</w:t>
                      </w:r>
                    </w:p>
                    <w:p w14:paraId="1DF9F4BE" w14:textId="77777777" w:rsidR="0010053E" w:rsidRPr="006342E6" w:rsidRDefault="0010053E" w:rsidP="006342E6">
                      <w:pPr>
                        <w:pStyle w:val="Footer"/>
                        <w:ind w:left="0"/>
                        <w:rPr>
                          <w:sz w:val="20"/>
                          <w:szCs w:val="20"/>
                        </w:rPr>
                      </w:pPr>
                      <w:r w:rsidRPr="006342E6">
                        <w:rPr>
                          <w:sz w:val="20"/>
                          <w:szCs w:val="20"/>
                        </w:rPr>
                        <w:t>Björn Skeppner, Inera AB, IT-arkitekt</w:t>
                      </w:r>
                    </w:p>
                    <w:p w14:paraId="192EE9AE" w14:textId="77777777" w:rsidR="0010053E" w:rsidRPr="006342E6" w:rsidRDefault="0010053E" w:rsidP="006342E6">
                      <w:pPr>
                        <w:pStyle w:val="Footer"/>
                        <w:ind w:left="0"/>
                        <w:rPr>
                          <w:sz w:val="20"/>
                          <w:szCs w:val="20"/>
                        </w:rPr>
                      </w:pPr>
                    </w:p>
                    <w:p w14:paraId="37C764B8" w14:textId="77777777" w:rsidR="0010053E" w:rsidRPr="006342E6" w:rsidRDefault="0010053E" w:rsidP="006342E6">
                      <w:pPr>
                        <w:pStyle w:val="Footer"/>
                        <w:ind w:left="0"/>
                        <w:rPr>
                          <w:sz w:val="20"/>
                          <w:szCs w:val="20"/>
                        </w:rPr>
                      </w:pPr>
                      <w:r w:rsidRPr="006342E6">
                        <w:rPr>
                          <w:i/>
                          <w:sz w:val="20"/>
                          <w:szCs w:val="20"/>
                        </w:rPr>
                        <w:t>Utveckling och test</w:t>
                      </w:r>
                    </w:p>
                    <w:p w14:paraId="776FBCA2" w14:textId="77777777" w:rsidR="0010053E" w:rsidRPr="006342E6" w:rsidRDefault="0010053E" w:rsidP="006342E6">
                      <w:pPr>
                        <w:pStyle w:val="Footer"/>
                        <w:ind w:left="0"/>
                        <w:rPr>
                          <w:sz w:val="20"/>
                          <w:szCs w:val="20"/>
                        </w:rPr>
                      </w:pPr>
                      <w:r w:rsidRPr="006342E6">
                        <w:rPr>
                          <w:sz w:val="20"/>
                          <w:szCs w:val="20"/>
                        </w:rPr>
                        <w:t>Robert Lundmark, Cybercom Sweden AB</w:t>
                      </w:r>
                    </w:p>
                    <w:p w14:paraId="14A4923C" w14:textId="77777777" w:rsidR="0010053E" w:rsidRPr="006342E6" w:rsidRDefault="0010053E" w:rsidP="006342E6">
                      <w:pPr>
                        <w:pStyle w:val="Footer"/>
                        <w:ind w:left="0"/>
                        <w:rPr>
                          <w:sz w:val="20"/>
                          <w:szCs w:val="20"/>
                        </w:rPr>
                      </w:pPr>
                      <w:r w:rsidRPr="006342E6">
                        <w:rPr>
                          <w:sz w:val="20"/>
                          <w:szCs w:val="20"/>
                        </w:rPr>
                        <w:t>Ronny Nilsson, Inera AB, konsult och teknisk expert HSA</w:t>
                      </w:r>
                    </w:p>
                    <w:p w14:paraId="79656D58" w14:textId="2D41E929" w:rsidR="0010053E" w:rsidRPr="00861A25" w:rsidRDefault="0010053E" w:rsidP="0039481C">
                      <w:pPr>
                        <w:rPr>
                          <w:i/>
                        </w:rPr>
                      </w:pPr>
                    </w:p>
                  </w:txbxContent>
                </v:textbox>
                <w10:anchorlock/>
              </v:shape>
            </w:pict>
          </mc:Fallback>
        </mc:AlternateContent>
      </w:r>
      <w:r>
        <w:tab/>
      </w:r>
    </w:p>
    <w:p w14:paraId="6A4B8311" w14:textId="77777777" w:rsidR="0039481C" w:rsidRDefault="0039481C" w:rsidP="0039481C">
      <w:pPr>
        <w:pStyle w:val="Heading1"/>
      </w:pPr>
      <w:bookmarkStart w:id="455" w:name="_Toc198086678"/>
      <w:bookmarkStart w:id="456" w:name="_Toc224960918"/>
      <w:bookmarkStart w:id="457" w:name="_Toc357754844"/>
      <w:bookmarkStart w:id="458" w:name="_Toc243452542"/>
      <w:bookmarkStart w:id="459" w:name="_Toc163300578"/>
      <w:bookmarkStart w:id="460" w:name="_Toc163300880"/>
      <w:bookmarkStart w:id="461" w:name="_Toc198366954"/>
      <w:bookmarkStart w:id="462" w:name="_Toc467578088"/>
      <w:r>
        <w:t>Versionsinformation</w:t>
      </w:r>
      <w:bookmarkEnd w:id="455"/>
      <w:bookmarkEnd w:id="456"/>
      <w:bookmarkEnd w:id="457"/>
      <w:bookmarkEnd w:id="458"/>
      <w:bookmarkEnd w:id="462"/>
    </w:p>
    <w:p w14:paraId="6DF01A89" w14:textId="4921950F" w:rsidR="0039481C" w:rsidRPr="000105E5" w:rsidRDefault="0039481C" w:rsidP="0039481C">
      <w:r>
        <w:t xml:space="preserve">Denna revision av tjänstekontraktsbeskrivningen handlar om version </w:t>
      </w:r>
      <w:del w:id="463" w:author="Littorin Henrika" w:date="2016-08-23T20:41:00Z">
        <w:r w:rsidR="009D60B2" w:rsidRPr="00EB3EAB" w:rsidDel="004F7DEA">
          <w:rPr>
            <w:color w:val="008000"/>
          </w:rPr>
          <w:fldChar w:fldCharType="begin"/>
        </w:r>
        <w:r w:rsidR="009D60B2" w:rsidRPr="00EB3EAB" w:rsidDel="004F7DEA">
          <w:rPr>
            <w:color w:val="008000"/>
          </w:rPr>
          <w:delInstrText xml:space="preserve"> DOCPROPERTY  "Version1" \* MERGEFORMAT </w:delInstrText>
        </w:r>
        <w:r w:rsidR="009D60B2" w:rsidRPr="00EB3EAB" w:rsidDel="004F7DEA">
          <w:rPr>
            <w:color w:val="008000"/>
          </w:rPr>
          <w:fldChar w:fldCharType="separate"/>
        </w:r>
        <w:r w:rsidR="00C5124D" w:rsidRPr="005734FA" w:rsidDel="004F7DEA">
          <w:rPr>
            <w:b/>
            <w:color w:val="008000"/>
          </w:rPr>
          <w:delText>1</w:delText>
        </w:r>
        <w:r w:rsidR="009D60B2" w:rsidRPr="00EB3EAB" w:rsidDel="004F7DEA">
          <w:rPr>
            <w:b/>
            <w:color w:val="008000"/>
          </w:rPr>
          <w:fldChar w:fldCharType="end"/>
        </w:r>
        <w:r w:rsidR="009D60B2" w:rsidRPr="00EB3EAB" w:rsidDel="004F7DEA">
          <w:rPr>
            <w:color w:val="008000"/>
          </w:rPr>
          <w:delText>.</w:delText>
        </w:r>
        <w:r w:rsidR="009D60B2" w:rsidRPr="00EB3EAB" w:rsidDel="004F7DEA">
          <w:rPr>
            <w:color w:val="008000"/>
          </w:rPr>
          <w:fldChar w:fldCharType="begin"/>
        </w:r>
        <w:r w:rsidR="009D60B2" w:rsidRPr="00EB3EAB" w:rsidDel="004F7DEA">
          <w:rPr>
            <w:color w:val="008000"/>
          </w:rPr>
          <w:delInstrText xml:space="preserve"> DOCPROPERTY "Version2" \* MERGEFORMAT </w:delInstrText>
        </w:r>
        <w:r w:rsidR="009D60B2" w:rsidRPr="00EB3EAB" w:rsidDel="004F7DEA">
          <w:rPr>
            <w:color w:val="008000"/>
          </w:rPr>
          <w:fldChar w:fldCharType="separate"/>
        </w:r>
        <w:r w:rsidR="00C5124D" w:rsidRPr="005734FA" w:rsidDel="004F7DEA">
          <w:rPr>
            <w:b/>
            <w:color w:val="008000"/>
          </w:rPr>
          <w:delText>0</w:delText>
        </w:r>
        <w:r w:rsidR="009D60B2" w:rsidRPr="00EB3EAB" w:rsidDel="004F7DEA">
          <w:rPr>
            <w:b/>
            <w:color w:val="008000"/>
          </w:rPr>
          <w:fldChar w:fldCharType="end"/>
        </w:r>
        <w:r w:rsidR="009D60B2" w:rsidRPr="00EB3EAB" w:rsidDel="004F7DEA">
          <w:rPr>
            <w:color w:val="008000"/>
          </w:rPr>
          <w:delText>.</w:delText>
        </w:r>
        <w:r w:rsidR="009D60B2" w:rsidRPr="00EB3EAB" w:rsidDel="004F7DEA">
          <w:rPr>
            <w:color w:val="008000"/>
          </w:rPr>
          <w:fldChar w:fldCharType="begin"/>
        </w:r>
        <w:r w:rsidR="009D60B2" w:rsidRPr="00EB3EAB" w:rsidDel="004F7DEA">
          <w:rPr>
            <w:color w:val="008000"/>
          </w:rPr>
          <w:delInstrText xml:space="preserve"> DOCPROPERTY "Version3" \* MERGEFORMAT </w:delInstrText>
        </w:r>
        <w:r w:rsidR="009D60B2" w:rsidRPr="00EB3EAB" w:rsidDel="004F7DEA">
          <w:rPr>
            <w:color w:val="008000"/>
          </w:rPr>
          <w:fldChar w:fldCharType="separate"/>
        </w:r>
        <w:r w:rsidR="00C5124D" w:rsidRPr="005734FA" w:rsidDel="004F7DEA">
          <w:rPr>
            <w:b/>
            <w:color w:val="008000"/>
          </w:rPr>
          <w:delText>0</w:delText>
        </w:r>
        <w:r w:rsidR="009D60B2" w:rsidRPr="00EB3EAB" w:rsidDel="004F7DEA">
          <w:rPr>
            <w:b/>
            <w:color w:val="008000"/>
          </w:rPr>
          <w:fldChar w:fldCharType="end"/>
        </w:r>
      </w:del>
      <w:ins w:id="464" w:author="Littorin Henrika" w:date="2016-08-23T20:41:00Z">
        <w:r w:rsidR="004F7DEA">
          <w:rPr>
            <w:color w:val="008000"/>
          </w:rPr>
          <w:t>2.0</w:t>
        </w:r>
      </w:ins>
      <w:r w:rsidRPr="000105E5">
        <w:t xml:space="preserve">. </w:t>
      </w:r>
    </w:p>
    <w:p w14:paraId="2F36E12C" w14:textId="77777777" w:rsidR="0039481C" w:rsidRDefault="0039481C" w:rsidP="0039481C">
      <w:r>
        <w:t xml:space="preserve">Observera att version för detta dokument och domänen måste vara lika. Detta för att spårbarheten inte skall brytas. </w:t>
      </w:r>
    </w:p>
    <w:p w14:paraId="676921EF" w14:textId="77777777" w:rsidR="0039481C" w:rsidRDefault="0039481C" w:rsidP="0039481C"/>
    <w:p w14:paraId="4747BC91" w14:textId="08F40208" w:rsidR="0039481C" w:rsidRDefault="0039481C" w:rsidP="0039481C">
      <w:pPr>
        <w:pStyle w:val="Heading2"/>
      </w:pPr>
      <w:bookmarkStart w:id="465" w:name="_Toc357754845"/>
      <w:bookmarkStart w:id="466" w:name="_Toc243452543"/>
      <w:bookmarkStart w:id="467" w:name="_Toc163300882"/>
      <w:bookmarkStart w:id="468" w:name="_Toc467578089"/>
      <w:r>
        <w:t xml:space="preserve">Version </w:t>
      </w:r>
      <w:bookmarkEnd w:id="465"/>
      <w:bookmarkEnd w:id="466"/>
      <w:del w:id="469" w:author="Littorin Henrika" w:date="2016-08-23T20:41:00Z">
        <w:r w:rsidR="0056107E" w:rsidDel="004F7DEA">
          <w:rPr>
            <w:color w:val="008000"/>
          </w:rPr>
          <w:delText>1.1</w:delText>
        </w:r>
        <w:r w:rsidR="00C26AC8" w:rsidDel="004F7DEA">
          <w:rPr>
            <w:color w:val="008000"/>
          </w:rPr>
          <w:delText>.1</w:delText>
        </w:r>
      </w:del>
      <w:ins w:id="470" w:author="Littorin Henrika" w:date="2016-08-23T20:41:00Z">
        <w:r w:rsidR="004F7DEA">
          <w:rPr>
            <w:color w:val="008000"/>
          </w:rPr>
          <w:t>2.0</w:t>
        </w:r>
      </w:ins>
      <w:bookmarkEnd w:id="468"/>
    </w:p>
    <w:p w14:paraId="2619F25A" w14:textId="77777777" w:rsidR="0039481C" w:rsidRDefault="0039481C" w:rsidP="0039481C">
      <w:pPr>
        <w:pStyle w:val="Heading3"/>
      </w:pPr>
      <w:bookmarkStart w:id="471" w:name="_Toc243452544"/>
      <w:bookmarkStart w:id="472" w:name="_Toc467578090"/>
      <w:r>
        <w:t>Oförändrade tjänstekontrakt</w:t>
      </w:r>
      <w:bookmarkEnd w:id="471"/>
      <w:bookmarkEnd w:id="472"/>
    </w:p>
    <w:p w14:paraId="39DBBC51" w14:textId="43ED502A" w:rsidR="00C26AC8" w:rsidDel="004F7DEA" w:rsidRDefault="00C26AC8" w:rsidP="00C26AC8">
      <w:pPr>
        <w:pStyle w:val="ListParagraph"/>
        <w:numPr>
          <w:ilvl w:val="0"/>
          <w:numId w:val="27"/>
        </w:numPr>
        <w:rPr>
          <w:moveFrom w:id="473" w:author="Littorin Henrika" w:date="2016-08-23T20:41:00Z"/>
        </w:rPr>
      </w:pPr>
      <w:bookmarkStart w:id="474" w:name="_Toc243452545"/>
      <w:moveFromRangeStart w:id="475" w:author="Littorin Henrika" w:date="2016-08-23T20:41:00Z" w:name="move459748237"/>
      <w:moveFrom w:id="476" w:author="Littorin Henrika" w:date="2016-08-23T20:41:00Z">
        <w:r w:rsidDel="004F7DEA">
          <w:t>GetCommissionMembers</w:t>
        </w:r>
        <w:r w:rsidRPr="007B798B" w:rsidDel="004F7DEA">
          <w:t>IncludingProtectedPerson</w:t>
        </w:r>
      </w:moveFrom>
    </w:p>
    <w:p w14:paraId="3DD4308A" w14:textId="02512CF9" w:rsidR="00C26AC8" w:rsidRPr="00DF7196" w:rsidDel="004F7DEA" w:rsidRDefault="00C26AC8" w:rsidP="00C26AC8">
      <w:pPr>
        <w:pStyle w:val="ListParagraph"/>
        <w:numPr>
          <w:ilvl w:val="0"/>
          <w:numId w:val="27"/>
        </w:numPr>
        <w:rPr>
          <w:moveFrom w:id="477" w:author="Littorin Henrika" w:date="2016-08-23T20:41:00Z"/>
        </w:rPr>
      </w:pPr>
      <w:moveFrom w:id="478" w:author="Littorin Henrika" w:date="2016-08-23T20:41:00Z">
        <w:r w:rsidDel="004F7DEA">
          <w:t>GetCommissionMembers</w:t>
        </w:r>
      </w:moveFrom>
    </w:p>
    <w:moveFromRangeEnd w:id="475"/>
    <w:p w14:paraId="3CBA9191" w14:textId="0161CEBD" w:rsidR="006342E6" w:rsidRPr="002714BD" w:rsidRDefault="006342E6" w:rsidP="002E485A">
      <w:pPr>
        <w:spacing w:after="60" w:line="240" w:lineRule="auto"/>
        <w:rPr>
          <w:rFonts w:cs="Arial"/>
          <w:szCs w:val="20"/>
        </w:rPr>
      </w:pPr>
    </w:p>
    <w:p w14:paraId="00D1F070" w14:textId="77777777" w:rsidR="0039481C" w:rsidRDefault="0039481C" w:rsidP="0039481C">
      <w:pPr>
        <w:pStyle w:val="Heading3"/>
      </w:pPr>
      <w:bookmarkStart w:id="479" w:name="_Toc467578091"/>
      <w:r>
        <w:t>Nya tjänstekontrakt</w:t>
      </w:r>
      <w:bookmarkEnd w:id="474"/>
      <w:bookmarkEnd w:id="479"/>
    </w:p>
    <w:p w14:paraId="5C743E77" w14:textId="7239E74A" w:rsidR="002714BD" w:rsidRDefault="001C4FB0" w:rsidP="00165000">
      <w:r>
        <w:t>-</w:t>
      </w:r>
    </w:p>
    <w:p w14:paraId="2B83C3D7" w14:textId="77777777" w:rsidR="0039481C" w:rsidRPr="00DC5529" w:rsidRDefault="0039481C" w:rsidP="0039481C">
      <w:pPr>
        <w:rPr>
          <w:highlight w:val="yellow"/>
        </w:rPr>
      </w:pPr>
    </w:p>
    <w:p w14:paraId="78FCE635" w14:textId="77777777" w:rsidR="0039481C" w:rsidRDefault="0039481C" w:rsidP="0039481C">
      <w:pPr>
        <w:pStyle w:val="Heading3"/>
      </w:pPr>
      <w:bookmarkStart w:id="480" w:name="_Toc243452546"/>
      <w:bookmarkStart w:id="481" w:name="_Toc467578092"/>
      <w:r>
        <w:t>Förändrade tjänstekontrakt</w:t>
      </w:r>
      <w:bookmarkEnd w:id="480"/>
      <w:bookmarkEnd w:id="481"/>
    </w:p>
    <w:p w14:paraId="3ED7F058" w14:textId="77777777" w:rsidR="004F7DEA" w:rsidRDefault="004F7DEA" w:rsidP="004F7DEA">
      <w:pPr>
        <w:pStyle w:val="ListParagraph"/>
        <w:numPr>
          <w:ilvl w:val="0"/>
          <w:numId w:val="27"/>
        </w:numPr>
        <w:rPr>
          <w:moveTo w:id="482" w:author="Littorin Henrika" w:date="2016-08-23T20:41:00Z"/>
        </w:rPr>
      </w:pPr>
      <w:moveToRangeStart w:id="483" w:author="Littorin Henrika" w:date="2016-08-23T20:41:00Z" w:name="move459748237"/>
      <w:moveTo w:id="484" w:author="Littorin Henrika" w:date="2016-08-23T20:41:00Z">
        <w:r>
          <w:t>GetCommissionMembers</w:t>
        </w:r>
        <w:r w:rsidRPr="007B798B">
          <w:t>IncludingProtectedPerson</w:t>
        </w:r>
      </w:moveTo>
    </w:p>
    <w:p w14:paraId="7D2C3682" w14:textId="77777777" w:rsidR="004F7DEA" w:rsidRPr="00DF7196" w:rsidRDefault="004F7DEA" w:rsidP="004F7DEA">
      <w:pPr>
        <w:pStyle w:val="ListParagraph"/>
        <w:numPr>
          <w:ilvl w:val="0"/>
          <w:numId w:val="27"/>
        </w:numPr>
        <w:rPr>
          <w:moveTo w:id="485" w:author="Littorin Henrika" w:date="2016-08-23T20:41:00Z"/>
        </w:rPr>
      </w:pPr>
      <w:moveTo w:id="486" w:author="Littorin Henrika" w:date="2016-08-23T20:41:00Z">
        <w:r>
          <w:t>GetCommissionMembers</w:t>
        </w:r>
      </w:moveTo>
    </w:p>
    <w:moveToRangeEnd w:id="483"/>
    <w:p w14:paraId="69A17FAE" w14:textId="77777777" w:rsidR="002714BD" w:rsidRPr="00DF7196" w:rsidRDefault="002714BD" w:rsidP="002714BD">
      <w:pPr>
        <w:numPr>
          <w:ilvl w:val="0"/>
          <w:numId w:val="27"/>
        </w:numPr>
        <w:spacing w:after="60" w:line="240" w:lineRule="auto"/>
        <w:rPr>
          <w:rFonts w:cs="Arial"/>
          <w:szCs w:val="20"/>
        </w:rPr>
      </w:pPr>
      <w:r>
        <w:t>GetEmployee</w:t>
      </w:r>
      <w:r w:rsidRPr="00DF7196">
        <w:t>IncludingProtectedPerson</w:t>
      </w:r>
      <w:r w:rsidRPr="00DF7196">
        <w:rPr>
          <w:rFonts w:cs="Arial"/>
          <w:szCs w:val="20"/>
        </w:rPr>
        <w:t xml:space="preserve"> </w:t>
      </w:r>
    </w:p>
    <w:p w14:paraId="73AC27F3" w14:textId="77777777" w:rsidR="002714BD" w:rsidRPr="00DF7196" w:rsidRDefault="002714BD" w:rsidP="002714BD">
      <w:pPr>
        <w:numPr>
          <w:ilvl w:val="0"/>
          <w:numId w:val="27"/>
        </w:numPr>
        <w:spacing w:after="60" w:line="240" w:lineRule="auto"/>
        <w:rPr>
          <w:rFonts w:cs="Arial"/>
          <w:szCs w:val="20"/>
        </w:rPr>
      </w:pPr>
      <w:r>
        <w:rPr>
          <w:rFonts w:cs="Arial"/>
          <w:szCs w:val="20"/>
        </w:rPr>
        <w:t>GetEmployee</w:t>
      </w:r>
    </w:p>
    <w:p w14:paraId="4883214E" w14:textId="77777777" w:rsidR="002714BD" w:rsidRPr="002714BD" w:rsidRDefault="002714BD" w:rsidP="002714BD"/>
    <w:p w14:paraId="74C18F23" w14:textId="02947DAD" w:rsidR="0039481C" w:rsidRDefault="002714BD" w:rsidP="0039481C">
      <w:pPr>
        <w:rPr>
          <w:rFonts w:cs="Arial"/>
          <w:szCs w:val="20"/>
        </w:rPr>
      </w:pPr>
      <w:r w:rsidRPr="00DF7196">
        <w:rPr>
          <w:rFonts w:cs="Arial"/>
          <w:szCs w:val="20"/>
        </w:rPr>
        <w:t xml:space="preserve">Se </w:t>
      </w:r>
      <w:r w:rsidRPr="002714BD">
        <w:t>kontraktsbeskrivningar</w:t>
      </w:r>
      <w:r w:rsidRPr="00DF7196">
        <w:rPr>
          <w:rFonts w:cs="Arial"/>
          <w:szCs w:val="20"/>
        </w:rPr>
        <w:t xml:space="preserve"> under kap </w:t>
      </w:r>
      <w:r w:rsidRPr="00DF7196">
        <w:rPr>
          <w:rFonts w:cs="Arial"/>
          <w:szCs w:val="20"/>
        </w:rPr>
        <w:fldChar w:fldCharType="begin"/>
      </w:r>
      <w:r w:rsidRPr="00DF7196">
        <w:rPr>
          <w:rFonts w:cs="Arial"/>
          <w:szCs w:val="20"/>
        </w:rPr>
        <w:instrText xml:space="preserve"> REF _Ref360177409 \w \h </w:instrText>
      </w:r>
      <w:r w:rsidRPr="00DF7196">
        <w:rPr>
          <w:rFonts w:cs="Arial"/>
          <w:szCs w:val="20"/>
        </w:rPr>
      </w:r>
      <w:r w:rsidRPr="00DF7196">
        <w:rPr>
          <w:rFonts w:cs="Arial"/>
          <w:szCs w:val="20"/>
        </w:rPr>
        <w:fldChar w:fldCharType="separate"/>
      </w:r>
      <w:r w:rsidR="00801343">
        <w:rPr>
          <w:rFonts w:cs="Arial"/>
          <w:szCs w:val="20"/>
        </w:rPr>
        <w:t>6</w:t>
      </w:r>
      <w:r w:rsidRPr="00DF7196">
        <w:rPr>
          <w:rFonts w:cs="Arial"/>
          <w:szCs w:val="20"/>
        </w:rPr>
        <w:fldChar w:fldCharType="end"/>
      </w:r>
      <w:r w:rsidRPr="00DF7196">
        <w:rPr>
          <w:rFonts w:cs="Arial"/>
          <w:szCs w:val="20"/>
        </w:rPr>
        <w:t xml:space="preserve"> </w:t>
      </w:r>
      <w:r w:rsidRPr="00DF7196">
        <w:rPr>
          <w:rFonts w:cs="Arial"/>
          <w:szCs w:val="20"/>
        </w:rPr>
        <w:fldChar w:fldCharType="begin"/>
      </w:r>
      <w:r w:rsidRPr="00DF7196">
        <w:rPr>
          <w:rFonts w:cs="Arial"/>
          <w:szCs w:val="20"/>
        </w:rPr>
        <w:instrText xml:space="preserve"> REF _Ref360177440 \h </w:instrText>
      </w:r>
      <w:r w:rsidRPr="00DF7196">
        <w:rPr>
          <w:rFonts w:cs="Arial"/>
          <w:szCs w:val="20"/>
        </w:rPr>
      </w:r>
      <w:r w:rsidRPr="00DF7196">
        <w:rPr>
          <w:rFonts w:cs="Arial"/>
          <w:szCs w:val="20"/>
        </w:rPr>
        <w:fldChar w:fldCharType="separate"/>
      </w:r>
      <w:r w:rsidR="00801343" w:rsidRPr="007B798B">
        <w:t>Tjänstekontrakt</w:t>
      </w:r>
      <w:r w:rsidRPr="00DF7196">
        <w:rPr>
          <w:rFonts w:cs="Arial"/>
          <w:szCs w:val="20"/>
        </w:rPr>
        <w:fldChar w:fldCharType="end"/>
      </w:r>
      <w:r w:rsidRPr="00DF7196">
        <w:rPr>
          <w:rFonts w:cs="Arial"/>
          <w:szCs w:val="20"/>
        </w:rPr>
        <w:t>.</w:t>
      </w:r>
      <w:r>
        <w:rPr>
          <w:rFonts w:cs="Arial"/>
          <w:szCs w:val="20"/>
        </w:rPr>
        <w:t xml:space="preserve"> Se även AB-2.2 [</w:t>
      </w:r>
      <w:r w:rsidR="001C4FB0">
        <w:rPr>
          <w:rFonts w:cs="Arial"/>
          <w:szCs w:val="20"/>
        </w:rPr>
        <w:fldChar w:fldCharType="begin"/>
      </w:r>
      <w:r w:rsidR="001C4FB0">
        <w:rPr>
          <w:rFonts w:cs="Arial"/>
          <w:szCs w:val="20"/>
        </w:rPr>
        <w:instrText xml:space="preserve"> REF R1 \h </w:instrText>
      </w:r>
      <w:r w:rsidR="001C4FB0">
        <w:rPr>
          <w:rFonts w:cs="Arial"/>
          <w:szCs w:val="20"/>
        </w:rPr>
      </w:r>
      <w:r w:rsidR="001C4FB0">
        <w:rPr>
          <w:rFonts w:cs="Arial"/>
          <w:szCs w:val="20"/>
        </w:rPr>
        <w:fldChar w:fldCharType="separate"/>
      </w:r>
      <w:r w:rsidR="00801343">
        <w:t>R1</w:t>
      </w:r>
      <w:r w:rsidR="001C4FB0">
        <w:rPr>
          <w:rFonts w:cs="Arial"/>
          <w:szCs w:val="20"/>
        </w:rPr>
        <w:fldChar w:fldCharType="end"/>
      </w:r>
      <w:r>
        <w:rPr>
          <w:rFonts w:cs="Arial"/>
          <w:szCs w:val="20"/>
        </w:rPr>
        <w:t>].</w:t>
      </w:r>
    </w:p>
    <w:p w14:paraId="438AA6F6" w14:textId="77777777" w:rsidR="002714BD" w:rsidRPr="002714BD" w:rsidRDefault="002714BD" w:rsidP="0039481C">
      <w:pPr>
        <w:rPr>
          <w:rFonts w:cs="Arial"/>
          <w:szCs w:val="20"/>
        </w:rPr>
      </w:pPr>
    </w:p>
    <w:p w14:paraId="409D1692" w14:textId="77777777" w:rsidR="0039481C" w:rsidRDefault="0039481C" w:rsidP="0039481C">
      <w:pPr>
        <w:pStyle w:val="Heading3"/>
      </w:pPr>
      <w:bookmarkStart w:id="487" w:name="_Toc243452547"/>
      <w:bookmarkStart w:id="488" w:name="_Toc467578093"/>
      <w:r>
        <w:t>Utgångna tjänstekontrakt</w:t>
      </w:r>
      <w:bookmarkEnd w:id="487"/>
      <w:bookmarkEnd w:id="488"/>
    </w:p>
    <w:p w14:paraId="6577B3A2" w14:textId="77777777" w:rsidR="0039481C" w:rsidRDefault="0039481C" w:rsidP="0039481C">
      <w:r w:rsidRPr="006342E6">
        <w:t>Inga tjänstekontrakt har utgått.</w:t>
      </w:r>
    </w:p>
    <w:p w14:paraId="3C332A77" w14:textId="77777777" w:rsidR="0039481C" w:rsidRPr="00C80D82" w:rsidRDefault="0039481C" w:rsidP="0039481C"/>
    <w:p w14:paraId="11F0DE31" w14:textId="77777777" w:rsidR="0039481C" w:rsidRDefault="0039481C" w:rsidP="0039481C">
      <w:pPr>
        <w:pStyle w:val="Heading2"/>
      </w:pPr>
      <w:bookmarkStart w:id="489" w:name="_Toc357754846"/>
      <w:bookmarkStart w:id="490" w:name="_Toc243452548"/>
      <w:bookmarkStart w:id="491" w:name="_Toc467578094"/>
      <w:r>
        <w:t xml:space="preserve">Version </w:t>
      </w:r>
      <w:r w:rsidRPr="006342E6">
        <w:t>tidigare</w:t>
      </w:r>
      <w:bookmarkEnd w:id="489"/>
      <w:bookmarkEnd w:id="490"/>
      <w:bookmarkEnd w:id="491"/>
    </w:p>
    <w:p w14:paraId="6088B1CD" w14:textId="24341190" w:rsidR="0039481C" w:rsidRPr="006342E6" w:rsidRDefault="00A71239" w:rsidP="0039481C">
      <w:r>
        <w:t>1.</w:t>
      </w:r>
      <w:r w:rsidR="00E6782E">
        <w:t>1</w:t>
      </w:r>
      <w:ins w:id="492" w:author="Littorin Henrika" w:date="2016-08-23T20:42:00Z">
        <w:r w:rsidR="004F7DEA">
          <w:t>.1</w:t>
        </w:r>
      </w:ins>
    </w:p>
    <w:p w14:paraId="7719E18E" w14:textId="77777777" w:rsidR="0039481C" w:rsidRPr="00C63695" w:rsidRDefault="0039481C" w:rsidP="0039481C">
      <w:pPr>
        <w:pStyle w:val="BodyText"/>
      </w:pPr>
    </w:p>
    <w:p w14:paraId="36EF0DDB" w14:textId="77777777" w:rsidR="0039481C" w:rsidRDefault="0039481C" w:rsidP="0039481C">
      <w:pPr>
        <w:pStyle w:val="Heading1"/>
      </w:pPr>
      <w:bookmarkStart w:id="493" w:name="_Toc357754847"/>
      <w:bookmarkStart w:id="494" w:name="_Toc243452549"/>
      <w:bookmarkStart w:id="495" w:name="_Ref426109741"/>
      <w:bookmarkStart w:id="496" w:name="_Ref426109750"/>
      <w:bookmarkStart w:id="497" w:name="_Toc467578095"/>
      <w:bookmarkEnd w:id="467"/>
      <w:r>
        <w:t>Tjänstedomänens arkitektur</w:t>
      </w:r>
      <w:bookmarkEnd w:id="493"/>
      <w:bookmarkEnd w:id="494"/>
      <w:bookmarkEnd w:id="495"/>
      <w:bookmarkEnd w:id="496"/>
      <w:bookmarkEnd w:id="497"/>
    </w:p>
    <w:p w14:paraId="12067E40" w14:textId="77777777" w:rsidR="0039481C" w:rsidRDefault="0039481C" w:rsidP="0039481C">
      <w:pPr>
        <w:rPr>
          <w:color w:val="4F81BD" w:themeColor="accent1"/>
        </w:rPr>
      </w:pPr>
    </w:p>
    <w:p w14:paraId="1E260C15" w14:textId="77777777" w:rsidR="0039481C" w:rsidRPr="006342E6" w:rsidRDefault="0039481C" w:rsidP="0039481C">
      <w:pPr>
        <w:pStyle w:val="Heading2"/>
      </w:pPr>
      <w:bookmarkStart w:id="498" w:name="_Toc357754848"/>
      <w:bookmarkStart w:id="499" w:name="_Toc243452550"/>
      <w:bookmarkStart w:id="500" w:name="_Toc467578096"/>
      <w:r w:rsidRPr="006342E6">
        <w:t>Flöden</w:t>
      </w:r>
      <w:bookmarkEnd w:id="498"/>
      <w:bookmarkEnd w:id="499"/>
      <w:bookmarkEnd w:id="500"/>
    </w:p>
    <w:p w14:paraId="34AA4943" w14:textId="6EEBA051" w:rsidR="0039481C" w:rsidRPr="006342E6" w:rsidRDefault="0039481C" w:rsidP="0039481C">
      <w:pPr>
        <w:pStyle w:val="Heading3"/>
      </w:pPr>
      <w:bookmarkStart w:id="501" w:name="_Toc243452551"/>
      <w:bookmarkStart w:id="502" w:name="_Toc467578097"/>
      <w:r w:rsidRPr="006342E6">
        <w:t xml:space="preserve">Flöde </w:t>
      </w:r>
      <w:bookmarkEnd w:id="501"/>
      <w:r w:rsidR="006342E6" w:rsidRPr="006342E6">
        <w:t xml:space="preserve">– Hämta </w:t>
      </w:r>
      <w:r w:rsidR="00165000">
        <w:t>information om anställd/uppdragstagare</w:t>
      </w:r>
      <w:bookmarkEnd w:id="502"/>
    </w:p>
    <w:p w14:paraId="56CC52CB" w14:textId="77777777" w:rsidR="00165000" w:rsidRPr="00DF7196" w:rsidRDefault="00165000" w:rsidP="00165000">
      <w:r>
        <w:t>Tjänstekontrakten som beskrivs i detta dokument används för att hämta information om en specifik person som är anställd inom eller arbetar på uppdrag av en organisation verksam inom svensk vård och omsorg.</w:t>
      </w:r>
    </w:p>
    <w:p w14:paraId="7791193F" w14:textId="77777777" w:rsidR="00165000" w:rsidRPr="00DF7196" w:rsidRDefault="00165000" w:rsidP="00165000">
      <w:r>
        <w:t>Anropet kan till exempel användas vid uppdatering/kontroll av en intern användardatabas i en tjänst eller i ett sökgränssnitt för att presentera detaljerad information om en person. D</w:t>
      </w:r>
      <w:r w:rsidRPr="00DF7196">
        <w:t>essa användningsområden kan beskrivas med nedanstående övergripande flöde.</w:t>
      </w:r>
    </w:p>
    <w:p w14:paraId="14828E7C" w14:textId="77777777" w:rsidR="00165000" w:rsidRPr="00DF7196" w:rsidRDefault="00165000" w:rsidP="00165000">
      <w:r w:rsidRPr="00DF7196">
        <w:t xml:space="preserve">Tjänstekontrakten som idag stödjer detta flöde är </w:t>
      </w:r>
    </w:p>
    <w:p w14:paraId="6FA0E39D" w14:textId="1BCC5D55" w:rsidR="00165000" w:rsidRPr="00DF7196" w:rsidRDefault="00165000" w:rsidP="00165000">
      <w:pPr>
        <w:numPr>
          <w:ilvl w:val="0"/>
          <w:numId w:val="27"/>
        </w:numPr>
        <w:spacing w:after="60" w:line="240" w:lineRule="auto"/>
        <w:rPr>
          <w:rFonts w:cs="Arial"/>
          <w:szCs w:val="20"/>
        </w:rPr>
      </w:pPr>
      <w:r>
        <w:t>GetEmployee</w:t>
      </w:r>
      <w:r w:rsidRPr="00DF7196">
        <w:t>IncludingProtectedPerson</w:t>
      </w:r>
      <w:r w:rsidRPr="00DF7196">
        <w:rPr>
          <w:rFonts w:cs="Arial"/>
          <w:szCs w:val="20"/>
        </w:rPr>
        <w:t xml:space="preserve"> (se avsnitt</w:t>
      </w:r>
      <w:r>
        <w:rPr>
          <w:rFonts w:cs="Arial"/>
          <w:szCs w:val="20"/>
        </w:rPr>
        <w:t xml:space="preserve"> </w:t>
      </w:r>
      <w:r>
        <w:rPr>
          <w:rFonts w:cs="Arial"/>
          <w:szCs w:val="20"/>
        </w:rPr>
        <w:fldChar w:fldCharType="begin"/>
      </w:r>
      <w:r>
        <w:rPr>
          <w:rFonts w:cs="Arial"/>
          <w:szCs w:val="20"/>
        </w:rPr>
        <w:instrText xml:space="preserve"> REF _Ref370935488 \r \h </w:instrText>
      </w:r>
      <w:r>
        <w:rPr>
          <w:rFonts w:cs="Arial"/>
          <w:szCs w:val="20"/>
        </w:rPr>
      </w:r>
      <w:r>
        <w:rPr>
          <w:rFonts w:cs="Arial"/>
          <w:szCs w:val="20"/>
        </w:rPr>
        <w:fldChar w:fldCharType="separate"/>
      </w:r>
      <w:r w:rsidR="00801343">
        <w:rPr>
          <w:rFonts w:cs="Arial"/>
          <w:szCs w:val="20"/>
        </w:rPr>
        <w:t>6.1</w:t>
      </w:r>
      <w:r>
        <w:rPr>
          <w:rFonts w:cs="Arial"/>
          <w:szCs w:val="20"/>
        </w:rPr>
        <w:fldChar w:fldCharType="end"/>
      </w:r>
      <w:r w:rsidRPr="00DF7196">
        <w:rPr>
          <w:rFonts w:cs="Arial"/>
          <w:szCs w:val="20"/>
        </w:rPr>
        <w:t xml:space="preserve">) </w:t>
      </w:r>
    </w:p>
    <w:p w14:paraId="0A490390" w14:textId="52B1373C" w:rsidR="00165000" w:rsidRPr="001C4FB0" w:rsidRDefault="00165000" w:rsidP="00165000">
      <w:pPr>
        <w:numPr>
          <w:ilvl w:val="0"/>
          <w:numId w:val="27"/>
        </w:numPr>
        <w:spacing w:after="60" w:line="240" w:lineRule="auto"/>
        <w:rPr>
          <w:rFonts w:cs="Arial"/>
          <w:szCs w:val="20"/>
        </w:rPr>
      </w:pPr>
      <w:r w:rsidRPr="001C4FB0">
        <w:rPr>
          <w:rFonts w:cs="Arial"/>
          <w:szCs w:val="20"/>
        </w:rPr>
        <w:t>GetEmployee (se avsnitt</w:t>
      </w:r>
      <w:r w:rsidR="001C4FB0">
        <w:rPr>
          <w:rFonts w:cs="Arial"/>
          <w:szCs w:val="20"/>
        </w:rPr>
        <w:t xml:space="preserve"> </w:t>
      </w:r>
      <w:r w:rsidR="001C4FB0">
        <w:rPr>
          <w:rFonts w:cs="Arial"/>
          <w:szCs w:val="20"/>
        </w:rPr>
        <w:fldChar w:fldCharType="begin"/>
      </w:r>
      <w:r w:rsidR="001C4FB0">
        <w:rPr>
          <w:rFonts w:cs="Arial"/>
          <w:szCs w:val="20"/>
        </w:rPr>
        <w:instrText xml:space="preserve"> REF _Ref426109633 \r \h </w:instrText>
      </w:r>
      <w:r w:rsidR="001C4FB0">
        <w:rPr>
          <w:rFonts w:cs="Arial"/>
          <w:szCs w:val="20"/>
        </w:rPr>
      </w:r>
      <w:r w:rsidR="001C4FB0">
        <w:rPr>
          <w:rFonts w:cs="Arial"/>
          <w:szCs w:val="20"/>
        </w:rPr>
        <w:fldChar w:fldCharType="separate"/>
      </w:r>
      <w:r w:rsidR="00801343">
        <w:rPr>
          <w:rFonts w:cs="Arial"/>
          <w:szCs w:val="20"/>
        </w:rPr>
        <w:t>6.2</w:t>
      </w:r>
      <w:r w:rsidR="001C4FB0">
        <w:rPr>
          <w:rFonts w:cs="Arial"/>
          <w:szCs w:val="20"/>
        </w:rPr>
        <w:fldChar w:fldCharType="end"/>
      </w:r>
      <w:r w:rsidRPr="001C4FB0">
        <w:rPr>
          <w:rFonts w:cs="Arial"/>
          <w:szCs w:val="20"/>
        </w:rPr>
        <w:t>)</w:t>
      </w:r>
    </w:p>
    <w:p w14:paraId="2E1A52CD" w14:textId="77777777" w:rsidR="00165000" w:rsidRPr="00DF7196" w:rsidRDefault="00165000" w:rsidP="00165000">
      <w:pPr>
        <w:rPr>
          <w:rFonts w:cs="Arial"/>
          <w:szCs w:val="20"/>
        </w:rPr>
      </w:pPr>
      <w:r w:rsidRPr="00DF7196">
        <w:rPr>
          <w:rFonts w:cs="Arial"/>
          <w:szCs w:val="20"/>
        </w:rPr>
        <w:t>Fler tjänstekontrakt k</w:t>
      </w:r>
      <w:r>
        <w:rPr>
          <w:rFonts w:cs="Arial"/>
          <w:szCs w:val="20"/>
        </w:rPr>
        <w:t>an komma</w:t>
      </w:r>
      <w:r w:rsidRPr="00DF7196">
        <w:rPr>
          <w:rFonts w:cs="Arial"/>
          <w:szCs w:val="20"/>
        </w:rPr>
        <w:t xml:space="preserve"> att utvecklas varefter behov uppstår.</w:t>
      </w:r>
    </w:p>
    <w:p w14:paraId="144C5C80" w14:textId="77777777" w:rsidR="006342E6" w:rsidRPr="00DF7196" w:rsidRDefault="006342E6" w:rsidP="006342E6">
      <w:pPr>
        <w:rPr>
          <w:rFonts w:cs="Arial"/>
          <w:szCs w:val="20"/>
        </w:rPr>
      </w:pPr>
    </w:p>
    <w:p w14:paraId="5ECF72A9" w14:textId="77777777" w:rsidR="0039481C" w:rsidRDefault="0039481C" w:rsidP="0039481C">
      <w:pPr>
        <w:pStyle w:val="Heading4"/>
      </w:pPr>
      <w:r>
        <w:t>Arbetsflöde</w:t>
      </w:r>
    </w:p>
    <w:p w14:paraId="24AE88CA" w14:textId="77777777" w:rsidR="00165000" w:rsidRPr="00DF7196" w:rsidRDefault="00165000" w:rsidP="00165000">
      <w:pPr>
        <w:pStyle w:val="ListParagraph"/>
        <w:numPr>
          <w:ilvl w:val="0"/>
          <w:numId w:val="34"/>
        </w:numPr>
        <w:tabs>
          <w:tab w:val="left" w:pos="3912"/>
        </w:tabs>
        <w:spacing w:after="60" w:line="240" w:lineRule="auto"/>
      </w:pPr>
      <w:r w:rsidRPr="00DF7196">
        <w:t>Flödet startar generellt när en användare i tjänstekonsumentens tjänst (nedan kallad Tjänsten) önskar åtkomst till viss information som finns i tjänsteproducentens tjänst (nedan kallad Katalogen)</w:t>
      </w:r>
    </w:p>
    <w:p w14:paraId="56C260EF" w14:textId="77777777" w:rsidR="00165000" w:rsidRPr="00DF7196" w:rsidRDefault="00165000" w:rsidP="00165000">
      <w:pPr>
        <w:pStyle w:val="ListParagraph"/>
        <w:numPr>
          <w:ilvl w:val="1"/>
          <w:numId w:val="34"/>
        </w:numPr>
        <w:tabs>
          <w:tab w:val="left" w:pos="3912"/>
        </w:tabs>
        <w:spacing w:after="60" w:line="240" w:lineRule="auto"/>
      </w:pPr>
      <w:r w:rsidRPr="00DF7196">
        <w:t>Tjänsteproducenten kan här antingen hämta den efterfrågande informationsmängden i det ögonblick då användaren försöker få åtkomst till informationen eller i förväg genom regelbunden (ofta dygnsvis) inhämtning av den totala informationsmängd som överenskommits i anslutningen</w:t>
      </w:r>
    </w:p>
    <w:p w14:paraId="7A0D8976" w14:textId="77777777" w:rsidR="00165000" w:rsidRPr="00DF7196" w:rsidRDefault="00165000" w:rsidP="00165000">
      <w:pPr>
        <w:pStyle w:val="ListParagraph"/>
        <w:numPr>
          <w:ilvl w:val="0"/>
          <w:numId w:val="34"/>
        </w:numPr>
        <w:tabs>
          <w:tab w:val="left" w:pos="3912"/>
        </w:tabs>
        <w:spacing w:after="60" w:line="240" w:lineRule="auto"/>
      </w:pPr>
      <w:r>
        <w:t>Relevant inparamete</w:t>
      </w:r>
      <w:r w:rsidRPr="00DF7196">
        <w:t>r extraheras och skickas i överenskommet tjänstekontrakt till Katalogen</w:t>
      </w:r>
    </w:p>
    <w:p w14:paraId="745F6F7F" w14:textId="77777777" w:rsidR="00165000" w:rsidRPr="00DF7196" w:rsidRDefault="00165000" w:rsidP="00165000">
      <w:pPr>
        <w:pStyle w:val="ListParagraph"/>
        <w:numPr>
          <w:ilvl w:val="1"/>
          <w:numId w:val="34"/>
        </w:numPr>
        <w:tabs>
          <w:tab w:val="left" w:pos="3912"/>
        </w:tabs>
        <w:spacing w:after="60" w:line="240" w:lineRule="auto"/>
      </w:pPr>
      <w:r w:rsidRPr="00DF7196">
        <w:t>Vilka inparametrar som är relevanta definieras i respektive kontrakt</w:t>
      </w:r>
    </w:p>
    <w:p w14:paraId="0C455041" w14:textId="77777777" w:rsidR="00165000" w:rsidRPr="00DF7196" w:rsidRDefault="00165000" w:rsidP="00165000">
      <w:pPr>
        <w:pStyle w:val="ListParagraph"/>
        <w:numPr>
          <w:ilvl w:val="0"/>
          <w:numId w:val="34"/>
        </w:numPr>
        <w:tabs>
          <w:tab w:val="left" w:pos="3912"/>
        </w:tabs>
        <w:spacing w:after="60" w:line="240" w:lineRule="auto"/>
      </w:pPr>
      <w:r w:rsidRPr="00DF7196">
        <w:t>Katalogen verifierar om aktuellt objekt återfinns i Katalogen, baserat på inskickade inparametrar</w:t>
      </w:r>
    </w:p>
    <w:p w14:paraId="5A247D7E" w14:textId="7F583F5F" w:rsidR="00165000" w:rsidRPr="00DF7196" w:rsidRDefault="00165000" w:rsidP="00165000">
      <w:pPr>
        <w:pStyle w:val="ListParagraph"/>
        <w:numPr>
          <w:ilvl w:val="1"/>
          <w:numId w:val="34"/>
        </w:numPr>
        <w:tabs>
          <w:tab w:val="left" w:pos="3912"/>
        </w:tabs>
        <w:spacing w:after="60" w:line="240" w:lineRule="auto"/>
      </w:pPr>
      <w:r w:rsidRPr="00DF7196">
        <w:t xml:space="preserve">Om så inte är fallet skickas ett meddelande till Tjänsten att objektet saknas och flödet fortsätter då enligt punkt </w:t>
      </w:r>
      <w:r w:rsidRPr="00DF7196">
        <w:fldChar w:fldCharType="begin"/>
      </w:r>
      <w:r w:rsidRPr="00DF7196">
        <w:instrText xml:space="preserve"> REF _Ref362010048 \r \h </w:instrText>
      </w:r>
      <w:r w:rsidRPr="00DF7196">
        <w:fldChar w:fldCharType="separate"/>
      </w:r>
      <w:r w:rsidR="00801343">
        <w:t>6</w:t>
      </w:r>
      <w:r w:rsidRPr="00DF7196">
        <w:fldChar w:fldCharType="end"/>
      </w:r>
    </w:p>
    <w:p w14:paraId="44EF273C" w14:textId="77777777" w:rsidR="00165000" w:rsidRPr="00DF7196" w:rsidRDefault="00165000" w:rsidP="00165000">
      <w:pPr>
        <w:pStyle w:val="ListParagraph"/>
        <w:numPr>
          <w:ilvl w:val="0"/>
          <w:numId w:val="34"/>
        </w:numPr>
        <w:tabs>
          <w:tab w:val="left" w:pos="3912"/>
        </w:tabs>
        <w:spacing w:after="60" w:line="240" w:lineRule="auto"/>
      </w:pPr>
      <w:r w:rsidRPr="00DF7196">
        <w:t>Om objektet återfinns i Katalogen extraheras de egenskaper som specificerats i aktuellt tjänstekontrakt och skickas till Tjänsten</w:t>
      </w:r>
    </w:p>
    <w:p w14:paraId="25C1082F" w14:textId="77777777" w:rsidR="00165000" w:rsidRPr="00DF7196" w:rsidRDefault="00165000" w:rsidP="00165000">
      <w:pPr>
        <w:pStyle w:val="ListParagraph"/>
        <w:numPr>
          <w:ilvl w:val="0"/>
          <w:numId w:val="34"/>
        </w:numPr>
        <w:tabs>
          <w:tab w:val="left" w:pos="3912"/>
        </w:tabs>
        <w:spacing w:after="60" w:line="240" w:lineRule="auto"/>
      </w:pPr>
      <w:r w:rsidRPr="00DF7196">
        <w:t>Egenskaper för det eller de objekt som returnerats från Katalogen behandlas i Tjänsten</w:t>
      </w:r>
    </w:p>
    <w:p w14:paraId="7963AF50" w14:textId="77777777" w:rsidR="00165000" w:rsidRPr="00DF7196" w:rsidRDefault="00165000" w:rsidP="00165000">
      <w:pPr>
        <w:pStyle w:val="ListParagraph"/>
        <w:numPr>
          <w:ilvl w:val="1"/>
          <w:numId w:val="34"/>
        </w:numPr>
        <w:tabs>
          <w:tab w:val="left" w:pos="3912"/>
        </w:tabs>
        <w:spacing w:after="60" w:line="240" w:lineRule="auto"/>
      </w:pPr>
      <w:r w:rsidRPr="00DF7196">
        <w:t>Irrelevant information sållas bort, eventuell nödvändig översättning av attributinnehåll görs och informationen läggs in i Tjänstens layout/mallar för presentation av information</w:t>
      </w:r>
    </w:p>
    <w:p w14:paraId="004991C5" w14:textId="77777777" w:rsidR="00165000" w:rsidRPr="00DF7196" w:rsidRDefault="00165000" w:rsidP="00165000">
      <w:pPr>
        <w:pStyle w:val="ListParagraph"/>
        <w:numPr>
          <w:ilvl w:val="1"/>
          <w:numId w:val="34"/>
        </w:numPr>
        <w:tabs>
          <w:tab w:val="left" w:pos="3912"/>
        </w:tabs>
        <w:spacing w:after="60" w:line="240" w:lineRule="auto"/>
      </w:pPr>
      <w:r w:rsidRPr="00DF7196">
        <w:t xml:space="preserve">Vissa tjänster </w:t>
      </w:r>
      <w:r>
        <w:t>kan även använda</w:t>
      </w:r>
      <w:r w:rsidRPr="00DF7196">
        <w:t xml:space="preserve"> information från andra källor som då också läggs ihop med informationen från Katalogen enligt ovan</w:t>
      </w:r>
    </w:p>
    <w:p w14:paraId="2169CFDE" w14:textId="77777777" w:rsidR="00165000" w:rsidRPr="00DF7196" w:rsidRDefault="00165000" w:rsidP="00165000">
      <w:pPr>
        <w:pStyle w:val="ListParagraph"/>
        <w:numPr>
          <w:ilvl w:val="0"/>
          <w:numId w:val="34"/>
        </w:numPr>
        <w:tabs>
          <w:tab w:val="left" w:pos="3912"/>
        </w:tabs>
        <w:spacing w:after="60" w:line="240" w:lineRule="auto"/>
      </w:pPr>
      <w:bookmarkStart w:id="503" w:name="_Ref362010048"/>
      <w:r w:rsidRPr="00DF7196">
        <w:t xml:space="preserve">Tjänsten meddelar användaren </w:t>
      </w:r>
      <w:bookmarkEnd w:id="503"/>
      <w:r w:rsidRPr="00DF7196">
        <w:t>resultatet av sökningen och presenterar den information som erhållits från Katalogen samt eventuella andra informationskällor</w:t>
      </w:r>
    </w:p>
    <w:p w14:paraId="4A89D500" w14:textId="77777777" w:rsidR="0039481C" w:rsidRDefault="0039481C" w:rsidP="0039481C">
      <w:pPr>
        <w:pStyle w:val="Heading5"/>
      </w:pPr>
      <w:r w:rsidRPr="00E131FD">
        <w:t>Roller</w:t>
      </w:r>
    </w:p>
    <w:p w14:paraId="47238B11" w14:textId="77777777" w:rsidR="006342E6" w:rsidRDefault="006342E6" w:rsidP="0039481C"/>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8"/>
        <w:gridCol w:w="7069"/>
      </w:tblGrid>
      <w:tr w:rsidR="00DA3B1C" w:rsidRPr="000D195E" w14:paraId="459448B7" w14:textId="77777777" w:rsidTr="00A02230">
        <w:trPr>
          <w:trHeight w:val="348"/>
        </w:trPr>
        <w:tc>
          <w:tcPr>
            <w:tcW w:w="1027" w:type="pct"/>
            <w:shd w:val="clear" w:color="auto" w:fill="D9D9D9"/>
          </w:tcPr>
          <w:p w14:paraId="6DF4A927" w14:textId="77777777" w:rsidR="00DA3B1C" w:rsidRPr="000D195E" w:rsidRDefault="00DA3B1C" w:rsidP="00A02230">
            <w:pPr>
              <w:tabs>
                <w:tab w:val="left" w:pos="567"/>
              </w:tabs>
              <w:jc w:val="center"/>
            </w:pPr>
            <w:r w:rsidRPr="000D195E">
              <w:t>Namn/beteckning</w:t>
            </w:r>
          </w:p>
        </w:tc>
        <w:tc>
          <w:tcPr>
            <w:tcW w:w="3973" w:type="pct"/>
            <w:shd w:val="clear" w:color="auto" w:fill="D9D9D9"/>
          </w:tcPr>
          <w:p w14:paraId="5E0A20AC" w14:textId="77777777" w:rsidR="00DA3B1C" w:rsidRPr="000D195E" w:rsidRDefault="00DA3B1C" w:rsidP="00A02230">
            <w:pPr>
              <w:tabs>
                <w:tab w:val="left" w:pos="567"/>
              </w:tabs>
            </w:pPr>
            <w:r w:rsidRPr="000D195E">
              <w:t>Beskrivning</w:t>
            </w:r>
            <w:r>
              <w:t xml:space="preserve"> alt. referens</w:t>
            </w:r>
          </w:p>
        </w:tc>
      </w:tr>
      <w:tr w:rsidR="00DA3B1C" w:rsidRPr="000D195E" w14:paraId="5E1F6BEE" w14:textId="77777777" w:rsidTr="00A02230">
        <w:trPr>
          <w:trHeight w:val="709"/>
        </w:trPr>
        <w:tc>
          <w:tcPr>
            <w:tcW w:w="1027" w:type="pct"/>
          </w:tcPr>
          <w:p w14:paraId="64B67356" w14:textId="1A547859" w:rsidR="00DA3B1C" w:rsidRPr="000D195E" w:rsidRDefault="00DA3B1C" w:rsidP="00A02230">
            <w:pPr>
              <w:tabs>
                <w:tab w:val="left" w:pos="567"/>
              </w:tabs>
            </w:pPr>
            <w:r>
              <w:lastRenderedPageBreak/>
              <w:t>Användare</w:t>
            </w:r>
          </w:p>
        </w:tc>
        <w:tc>
          <w:tcPr>
            <w:tcW w:w="3973" w:type="pct"/>
          </w:tcPr>
          <w:p w14:paraId="4673A8CC" w14:textId="1750857A" w:rsidR="00DA3B1C" w:rsidRPr="000D195E" w:rsidRDefault="00165000" w:rsidP="00165000">
            <w:r>
              <w:t>Utgörs som regel</w:t>
            </w:r>
            <w:r w:rsidR="00DA3B1C">
              <w:t xml:space="preserve"> av en medarbetare inom vården (som söker information om en specifik </w:t>
            </w:r>
            <w:r>
              <w:t>person</w:t>
            </w:r>
            <w:r w:rsidR="00DA3B1C">
              <w:t>)</w:t>
            </w:r>
          </w:p>
        </w:tc>
      </w:tr>
      <w:tr w:rsidR="00DA3B1C" w:rsidRPr="000D195E" w14:paraId="53C3D1CD" w14:textId="77777777" w:rsidTr="00A02230">
        <w:trPr>
          <w:trHeight w:val="709"/>
        </w:trPr>
        <w:tc>
          <w:tcPr>
            <w:tcW w:w="1027" w:type="pct"/>
          </w:tcPr>
          <w:p w14:paraId="767C70C9" w14:textId="77777777" w:rsidR="00DA3B1C" w:rsidRPr="000D195E" w:rsidRDefault="00DA3B1C" w:rsidP="00A02230">
            <w:pPr>
              <w:tabs>
                <w:tab w:val="left" w:pos="567"/>
              </w:tabs>
            </w:pPr>
          </w:p>
        </w:tc>
        <w:tc>
          <w:tcPr>
            <w:tcW w:w="3973" w:type="pct"/>
          </w:tcPr>
          <w:p w14:paraId="1EFFBB5E" w14:textId="77777777" w:rsidR="00DA3B1C" w:rsidRPr="000D195E" w:rsidRDefault="00DA3B1C" w:rsidP="00A02230">
            <w:pPr>
              <w:tabs>
                <w:tab w:val="left" w:pos="567"/>
              </w:tabs>
            </w:pPr>
          </w:p>
        </w:tc>
      </w:tr>
    </w:tbl>
    <w:p w14:paraId="4C1F75BD" w14:textId="77777777" w:rsidR="00DA3B1C" w:rsidRPr="00E131FD" w:rsidRDefault="00DA3B1C" w:rsidP="0039481C"/>
    <w:p w14:paraId="0B6D116F" w14:textId="2E0A3AE1" w:rsidR="0039481C" w:rsidRDefault="006342E6" w:rsidP="0039481C">
      <w:pPr>
        <w:pStyle w:val="Heading4"/>
      </w:pPr>
      <w:r>
        <w:t>Flödesdiagram</w:t>
      </w:r>
    </w:p>
    <w:p w14:paraId="724291EF" w14:textId="3723FBC2" w:rsidR="0039481C" w:rsidRPr="007B79AC" w:rsidRDefault="001D0DD7" w:rsidP="0039481C">
      <w:pPr>
        <w:tabs>
          <w:tab w:val="left" w:pos="3912"/>
        </w:tabs>
        <w:rPr>
          <w:color w:val="4F81BD" w:themeColor="accent1"/>
        </w:rPr>
      </w:pPr>
      <w:r>
        <w:object w:dxaOrig="15778" w:dyaOrig="11073" w14:anchorId="6BF528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6pt;height:348pt" o:ole="">
            <v:imagedata r:id="rId10" o:title=""/>
          </v:shape>
          <o:OLEObject Type="Embed" ProgID="Visio.Drawing.11" ShapeID="_x0000_i1025" DrawAspect="Content" ObjectID="_1541320062" r:id="rId11"/>
        </w:object>
      </w:r>
    </w:p>
    <w:p w14:paraId="5E4E6378" w14:textId="77777777" w:rsidR="0039481C" w:rsidRDefault="0039481C" w:rsidP="0039481C">
      <w:pPr>
        <w:rPr>
          <w:color w:val="4F81BD" w:themeColor="accent1"/>
        </w:rPr>
      </w:pPr>
    </w:p>
    <w:p w14:paraId="0DC4D816" w14:textId="1F124D07" w:rsidR="0056107E" w:rsidRPr="006342E6" w:rsidRDefault="0056107E" w:rsidP="0056107E">
      <w:pPr>
        <w:pStyle w:val="Heading3"/>
      </w:pPr>
      <w:bookmarkStart w:id="504" w:name="_Toc467578098"/>
      <w:r w:rsidRPr="006342E6">
        <w:t xml:space="preserve">Flöde – </w:t>
      </w:r>
      <w:r w:rsidR="007C0D6F">
        <w:t>Lista medarbetare på vårdenhet</w:t>
      </w:r>
      <w:bookmarkEnd w:id="504"/>
    </w:p>
    <w:p w14:paraId="53A27D29" w14:textId="2A44EC99" w:rsidR="0056107E" w:rsidRPr="00DF7196" w:rsidRDefault="0056107E" w:rsidP="0056107E">
      <w:r>
        <w:t xml:space="preserve">Tjänstekontrakten som beskrivs i detta flöde används för att hämta information om </w:t>
      </w:r>
      <w:r w:rsidR="002158A8">
        <w:t>personer som</w:t>
      </w:r>
      <w:r>
        <w:t xml:space="preserve"> arbetar på uppdrag av en </w:t>
      </w:r>
      <w:r w:rsidR="002158A8">
        <w:t>specifik vårdenhet</w:t>
      </w:r>
      <w:r>
        <w:t>.</w:t>
      </w:r>
    </w:p>
    <w:p w14:paraId="1BA87E70" w14:textId="7B2CDC5D" w:rsidR="0056107E" w:rsidRPr="00DF7196" w:rsidRDefault="0056107E" w:rsidP="0056107E">
      <w:r>
        <w:t xml:space="preserve">Anropet kan till exempel användas vid tillägg/uppdatering/kontroll av användare </w:t>
      </w:r>
      <w:r w:rsidR="00FD2C30">
        <w:t xml:space="preserve">i </w:t>
      </w:r>
      <w:r>
        <w:t>en intern användardatabas i en tjänst eller vid tilldelning av ärenden till en medarbetare</w:t>
      </w:r>
      <w:r w:rsidR="002158A8">
        <w:t>.</w:t>
      </w:r>
      <w:r>
        <w:t xml:space="preserve"> D</w:t>
      </w:r>
      <w:r w:rsidRPr="00DF7196">
        <w:t>essa användningsområden kan beskrivas med nedanstående övergripande flöde.</w:t>
      </w:r>
    </w:p>
    <w:p w14:paraId="2A0761C9" w14:textId="77777777" w:rsidR="0056107E" w:rsidRPr="00DF7196" w:rsidRDefault="0056107E" w:rsidP="0056107E">
      <w:r w:rsidRPr="00DF7196">
        <w:lastRenderedPageBreak/>
        <w:t xml:space="preserve">Tjänstekontrakten som idag stödjer detta flöde är </w:t>
      </w:r>
    </w:p>
    <w:p w14:paraId="783F205A" w14:textId="1FED21D2" w:rsidR="0056107E" w:rsidRPr="00DF7196" w:rsidRDefault="0056107E" w:rsidP="0056107E">
      <w:pPr>
        <w:numPr>
          <w:ilvl w:val="0"/>
          <w:numId w:val="27"/>
        </w:numPr>
        <w:spacing w:after="60" w:line="240" w:lineRule="auto"/>
        <w:rPr>
          <w:rFonts w:cs="Arial"/>
          <w:szCs w:val="20"/>
        </w:rPr>
      </w:pPr>
      <w:r>
        <w:t>GetCommissionMembers</w:t>
      </w:r>
      <w:r w:rsidRPr="00DF7196">
        <w:t>IncludingProtectedPerson</w:t>
      </w:r>
      <w:r w:rsidRPr="00DF7196">
        <w:rPr>
          <w:rFonts w:cs="Arial"/>
          <w:szCs w:val="20"/>
        </w:rPr>
        <w:t xml:space="preserve"> (se avsnitt</w:t>
      </w:r>
      <w:r>
        <w:rPr>
          <w:rFonts w:cs="Arial"/>
          <w:szCs w:val="20"/>
        </w:rPr>
        <w:t xml:space="preserve"> </w:t>
      </w:r>
      <w:r w:rsidR="00CE6BBE">
        <w:rPr>
          <w:rFonts w:cs="Arial"/>
          <w:szCs w:val="20"/>
        </w:rPr>
        <w:fldChar w:fldCharType="begin"/>
      </w:r>
      <w:r w:rsidR="00CE6BBE">
        <w:rPr>
          <w:rFonts w:cs="Arial"/>
          <w:szCs w:val="20"/>
        </w:rPr>
        <w:instrText xml:space="preserve"> REF _Ref401069158 \r \h </w:instrText>
      </w:r>
      <w:r w:rsidR="00CE6BBE">
        <w:rPr>
          <w:rFonts w:cs="Arial"/>
          <w:szCs w:val="20"/>
        </w:rPr>
      </w:r>
      <w:r w:rsidR="00CE6BBE">
        <w:rPr>
          <w:rFonts w:cs="Arial"/>
          <w:szCs w:val="20"/>
        </w:rPr>
        <w:fldChar w:fldCharType="separate"/>
      </w:r>
      <w:r w:rsidR="00801343">
        <w:rPr>
          <w:rFonts w:cs="Arial"/>
          <w:szCs w:val="20"/>
        </w:rPr>
        <w:t>6.3</w:t>
      </w:r>
      <w:r w:rsidR="00CE6BBE">
        <w:rPr>
          <w:rFonts w:cs="Arial"/>
          <w:szCs w:val="20"/>
        </w:rPr>
        <w:fldChar w:fldCharType="end"/>
      </w:r>
      <w:r w:rsidRPr="00DF7196">
        <w:rPr>
          <w:rFonts w:cs="Arial"/>
          <w:szCs w:val="20"/>
        </w:rPr>
        <w:t xml:space="preserve">) </w:t>
      </w:r>
    </w:p>
    <w:p w14:paraId="28C90FB6" w14:textId="4B8828D7" w:rsidR="0056107E" w:rsidRPr="00DF7196" w:rsidRDefault="0056107E" w:rsidP="0056107E">
      <w:pPr>
        <w:numPr>
          <w:ilvl w:val="0"/>
          <w:numId w:val="27"/>
        </w:numPr>
        <w:spacing w:after="60" w:line="240" w:lineRule="auto"/>
        <w:rPr>
          <w:rFonts w:cs="Arial"/>
          <w:szCs w:val="20"/>
        </w:rPr>
      </w:pPr>
      <w:r>
        <w:rPr>
          <w:rFonts w:cs="Arial"/>
          <w:szCs w:val="20"/>
        </w:rPr>
        <w:t>Get</w:t>
      </w:r>
      <w:r>
        <w:t>CommissionMembers</w:t>
      </w:r>
      <w:r w:rsidRPr="00DF7196">
        <w:rPr>
          <w:rFonts w:cs="Arial"/>
          <w:szCs w:val="20"/>
        </w:rPr>
        <w:t xml:space="preserve"> (se avsnitt </w:t>
      </w:r>
      <w:r w:rsidR="0089454A">
        <w:rPr>
          <w:rFonts w:cs="Arial"/>
          <w:szCs w:val="20"/>
        </w:rPr>
        <w:fldChar w:fldCharType="begin"/>
      </w:r>
      <w:r w:rsidR="0089454A">
        <w:rPr>
          <w:rFonts w:cs="Arial"/>
          <w:szCs w:val="20"/>
        </w:rPr>
        <w:instrText xml:space="preserve"> REF _Ref401069186 \r \h </w:instrText>
      </w:r>
      <w:r w:rsidR="0089454A">
        <w:rPr>
          <w:rFonts w:cs="Arial"/>
          <w:szCs w:val="20"/>
        </w:rPr>
      </w:r>
      <w:r w:rsidR="0089454A">
        <w:rPr>
          <w:rFonts w:cs="Arial"/>
          <w:szCs w:val="20"/>
        </w:rPr>
        <w:fldChar w:fldCharType="separate"/>
      </w:r>
      <w:r w:rsidR="00801343">
        <w:rPr>
          <w:rFonts w:cs="Arial"/>
          <w:szCs w:val="20"/>
        </w:rPr>
        <w:t>6.4</w:t>
      </w:r>
      <w:r w:rsidR="0089454A">
        <w:rPr>
          <w:rFonts w:cs="Arial"/>
          <w:szCs w:val="20"/>
        </w:rPr>
        <w:fldChar w:fldCharType="end"/>
      </w:r>
      <w:r w:rsidRPr="00DF7196">
        <w:rPr>
          <w:rFonts w:cs="Arial"/>
          <w:szCs w:val="20"/>
        </w:rPr>
        <w:t>)</w:t>
      </w:r>
    </w:p>
    <w:p w14:paraId="13461E94" w14:textId="77777777" w:rsidR="0056107E" w:rsidRPr="00DF7196" w:rsidRDefault="0056107E" w:rsidP="0056107E">
      <w:pPr>
        <w:rPr>
          <w:rFonts w:cs="Arial"/>
          <w:szCs w:val="20"/>
        </w:rPr>
      </w:pPr>
    </w:p>
    <w:p w14:paraId="040FC24D" w14:textId="77777777" w:rsidR="0056107E" w:rsidRDefault="0056107E" w:rsidP="0056107E">
      <w:pPr>
        <w:pStyle w:val="Heading4"/>
      </w:pPr>
      <w:r>
        <w:t>Arbetsflöde</w:t>
      </w:r>
    </w:p>
    <w:p w14:paraId="6B9DAFBA" w14:textId="77777777" w:rsidR="0056107E" w:rsidRPr="00DF7196" w:rsidRDefault="0056107E" w:rsidP="00AE33A3">
      <w:pPr>
        <w:pStyle w:val="ListParagraph"/>
        <w:numPr>
          <w:ilvl w:val="0"/>
          <w:numId w:val="39"/>
        </w:numPr>
        <w:tabs>
          <w:tab w:val="left" w:pos="3912"/>
        </w:tabs>
        <w:spacing w:after="60" w:line="240" w:lineRule="auto"/>
      </w:pPr>
      <w:r w:rsidRPr="00DF7196">
        <w:t>Flödet startar generellt när en användare i tjänstekonsumentens tjänst (nedan kallad Tjänsten) önskar åtkomst till viss information som finns i tjänsteproducentens tjänst (nedan kallad Katalogen)</w:t>
      </w:r>
    </w:p>
    <w:p w14:paraId="1B6B75C6" w14:textId="77777777" w:rsidR="0056107E" w:rsidRPr="00DF7196" w:rsidRDefault="0056107E" w:rsidP="00AE33A3">
      <w:pPr>
        <w:pStyle w:val="ListParagraph"/>
        <w:numPr>
          <w:ilvl w:val="1"/>
          <w:numId w:val="39"/>
        </w:numPr>
        <w:tabs>
          <w:tab w:val="left" w:pos="3912"/>
        </w:tabs>
        <w:spacing w:after="60" w:line="240" w:lineRule="auto"/>
      </w:pPr>
      <w:r w:rsidRPr="00DF7196">
        <w:t>Tjänsteproducenten kan här antingen hämta den efterfrågande informationsmängden i det ögonblick då användaren försöker få åtkomst till informationen eller i förväg genom regelbunden (ofta dygnsvis) inhämtning av den totala informationsmängd som överenskommits i anslutningen</w:t>
      </w:r>
    </w:p>
    <w:p w14:paraId="0491E282" w14:textId="4A651B5F" w:rsidR="0056107E" w:rsidRPr="00DF7196" w:rsidRDefault="0056107E" w:rsidP="00AE33A3">
      <w:pPr>
        <w:pStyle w:val="ListParagraph"/>
        <w:numPr>
          <w:ilvl w:val="0"/>
          <w:numId w:val="39"/>
        </w:numPr>
        <w:tabs>
          <w:tab w:val="left" w:pos="3912"/>
        </w:tabs>
        <w:spacing w:after="60" w:line="240" w:lineRule="auto"/>
      </w:pPr>
      <w:r>
        <w:t>Relevant</w:t>
      </w:r>
      <w:r w:rsidR="00AE33A3">
        <w:t>a inparametrar</w:t>
      </w:r>
      <w:r w:rsidRPr="00DF7196">
        <w:t xml:space="preserve"> extraheras och skickas i överenskommet tjänstekontrakt till Katalogen</w:t>
      </w:r>
    </w:p>
    <w:p w14:paraId="6BAB43D4" w14:textId="77777777" w:rsidR="0056107E" w:rsidRPr="00DF7196" w:rsidRDefault="0056107E" w:rsidP="00AE33A3">
      <w:pPr>
        <w:pStyle w:val="ListParagraph"/>
        <w:numPr>
          <w:ilvl w:val="1"/>
          <w:numId w:val="39"/>
        </w:numPr>
        <w:tabs>
          <w:tab w:val="left" w:pos="3912"/>
        </w:tabs>
        <w:spacing w:after="60" w:line="240" w:lineRule="auto"/>
      </w:pPr>
      <w:r w:rsidRPr="00DF7196">
        <w:t>Vilka inparametrar som är relevanta definieras i respektive kontrakt</w:t>
      </w:r>
    </w:p>
    <w:p w14:paraId="24561B78" w14:textId="77777777" w:rsidR="0056107E" w:rsidRPr="00DF7196" w:rsidRDefault="0056107E" w:rsidP="00AE33A3">
      <w:pPr>
        <w:pStyle w:val="ListParagraph"/>
        <w:numPr>
          <w:ilvl w:val="0"/>
          <w:numId w:val="39"/>
        </w:numPr>
        <w:tabs>
          <w:tab w:val="left" w:pos="3912"/>
        </w:tabs>
        <w:spacing w:after="60" w:line="240" w:lineRule="auto"/>
      </w:pPr>
      <w:r w:rsidRPr="00DF7196">
        <w:t>Katalogen verifierar om aktuellt objekt återfinns i Katalogen, baserat på inskickade inparametrar</w:t>
      </w:r>
    </w:p>
    <w:p w14:paraId="1668A363" w14:textId="549D0092" w:rsidR="0056107E" w:rsidRPr="00DF7196" w:rsidRDefault="0056107E" w:rsidP="00AE33A3">
      <w:pPr>
        <w:pStyle w:val="ListParagraph"/>
        <w:numPr>
          <w:ilvl w:val="1"/>
          <w:numId w:val="39"/>
        </w:numPr>
        <w:tabs>
          <w:tab w:val="left" w:pos="3912"/>
        </w:tabs>
        <w:spacing w:after="60" w:line="240" w:lineRule="auto"/>
      </w:pPr>
      <w:r w:rsidRPr="00DF7196">
        <w:t xml:space="preserve">Om så inte är fallet skickas ett meddelande till Tjänsten att objektet saknas och flödet fortsätter då enligt punkt </w:t>
      </w:r>
      <w:r w:rsidRPr="00DF7196">
        <w:fldChar w:fldCharType="begin"/>
      </w:r>
      <w:r w:rsidRPr="00DF7196">
        <w:instrText xml:space="preserve"> REF _Ref362010048 \r \h </w:instrText>
      </w:r>
      <w:r w:rsidRPr="00DF7196">
        <w:fldChar w:fldCharType="separate"/>
      </w:r>
      <w:r w:rsidR="00801343">
        <w:t>6</w:t>
      </w:r>
      <w:r w:rsidRPr="00DF7196">
        <w:fldChar w:fldCharType="end"/>
      </w:r>
    </w:p>
    <w:p w14:paraId="4750C9CE" w14:textId="77777777" w:rsidR="0056107E" w:rsidRPr="00DF7196" w:rsidRDefault="0056107E" w:rsidP="00AE33A3">
      <w:pPr>
        <w:pStyle w:val="ListParagraph"/>
        <w:numPr>
          <w:ilvl w:val="0"/>
          <w:numId w:val="39"/>
        </w:numPr>
        <w:tabs>
          <w:tab w:val="left" w:pos="3912"/>
        </w:tabs>
        <w:spacing w:after="60" w:line="240" w:lineRule="auto"/>
      </w:pPr>
      <w:r w:rsidRPr="00DF7196">
        <w:t>Om objektet återfinns i Katalogen extraheras de egenskaper som specificerats i aktuellt tjänstekontrakt och skickas till Tjänsten</w:t>
      </w:r>
    </w:p>
    <w:p w14:paraId="015AD090" w14:textId="77777777" w:rsidR="0056107E" w:rsidRPr="00DF7196" w:rsidRDefault="0056107E" w:rsidP="00AE33A3">
      <w:pPr>
        <w:pStyle w:val="ListParagraph"/>
        <w:numPr>
          <w:ilvl w:val="0"/>
          <w:numId w:val="39"/>
        </w:numPr>
        <w:tabs>
          <w:tab w:val="left" w:pos="3912"/>
        </w:tabs>
        <w:spacing w:after="60" w:line="240" w:lineRule="auto"/>
      </w:pPr>
      <w:r w:rsidRPr="00DF7196">
        <w:t>Egenskaper för det eller de objekt som returnerats från Katalogen behandlas i Tjänsten</w:t>
      </w:r>
    </w:p>
    <w:p w14:paraId="13FFC6EF" w14:textId="77777777" w:rsidR="0056107E" w:rsidRPr="00DF7196" w:rsidRDefault="0056107E" w:rsidP="00AE33A3">
      <w:pPr>
        <w:pStyle w:val="ListParagraph"/>
        <w:numPr>
          <w:ilvl w:val="1"/>
          <w:numId w:val="39"/>
        </w:numPr>
        <w:tabs>
          <w:tab w:val="left" w:pos="3912"/>
        </w:tabs>
        <w:spacing w:after="60" w:line="240" w:lineRule="auto"/>
      </w:pPr>
      <w:r w:rsidRPr="00DF7196">
        <w:t>Irrelevant information sållas bort, eventuell nödvändig översättning av attributinnehåll görs och informationen läggs in i Tjänstens layout/mallar för presentation av information</w:t>
      </w:r>
    </w:p>
    <w:p w14:paraId="567F6F27" w14:textId="77777777" w:rsidR="0056107E" w:rsidRPr="00DF7196" w:rsidRDefault="0056107E" w:rsidP="00AE33A3">
      <w:pPr>
        <w:pStyle w:val="ListParagraph"/>
        <w:numPr>
          <w:ilvl w:val="1"/>
          <w:numId w:val="39"/>
        </w:numPr>
        <w:tabs>
          <w:tab w:val="left" w:pos="3912"/>
        </w:tabs>
        <w:spacing w:after="60" w:line="240" w:lineRule="auto"/>
      </w:pPr>
      <w:r w:rsidRPr="00DF7196">
        <w:t xml:space="preserve">Vissa tjänster </w:t>
      </w:r>
      <w:r>
        <w:t>kan även använda</w:t>
      </w:r>
      <w:r w:rsidRPr="00DF7196">
        <w:t xml:space="preserve"> information från andra källor som då också läggs ihop med informationen från Katalogen enligt ovan</w:t>
      </w:r>
    </w:p>
    <w:p w14:paraId="71D81693" w14:textId="77777777" w:rsidR="0056107E" w:rsidRPr="00DF7196" w:rsidRDefault="0056107E" w:rsidP="00AE33A3">
      <w:pPr>
        <w:pStyle w:val="ListParagraph"/>
        <w:numPr>
          <w:ilvl w:val="0"/>
          <w:numId w:val="39"/>
        </w:numPr>
        <w:tabs>
          <w:tab w:val="left" w:pos="3912"/>
        </w:tabs>
        <w:spacing w:after="60" w:line="240" w:lineRule="auto"/>
      </w:pPr>
      <w:r w:rsidRPr="00DF7196">
        <w:t>Tjänsten meddelar användaren resultatet av sökningen och presenterar den information som erhållits från Katalogen samt eventuella andra informationskällor</w:t>
      </w:r>
    </w:p>
    <w:p w14:paraId="09E7010A" w14:textId="77777777" w:rsidR="0056107E" w:rsidRDefault="0056107E" w:rsidP="0056107E">
      <w:pPr>
        <w:pStyle w:val="Heading5"/>
      </w:pPr>
      <w:r w:rsidRPr="00E131FD">
        <w:t>Roller</w:t>
      </w:r>
    </w:p>
    <w:p w14:paraId="7E1F8504" w14:textId="77777777" w:rsidR="0056107E" w:rsidRDefault="0056107E" w:rsidP="0056107E"/>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8"/>
        <w:gridCol w:w="7069"/>
      </w:tblGrid>
      <w:tr w:rsidR="0056107E" w:rsidRPr="000D195E" w14:paraId="245C4DE2" w14:textId="77777777" w:rsidTr="0056107E">
        <w:trPr>
          <w:trHeight w:val="348"/>
        </w:trPr>
        <w:tc>
          <w:tcPr>
            <w:tcW w:w="1027" w:type="pct"/>
            <w:shd w:val="clear" w:color="auto" w:fill="D9D9D9"/>
          </w:tcPr>
          <w:p w14:paraId="1A3EE6FD" w14:textId="77777777" w:rsidR="0056107E" w:rsidRPr="000D195E" w:rsidRDefault="0056107E" w:rsidP="0056107E">
            <w:pPr>
              <w:tabs>
                <w:tab w:val="left" w:pos="567"/>
              </w:tabs>
              <w:jc w:val="center"/>
            </w:pPr>
            <w:r w:rsidRPr="000D195E">
              <w:t>Namn/beteckning</w:t>
            </w:r>
          </w:p>
        </w:tc>
        <w:tc>
          <w:tcPr>
            <w:tcW w:w="3973" w:type="pct"/>
            <w:shd w:val="clear" w:color="auto" w:fill="D9D9D9"/>
          </w:tcPr>
          <w:p w14:paraId="7A302730" w14:textId="77777777" w:rsidR="0056107E" w:rsidRPr="000D195E" w:rsidRDefault="0056107E" w:rsidP="0056107E">
            <w:pPr>
              <w:tabs>
                <w:tab w:val="left" w:pos="567"/>
              </w:tabs>
            </w:pPr>
            <w:r w:rsidRPr="000D195E">
              <w:t>Beskrivning</w:t>
            </w:r>
            <w:r>
              <w:t xml:space="preserve"> alt. referens</w:t>
            </w:r>
          </w:p>
        </w:tc>
      </w:tr>
      <w:tr w:rsidR="0056107E" w:rsidRPr="000D195E" w14:paraId="125A46A5" w14:textId="77777777" w:rsidTr="0056107E">
        <w:trPr>
          <w:trHeight w:val="709"/>
        </w:trPr>
        <w:tc>
          <w:tcPr>
            <w:tcW w:w="1027" w:type="pct"/>
          </w:tcPr>
          <w:p w14:paraId="04248AE2" w14:textId="77777777" w:rsidR="0056107E" w:rsidRPr="000D195E" w:rsidRDefault="0056107E" w:rsidP="0056107E">
            <w:pPr>
              <w:tabs>
                <w:tab w:val="left" w:pos="567"/>
              </w:tabs>
            </w:pPr>
            <w:r>
              <w:t>Användare</w:t>
            </w:r>
          </w:p>
        </w:tc>
        <w:tc>
          <w:tcPr>
            <w:tcW w:w="3973" w:type="pct"/>
          </w:tcPr>
          <w:p w14:paraId="08F0A0ED" w14:textId="12EA01A7" w:rsidR="0056107E" w:rsidRPr="000D195E" w:rsidRDefault="0056107E" w:rsidP="007C0D6F">
            <w:r>
              <w:t>Utgörs som regel av en medarbetare inom vården</w:t>
            </w:r>
            <w:r w:rsidR="00AE33A3">
              <w:t>s administration</w:t>
            </w:r>
            <w:r>
              <w:t xml:space="preserve"> (som söker en specifik person</w:t>
            </w:r>
            <w:r w:rsidR="007C0D6F">
              <w:t xml:space="preserve"> i en lista av medarbetare</w:t>
            </w:r>
            <w:r>
              <w:t>)</w:t>
            </w:r>
          </w:p>
        </w:tc>
      </w:tr>
      <w:tr w:rsidR="0056107E" w:rsidRPr="000D195E" w14:paraId="6F25FBA5" w14:textId="77777777" w:rsidTr="0056107E">
        <w:trPr>
          <w:trHeight w:val="709"/>
        </w:trPr>
        <w:tc>
          <w:tcPr>
            <w:tcW w:w="1027" w:type="pct"/>
          </w:tcPr>
          <w:p w14:paraId="2C54D14E" w14:textId="77777777" w:rsidR="0056107E" w:rsidRPr="000D195E" w:rsidRDefault="0056107E" w:rsidP="0056107E">
            <w:pPr>
              <w:tabs>
                <w:tab w:val="left" w:pos="567"/>
              </w:tabs>
            </w:pPr>
          </w:p>
        </w:tc>
        <w:tc>
          <w:tcPr>
            <w:tcW w:w="3973" w:type="pct"/>
          </w:tcPr>
          <w:p w14:paraId="4CEE5B00" w14:textId="77777777" w:rsidR="0056107E" w:rsidRPr="000D195E" w:rsidRDefault="0056107E" w:rsidP="0056107E">
            <w:pPr>
              <w:tabs>
                <w:tab w:val="left" w:pos="567"/>
              </w:tabs>
            </w:pPr>
          </w:p>
        </w:tc>
      </w:tr>
    </w:tbl>
    <w:p w14:paraId="1F33D152" w14:textId="77777777" w:rsidR="0056107E" w:rsidRPr="00E131FD" w:rsidRDefault="0056107E" w:rsidP="0056107E"/>
    <w:p w14:paraId="21F1EB51" w14:textId="77777777" w:rsidR="0056107E" w:rsidRDefault="0056107E" w:rsidP="0056107E">
      <w:pPr>
        <w:pStyle w:val="Heading4"/>
      </w:pPr>
      <w:r>
        <w:t>Flödesdiagram</w:t>
      </w:r>
    </w:p>
    <w:p w14:paraId="6F679E69" w14:textId="10F1FBFE" w:rsidR="0056107E" w:rsidRDefault="0056107E" w:rsidP="0056107E"/>
    <w:p w14:paraId="364E24EE" w14:textId="57CE824B" w:rsidR="007C0D6F" w:rsidRDefault="00FD2C30" w:rsidP="0056107E">
      <w:pPr>
        <w:rPr>
          <w:color w:val="4F81BD" w:themeColor="accent1"/>
        </w:rPr>
      </w:pPr>
      <w:r>
        <w:object w:dxaOrig="15778" w:dyaOrig="11073" w14:anchorId="330A3344">
          <v:shape id="_x0000_i1026" type="#_x0000_t75" style="width:523.2pt;height:366.6pt" o:ole="">
            <v:imagedata r:id="rId12" o:title=""/>
          </v:shape>
          <o:OLEObject Type="Embed" ProgID="Visio.Drawing.11" ShapeID="_x0000_i1026" DrawAspect="Content" ObjectID="_1541320063" r:id="rId13"/>
        </w:object>
      </w:r>
    </w:p>
    <w:p w14:paraId="004ACDC9" w14:textId="77777777" w:rsidR="0039481C" w:rsidRDefault="0039481C" w:rsidP="0039481C">
      <w:pPr>
        <w:pStyle w:val="Heading3"/>
      </w:pPr>
      <w:bookmarkStart w:id="505" w:name="_Toc243452553"/>
      <w:bookmarkStart w:id="506" w:name="_Toc467578099"/>
      <w:r>
        <w:t>Obligatoriska kontrakt</w:t>
      </w:r>
      <w:bookmarkEnd w:id="505"/>
      <w:bookmarkEnd w:id="506"/>
    </w:p>
    <w:p w14:paraId="3C41750F" w14:textId="77777777" w:rsidR="0039481C" w:rsidRPr="003727DE" w:rsidRDefault="0039481C" w:rsidP="0039481C"/>
    <w:tbl>
      <w:tblPr>
        <w:tblW w:w="0" w:type="auto"/>
        <w:tblInd w:w="567" w:type="dxa"/>
        <w:tblLayout w:type="fixed"/>
        <w:tblCellMar>
          <w:left w:w="0" w:type="dxa"/>
          <w:right w:w="0" w:type="dxa"/>
        </w:tblCellMar>
        <w:tblLook w:val="04A0" w:firstRow="1" w:lastRow="0" w:firstColumn="1" w:lastColumn="0" w:noHBand="0" w:noVBand="1"/>
      </w:tblPr>
      <w:tblGrid>
        <w:gridCol w:w="4503"/>
        <w:gridCol w:w="5103"/>
      </w:tblGrid>
      <w:tr w:rsidR="006342E6" w:rsidRPr="00865734" w14:paraId="3364E30D" w14:textId="77777777" w:rsidTr="000105E5">
        <w:tc>
          <w:tcPr>
            <w:tcW w:w="4503"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634A3CE" w14:textId="77777777" w:rsidR="006342E6" w:rsidRPr="00865734" w:rsidRDefault="006342E6" w:rsidP="0039481C">
            <w:pPr>
              <w:spacing w:before="100" w:beforeAutospacing="1" w:after="100" w:afterAutospacing="1"/>
              <w:rPr>
                <w:rFonts w:eastAsia="Times New Roman" w:cs="Arial"/>
                <w:b/>
                <w:sz w:val="24"/>
                <w:lang w:eastAsia="sv-SE"/>
              </w:rPr>
            </w:pPr>
            <w:r w:rsidRPr="00865734">
              <w:rPr>
                <w:rFonts w:eastAsia="Times New Roman" w:cs="Arial"/>
                <w:b/>
                <w:sz w:val="24"/>
                <w:lang w:eastAsia="sv-SE"/>
              </w:rPr>
              <w:t>Tjänstekontrakt</w:t>
            </w:r>
          </w:p>
        </w:tc>
        <w:tc>
          <w:tcPr>
            <w:tcW w:w="5103"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C7CEA22" w14:textId="1E86F4C3" w:rsidR="006342E6" w:rsidRPr="00865734" w:rsidRDefault="006342E6" w:rsidP="006342E6">
            <w:pPr>
              <w:spacing w:before="100" w:beforeAutospacing="1" w:after="100" w:afterAutospacing="1"/>
              <w:rPr>
                <w:rFonts w:eastAsia="Times New Roman" w:cs="Arial"/>
                <w:b/>
                <w:sz w:val="24"/>
                <w:lang w:eastAsia="sv-SE"/>
              </w:rPr>
            </w:pPr>
            <w:r>
              <w:rPr>
                <w:rFonts w:eastAsia="Times New Roman" w:cs="Arial"/>
                <w:b/>
                <w:sz w:val="24"/>
                <w:lang w:eastAsia="sv-SE"/>
              </w:rPr>
              <w:t xml:space="preserve">Flöde </w:t>
            </w:r>
          </w:p>
        </w:tc>
      </w:tr>
      <w:tr w:rsidR="006342E6" w:rsidRPr="00865734" w14:paraId="46884E18" w14:textId="77777777" w:rsidTr="000105E5">
        <w:tc>
          <w:tcPr>
            <w:tcW w:w="450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673480" w14:textId="781D0ADA" w:rsidR="006342E6" w:rsidRPr="00971F80" w:rsidRDefault="006342E6" w:rsidP="001C4FB0">
            <w:pPr>
              <w:spacing w:before="100" w:beforeAutospacing="1" w:after="100" w:afterAutospacing="1"/>
              <w:rPr>
                <w:rFonts w:eastAsia="Times New Roman" w:cs="Arial"/>
                <w:sz w:val="24"/>
                <w:highlight w:val="yellow"/>
                <w:lang w:val="en-US" w:eastAsia="sv-SE"/>
              </w:rPr>
            </w:pPr>
            <w:r w:rsidRPr="00971F80">
              <w:rPr>
                <w:rFonts w:cs="Arial"/>
                <w:szCs w:val="20"/>
                <w:lang w:val="en-US"/>
              </w:rPr>
              <w:t>Get</w:t>
            </w:r>
            <w:r w:rsidR="001D0DD7" w:rsidRPr="00971F80">
              <w:rPr>
                <w:rFonts w:cs="Arial"/>
                <w:szCs w:val="20"/>
                <w:lang w:val="en-US"/>
              </w:rPr>
              <w:t xml:space="preserve">EmployeeIncludingProtectedPerson </w:t>
            </w:r>
            <w:r w:rsidRPr="00971F80">
              <w:rPr>
                <w:rFonts w:cs="Arial"/>
                <w:szCs w:val="20"/>
                <w:lang w:val="en-US"/>
              </w:rPr>
              <w:t>(se avsnitt</w:t>
            </w:r>
            <w:r w:rsidR="001C4FB0">
              <w:rPr>
                <w:rFonts w:cs="Arial"/>
                <w:szCs w:val="20"/>
                <w:lang w:val="en-US"/>
              </w:rPr>
              <w:t xml:space="preserve"> </w:t>
            </w:r>
            <w:r w:rsidR="001C4FB0">
              <w:rPr>
                <w:rFonts w:cs="Arial"/>
                <w:szCs w:val="20"/>
                <w:lang w:val="en-US"/>
              </w:rPr>
              <w:fldChar w:fldCharType="begin"/>
            </w:r>
            <w:r w:rsidR="001C4FB0">
              <w:rPr>
                <w:rFonts w:cs="Arial"/>
                <w:szCs w:val="20"/>
                <w:lang w:val="en-US"/>
              </w:rPr>
              <w:instrText xml:space="preserve"> REF _Ref370935488 \r \h </w:instrText>
            </w:r>
            <w:r w:rsidR="001C4FB0">
              <w:rPr>
                <w:rFonts w:cs="Arial"/>
                <w:szCs w:val="20"/>
                <w:lang w:val="en-US"/>
              </w:rPr>
            </w:r>
            <w:r w:rsidR="001C4FB0">
              <w:rPr>
                <w:rFonts w:cs="Arial"/>
                <w:szCs w:val="20"/>
                <w:lang w:val="en-US"/>
              </w:rPr>
              <w:fldChar w:fldCharType="separate"/>
            </w:r>
            <w:r w:rsidR="00801343">
              <w:rPr>
                <w:rFonts w:cs="Arial"/>
                <w:szCs w:val="20"/>
                <w:lang w:val="en-US"/>
              </w:rPr>
              <w:t>6.1</w:t>
            </w:r>
            <w:r w:rsidR="001C4FB0">
              <w:rPr>
                <w:rFonts w:cs="Arial"/>
                <w:szCs w:val="20"/>
                <w:lang w:val="en-US"/>
              </w:rPr>
              <w:fldChar w:fldCharType="end"/>
            </w:r>
            <w:r w:rsidRPr="00971F80">
              <w:rPr>
                <w:rFonts w:cs="Arial"/>
                <w:szCs w:val="20"/>
                <w:lang w:val="en-US"/>
              </w:rPr>
              <w:t>)</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255F6FA" w14:textId="2CFD9E81" w:rsidR="006342E6" w:rsidRPr="000105E5" w:rsidRDefault="000105E5" w:rsidP="001D0DD7">
            <w:pPr>
              <w:spacing w:before="100" w:beforeAutospacing="1" w:after="100" w:afterAutospacing="1"/>
              <w:jc w:val="center"/>
              <w:rPr>
                <w:rFonts w:eastAsia="Times New Roman" w:cs="Arial"/>
                <w:lang w:eastAsia="sv-SE"/>
              </w:rPr>
            </w:pPr>
            <w:r w:rsidRPr="000105E5">
              <w:rPr>
                <w:rFonts w:eastAsia="Times New Roman" w:cs="Arial"/>
                <w:lang w:eastAsia="sv-SE"/>
              </w:rPr>
              <w:t xml:space="preserve">Hämta </w:t>
            </w:r>
            <w:r w:rsidR="001D0DD7">
              <w:rPr>
                <w:rFonts w:eastAsia="Times New Roman" w:cs="Arial"/>
                <w:lang w:eastAsia="sv-SE"/>
              </w:rPr>
              <w:t>information om anställd/uppdragstagare</w:t>
            </w:r>
          </w:p>
        </w:tc>
      </w:tr>
      <w:tr w:rsidR="006342E6" w:rsidRPr="00865734" w14:paraId="6C44466E" w14:textId="77777777" w:rsidTr="002158A8">
        <w:tc>
          <w:tcPr>
            <w:tcW w:w="4503" w:type="dxa"/>
            <w:tcBorders>
              <w:top w:val="nil"/>
              <w:left w:val="single" w:sz="8" w:space="0" w:color="auto"/>
              <w:bottom w:val="nil"/>
              <w:right w:val="single" w:sz="8" w:space="0" w:color="auto"/>
            </w:tcBorders>
            <w:tcMar>
              <w:top w:w="0" w:type="dxa"/>
              <w:left w:w="108" w:type="dxa"/>
              <w:bottom w:w="0" w:type="dxa"/>
              <w:right w:w="108" w:type="dxa"/>
            </w:tcMar>
            <w:hideMark/>
          </w:tcPr>
          <w:p w14:paraId="7628B91F" w14:textId="78A2C405" w:rsidR="00A51AEF" w:rsidRPr="00971F80" w:rsidRDefault="001D0DD7" w:rsidP="001C4FB0">
            <w:pPr>
              <w:spacing w:before="100" w:beforeAutospacing="1" w:after="100" w:afterAutospacing="1"/>
              <w:rPr>
                <w:rFonts w:cs="Arial"/>
                <w:szCs w:val="20"/>
                <w:lang w:val="en-US"/>
              </w:rPr>
            </w:pPr>
            <w:r w:rsidRPr="00971F80">
              <w:rPr>
                <w:rFonts w:cs="Arial"/>
                <w:szCs w:val="20"/>
                <w:lang w:val="en-US"/>
              </w:rPr>
              <w:t>GetEmployee</w:t>
            </w:r>
            <w:r w:rsidR="006342E6" w:rsidRPr="00971F80">
              <w:rPr>
                <w:rFonts w:cs="Arial"/>
                <w:szCs w:val="20"/>
                <w:lang w:val="en-US"/>
              </w:rPr>
              <w:t xml:space="preserve"> (se avsnitt </w:t>
            </w:r>
            <w:r w:rsidR="001C4FB0">
              <w:rPr>
                <w:rFonts w:cs="Arial"/>
                <w:szCs w:val="20"/>
                <w:lang w:val="en-US"/>
              </w:rPr>
              <w:fldChar w:fldCharType="begin"/>
            </w:r>
            <w:r w:rsidR="001C4FB0">
              <w:rPr>
                <w:rFonts w:cs="Arial"/>
                <w:szCs w:val="20"/>
                <w:lang w:val="en-US"/>
              </w:rPr>
              <w:instrText xml:space="preserve"> REF _Ref426109682 \r \h </w:instrText>
            </w:r>
            <w:r w:rsidR="001C4FB0">
              <w:rPr>
                <w:rFonts w:cs="Arial"/>
                <w:szCs w:val="20"/>
                <w:lang w:val="en-US"/>
              </w:rPr>
            </w:r>
            <w:r w:rsidR="001C4FB0">
              <w:rPr>
                <w:rFonts w:cs="Arial"/>
                <w:szCs w:val="20"/>
                <w:lang w:val="en-US"/>
              </w:rPr>
              <w:fldChar w:fldCharType="separate"/>
            </w:r>
            <w:r w:rsidR="00801343">
              <w:rPr>
                <w:rFonts w:cs="Arial"/>
                <w:szCs w:val="20"/>
                <w:lang w:val="en-US"/>
              </w:rPr>
              <w:t>6.2</w:t>
            </w:r>
            <w:r w:rsidR="001C4FB0">
              <w:rPr>
                <w:rFonts w:cs="Arial"/>
                <w:szCs w:val="20"/>
                <w:lang w:val="en-US"/>
              </w:rPr>
              <w:fldChar w:fldCharType="end"/>
            </w:r>
            <w:r w:rsidR="006342E6" w:rsidRPr="00971F80">
              <w:rPr>
                <w:rFonts w:cs="Arial"/>
                <w:szCs w:val="20"/>
                <w:lang w:val="en-US"/>
              </w:rPr>
              <w:t>)</w:t>
            </w:r>
            <w:r w:rsidR="00A51AEF" w:rsidRPr="00971F80">
              <w:rPr>
                <w:rFonts w:cs="Arial"/>
                <w:szCs w:val="20"/>
                <w:lang w:val="en-US"/>
              </w:rPr>
              <w:br/>
            </w:r>
          </w:p>
        </w:tc>
        <w:tc>
          <w:tcPr>
            <w:tcW w:w="5103" w:type="dxa"/>
            <w:tcBorders>
              <w:top w:val="nil"/>
              <w:left w:val="nil"/>
              <w:bottom w:val="nil"/>
              <w:right w:val="single" w:sz="8" w:space="0" w:color="auto"/>
            </w:tcBorders>
            <w:shd w:val="clear" w:color="auto" w:fill="FFFFFF"/>
            <w:tcMar>
              <w:top w:w="0" w:type="dxa"/>
              <w:left w:w="108" w:type="dxa"/>
              <w:bottom w:w="0" w:type="dxa"/>
              <w:right w:w="108" w:type="dxa"/>
            </w:tcMar>
          </w:tcPr>
          <w:p w14:paraId="1352C244" w14:textId="554BA116" w:rsidR="006342E6" w:rsidRPr="000105E5" w:rsidRDefault="001D0DD7" w:rsidP="0039481C">
            <w:pPr>
              <w:spacing w:before="100" w:beforeAutospacing="1" w:after="100" w:afterAutospacing="1"/>
              <w:jc w:val="center"/>
              <w:rPr>
                <w:rFonts w:eastAsia="Times New Roman" w:cs="Arial"/>
                <w:lang w:eastAsia="sv-SE"/>
              </w:rPr>
            </w:pPr>
            <w:r w:rsidRPr="000105E5">
              <w:rPr>
                <w:rFonts w:eastAsia="Times New Roman" w:cs="Arial"/>
                <w:lang w:eastAsia="sv-SE"/>
              </w:rPr>
              <w:t xml:space="preserve">Hämta </w:t>
            </w:r>
            <w:r>
              <w:rPr>
                <w:rFonts w:eastAsia="Times New Roman" w:cs="Arial"/>
                <w:lang w:eastAsia="sv-SE"/>
              </w:rPr>
              <w:t>information om anställd/uppdragstagare</w:t>
            </w:r>
          </w:p>
        </w:tc>
      </w:tr>
      <w:tr w:rsidR="007C0D6F" w:rsidRPr="00865734" w14:paraId="37466C12" w14:textId="77777777" w:rsidTr="002158A8">
        <w:tc>
          <w:tcPr>
            <w:tcW w:w="4503" w:type="dxa"/>
            <w:tcBorders>
              <w:top w:val="nil"/>
              <w:left w:val="single" w:sz="8" w:space="0" w:color="auto"/>
              <w:bottom w:val="nil"/>
              <w:right w:val="single" w:sz="8" w:space="0" w:color="auto"/>
            </w:tcBorders>
            <w:tcMar>
              <w:top w:w="0" w:type="dxa"/>
              <w:left w:w="108" w:type="dxa"/>
              <w:bottom w:w="0" w:type="dxa"/>
              <w:right w:w="108" w:type="dxa"/>
            </w:tcMar>
          </w:tcPr>
          <w:p w14:paraId="1053C10B" w14:textId="186B1139" w:rsidR="007C0D6F" w:rsidRDefault="007C0D6F" w:rsidP="007C0D6F">
            <w:pPr>
              <w:spacing w:before="100" w:beforeAutospacing="1" w:after="100" w:afterAutospacing="1"/>
              <w:rPr>
                <w:rFonts w:cs="Arial"/>
                <w:szCs w:val="20"/>
              </w:rPr>
            </w:pPr>
            <w:r>
              <w:rPr>
                <w:rFonts w:cs="Arial"/>
                <w:szCs w:val="20"/>
              </w:rPr>
              <w:t xml:space="preserve">GetCommissionMembersIncludingProtectedPerson </w:t>
            </w:r>
            <w:r w:rsidRPr="00A501E5">
              <w:rPr>
                <w:rFonts w:cs="Arial"/>
                <w:szCs w:val="20"/>
              </w:rPr>
              <w:t xml:space="preserve">(se avsnitt </w:t>
            </w:r>
            <w:r w:rsidR="0089454A">
              <w:rPr>
                <w:rFonts w:cs="Arial"/>
                <w:szCs w:val="20"/>
              </w:rPr>
              <w:fldChar w:fldCharType="begin"/>
            </w:r>
            <w:r w:rsidR="0089454A">
              <w:rPr>
                <w:rFonts w:cs="Arial"/>
                <w:szCs w:val="20"/>
              </w:rPr>
              <w:instrText xml:space="preserve"> REF _Ref401069158 \r \h </w:instrText>
            </w:r>
            <w:r w:rsidR="0089454A">
              <w:rPr>
                <w:rFonts w:cs="Arial"/>
                <w:szCs w:val="20"/>
              </w:rPr>
            </w:r>
            <w:r w:rsidR="0089454A">
              <w:rPr>
                <w:rFonts w:cs="Arial"/>
                <w:szCs w:val="20"/>
              </w:rPr>
              <w:fldChar w:fldCharType="separate"/>
            </w:r>
            <w:r w:rsidR="00801343">
              <w:rPr>
                <w:rFonts w:cs="Arial"/>
                <w:szCs w:val="20"/>
              </w:rPr>
              <w:t>6.3</w:t>
            </w:r>
            <w:r w:rsidR="0089454A">
              <w:rPr>
                <w:rFonts w:cs="Arial"/>
                <w:szCs w:val="20"/>
              </w:rPr>
              <w:fldChar w:fldCharType="end"/>
            </w:r>
            <w:r w:rsidRPr="00A501E5">
              <w:rPr>
                <w:rFonts w:cs="Arial"/>
                <w:szCs w:val="20"/>
              </w:rPr>
              <w:t>)</w:t>
            </w:r>
            <w:r w:rsidR="00A51AEF">
              <w:rPr>
                <w:rFonts w:cs="Arial"/>
                <w:szCs w:val="20"/>
              </w:rPr>
              <w:br/>
            </w:r>
          </w:p>
        </w:tc>
        <w:tc>
          <w:tcPr>
            <w:tcW w:w="5103" w:type="dxa"/>
            <w:tcBorders>
              <w:top w:val="nil"/>
              <w:left w:val="nil"/>
              <w:bottom w:val="nil"/>
              <w:right w:val="single" w:sz="8" w:space="0" w:color="auto"/>
            </w:tcBorders>
            <w:shd w:val="clear" w:color="auto" w:fill="FFFFFF"/>
            <w:tcMar>
              <w:top w:w="0" w:type="dxa"/>
              <w:left w:w="108" w:type="dxa"/>
              <w:bottom w:w="0" w:type="dxa"/>
              <w:right w:w="108" w:type="dxa"/>
            </w:tcMar>
          </w:tcPr>
          <w:p w14:paraId="782179B1" w14:textId="29D85CA0" w:rsidR="007C0D6F" w:rsidRPr="000105E5" w:rsidRDefault="007C0D6F" w:rsidP="0039481C">
            <w:pPr>
              <w:spacing w:before="100" w:beforeAutospacing="1" w:after="100" w:afterAutospacing="1"/>
              <w:jc w:val="center"/>
              <w:rPr>
                <w:rFonts w:eastAsia="Times New Roman" w:cs="Arial"/>
                <w:lang w:eastAsia="sv-SE"/>
              </w:rPr>
            </w:pPr>
            <w:r>
              <w:rPr>
                <w:rFonts w:eastAsia="Times New Roman" w:cs="Arial"/>
                <w:lang w:eastAsia="sv-SE"/>
              </w:rPr>
              <w:t>Lista medarbetare på vårdenhet</w:t>
            </w:r>
          </w:p>
        </w:tc>
      </w:tr>
      <w:tr w:rsidR="002158A8" w:rsidRPr="00865734" w14:paraId="225328F7" w14:textId="77777777" w:rsidTr="000105E5">
        <w:tc>
          <w:tcPr>
            <w:tcW w:w="450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12F2221" w14:textId="02293E65" w:rsidR="002158A8" w:rsidRDefault="002158A8" w:rsidP="002158A8">
            <w:pPr>
              <w:spacing w:before="100" w:beforeAutospacing="1" w:after="100" w:afterAutospacing="1"/>
              <w:rPr>
                <w:rFonts w:cs="Arial"/>
                <w:szCs w:val="20"/>
              </w:rPr>
            </w:pPr>
            <w:r>
              <w:rPr>
                <w:rFonts w:cs="Arial"/>
                <w:szCs w:val="20"/>
              </w:rPr>
              <w:t xml:space="preserve">GetCommissionMembers </w:t>
            </w:r>
            <w:r w:rsidRPr="00A501E5">
              <w:rPr>
                <w:rFonts w:cs="Arial"/>
                <w:szCs w:val="20"/>
              </w:rPr>
              <w:t xml:space="preserve">(se avsnitt </w:t>
            </w:r>
            <w:r w:rsidR="0089454A">
              <w:rPr>
                <w:rFonts w:cs="Arial"/>
                <w:szCs w:val="20"/>
              </w:rPr>
              <w:fldChar w:fldCharType="begin"/>
            </w:r>
            <w:r w:rsidR="0089454A">
              <w:rPr>
                <w:rFonts w:cs="Arial"/>
                <w:szCs w:val="20"/>
              </w:rPr>
              <w:instrText xml:space="preserve"> REF _Ref401069186 \r \h </w:instrText>
            </w:r>
            <w:r w:rsidR="0089454A">
              <w:rPr>
                <w:rFonts w:cs="Arial"/>
                <w:szCs w:val="20"/>
              </w:rPr>
            </w:r>
            <w:r w:rsidR="0089454A">
              <w:rPr>
                <w:rFonts w:cs="Arial"/>
                <w:szCs w:val="20"/>
              </w:rPr>
              <w:fldChar w:fldCharType="separate"/>
            </w:r>
            <w:r w:rsidR="00801343">
              <w:rPr>
                <w:rFonts w:cs="Arial"/>
                <w:szCs w:val="20"/>
              </w:rPr>
              <w:t>6.4</w:t>
            </w:r>
            <w:r w:rsidR="0089454A">
              <w:rPr>
                <w:rFonts w:cs="Arial"/>
                <w:szCs w:val="20"/>
              </w:rPr>
              <w:fldChar w:fldCharType="end"/>
            </w:r>
            <w:r w:rsidRPr="00A501E5">
              <w:rPr>
                <w:rFonts w:cs="Arial"/>
                <w:szCs w:val="20"/>
              </w:rPr>
              <w:t>)</w:t>
            </w:r>
          </w:p>
        </w:tc>
        <w:tc>
          <w:tcPr>
            <w:tcW w:w="51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83D4A2B" w14:textId="6B9F9FB4" w:rsidR="002158A8" w:rsidRDefault="002158A8" w:rsidP="0039481C">
            <w:pPr>
              <w:spacing w:before="100" w:beforeAutospacing="1" w:after="100" w:afterAutospacing="1"/>
              <w:jc w:val="center"/>
              <w:rPr>
                <w:rFonts w:eastAsia="Times New Roman" w:cs="Arial"/>
                <w:lang w:eastAsia="sv-SE"/>
              </w:rPr>
            </w:pPr>
            <w:r>
              <w:rPr>
                <w:rFonts w:eastAsia="Times New Roman" w:cs="Arial"/>
                <w:lang w:eastAsia="sv-SE"/>
              </w:rPr>
              <w:t>Lista medarbetare på vårdenhet</w:t>
            </w:r>
          </w:p>
        </w:tc>
      </w:tr>
    </w:tbl>
    <w:p w14:paraId="28E07F02" w14:textId="77777777" w:rsidR="0039481C" w:rsidRDefault="0039481C" w:rsidP="0039481C">
      <w:pPr>
        <w:rPr>
          <w:color w:val="4F81BD" w:themeColor="accent1"/>
        </w:rPr>
      </w:pPr>
    </w:p>
    <w:p w14:paraId="47752E11" w14:textId="77777777" w:rsidR="0039481C" w:rsidRPr="00854AB6" w:rsidRDefault="0039481C" w:rsidP="0039481C">
      <w:pPr>
        <w:pStyle w:val="Heading2"/>
      </w:pPr>
      <w:bookmarkStart w:id="507" w:name="_Toc357754849"/>
      <w:bookmarkStart w:id="508" w:name="_Toc243452554"/>
      <w:bookmarkStart w:id="509" w:name="_Toc467578100"/>
      <w:r w:rsidRPr="00854AB6">
        <w:lastRenderedPageBreak/>
        <w:t>Adressering</w:t>
      </w:r>
      <w:bookmarkEnd w:id="507"/>
      <w:bookmarkEnd w:id="508"/>
      <w:bookmarkEnd w:id="509"/>
    </w:p>
    <w:p w14:paraId="10B71FEB" w14:textId="5EF99963" w:rsidR="00DB4C35" w:rsidRPr="00854AB6" w:rsidRDefault="004F7DEA" w:rsidP="00DB4C35">
      <w:pPr>
        <w:pStyle w:val="BodyText"/>
      </w:pPr>
      <w:ins w:id="510" w:author="Littorin Henrika" w:date="2016-08-23T20:42:00Z">
        <w:r>
          <w:t>Tjänstedomänen tillämpar verksamhetsbaserad adressering. Som logisk adress används Inera AB:s HSA-id för Katalogtjänst HSA.</w:t>
        </w:r>
      </w:ins>
      <w:del w:id="511" w:author="Littorin Henrika" w:date="2016-08-23T20:42:00Z">
        <w:r w:rsidR="00DB4C35" w:rsidRPr="00854AB6" w:rsidDel="004F7DEA">
          <w:delText>Tjänstedomänen tillämpar Tjänsteplattformens systemadressering. Tjänstekonsumenten adresserar Tjänsteplattformen, Tjänsteplattformen adresserar tjänsteproducenten med HSA-id för tjänstekonsumenten.</w:delText>
        </w:r>
      </w:del>
      <w:r w:rsidR="00DB4C35" w:rsidRPr="00854AB6">
        <w:t xml:space="preserve"> </w:t>
      </w:r>
    </w:p>
    <w:p w14:paraId="29788EDA" w14:textId="77777777" w:rsidR="0039481C" w:rsidRPr="00854AB6" w:rsidRDefault="0039481C" w:rsidP="0039481C"/>
    <w:p w14:paraId="110CF92C" w14:textId="77777777" w:rsidR="0039481C" w:rsidRPr="00854AB6" w:rsidRDefault="0039481C" w:rsidP="0039481C">
      <w:pPr>
        <w:pStyle w:val="Heading2"/>
      </w:pPr>
      <w:bookmarkStart w:id="512" w:name="_Toc357754850"/>
      <w:bookmarkStart w:id="513" w:name="_Toc243452555"/>
      <w:bookmarkStart w:id="514" w:name="_Toc467578101"/>
      <w:r w:rsidRPr="00854AB6">
        <w:t>Aggregering och engagemangsindex</w:t>
      </w:r>
      <w:bookmarkEnd w:id="512"/>
      <w:bookmarkEnd w:id="513"/>
      <w:bookmarkEnd w:id="514"/>
    </w:p>
    <w:p w14:paraId="0B2A877C" w14:textId="2C4953AA" w:rsidR="00DB4C35" w:rsidRPr="00364822" w:rsidRDefault="00DB4C35" w:rsidP="00A02230">
      <w:pPr>
        <w:rPr>
          <w:i/>
        </w:rPr>
      </w:pPr>
      <w:r w:rsidRPr="00854AB6">
        <w:t xml:space="preserve">För närvarande är aggregering eller engagemangsindex ej aktuellt, då endast en tjänsteproducent är ansluten till tjänstedomänen. </w:t>
      </w:r>
    </w:p>
    <w:p w14:paraId="799C4DFA" w14:textId="77777777" w:rsidR="00DB4C35" w:rsidRDefault="00DB4C35" w:rsidP="00DB4C35">
      <w:pPr>
        <w:jc w:val="center"/>
      </w:pPr>
    </w:p>
    <w:p w14:paraId="7C686DE9" w14:textId="280751A5" w:rsidR="00DB4C35" w:rsidRDefault="00DB4C35" w:rsidP="00DB4C35">
      <w:r>
        <w:t>I samband med att fler tjänsteproducenter ansluter till tjänstedomänen behöver sökningen från anropande tjänstekonsument realiseras mot flera tjänsteproducenter. Vilken alternativ lösning som ska tillämpas när denna situation uppstår är ännu inte beslutat, se AB-2.3 [</w:t>
      </w:r>
      <w:r w:rsidR="001C4FB0">
        <w:fldChar w:fldCharType="begin"/>
      </w:r>
      <w:r w:rsidR="001C4FB0">
        <w:instrText xml:space="preserve"> REF R1 \h </w:instrText>
      </w:r>
      <w:r w:rsidR="001C4FB0">
        <w:fldChar w:fldCharType="separate"/>
      </w:r>
      <w:r w:rsidR="00801343">
        <w:t>R1</w:t>
      </w:r>
      <w:r w:rsidR="001C4FB0">
        <w:fldChar w:fldCharType="end"/>
      </w:r>
      <w:r>
        <w:t>].</w:t>
      </w:r>
    </w:p>
    <w:p w14:paraId="4D4D8F89" w14:textId="77777777" w:rsidR="00DB4C35" w:rsidRDefault="00DB4C35" w:rsidP="00DB4C35"/>
    <w:p w14:paraId="5B8BBD42" w14:textId="77777777" w:rsidR="0039481C" w:rsidRDefault="0039481C" w:rsidP="0039481C">
      <w:pPr>
        <w:pStyle w:val="Heading1"/>
      </w:pPr>
      <w:bookmarkStart w:id="515" w:name="_Toc224960921"/>
      <w:bookmarkStart w:id="516" w:name="_Toc357754852"/>
      <w:bookmarkStart w:id="517" w:name="_Toc243452557"/>
      <w:bookmarkStart w:id="518" w:name="_Toc467578102"/>
      <w:r>
        <w:t>Tjänstedomänens krav och regler</w:t>
      </w:r>
      <w:bookmarkEnd w:id="515"/>
      <w:bookmarkEnd w:id="516"/>
      <w:bookmarkEnd w:id="517"/>
      <w:bookmarkEnd w:id="518"/>
    </w:p>
    <w:p w14:paraId="6D892909" w14:textId="77777777" w:rsidR="0039481C" w:rsidRDefault="0039481C" w:rsidP="0039481C">
      <w:r>
        <w:t>Dessa gäller alla tjänstekontrakt i hela tjänstedomänen om inte undantag görs för specifika tjänstekontrakt senare i dokumentet.</w:t>
      </w:r>
    </w:p>
    <w:p w14:paraId="41F835DB" w14:textId="77777777" w:rsidR="0039481C" w:rsidRDefault="0039481C" w:rsidP="0039481C"/>
    <w:p w14:paraId="6A36E880" w14:textId="77777777" w:rsidR="0039481C" w:rsidRDefault="0039481C" w:rsidP="0039481C">
      <w:pPr>
        <w:pStyle w:val="Heading2"/>
      </w:pPr>
      <w:bookmarkStart w:id="519" w:name="_Toc357754853"/>
      <w:bookmarkStart w:id="520" w:name="_Toc243452558"/>
      <w:bookmarkStart w:id="521" w:name="_Ref426109773"/>
      <w:bookmarkStart w:id="522" w:name="_Toc467578103"/>
      <w:r>
        <w:t>Informationssäkerhet och juridik</w:t>
      </w:r>
      <w:bookmarkEnd w:id="519"/>
      <w:bookmarkEnd w:id="520"/>
      <w:bookmarkEnd w:id="521"/>
      <w:bookmarkEnd w:id="522"/>
    </w:p>
    <w:p w14:paraId="254D4267" w14:textId="472069A0" w:rsidR="00DB4C35" w:rsidRPr="00DF7196" w:rsidRDefault="00DB4C35" w:rsidP="00DB4C35">
      <w:r w:rsidRPr="00DF7196">
        <w:t>Informationsinnehållet i de katalogtjänster som är anslutna som tjänsteproducenter ägs och förvaltas av respektive ansluten organisa</w:t>
      </w:r>
      <w:r>
        <w:t>tion/juridisk person. Informationsägarskapet beskrivs ytterligare i utredning utförd av Arkitektur och Regelverk Säkerhet (se avsnitt 4 i</w:t>
      </w:r>
      <w:r w:rsidRPr="00DF7196">
        <w:t xml:space="preserve"> [</w:t>
      </w:r>
      <w:r>
        <w:fldChar w:fldCharType="begin"/>
      </w:r>
      <w:r>
        <w:instrText xml:space="preserve"> REF R3 \h </w:instrText>
      </w:r>
      <w:r>
        <w:fldChar w:fldCharType="separate"/>
      </w:r>
      <w:r w:rsidR="00801343" w:rsidRPr="00DF7196">
        <w:t>R3</w:t>
      </w:r>
      <w:r>
        <w:fldChar w:fldCharType="end"/>
      </w:r>
      <w:r w:rsidRPr="00DF7196">
        <w:t>]</w:t>
      </w:r>
      <w:r>
        <w:t>). I de fall som producenten i sin katalogtjänst lagrar information för flera informationsägare</w:t>
      </w:r>
      <w:r w:rsidRPr="00DF7196">
        <w:t xml:space="preserve"> är det upp till varje ansluten organisation att avgöra vilken information som ska lämnas ut till vilken mottagare. </w:t>
      </w:r>
    </w:p>
    <w:p w14:paraId="1FF9322D" w14:textId="77777777" w:rsidR="00DB4C35" w:rsidRPr="00DF7196" w:rsidRDefault="00DB4C35" w:rsidP="00DB4C35"/>
    <w:p w14:paraId="3606AA23" w14:textId="77777777" w:rsidR="00DB4C35" w:rsidRPr="00DF7196" w:rsidRDefault="00DB4C35" w:rsidP="00DB4C35">
      <w:pPr>
        <w:pStyle w:val="BodyText"/>
        <w:rPr>
          <w:noProof/>
        </w:rPr>
      </w:pPr>
      <w:r w:rsidRPr="00DF7196">
        <w:rPr>
          <w:noProof/>
        </w:rPr>
        <w:t>Tjänsteproducenten ansvarar därmed för att information endast lämnas ut till de tjänstekonsumenter som respektive informationsägare godkänt. Det tydliggörs här eftersom det avviker från T-boken i det att Tjänsteplattformen då inte ansvarar för den tekniska åtkomstkontrollen (ej möjligt när systembaserad adressering tillämpas). Om informationsägaren har behov av att reglera åtkomst per tjänstekonsument, ska tjänsteproducenten filtrera svaret enligt informationsägarens önskemål. Observera att det är regionala policyer snarare än lagar och förordningar som styr i vilken grad tjänsteproducenten ska begränsa åtkomst för en viss tjänstekonsument. Kunskapen om tjänsteproducentens identitet (d.v.s. ursprunglig tjänstekonsument i anropskedjan) får bara användas för teknisk åtkomstbegränsning på så sätt att svaret blir som om de vårdgivare/vårdenheter vars verksamhetschef inte godkänner aktuell tjänsteproducent varit exkluderade i frågan.</w:t>
      </w:r>
    </w:p>
    <w:p w14:paraId="3F47F4A5" w14:textId="77777777" w:rsidR="0039481C" w:rsidRPr="00DE75E6" w:rsidRDefault="0039481C" w:rsidP="0039481C">
      <w:pPr>
        <w:rPr>
          <w:highlight w:val="yellow"/>
        </w:rPr>
      </w:pPr>
    </w:p>
    <w:p w14:paraId="46813F0C" w14:textId="77777777" w:rsidR="0039481C" w:rsidRDefault="0039481C" w:rsidP="0039481C">
      <w:pPr>
        <w:pStyle w:val="Heading2"/>
      </w:pPr>
      <w:bookmarkStart w:id="523" w:name="_Toc243452559"/>
      <w:bookmarkStart w:id="524" w:name="_Toc467578104"/>
      <w:r>
        <w:t>Icke funktionella krav</w:t>
      </w:r>
      <w:bookmarkEnd w:id="523"/>
      <w:bookmarkEnd w:id="524"/>
    </w:p>
    <w:p w14:paraId="4409F62D" w14:textId="77777777" w:rsidR="0039481C" w:rsidRDefault="0039481C" w:rsidP="0039481C">
      <w:pPr>
        <w:rPr>
          <w:color w:val="4F81BD" w:themeColor="accent1"/>
        </w:rPr>
      </w:pPr>
    </w:p>
    <w:p w14:paraId="4DBF94A3" w14:textId="77777777" w:rsidR="00BB38AF" w:rsidRDefault="00BB38AF" w:rsidP="00BB38AF">
      <w:pPr>
        <w:pStyle w:val="Heading3"/>
      </w:pPr>
      <w:bookmarkStart w:id="525" w:name="_Toc243452560"/>
      <w:bookmarkStart w:id="526" w:name="_Toc467578105"/>
      <w:r>
        <w:t>Krav på en tjänsteproducent</w:t>
      </w:r>
      <w:bookmarkEnd w:id="526"/>
    </w:p>
    <w:p w14:paraId="6F960B0D" w14:textId="77777777" w:rsidR="00BB38AF" w:rsidRPr="00DF7196" w:rsidRDefault="00BB38AF" w:rsidP="00BB38AF">
      <w:r w:rsidRPr="00DF7196">
        <w:t>Följande krav skall beaktas då ett system agerar som en tjänsteproducent för tjänstedomänens ingående tjänster.</w:t>
      </w:r>
    </w:p>
    <w:p w14:paraId="6A32D23A" w14:textId="77777777" w:rsidR="00BB38AF" w:rsidRPr="00DF7196" w:rsidRDefault="00BB38AF" w:rsidP="00BB38AF"/>
    <w:p w14:paraId="3AB7F97A" w14:textId="77777777" w:rsidR="00BB38AF" w:rsidRPr="00DF7196" w:rsidRDefault="00BB38AF" w:rsidP="00BB38AF">
      <w:r w:rsidRPr="00DF7196">
        <w:t xml:space="preserve">Tjänsteproducenten ansvarar för </w:t>
      </w:r>
    </w:p>
    <w:p w14:paraId="3EEA8135" w14:textId="77777777" w:rsidR="00BB38AF" w:rsidRDefault="00BB38AF" w:rsidP="00BB38AF">
      <w:pPr>
        <w:pStyle w:val="ListParagraph"/>
        <w:numPr>
          <w:ilvl w:val="0"/>
          <w:numId w:val="27"/>
        </w:numPr>
        <w:spacing w:after="60" w:line="240" w:lineRule="auto"/>
      </w:pPr>
      <w:r w:rsidRPr="00DF7196">
        <w:t>att tillhandahålla tjänsten i enlighet med denna tjä</w:t>
      </w:r>
      <w:r>
        <w:t xml:space="preserve">nstekontraktsbeskrivning </w:t>
      </w:r>
      <w:r w:rsidRPr="00DF7196">
        <w:t xml:space="preserve">med avseende på </w:t>
      </w:r>
    </w:p>
    <w:p w14:paraId="456B9775" w14:textId="0D8DF9E1" w:rsidR="00BB38AF" w:rsidRDefault="00BB38AF" w:rsidP="00BB38AF">
      <w:pPr>
        <w:pStyle w:val="ListParagraph"/>
        <w:numPr>
          <w:ilvl w:val="1"/>
          <w:numId w:val="27"/>
        </w:numPr>
        <w:spacing w:after="60" w:line="240" w:lineRule="auto"/>
      </w:pPr>
      <w:r>
        <w:t xml:space="preserve">tjänstedomänens arkitektur (se avsnitt </w:t>
      </w:r>
      <w:r w:rsidR="001C4FB0">
        <w:fldChar w:fldCharType="begin"/>
      </w:r>
      <w:r w:rsidR="001C4FB0">
        <w:instrText xml:space="preserve"> REF _Ref426109750 \r \h </w:instrText>
      </w:r>
      <w:r w:rsidR="001C4FB0">
        <w:fldChar w:fldCharType="separate"/>
      </w:r>
      <w:r w:rsidR="00801343">
        <w:t>3</w:t>
      </w:r>
      <w:r w:rsidR="001C4FB0">
        <w:fldChar w:fldCharType="end"/>
      </w:r>
      <w:r>
        <w:t>)</w:t>
      </w:r>
    </w:p>
    <w:p w14:paraId="4B9E4F1A" w14:textId="19CB5F0B" w:rsidR="00BB38AF" w:rsidRDefault="00BB38AF" w:rsidP="00BB38AF">
      <w:pPr>
        <w:pStyle w:val="ListParagraph"/>
        <w:numPr>
          <w:ilvl w:val="1"/>
          <w:numId w:val="27"/>
        </w:numPr>
        <w:spacing w:after="60" w:line="240" w:lineRule="auto"/>
      </w:pPr>
      <w:r>
        <w:t>informationssäkerhet och juridik (se avsnitt</w:t>
      </w:r>
      <w:r w:rsidR="001C4FB0">
        <w:t xml:space="preserve"> </w:t>
      </w:r>
      <w:r w:rsidR="001C4FB0">
        <w:fldChar w:fldCharType="begin"/>
      </w:r>
      <w:r w:rsidR="001C4FB0">
        <w:instrText xml:space="preserve"> REF _Ref426109773 \r \h </w:instrText>
      </w:r>
      <w:r w:rsidR="001C4FB0">
        <w:fldChar w:fldCharType="separate"/>
      </w:r>
      <w:r w:rsidR="00801343">
        <w:t>4.1</w:t>
      </w:r>
      <w:r w:rsidR="001C4FB0">
        <w:fldChar w:fldCharType="end"/>
      </w:r>
      <w:r>
        <w:t xml:space="preserve">) </w:t>
      </w:r>
    </w:p>
    <w:p w14:paraId="134D6BFE" w14:textId="5BCB4C8B" w:rsidR="00BB38AF" w:rsidRPr="00971F80" w:rsidRDefault="00BB38AF" w:rsidP="00BB38AF">
      <w:pPr>
        <w:pStyle w:val="ListParagraph"/>
        <w:numPr>
          <w:ilvl w:val="1"/>
          <w:numId w:val="27"/>
        </w:numPr>
        <w:spacing w:after="60" w:line="240" w:lineRule="auto"/>
        <w:rPr>
          <w:lang w:val="en-US"/>
        </w:rPr>
      </w:pPr>
      <w:r w:rsidRPr="00971F80">
        <w:rPr>
          <w:lang w:val="en-US"/>
        </w:rPr>
        <w:t xml:space="preserve">felhantering (se avsnitt </w:t>
      </w:r>
      <w:r w:rsidR="001C4FB0">
        <w:rPr>
          <w:lang w:val="en-US"/>
        </w:rPr>
        <w:fldChar w:fldCharType="begin"/>
      </w:r>
      <w:r w:rsidR="001C4FB0">
        <w:rPr>
          <w:lang w:val="en-US"/>
        </w:rPr>
        <w:instrText xml:space="preserve"> REF _Ref426109781 \r \h </w:instrText>
      </w:r>
      <w:r w:rsidR="001C4FB0">
        <w:rPr>
          <w:lang w:val="en-US"/>
        </w:rPr>
      </w:r>
      <w:r w:rsidR="001C4FB0">
        <w:rPr>
          <w:lang w:val="en-US"/>
        </w:rPr>
        <w:fldChar w:fldCharType="separate"/>
      </w:r>
      <w:r w:rsidR="00801343">
        <w:rPr>
          <w:lang w:val="en-US"/>
        </w:rPr>
        <w:t>4.2.1.2</w:t>
      </w:r>
      <w:r w:rsidR="001C4FB0">
        <w:rPr>
          <w:lang w:val="en-US"/>
        </w:rPr>
        <w:fldChar w:fldCharType="end"/>
      </w:r>
      <w:r w:rsidRPr="00971F80">
        <w:rPr>
          <w:lang w:val="en-US"/>
        </w:rPr>
        <w:t>)</w:t>
      </w:r>
    </w:p>
    <w:p w14:paraId="1C34B70F" w14:textId="5717D20E" w:rsidR="00BB38AF" w:rsidRDefault="00BB38AF" w:rsidP="00BB38AF">
      <w:pPr>
        <w:pStyle w:val="ListParagraph"/>
        <w:numPr>
          <w:ilvl w:val="1"/>
          <w:numId w:val="27"/>
        </w:numPr>
        <w:spacing w:after="60" w:line="240" w:lineRule="auto"/>
      </w:pPr>
      <w:r w:rsidRPr="00DF7196">
        <w:t>SLA:er</w:t>
      </w:r>
      <w:r>
        <w:t xml:space="preserve"> (se avsnitt</w:t>
      </w:r>
      <w:r w:rsidR="001C4FB0">
        <w:t xml:space="preserve"> </w:t>
      </w:r>
      <w:r w:rsidR="001C4FB0">
        <w:fldChar w:fldCharType="begin"/>
      </w:r>
      <w:r w:rsidR="001C4FB0">
        <w:instrText xml:space="preserve"> REF _Ref426109807 \r \h </w:instrText>
      </w:r>
      <w:r w:rsidR="001C4FB0">
        <w:fldChar w:fldCharType="separate"/>
      </w:r>
      <w:r w:rsidR="00801343">
        <w:t>4.2.1.1</w:t>
      </w:r>
      <w:r w:rsidR="001C4FB0">
        <w:fldChar w:fldCharType="end"/>
      </w:r>
      <w:r>
        <w:t>)</w:t>
      </w:r>
    </w:p>
    <w:p w14:paraId="2D5F6E60" w14:textId="4F6D2911" w:rsidR="00BB38AF" w:rsidRDefault="00BB38AF" w:rsidP="00BB38AF">
      <w:pPr>
        <w:pStyle w:val="ListParagraph"/>
        <w:numPr>
          <w:ilvl w:val="1"/>
          <w:numId w:val="27"/>
        </w:numPr>
        <w:spacing w:after="60" w:line="240" w:lineRule="auto"/>
      </w:pPr>
      <w:r>
        <w:t xml:space="preserve">informationsinnehåll (specificeras för resp. tjänstekontrakt under avsnitt </w:t>
      </w:r>
      <w:r>
        <w:fldChar w:fldCharType="begin"/>
      </w:r>
      <w:r>
        <w:instrText xml:space="preserve"> REF _Ref360177402 \r \h </w:instrText>
      </w:r>
      <w:r>
        <w:fldChar w:fldCharType="separate"/>
      </w:r>
      <w:r w:rsidR="00801343">
        <w:t>6</w:t>
      </w:r>
      <w:r>
        <w:fldChar w:fldCharType="end"/>
      </w:r>
      <w:r>
        <w:t>)</w:t>
      </w:r>
    </w:p>
    <w:p w14:paraId="411A2DFE" w14:textId="46786AF5" w:rsidR="00BB38AF" w:rsidRPr="00DF7196" w:rsidRDefault="00BB38AF" w:rsidP="00BB38AF">
      <w:pPr>
        <w:pStyle w:val="ListParagraph"/>
        <w:numPr>
          <w:ilvl w:val="1"/>
          <w:numId w:val="27"/>
        </w:numPr>
        <w:spacing w:after="60" w:line="240" w:lineRule="auto"/>
      </w:pPr>
      <w:r>
        <w:t xml:space="preserve">tjänstedomänens meddelandemodeller (se avsnitt </w:t>
      </w:r>
      <w:r w:rsidR="001C4FB0">
        <w:fldChar w:fldCharType="begin"/>
      </w:r>
      <w:r w:rsidR="001C4FB0">
        <w:instrText xml:space="preserve"> REF _Ref426109818 \r \h </w:instrText>
      </w:r>
      <w:r w:rsidR="001C4FB0">
        <w:fldChar w:fldCharType="separate"/>
      </w:r>
      <w:r w:rsidR="00801343">
        <w:t>5</w:t>
      </w:r>
      <w:r w:rsidR="001C4FB0">
        <w:fldChar w:fldCharType="end"/>
      </w:r>
      <w:r>
        <w:t>)</w:t>
      </w:r>
    </w:p>
    <w:p w14:paraId="2463504D" w14:textId="77777777" w:rsidR="00BB38AF" w:rsidRDefault="00BB38AF" w:rsidP="00BB38AF">
      <w:pPr>
        <w:pStyle w:val="ListParagraph"/>
        <w:numPr>
          <w:ilvl w:val="0"/>
          <w:numId w:val="27"/>
        </w:numPr>
        <w:spacing w:after="60" w:line="240" w:lineRule="auto"/>
      </w:pPr>
      <w:r w:rsidRPr="00DF7196">
        <w:t>att vid behov förmedla kontakt mellan tjänstekonsument och informationsägare, t.ex. i frågor som rör förändring av innehåll</w:t>
      </w:r>
    </w:p>
    <w:p w14:paraId="110C6A73" w14:textId="77777777" w:rsidR="00BB38AF" w:rsidRPr="00DF7196" w:rsidRDefault="00BB38AF" w:rsidP="00BB38AF">
      <w:pPr>
        <w:pStyle w:val="ListParagraph"/>
        <w:numPr>
          <w:ilvl w:val="0"/>
          <w:numId w:val="27"/>
        </w:numPr>
        <w:spacing w:after="60" w:line="240" w:lineRule="auto"/>
      </w:pPr>
      <w:r>
        <w:t>att (vid behov genom kravställning på anslutna organisationer/</w:t>
      </w:r>
      <w:r w:rsidRPr="00DF7196">
        <w:t xml:space="preserve">informationsägare) </w:t>
      </w:r>
      <w:r>
        <w:t xml:space="preserve">tillse att </w:t>
      </w:r>
    </w:p>
    <w:p w14:paraId="245C7467" w14:textId="77777777" w:rsidR="00BB38AF" w:rsidRDefault="00BB38AF" w:rsidP="00BB38AF">
      <w:pPr>
        <w:pStyle w:val="ListParagraph"/>
        <w:numPr>
          <w:ilvl w:val="1"/>
          <w:numId w:val="27"/>
        </w:numPr>
        <w:spacing w:after="60" w:line="240" w:lineRule="auto"/>
      </w:pPr>
      <w:r w:rsidRPr="00DF7196">
        <w:t xml:space="preserve">den information som tillhandahålls vid var tid </w:t>
      </w:r>
      <w:r>
        <w:t>är</w:t>
      </w:r>
      <w:r w:rsidRPr="00DF7196">
        <w:t xml:space="preserve"> uppdaterad och korrekt</w:t>
      </w:r>
      <w:r>
        <w:t xml:space="preserve"> </w:t>
      </w:r>
    </w:p>
    <w:p w14:paraId="09EA56DB" w14:textId="77777777" w:rsidR="00BB38AF" w:rsidRDefault="00BB38AF" w:rsidP="00BB38AF">
      <w:pPr>
        <w:pStyle w:val="ListParagraph"/>
        <w:numPr>
          <w:ilvl w:val="1"/>
          <w:numId w:val="27"/>
        </w:numPr>
        <w:spacing w:after="60" w:line="240" w:lineRule="auto"/>
      </w:pPr>
      <w:r>
        <w:t>den information som tillhandahålls vid var tid i möjligaste mån är säkrad mot ursprungskällor</w:t>
      </w:r>
    </w:p>
    <w:p w14:paraId="7E12D550" w14:textId="77777777" w:rsidR="00BB38AF" w:rsidRPr="00DF7196" w:rsidRDefault="00BB38AF" w:rsidP="00BB38AF">
      <w:pPr>
        <w:pStyle w:val="ListParagraph"/>
        <w:numPr>
          <w:ilvl w:val="2"/>
          <w:numId w:val="27"/>
        </w:numPr>
        <w:spacing w:after="60" w:line="240" w:lineRule="auto"/>
      </w:pPr>
      <w:r>
        <w:t>minst omfattar detta kontroll av namnuppgifter mot Skatteverket samt kontroll av legitimerad yrkesgrupp mot Socialstyrelsens register minst en gång per månad</w:t>
      </w:r>
    </w:p>
    <w:p w14:paraId="338E6263" w14:textId="77777777" w:rsidR="00BB38AF" w:rsidRPr="00DF7196" w:rsidRDefault="00BB38AF" w:rsidP="00BB38AF">
      <w:pPr>
        <w:pStyle w:val="ListParagraph"/>
        <w:numPr>
          <w:ilvl w:val="1"/>
          <w:numId w:val="27"/>
        </w:numPr>
        <w:spacing w:after="60" w:line="240" w:lineRule="auto"/>
      </w:pPr>
      <w:r w:rsidRPr="00DF7196">
        <w:t>tillämpliga lagar och regelverk, t.ex. Personuppgiftslagen PUL, efterlevs</w:t>
      </w:r>
    </w:p>
    <w:p w14:paraId="78614142" w14:textId="77777777" w:rsidR="00BB38AF" w:rsidRDefault="00BB38AF" w:rsidP="00BB38AF">
      <w:pPr>
        <w:pStyle w:val="ListParagraph"/>
        <w:numPr>
          <w:ilvl w:val="1"/>
          <w:numId w:val="27"/>
        </w:numPr>
        <w:spacing w:after="60" w:line="240" w:lineRule="auto"/>
      </w:pPr>
      <w:r>
        <w:t>det finns ett dokumenterat regelverk för hur administratörsbehörigheter tilldelas och tas bort</w:t>
      </w:r>
    </w:p>
    <w:p w14:paraId="46118440" w14:textId="77777777" w:rsidR="00BB38AF" w:rsidRDefault="00BB38AF" w:rsidP="00BB38AF">
      <w:pPr>
        <w:pStyle w:val="ListParagraph"/>
        <w:numPr>
          <w:ilvl w:val="1"/>
          <w:numId w:val="27"/>
        </w:numPr>
        <w:spacing w:after="60" w:line="240" w:lineRule="auto"/>
      </w:pPr>
      <w:r>
        <w:t xml:space="preserve">uppgifter om koppling mellan HSA-id och individ/organisation samt mellan HSA-id och vårdgivare/vårdenhet arkiveras i minst 10 år efter det att anställning och/eller verksamhet upphört </w:t>
      </w:r>
    </w:p>
    <w:p w14:paraId="290B6E15" w14:textId="77777777" w:rsidR="00BB38AF" w:rsidRPr="00DF7196" w:rsidRDefault="00BB38AF" w:rsidP="00BB38AF">
      <w:pPr>
        <w:pStyle w:val="ListParagraph"/>
        <w:numPr>
          <w:ilvl w:val="1"/>
          <w:numId w:val="27"/>
        </w:numPr>
        <w:spacing w:after="60" w:line="240" w:lineRule="auto"/>
      </w:pPr>
      <w:r>
        <w:t>HSA-id behålls då en person byter person-identitet (t.ex. från samordningsnummer till personnummer)</w:t>
      </w:r>
    </w:p>
    <w:p w14:paraId="368AE582" w14:textId="77777777" w:rsidR="00BB38AF" w:rsidRDefault="00BB38AF" w:rsidP="00BB38AF">
      <w:pPr>
        <w:pStyle w:val="ListParagraph"/>
        <w:numPr>
          <w:ilvl w:val="0"/>
          <w:numId w:val="27"/>
        </w:numPr>
        <w:spacing w:after="60" w:line="240" w:lineRule="auto"/>
      </w:pPr>
      <w:r w:rsidRPr="00DF7196">
        <w:t>att upprätthålla en organisation för administration samt för mottagande av driftstörningsinformation</w:t>
      </w:r>
    </w:p>
    <w:p w14:paraId="099389D1" w14:textId="77777777" w:rsidR="00BB38AF" w:rsidRDefault="00BB38AF" w:rsidP="00BB38AF">
      <w:pPr>
        <w:pStyle w:val="ListParagraph"/>
        <w:numPr>
          <w:ilvl w:val="0"/>
          <w:numId w:val="27"/>
        </w:numPr>
        <w:spacing w:after="60" w:line="240" w:lineRule="auto"/>
      </w:pPr>
      <w:r>
        <w:t>att förändringar som görs i tjänsten loggas så att det går att spåra vem som gjort en förändring och när</w:t>
      </w:r>
    </w:p>
    <w:p w14:paraId="7C1AC561" w14:textId="77777777" w:rsidR="00BB38AF" w:rsidRDefault="00BB38AF" w:rsidP="00BB38AF">
      <w:pPr>
        <w:pStyle w:val="ListParagraph"/>
        <w:numPr>
          <w:ilvl w:val="0"/>
          <w:numId w:val="27"/>
        </w:numPr>
        <w:spacing w:after="60" w:line="240" w:lineRule="auto"/>
      </w:pPr>
      <w:r>
        <w:t>att särskild hantering av personer med skyddade personuppgifter finns dokumenterad och tillämpas</w:t>
      </w:r>
    </w:p>
    <w:p w14:paraId="4BAE0F84" w14:textId="10AAFBCF" w:rsidR="00BB38AF" w:rsidRPr="00BB38AF" w:rsidRDefault="00BB38AF" w:rsidP="00BB38AF">
      <w:pPr>
        <w:pStyle w:val="ListParagraph"/>
        <w:numPr>
          <w:ilvl w:val="0"/>
          <w:numId w:val="27"/>
        </w:numPr>
        <w:spacing w:after="60" w:line="240" w:lineRule="auto"/>
      </w:pPr>
      <w:r>
        <w:t>att årligen genomföra intern revision för att säkerställa att tjänsteproducenten verkligen uppfyller samtliga krav beskrivna i denna tjänstekontraktsbeskrivning</w:t>
      </w:r>
    </w:p>
    <w:p w14:paraId="257DCED2" w14:textId="77777777" w:rsidR="00BB38AF" w:rsidRPr="00BB38AF" w:rsidRDefault="00BB38AF" w:rsidP="00BB38AF"/>
    <w:p w14:paraId="4D35EBC5" w14:textId="77777777" w:rsidR="0039481C" w:rsidRDefault="0039481C" w:rsidP="00BB38AF">
      <w:pPr>
        <w:pStyle w:val="Heading4"/>
      </w:pPr>
      <w:bookmarkStart w:id="527" w:name="_Ref426109807"/>
      <w:r>
        <w:t>SLA krav</w:t>
      </w:r>
      <w:bookmarkEnd w:id="525"/>
      <w:bookmarkEnd w:id="527"/>
    </w:p>
    <w:p w14:paraId="28C8E0C7" w14:textId="77777777" w:rsidR="00DB4C35" w:rsidRPr="00DF7196" w:rsidRDefault="00DB4C35" w:rsidP="00DB4C35">
      <w:bookmarkStart w:id="528" w:name="_Toc243452561"/>
      <w:r w:rsidRPr="00DF7196">
        <w:t>Följande generella SLA-krav gäller för alla tjänsteproducen</w:t>
      </w:r>
      <w:r>
        <w:t>ter som tillhandahåller tjänstekontrakt inom domänen</w:t>
      </w:r>
      <w:r w:rsidRPr="00DF7196">
        <w:t xml:space="preserve">. </w:t>
      </w:r>
      <w:r>
        <w:t xml:space="preserve">Observera att för en konsument kan tillgängligheten bli något lägre utifrån t.ex. mellanliggande kommunikationsutrustning, kommunikationsnät och användning av regional tjänsteplattform. </w:t>
      </w:r>
    </w:p>
    <w:p w14:paraId="3D63EEB0" w14:textId="77777777" w:rsidR="00DB4C35" w:rsidRPr="00DF7196" w:rsidRDefault="00DB4C35" w:rsidP="00DB4C35"/>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127"/>
        <w:gridCol w:w="5293"/>
      </w:tblGrid>
      <w:tr w:rsidR="00DB4C35" w:rsidRPr="00DF7196" w14:paraId="18394471" w14:textId="77777777" w:rsidTr="000105E5">
        <w:tc>
          <w:tcPr>
            <w:tcW w:w="2268" w:type="dxa"/>
          </w:tcPr>
          <w:p w14:paraId="3DC898D9" w14:textId="77777777" w:rsidR="00DB4C35" w:rsidRPr="00DF7196" w:rsidRDefault="00DB4C35" w:rsidP="000105E5">
            <w:pPr>
              <w:rPr>
                <w:b/>
              </w:rPr>
            </w:pPr>
            <w:r w:rsidRPr="00DF7196">
              <w:rPr>
                <w:b/>
              </w:rPr>
              <w:t>Kategori</w:t>
            </w:r>
          </w:p>
        </w:tc>
        <w:tc>
          <w:tcPr>
            <w:tcW w:w="2127" w:type="dxa"/>
          </w:tcPr>
          <w:p w14:paraId="539C9E8A" w14:textId="77777777" w:rsidR="00DB4C35" w:rsidRPr="00DF7196" w:rsidRDefault="00DB4C35" w:rsidP="000105E5">
            <w:pPr>
              <w:rPr>
                <w:b/>
              </w:rPr>
            </w:pPr>
            <w:r w:rsidRPr="00DF7196">
              <w:rPr>
                <w:b/>
              </w:rPr>
              <w:t>Värde</w:t>
            </w:r>
          </w:p>
        </w:tc>
        <w:tc>
          <w:tcPr>
            <w:tcW w:w="5293" w:type="dxa"/>
          </w:tcPr>
          <w:p w14:paraId="3A7AE894" w14:textId="77777777" w:rsidR="00DB4C35" w:rsidRPr="00DF7196" w:rsidRDefault="00DB4C35" w:rsidP="000105E5">
            <w:pPr>
              <w:rPr>
                <w:b/>
              </w:rPr>
            </w:pPr>
            <w:r w:rsidRPr="00DF7196">
              <w:rPr>
                <w:b/>
              </w:rPr>
              <w:t>Beskrivning</w:t>
            </w:r>
          </w:p>
        </w:tc>
      </w:tr>
      <w:tr w:rsidR="00DB4C35" w:rsidRPr="00DF7196" w14:paraId="63684F42" w14:textId="77777777" w:rsidTr="000105E5">
        <w:tc>
          <w:tcPr>
            <w:tcW w:w="2268" w:type="dxa"/>
          </w:tcPr>
          <w:p w14:paraId="6803723F" w14:textId="77777777" w:rsidR="00DB4C35" w:rsidRPr="00DF7196" w:rsidRDefault="00DB4C35" w:rsidP="000105E5">
            <w:r w:rsidRPr="00DF7196">
              <w:t>Svarstid</w:t>
            </w:r>
          </w:p>
        </w:tc>
        <w:tc>
          <w:tcPr>
            <w:tcW w:w="2127" w:type="dxa"/>
          </w:tcPr>
          <w:p w14:paraId="6742DADD" w14:textId="77777777" w:rsidR="00DB4C35" w:rsidRPr="00C3306D" w:rsidRDefault="00DB4C35" w:rsidP="000105E5">
            <w:pPr>
              <w:rPr>
                <w:highlight w:val="yellow"/>
              </w:rPr>
            </w:pPr>
          </w:p>
        </w:tc>
        <w:tc>
          <w:tcPr>
            <w:tcW w:w="5293" w:type="dxa"/>
          </w:tcPr>
          <w:p w14:paraId="0AD3336B" w14:textId="77777777" w:rsidR="00DB4C35" w:rsidRPr="00C3306D" w:rsidRDefault="00DB4C35" w:rsidP="000105E5">
            <w:r w:rsidRPr="00C3306D">
              <w:t>Definieras per tjänstekontrakt i avsnitt 6.</w:t>
            </w:r>
          </w:p>
        </w:tc>
      </w:tr>
      <w:tr w:rsidR="00DB4C35" w:rsidRPr="00DF7196" w14:paraId="4911DD07" w14:textId="77777777" w:rsidTr="000105E5">
        <w:tc>
          <w:tcPr>
            <w:tcW w:w="2268" w:type="dxa"/>
          </w:tcPr>
          <w:p w14:paraId="33B58A71" w14:textId="77777777" w:rsidR="00DB4C35" w:rsidRPr="00DF7196" w:rsidRDefault="00DB4C35" w:rsidP="000105E5">
            <w:r w:rsidRPr="00DF7196">
              <w:t>Tillgänglighet</w:t>
            </w:r>
          </w:p>
        </w:tc>
        <w:tc>
          <w:tcPr>
            <w:tcW w:w="2127" w:type="dxa"/>
          </w:tcPr>
          <w:p w14:paraId="568CE75E" w14:textId="77777777" w:rsidR="00DB4C35" w:rsidRPr="00C3306D" w:rsidRDefault="00DB4C35" w:rsidP="000105E5">
            <w:r w:rsidRPr="00C3306D">
              <w:t>24x7, 99,9%</w:t>
            </w:r>
          </w:p>
        </w:tc>
        <w:tc>
          <w:tcPr>
            <w:tcW w:w="5293" w:type="dxa"/>
          </w:tcPr>
          <w:p w14:paraId="7694E493" w14:textId="77777777" w:rsidR="00DB4C35" w:rsidRPr="00C3306D" w:rsidRDefault="00DB4C35" w:rsidP="000105E5"/>
        </w:tc>
      </w:tr>
      <w:tr w:rsidR="00DB4C35" w:rsidRPr="00DF7196" w14:paraId="3E13F154" w14:textId="77777777" w:rsidTr="000105E5">
        <w:tc>
          <w:tcPr>
            <w:tcW w:w="2268" w:type="dxa"/>
          </w:tcPr>
          <w:p w14:paraId="4D593886" w14:textId="77777777" w:rsidR="00DB4C35" w:rsidRPr="00DF7196" w:rsidRDefault="00DB4C35" w:rsidP="000105E5">
            <w:r w:rsidRPr="00DF7196">
              <w:t>Last</w:t>
            </w:r>
          </w:p>
        </w:tc>
        <w:tc>
          <w:tcPr>
            <w:tcW w:w="2127" w:type="dxa"/>
          </w:tcPr>
          <w:p w14:paraId="72DA447E" w14:textId="77777777" w:rsidR="00DB4C35" w:rsidRPr="00C3306D" w:rsidRDefault="00DB4C35" w:rsidP="000105E5">
            <w:pPr>
              <w:rPr>
                <w:highlight w:val="yellow"/>
              </w:rPr>
            </w:pPr>
          </w:p>
        </w:tc>
        <w:tc>
          <w:tcPr>
            <w:tcW w:w="5293" w:type="dxa"/>
          </w:tcPr>
          <w:p w14:paraId="3A82917B" w14:textId="77777777" w:rsidR="00DB4C35" w:rsidRPr="00C3306D" w:rsidRDefault="00DB4C35" w:rsidP="000105E5">
            <w:r w:rsidRPr="00C3306D">
              <w:t>Definieras per tjänstekontrakt i avsnitt 6.</w:t>
            </w:r>
          </w:p>
        </w:tc>
      </w:tr>
      <w:tr w:rsidR="00DB4C35" w:rsidRPr="00DF7196" w14:paraId="66F98E6E" w14:textId="77777777" w:rsidTr="000105E5">
        <w:tc>
          <w:tcPr>
            <w:tcW w:w="2268" w:type="dxa"/>
          </w:tcPr>
          <w:p w14:paraId="1E1DEE99" w14:textId="77777777" w:rsidR="00DB4C35" w:rsidRPr="00DF7196" w:rsidRDefault="00DB4C35" w:rsidP="000105E5">
            <w:r w:rsidRPr="00DF7196">
              <w:t>Aktualitet</w:t>
            </w:r>
          </w:p>
        </w:tc>
        <w:tc>
          <w:tcPr>
            <w:tcW w:w="2127" w:type="dxa"/>
          </w:tcPr>
          <w:p w14:paraId="7D571734" w14:textId="77777777" w:rsidR="00DB4C35" w:rsidRPr="00C3306D" w:rsidRDefault="00DB4C35" w:rsidP="000105E5">
            <w:pPr>
              <w:rPr>
                <w:highlight w:val="yellow"/>
              </w:rPr>
            </w:pPr>
            <w:r w:rsidRPr="00C3306D">
              <w:t>10 minuter</w:t>
            </w:r>
          </w:p>
        </w:tc>
        <w:tc>
          <w:tcPr>
            <w:tcW w:w="5293" w:type="dxa"/>
          </w:tcPr>
          <w:p w14:paraId="11222BDE" w14:textId="77777777" w:rsidR="00DB4C35" w:rsidRPr="00C3306D" w:rsidRDefault="00DB4C35" w:rsidP="000105E5">
            <w:r w:rsidRPr="00C3306D">
              <w:t>Vid uppdatering av information i katalogtjänsten får det maximalt ta så lång tid innan den informationen används av och returneras via tjänstekontrakten.</w:t>
            </w:r>
          </w:p>
        </w:tc>
      </w:tr>
      <w:tr w:rsidR="00DB4C35" w:rsidRPr="00DF7196" w14:paraId="1104F906" w14:textId="77777777" w:rsidTr="000105E5">
        <w:tc>
          <w:tcPr>
            <w:tcW w:w="2268" w:type="dxa"/>
          </w:tcPr>
          <w:p w14:paraId="0EDA074D" w14:textId="77777777" w:rsidR="00DB4C35" w:rsidRPr="00DF7196" w:rsidRDefault="00DB4C35" w:rsidP="000105E5">
            <w:pPr>
              <w:rPr>
                <w:highlight w:val="yellow"/>
              </w:rPr>
            </w:pPr>
            <w:r w:rsidRPr="00DF7196">
              <w:t>Återställningstid</w:t>
            </w:r>
          </w:p>
        </w:tc>
        <w:tc>
          <w:tcPr>
            <w:tcW w:w="2127" w:type="dxa"/>
          </w:tcPr>
          <w:p w14:paraId="5D56D9AE" w14:textId="77777777" w:rsidR="00DB4C35" w:rsidRPr="00C3306D" w:rsidRDefault="00DB4C35" w:rsidP="000105E5">
            <w:pPr>
              <w:tabs>
                <w:tab w:val="left" w:pos="2935"/>
              </w:tabs>
              <w:jc w:val="both"/>
              <w:rPr>
                <w:highlight w:val="yellow"/>
              </w:rPr>
            </w:pPr>
            <w:r w:rsidRPr="00C3306D">
              <w:t>1 dygn</w:t>
            </w:r>
          </w:p>
        </w:tc>
        <w:tc>
          <w:tcPr>
            <w:tcW w:w="5293" w:type="dxa"/>
          </w:tcPr>
          <w:p w14:paraId="67E9D7B4" w14:textId="77777777" w:rsidR="00DB4C35" w:rsidRPr="00C3306D" w:rsidRDefault="00DB4C35" w:rsidP="000105E5">
            <w:r w:rsidRPr="00C3306D">
              <w:t>Vid katastrof som bortfall av driftshall</w:t>
            </w:r>
          </w:p>
        </w:tc>
      </w:tr>
    </w:tbl>
    <w:p w14:paraId="06D20C7C" w14:textId="77777777" w:rsidR="00DB4C35" w:rsidRPr="00DF7196" w:rsidRDefault="00DB4C35" w:rsidP="00DB4C35">
      <w:pPr>
        <w:pStyle w:val="BodyText"/>
      </w:pPr>
    </w:p>
    <w:p w14:paraId="074ED34E" w14:textId="77777777" w:rsidR="0039481C" w:rsidRDefault="0039481C" w:rsidP="00BB38AF">
      <w:pPr>
        <w:pStyle w:val="Heading4"/>
      </w:pPr>
      <w:bookmarkStart w:id="529" w:name="_Toc357754854"/>
      <w:bookmarkStart w:id="530" w:name="_Toc243452562"/>
      <w:bookmarkStart w:id="531" w:name="_Ref426109781"/>
      <w:bookmarkStart w:id="532" w:name="_Toc224960922"/>
      <w:bookmarkStart w:id="533" w:name="_Toc357754855"/>
      <w:bookmarkEnd w:id="459"/>
      <w:bookmarkEnd w:id="460"/>
      <w:bookmarkEnd w:id="461"/>
      <w:bookmarkEnd w:id="528"/>
      <w:r>
        <w:lastRenderedPageBreak/>
        <w:t>Felhantering</w:t>
      </w:r>
      <w:bookmarkEnd w:id="529"/>
      <w:bookmarkEnd w:id="530"/>
      <w:bookmarkEnd w:id="531"/>
    </w:p>
    <w:p w14:paraId="2859FC09" w14:textId="77777777" w:rsidR="0039481C" w:rsidRDefault="0039481C" w:rsidP="00BB38AF">
      <w:pPr>
        <w:pStyle w:val="Heading5"/>
      </w:pPr>
      <w:r>
        <w:t xml:space="preserve">Logiska fel </w:t>
      </w:r>
    </w:p>
    <w:p w14:paraId="436090C6" w14:textId="335EA82D" w:rsidR="00BB38AF" w:rsidRPr="00DF7196" w:rsidDel="00B77970" w:rsidRDefault="00BB38AF" w:rsidP="00B77970">
      <w:pPr>
        <w:pStyle w:val="BodyText"/>
        <w:rPr>
          <w:del w:id="534" w:author="Ronny Nilsson" w:date="2016-09-09T10:23:00Z"/>
        </w:rPr>
      </w:pPr>
      <w:bookmarkStart w:id="535" w:name="_Toc243452563"/>
      <w:r w:rsidRPr="00DF7196">
        <w:t xml:space="preserve">Vid ett </w:t>
      </w:r>
      <w:r w:rsidRPr="00DF7196">
        <w:rPr>
          <w:b/>
        </w:rPr>
        <w:t>logiskt fel</w:t>
      </w:r>
      <w:r w:rsidRPr="00DF7196">
        <w:t>, d.v.s. förutsättning för att kunna besvara anropet saknas, t ex för att visst nödvändigt objekt eller attributvärde saknas</w:t>
      </w:r>
      <w:del w:id="536" w:author="Ronny Nilsson" w:date="2016-09-09T10:23:00Z">
        <w:r w:rsidRPr="00DF7196" w:rsidDel="00B77970">
          <w:delText>,</w:delText>
        </w:r>
        <w:r w:rsidRPr="00DF7196" w:rsidDel="00B77970">
          <w:rPr>
            <w:b/>
          </w:rPr>
          <w:delText xml:space="preserve"> </w:delText>
        </w:r>
        <w:r w:rsidRPr="00DF7196" w:rsidDel="00B77970">
          <w:delText>i de uppdaterande tjänsterna levereras resultCode, resultText.</w:delText>
        </w:r>
        <w:r w:rsidRPr="00DF7196" w:rsidDel="00B77970">
          <w:br/>
          <w:delText>Syftet med resultText är att tjänstekonsumenten av tjänsten ska kunna visa upp informationen för användaren.</w:delText>
        </w:r>
      </w:del>
    </w:p>
    <w:p w14:paraId="6A9ECA4D" w14:textId="68DCE5F4" w:rsidR="00BB38AF" w:rsidRPr="00DF7196" w:rsidDel="00B77970" w:rsidRDefault="00BB38AF" w:rsidP="00B77970">
      <w:pPr>
        <w:pStyle w:val="BodyText"/>
        <w:rPr>
          <w:del w:id="537" w:author="Ronny Nilsson" w:date="2016-09-09T10:23:00Z"/>
        </w:rPr>
      </w:pPr>
      <w:del w:id="538" w:author="Ronny Nilsson" w:date="2016-09-09T10:23:00Z">
        <w:r w:rsidRPr="00DF7196" w:rsidDel="00B77970">
          <w:delText>De värden som resultCode kan returnera är:</w:delText>
        </w:r>
      </w:del>
    </w:p>
    <w:p w14:paraId="68C3EC06" w14:textId="6BBDE3C4" w:rsidR="00BB38AF" w:rsidRPr="00DF7196" w:rsidDel="00B77970" w:rsidRDefault="00BB38AF" w:rsidP="00B77970">
      <w:pPr>
        <w:pStyle w:val="BodyText"/>
        <w:rPr>
          <w:del w:id="539" w:author="Ronny Nilsson" w:date="2016-09-09T10:23:00Z"/>
        </w:rPr>
      </w:pPr>
      <w:del w:id="540" w:author="Ronny Nilsson" w:date="2016-09-09T10:23:00Z">
        <w:r w:rsidRPr="00DF7196" w:rsidDel="00B77970">
          <w:rPr>
            <w:b/>
          </w:rPr>
          <w:delText>OK</w:delText>
        </w:r>
        <w:r w:rsidRPr="00DF7196" w:rsidDel="00B77970">
          <w:delText xml:space="preserve"> </w:delText>
        </w:r>
        <w:r w:rsidRPr="00DF7196" w:rsidDel="00B77970">
          <w:br/>
          <w:delText>Transaktionen har utförts enligt uppdraget i frågemeddelandet.</w:delText>
        </w:r>
      </w:del>
    </w:p>
    <w:p w14:paraId="3F428C47" w14:textId="6BC9E38B" w:rsidR="00BB38AF" w:rsidRPr="00DF7196" w:rsidDel="00B77970" w:rsidRDefault="00BB38AF" w:rsidP="00B77970">
      <w:pPr>
        <w:pStyle w:val="BodyText"/>
        <w:rPr>
          <w:del w:id="541" w:author="Ronny Nilsson" w:date="2016-09-09T10:23:00Z"/>
        </w:rPr>
      </w:pPr>
      <w:del w:id="542" w:author="Ronny Nilsson" w:date="2016-09-09T10:23:00Z">
        <w:r w:rsidRPr="00DF7196" w:rsidDel="00B77970">
          <w:rPr>
            <w:b/>
          </w:rPr>
          <w:delText>ERROR</w:delText>
        </w:r>
        <w:r w:rsidRPr="00DF7196" w:rsidDel="00B77970">
          <w:br/>
          <w:delText>Transaktionen har INTE kunnat utföras enligt uppdrag i frågemeddelandet p.g.a. logiskt fel.</w:delText>
        </w:r>
      </w:del>
    </w:p>
    <w:p w14:paraId="770C616C" w14:textId="65D681A0" w:rsidR="00BB38AF" w:rsidDel="00B77970" w:rsidRDefault="00BB38AF" w:rsidP="00B77970">
      <w:pPr>
        <w:pStyle w:val="BodyText"/>
        <w:rPr>
          <w:del w:id="543" w:author="Ronny Nilsson" w:date="2016-09-09T10:23:00Z"/>
        </w:rPr>
      </w:pPr>
      <w:del w:id="544" w:author="Ronny Nilsson" w:date="2016-09-09T10:23:00Z">
        <w:r w:rsidRPr="00DF7196" w:rsidDel="00B77970">
          <w:delText xml:space="preserve">De felkoder/felmeddelanden som används och som returneras i resultText beskrivs under respektive tjänstekontrakt i kapitel </w:delText>
        </w:r>
        <w:r w:rsidRPr="00DF7196" w:rsidDel="00B77970">
          <w:fldChar w:fldCharType="begin"/>
        </w:r>
        <w:r w:rsidRPr="00DF7196" w:rsidDel="00B77970">
          <w:delInstrText xml:space="preserve"> REF _Ref360177402 \r \h </w:delInstrText>
        </w:r>
        <w:r w:rsidRPr="00DF7196" w:rsidDel="00B77970">
          <w:fldChar w:fldCharType="separate"/>
        </w:r>
        <w:r w:rsidR="00C5124D" w:rsidDel="00B77970">
          <w:delText>6</w:delText>
        </w:r>
        <w:r w:rsidRPr="00DF7196" w:rsidDel="00B77970">
          <w:fldChar w:fldCharType="end"/>
        </w:r>
        <w:r w:rsidRPr="00DF7196" w:rsidDel="00B77970">
          <w:delText>.</w:delText>
        </w:r>
      </w:del>
    </w:p>
    <w:p w14:paraId="31026013" w14:textId="7137C5B7" w:rsidR="00BB38AF" w:rsidDel="00B77970" w:rsidRDefault="00BB38AF" w:rsidP="00B77970">
      <w:pPr>
        <w:pStyle w:val="BodyText"/>
        <w:rPr>
          <w:del w:id="545" w:author="Ronny Nilsson" w:date="2016-09-09T10:23:00Z"/>
        </w:rPr>
      </w:pPr>
    </w:p>
    <w:p w14:paraId="432C8BB3" w14:textId="0FAF5077" w:rsidR="00BB38AF" w:rsidRPr="00581BE4" w:rsidDel="00B77970" w:rsidRDefault="00BB38AF" w:rsidP="00B77970">
      <w:pPr>
        <w:pStyle w:val="BodyText"/>
        <w:rPr>
          <w:del w:id="546" w:author="Ronny Nilsson" w:date="2016-09-09T10:23:00Z"/>
        </w:rPr>
      </w:pPr>
      <w:del w:id="547" w:author="Ronny Nilsson" w:date="2016-09-09T10:23:00Z">
        <w:r w:rsidRPr="00581BE4" w:rsidDel="00B77970">
          <w:delText>I möjligaste mån ska resultatet från anropet returneras även om visst/vissa logiska fel förekommer, men då med resultCode=ERROR och en resultText som anger ”Varning”. Då kan anropande program avgöra om uppgifterna ändå kan användas eller inte och på vilket sätt en slutanvändare ska meddelas.</w:delText>
        </w:r>
      </w:del>
    </w:p>
    <w:p w14:paraId="1EF820DB" w14:textId="7273C284" w:rsidR="00BB38AF" w:rsidRPr="00581BE4" w:rsidDel="00B77970" w:rsidRDefault="00BB38AF" w:rsidP="00B77970">
      <w:pPr>
        <w:pStyle w:val="BodyText"/>
        <w:rPr>
          <w:del w:id="548" w:author="Ronny Nilsson" w:date="2016-09-09T10:23:00Z"/>
        </w:rPr>
      </w:pPr>
      <w:del w:id="549" w:author="Ronny Nilsson" w:date="2016-09-09T10:23:00Z">
        <w:r w:rsidRPr="00581BE4" w:rsidDel="00B77970">
          <w:delText>Om resultat inte alls kan returneras, flaggas detta med resultCode=ERROR och en resultText som anger ”Fel”.</w:delText>
        </w:r>
        <w:r w:rsidRPr="00581BE4" w:rsidDel="00B77970">
          <w:br/>
          <w:delText xml:space="preserve">Exempel på fel där resultat inte kan returneras är t ex </w:delText>
        </w:r>
      </w:del>
    </w:p>
    <w:p w14:paraId="30112855" w14:textId="5DFA4959" w:rsidR="00BB38AF" w:rsidRPr="00581BE4" w:rsidRDefault="00BB38AF" w:rsidP="00B77970">
      <w:pPr>
        <w:pStyle w:val="BodyText"/>
      </w:pPr>
      <w:del w:id="550" w:author="Ronny Nilsson" w:date="2016-09-09T10:23:00Z">
        <w:r w:rsidRPr="00581BE4" w:rsidDel="00B77970">
          <w:delText>Om sökt identitet saknas i katalogen, eller om identiteten inte avser rätt objekttyp eller felaktigt tillhör flera olika objekt.</w:delText>
        </w:r>
      </w:del>
    </w:p>
    <w:p w14:paraId="1D451641" w14:textId="77777777" w:rsidR="00BB38AF" w:rsidRPr="00581BE4" w:rsidRDefault="00BB38AF" w:rsidP="00BB38AF">
      <w:pPr>
        <w:spacing w:after="120"/>
      </w:pPr>
    </w:p>
    <w:p w14:paraId="7E737920" w14:textId="5D7E5169" w:rsidR="00BB38AF" w:rsidRPr="00581BE4" w:rsidRDefault="00BB38AF" w:rsidP="00BB38AF">
      <w:pPr>
        <w:spacing w:after="120"/>
      </w:pPr>
      <w:r w:rsidRPr="00581BE4">
        <w:t xml:space="preserve">Exempel på mindre fel där </w:t>
      </w:r>
      <w:ins w:id="551" w:author="Ronny Nilsson" w:date="2016-09-09T10:26:00Z">
        <w:r w:rsidR="00B77970">
          <w:t>del</w:t>
        </w:r>
      </w:ins>
      <w:r w:rsidRPr="00581BE4">
        <w:t>resultat ändå kan returneras</w:t>
      </w:r>
      <w:del w:id="552" w:author="Ronny Nilsson" w:date="2016-09-09T10:24:00Z">
        <w:r w:rsidRPr="00581BE4" w:rsidDel="00B77970">
          <w:delText>, tillsammans med en varning och utpekning av felet</w:delText>
        </w:r>
      </w:del>
      <w:r w:rsidRPr="00581BE4">
        <w:t xml:space="preserve"> är: </w:t>
      </w:r>
    </w:p>
    <w:p w14:paraId="2EFAC5B3" w14:textId="66D78B75" w:rsidR="00BB38AF" w:rsidRPr="00581BE4" w:rsidRDefault="00BB38AF" w:rsidP="00BB38AF">
      <w:pPr>
        <w:pStyle w:val="ListParagraph"/>
        <w:numPr>
          <w:ilvl w:val="0"/>
          <w:numId w:val="28"/>
        </w:numPr>
        <w:spacing w:before="80" w:line="240" w:lineRule="auto"/>
        <w:ind w:left="714" w:hanging="357"/>
        <w:contextualSpacing w:val="0"/>
      </w:pPr>
      <w:r w:rsidRPr="00581BE4">
        <w:t>Då obligatoriska attribut (som skulle returnerats) saknas</w:t>
      </w:r>
      <w:ins w:id="553" w:author="Ronny Nilsson" w:date="2016-09-09T10:24:00Z">
        <w:r w:rsidR="00B77970">
          <w:t>. Objekt som saknar obligatoriska attribut (eller där de obligatoriska attributen inte följer specificerad syntax) returneras ej.</w:t>
        </w:r>
      </w:ins>
    </w:p>
    <w:p w14:paraId="657F2E48" w14:textId="77777777" w:rsidR="00BB38AF" w:rsidRPr="00581BE4" w:rsidRDefault="00BB38AF" w:rsidP="00BB38AF">
      <w:pPr>
        <w:pStyle w:val="ListParagraph"/>
        <w:numPr>
          <w:ilvl w:val="0"/>
          <w:numId w:val="28"/>
        </w:numPr>
        <w:spacing w:before="80" w:line="240" w:lineRule="auto"/>
        <w:ind w:left="714" w:hanging="357"/>
        <w:contextualSpacing w:val="0"/>
      </w:pPr>
      <w:r w:rsidRPr="00581BE4">
        <w:t>Attribut med värde som inte följer gällande värdemängd</w:t>
      </w:r>
    </w:p>
    <w:p w14:paraId="5B1F5A38" w14:textId="77777777" w:rsidR="00BB38AF" w:rsidRPr="00581BE4" w:rsidRDefault="00BB38AF" w:rsidP="00BB38AF">
      <w:pPr>
        <w:pStyle w:val="ListParagraph"/>
        <w:numPr>
          <w:ilvl w:val="0"/>
          <w:numId w:val="28"/>
        </w:numPr>
        <w:spacing w:before="80" w:line="240" w:lineRule="auto"/>
        <w:ind w:left="714" w:hanging="357"/>
        <w:contextualSpacing w:val="0"/>
      </w:pPr>
      <w:r w:rsidRPr="00581BE4">
        <w:t>Värdemängdsattribut med både kod-del och klartext-del men där dessa inte matchar varandra enligt gällande värdemängd</w:t>
      </w:r>
    </w:p>
    <w:p w14:paraId="5CD4FCEB" w14:textId="77777777" w:rsidR="00BB38AF" w:rsidRPr="00581BE4" w:rsidRDefault="00BB38AF" w:rsidP="00BB38AF">
      <w:pPr>
        <w:pStyle w:val="ListParagraph"/>
        <w:numPr>
          <w:ilvl w:val="0"/>
          <w:numId w:val="28"/>
        </w:numPr>
        <w:spacing w:before="80" w:line="240" w:lineRule="auto"/>
        <w:ind w:left="714" w:hanging="357"/>
      </w:pPr>
      <w:r w:rsidRPr="00581BE4">
        <w:t xml:space="preserve">Attribut med felaktig syntax, t ex  </w:t>
      </w:r>
    </w:p>
    <w:p w14:paraId="71F7B6C2" w14:textId="407E045D" w:rsidR="00BB38AF" w:rsidRPr="00581BE4" w:rsidRDefault="00BB38AF" w:rsidP="00BB38AF">
      <w:pPr>
        <w:pStyle w:val="ListParagraph"/>
        <w:numPr>
          <w:ilvl w:val="1"/>
          <w:numId w:val="28"/>
        </w:numPr>
        <w:spacing w:line="240" w:lineRule="auto"/>
        <w:ind w:left="1434" w:hanging="357"/>
        <w:contextualSpacing w:val="0"/>
      </w:pPr>
      <w:r w:rsidRPr="00581BE4">
        <w:t>Sammansatta attri</w:t>
      </w:r>
      <w:r w:rsidR="001D0DD7">
        <w:t>but saknad någon del (t ex telefon</w:t>
      </w:r>
      <w:r w:rsidRPr="00581BE4">
        <w:t>tider)</w:t>
      </w:r>
    </w:p>
    <w:p w14:paraId="472B2630" w14:textId="364953F2" w:rsidR="00BB38AF" w:rsidRPr="00581BE4" w:rsidDel="00B77970" w:rsidRDefault="00BB38AF" w:rsidP="00BB38AF">
      <w:pPr>
        <w:pStyle w:val="ListParagraph"/>
        <w:numPr>
          <w:ilvl w:val="1"/>
          <w:numId w:val="28"/>
        </w:numPr>
        <w:spacing w:line="240" w:lineRule="auto"/>
        <w:ind w:left="1434" w:hanging="357"/>
        <w:contextualSpacing w:val="0"/>
        <w:rPr>
          <w:del w:id="554" w:author="Ronny Nilsson" w:date="2016-09-09T10:25:00Z"/>
        </w:rPr>
      </w:pPr>
      <w:del w:id="555" w:author="Ronny Nilsson" w:date="2016-09-09T10:25:00Z">
        <w:r w:rsidRPr="00581BE4" w:rsidDel="00B77970">
          <w:delText>Telefonnummer med bokstäver i</w:delText>
        </w:r>
      </w:del>
    </w:p>
    <w:p w14:paraId="5D64E710" w14:textId="2FEC41F7" w:rsidR="00BB38AF" w:rsidRPr="00581BE4" w:rsidDel="00B77970" w:rsidRDefault="001D0DD7" w:rsidP="00BB38AF">
      <w:pPr>
        <w:pStyle w:val="ListParagraph"/>
        <w:numPr>
          <w:ilvl w:val="1"/>
          <w:numId w:val="28"/>
        </w:numPr>
        <w:spacing w:line="240" w:lineRule="auto"/>
        <w:ind w:left="1434" w:hanging="357"/>
        <w:contextualSpacing w:val="0"/>
        <w:rPr>
          <w:del w:id="556" w:author="Ronny Nilsson" w:date="2016-09-09T10:25:00Z"/>
        </w:rPr>
      </w:pPr>
      <w:del w:id="557" w:author="Ronny Nilsson" w:date="2016-09-09T10:25:00Z">
        <w:r w:rsidDel="00B77970">
          <w:delText>Telefon</w:delText>
        </w:r>
        <w:r w:rsidR="00BB38AF" w:rsidRPr="00581BE4" w:rsidDel="00B77970">
          <w:delText>tider med tim-del med bokstäver eller utanför 0-24</w:delText>
        </w:r>
      </w:del>
    </w:p>
    <w:p w14:paraId="030132AC" w14:textId="7EA265E4" w:rsidR="00BB38AF" w:rsidRPr="00581BE4" w:rsidDel="00B77970" w:rsidRDefault="00BB38AF" w:rsidP="00BB38AF">
      <w:pPr>
        <w:pStyle w:val="ListParagraph"/>
        <w:numPr>
          <w:ilvl w:val="1"/>
          <w:numId w:val="28"/>
        </w:numPr>
        <w:spacing w:line="240" w:lineRule="auto"/>
        <w:ind w:left="1434" w:hanging="357"/>
        <w:contextualSpacing w:val="0"/>
        <w:rPr>
          <w:del w:id="558" w:author="Ronny Nilsson" w:date="2016-09-09T10:25:00Z"/>
        </w:rPr>
      </w:pPr>
      <w:del w:id="559" w:author="Ronny Nilsson" w:date="2016-09-09T10:25:00Z">
        <w:r w:rsidDel="00B77970">
          <w:delText>E-postadress</w:delText>
        </w:r>
        <w:r w:rsidRPr="00581BE4" w:rsidDel="00B77970">
          <w:delText xml:space="preserve"> utan @ eller </w:delText>
        </w:r>
        <w:r w:rsidDel="00B77970">
          <w:delText>w</w:delText>
        </w:r>
        <w:r w:rsidRPr="00581BE4" w:rsidDel="00B77970">
          <w:delText>eb</w:delText>
        </w:r>
        <w:r w:rsidDel="00B77970">
          <w:delText>b</w:delText>
        </w:r>
        <w:r w:rsidRPr="00581BE4" w:rsidDel="00B77970">
          <w:delText xml:space="preserve">adress utan http:// </w:delText>
        </w:r>
      </w:del>
    </w:p>
    <w:p w14:paraId="6001AC80" w14:textId="280F7761" w:rsidR="00BB38AF" w:rsidRPr="00581BE4" w:rsidDel="00B77970" w:rsidRDefault="00BB38AF" w:rsidP="00BB38AF">
      <w:pPr>
        <w:pStyle w:val="ListParagraph"/>
        <w:numPr>
          <w:ilvl w:val="1"/>
          <w:numId w:val="28"/>
        </w:numPr>
        <w:spacing w:line="240" w:lineRule="auto"/>
        <w:ind w:left="1434" w:hanging="357"/>
        <w:contextualSpacing w:val="0"/>
        <w:rPr>
          <w:del w:id="560" w:author="Ronny Nilsson" w:date="2016-09-09T10:25:00Z"/>
        </w:rPr>
      </w:pPr>
      <w:del w:id="561" w:author="Ronny Nilsson" w:date="2016-09-09T10:25:00Z">
        <w:r w:rsidRPr="00581BE4" w:rsidDel="00B77970">
          <w:delText>Felaktigt format för datum</w:delText>
        </w:r>
      </w:del>
    </w:p>
    <w:p w14:paraId="2B102590" w14:textId="74A1A26A" w:rsidR="00BB38AF" w:rsidRPr="00581BE4" w:rsidDel="00B77970" w:rsidRDefault="00BB38AF" w:rsidP="00BB38AF">
      <w:pPr>
        <w:pStyle w:val="ListParagraph"/>
        <w:numPr>
          <w:ilvl w:val="1"/>
          <w:numId w:val="28"/>
        </w:numPr>
        <w:spacing w:line="240" w:lineRule="auto"/>
        <w:ind w:left="1434" w:hanging="357"/>
        <w:contextualSpacing w:val="0"/>
        <w:rPr>
          <w:del w:id="562" w:author="Ronny Nilsson" w:date="2016-09-09T10:25:00Z"/>
        </w:rPr>
      </w:pPr>
      <w:del w:id="563" w:author="Ronny Nilsson" w:date="2016-09-09T10:25:00Z">
        <w:r w:rsidRPr="00581BE4" w:rsidDel="00B77970">
          <w:delText>Etc. etc.</w:delText>
        </w:r>
      </w:del>
    </w:p>
    <w:bookmarkEnd w:id="535"/>
    <w:p w14:paraId="466EAB85" w14:textId="77777777" w:rsidR="0039481C" w:rsidRDefault="0039481C" w:rsidP="0039481C">
      <w:pPr>
        <w:rPr>
          <w:color w:val="4F81BD" w:themeColor="accent1"/>
        </w:rPr>
      </w:pPr>
    </w:p>
    <w:p w14:paraId="1EB6F77E" w14:textId="77777777" w:rsidR="0039481C" w:rsidRDefault="0039481C" w:rsidP="0039481C">
      <w:pPr>
        <w:pStyle w:val="Heading4"/>
      </w:pPr>
      <w:r>
        <w:t>Tekniska fel</w:t>
      </w:r>
    </w:p>
    <w:p w14:paraId="2258650A" w14:textId="77777777" w:rsidR="00BB38AF" w:rsidRPr="00DF7196" w:rsidRDefault="00BB38AF" w:rsidP="00BB38AF">
      <w:pPr>
        <w:pStyle w:val="BodyText"/>
      </w:pPr>
      <w:r w:rsidRPr="00DF7196">
        <w:t xml:space="preserve">Vid ett tekniskt fel levereras normalt ett generellt undantag (SOAP-fault). </w:t>
      </w:r>
    </w:p>
    <w:p w14:paraId="3428F27F" w14:textId="77777777" w:rsidR="00BB38AF" w:rsidRPr="00DF7196" w:rsidRDefault="00BB38AF" w:rsidP="00BB38AF">
      <w:pPr>
        <w:pStyle w:val="BodyText"/>
      </w:pPr>
      <w:r w:rsidRPr="00DF7196">
        <w:t>Exempel på tekniska fel vid anrop till någon av tjänstedomänens tjänstekontrakt där SOAP-fault returneras är:</w:t>
      </w:r>
    </w:p>
    <w:p w14:paraId="21EBBF04"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Katalogen (eller ev. läskopia) är inte nåbar (ur funktion, överlastad, kommunikationsmässigt eller på annat sätt onåbar)</w:t>
      </w:r>
    </w:p>
    <w:p w14:paraId="6C0BBDDD" w14:textId="77777777" w:rsidR="00BB38AF"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rPr>
          <w:ins w:id="564" w:author="Ronny Nilsson" w:date="2016-09-09T10:32:00Z"/>
        </w:rPr>
      </w:pPr>
      <w:r w:rsidRPr="00DF7196">
        <w:t>Katalogen returnerar att det blev ett intern</w:t>
      </w:r>
      <w:r>
        <w:t>t</w:t>
      </w:r>
      <w:r w:rsidRPr="00DF7196">
        <w:t xml:space="preserve"> fel vid sökningen</w:t>
      </w:r>
    </w:p>
    <w:p w14:paraId="4D8945B0" w14:textId="59F7910A" w:rsidR="00B07DD6" w:rsidRPr="00DF7196" w:rsidRDefault="00B07DD6"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ins w:id="565" w:author="Ronny Nilsson" w:date="2016-09-09T10:32:00Z">
        <w:r>
          <w:t>Felaktiga anrop t ex om anrop görs med både HSA-Id och Personnummer som sökparametrar</w:t>
        </w:r>
      </w:ins>
    </w:p>
    <w:p w14:paraId="197FB715"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Grundläggande information i katalogen, t ex kodtabeller, innehåller felaktig information eller felaktigt strukturerad information.</w:t>
      </w:r>
    </w:p>
    <w:p w14:paraId="539F5467" w14:textId="77777777" w:rsidR="00BB38AF" w:rsidRPr="00DF7196" w:rsidRDefault="00BB38AF" w:rsidP="00BB38AF">
      <w:pPr>
        <w:pStyle w:val="BodyText"/>
      </w:pPr>
      <w:r w:rsidRPr="00DF7196">
        <w:t>Exempel på andra tekniska fel är:</w:t>
      </w:r>
    </w:p>
    <w:p w14:paraId="2275E0F7"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Anslutande tjänst är inte behörig att anropa det aktuella tjänstekontraktet. För denna typ av fel returneras ”</w:t>
      </w:r>
      <w:r>
        <w:t>http</w:t>
      </w:r>
      <w:r w:rsidRPr="00DF7196">
        <w:t xml:space="preserve"> Status 403 </w:t>
      </w:r>
      <w:r>
        <w:t>–</w:t>
      </w:r>
      <w:r w:rsidRPr="00DF7196">
        <w:t xml:space="preserve"> Access is denied”.</w:t>
      </w:r>
    </w:p>
    <w:p w14:paraId="1F442CA3"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Tjänstekontraktsprogramvaran har slutat fungera. För denna typ av fel returneras ”</w:t>
      </w:r>
      <w:r>
        <w:t>http</w:t>
      </w:r>
      <w:r w:rsidRPr="00DF7196">
        <w:t xml:space="preserve"> Status 503 – Service Temporarily Unavailable”. </w:t>
      </w:r>
    </w:p>
    <w:p w14:paraId="157138F1"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För fatala tekniska fel t ex server-fel, fel på kommunikationsutrustning, fel i webb-tjänst-systemprogramvaran, kan svar helt utebli, därför måste konsumenten ha hantering för uteblivet svar (time-out) för sådant fall.</w:t>
      </w:r>
    </w:p>
    <w:p w14:paraId="33A23338" w14:textId="77777777" w:rsidR="00BB38AF" w:rsidRPr="00DF7196" w:rsidRDefault="00BB38AF" w:rsidP="00BB38AF">
      <w:pPr>
        <w:pStyle w:val="BodyText"/>
      </w:pPr>
      <w:r w:rsidRPr="00DF7196">
        <w:t>Vid tekniska fel förmedlas inga kataloguppgifter till konsumenten.</w:t>
      </w:r>
    </w:p>
    <w:p w14:paraId="2913AAE9" w14:textId="77777777" w:rsidR="0039481C" w:rsidRDefault="0039481C" w:rsidP="0039481C">
      <w:pPr>
        <w:rPr>
          <w:color w:val="4F81BD" w:themeColor="accent1"/>
        </w:rPr>
      </w:pPr>
    </w:p>
    <w:p w14:paraId="32743069" w14:textId="77777777" w:rsidR="00BB38AF" w:rsidRDefault="00BB38AF" w:rsidP="00BB38AF">
      <w:pPr>
        <w:pStyle w:val="Heading3"/>
      </w:pPr>
      <w:bookmarkStart w:id="566" w:name="_Toc243452564"/>
      <w:bookmarkStart w:id="567" w:name="_Toc467578106"/>
      <w:r>
        <w:t>Övriga krav</w:t>
      </w:r>
      <w:bookmarkEnd w:id="567"/>
    </w:p>
    <w:p w14:paraId="7093B1A0" w14:textId="6DB51C63" w:rsidR="00BB38AF" w:rsidRDefault="00BB38AF" w:rsidP="00BB38AF">
      <w:r>
        <w:t>-</w:t>
      </w:r>
    </w:p>
    <w:p w14:paraId="6D122F7F" w14:textId="77777777" w:rsidR="00BB38AF" w:rsidRPr="00BB38AF" w:rsidRDefault="00BB38AF" w:rsidP="00BB38AF"/>
    <w:p w14:paraId="72908150" w14:textId="77777777" w:rsidR="0039481C" w:rsidRDefault="0039481C" w:rsidP="0039481C">
      <w:pPr>
        <w:pStyle w:val="Heading3"/>
      </w:pPr>
      <w:bookmarkStart w:id="568" w:name="_Toc467578107"/>
      <w:r>
        <w:t>Krav på en tjänstekonsument</w:t>
      </w:r>
      <w:bookmarkEnd w:id="566"/>
      <w:bookmarkEnd w:id="568"/>
    </w:p>
    <w:p w14:paraId="73CB4BE3" w14:textId="77777777" w:rsidR="00BB38AF" w:rsidRPr="00DF7196" w:rsidRDefault="00BB38AF" w:rsidP="00BB38AF">
      <w:r w:rsidRPr="00DF7196">
        <w:t>Följande krav skall beaktas då ett system agerar som en tjänstekonsument för tjänstedomänens ingående tjänster.</w:t>
      </w:r>
    </w:p>
    <w:p w14:paraId="592B3AD3" w14:textId="77777777" w:rsidR="00BB38AF" w:rsidRPr="00DF7196" w:rsidRDefault="00BB38AF" w:rsidP="00BB38AF"/>
    <w:p w14:paraId="6A7C9820" w14:textId="77777777" w:rsidR="00BB38AF" w:rsidRDefault="00BB38AF" w:rsidP="00BB38AF">
      <w:r w:rsidRPr="00DF7196">
        <w:t xml:space="preserve">Autentisering av tjänstekonsument ska alltid ske med SITHS Funktionscertifikat. </w:t>
      </w:r>
    </w:p>
    <w:p w14:paraId="48E4FDE8" w14:textId="77777777" w:rsidR="00BB38AF" w:rsidRDefault="00BB38AF" w:rsidP="00BB38AF"/>
    <w:p w14:paraId="13ED97E8" w14:textId="77777777" w:rsidR="00BB38AF" w:rsidRDefault="00BB38AF" w:rsidP="00BB38AF">
      <w:r>
        <w:t>Tjänstekonsumenten ansvarar för att ha en kontinuitetsplan för det fall att tjänsteproducentens tjänst inte skulle vara tillgänglig.</w:t>
      </w:r>
    </w:p>
    <w:p w14:paraId="1CE964F8" w14:textId="77777777" w:rsidR="00BB38AF" w:rsidRDefault="00BB38AF" w:rsidP="00BB38AF"/>
    <w:p w14:paraId="40D32EB9" w14:textId="77777777" w:rsidR="00BB38AF" w:rsidRPr="00DF7196" w:rsidRDefault="00BB38AF" w:rsidP="00BB38AF">
      <w:r>
        <w:t>Tjänstekonsumenten skall redovisa sin belastning på tjänstedomänen (antalet anrop) till såväl tjänstedomänansvarig som till ansvarig för den/de tjänsteproducenter som tjänstekonsumenten anropar. Eventuella väsentliga ändringar av belastning ska kommuniceras i god tid före effektuering så att tillgänglighet och prestanda kan upprätthållas över tid.</w:t>
      </w:r>
    </w:p>
    <w:p w14:paraId="00B444A1" w14:textId="77777777" w:rsidR="00BB38AF" w:rsidRPr="00DF7196" w:rsidRDefault="00BB38AF" w:rsidP="00BB38AF"/>
    <w:p w14:paraId="1EB98AAA" w14:textId="7C7E5428" w:rsidR="00BB38AF" w:rsidRPr="00DF7196" w:rsidRDefault="00BB38AF" w:rsidP="00BB38AF">
      <w:r w:rsidRPr="00DF7196">
        <w:t>Tjänstekonsumenten skall följa vid var tid gällande</w:t>
      </w:r>
      <w:r>
        <w:t xml:space="preserve"> villkor för den/de tjänsteproducenter från vilka tjänstekonsumenten hämtar information. Ett exempel på sådana villkor är HSA-policy</w:t>
      </w:r>
      <w:r w:rsidRPr="00DF7196">
        <w:t xml:space="preserve"> [</w:t>
      </w:r>
      <w:r>
        <w:fldChar w:fldCharType="begin"/>
      </w:r>
      <w:r>
        <w:instrText xml:space="preserve"> REF R4 \h </w:instrText>
      </w:r>
      <w:r>
        <w:fldChar w:fldCharType="separate"/>
      </w:r>
      <w:r w:rsidR="00801343" w:rsidRPr="00DF7196">
        <w:t>R4</w:t>
      </w:r>
      <w:r>
        <w:fldChar w:fldCharType="end"/>
      </w:r>
      <w:r>
        <w:t>], där informationsägarna</w:t>
      </w:r>
      <w:r w:rsidRPr="00DF7196">
        <w:t xml:space="preserve"> bland annat </w:t>
      </w:r>
      <w:r>
        <w:t xml:space="preserve">ställer </w:t>
      </w:r>
      <w:r w:rsidRPr="00DF7196">
        <w:t>krav på</w:t>
      </w:r>
    </w:p>
    <w:p w14:paraId="4F095BBF" w14:textId="77777777" w:rsidR="00BB38AF" w:rsidRPr="00DF7196" w:rsidRDefault="00BB38AF" w:rsidP="00BB38AF">
      <w:pPr>
        <w:pStyle w:val="ListParagraph"/>
        <w:numPr>
          <w:ilvl w:val="0"/>
          <w:numId w:val="27"/>
        </w:numPr>
        <w:spacing w:after="60" w:line="240" w:lineRule="auto"/>
      </w:pPr>
      <w:r w:rsidRPr="00DF7196">
        <w:t>att all användning av informationen erhållen från tjänsteproducenten ska beskrivas i godkänd HPTB, HSA-policytillämpning för brukarorganisation</w:t>
      </w:r>
    </w:p>
    <w:p w14:paraId="35119860" w14:textId="77777777" w:rsidR="00BB38AF" w:rsidRPr="00DF7196" w:rsidRDefault="00BB38AF" w:rsidP="00BB38AF">
      <w:pPr>
        <w:pStyle w:val="ListParagraph"/>
        <w:numPr>
          <w:ilvl w:val="0"/>
          <w:numId w:val="27"/>
        </w:numPr>
        <w:spacing w:after="60" w:line="240" w:lineRule="auto"/>
      </w:pPr>
      <w:r w:rsidRPr="00DF7196">
        <w:t>att tillämpliga lagar och regelverk, t.ex. Personuppgiftslagen PUL, efterlevs</w:t>
      </w:r>
    </w:p>
    <w:p w14:paraId="7F0F5EE8" w14:textId="77777777" w:rsidR="00BB38AF" w:rsidRPr="00DF7196" w:rsidRDefault="00BB38AF" w:rsidP="00BB38AF">
      <w:pPr>
        <w:pStyle w:val="ListParagraph"/>
        <w:numPr>
          <w:ilvl w:val="0"/>
          <w:numId w:val="27"/>
        </w:numPr>
        <w:spacing w:after="60" w:line="240" w:lineRule="auto"/>
      </w:pPr>
      <w:r w:rsidRPr="00DF7196">
        <w:t>att information som lagras i egen applikation ska skyddas på tillfredställande sätt</w:t>
      </w:r>
    </w:p>
    <w:p w14:paraId="0BB8E7CA" w14:textId="77777777" w:rsidR="00BB38AF" w:rsidRPr="00DF7196" w:rsidRDefault="00BB38AF" w:rsidP="00BB38AF">
      <w:pPr>
        <w:pStyle w:val="ListParagraph"/>
        <w:numPr>
          <w:ilvl w:val="0"/>
          <w:numId w:val="27"/>
        </w:numPr>
        <w:spacing w:after="60" w:line="240" w:lineRule="auto"/>
      </w:pPr>
      <w:r w:rsidRPr="00DF7196">
        <w:t>att information som lagras i egen applikation ska hållas uppdaterad mot ursprungskällan</w:t>
      </w:r>
    </w:p>
    <w:p w14:paraId="4FA0ED73" w14:textId="77777777" w:rsidR="00BB38AF" w:rsidRPr="00DF7196" w:rsidRDefault="00BB38AF" w:rsidP="00BB38AF">
      <w:pPr>
        <w:pStyle w:val="ListParagraph"/>
        <w:numPr>
          <w:ilvl w:val="0"/>
          <w:numId w:val="27"/>
        </w:numPr>
        <w:spacing w:after="60" w:line="240" w:lineRule="auto"/>
      </w:pPr>
      <w:r>
        <w:t>att intern revision genomförs årligen för kontroll av efterlevnad till HSA-policy</w:t>
      </w:r>
    </w:p>
    <w:p w14:paraId="6BC2300A" w14:textId="77777777" w:rsidR="00BB38AF" w:rsidRDefault="00BB38AF" w:rsidP="00BB38AF"/>
    <w:p w14:paraId="13B9D29E" w14:textId="77777777" w:rsidR="00BB38AF" w:rsidRDefault="00BB38AF" w:rsidP="00BB38AF">
      <w:r>
        <w:t xml:space="preserve">Anslutna tjänsteproducenter kan ha egna processer för godkännande av tjänstekonsumenter som anropar tjänsteproducentens katalogtjänst. </w:t>
      </w:r>
    </w:p>
    <w:p w14:paraId="0EABE70B" w14:textId="77777777" w:rsidR="00BB38AF" w:rsidRPr="00BB38AF" w:rsidRDefault="00BB38AF" w:rsidP="00BB38AF"/>
    <w:p w14:paraId="2CBDBDA5" w14:textId="77777777" w:rsidR="0039481C" w:rsidRDefault="0039481C" w:rsidP="0039481C">
      <w:pPr>
        <w:pStyle w:val="Heading1"/>
      </w:pPr>
      <w:bookmarkStart w:id="569" w:name="_Toc243452565"/>
      <w:bookmarkStart w:id="570" w:name="_Ref426109818"/>
      <w:bookmarkStart w:id="571" w:name="_Toc467578108"/>
      <w:r>
        <w:t xml:space="preserve">Tjänstedomänens </w:t>
      </w:r>
      <w:bookmarkEnd w:id="532"/>
      <w:r>
        <w:t>meddelandemodeller</w:t>
      </w:r>
      <w:bookmarkEnd w:id="533"/>
      <w:bookmarkEnd w:id="569"/>
      <w:bookmarkEnd w:id="570"/>
      <w:bookmarkEnd w:id="571"/>
    </w:p>
    <w:p w14:paraId="062125DB" w14:textId="77777777" w:rsidR="0039481C" w:rsidRDefault="0039481C" w:rsidP="0039481C">
      <w:bookmarkStart w:id="572" w:name="_Toc224960923"/>
      <w:r>
        <w:t>Här beskrivs de meddelandemodeller som tjänstekontrakten bygger på. För varje meddelandemodell beskrivs hur mappning ser ut delvis mot V-TIM, här version 2.2 samt mot schema (XSD) för tjänstekontrakt.</w:t>
      </w:r>
    </w:p>
    <w:p w14:paraId="40B5FDE7" w14:textId="77777777" w:rsidR="0039481C" w:rsidRDefault="0039481C" w:rsidP="0039481C">
      <w:pPr>
        <w:pStyle w:val="Heading2"/>
      </w:pPr>
      <w:bookmarkStart w:id="573" w:name="_Toc357754856"/>
      <w:bookmarkStart w:id="574" w:name="_Toc243452566"/>
      <w:bookmarkStart w:id="575" w:name="_Toc467578109"/>
      <w:r>
        <w:t>V-MIM</w:t>
      </w:r>
      <w:bookmarkEnd w:id="573"/>
      <w:bookmarkEnd w:id="574"/>
      <w:bookmarkEnd w:id="575"/>
      <w:r>
        <w:t xml:space="preserve"> </w:t>
      </w:r>
    </w:p>
    <w:p w14:paraId="564ACD9C" w14:textId="7A8AA821" w:rsidR="00BB38AF" w:rsidRDefault="00BB38AF" w:rsidP="00BB38AF">
      <w:r>
        <w:t xml:space="preserve">För tjänstedomänen utnyttjas befintliga strukturer inom HSA för förvaltning och vidareutveckling av informations- och meddelandemodeller, se </w:t>
      </w:r>
      <w:r w:rsidRPr="0022201E">
        <w:t xml:space="preserve">även </w:t>
      </w:r>
      <w:r w:rsidRPr="002E75B7">
        <w:t>AB-2.4 [</w:t>
      </w:r>
      <w:r w:rsidR="001C4FB0">
        <w:fldChar w:fldCharType="begin"/>
      </w:r>
      <w:r w:rsidR="001C4FB0">
        <w:instrText xml:space="preserve"> REF R1 \h </w:instrText>
      </w:r>
      <w:r w:rsidR="001C4FB0">
        <w:fldChar w:fldCharType="separate"/>
      </w:r>
      <w:r w:rsidR="00801343">
        <w:t>R1</w:t>
      </w:r>
      <w:r w:rsidR="001C4FB0">
        <w:fldChar w:fldCharType="end"/>
      </w:r>
      <w:r w:rsidRPr="002E75B7">
        <w:t xml:space="preserve">]. </w:t>
      </w:r>
      <w:r w:rsidRPr="002E75B7">
        <w:rPr>
          <w:szCs w:val="20"/>
          <w:lang w:eastAsia="ar-SA"/>
        </w:rPr>
        <w:t>Två</w:t>
      </w:r>
      <w:r w:rsidRPr="00821A37">
        <w:rPr>
          <w:szCs w:val="20"/>
          <w:lang w:eastAsia="ar-SA"/>
        </w:rPr>
        <w:t xml:space="preserve"> gånger per år införs genomarbetade och beslutade ändringar i informationsmodellen enligt särskild process.</w:t>
      </w:r>
    </w:p>
    <w:p w14:paraId="0EBEBC6E" w14:textId="77777777" w:rsidR="00BB38AF" w:rsidRDefault="00BB38AF" w:rsidP="00BB38AF"/>
    <w:p w14:paraId="798EA864" w14:textId="2149C1D2" w:rsidR="0039481C" w:rsidRDefault="00BB38AF" w:rsidP="0039481C">
      <w:r w:rsidRPr="00DF7196">
        <w:t xml:space="preserve">Nuvarande informationsmodell beskrivs i RIV Informationsspecifikation HSA Struktur och Innehåll </w:t>
      </w:r>
      <w:r w:rsidRPr="00457C02">
        <w:t>[</w:t>
      </w:r>
      <w:r>
        <w:fldChar w:fldCharType="begin"/>
      </w:r>
      <w:r>
        <w:instrText xml:space="preserve"> REF R5 \h </w:instrText>
      </w:r>
      <w:r>
        <w:fldChar w:fldCharType="separate"/>
      </w:r>
      <w:ins w:id="576" w:author="Robert Lundmark" w:date="2016-11-22T11:39:00Z">
        <w:r w:rsidR="00801343" w:rsidRPr="00DF7196">
          <w:t>R</w:t>
        </w:r>
        <w:r w:rsidR="00801343">
          <w:t>5</w:t>
        </w:r>
      </w:ins>
      <w:del w:id="577" w:author="Robert Lundmark" w:date="2016-10-24T13:00:00Z">
        <w:r w:rsidR="00C5124D" w:rsidRPr="00DF7196" w:rsidDel="001F68F5">
          <w:delText>R</w:delText>
        </w:r>
        <w:r w:rsidR="00C5124D" w:rsidDel="001F68F5">
          <w:delText>5</w:delText>
        </w:r>
      </w:del>
      <w:r>
        <w:fldChar w:fldCharType="end"/>
      </w:r>
      <w:r w:rsidRPr="00457C02">
        <w:t>].</w:t>
      </w:r>
      <w:r w:rsidRPr="00DF7196">
        <w:t xml:space="preserve"> </w:t>
      </w:r>
      <w:r>
        <w:t xml:space="preserve">Ingen mappning mot nationellt fackspråk är genomförd av skäl som beskrivs i </w:t>
      </w:r>
      <w:r w:rsidRPr="002E75B7">
        <w:t>AB-2.</w:t>
      </w:r>
      <w:r>
        <w:t>5</w:t>
      </w:r>
      <w:r w:rsidRPr="002E75B7">
        <w:t xml:space="preserve"> [</w:t>
      </w:r>
      <w:r w:rsidR="001C4FB0">
        <w:fldChar w:fldCharType="begin"/>
      </w:r>
      <w:r w:rsidR="001C4FB0">
        <w:instrText xml:space="preserve"> REF R1 \h </w:instrText>
      </w:r>
      <w:r w:rsidR="001C4FB0">
        <w:fldChar w:fldCharType="separate"/>
      </w:r>
      <w:r w:rsidR="00801343">
        <w:t>R1</w:t>
      </w:r>
      <w:r w:rsidR="001C4FB0">
        <w:fldChar w:fldCharType="end"/>
      </w:r>
      <w:r w:rsidRPr="002E75B7">
        <w:t>].</w:t>
      </w:r>
    </w:p>
    <w:p w14:paraId="70DEFC10" w14:textId="77777777" w:rsidR="0039481C" w:rsidRDefault="0039481C" w:rsidP="0039481C"/>
    <w:p w14:paraId="3578D5D8" w14:textId="77777777" w:rsidR="0039481C" w:rsidRDefault="0039481C" w:rsidP="0039481C">
      <w:pPr>
        <w:pStyle w:val="Heading2"/>
      </w:pPr>
      <w:bookmarkStart w:id="578" w:name="_Toc357754857"/>
      <w:bookmarkStart w:id="579" w:name="_Toc243452567"/>
      <w:bookmarkStart w:id="580" w:name="_Toc467578110"/>
      <w:r>
        <w:lastRenderedPageBreak/>
        <w:t>Formatregler</w:t>
      </w:r>
      <w:bookmarkEnd w:id="578"/>
      <w:bookmarkEnd w:id="579"/>
      <w:bookmarkEnd w:id="580"/>
    </w:p>
    <w:p w14:paraId="7D525304" w14:textId="77777777" w:rsidR="00BB38AF" w:rsidRPr="00DF7196"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581" w:name="_Toc467578111"/>
      <w:r w:rsidRPr="00DF7196">
        <w:t>RIV-specifikation</w:t>
      </w:r>
      <w:bookmarkEnd w:id="581"/>
    </w:p>
    <w:p w14:paraId="1E19B37B" w14:textId="49CACB5A" w:rsidR="0039481C" w:rsidRPr="002F2D14" w:rsidRDefault="00BB38AF" w:rsidP="0039481C">
      <w:r w:rsidRPr="00DF7196">
        <w:t>Formatregler för tjänstedomänen specificeras i RIV Informationsspecifikation HSA Struktur och Innehåll [</w:t>
      </w:r>
      <w:r>
        <w:fldChar w:fldCharType="begin"/>
      </w:r>
      <w:r>
        <w:instrText xml:space="preserve"> REF R5 \h </w:instrText>
      </w:r>
      <w:r>
        <w:fldChar w:fldCharType="separate"/>
      </w:r>
      <w:ins w:id="582" w:author="Robert Lundmark" w:date="2016-11-22T11:39:00Z">
        <w:r w:rsidR="00801343" w:rsidRPr="00DF7196">
          <w:t>R</w:t>
        </w:r>
        <w:r w:rsidR="00801343">
          <w:t>5</w:t>
        </w:r>
      </w:ins>
      <w:del w:id="583" w:author="Robert Lundmark" w:date="2016-10-24T13:00:00Z">
        <w:r w:rsidR="00C5124D" w:rsidRPr="00DF7196" w:rsidDel="001F68F5">
          <w:delText>R</w:delText>
        </w:r>
        <w:r w:rsidR="00C5124D" w:rsidDel="001F68F5">
          <w:delText>5</w:delText>
        </w:r>
      </w:del>
      <w:r>
        <w:fldChar w:fldCharType="end"/>
      </w:r>
      <w:r>
        <w:t xml:space="preserve">], se </w:t>
      </w:r>
      <w:r w:rsidRPr="0092589B">
        <w:t>även AB-2.</w:t>
      </w:r>
      <w:r>
        <w:t>6 [</w:t>
      </w:r>
      <w:r w:rsidR="001C4FB0">
        <w:fldChar w:fldCharType="begin"/>
      </w:r>
      <w:r w:rsidR="001C4FB0">
        <w:instrText xml:space="preserve"> REF R1 \h </w:instrText>
      </w:r>
      <w:r w:rsidR="001C4FB0">
        <w:fldChar w:fldCharType="separate"/>
      </w:r>
      <w:r w:rsidR="00801343">
        <w:t>R1</w:t>
      </w:r>
      <w:r w:rsidR="001C4FB0">
        <w:fldChar w:fldCharType="end"/>
      </w:r>
      <w:r>
        <w:t>].</w:t>
      </w:r>
      <w:r w:rsidRPr="0092589B">
        <w:t xml:space="preserve"> </w:t>
      </w:r>
      <w:r w:rsidRPr="00DF7196">
        <w:t xml:space="preserve">Ytterligare detaljer finns i </w:t>
      </w:r>
      <w:r>
        <w:t xml:space="preserve">även </w:t>
      </w:r>
      <w:r w:rsidRPr="00DF7196">
        <w:t xml:space="preserve">schemabeskrivningen för </w:t>
      </w:r>
      <w:r>
        <w:t xml:space="preserve">respektive tjänstekontrakt, se avsnitt </w:t>
      </w:r>
      <w:r>
        <w:fldChar w:fldCharType="begin"/>
      </w:r>
      <w:r>
        <w:instrText xml:space="preserve"> REF _Ref360177402 \r \h </w:instrText>
      </w:r>
      <w:r>
        <w:fldChar w:fldCharType="separate"/>
      </w:r>
      <w:r w:rsidR="00801343">
        <w:t>6</w:t>
      </w:r>
      <w:r>
        <w:fldChar w:fldCharType="end"/>
      </w:r>
      <w:r>
        <w:t>.</w:t>
      </w:r>
    </w:p>
    <w:p w14:paraId="5B073D2A" w14:textId="77777777" w:rsidR="0039481C" w:rsidRDefault="0039481C" w:rsidP="0039481C">
      <w:pPr>
        <w:spacing w:line="240" w:lineRule="auto"/>
        <w:rPr>
          <w:rFonts w:eastAsia="Times New Roman"/>
          <w:bCs/>
          <w:sz w:val="30"/>
          <w:szCs w:val="28"/>
        </w:rPr>
      </w:pPr>
      <w:r>
        <w:br w:type="page"/>
      </w:r>
    </w:p>
    <w:p w14:paraId="5BA7EED5" w14:textId="77777777" w:rsidR="001D0DD7" w:rsidRDefault="001D0DD7" w:rsidP="001D0DD7">
      <w:pPr>
        <w:pStyle w:val="Heading1"/>
        <w:keepNext w:val="0"/>
        <w:keepLines w:val="0"/>
        <w:pageBreakBefore/>
        <w:spacing w:before="480" w:after="240" w:line="240" w:lineRule="auto"/>
        <w:ind w:left="578" w:hanging="578"/>
      </w:pPr>
      <w:bookmarkStart w:id="584" w:name="_Ref360177402"/>
      <w:bookmarkStart w:id="585" w:name="_Ref360177409"/>
      <w:bookmarkStart w:id="586" w:name="_Ref360177440"/>
      <w:bookmarkStart w:id="587" w:name="_Toc382921475"/>
      <w:bookmarkStart w:id="588" w:name="_Toc467578112"/>
      <w:bookmarkEnd w:id="572"/>
      <w:r w:rsidRPr="007B798B">
        <w:lastRenderedPageBreak/>
        <w:t>Tjänstekontrakt</w:t>
      </w:r>
      <w:bookmarkStart w:id="589" w:name="_Ref359438522"/>
      <w:bookmarkStart w:id="590" w:name="_Ref361918852"/>
      <w:bookmarkEnd w:id="584"/>
      <w:bookmarkEnd w:id="585"/>
      <w:bookmarkEnd w:id="586"/>
      <w:bookmarkEnd w:id="587"/>
      <w:bookmarkEnd w:id="588"/>
    </w:p>
    <w:p w14:paraId="54824F86" w14:textId="77777777" w:rsidR="001D0DD7" w:rsidRPr="007B798B" w:rsidRDefault="001D0DD7" w:rsidP="001D0DD7">
      <w:pPr>
        <w:pStyle w:val="Heading2"/>
        <w:keepNext w:val="0"/>
        <w:keepLines w:val="0"/>
        <w:tabs>
          <w:tab w:val="left" w:pos="567"/>
          <w:tab w:val="left" w:pos="2608"/>
          <w:tab w:val="left" w:pos="3912"/>
          <w:tab w:val="left" w:pos="5216"/>
          <w:tab w:val="left" w:pos="6520"/>
          <w:tab w:val="left" w:pos="7824"/>
          <w:tab w:val="left" w:pos="9128"/>
        </w:tabs>
        <w:spacing w:before="360" w:after="120" w:line="240" w:lineRule="auto"/>
      </w:pPr>
      <w:bookmarkStart w:id="591" w:name="_Ref370935488"/>
      <w:bookmarkStart w:id="592" w:name="_Toc382921476"/>
      <w:bookmarkStart w:id="593" w:name="_Toc467578113"/>
      <w:r>
        <w:t>GetEmployee</w:t>
      </w:r>
      <w:bookmarkEnd w:id="589"/>
      <w:r w:rsidRPr="007B798B">
        <w:t>IncludingProtectedPerson</w:t>
      </w:r>
      <w:bookmarkEnd w:id="590"/>
      <w:bookmarkEnd w:id="591"/>
      <w:bookmarkEnd w:id="592"/>
      <w:bookmarkEnd w:id="593"/>
    </w:p>
    <w:p w14:paraId="2631A1F8" w14:textId="77777777" w:rsidR="001D0DD7" w:rsidRPr="00915D3B" w:rsidRDefault="001D0DD7" w:rsidP="001D0DD7">
      <w:r>
        <w:t>GetEmployee</w:t>
      </w:r>
      <w:r w:rsidRPr="007B798B">
        <w:t xml:space="preserve">IncludingProtectedPerson </w:t>
      </w:r>
      <w:r w:rsidRPr="00915D3B">
        <w:t xml:space="preserve">returnerar information, som kontaktinformation samt </w:t>
      </w:r>
      <w:r>
        <w:t>legitimerad yrkesgrupp</w:t>
      </w:r>
      <w:r w:rsidRPr="00915D3B">
        <w:t xml:space="preserve"> och specialitet, för angiven person. Metoden kan användas av en tjänstekonsument för att t.ex. verifiera uppgifter i en egen intern användardatabas, för att kunna registrera en användare (med HSA-id) baserat på användarens </w:t>
      </w:r>
      <w:r>
        <w:t>person-id</w:t>
      </w:r>
      <w:r w:rsidRPr="00915D3B">
        <w:t xml:space="preserve"> eller för att verifiera behörighet för det fall att denna grundar sig enbart på den personliga egenskapen Legitimerad yrkesgrupp.</w:t>
      </w:r>
    </w:p>
    <w:p w14:paraId="591F7C36" w14:textId="5D168F13" w:rsidR="001D0DD7" w:rsidRPr="00915D3B" w:rsidRDefault="001D0DD7" w:rsidP="001D0DD7">
      <w:r w:rsidRPr="00915D3B">
        <w:t xml:space="preserve">Detta tjänstekontrakt skiljer sig från kontraktet beskrivet i </w:t>
      </w:r>
      <w:r w:rsidR="00CF0E4C">
        <w:fldChar w:fldCharType="begin"/>
      </w:r>
      <w:r w:rsidR="00CF0E4C">
        <w:instrText xml:space="preserve"> REF _Ref426109971 \r \h </w:instrText>
      </w:r>
      <w:r w:rsidR="00CF0E4C">
        <w:fldChar w:fldCharType="separate"/>
      </w:r>
      <w:r w:rsidR="00801343">
        <w:t>6.2</w:t>
      </w:r>
      <w:r w:rsidR="00CF0E4C">
        <w:fldChar w:fldCharType="end"/>
      </w:r>
      <w:r w:rsidR="00CF0E4C">
        <w:t xml:space="preserve"> </w:t>
      </w:r>
      <w:r w:rsidRPr="00915D3B">
        <w:t xml:space="preserve">på så sätt att det även ger åtkomst till personer med skyddade personuppgifter. Se </w:t>
      </w:r>
      <w:r>
        <w:t>AB-2.7</w:t>
      </w:r>
      <w:r w:rsidRPr="00915D3B">
        <w:t xml:space="preserve"> [</w:t>
      </w:r>
      <w:r w:rsidR="001C4FB0">
        <w:fldChar w:fldCharType="begin"/>
      </w:r>
      <w:r w:rsidR="001C4FB0">
        <w:instrText xml:space="preserve"> REF R1 \h </w:instrText>
      </w:r>
      <w:r w:rsidR="001C4FB0">
        <w:fldChar w:fldCharType="separate"/>
      </w:r>
      <w:r w:rsidR="00801343">
        <w:t>R1</w:t>
      </w:r>
      <w:r w:rsidR="001C4FB0">
        <w:fldChar w:fldCharType="end"/>
      </w:r>
      <w:r w:rsidRPr="00915D3B">
        <w:t>]. Informationsägaren avgör om tjänstekonsumenten ska beviljas åtkomst till personer med skyddade personuppgifter.</w:t>
      </w:r>
    </w:p>
    <w:p w14:paraId="27ED0AA5" w14:textId="77777777" w:rsidR="001D0DD7" w:rsidRPr="00915D3B" w:rsidRDefault="001D0DD7" w:rsidP="001D0DD7">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594" w:name="_Toc467578114"/>
      <w:r w:rsidRPr="00915D3B">
        <w:t>Version</w:t>
      </w:r>
      <w:bookmarkEnd w:id="594"/>
    </w:p>
    <w:p w14:paraId="4BBE2C6A" w14:textId="19504150" w:rsidR="001D0DD7" w:rsidRPr="00915D3B" w:rsidRDefault="001D0DD7" w:rsidP="001D0DD7">
      <w:r w:rsidRPr="00915D3B">
        <w:t xml:space="preserve">Version på detta kontrakt är </w:t>
      </w:r>
      <w:del w:id="595" w:author="Littorin Henrika" w:date="2016-08-23T23:11:00Z">
        <w:r w:rsidR="001C4FB0" w:rsidDel="002C59F7">
          <w:delText>1.1</w:delText>
        </w:r>
        <w:r w:rsidR="00C36AE7" w:rsidDel="002C59F7">
          <w:delText>.1</w:delText>
        </w:r>
      </w:del>
      <w:ins w:id="596" w:author="Littorin Henrika" w:date="2016-08-23T23:11:00Z">
        <w:r w:rsidR="002C59F7">
          <w:t>2.0</w:t>
        </w:r>
      </w:ins>
    </w:p>
    <w:p w14:paraId="59BABB7E" w14:textId="77777777" w:rsidR="001D0DD7" w:rsidRPr="00915D3B" w:rsidRDefault="001D0DD7" w:rsidP="001D0DD7">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597" w:name="_Ref359438887"/>
      <w:bookmarkStart w:id="598" w:name="_Toc467578115"/>
      <w:r w:rsidRPr="00915D3B">
        <w:t>Fältregler</w:t>
      </w:r>
      <w:bookmarkEnd w:id="597"/>
      <w:bookmarkEnd w:id="598"/>
    </w:p>
    <w:p w14:paraId="6BB7BA92" w14:textId="561D4A7F" w:rsidR="001D0DD7" w:rsidRDefault="001D0DD7" w:rsidP="001D0DD7">
      <w:r w:rsidRPr="00915D3B">
        <w:t xml:space="preserve">Nedanstående tabell beskriver varje element i begäran och svar. Har namnet en * finns ytterligare regler för detta element och beskrivs mer i detalj i stycket Regler. Attributen som levereras beskrivs mer ingående i nedan inklippta Exceldokument, med avseende på t.ex. fältlängder och krav på innehållet. </w:t>
      </w:r>
    </w:p>
    <w:p w14:paraId="027D5F2A" w14:textId="7BFA15C5" w:rsidR="001D0DD7" w:rsidRDefault="00E06206" w:rsidP="001D0DD7">
      <w:pPr>
        <w:rPr>
          <w:ins w:id="599" w:author="Robert Lundmark" w:date="2016-11-08T14:35:00Z"/>
        </w:rPr>
      </w:pPr>
      <w:del w:id="600" w:author="Ronny Nilsson" w:date="2016-09-09T10:34:00Z">
        <w:r w:rsidDel="00B07DD6">
          <w:object w:dxaOrig="1531" w:dyaOrig="990" w14:anchorId="75C6A2F6">
            <v:shape id="_x0000_i1027" type="#_x0000_t75" style="width:76.2pt;height:49.8pt" o:ole="">
              <v:imagedata r:id="rId14" o:title=""/>
            </v:shape>
            <o:OLEObject Type="Embed" ProgID="Excel.Sheet.8" ShapeID="_x0000_i1027" DrawAspect="Icon" ObjectID="_1541320064" r:id="rId15"/>
          </w:object>
        </w:r>
      </w:del>
    </w:p>
    <w:bookmarkStart w:id="601" w:name="_MON_1540132107"/>
    <w:bookmarkEnd w:id="601"/>
    <w:p w14:paraId="6E8C6CED" w14:textId="189FB383" w:rsidR="00EC60C1" w:rsidRPr="00915D3B" w:rsidRDefault="004A2D78" w:rsidP="001D0DD7">
      <w:ins w:id="602" w:author="Robert Lundmark" w:date="2016-11-08T14:35:00Z">
        <w:r>
          <w:object w:dxaOrig="1360" w:dyaOrig="880" w14:anchorId="1BB20CBF">
            <v:shape id="_x0000_i1028" type="#_x0000_t75" style="width:68.4pt;height:44.4pt" o:ole="">
              <v:imagedata r:id="rId16" o:title=""/>
            </v:shape>
            <o:OLEObject Type="Embed" ProgID="Excel.Sheet.8" ShapeID="_x0000_i1028" DrawAspect="Icon" ObjectID="_1541320065" r:id="rId17"/>
          </w:object>
        </w:r>
      </w:ins>
    </w:p>
    <w:p w14:paraId="1EB885EF" w14:textId="77777777" w:rsidR="001D0DD7" w:rsidRPr="00915D3B" w:rsidRDefault="001D0DD7" w:rsidP="001D0DD7"/>
    <w:tbl>
      <w:tblPr>
        <w:tblStyle w:val="TableGrid"/>
        <w:tblW w:w="9606" w:type="dxa"/>
        <w:tblLayout w:type="fixed"/>
        <w:tblLook w:val="04A0" w:firstRow="1" w:lastRow="0" w:firstColumn="1" w:lastColumn="0" w:noHBand="0" w:noVBand="1"/>
      </w:tblPr>
      <w:tblGrid>
        <w:gridCol w:w="2802"/>
        <w:gridCol w:w="1275"/>
        <w:gridCol w:w="4111"/>
        <w:gridCol w:w="1418"/>
      </w:tblGrid>
      <w:tr w:rsidR="001D0DD7" w:rsidRPr="00915D3B" w14:paraId="021CF111" w14:textId="77777777" w:rsidTr="002A6B7C">
        <w:trPr>
          <w:cantSplit/>
          <w:trHeight w:val="384"/>
        </w:trPr>
        <w:tc>
          <w:tcPr>
            <w:tcW w:w="2802" w:type="dxa"/>
            <w:shd w:val="clear" w:color="auto" w:fill="D9D9D9" w:themeFill="background1" w:themeFillShade="D9"/>
            <w:vAlign w:val="bottom"/>
          </w:tcPr>
          <w:p w14:paraId="27F6D3BB" w14:textId="77777777" w:rsidR="001D0DD7" w:rsidRPr="00915D3B" w:rsidRDefault="001D0DD7" w:rsidP="002A6B7C">
            <w:pPr>
              <w:rPr>
                <w:b/>
              </w:rPr>
            </w:pPr>
            <w:r w:rsidRPr="00915D3B">
              <w:rPr>
                <w:b/>
              </w:rPr>
              <w:t>Namn</w:t>
            </w:r>
          </w:p>
        </w:tc>
        <w:tc>
          <w:tcPr>
            <w:tcW w:w="1275" w:type="dxa"/>
            <w:shd w:val="clear" w:color="auto" w:fill="D9D9D9" w:themeFill="background1" w:themeFillShade="D9"/>
            <w:vAlign w:val="bottom"/>
          </w:tcPr>
          <w:p w14:paraId="4325765D" w14:textId="77777777" w:rsidR="001D0DD7" w:rsidRPr="00915D3B" w:rsidRDefault="001D0DD7" w:rsidP="002A6B7C">
            <w:pPr>
              <w:rPr>
                <w:b/>
              </w:rPr>
            </w:pPr>
            <w:r w:rsidRPr="00915D3B">
              <w:rPr>
                <w:b/>
              </w:rPr>
              <w:t>Typ</w:t>
            </w:r>
          </w:p>
        </w:tc>
        <w:tc>
          <w:tcPr>
            <w:tcW w:w="4111" w:type="dxa"/>
            <w:shd w:val="clear" w:color="auto" w:fill="D9D9D9" w:themeFill="background1" w:themeFillShade="D9"/>
            <w:vAlign w:val="bottom"/>
          </w:tcPr>
          <w:p w14:paraId="0F3AA7ED" w14:textId="77777777" w:rsidR="001D0DD7" w:rsidRPr="00915D3B" w:rsidRDefault="001D0DD7" w:rsidP="002A6B7C">
            <w:pPr>
              <w:rPr>
                <w:b/>
              </w:rPr>
            </w:pPr>
            <w:r w:rsidRPr="00915D3B">
              <w:rPr>
                <w:b/>
              </w:rPr>
              <w:t>Beskrivning</w:t>
            </w:r>
          </w:p>
        </w:tc>
        <w:tc>
          <w:tcPr>
            <w:tcW w:w="1418" w:type="dxa"/>
            <w:shd w:val="clear" w:color="auto" w:fill="D9D9D9" w:themeFill="background1" w:themeFillShade="D9"/>
            <w:vAlign w:val="bottom"/>
          </w:tcPr>
          <w:p w14:paraId="5848F647" w14:textId="77777777" w:rsidR="001D0DD7" w:rsidRPr="00915D3B" w:rsidRDefault="001D0DD7" w:rsidP="002A6B7C">
            <w:pPr>
              <w:rPr>
                <w:b/>
              </w:rPr>
            </w:pPr>
            <w:r w:rsidRPr="00915D3B">
              <w:rPr>
                <w:b/>
              </w:rPr>
              <w:t>Kardinalitet</w:t>
            </w:r>
          </w:p>
        </w:tc>
      </w:tr>
      <w:tr w:rsidR="001D0DD7" w:rsidRPr="00915D3B" w14:paraId="0E29FDA9" w14:textId="77777777" w:rsidTr="002A6B7C">
        <w:trPr>
          <w:cantSplit/>
        </w:trPr>
        <w:tc>
          <w:tcPr>
            <w:tcW w:w="2802" w:type="dxa"/>
          </w:tcPr>
          <w:p w14:paraId="2B58C28A" w14:textId="77777777" w:rsidR="001D0DD7" w:rsidRPr="00915D3B" w:rsidRDefault="001D0DD7" w:rsidP="002A6B7C">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Begäran</w:t>
            </w:r>
          </w:p>
        </w:tc>
        <w:tc>
          <w:tcPr>
            <w:tcW w:w="1275" w:type="dxa"/>
          </w:tcPr>
          <w:p w14:paraId="072BE5CE"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rPr>
            </w:pPr>
          </w:p>
        </w:tc>
        <w:tc>
          <w:tcPr>
            <w:tcW w:w="4111" w:type="dxa"/>
          </w:tcPr>
          <w:p w14:paraId="3A1BC6C2"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56A4DFC9"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rPr>
            </w:pPr>
          </w:p>
        </w:tc>
      </w:tr>
      <w:tr w:rsidR="001D0DD7" w:rsidRPr="00915D3B" w14:paraId="12973F32" w14:textId="77777777" w:rsidTr="002A6B7C">
        <w:trPr>
          <w:cantSplit/>
        </w:trPr>
        <w:tc>
          <w:tcPr>
            <w:tcW w:w="2802" w:type="dxa"/>
          </w:tcPr>
          <w:p w14:paraId="7BF4F57D" w14:textId="3E4B23EA" w:rsidR="001D0DD7" w:rsidRPr="00915D3B" w:rsidRDefault="001D0DD7" w:rsidP="002A6B7C">
            <w:pPr>
              <w:pStyle w:val="TableParagraph"/>
              <w:spacing w:line="229"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personHsaId *</w:t>
            </w:r>
            <w:r w:rsidR="0086507A">
              <w:rPr>
                <w:rFonts w:ascii="Times New Roman" w:hAnsi="Times New Roman" w:cs="Times New Roman"/>
                <w:sz w:val="20"/>
                <w:szCs w:val="20"/>
              </w:rPr>
              <w:t>1</w:t>
            </w:r>
            <w:r w:rsidRPr="00915D3B">
              <w:rPr>
                <w:rFonts w:ascii="Times New Roman" w:hAnsi="Times New Roman" w:cs="Times New Roman"/>
                <w:sz w:val="20"/>
                <w:szCs w:val="20"/>
              </w:rPr>
              <w:t>)</w:t>
            </w:r>
          </w:p>
        </w:tc>
        <w:tc>
          <w:tcPr>
            <w:tcW w:w="1275" w:type="dxa"/>
          </w:tcPr>
          <w:p w14:paraId="7F7AA5FB"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String</w:t>
            </w:r>
          </w:p>
        </w:tc>
        <w:tc>
          <w:tcPr>
            <w:tcW w:w="4111" w:type="dxa"/>
          </w:tcPr>
          <w:p w14:paraId="1F3E8BD7" w14:textId="77777777" w:rsidR="001D0DD7" w:rsidRPr="00915D3B" w:rsidRDefault="001D0DD7" w:rsidP="002A6B7C">
            <w:pPr>
              <w:pStyle w:val="TableParagraph"/>
              <w:spacing w:line="226" w:lineRule="exact"/>
              <w:ind w:left="102"/>
              <w:rPr>
                <w:rFonts w:ascii="Times New Roman" w:hAnsi="Times New Roman" w:cs="Times New Roman"/>
                <w:sz w:val="20"/>
                <w:szCs w:val="20"/>
              </w:rPr>
            </w:pPr>
            <w:r w:rsidRPr="00915D3B">
              <w:rPr>
                <w:rFonts w:ascii="Times New Roman" w:hAnsi="Times New Roman" w:cs="Times New Roman"/>
                <w:sz w:val="20"/>
                <w:szCs w:val="20"/>
              </w:rPr>
              <w:t>Sökt persons HSA-id.</w:t>
            </w:r>
          </w:p>
        </w:tc>
        <w:tc>
          <w:tcPr>
            <w:tcW w:w="1418" w:type="dxa"/>
          </w:tcPr>
          <w:p w14:paraId="3D87821C"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0..1</w:t>
            </w:r>
          </w:p>
        </w:tc>
      </w:tr>
      <w:tr w:rsidR="001D0DD7" w:rsidRPr="00915D3B" w14:paraId="4782314C" w14:textId="77777777" w:rsidTr="002A6B7C">
        <w:trPr>
          <w:cantSplit/>
        </w:trPr>
        <w:tc>
          <w:tcPr>
            <w:tcW w:w="2802" w:type="dxa"/>
          </w:tcPr>
          <w:p w14:paraId="4F601E88" w14:textId="63ADAC69" w:rsidR="001D0DD7" w:rsidRPr="00915D3B" w:rsidRDefault="001D0DD7" w:rsidP="002A6B7C">
            <w:pPr>
              <w:pStyle w:val="TableParagraph"/>
              <w:spacing w:line="229"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personalIdentityNumber *</w:t>
            </w:r>
            <w:r w:rsidR="0086507A">
              <w:rPr>
                <w:rFonts w:ascii="Times New Roman" w:hAnsi="Times New Roman" w:cs="Times New Roman"/>
                <w:sz w:val="20"/>
                <w:szCs w:val="20"/>
              </w:rPr>
              <w:t>1</w:t>
            </w:r>
            <w:r w:rsidRPr="00915D3B">
              <w:rPr>
                <w:rFonts w:ascii="Times New Roman" w:hAnsi="Times New Roman" w:cs="Times New Roman"/>
                <w:sz w:val="20"/>
                <w:szCs w:val="20"/>
              </w:rPr>
              <w:t>)</w:t>
            </w:r>
          </w:p>
        </w:tc>
        <w:tc>
          <w:tcPr>
            <w:tcW w:w="1275" w:type="dxa"/>
          </w:tcPr>
          <w:p w14:paraId="3580182E"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String</w:t>
            </w:r>
          </w:p>
        </w:tc>
        <w:tc>
          <w:tcPr>
            <w:tcW w:w="4111" w:type="dxa"/>
          </w:tcPr>
          <w:p w14:paraId="0E2C6F36" w14:textId="77777777" w:rsidR="001D0DD7" w:rsidRPr="00915D3B" w:rsidRDefault="001D0DD7" w:rsidP="002A6B7C">
            <w:pPr>
              <w:pStyle w:val="TableParagraph"/>
              <w:spacing w:line="226" w:lineRule="exact"/>
              <w:ind w:left="102"/>
              <w:rPr>
                <w:rFonts w:ascii="Times New Roman" w:hAnsi="Times New Roman" w:cs="Times New Roman"/>
                <w:sz w:val="20"/>
                <w:szCs w:val="20"/>
              </w:rPr>
            </w:pPr>
            <w:r w:rsidRPr="00915D3B">
              <w:rPr>
                <w:rFonts w:ascii="Times New Roman" w:hAnsi="Times New Roman" w:cs="Times New Roman"/>
                <w:sz w:val="20"/>
                <w:szCs w:val="20"/>
              </w:rPr>
              <w:t>Sökt persons Person-id (personnummer eller samordningsnummer)</w:t>
            </w:r>
          </w:p>
        </w:tc>
        <w:tc>
          <w:tcPr>
            <w:tcW w:w="1418" w:type="dxa"/>
          </w:tcPr>
          <w:p w14:paraId="59B31D91"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0..1</w:t>
            </w:r>
          </w:p>
        </w:tc>
      </w:tr>
      <w:tr w:rsidR="001D0DD7" w:rsidRPr="00915D3B" w14:paraId="5BAB3782" w14:textId="77777777" w:rsidTr="002A6B7C">
        <w:trPr>
          <w:cantSplit/>
        </w:trPr>
        <w:tc>
          <w:tcPr>
            <w:tcW w:w="2802" w:type="dxa"/>
          </w:tcPr>
          <w:p w14:paraId="68AA007B" w14:textId="4772FC37" w:rsidR="001D0DD7" w:rsidRPr="00915D3B" w:rsidRDefault="001D0DD7" w:rsidP="002A6B7C">
            <w:pPr>
              <w:pStyle w:val="TableParagraph"/>
              <w:spacing w:line="229"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searchBase</w:t>
            </w:r>
            <w:r w:rsidR="0086507A">
              <w:rPr>
                <w:rFonts w:ascii="Times New Roman" w:hAnsi="Times New Roman" w:cs="Times New Roman"/>
                <w:sz w:val="20"/>
                <w:szCs w:val="20"/>
              </w:rPr>
              <w:t xml:space="preserve"> </w:t>
            </w:r>
            <w:r w:rsidR="0086507A" w:rsidRPr="00915D3B">
              <w:rPr>
                <w:rFonts w:ascii="Times New Roman" w:hAnsi="Times New Roman" w:cs="Times New Roman"/>
                <w:sz w:val="20"/>
                <w:szCs w:val="20"/>
              </w:rPr>
              <w:t>*</w:t>
            </w:r>
            <w:r w:rsidR="0086507A">
              <w:rPr>
                <w:rFonts w:ascii="Times New Roman" w:hAnsi="Times New Roman" w:cs="Times New Roman"/>
                <w:sz w:val="20"/>
                <w:szCs w:val="20"/>
              </w:rPr>
              <w:t>2</w:t>
            </w:r>
            <w:r w:rsidR="0086507A" w:rsidRPr="00915D3B">
              <w:rPr>
                <w:rFonts w:ascii="Times New Roman" w:hAnsi="Times New Roman" w:cs="Times New Roman"/>
                <w:sz w:val="20"/>
                <w:szCs w:val="20"/>
              </w:rPr>
              <w:t>)</w:t>
            </w:r>
          </w:p>
        </w:tc>
        <w:tc>
          <w:tcPr>
            <w:tcW w:w="1275" w:type="dxa"/>
          </w:tcPr>
          <w:p w14:paraId="5CE160A6"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DN</w:t>
            </w:r>
          </w:p>
        </w:tc>
        <w:tc>
          <w:tcPr>
            <w:tcW w:w="4111" w:type="dxa"/>
          </w:tcPr>
          <w:p w14:paraId="4D45A4B5" w14:textId="77777777" w:rsidR="001D0DD7" w:rsidRPr="00915D3B" w:rsidRDefault="001D0DD7" w:rsidP="002A6B7C">
            <w:pPr>
              <w:pStyle w:val="TableTextsmall"/>
            </w:pPr>
            <w:r w:rsidRPr="00915D3B">
              <w:t xml:space="preserve">Sökbas. Om ingen sökbas anges används </w:t>
            </w:r>
            <w:r w:rsidRPr="00915D3B">
              <w:rPr>
                <w:i/>
              </w:rPr>
              <w:t>c=SE</w:t>
            </w:r>
            <w:r w:rsidRPr="00915D3B">
              <w:t xml:space="preserve"> som sökbas.</w:t>
            </w:r>
          </w:p>
        </w:tc>
        <w:tc>
          <w:tcPr>
            <w:tcW w:w="1418" w:type="dxa"/>
          </w:tcPr>
          <w:p w14:paraId="03CC9CE2" w14:textId="77777777" w:rsidR="001D0DD7" w:rsidRPr="00915D3B" w:rsidRDefault="001D0DD7" w:rsidP="002A6B7C">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0..1</w:t>
            </w:r>
          </w:p>
        </w:tc>
      </w:tr>
      <w:tr w:rsidR="00CF0E4C" w:rsidRPr="00915D3B" w14:paraId="63DE7514" w14:textId="77777777" w:rsidTr="002A6B7C">
        <w:trPr>
          <w:cantSplit/>
        </w:trPr>
        <w:tc>
          <w:tcPr>
            <w:tcW w:w="2802" w:type="dxa"/>
          </w:tcPr>
          <w:p w14:paraId="182796C2" w14:textId="15F73457" w:rsidR="00CF0E4C" w:rsidRPr="00915D3B" w:rsidRDefault="00CF0E4C" w:rsidP="001C3B12">
            <w:pPr>
              <w:pStyle w:val="TableParagraph"/>
              <w:spacing w:line="229" w:lineRule="exact"/>
              <w:ind w:left="102"/>
              <w:rPr>
                <w:rFonts w:ascii="Times New Roman" w:hAnsi="Times New Roman" w:cs="Times New Roman"/>
                <w:sz w:val="20"/>
                <w:szCs w:val="20"/>
              </w:rPr>
            </w:pPr>
            <w:r w:rsidRPr="00944C22">
              <w:rPr>
                <w:rFonts w:ascii="Times New Roman" w:hAnsi="Times New Roman" w:cs="Times New Roman"/>
                <w:sz w:val="20"/>
                <w:szCs w:val="20"/>
              </w:rPr>
              <w:t>includeFeignedObject</w:t>
            </w:r>
          </w:p>
        </w:tc>
        <w:tc>
          <w:tcPr>
            <w:tcW w:w="1275" w:type="dxa"/>
          </w:tcPr>
          <w:p w14:paraId="41CF51E4" w14:textId="479FB1B7" w:rsidR="00CF0E4C" w:rsidRPr="00915D3B" w:rsidRDefault="00CF0E4C" w:rsidP="001C3B12">
            <w:pPr>
              <w:pStyle w:val="TableParagraph"/>
              <w:spacing w:line="226" w:lineRule="exact"/>
              <w:ind w:left="102"/>
              <w:rPr>
                <w:rFonts w:ascii="Times New Roman" w:hAnsi="Times New Roman" w:cs="Times New Roman"/>
                <w:sz w:val="20"/>
                <w:szCs w:val="20"/>
              </w:rPr>
            </w:pPr>
            <w:r>
              <w:rPr>
                <w:rFonts w:ascii="Times New Roman" w:eastAsia="Times New Roman" w:hAnsi="Times New Roman" w:cs="Times New Roman"/>
                <w:spacing w:val="-1"/>
                <w:sz w:val="20"/>
                <w:szCs w:val="20"/>
              </w:rPr>
              <w:t>boolean</w:t>
            </w:r>
          </w:p>
        </w:tc>
        <w:tc>
          <w:tcPr>
            <w:tcW w:w="4111" w:type="dxa"/>
          </w:tcPr>
          <w:p w14:paraId="49856142" w14:textId="54719797" w:rsidR="00CF0E4C" w:rsidRPr="00915D3B" w:rsidRDefault="00CF0E4C" w:rsidP="00C905E7">
            <w:pPr>
              <w:pStyle w:val="TableParagraph"/>
              <w:spacing w:line="229" w:lineRule="exact"/>
              <w:ind w:left="102"/>
            </w:pPr>
            <w:r>
              <w:rPr>
                <w:rFonts w:ascii="Times New Roman" w:hAnsi="Times New Roman" w:cs="Times New Roman"/>
                <w:sz w:val="20"/>
                <w:szCs w:val="20"/>
              </w:rPr>
              <w:t>true: om metoden ska leverera svar med fingerade objekt. Uteblivet värde tolkas som false, dvs inga fingerade objekt levereras.</w:t>
            </w:r>
          </w:p>
        </w:tc>
        <w:tc>
          <w:tcPr>
            <w:tcW w:w="1418" w:type="dxa"/>
          </w:tcPr>
          <w:p w14:paraId="1CF0FB1E" w14:textId="24D15B17" w:rsidR="00CF0E4C" w:rsidRPr="00915D3B" w:rsidRDefault="00CF0E4C" w:rsidP="001C3B12">
            <w:pPr>
              <w:pStyle w:val="TableParagraph"/>
              <w:spacing w:line="226" w:lineRule="exact"/>
              <w:ind w:left="102"/>
              <w:rPr>
                <w:rFonts w:ascii="Times New Roman" w:hAnsi="Times New Roman" w:cs="Times New Roman"/>
                <w:sz w:val="20"/>
                <w:szCs w:val="20"/>
              </w:rPr>
            </w:pPr>
            <w:r>
              <w:rPr>
                <w:rFonts w:ascii="Times New Roman" w:eastAsia="Times New Roman" w:hAnsi="Times New Roman" w:cs="Times New Roman"/>
                <w:spacing w:val="-1"/>
                <w:sz w:val="20"/>
                <w:szCs w:val="20"/>
              </w:rPr>
              <w:t>0..1</w:t>
            </w:r>
          </w:p>
        </w:tc>
      </w:tr>
      <w:tr w:rsidR="00CF0E4C" w:rsidRPr="00915D3B" w14:paraId="02597B9A" w14:textId="77777777" w:rsidTr="002A6B7C">
        <w:trPr>
          <w:cantSplit/>
        </w:trPr>
        <w:tc>
          <w:tcPr>
            <w:tcW w:w="2802" w:type="dxa"/>
          </w:tcPr>
          <w:p w14:paraId="527D52E9" w14:textId="77777777" w:rsidR="00CF0E4C" w:rsidRPr="00915D3B" w:rsidRDefault="00CF0E4C" w:rsidP="001C3B12">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Svar</w:t>
            </w:r>
          </w:p>
        </w:tc>
        <w:tc>
          <w:tcPr>
            <w:tcW w:w="1275" w:type="dxa"/>
          </w:tcPr>
          <w:p w14:paraId="2CE2A8EF" w14:textId="77777777" w:rsidR="00CF0E4C" w:rsidRPr="00915D3B" w:rsidRDefault="00CF0E4C" w:rsidP="001C3B12">
            <w:pPr>
              <w:pStyle w:val="TableParagraph"/>
              <w:spacing w:line="226" w:lineRule="exact"/>
              <w:ind w:left="102"/>
              <w:rPr>
                <w:rFonts w:ascii="Times New Roman" w:eastAsia="Times New Roman" w:hAnsi="Times New Roman" w:cs="Times New Roman"/>
                <w:spacing w:val="-1"/>
                <w:sz w:val="20"/>
                <w:szCs w:val="20"/>
              </w:rPr>
            </w:pPr>
          </w:p>
        </w:tc>
        <w:tc>
          <w:tcPr>
            <w:tcW w:w="4111" w:type="dxa"/>
          </w:tcPr>
          <w:p w14:paraId="0E77AF12" w14:textId="77777777" w:rsidR="00CF0E4C" w:rsidRPr="00915D3B" w:rsidRDefault="00CF0E4C" w:rsidP="001C3B12">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2083FBA4" w14:textId="77777777" w:rsidR="00CF0E4C" w:rsidRPr="00915D3B" w:rsidRDefault="00CF0E4C" w:rsidP="001C3B12">
            <w:pPr>
              <w:pStyle w:val="TableParagraph"/>
              <w:spacing w:line="226" w:lineRule="exact"/>
              <w:ind w:left="102"/>
              <w:rPr>
                <w:rFonts w:ascii="Times New Roman" w:eastAsia="Times New Roman" w:hAnsi="Times New Roman" w:cs="Times New Roman"/>
                <w:spacing w:val="-1"/>
                <w:sz w:val="20"/>
                <w:szCs w:val="20"/>
              </w:rPr>
            </w:pPr>
          </w:p>
        </w:tc>
      </w:tr>
      <w:tr w:rsidR="00CF0E4C" w:rsidRPr="00915D3B" w14:paraId="0A8B1330" w14:textId="77777777" w:rsidTr="002A6B7C">
        <w:trPr>
          <w:cantSplit/>
        </w:trPr>
        <w:tc>
          <w:tcPr>
            <w:tcW w:w="2802" w:type="dxa"/>
          </w:tcPr>
          <w:p w14:paraId="3DE77F30" w14:textId="77777777" w:rsidR="00CF0E4C" w:rsidRPr="00915D3B" w:rsidRDefault="00CF0E4C" w:rsidP="001C3B12">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lastRenderedPageBreak/>
              <w:t>personInformation</w:t>
            </w:r>
          </w:p>
        </w:tc>
        <w:tc>
          <w:tcPr>
            <w:tcW w:w="1275" w:type="dxa"/>
          </w:tcPr>
          <w:p w14:paraId="75072FC6" w14:textId="77777777" w:rsidR="00CF0E4C" w:rsidRPr="00915D3B" w:rsidRDefault="00CF0E4C" w:rsidP="001C3B12">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PersonInformationType</w:t>
            </w:r>
          </w:p>
        </w:tc>
        <w:tc>
          <w:tcPr>
            <w:tcW w:w="4111" w:type="dxa"/>
          </w:tcPr>
          <w:p w14:paraId="2FC0BFE2" w14:textId="77777777" w:rsidR="00CF0E4C" w:rsidRPr="00915D3B" w:rsidRDefault="00CF0E4C" w:rsidP="001C3B12">
            <w:pPr>
              <w:pStyle w:val="TableTextsmall"/>
            </w:pPr>
            <w:r w:rsidRPr="00915D3B">
              <w:t>Information om personen.</w:t>
            </w:r>
          </w:p>
          <w:p w14:paraId="108E0BCF" w14:textId="77777777" w:rsidR="00CF0E4C" w:rsidRPr="00915D3B" w:rsidRDefault="00CF0E4C" w:rsidP="001C3B12">
            <w:pPr>
              <w:pStyle w:val="TableParagraph"/>
              <w:spacing w:line="240" w:lineRule="exact"/>
              <w:ind w:left="102"/>
              <w:rPr>
                <w:rFonts w:ascii="Times New Roman" w:eastAsia="Times New Roman" w:hAnsi="Times New Roman" w:cs="Times New Roman"/>
                <w:spacing w:val="-1"/>
                <w:sz w:val="20"/>
                <w:szCs w:val="20"/>
              </w:rPr>
            </w:pPr>
            <w:r w:rsidRPr="00915D3B">
              <w:rPr>
                <w:rFonts w:ascii="Times New Roman" w:hAnsi="Times New Roman" w:cs="Times New Roman"/>
                <w:sz w:val="20"/>
                <w:szCs w:val="20"/>
              </w:rPr>
              <w:t>Om personen har flera person-objekt returneras en instans per objekt</w:t>
            </w:r>
            <w:r w:rsidRPr="00915D3B">
              <w:t>.</w:t>
            </w:r>
          </w:p>
        </w:tc>
        <w:tc>
          <w:tcPr>
            <w:tcW w:w="1418" w:type="dxa"/>
          </w:tcPr>
          <w:p w14:paraId="3467BB59" w14:textId="77777777" w:rsidR="00CF0E4C" w:rsidRPr="00915D3B" w:rsidRDefault="00CF0E4C" w:rsidP="001C3B12">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0..n</w:t>
            </w:r>
          </w:p>
        </w:tc>
      </w:tr>
      <w:tr w:rsidR="00CF0E4C" w:rsidRPr="00915D3B" w14:paraId="670A4FC8" w14:textId="77777777" w:rsidTr="002A6B7C">
        <w:trPr>
          <w:cantSplit/>
        </w:trPr>
        <w:tc>
          <w:tcPr>
            <w:tcW w:w="2802" w:type="dxa"/>
            <w:vAlign w:val="center"/>
          </w:tcPr>
          <w:p w14:paraId="146BC15A"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..personHsaId</w:t>
            </w:r>
          </w:p>
        </w:tc>
        <w:tc>
          <w:tcPr>
            <w:tcW w:w="1275" w:type="dxa"/>
            <w:vAlign w:val="center"/>
          </w:tcPr>
          <w:p w14:paraId="04E553EB"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6CD1170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Personens HSA-id.</w:t>
            </w:r>
          </w:p>
        </w:tc>
        <w:tc>
          <w:tcPr>
            <w:tcW w:w="1418" w:type="dxa"/>
            <w:vAlign w:val="center"/>
          </w:tcPr>
          <w:p w14:paraId="2C6CDA9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7CB879CE" w14:textId="77777777" w:rsidTr="002A6B7C">
        <w:trPr>
          <w:cantSplit/>
        </w:trPr>
        <w:tc>
          <w:tcPr>
            <w:tcW w:w="2802" w:type="dxa"/>
            <w:vAlign w:val="center"/>
          </w:tcPr>
          <w:p w14:paraId="11A39AB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..givenName</w:t>
            </w:r>
          </w:p>
        </w:tc>
        <w:tc>
          <w:tcPr>
            <w:tcW w:w="1275" w:type="dxa"/>
            <w:vAlign w:val="center"/>
          </w:tcPr>
          <w:p w14:paraId="4C72A63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655F2FA5" w14:textId="590DFEE4"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Tilltalsnamn.</w:t>
            </w:r>
            <w:ins w:id="603" w:author="Littorin Henrika" w:date="2016-08-23T23:12:00Z">
              <w:r w:rsidR="00E90B3F">
                <w:rPr>
                  <w:rFonts w:ascii="Times New Roman" w:hAnsi="Times New Roman"/>
                  <w:szCs w:val="20"/>
                </w:rPr>
                <w:t xml:space="preserve"> </w:t>
              </w:r>
              <w:r w:rsidR="00E90B3F" w:rsidRPr="00E90B3F">
                <w:rPr>
                  <w:rFonts w:ascii="Times New Roman" w:hAnsi="Times New Roman"/>
                  <w:szCs w:val="20"/>
                </w:rPr>
                <w:t>Endast ett litet antal personer saknar helt förnamn enligt befolkningsregistret och därmed även denna parameter.</w:t>
              </w:r>
            </w:ins>
          </w:p>
        </w:tc>
        <w:tc>
          <w:tcPr>
            <w:tcW w:w="1418" w:type="dxa"/>
            <w:vAlign w:val="center"/>
          </w:tcPr>
          <w:p w14:paraId="0FB3B877" w14:textId="18EA5027" w:rsidR="00CF0E4C" w:rsidRPr="00915D3B" w:rsidRDefault="00E90B3F" w:rsidP="001C3B12">
            <w:pPr>
              <w:spacing w:line="240" w:lineRule="exact"/>
              <w:ind w:left="102"/>
              <w:rPr>
                <w:rFonts w:ascii="Times New Roman" w:hAnsi="Times New Roman"/>
                <w:szCs w:val="20"/>
              </w:rPr>
            </w:pPr>
            <w:ins w:id="604" w:author="Littorin Henrika" w:date="2016-08-23T23:12:00Z">
              <w:r>
                <w:rPr>
                  <w:rFonts w:ascii="Times New Roman" w:hAnsi="Times New Roman"/>
                  <w:szCs w:val="20"/>
                </w:rPr>
                <w:t>0</w:t>
              </w:r>
            </w:ins>
            <w:del w:id="605" w:author="Littorin Henrika" w:date="2016-08-23T23:12:00Z">
              <w:r w:rsidR="00CF0E4C" w:rsidRPr="00915D3B" w:rsidDel="00E90B3F">
                <w:rPr>
                  <w:rFonts w:ascii="Times New Roman" w:hAnsi="Times New Roman"/>
                  <w:szCs w:val="20"/>
                </w:rPr>
                <w:delText>1</w:delText>
              </w:r>
            </w:del>
            <w:r w:rsidR="00CF0E4C" w:rsidRPr="00915D3B">
              <w:rPr>
                <w:rFonts w:ascii="Times New Roman" w:hAnsi="Times New Roman"/>
                <w:szCs w:val="20"/>
              </w:rPr>
              <w:t>..1</w:t>
            </w:r>
          </w:p>
        </w:tc>
      </w:tr>
      <w:tr w:rsidR="00CF0E4C" w:rsidRPr="00915D3B" w14:paraId="2C36466F" w14:textId="77777777" w:rsidTr="002A6B7C">
        <w:trPr>
          <w:cantSplit/>
        </w:trPr>
        <w:tc>
          <w:tcPr>
            <w:tcW w:w="2802" w:type="dxa"/>
            <w:vAlign w:val="center"/>
          </w:tcPr>
          <w:p w14:paraId="4C25C61A"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..middleAndSurName</w:t>
            </w:r>
            <w:r w:rsidRPr="00915D3B">
              <w:rPr>
                <w:rFonts w:ascii="Times New Roman" w:hAnsi="Times New Roman"/>
                <w:i/>
                <w:iCs/>
                <w:szCs w:val="20"/>
              </w:rPr>
              <w:t> </w:t>
            </w:r>
          </w:p>
        </w:tc>
        <w:tc>
          <w:tcPr>
            <w:tcW w:w="1275" w:type="dxa"/>
            <w:vAlign w:val="center"/>
          </w:tcPr>
          <w:p w14:paraId="602DAD6F"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53635AEF"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Mellan- och Efternamn separerade med mellanslag</w:t>
            </w:r>
          </w:p>
        </w:tc>
        <w:tc>
          <w:tcPr>
            <w:tcW w:w="1418" w:type="dxa"/>
            <w:vAlign w:val="center"/>
          </w:tcPr>
          <w:p w14:paraId="25A453F9"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3B1522EE" w14:textId="77777777" w:rsidTr="002A6B7C">
        <w:trPr>
          <w:cantSplit/>
        </w:trPr>
        <w:tc>
          <w:tcPr>
            <w:tcW w:w="2802" w:type="dxa"/>
            <w:vAlign w:val="center"/>
          </w:tcPr>
          <w:p w14:paraId="3938D509"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..nickName</w:t>
            </w:r>
          </w:p>
        </w:tc>
        <w:tc>
          <w:tcPr>
            <w:tcW w:w="1275" w:type="dxa"/>
            <w:vAlign w:val="center"/>
          </w:tcPr>
          <w:p w14:paraId="54518366"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562AC4AF" w14:textId="0E02B801"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Smeknamn. Används då tilltalsnamn inte är det namn som personen vill använda/bli tilltalad med.</w:t>
            </w:r>
            <w:ins w:id="606" w:author="Littorin Henrika" w:date="2016-08-23T23:13:00Z">
              <w:r w:rsidR="00E90B3F">
                <w:rPr>
                  <w:rFonts w:ascii="Times New Roman" w:hAnsi="Times New Roman"/>
                  <w:szCs w:val="20"/>
                </w:rPr>
                <w:t xml:space="preserve"> </w:t>
              </w:r>
              <w:r w:rsidR="00E90B3F">
                <w:rPr>
                  <w:rFonts w:ascii="Times New Roman" w:hAnsi="Times New Roman"/>
                </w:rPr>
                <w:t>Får ej användas för presentation, endast för sökning.</w:t>
              </w:r>
            </w:ins>
          </w:p>
        </w:tc>
        <w:tc>
          <w:tcPr>
            <w:tcW w:w="1418" w:type="dxa"/>
          </w:tcPr>
          <w:p w14:paraId="41C8453E"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73205D1D" w14:textId="77777777" w:rsidTr="002A6B7C">
        <w:trPr>
          <w:cantSplit/>
        </w:trPr>
        <w:tc>
          <w:tcPr>
            <w:tcW w:w="2802" w:type="dxa"/>
            <w:vAlign w:val="center"/>
          </w:tcPr>
          <w:p w14:paraId="34E9E246"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..mail</w:t>
            </w:r>
          </w:p>
        </w:tc>
        <w:tc>
          <w:tcPr>
            <w:tcW w:w="1275" w:type="dxa"/>
            <w:vAlign w:val="center"/>
          </w:tcPr>
          <w:p w14:paraId="0B9A5ACB"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3B99DC89" w14:textId="5DC9B2FB"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E</w:t>
            </w:r>
            <w:r w:rsidR="00E90B3F">
              <w:rPr>
                <w:rFonts w:ascii="Times New Roman" w:hAnsi="Times New Roman"/>
                <w:szCs w:val="20"/>
              </w:rPr>
              <w:t>-</w:t>
            </w:r>
            <w:r w:rsidRPr="00915D3B">
              <w:rPr>
                <w:rFonts w:ascii="Times New Roman" w:hAnsi="Times New Roman"/>
                <w:szCs w:val="20"/>
              </w:rPr>
              <w:t>postadress.</w:t>
            </w:r>
          </w:p>
        </w:tc>
        <w:tc>
          <w:tcPr>
            <w:tcW w:w="1418" w:type="dxa"/>
          </w:tcPr>
          <w:p w14:paraId="18AE55DA"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3C2A3DAC" w14:textId="77777777" w:rsidTr="002A6B7C">
        <w:trPr>
          <w:cantSplit/>
        </w:trPr>
        <w:tc>
          <w:tcPr>
            <w:tcW w:w="2802" w:type="dxa"/>
            <w:vAlign w:val="center"/>
          </w:tcPr>
          <w:p w14:paraId="3BA1285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..telephoneNumber</w:t>
            </w:r>
          </w:p>
        </w:tc>
        <w:tc>
          <w:tcPr>
            <w:tcW w:w="1275" w:type="dxa"/>
            <w:vAlign w:val="center"/>
          </w:tcPr>
          <w:p w14:paraId="30951607"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w:t>
            </w:r>
          </w:p>
        </w:tc>
        <w:tc>
          <w:tcPr>
            <w:tcW w:w="4111" w:type="dxa"/>
            <w:vAlign w:val="center"/>
          </w:tcPr>
          <w:p w14:paraId="627AD98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Publikt direkttelefonnummer.</w:t>
            </w:r>
          </w:p>
        </w:tc>
        <w:tc>
          <w:tcPr>
            <w:tcW w:w="1418" w:type="dxa"/>
            <w:vAlign w:val="center"/>
          </w:tcPr>
          <w:p w14:paraId="1DF78807"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399E3598" w14:textId="77777777" w:rsidTr="002A6B7C">
        <w:trPr>
          <w:cantSplit/>
        </w:trPr>
        <w:tc>
          <w:tcPr>
            <w:tcW w:w="2802" w:type="dxa"/>
            <w:vAlign w:val="center"/>
          </w:tcPr>
          <w:p w14:paraId="3B8CD41D"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..switchboardNumber</w:t>
            </w:r>
          </w:p>
        </w:tc>
        <w:tc>
          <w:tcPr>
            <w:tcW w:w="1275" w:type="dxa"/>
            <w:vAlign w:val="center"/>
          </w:tcPr>
          <w:p w14:paraId="24B2343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w:t>
            </w:r>
          </w:p>
        </w:tc>
        <w:tc>
          <w:tcPr>
            <w:tcW w:w="4111" w:type="dxa"/>
            <w:vAlign w:val="center"/>
          </w:tcPr>
          <w:p w14:paraId="6389764C"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Telefonnummer till växel.</w:t>
            </w:r>
          </w:p>
        </w:tc>
        <w:tc>
          <w:tcPr>
            <w:tcW w:w="1418" w:type="dxa"/>
          </w:tcPr>
          <w:p w14:paraId="2B8C1F6C"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24D9EEAA" w14:textId="77777777" w:rsidTr="002A6B7C">
        <w:trPr>
          <w:cantSplit/>
        </w:trPr>
        <w:tc>
          <w:tcPr>
            <w:tcW w:w="2802" w:type="dxa"/>
            <w:vAlign w:val="center"/>
          </w:tcPr>
          <w:p w14:paraId="057AED60"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..nonPublicTelephoneNumber</w:t>
            </w:r>
          </w:p>
        </w:tc>
        <w:tc>
          <w:tcPr>
            <w:tcW w:w="1275" w:type="dxa"/>
            <w:vAlign w:val="center"/>
          </w:tcPr>
          <w:p w14:paraId="57F13797"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w:t>
            </w:r>
          </w:p>
        </w:tc>
        <w:tc>
          <w:tcPr>
            <w:tcW w:w="4111" w:type="dxa"/>
            <w:vAlign w:val="center"/>
          </w:tcPr>
          <w:p w14:paraId="5BEE932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Tjänstetelefonnummer.</w:t>
            </w:r>
          </w:p>
        </w:tc>
        <w:tc>
          <w:tcPr>
            <w:tcW w:w="1418" w:type="dxa"/>
          </w:tcPr>
          <w:p w14:paraId="6A8FAC82"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10E239F1" w14:textId="77777777" w:rsidTr="002A6B7C">
        <w:trPr>
          <w:cantSplit/>
        </w:trPr>
        <w:tc>
          <w:tcPr>
            <w:tcW w:w="2802" w:type="dxa"/>
            <w:vAlign w:val="center"/>
          </w:tcPr>
          <w:p w14:paraId="57A5B7C3"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..mobileNumber</w:t>
            </w:r>
          </w:p>
        </w:tc>
        <w:tc>
          <w:tcPr>
            <w:tcW w:w="1275" w:type="dxa"/>
            <w:vAlign w:val="center"/>
          </w:tcPr>
          <w:p w14:paraId="0B87A309"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w:t>
            </w:r>
          </w:p>
        </w:tc>
        <w:tc>
          <w:tcPr>
            <w:tcW w:w="4111" w:type="dxa"/>
            <w:vAlign w:val="center"/>
          </w:tcPr>
          <w:p w14:paraId="6D865906"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Mobiltelefonnummer.</w:t>
            </w:r>
          </w:p>
        </w:tc>
        <w:tc>
          <w:tcPr>
            <w:tcW w:w="1418" w:type="dxa"/>
            <w:vAlign w:val="center"/>
          </w:tcPr>
          <w:p w14:paraId="5612235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118C090D" w14:textId="77777777" w:rsidTr="002A6B7C">
        <w:trPr>
          <w:cantSplit/>
        </w:trPr>
        <w:tc>
          <w:tcPr>
            <w:tcW w:w="2802" w:type="dxa"/>
            <w:vAlign w:val="center"/>
          </w:tcPr>
          <w:p w14:paraId="51D57FA8"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..smsTelephoneNumber</w:t>
            </w:r>
          </w:p>
        </w:tc>
        <w:tc>
          <w:tcPr>
            <w:tcW w:w="1275" w:type="dxa"/>
            <w:vAlign w:val="center"/>
          </w:tcPr>
          <w:p w14:paraId="068F3736"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w:t>
            </w:r>
          </w:p>
        </w:tc>
        <w:tc>
          <w:tcPr>
            <w:tcW w:w="4111" w:type="dxa"/>
            <w:vAlign w:val="center"/>
          </w:tcPr>
          <w:p w14:paraId="3F45CAAA"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Telefonnummer för SMS-meddelanden.</w:t>
            </w:r>
          </w:p>
        </w:tc>
        <w:tc>
          <w:tcPr>
            <w:tcW w:w="1418" w:type="dxa"/>
          </w:tcPr>
          <w:p w14:paraId="737CB080"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66CB984A" w14:textId="77777777" w:rsidTr="002A6B7C">
        <w:trPr>
          <w:cantSplit/>
        </w:trPr>
        <w:tc>
          <w:tcPr>
            <w:tcW w:w="2802" w:type="dxa"/>
            <w:vAlign w:val="center"/>
          </w:tcPr>
          <w:p w14:paraId="4443F696"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..facsimileTelephoneNumber</w:t>
            </w:r>
          </w:p>
        </w:tc>
        <w:tc>
          <w:tcPr>
            <w:tcW w:w="1275" w:type="dxa"/>
            <w:vAlign w:val="center"/>
          </w:tcPr>
          <w:p w14:paraId="7E57C18A"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w:t>
            </w:r>
          </w:p>
        </w:tc>
        <w:tc>
          <w:tcPr>
            <w:tcW w:w="4111" w:type="dxa"/>
            <w:vAlign w:val="center"/>
          </w:tcPr>
          <w:p w14:paraId="07A8BE4D"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Faxnummer.</w:t>
            </w:r>
          </w:p>
        </w:tc>
        <w:tc>
          <w:tcPr>
            <w:tcW w:w="1418" w:type="dxa"/>
            <w:vAlign w:val="center"/>
          </w:tcPr>
          <w:p w14:paraId="6F994A7D"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78F87CDD" w14:textId="77777777" w:rsidTr="002A6B7C">
        <w:trPr>
          <w:cantSplit/>
        </w:trPr>
        <w:tc>
          <w:tcPr>
            <w:tcW w:w="2802" w:type="dxa"/>
            <w:vAlign w:val="center"/>
          </w:tcPr>
          <w:p w14:paraId="2B9E4AE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..telephoneHour</w:t>
            </w:r>
          </w:p>
        </w:tc>
        <w:tc>
          <w:tcPr>
            <w:tcW w:w="1275" w:type="dxa"/>
            <w:vAlign w:val="center"/>
          </w:tcPr>
          <w:p w14:paraId="72ABD7E7"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TimeSpan</w:t>
            </w:r>
          </w:p>
        </w:tc>
        <w:tc>
          <w:tcPr>
            <w:tcW w:w="4111" w:type="dxa"/>
            <w:vAlign w:val="center"/>
          </w:tcPr>
          <w:p w14:paraId="4586B94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Telefontider för publik telefon (telephoneNumber).</w:t>
            </w:r>
          </w:p>
        </w:tc>
        <w:tc>
          <w:tcPr>
            <w:tcW w:w="1418" w:type="dxa"/>
            <w:vAlign w:val="center"/>
          </w:tcPr>
          <w:p w14:paraId="5C7E6BC0"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2A64C232" w14:textId="77777777" w:rsidTr="002A6B7C">
        <w:trPr>
          <w:cantSplit/>
        </w:trPr>
        <w:tc>
          <w:tcPr>
            <w:tcW w:w="2802" w:type="dxa"/>
            <w:vAlign w:val="center"/>
          </w:tcPr>
          <w:p w14:paraId="6FDB1B80"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 ..fromDay</w:t>
            </w:r>
          </w:p>
        </w:tc>
        <w:tc>
          <w:tcPr>
            <w:tcW w:w="1275" w:type="dxa"/>
            <w:vAlign w:val="center"/>
          </w:tcPr>
          <w:p w14:paraId="43BAE906"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748A57D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Från dag. Måndag (1) – Söndag (7).</w:t>
            </w:r>
          </w:p>
        </w:tc>
        <w:tc>
          <w:tcPr>
            <w:tcW w:w="1418" w:type="dxa"/>
            <w:vAlign w:val="center"/>
          </w:tcPr>
          <w:p w14:paraId="7A58593F"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472A5050" w14:textId="77777777" w:rsidTr="002A6B7C">
        <w:trPr>
          <w:cantSplit/>
        </w:trPr>
        <w:tc>
          <w:tcPr>
            <w:tcW w:w="2802" w:type="dxa"/>
            <w:vAlign w:val="center"/>
          </w:tcPr>
          <w:p w14:paraId="767AB8D3"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 ..fromTime</w:t>
            </w:r>
          </w:p>
        </w:tc>
        <w:tc>
          <w:tcPr>
            <w:tcW w:w="1275" w:type="dxa"/>
            <w:vAlign w:val="center"/>
          </w:tcPr>
          <w:p w14:paraId="5D116D7D"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Time</w:t>
            </w:r>
          </w:p>
        </w:tc>
        <w:tc>
          <w:tcPr>
            <w:tcW w:w="4111" w:type="dxa"/>
            <w:vAlign w:val="center"/>
          </w:tcPr>
          <w:p w14:paraId="00A2318D"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Från tid. Format enligt ISO-8601.</w:t>
            </w:r>
          </w:p>
        </w:tc>
        <w:tc>
          <w:tcPr>
            <w:tcW w:w="1418" w:type="dxa"/>
            <w:vAlign w:val="center"/>
          </w:tcPr>
          <w:p w14:paraId="6953993B"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3059089A" w14:textId="77777777" w:rsidTr="002A6B7C">
        <w:trPr>
          <w:cantSplit/>
        </w:trPr>
        <w:tc>
          <w:tcPr>
            <w:tcW w:w="2802" w:type="dxa"/>
            <w:vAlign w:val="center"/>
          </w:tcPr>
          <w:p w14:paraId="3D57F73D"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 ..toDay</w:t>
            </w:r>
          </w:p>
        </w:tc>
        <w:tc>
          <w:tcPr>
            <w:tcW w:w="1275" w:type="dxa"/>
            <w:vAlign w:val="center"/>
          </w:tcPr>
          <w:p w14:paraId="72B4A16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16A08F6A"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Till dag. Måndag (1) – Söndag (7).</w:t>
            </w:r>
          </w:p>
        </w:tc>
        <w:tc>
          <w:tcPr>
            <w:tcW w:w="1418" w:type="dxa"/>
            <w:vAlign w:val="center"/>
          </w:tcPr>
          <w:p w14:paraId="28AA826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5F93FB22" w14:textId="77777777" w:rsidTr="002A6B7C">
        <w:trPr>
          <w:cantSplit/>
        </w:trPr>
        <w:tc>
          <w:tcPr>
            <w:tcW w:w="2802" w:type="dxa"/>
            <w:vAlign w:val="center"/>
          </w:tcPr>
          <w:p w14:paraId="62ABC05A"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 ..toTime</w:t>
            </w:r>
          </w:p>
        </w:tc>
        <w:tc>
          <w:tcPr>
            <w:tcW w:w="1275" w:type="dxa"/>
            <w:vAlign w:val="center"/>
          </w:tcPr>
          <w:p w14:paraId="71FF36AD"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Time</w:t>
            </w:r>
          </w:p>
        </w:tc>
        <w:tc>
          <w:tcPr>
            <w:tcW w:w="4111" w:type="dxa"/>
            <w:vAlign w:val="center"/>
          </w:tcPr>
          <w:p w14:paraId="66E17FF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Till tid. Format enligt ISO-8601.</w:t>
            </w:r>
          </w:p>
        </w:tc>
        <w:tc>
          <w:tcPr>
            <w:tcW w:w="1418" w:type="dxa"/>
            <w:vAlign w:val="center"/>
          </w:tcPr>
          <w:p w14:paraId="73F6D69B"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23200EBF" w14:textId="77777777" w:rsidTr="002A6B7C">
        <w:trPr>
          <w:cantSplit/>
        </w:trPr>
        <w:tc>
          <w:tcPr>
            <w:tcW w:w="2802" w:type="dxa"/>
            <w:vAlign w:val="center"/>
          </w:tcPr>
          <w:p w14:paraId="4B1626E3"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 ..comment</w:t>
            </w:r>
          </w:p>
        </w:tc>
        <w:tc>
          <w:tcPr>
            <w:tcW w:w="1275" w:type="dxa"/>
            <w:vAlign w:val="center"/>
          </w:tcPr>
          <w:p w14:paraId="2BDE9CA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162C390A"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Information om aktuellt tidsintervall.</w:t>
            </w:r>
          </w:p>
        </w:tc>
        <w:tc>
          <w:tcPr>
            <w:tcW w:w="1418" w:type="dxa"/>
            <w:vAlign w:val="center"/>
          </w:tcPr>
          <w:p w14:paraId="3994F8F8"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5BBD55BB" w14:textId="77777777" w:rsidTr="002A6B7C">
        <w:trPr>
          <w:cantSplit/>
        </w:trPr>
        <w:tc>
          <w:tcPr>
            <w:tcW w:w="2802" w:type="dxa"/>
            <w:vAlign w:val="center"/>
          </w:tcPr>
          <w:p w14:paraId="1FE28842"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..postalAddress</w:t>
            </w:r>
          </w:p>
        </w:tc>
        <w:tc>
          <w:tcPr>
            <w:tcW w:w="1275" w:type="dxa"/>
            <w:vAlign w:val="center"/>
          </w:tcPr>
          <w:p w14:paraId="509221C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AddressType</w:t>
            </w:r>
          </w:p>
        </w:tc>
        <w:tc>
          <w:tcPr>
            <w:tcW w:w="4111" w:type="dxa"/>
            <w:vAlign w:val="center"/>
          </w:tcPr>
          <w:p w14:paraId="11265B96"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Postadress.</w:t>
            </w:r>
          </w:p>
        </w:tc>
        <w:tc>
          <w:tcPr>
            <w:tcW w:w="1418" w:type="dxa"/>
            <w:vAlign w:val="center"/>
          </w:tcPr>
          <w:p w14:paraId="079434E1"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3AED6BC9" w14:textId="77777777" w:rsidTr="002A6B7C">
        <w:trPr>
          <w:cantSplit/>
        </w:trPr>
        <w:tc>
          <w:tcPr>
            <w:tcW w:w="2802" w:type="dxa"/>
            <w:vAlign w:val="center"/>
          </w:tcPr>
          <w:p w14:paraId="098ED768"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 ..addressLine</w:t>
            </w:r>
          </w:p>
        </w:tc>
        <w:tc>
          <w:tcPr>
            <w:tcW w:w="1275" w:type="dxa"/>
            <w:vAlign w:val="center"/>
          </w:tcPr>
          <w:p w14:paraId="47EA568C"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04070152"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Adressrad.</w:t>
            </w:r>
          </w:p>
        </w:tc>
        <w:tc>
          <w:tcPr>
            <w:tcW w:w="1418" w:type="dxa"/>
            <w:vAlign w:val="center"/>
          </w:tcPr>
          <w:p w14:paraId="1BCA4CB5"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1..n</w:t>
            </w:r>
          </w:p>
        </w:tc>
      </w:tr>
      <w:tr w:rsidR="00CF0E4C" w:rsidRPr="00915D3B" w:rsidDel="00F21094" w14:paraId="5B953CEE" w14:textId="1C1FFD89" w:rsidTr="002A6B7C">
        <w:trPr>
          <w:cantSplit/>
          <w:del w:id="607" w:author="Robert Lundmark" w:date="2016-10-24T12:21:00Z"/>
        </w:trPr>
        <w:tc>
          <w:tcPr>
            <w:tcW w:w="2802" w:type="dxa"/>
            <w:vAlign w:val="center"/>
          </w:tcPr>
          <w:p w14:paraId="414CC20E" w14:textId="7CD7971C" w:rsidR="00CF0E4C" w:rsidRPr="00915D3B" w:rsidDel="00F21094" w:rsidRDefault="00CF0E4C" w:rsidP="001C3B12">
            <w:pPr>
              <w:spacing w:line="240" w:lineRule="exact"/>
              <w:ind w:left="102"/>
              <w:rPr>
                <w:del w:id="608" w:author="Robert Lundmark" w:date="2016-10-24T12:21:00Z"/>
                <w:rFonts w:ascii="Times New Roman" w:hAnsi="Times New Roman"/>
                <w:szCs w:val="20"/>
              </w:rPr>
            </w:pPr>
            <w:del w:id="609" w:author="Robert Lundmark" w:date="2016-10-24T12:21:00Z">
              <w:r w:rsidRPr="00915D3B" w:rsidDel="00F21094">
                <w:rPr>
                  <w:rFonts w:ascii="Times New Roman" w:hAnsi="Times New Roman"/>
                  <w:szCs w:val="20"/>
                </w:rPr>
                <w:delText>..labeledUri</w:delText>
              </w:r>
            </w:del>
          </w:p>
        </w:tc>
        <w:tc>
          <w:tcPr>
            <w:tcW w:w="1275" w:type="dxa"/>
            <w:vAlign w:val="center"/>
          </w:tcPr>
          <w:p w14:paraId="38BD6A3A" w14:textId="573C058C" w:rsidR="00CF0E4C" w:rsidRPr="00915D3B" w:rsidDel="00F21094" w:rsidRDefault="00CF0E4C" w:rsidP="001C3B12">
            <w:pPr>
              <w:spacing w:line="240" w:lineRule="exact"/>
              <w:ind w:left="102"/>
              <w:rPr>
                <w:del w:id="610" w:author="Robert Lundmark" w:date="2016-10-24T12:21:00Z"/>
                <w:rFonts w:ascii="Times New Roman" w:hAnsi="Times New Roman"/>
                <w:szCs w:val="20"/>
              </w:rPr>
            </w:pPr>
            <w:del w:id="611" w:author="Robert Lundmark" w:date="2016-10-24T12:21:00Z">
              <w:r w:rsidRPr="00915D3B" w:rsidDel="00F21094">
                <w:rPr>
                  <w:rFonts w:ascii="Times New Roman" w:hAnsi="Times New Roman"/>
                  <w:szCs w:val="20"/>
                </w:rPr>
                <w:delText>String</w:delText>
              </w:r>
            </w:del>
          </w:p>
        </w:tc>
        <w:tc>
          <w:tcPr>
            <w:tcW w:w="4111" w:type="dxa"/>
            <w:vAlign w:val="center"/>
          </w:tcPr>
          <w:p w14:paraId="55A1166D" w14:textId="0818EEE8" w:rsidR="00CF0E4C" w:rsidRPr="00915D3B" w:rsidDel="00F21094" w:rsidRDefault="00CF0E4C" w:rsidP="001C3B12">
            <w:pPr>
              <w:spacing w:line="240" w:lineRule="exact"/>
              <w:ind w:left="102"/>
              <w:rPr>
                <w:del w:id="612" w:author="Robert Lundmark" w:date="2016-10-24T12:21:00Z"/>
                <w:rFonts w:ascii="Times New Roman" w:hAnsi="Times New Roman"/>
                <w:szCs w:val="20"/>
              </w:rPr>
            </w:pPr>
            <w:del w:id="613" w:author="Robert Lundmark" w:date="2016-10-24T12:21:00Z">
              <w:r w:rsidRPr="00915D3B" w:rsidDel="00F21094">
                <w:rPr>
                  <w:rFonts w:ascii="Times New Roman" w:hAnsi="Times New Roman"/>
                  <w:szCs w:val="20"/>
                </w:rPr>
                <w:delText>Webbadress.</w:delText>
              </w:r>
            </w:del>
          </w:p>
        </w:tc>
        <w:tc>
          <w:tcPr>
            <w:tcW w:w="1418" w:type="dxa"/>
            <w:vAlign w:val="center"/>
          </w:tcPr>
          <w:p w14:paraId="1FE627E5" w14:textId="5AFC4CED" w:rsidR="00CF0E4C" w:rsidRPr="00915D3B" w:rsidDel="00F21094" w:rsidRDefault="00CF0E4C" w:rsidP="001C3B12">
            <w:pPr>
              <w:spacing w:line="240" w:lineRule="exact"/>
              <w:ind w:left="102"/>
              <w:rPr>
                <w:del w:id="614" w:author="Robert Lundmark" w:date="2016-10-24T12:21:00Z"/>
                <w:rFonts w:ascii="Times New Roman" w:hAnsi="Times New Roman"/>
                <w:szCs w:val="20"/>
              </w:rPr>
            </w:pPr>
            <w:del w:id="615" w:author="Robert Lundmark" w:date="2016-10-24T12:21:00Z">
              <w:r w:rsidRPr="00915D3B" w:rsidDel="00F21094">
                <w:rPr>
                  <w:rFonts w:ascii="Times New Roman" w:hAnsi="Times New Roman"/>
                  <w:szCs w:val="20"/>
                </w:rPr>
                <w:delText>0..1</w:delText>
              </w:r>
            </w:del>
          </w:p>
        </w:tc>
      </w:tr>
      <w:tr w:rsidR="00CF0E4C" w:rsidRPr="00915D3B" w14:paraId="1568ECC2" w14:textId="77777777" w:rsidTr="002A6B7C">
        <w:trPr>
          <w:cantSplit/>
        </w:trPr>
        <w:tc>
          <w:tcPr>
            <w:tcW w:w="2802" w:type="dxa"/>
            <w:vAlign w:val="center"/>
          </w:tcPr>
          <w:p w14:paraId="074F4DE8"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..description</w:t>
            </w:r>
          </w:p>
        </w:tc>
        <w:tc>
          <w:tcPr>
            <w:tcW w:w="1275" w:type="dxa"/>
            <w:vAlign w:val="center"/>
          </w:tcPr>
          <w:p w14:paraId="086C6FC9"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430935D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Generell beskrivning.</w:t>
            </w:r>
          </w:p>
        </w:tc>
        <w:tc>
          <w:tcPr>
            <w:tcW w:w="1418" w:type="dxa"/>
            <w:vAlign w:val="center"/>
          </w:tcPr>
          <w:p w14:paraId="5362EE9D"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1C621CF4" w14:textId="77777777" w:rsidTr="002A6B7C">
        <w:trPr>
          <w:cantSplit/>
        </w:trPr>
        <w:tc>
          <w:tcPr>
            <w:tcW w:w="2802" w:type="dxa"/>
            <w:vAlign w:val="center"/>
          </w:tcPr>
          <w:p w14:paraId="754F7B48"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..languageKnowledgeCode</w:t>
            </w:r>
          </w:p>
        </w:tc>
        <w:tc>
          <w:tcPr>
            <w:tcW w:w="1275" w:type="dxa"/>
            <w:vAlign w:val="center"/>
          </w:tcPr>
          <w:p w14:paraId="05396AD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06C3E943"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Kod för språk personen har tillräcklig kunskap om för att kunna ta emot patienter som talar detta språk.</w:t>
            </w:r>
          </w:p>
        </w:tc>
        <w:tc>
          <w:tcPr>
            <w:tcW w:w="1418" w:type="dxa"/>
            <w:vAlign w:val="center"/>
          </w:tcPr>
          <w:p w14:paraId="24D86331"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4D81A951" w14:textId="77777777" w:rsidTr="002A6B7C">
        <w:trPr>
          <w:cantSplit/>
        </w:trPr>
        <w:tc>
          <w:tcPr>
            <w:tcW w:w="2802" w:type="dxa"/>
            <w:vAlign w:val="center"/>
          </w:tcPr>
          <w:p w14:paraId="7AFD816C"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..title</w:t>
            </w:r>
          </w:p>
        </w:tc>
        <w:tc>
          <w:tcPr>
            <w:tcW w:w="1275" w:type="dxa"/>
            <w:vAlign w:val="center"/>
          </w:tcPr>
          <w:p w14:paraId="6A5B02B2"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4083473F"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Titel i fritext</w:t>
            </w:r>
          </w:p>
        </w:tc>
        <w:tc>
          <w:tcPr>
            <w:tcW w:w="1418" w:type="dxa"/>
            <w:vAlign w:val="center"/>
          </w:tcPr>
          <w:p w14:paraId="07511AE6"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76118A5C" w14:textId="77777777" w:rsidTr="002A6B7C">
        <w:trPr>
          <w:cantSplit/>
        </w:trPr>
        <w:tc>
          <w:tcPr>
            <w:tcW w:w="2802" w:type="dxa"/>
            <w:vAlign w:val="center"/>
          </w:tcPr>
          <w:p w14:paraId="0249785F"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..healthCareProfessionalLicence</w:t>
            </w:r>
          </w:p>
        </w:tc>
        <w:tc>
          <w:tcPr>
            <w:tcW w:w="1275" w:type="dxa"/>
            <w:vAlign w:val="center"/>
          </w:tcPr>
          <w:p w14:paraId="579B9639"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06DEEE04"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Legitimerad yrkesgrupp</w:t>
            </w:r>
          </w:p>
        </w:tc>
        <w:tc>
          <w:tcPr>
            <w:tcW w:w="1418" w:type="dxa"/>
            <w:vAlign w:val="center"/>
          </w:tcPr>
          <w:p w14:paraId="315DC9C0"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5A62BF8B" w14:textId="77777777" w:rsidTr="002A6B7C">
        <w:trPr>
          <w:cantSplit/>
        </w:trPr>
        <w:tc>
          <w:tcPr>
            <w:tcW w:w="2802" w:type="dxa"/>
            <w:vAlign w:val="center"/>
          </w:tcPr>
          <w:p w14:paraId="19F5F3CB"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..paTitle</w:t>
            </w:r>
          </w:p>
        </w:tc>
        <w:tc>
          <w:tcPr>
            <w:tcW w:w="1275" w:type="dxa"/>
            <w:vAlign w:val="center"/>
          </w:tcPr>
          <w:p w14:paraId="0B967CB4"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PaTitleType</w:t>
            </w:r>
          </w:p>
        </w:tc>
        <w:tc>
          <w:tcPr>
            <w:tcW w:w="4111" w:type="dxa"/>
            <w:vAlign w:val="center"/>
          </w:tcPr>
          <w:p w14:paraId="273AC395"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Personens befattning</w:t>
            </w:r>
          </w:p>
        </w:tc>
        <w:tc>
          <w:tcPr>
            <w:tcW w:w="1418" w:type="dxa"/>
            <w:vAlign w:val="center"/>
          </w:tcPr>
          <w:p w14:paraId="146DFBD4"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0..n</w:t>
            </w:r>
          </w:p>
        </w:tc>
      </w:tr>
      <w:tr w:rsidR="00CF0E4C" w:rsidRPr="00915D3B" w14:paraId="1B8F71A0" w14:textId="77777777" w:rsidTr="002A6B7C">
        <w:trPr>
          <w:cantSplit/>
        </w:trPr>
        <w:tc>
          <w:tcPr>
            <w:tcW w:w="2802" w:type="dxa"/>
            <w:vAlign w:val="center"/>
          </w:tcPr>
          <w:p w14:paraId="195B14EF"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 ..paTitleName</w:t>
            </w:r>
          </w:p>
        </w:tc>
        <w:tc>
          <w:tcPr>
            <w:tcW w:w="1275" w:type="dxa"/>
            <w:vAlign w:val="center"/>
          </w:tcPr>
          <w:p w14:paraId="563EDBB5"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String</w:t>
            </w:r>
          </w:p>
        </w:tc>
        <w:tc>
          <w:tcPr>
            <w:tcW w:w="4111" w:type="dxa"/>
            <w:vAlign w:val="center"/>
          </w:tcPr>
          <w:p w14:paraId="447F8226"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Befattning</w:t>
            </w:r>
          </w:p>
        </w:tc>
        <w:tc>
          <w:tcPr>
            <w:tcW w:w="1418" w:type="dxa"/>
            <w:vAlign w:val="center"/>
          </w:tcPr>
          <w:p w14:paraId="6AB0CC03" w14:textId="6B232386" w:rsidR="00CF0E4C" w:rsidRDefault="00677732" w:rsidP="001C3B12">
            <w:pPr>
              <w:spacing w:line="240" w:lineRule="exact"/>
              <w:ind w:left="102"/>
              <w:rPr>
                <w:rFonts w:ascii="Times New Roman" w:hAnsi="Times New Roman"/>
                <w:szCs w:val="20"/>
              </w:rPr>
            </w:pPr>
            <w:ins w:id="616" w:author="Robert Lundmark" w:date="2016-10-24T12:23:00Z">
              <w:r>
                <w:rPr>
                  <w:rFonts w:ascii="Times New Roman" w:hAnsi="Times New Roman"/>
                  <w:szCs w:val="20"/>
                </w:rPr>
                <w:t>0</w:t>
              </w:r>
            </w:ins>
            <w:del w:id="617" w:author="Robert Lundmark" w:date="2016-10-24T12:23:00Z">
              <w:r w:rsidR="00CF0E4C" w:rsidDel="00677732">
                <w:rPr>
                  <w:rFonts w:ascii="Times New Roman" w:hAnsi="Times New Roman"/>
                  <w:szCs w:val="20"/>
                </w:rPr>
                <w:delText>1</w:delText>
              </w:r>
            </w:del>
            <w:r w:rsidR="00CF0E4C">
              <w:rPr>
                <w:rFonts w:ascii="Times New Roman" w:hAnsi="Times New Roman"/>
                <w:szCs w:val="20"/>
              </w:rPr>
              <w:t>..1</w:t>
            </w:r>
          </w:p>
        </w:tc>
      </w:tr>
      <w:tr w:rsidR="00CF0E4C" w:rsidRPr="00915D3B" w14:paraId="4049327D" w14:textId="77777777" w:rsidTr="002A6B7C">
        <w:trPr>
          <w:cantSplit/>
        </w:trPr>
        <w:tc>
          <w:tcPr>
            <w:tcW w:w="2802" w:type="dxa"/>
            <w:vAlign w:val="center"/>
          </w:tcPr>
          <w:p w14:paraId="6906B521"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 ..paTitleCode</w:t>
            </w:r>
          </w:p>
        </w:tc>
        <w:tc>
          <w:tcPr>
            <w:tcW w:w="1275" w:type="dxa"/>
            <w:vAlign w:val="center"/>
          </w:tcPr>
          <w:p w14:paraId="415FA10F"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String</w:t>
            </w:r>
          </w:p>
        </w:tc>
        <w:tc>
          <w:tcPr>
            <w:tcW w:w="4111" w:type="dxa"/>
            <w:vAlign w:val="center"/>
          </w:tcPr>
          <w:p w14:paraId="0CB28FC6"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Befattningskod</w:t>
            </w:r>
          </w:p>
        </w:tc>
        <w:tc>
          <w:tcPr>
            <w:tcW w:w="1418" w:type="dxa"/>
            <w:vAlign w:val="center"/>
          </w:tcPr>
          <w:p w14:paraId="394251CF" w14:textId="148CE158" w:rsidR="00CF0E4C" w:rsidRDefault="00677732" w:rsidP="001C3B12">
            <w:pPr>
              <w:spacing w:line="240" w:lineRule="exact"/>
              <w:ind w:left="102"/>
              <w:rPr>
                <w:rFonts w:ascii="Times New Roman" w:hAnsi="Times New Roman"/>
                <w:szCs w:val="20"/>
              </w:rPr>
            </w:pPr>
            <w:ins w:id="618" w:author="Robert Lundmark" w:date="2016-10-24T12:23:00Z">
              <w:r>
                <w:rPr>
                  <w:rFonts w:ascii="Times New Roman" w:hAnsi="Times New Roman"/>
                  <w:szCs w:val="20"/>
                </w:rPr>
                <w:t>0</w:t>
              </w:r>
            </w:ins>
            <w:del w:id="619" w:author="Robert Lundmark" w:date="2016-10-24T12:23:00Z">
              <w:r w:rsidR="00CF0E4C" w:rsidDel="00677732">
                <w:rPr>
                  <w:rFonts w:ascii="Times New Roman" w:hAnsi="Times New Roman"/>
                  <w:szCs w:val="20"/>
                </w:rPr>
                <w:delText>1</w:delText>
              </w:r>
            </w:del>
            <w:r w:rsidR="00CF0E4C">
              <w:rPr>
                <w:rFonts w:ascii="Times New Roman" w:hAnsi="Times New Roman"/>
                <w:szCs w:val="20"/>
              </w:rPr>
              <w:t>..1</w:t>
            </w:r>
          </w:p>
        </w:tc>
      </w:tr>
      <w:tr w:rsidR="00CF0E4C" w:rsidRPr="00915D3B" w14:paraId="7DA67309" w14:textId="77777777" w:rsidTr="002A6B7C">
        <w:trPr>
          <w:cantSplit/>
        </w:trPr>
        <w:tc>
          <w:tcPr>
            <w:tcW w:w="2802" w:type="dxa"/>
            <w:vAlign w:val="center"/>
          </w:tcPr>
          <w:p w14:paraId="5322B967"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..specialityName</w:t>
            </w:r>
          </w:p>
        </w:tc>
        <w:tc>
          <w:tcPr>
            <w:tcW w:w="1275" w:type="dxa"/>
            <w:vAlign w:val="center"/>
          </w:tcPr>
          <w:p w14:paraId="762F9602"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1A9AB2A8" w14:textId="7F37C630"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Specialistutbildning utöver grundutbildning</w:t>
            </w:r>
            <w:ins w:id="620" w:author="Littorin Henrika" w:date="2016-08-23T23:27:00Z">
              <w:r w:rsidR="008977F1">
                <w:rPr>
                  <w:rFonts w:ascii="Times New Roman" w:hAnsi="Times New Roman"/>
                  <w:szCs w:val="20"/>
                </w:rPr>
                <w:t xml:space="preserve"> för läkare eller tandläkare</w:t>
              </w:r>
            </w:ins>
            <w:r w:rsidRPr="00915D3B">
              <w:rPr>
                <w:rFonts w:ascii="Times New Roman" w:hAnsi="Times New Roman"/>
                <w:szCs w:val="20"/>
              </w:rPr>
              <w:t>.</w:t>
            </w:r>
          </w:p>
        </w:tc>
        <w:tc>
          <w:tcPr>
            <w:tcW w:w="1418" w:type="dxa"/>
            <w:vAlign w:val="center"/>
          </w:tcPr>
          <w:p w14:paraId="3BC4881C"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0</w:t>
            </w:r>
            <w:r w:rsidRPr="00915D3B">
              <w:rPr>
                <w:rFonts w:ascii="Times New Roman" w:hAnsi="Times New Roman"/>
                <w:szCs w:val="20"/>
              </w:rPr>
              <w:t>..</w:t>
            </w:r>
            <w:r>
              <w:rPr>
                <w:rFonts w:ascii="Times New Roman" w:hAnsi="Times New Roman"/>
                <w:szCs w:val="20"/>
              </w:rPr>
              <w:t>n</w:t>
            </w:r>
          </w:p>
        </w:tc>
      </w:tr>
      <w:tr w:rsidR="00CF0E4C" w:rsidRPr="00915D3B" w14:paraId="4F12E417" w14:textId="77777777" w:rsidTr="002A6B7C">
        <w:trPr>
          <w:cantSplit/>
        </w:trPr>
        <w:tc>
          <w:tcPr>
            <w:tcW w:w="2802" w:type="dxa"/>
            <w:vAlign w:val="center"/>
          </w:tcPr>
          <w:p w14:paraId="75980A71"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..specialityCode</w:t>
            </w:r>
          </w:p>
        </w:tc>
        <w:tc>
          <w:tcPr>
            <w:tcW w:w="1275" w:type="dxa"/>
            <w:vAlign w:val="center"/>
          </w:tcPr>
          <w:p w14:paraId="64D579B9"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6CABA4F7"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Klassificeringskod för specialistutbildning utöver grundutbildning.</w:t>
            </w:r>
          </w:p>
        </w:tc>
        <w:tc>
          <w:tcPr>
            <w:tcW w:w="1418" w:type="dxa"/>
            <w:vAlign w:val="center"/>
          </w:tcPr>
          <w:p w14:paraId="0FE4941D" w14:textId="77777777" w:rsidR="00CF0E4C" w:rsidRPr="00915D3B" w:rsidRDefault="00CF0E4C" w:rsidP="001C3B12">
            <w:pPr>
              <w:spacing w:line="240" w:lineRule="exact"/>
              <w:ind w:left="102"/>
              <w:rPr>
                <w:rFonts w:ascii="Times New Roman" w:hAnsi="Times New Roman"/>
                <w:szCs w:val="20"/>
              </w:rPr>
            </w:pPr>
            <w:r>
              <w:rPr>
                <w:rFonts w:ascii="Times New Roman" w:hAnsi="Times New Roman"/>
                <w:szCs w:val="20"/>
              </w:rPr>
              <w:t>0</w:t>
            </w:r>
            <w:r w:rsidRPr="00915D3B">
              <w:rPr>
                <w:rFonts w:ascii="Times New Roman" w:hAnsi="Times New Roman"/>
                <w:szCs w:val="20"/>
              </w:rPr>
              <w:t>..</w:t>
            </w:r>
            <w:r>
              <w:rPr>
                <w:rFonts w:ascii="Times New Roman" w:hAnsi="Times New Roman"/>
                <w:szCs w:val="20"/>
              </w:rPr>
              <w:t>n</w:t>
            </w:r>
          </w:p>
        </w:tc>
      </w:tr>
      <w:tr w:rsidR="00CF0E4C" w:rsidRPr="00915D3B" w14:paraId="52A0DDB6" w14:textId="77777777" w:rsidTr="002A6B7C">
        <w:trPr>
          <w:cantSplit/>
        </w:trPr>
        <w:tc>
          <w:tcPr>
            <w:tcW w:w="2802" w:type="dxa"/>
            <w:vAlign w:val="center"/>
          </w:tcPr>
          <w:p w14:paraId="22C5321B"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lastRenderedPageBreak/>
              <w:t>..dn</w:t>
            </w:r>
          </w:p>
        </w:tc>
        <w:tc>
          <w:tcPr>
            <w:tcW w:w="1275" w:type="dxa"/>
            <w:vAlign w:val="center"/>
          </w:tcPr>
          <w:p w14:paraId="021FF0EE"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DN</w:t>
            </w:r>
          </w:p>
        </w:tc>
        <w:tc>
          <w:tcPr>
            <w:tcW w:w="4111" w:type="dxa"/>
            <w:vAlign w:val="center"/>
          </w:tcPr>
          <w:p w14:paraId="1E6A9A01"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”Distinguished Name”. Objektets placering (sökväg) i katalogen, t.ex. cn=Henrika Littorin,ou=Anställda,ou=Enhet Systemförvaltning,ou=Område e-tjänster Drift och Förvaltning,o=Inera AB,c=SE</w:t>
            </w:r>
            <w:r w:rsidRPr="00915D3B">
              <w:rPr>
                <w:rFonts w:ascii="Times New Roman" w:hAnsi="Times New Roman"/>
                <w:i/>
                <w:iCs/>
                <w:szCs w:val="20"/>
              </w:rPr>
              <w:t> </w:t>
            </w:r>
          </w:p>
        </w:tc>
        <w:tc>
          <w:tcPr>
            <w:tcW w:w="1418" w:type="dxa"/>
            <w:vAlign w:val="center"/>
          </w:tcPr>
          <w:p w14:paraId="7AA2CD09" w14:textId="77777777" w:rsidR="00CF0E4C" w:rsidRPr="00915D3B" w:rsidRDefault="00CF0E4C" w:rsidP="001C3B12">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370B9509" w14:textId="77777777" w:rsidTr="002A6B7C">
        <w:trPr>
          <w:cantSplit/>
        </w:trPr>
        <w:tc>
          <w:tcPr>
            <w:tcW w:w="2802" w:type="dxa"/>
          </w:tcPr>
          <w:p w14:paraId="00666A4F" w14:textId="77777777" w:rsidR="00CF0E4C" w:rsidRPr="00915D3B" w:rsidRDefault="00CF0E4C" w:rsidP="001C3B12">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..protectedPerson</w:t>
            </w:r>
          </w:p>
        </w:tc>
        <w:tc>
          <w:tcPr>
            <w:tcW w:w="1275" w:type="dxa"/>
          </w:tcPr>
          <w:p w14:paraId="74090E58" w14:textId="77777777" w:rsidR="00CF0E4C" w:rsidRPr="00915D3B" w:rsidRDefault="00CF0E4C" w:rsidP="001C3B12">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Boolean</w:t>
            </w:r>
          </w:p>
        </w:tc>
        <w:tc>
          <w:tcPr>
            <w:tcW w:w="4111" w:type="dxa"/>
          </w:tcPr>
          <w:p w14:paraId="1A784846" w14:textId="77777777" w:rsidR="00CF0E4C" w:rsidRPr="00915D3B" w:rsidRDefault="00CF0E4C" w:rsidP="001C3B12">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true: om person har skyddad identitet</w:t>
            </w:r>
          </w:p>
          <w:p w14:paraId="13796280" w14:textId="77777777" w:rsidR="00CF0E4C" w:rsidRPr="00915D3B" w:rsidRDefault="00CF0E4C" w:rsidP="001C3B12">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(om personen inte har skyddad identitet kommer inget värde att returneras)</w:t>
            </w:r>
          </w:p>
        </w:tc>
        <w:tc>
          <w:tcPr>
            <w:tcW w:w="1418" w:type="dxa"/>
          </w:tcPr>
          <w:p w14:paraId="32C47D67" w14:textId="77777777" w:rsidR="00CF0E4C" w:rsidRPr="00915D3B" w:rsidRDefault="00CF0E4C" w:rsidP="001C3B12">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0..1</w:t>
            </w:r>
          </w:p>
        </w:tc>
      </w:tr>
      <w:tr w:rsidR="00CF0E4C" w:rsidRPr="00915D3B" w14:paraId="7A574BB9" w14:textId="77777777" w:rsidTr="002A6B7C">
        <w:trPr>
          <w:cantSplit/>
        </w:trPr>
        <w:tc>
          <w:tcPr>
            <w:tcW w:w="2802" w:type="dxa"/>
          </w:tcPr>
          <w:p w14:paraId="6BE02D57" w14:textId="317740CC" w:rsidR="00CF0E4C" w:rsidRPr="00915D3B" w:rsidRDefault="00CF0E4C" w:rsidP="00E90B3F">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del w:id="621" w:author="Littorin Henrika" w:date="2016-08-23T23:15:00Z">
              <w:r w:rsidDel="00E90B3F">
                <w:rPr>
                  <w:rFonts w:ascii="Times New Roman" w:eastAsia="Times New Roman" w:hAnsi="Times New Roman"/>
                  <w:szCs w:val="20"/>
                  <w:lang w:eastAsia="sv-SE"/>
                </w:rPr>
                <w:delText>feigned</w:delText>
              </w:r>
              <w:r w:rsidRPr="00AF4A84" w:rsidDel="00E90B3F">
                <w:rPr>
                  <w:rFonts w:ascii="Times New Roman" w:eastAsia="Times New Roman" w:hAnsi="Times New Roman"/>
                  <w:szCs w:val="20"/>
                  <w:lang w:eastAsia="sv-SE"/>
                </w:rPr>
                <w:delText>Object</w:delText>
              </w:r>
            </w:del>
            <w:ins w:id="622" w:author="Littorin Henrika" w:date="2016-08-23T23:15:00Z">
              <w:r w:rsidR="00E90B3F">
                <w:rPr>
                  <w:rFonts w:ascii="Times New Roman" w:eastAsia="Times New Roman" w:hAnsi="Times New Roman"/>
                  <w:szCs w:val="20"/>
                  <w:lang w:eastAsia="sv-SE"/>
                </w:rPr>
                <w:t>feignedPerson</w:t>
              </w:r>
            </w:ins>
          </w:p>
        </w:tc>
        <w:tc>
          <w:tcPr>
            <w:tcW w:w="1275" w:type="dxa"/>
          </w:tcPr>
          <w:p w14:paraId="123854CD" w14:textId="7A850EED" w:rsidR="00CF0E4C" w:rsidRPr="00915D3B" w:rsidRDefault="00CF0E4C" w:rsidP="001C3B1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4111" w:type="dxa"/>
          </w:tcPr>
          <w:p w14:paraId="1619E90F" w14:textId="5D9A8698" w:rsidR="00CF0E4C" w:rsidRPr="00915D3B" w:rsidRDefault="00CF0E4C" w:rsidP="00C905E7">
            <w:pPr>
              <w:pStyle w:val="TableParagraph"/>
              <w:spacing w:line="229" w:lineRule="exact"/>
              <w:ind w:left="102"/>
              <w:rPr>
                <w:rFonts w:ascii="Times New Roman" w:eastAsia="Times New Roman" w:hAnsi="Times New Roman"/>
                <w:szCs w:val="20"/>
                <w:lang w:eastAsia="sv-SE"/>
              </w:rPr>
            </w:pPr>
            <w:r w:rsidRPr="00C905E7">
              <w:rPr>
                <w:rFonts w:ascii="Times New Roman" w:hAnsi="Times New Roman"/>
                <w:sz w:val="20"/>
              </w:rPr>
              <w:t>true</w:t>
            </w:r>
            <w:r>
              <w:rPr>
                <w:rFonts w:ascii="Times New Roman" w:eastAsia="Times New Roman" w:hAnsi="Times New Roman"/>
                <w:szCs w:val="20"/>
                <w:lang w:eastAsia="sv-SE"/>
              </w:rPr>
              <w:t xml:space="preserve">: </w:t>
            </w:r>
            <w:r w:rsidRPr="00C905E7">
              <w:rPr>
                <w:rFonts w:ascii="Times New Roman" w:eastAsia="Calibri" w:hAnsi="Times New Roman" w:cs="Times New Roman"/>
                <w:sz w:val="20"/>
                <w:szCs w:val="20"/>
              </w:rPr>
              <w:t>om personen är ett fingerat objekt</w:t>
            </w:r>
          </w:p>
        </w:tc>
        <w:tc>
          <w:tcPr>
            <w:tcW w:w="1418" w:type="dxa"/>
          </w:tcPr>
          <w:p w14:paraId="7B0E9AD8" w14:textId="0C2A4FA9" w:rsidR="00CF0E4C" w:rsidRPr="00915D3B" w:rsidRDefault="00CF0E4C" w:rsidP="001C3B1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CF0E4C" w:rsidRPr="00915D3B" w14:paraId="09304657" w14:textId="77777777" w:rsidTr="002A6B7C">
        <w:trPr>
          <w:cantSplit/>
        </w:trPr>
        <w:tc>
          <w:tcPr>
            <w:tcW w:w="2802" w:type="dxa"/>
            <w:vAlign w:val="center"/>
          </w:tcPr>
          <w:p w14:paraId="52615216" w14:textId="775B43D6" w:rsidR="00CF0E4C" w:rsidRPr="00915D3B" w:rsidRDefault="00CF0E4C" w:rsidP="001C3B12">
            <w:pPr>
              <w:spacing w:line="240" w:lineRule="exact"/>
              <w:ind w:left="102"/>
              <w:rPr>
                <w:rFonts w:ascii="Times New Roman" w:hAnsi="Times New Roman"/>
                <w:szCs w:val="20"/>
              </w:rPr>
            </w:pPr>
            <w:del w:id="623" w:author="Ronny Nilsson" w:date="2016-09-09T10:35:00Z">
              <w:r w:rsidRPr="00915D3B" w:rsidDel="00B07DD6">
                <w:rPr>
                  <w:rFonts w:ascii="Times New Roman" w:hAnsi="Times New Roman"/>
                  <w:szCs w:val="20"/>
                </w:rPr>
                <w:delText>resultCode</w:delText>
              </w:r>
            </w:del>
          </w:p>
        </w:tc>
        <w:tc>
          <w:tcPr>
            <w:tcW w:w="1275" w:type="dxa"/>
            <w:vAlign w:val="center"/>
          </w:tcPr>
          <w:p w14:paraId="7A96EB55" w14:textId="4A81F9DC" w:rsidR="00CF0E4C" w:rsidRPr="00915D3B" w:rsidRDefault="00CF0E4C" w:rsidP="001C3B12">
            <w:pPr>
              <w:spacing w:line="240" w:lineRule="exact"/>
              <w:ind w:left="102"/>
              <w:rPr>
                <w:rFonts w:ascii="Times New Roman" w:hAnsi="Times New Roman"/>
                <w:szCs w:val="20"/>
              </w:rPr>
            </w:pPr>
            <w:del w:id="624" w:author="Ronny Nilsson" w:date="2016-09-09T10:35:00Z">
              <w:r w:rsidRPr="00915D3B" w:rsidDel="00B07DD6">
                <w:rPr>
                  <w:rFonts w:ascii="Times New Roman" w:hAnsi="Times New Roman"/>
                  <w:szCs w:val="20"/>
                </w:rPr>
                <w:delText>String</w:delText>
              </w:r>
            </w:del>
          </w:p>
        </w:tc>
        <w:tc>
          <w:tcPr>
            <w:tcW w:w="4111" w:type="dxa"/>
            <w:vAlign w:val="center"/>
          </w:tcPr>
          <w:p w14:paraId="0ACF17D0" w14:textId="6898D721" w:rsidR="00CF0E4C" w:rsidRPr="00915D3B" w:rsidRDefault="00CF0E4C" w:rsidP="0040322B">
            <w:pPr>
              <w:spacing w:line="240" w:lineRule="exact"/>
              <w:ind w:left="102"/>
              <w:rPr>
                <w:rFonts w:ascii="Times New Roman" w:hAnsi="Times New Roman"/>
                <w:szCs w:val="20"/>
              </w:rPr>
            </w:pPr>
            <w:del w:id="625" w:author="Ronny Nilsson" w:date="2016-09-09T10:35:00Z">
              <w:r w:rsidRPr="00915D3B" w:rsidDel="00B07DD6">
                <w:rPr>
                  <w:rFonts w:ascii="Times New Roman" w:hAnsi="Times New Roman"/>
                  <w:szCs w:val="20"/>
                </w:rPr>
                <w:delText>Resultat av metodanrop (OK eller ERROR).</w:delText>
              </w:r>
            </w:del>
          </w:p>
        </w:tc>
        <w:tc>
          <w:tcPr>
            <w:tcW w:w="1418" w:type="dxa"/>
            <w:vAlign w:val="center"/>
          </w:tcPr>
          <w:p w14:paraId="45D14AD2" w14:textId="11AAAE01" w:rsidR="00CF0E4C" w:rsidRPr="00915D3B" w:rsidRDefault="00CF0E4C" w:rsidP="001C3B12">
            <w:pPr>
              <w:spacing w:line="240" w:lineRule="exact"/>
              <w:ind w:left="102"/>
              <w:rPr>
                <w:rFonts w:ascii="Times New Roman" w:hAnsi="Times New Roman"/>
                <w:szCs w:val="20"/>
              </w:rPr>
            </w:pPr>
            <w:del w:id="626" w:author="Ronny Nilsson" w:date="2016-09-09T10:35:00Z">
              <w:r w:rsidRPr="00915D3B" w:rsidDel="00B07DD6">
                <w:rPr>
                  <w:rFonts w:ascii="Times New Roman" w:hAnsi="Times New Roman"/>
                  <w:szCs w:val="20"/>
                </w:rPr>
                <w:delText>1..1</w:delText>
              </w:r>
            </w:del>
          </w:p>
        </w:tc>
      </w:tr>
      <w:tr w:rsidR="00CF0E4C" w:rsidRPr="00915D3B" w14:paraId="4DC3F5D2" w14:textId="77777777" w:rsidTr="002A6B7C">
        <w:trPr>
          <w:cantSplit/>
        </w:trPr>
        <w:tc>
          <w:tcPr>
            <w:tcW w:w="2802" w:type="dxa"/>
            <w:vAlign w:val="center"/>
          </w:tcPr>
          <w:p w14:paraId="1C07283D" w14:textId="04B8FC00" w:rsidR="00CF0E4C" w:rsidRPr="00915D3B" w:rsidRDefault="00CF0E4C" w:rsidP="001C3B12">
            <w:pPr>
              <w:spacing w:line="240" w:lineRule="exact"/>
              <w:ind w:left="102"/>
              <w:rPr>
                <w:rFonts w:ascii="Times New Roman" w:hAnsi="Times New Roman"/>
                <w:szCs w:val="20"/>
              </w:rPr>
            </w:pPr>
            <w:del w:id="627" w:author="Littorin Henrika" w:date="2016-09-06T16:44:00Z">
              <w:r w:rsidRPr="00915D3B" w:rsidDel="0040322B">
                <w:rPr>
                  <w:rFonts w:ascii="Times New Roman" w:hAnsi="Times New Roman"/>
                  <w:szCs w:val="20"/>
                </w:rPr>
                <w:delText>resultText</w:delText>
              </w:r>
            </w:del>
          </w:p>
        </w:tc>
        <w:tc>
          <w:tcPr>
            <w:tcW w:w="1275" w:type="dxa"/>
            <w:vAlign w:val="center"/>
          </w:tcPr>
          <w:p w14:paraId="599F5B37" w14:textId="1F290BDE" w:rsidR="00CF0E4C" w:rsidRPr="00915D3B" w:rsidRDefault="00CF0E4C" w:rsidP="001C3B12">
            <w:pPr>
              <w:spacing w:line="240" w:lineRule="exact"/>
              <w:ind w:left="102"/>
              <w:rPr>
                <w:rFonts w:ascii="Times New Roman" w:hAnsi="Times New Roman"/>
                <w:szCs w:val="20"/>
              </w:rPr>
            </w:pPr>
            <w:del w:id="628" w:author="Littorin Henrika" w:date="2016-09-06T16:44:00Z">
              <w:r w:rsidRPr="00915D3B" w:rsidDel="0040322B">
                <w:rPr>
                  <w:rFonts w:ascii="Times New Roman" w:hAnsi="Times New Roman"/>
                  <w:szCs w:val="20"/>
                </w:rPr>
                <w:delText>String</w:delText>
              </w:r>
            </w:del>
          </w:p>
        </w:tc>
        <w:tc>
          <w:tcPr>
            <w:tcW w:w="4111" w:type="dxa"/>
            <w:vAlign w:val="center"/>
          </w:tcPr>
          <w:p w14:paraId="517B2984" w14:textId="15F2D02D" w:rsidR="00CF0E4C" w:rsidRPr="00915D3B" w:rsidRDefault="00CF0E4C" w:rsidP="001C3B12">
            <w:pPr>
              <w:spacing w:line="240" w:lineRule="exact"/>
              <w:ind w:left="102"/>
              <w:rPr>
                <w:rFonts w:ascii="Times New Roman" w:hAnsi="Times New Roman"/>
                <w:szCs w:val="20"/>
              </w:rPr>
            </w:pPr>
            <w:del w:id="629" w:author="Littorin Henrika" w:date="2016-09-06T16:44:00Z">
              <w:r w:rsidRPr="00915D3B" w:rsidDel="0040322B">
                <w:rPr>
                  <w:rFonts w:ascii="Times New Roman" w:hAnsi="Times New Roman"/>
                  <w:szCs w:val="20"/>
                </w:rPr>
                <w:delText>Beskrivning av felet.</w:delText>
              </w:r>
            </w:del>
          </w:p>
        </w:tc>
        <w:tc>
          <w:tcPr>
            <w:tcW w:w="1418" w:type="dxa"/>
            <w:vAlign w:val="center"/>
          </w:tcPr>
          <w:p w14:paraId="7CF4934D" w14:textId="1440D332" w:rsidR="00CF0E4C" w:rsidRPr="00915D3B" w:rsidRDefault="00CF0E4C" w:rsidP="001C3B12">
            <w:pPr>
              <w:spacing w:line="240" w:lineRule="exact"/>
              <w:ind w:left="102"/>
              <w:rPr>
                <w:rFonts w:ascii="Times New Roman" w:hAnsi="Times New Roman"/>
                <w:szCs w:val="20"/>
              </w:rPr>
            </w:pPr>
            <w:del w:id="630" w:author="Littorin Henrika" w:date="2016-09-06T16:44:00Z">
              <w:r w:rsidRPr="00915D3B" w:rsidDel="0040322B">
                <w:rPr>
                  <w:rFonts w:ascii="Times New Roman" w:hAnsi="Times New Roman"/>
                  <w:szCs w:val="20"/>
                </w:rPr>
                <w:delText>0..1</w:delText>
              </w:r>
            </w:del>
          </w:p>
        </w:tc>
      </w:tr>
    </w:tbl>
    <w:p w14:paraId="71BA5513" w14:textId="77777777" w:rsidR="001D0DD7" w:rsidRPr="00915D3B" w:rsidRDefault="001D0DD7" w:rsidP="001D0DD7">
      <w:pPr>
        <w:pStyle w:val="BodyText"/>
      </w:pPr>
    </w:p>
    <w:p w14:paraId="145EA74D" w14:textId="77777777" w:rsidR="001D0DD7" w:rsidRPr="00915D3B" w:rsidRDefault="001D0DD7" w:rsidP="001D0DD7">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631" w:name="_Toc467578116"/>
      <w:r w:rsidRPr="00915D3B">
        <w:t>Tjänstekontraktsspecifika krav och regler</w:t>
      </w:r>
      <w:bookmarkEnd w:id="631"/>
    </w:p>
    <w:p w14:paraId="0E44EFF2" w14:textId="77777777" w:rsidR="001D0DD7" w:rsidRPr="00915D3B" w:rsidRDefault="001D0DD7" w:rsidP="001D0DD7">
      <w:r w:rsidRPr="00915D3B">
        <w:t xml:space="preserve">Till denna informationsmängd finns regler som ej uttrycks i schemafilerna och tabellen ovan. Dessa återfinns nedan. </w:t>
      </w:r>
    </w:p>
    <w:p w14:paraId="05B5C885" w14:textId="77777777" w:rsidR="001D0DD7" w:rsidRPr="00915D3B" w:rsidRDefault="001D0DD7" w:rsidP="001D0DD7"/>
    <w:p w14:paraId="29DA533C" w14:textId="2142A95E" w:rsidR="001D0DD7" w:rsidRPr="00915D3B" w:rsidRDefault="001D0DD7" w:rsidP="001D0DD7">
      <w:pPr>
        <w:rPr>
          <w:sz w:val="22"/>
          <w:u w:val="single"/>
        </w:rPr>
      </w:pPr>
      <w:r w:rsidRPr="00915D3B">
        <w:rPr>
          <w:sz w:val="22"/>
          <w:u w:val="single"/>
        </w:rPr>
        <w:t>*</w:t>
      </w:r>
      <w:r w:rsidR="0086507A">
        <w:rPr>
          <w:sz w:val="22"/>
          <w:u w:val="single"/>
        </w:rPr>
        <w:t>1</w:t>
      </w:r>
      <w:r w:rsidRPr="00915D3B">
        <w:rPr>
          <w:sz w:val="22"/>
          <w:u w:val="single"/>
        </w:rPr>
        <w:t>) person</w:t>
      </w:r>
      <w:r w:rsidRPr="00915D3B">
        <w:rPr>
          <w:rFonts w:eastAsia="Times New Roman" w:cs="Arial"/>
          <w:spacing w:val="-1"/>
          <w:sz w:val="22"/>
          <w:u w:val="single"/>
        </w:rPr>
        <w:t xml:space="preserve">HsaId </w:t>
      </w:r>
      <w:r w:rsidRPr="00915D3B">
        <w:rPr>
          <w:rFonts w:cs="Arial"/>
          <w:sz w:val="22"/>
          <w:u w:val="single"/>
        </w:rPr>
        <w:t>och personalIdentityNumber</w:t>
      </w:r>
    </w:p>
    <w:p w14:paraId="37B7F220" w14:textId="77777777" w:rsidR="001D0DD7" w:rsidRDefault="001D0DD7" w:rsidP="001D0DD7">
      <w:pPr>
        <w:rPr>
          <w:rFonts w:cs="Arial"/>
        </w:rPr>
      </w:pPr>
      <w:r w:rsidRPr="00915D3B">
        <w:rPr>
          <w:rFonts w:cs="Arial"/>
        </w:rPr>
        <w:t xml:space="preserve">Exakt ett av fälten </w:t>
      </w:r>
      <w:r w:rsidRPr="00915D3B">
        <w:rPr>
          <w:rFonts w:eastAsia="Times New Roman" w:cs="Arial"/>
          <w:spacing w:val="-1"/>
          <w:szCs w:val="20"/>
        </w:rPr>
        <w:t xml:space="preserve">personHsaId </w:t>
      </w:r>
      <w:r w:rsidRPr="00915D3B">
        <w:rPr>
          <w:rFonts w:cs="Arial"/>
        </w:rPr>
        <w:t>och personalIdentityNumber ska anges.</w:t>
      </w:r>
    </w:p>
    <w:p w14:paraId="30A72D7F" w14:textId="68127308" w:rsidR="0086507A" w:rsidRPr="00915D3B" w:rsidRDefault="00697C8A" w:rsidP="0086507A">
      <w:pPr>
        <w:rPr>
          <w:sz w:val="22"/>
          <w:u w:val="single"/>
        </w:rPr>
      </w:pPr>
      <w:r>
        <w:rPr>
          <w:sz w:val="22"/>
          <w:u w:val="single"/>
        </w:rPr>
        <w:t>*2</w:t>
      </w:r>
      <w:r w:rsidR="0086507A" w:rsidRPr="00915D3B">
        <w:rPr>
          <w:sz w:val="22"/>
          <w:u w:val="single"/>
        </w:rPr>
        <w:t xml:space="preserve">) </w:t>
      </w:r>
      <w:r w:rsidR="0086507A">
        <w:rPr>
          <w:sz w:val="22"/>
          <w:u w:val="single"/>
        </w:rPr>
        <w:t>searchBase</w:t>
      </w:r>
    </w:p>
    <w:p w14:paraId="15683765" w14:textId="1449E3D7" w:rsidR="0086507A" w:rsidRPr="00915D3B" w:rsidRDefault="0086507A" w:rsidP="001D0DD7">
      <w:pPr>
        <w:rPr>
          <w:rFonts w:cs="Arial"/>
        </w:rPr>
      </w:pPr>
      <w:r>
        <w:rPr>
          <w:rFonts w:cs="Arial"/>
        </w:rPr>
        <w:t>För Get</w:t>
      </w:r>
      <w:r>
        <w:t>Employee</w:t>
      </w:r>
      <w:r w:rsidRPr="00915D3B">
        <w:t>IncludingProtectedPerson</w:t>
      </w:r>
      <w:r>
        <w:rPr>
          <w:rFonts w:cs="Arial"/>
        </w:rPr>
        <w:t xml:space="preserve"> används följande sökningar/sökbaser:</w:t>
      </w:r>
      <w:r>
        <w:rPr>
          <w:rFonts w:cs="Arial"/>
        </w:rPr>
        <w:br/>
        <w:t xml:space="preserve">- Sök efter </w:t>
      </w:r>
      <w:r w:rsidR="002B5EB5">
        <w:rPr>
          <w:rFonts w:cs="Arial"/>
        </w:rPr>
        <w:t>person</w:t>
      </w:r>
      <w:r w:rsidR="00697C8A">
        <w:rPr>
          <w:rFonts w:cs="Arial"/>
        </w:rPr>
        <w:t>: i anropet angiven sökbas</w:t>
      </w:r>
    </w:p>
    <w:p w14:paraId="26D07A7C" w14:textId="77777777" w:rsidR="001D0DD7" w:rsidRPr="00915D3B" w:rsidRDefault="001D0DD7" w:rsidP="001D0DD7">
      <w:pPr>
        <w:rPr>
          <w:rFonts w:cs="Arial"/>
        </w:rPr>
      </w:pPr>
    </w:p>
    <w:p w14:paraId="26F7BE1E" w14:textId="77777777" w:rsidR="001D0DD7" w:rsidRPr="00915D3B" w:rsidRDefault="001D0DD7" w:rsidP="001D0DD7">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632" w:name="_Toc467578117"/>
      <w:r w:rsidRPr="00915D3B">
        <w:t>SLA-krav</w:t>
      </w:r>
      <w:bookmarkEnd w:id="632"/>
    </w:p>
    <w:p w14:paraId="09453AED" w14:textId="77777777" w:rsidR="001D0DD7" w:rsidRPr="00915D3B" w:rsidRDefault="001D0DD7" w:rsidP="001D0DD7">
      <w:pPr>
        <w:keepNext/>
      </w:pPr>
      <w:r w:rsidRPr="00915D3B">
        <w:t xml:space="preserve">Svarstider är specifika för respektive tjänstekontrakt. </w:t>
      </w:r>
    </w:p>
    <w:p w14:paraId="3FF24826" w14:textId="77777777" w:rsidR="001D0DD7" w:rsidRPr="00915D3B" w:rsidRDefault="001D0DD7" w:rsidP="001D0DD7">
      <w:pPr>
        <w:keepNext/>
      </w:pPr>
      <w:r w:rsidRPr="00915D3B">
        <w:t>Krav på svarstider är dock inte definierade idag, men följande svarstidsnivå uppfylls idag (förutsatt SSL-uppkoppling):</w:t>
      </w:r>
    </w:p>
    <w:tbl>
      <w:tblPr>
        <w:tblStyle w:val="TableGrid"/>
        <w:tblW w:w="0" w:type="auto"/>
        <w:tblLook w:val="04A0" w:firstRow="1" w:lastRow="0" w:firstColumn="1" w:lastColumn="0" w:noHBand="0" w:noVBand="1"/>
      </w:tblPr>
      <w:tblGrid>
        <w:gridCol w:w="3930"/>
        <w:gridCol w:w="2983"/>
        <w:gridCol w:w="2551"/>
      </w:tblGrid>
      <w:tr w:rsidR="001D0DD7" w:rsidRPr="00915D3B" w14:paraId="16AC88C7" w14:textId="77777777" w:rsidTr="002A6B7C">
        <w:tc>
          <w:tcPr>
            <w:tcW w:w="3930" w:type="dxa"/>
          </w:tcPr>
          <w:p w14:paraId="4CC6C088" w14:textId="77777777" w:rsidR="001D0DD7" w:rsidRPr="00915D3B" w:rsidRDefault="001D0DD7" w:rsidP="002A6B7C">
            <w:pPr>
              <w:keepNext/>
              <w:rPr>
                <w:b/>
              </w:rPr>
            </w:pPr>
            <w:r w:rsidRPr="00915D3B">
              <w:rPr>
                <w:b/>
              </w:rPr>
              <w:t>Metod</w:t>
            </w:r>
          </w:p>
        </w:tc>
        <w:tc>
          <w:tcPr>
            <w:tcW w:w="2983" w:type="dxa"/>
          </w:tcPr>
          <w:p w14:paraId="7FD4FC5E" w14:textId="77777777" w:rsidR="001D0DD7" w:rsidRPr="00915D3B" w:rsidRDefault="001D0DD7" w:rsidP="002A6B7C">
            <w:pPr>
              <w:keepNext/>
              <w:rPr>
                <w:b/>
              </w:rPr>
            </w:pPr>
            <w:r w:rsidRPr="00915D3B">
              <w:rPr>
                <w:b/>
              </w:rPr>
              <w:t>Svarstider måste garanteras upp till följande last</w:t>
            </w:r>
          </w:p>
        </w:tc>
        <w:tc>
          <w:tcPr>
            <w:tcW w:w="2551" w:type="dxa"/>
          </w:tcPr>
          <w:p w14:paraId="28E28F9F" w14:textId="77777777" w:rsidR="001D0DD7" w:rsidRPr="00915D3B" w:rsidRDefault="001D0DD7" w:rsidP="002A6B7C">
            <w:pPr>
              <w:keepNext/>
              <w:rPr>
                <w:b/>
              </w:rPr>
            </w:pPr>
            <w:r w:rsidRPr="00915D3B">
              <w:rPr>
                <w:b/>
              </w:rPr>
              <w:t>Svarstid för 95 % av alla anrop ligger inom</w:t>
            </w:r>
          </w:p>
        </w:tc>
      </w:tr>
      <w:tr w:rsidR="001D0DD7" w:rsidRPr="00915D3B" w14:paraId="2C58BB08" w14:textId="77777777" w:rsidTr="002A6B7C">
        <w:tc>
          <w:tcPr>
            <w:tcW w:w="3930" w:type="dxa"/>
          </w:tcPr>
          <w:p w14:paraId="7407EEBD" w14:textId="77777777" w:rsidR="001D0DD7" w:rsidRPr="00915D3B" w:rsidRDefault="001D0DD7" w:rsidP="002A6B7C">
            <w:r>
              <w:t>GetEmployee</w:t>
            </w:r>
            <w:r w:rsidRPr="00915D3B">
              <w:t>IncludingProtectedPerson</w:t>
            </w:r>
          </w:p>
        </w:tc>
        <w:tc>
          <w:tcPr>
            <w:tcW w:w="2983" w:type="dxa"/>
          </w:tcPr>
          <w:p w14:paraId="6F5ECE8E" w14:textId="77777777" w:rsidR="001D0DD7" w:rsidRPr="00915D3B" w:rsidRDefault="001D0DD7" w:rsidP="002A6B7C">
            <w:r w:rsidRPr="00915D3B">
              <w:t>10 anrop/s</w:t>
            </w:r>
          </w:p>
        </w:tc>
        <w:tc>
          <w:tcPr>
            <w:tcW w:w="2551" w:type="dxa"/>
          </w:tcPr>
          <w:p w14:paraId="23270E35" w14:textId="77777777" w:rsidR="001D0DD7" w:rsidRPr="00915D3B" w:rsidRDefault="001D0DD7" w:rsidP="002A6B7C">
            <w:r w:rsidRPr="00915D3B">
              <w:t xml:space="preserve">  100 ms</w:t>
            </w:r>
          </w:p>
        </w:tc>
      </w:tr>
    </w:tbl>
    <w:p w14:paraId="630BE916" w14:textId="77777777" w:rsidR="001D0DD7" w:rsidRPr="00915D3B" w:rsidRDefault="001D0DD7" w:rsidP="001D0DD7"/>
    <w:p w14:paraId="5AF9E042" w14:textId="77777777" w:rsidR="001D0DD7" w:rsidRPr="00915D3B" w:rsidRDefault="001D0DD7" w:rsidP="001D0DD7">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633" w:name="_Toc467578118"/>
      <w:r w:rsidRPr="00915D3B">
        <w:t>Logiska fel</w:t>
      </w:r>
      <w:bookmarkEnd w:id="633"/>
    </w:p>
    <w:p w14:paraId="3F1D3A10" w14:textId="0E91F46A" w:rsidR="001D0DD7" w:rsidRPr="00915D3B" w:rsidDel="0040322B" w:rsidRDefault="001D0DD7" w:rsidP="001D0DD7">
      <w:pPr>
        <w:rPr>
          <w:del w:id="634" w:author="Littorin Henrika" w:date="2016-09-06T16:44:00Z"/>
          <w:rFonts w:ascii="Times New Roman" w:hAnsi="Times New Roman"/>
          <w:szCs w:val="20"/>
        </w:rPr>
      </w:pPr>
      <w:del w:id="635" w:author="Littorin Henrika" w:date="2016-09-06T16:44:00Z">
        <w:r w:rsidRPr="00915D3B" w:rsidDel="0040322B">
          <w:delText xml:space="preserve">För alla logiska fel returneras </w:delText>
        </w:r>
        <w:r w:rsidRPr="00915D3B" w:rsidDel="0040322B">
          <w:rPr>
            <w:rFonts w:ascii="Times New Roman" w:hAnsi="Times New Roman"/>
            <w:szCs w:val="20"/>
          </w:rPr>
          <w:delText>resultCode=ERROR</w:delText>
        </w:r>
        <w:r w:rsidRPr="00915D3B" w:rsidDel="0040322B">
          <w:delText xml:space="preserve"> och en förklarande text i </w:delText>
        </w:r>
        <w:r w:rsidRPr="00915D3B" w:rsidDel="0040322B">
          <w:rPr>
            <w:rFonts w:ascii="Times New Roman" w:hAnsi="Times New Roman"/>
            <w:szCs w:val="20"/>
          </w:rPr>
          <w:delText>resultText. Följande logiska fel har identifierats för detta kontrakt:</w:delText>
        </w:r>
      </w:del>
    </w:p>
    <w:p w14:paraId="5F495BD7" w14:textId="77C0FA8B" w:rsidR="001D0DD7" w:rsidRPr="00915D3B" w:rsidDel="00302457" w:rsidRDefault="00302457" w:rsidP="001D0DD7">
      <w:pPr>
        <w:rPr>
          <w:del w:id="636" w:author="Ronny Nilsson" w:date="2016-08-26T14:15:00Z"/>
          <w:rFonts w:cs="Arial"/>
        </w:rPr>
      </w:pPr>
      <w:ins w:id="637" w:author="Ronny Nilsson" w:date="2016-08-26T14:15:00Z">
        <w:r w:rsidRPr="00302457">
          <w:rPr>
            <w:rFonts w:cs="Arial"/>
            <w:szCs w:val="20"/>
          </w:rPr>
          <w:t>Logiska fel hanteras enligt:</w:t>
        </w:r>
        <w:r>
          <w:rPr>
            <w:rFonts w:cs="Arial"/>
            <w:szCs w:val="20"/>
          </w:rPr>
          <w:t xml:space="preserve"> </w:t>
        </w:r>
      </w:ins>
      <w:del w:id="638" w:author="Ronny Nilsson" w:date="2016-08-26T14:15:00Z">
        <w:r w:rsidR="001D0DD7" w:rsidRPr="00915D3B" w:rsidDel="00302457">
          <w:rPr>
            <w:rFonts w:cs="Arial"/>
            <w:szCs w:val="20"/>
          </w:rPr>
          <w:delText>Fel för vilka ingen information returneras.</w:delText>
        </w:r>
      </w:del>
    </w:p>
    <w:p w14:paraId="652DFCA4" w14:textId="77777777" w:rsidR="007F6800" w:rsidRPr="00B360DE" w:rsidRDefault="007F6800" w:rsidP="007F6800">
      <w:pPr>
        <w:pStyle w:val="ListParagraph"/>
        <w:numPr>
          <w:ilvl w:val="0"/>
          <w:numId w:val="28"/>
        </w:numPr>
        <w:spacing w:after="120" w:line="240" w:lineRule="auto"/>
        <w:contextualSpacing w:val="0"/>
        <w:rPr>
          <w:ins w:id="639" w:author="Ronny Nilsson" w:date="2016-08-26T13:13:00Z"/>
        </w:rPr>
      </w:pPr>
      <w:ins w:id="640" w:author="Ronny Nilsson" w:date="2016-08-26T13:13:00Z">
        <w:r>
          <w:t>Om a</w:t>
        </w:r>
        <w:r w:rsidRPr="00B360DE">
          <w:t xml:space="preserve">ngiven sökbas </w:t>
        </w:r>
        <w:r>
          <w:t xml:space="preserve">inte </w:t>
        </w:r>
        <w:r w:rsidRPr="00B360DE">
          <w:t>finns i katalogen</w:t>
        </w:r>
        <w:r>
          <w:t>, returneras ett tomt svar</w:t>
        </w:r>
        <w:r w:rsidRPr="00B360DE">
          <w:t>.</w:t>
        </w:r>
      </w:ins>
    </w:p>
    <w:p w14:paraId="304203E9" w14:textId="77777777" w:rsidR="007F6800" w:rsidRDefault="007F6800" w:rsidP="007F6800">
      <w:pPr>
        <w:pStyle w:val="ListParagraph"/>
        <w:numPr>
          <w:ilvl w:val="0"/>
          <w:numId w:val="28"/>
        </w:numPr>
        <w:spacing w:after="120" w:line="240" w:lineRule="auto"/>
        <w:contextualSpacing w:val="0"/>
        <w:rPr>
          <w:ins w:id="641" w:author="Ronny Nilsson" w:date="2016-08-26T13:13:00Z"/>
        </w:rPr>
      </w:pPr>
      <w:ins w:id="642" w:author="Ronny Nilsson" w:date="2016-08-26T13:13:00Z">
        <w:r>
          <w:t>Om s</w:t>
        </w:r>
        <w:r w:rsidRPr="00B360DE">
          <w:t xml:space="preserve">ökt person </w:t>
        </w:r>
        <w:r>
          <w:t>inte kan hittas</w:t>
        </w:r>
        <w:r w:rsidRPr="00B360DE">
          <w:t xml:space="preserve"> i katalogen</w:t>
        </w:r>
        <w:r>
          <w:t>, så returneras tomt svar</w:t>
        </w:r>
        <w:r w:rsidRPr="00B360DE">
          <w:t xml:space="preserve"> .</w:t>
        </w:r>
      </w:ins>
    </w:p>
    <w:p w14:paraId="6F9CBD6F" w14:textId="70978868" w:rsidR="007F6800" w:rsidRDefault="007F6800" w:rsidP="007F6800">
      <w:pPr>
        <w:pStyle w:val="ListParagraph"/>
        <w:numPr>
          <w:ilvl w:val="0"/>
          <w:numId w:val="28"/>
        </w:numPr>
        <w:spacing w:after="120" w:line="240" w:lineRule="auto"/>
        <w:contextualSpacing w:val="0"/>
        <w:rPr>
          <w:ins w:id="643" w:author="Ronny Nilsson" w:date="2016-08-26T13:13:00Z"/>
        </w:rPr>
      </w:pPr>
      <w:ins w:id="644" w:author="Ronny Nilsson" w:date="2016-08-26T13:13:00Z">
        <w:r>
          <w:t>Saknar personobjektet obligatorisk uppgift om HSA-</w:t>
        </w:r>
      </w:ins>
      <w:ins w:id="645" w:author="Littorin Henrika" w:date="2016-09-06T16:44:00Z">
        <w:r w:rsidR="0040322B">
          <w:t>i</w:t>
        </w:r>
      </w:ins>
      <w:ins w:id="646" w:author="Ronny Nilsson" w:date="2016-08-26T13:13:00Z">
        <w:r>
          <w:t>d eller Namn så returneras tomt svar.</w:t>
        </w:r>
      </w:ins>
    </w:p>
    <w:p w14:paraId="6B1C4993" w14:textId="77777777" w:rsidR="007F6800" w:rsidRDefault="007F6800" w:rsidP="007F6800">
      <w:pPr>
        <w:pStyle w:val="ListParagraph"/>
        <w:numPr>
          <w:ilvl w:val="0"/>
          <w:numId w:val="28"/>
        </w:numPr>
        <w:spacing w:after="120" w:line="240" w:lineRule="auto"/>
        <w:contextualSpacing w:val="0"/>
        <w:rPr>
          <w:ins w:id="647" w:author="Ronny Nilsson" w:date="2016-08-26T13:13:00Z"/>
        </w:rPr>
      </w:pPr>
      <w:ins w:id="648" w:author="Ronny Nilsson" w:date="2016-08-26T13:13:00Z">
        <w:r>
          <w:t>Om både personHsaId och personIdentityNumber har angetts som sökparametrar, så är anropet felaktigt och ett soap-fault returneras.</w:t>
        </w:r>
      </w:ins>
    </w:p>
    <w:p w14:paraId="373F8F27" w14:textId="77777777" w:rsidR="007F6800" w:rsidRPr="00B360DE" w:rsidRDefault="007F6800" w:rsidP="007F6800">
      <w:pPr>
        <w:pStyle w:val="ListParagraph"/>
        <w:numPr>
          <w:ilvl w:val="0"/>
          <w:numId w:val="28"/>
        </w:numPr>
        <w:spacing w:after="120" w:line="240" w:lineRule="auto"/>
        <w:contextualSpacing w:val="0"/>
        <w:rPr>
          <w:ins w:id="649" w:author="Ronny Nilsson" w:date="2016-08-26T13:13:00Z"/>
        </w:rPr>
      </w:pPr>
      <w:ins w:id="650" w:author="Ronny Nilsson" w:date="2016-08-26T13:13:00Z">
        <w:r>
          <w:t>För komplexa returvärden som inte följer specificerad syntax m a p sammansättningen, returneras inte det aktuella värdet. Detta gäller för:</w:t>
        </w:r>
        <w:r>
          <w:br/>
        </w:r>
        <w:r w:rsidRPr="007F6800">
          <w:t>- paTitle som utgår från separata attribut i HSA (kod och klartext)</w:t>
        </w:r>
        <w:r>
          <w:t xml:space="preserve"> som behöver kunna matchas ihop</w:t>
        </w:r>
        <w:r w:rsidRPr="007F6800">
          <w:t>.</w:t>
        </w:r>
        <w:r w:rsidRPr="007F6800">
          <w:br/>
        </w:r>
        <w:r w:rsidRPr="007F6800">
          <w:lastRenderedPageBreak/>
          <w:t xml:space="preserve">- </w:t>
        </w:r>
        <w:r w:rsidRPr="008C6C13">
          <w:t>telephoneHours</w:t>
        </w:r>
        <w:r>
          <w:t xml:space="preserve"> </w:t>
        </w:r>
        <w:r>
          <w:rPr>
            <w:rFonts w:ascii="Times New Roman" w:eastAsia="Times New Roman" w:hAnsi="Times New Roman"/>
            <w:szCs w:val="20"/>
            <w:lang w:eastAsia="sv-SE"/>
          </w:rPr>
          <w:t>ska innehålla 4 eller 5 delar (från-dag, till-dag, från-tid, till-tid och ev en kommentar) separerade med ”#”.</w:t>
        </w:r>
      </w:ins>
    </w:p>
    <w:p w14:paraId="1C63A3A9" w14:textId="77777777" w:rsidR="007F6800" w:rsidRPr="00915D3B" w:rsidRDefault="007F6800" w:rsidP="007F6800">
      <w:pPr>
        <w:pStyle w:val="ListParagraph"/>
        <w:numPr>
          <w:ilvl w:val="0"/>
          <w:numId w:val="28"/>
        </w:numPr>
        <w:spacing w:after="120" w:line="240" w:lineRule="auto"/>
        <w:contextualSpacing w:val="0"/>
        <w:rPr>
          <w:ins w:id="651" w:author="Ronny Nilsson" w:date="2016-08-26T13:13:00Z"/>
        </w:rPr>
      </w:pPr>
      <w:ins w:id="652" w:author="Ronny Nilsson" w:date="2016-08-26T13:13:00Z">
        <w:r>
          <w:t>för kontroll av att returnerade attributvärden följer specificerad syntax, så rekommenderas använda den Schematron vi tillhandahåller.</w:t>
        </w:r>
      </w:ins>
    </w:p>
    <w:p w14:paraId="1C5533C1" w14:textId="79EE2BF3" w:rsidR="001D0DD7" w:rsidRPr="00915D3B" w:rsidDel="007F6800" w:rsidRDefault="001D0DD7" w:rsidP="001D0DD7">
      <w:pPr>
        <w:pStyle w:val="ListParagraph"/>
        <w:numPr>
          <w:ilvl w:val="0"/>
          <w:numId w:val="28"/>
        </w:numPr>
        <w:spacing w:after="120" w:line="240" w:lineRule="auto"/>
        <w:contextualSpacing w:val="0"/>
        <w:rPr>
          <w:del w:id="653" w:author="Ronny Nilsson" w:date="2016-08-26T13:13:00Z"/>
        </w:rPr>
      </w:pPr>
      <w:del w:id="654" w:author="Ronny Nilsson" w:date="2016-08-26T13:13:00Z">
        <w:r w:rsidRPr="00915D3B" w:rsidDel="007F6800">
          <w:delText>Angiven sökbas finns inte i katalogen.</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GetEmployeeIncludingProtectedPerson;</w:delText>
        </w:r>
        <w:r w:rsidRPr="00915D3B" w:rsidDel="007F6800">
          <w:delText>1; Angiven sökbas &lt;värde&gt; kan inte hittas”.</w:delText>
        </w:r>
      </w:del>
    </w:p>
    <w:p w14:paraId="0BAF3521" w14:textId="5C2F23A1" w:rsidR="001D0DD7" w:rsidRPr="00915D3B" w:rsidDel="007F6800" w:rsidRDefault="001D0DD7" w:rsidP="001D0DD7">
      <w:pPr>
        <w:pStyle w:val="ListParagraph"/>
        <w:numPr>
          <w:ilvl w:val="0"/>
          <w:numId w:val="28"/>
        </w:numPr>
        <w:spacing w:after="120" w:line="240" w:lineRule="auto"/>
        <w:contextualSpacing w:val="0"/>
        <w:rPr>
          <w:del w:id="655" w:author="Ronny Nilsson" w:date="2016-08-26T13:13:00Z"/>
        </w:rPr>
      </w:pPr>
      <w:del w:id="656" w:author="Ronny Nilsson" w:date="2016-08-26T13:13:00Z">
        <w:r w:rsidRPr="00915D3B" w:rsidDel="007F6800">
          <w:delText>Sökt person finns inte i katalogen (det går inte att hitta något objekt med angivet HSA-id).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GetEmployeeIncludingProtectedPerson;</w:delText>
        </w:r>
        <w:r w:rsidRPr="00915D3B" w:rsidDel="007F6800">
          <w:delText xml:space="preserve">2; Det går inte att hitta något </w:delText>
        </w:r>
        <w:r w:rsidDel="007F6800">
          <w:delText>person</w:delText>
        </w:r>
        <w:r w:rsidRPr="00915D3B" w:rsidDel="007F6800">
          <w:delText>objekt med angivet HSA-id: &lt;värde&gt;]”.</w:delText>
        </w:r>
      </w:del>
    </w:p>
    <w:p w14:paraId="5B95E770" w14:textId="4A9A45F8" w:rsidR="001D0DD7" w:rsidRPr="0057095B" w:rsidDel="007F6800" w:rsidRDefault="001D0DD7" w:rsidP="001D0DD7">
      <w:pPr>
        <w:pStyle w:val="ListParagraph"/>
        <w:numPr>
          <w:ilvl w:val="0"/>
          <w:numId w:val="28"/>
        </w:numPr>
        <w:spacing w:after="120" w:line="240" w:lineRule="auto"/>
        <w:contextualSpacing w:val="0"/>
        <w:rPr>
          <w:del w:id="657" w:author="Ronny Nilsson" w:date="2016-08-26T13:13:00Z"/>
        </w:rPr>
      </w:pPr>
      <w:del w:id="658" w:author="Ronny Nilsson" w:date="2016-08-26T13:13:00Z">
        <w:r w:rsidRPr="00915D3B" w:rsidDel="007F6800">
          <w:delText xml:space="preserve">Sökt person finns inte i katalogen (det går inte att hitta något objekt med angivet </w:delText>
        </w:r>
        <w:r w:rsidDel="007F6800">
          <w:delText>person-id</w:delText>
        </w:r>
        <w:r w:rsidRPr="00915D3B" w:rsidDel="007F6800">
          <w:delText>).</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GetEmployeeIncludingProtectedPerson;</w:delText>
        </w:r>
        <w:r w:rsidDel="007F6800">
          <w:delText>3</w:delText>
        </w:r>
        <w:r w:rsidRPr="00915D3B" w:rsidDel="007F6800">
          <w:delText xml:space="preserve">; Det går inte att hitta något </w:delText>
        </w:r>
        <w:r w:rsidDel="007F6800">
          <w:delText>person</w:delText>
        </w:r>
        <w:r w:rsidRPr="00915D3B" w:rsidDel="007F6800">
          <w:delText>objek</w:delText>
        </w:r>
        <w:r w:rsidDel="007F6800">
          <w:delText xml:space="preserve">t med angivet </w:delText>
        </w:r>
        <w:r w:rsidRPr="00915D3B" w:rsidDel="007F6800">
          <w:delText>person</w:delText>
        </w:r>
        <w:r w:rsidDel="007F6800">
          <w:delText>-id</w:delText>
        </w:r>
        <w:r w:rsidRPr="00915D3B" w:rsidDel="007F6800">
          <w:delText>: &lt;värde&gt;]”.</w:delText>
        </w:r>
      </w:del>
    </w:p>
    <w:p w14:paraId="20DC9339" w14:textId="6798BAFA" w:rsidR="001D0DD7" w:rsidRPr="00103A1B" w:rsidDel="007F6800" w:rsidRDefault="001D0DD7" w:rsidP="001D0DD7">
      <w:pPr>
        <w:pStyle w:val="ListParagraph"/>
        <w:numPr>
          <w:ilvl w:val="0"/>
          <w:numId w:val="28"/>
        </w:numPr>
        <w:spacing w:after="120" w:line="240" w:lineRule="auto"/>
        <w:contextualSpacing w:val="0"/>
        <w:rPr>
          <w:del w:id="659" w:author="Ronny Nilsson" w:date="2016-08-26T13:13:00Z"/>
        </w:rPr>
      </w:pPr>
      <w:del w:id="660" w:author="Ronny Nilsson" w:date="2016-08-26T13:13:00Z">
        <w:r w:rsidRPr="00915D3B" w:rsidDel="007F6800">
          <w:delText>Personens HSA-id saknas</w:delText>
        </w:r>
        <w:r w:rsidRPr="00915D3B" w:rsidDel="007F6800">
          <w:br/>
        </w:r>
        <w:r w:rsidRPr="00915D3B" w:rsidDel="007F6800">
          <w:rPr>
            <w:rFonts w:ascii="Times New Roman" w:hAnsi="Times New Roman"/>
            <w:szCs w:val="20"/>
          </w:rPr>
          <w:delText>resultText=</w:delText>
        </w:r>
        <w:r w:rsidDel="007F6800">
          <w:delText>”&lt;katalog-id&gt;</w:delText>
        </w:r>
        <w:r w:rsidR="006F23CE" w:rsidDel="007F6800">
          <w:delText>;Fel;</w:delText>
        </w:r>
        <w:r w:rsidR="000D5FC3" w:rsidDel="007F6800">
          <w:delText>GetEmployeeIncludingProtectedPerson;</w:delText>
        </w:r>
        <w:r w:rsidDel="007F6800">
          <w:delText>5</w:delText>
        </w:r>
        <w:r w:rsidRPr="00915D3B" w:rsidDel="007F6800">
          <w:delText>; Personobjektet saknar obligatorisk information om personens HSA-id. Gäller personobjekt: &lt;path&gt;”</w:delText>
        </w:r>
      </w:del>
    </w:p>
    <w:p w14:paraId="4908BBE3" w14:textId="4631A0E5" w:rsidR="001D0DD7" w:rsidRPr="00915D3B" w:rsidDel="007F6800" w:rsidRDefault="001D0DD7" w:rsidP="001D0DD7">
      <w:pPr>
        <w:spacing w:after="120"/>
        <w:rPr>
          <w:del w:id="661" w:author="Ronny Nilsson" w:date="2016-08-26T13:13:00Z"/>
        </w:rPr>
      </w:pPr>
      <w:del w:id="662" w:author="Ronny Nilsson" w:date="2016-08-26T13:13:00Z">
        <w:r w:rsidRPr="00915D3B" w:rsidDel="007F6800">
          <w:delText>Varnande fel för vilka fullständigt svar ändå ska returneras, men där en eller flera uppgifter pekas ut som felaktiga:</w:delText>
        </w:r>
      </w:del>
    </w:p>
    <w:p w14:paraId="5D5F623F" w14:textId="54960592" w:rsidR="00C95793" w:rsidDel="007F6800" w:rsidRDefault="00C95793">
      <w:pPr>
        <w:pStyle w:val="ListParagraph"/>
        <w:numPr>
          <w:ilvl w:val="0"/>
          <w:numId w:val="28"/>
        </w:numPr>
        <w:spacing w:after="120" w:line="240" w:lineRule="auto"/>
        <w:contextualSpacing w:val="0"/>
        <w:rPr>
          <w:del w:id="663" w:author="Ronny Nilsson" w:date="2016-08-26T13:13:00Z"/>
        </w:rPr>
      </w:pPr>
      <w:del w:id="664" w:author="Ronny Nilsson" w:date="2016-08-26T13:13:00Z">
        <w:r w:rsidDel="007F6800">
          <w:delText>Både personHsaId och personIdentityNumber har angetts.</w:delText>
        </w:r>
        <w:r w:rsidDel="007F6800">
          <w:br/>
        </w:r>
        <w:r w:rsidRPr="00B360DE" w:rsidDel="007F6800">
          <w:rPr>
            <w:rFonts w:ascii="Times New Roman" w:hAnsi="Times New Roman"/>
            <w:szCs w:val="20"/>
          </w:rPr>
          <w:delText>resultText=</w:delText>
        </w:r>
        <w:r w:rsidRPr="00B360DE" w:rsidDel="007F6800">
          <w:delText>”&lt;katalog-id&gt;</w:delText>
        </w:r>
        <w:r w:rsidDel="007F6800">
          <w:delText>;Varning;</w:delText>
        </w:r>
        <w:r w:rsidRPr="00B360DE" w:rsidDel="007F6800">
          <w:delText>GetCredentialsForPe</w:delText>
        </w:r>
        <w:r w:rsidDel="007F6800">
          <w:delText>rsonIncludingProtectedPersons;48</w:delText>
        </w:r>
        <w:r w:rsidRPr="00B360DE" w:rsidDel="007F6800">
          <w:delText>;</w:delText>
        </w:r>
        <w:r w:rsidDel="007F6800">
          <w:delText xml:space="preserve"> Endast en av inparametrarna personHsaId och personalIdentityNumber ska anges. Sökningen har ignorerat inparameter personHsaId eftersom personalIdentityNumber har angetts.”</w:delText>
        </w:r>
      </w:del>
    </w:p>
    <w:p w14:paraId="6F1CC68F" w14:textId="07B535DE" w:rsidR="001D0DD7" w:rsidRPr="00915D3B" w:rsidDel="007F6800" w:rsidRDefault="001D0DD7" w:rsidP="001D0DD7">
      <w:pPr>
        <w:pStyle w:val="ListParagraph"/>
        <w:numPr>
          <w:ilvl w:val="0"/>
          <w:numId w:val="28"/>
        </w:numPr>
        <w:spacing w:after="120" w:line="240" w:lineRule="auto"/>
        <w:contextualSpacing w:val="0"/>
        <w:rPr>
          <w:del w:id="665" w:author="Ronny Nilsson" w:date="2016-08-26T13:13:00Z"/>
        </w:rPr>
      </w:pPr>
      <w:del w:id="666" w:author="Ronny Nilsson" w:date="2016-08-26T13:13:00Z">
        <w:r w:rsidRPr="00915D3B" w:rsidDel="007F6800">
          <w:delText>Personens förnamn saknas</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10; Personobjektet saknar obligatorisk information om personens förnamn. Gäller personobjekt: &lt;path&gt;”</w:delText>
        </w:r>
      </w:del>
    </w:p>
    <w:p w14:paraId="3DFA46A6" w14:textId="7A8D7F7E" w:rsidR="001D0DD7" w:rsidRPr="007F1ECD" w:rsidDel="007F6800" w:rsidRDefault="001D0DD7" w:rsidP="001D0DD7">
      <w:pPr>
        <w:pStyle w:val="ListParagraph"/>
        <w:numPr>
          <w:ilvl w:val="0"/>
          <w:numId w:val="28"/>
        </w:numPr>
        <w:spacing w:after="120" w:line="240" w:lineRule="auto"/>
        <w:contextualSpacing w:val="0"/>
        <w:rPr>
          <w:del w:id="667" w:author="Ronny Nilsson" w:date="2016-08-26T13:13:00Z"/>
        </w:rPr>
      </w:pPr>
      <w:del w:id="668" w:author="Ronny Nilsson" w:date="2016-08-26T13:13:00Z">
        <w:r w:rsidRPr="00915D3B" w:rsidDel="007F6800">
          <w:delText>Personens efternamn saknas</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Del="007F6800">
          <w:delText>GetEmployee</w:delText>
        </w:r>
        <w:r w:rsidRPr="00915D3B" w:rsidDel="007F6800">
          <w:delText>IncludingProtectedPerson; 11; Personobjektet saknar obligatorisk information om personens efternamn. Gäller personobjekt: &lt;path&gt;”</w:delText>
        </w:r>
      </w:del>
    </w:p>
    <w:p w14:paraId="45751AF5" w14:textId="6E094830" w:rsidR="001D0DD7" w:rsidRPr="00915D3B" w:rsidDel="007F6800" w:rsidRDefault="001D0DD7" w:rsidP="001D0DD7">
      <w:pPr>
        <w:pStyle w:val="ListParagraph"/>
        <w:numPr>
          <w:ilvl w:val="0"/>
          <w:numId w:val="28"/>
        </w:numPr>
        <w:spacing w:after="120" w:line="240" w:lineRule="auto"/>
        <w:contextualSpacing w:val="0"/>
        <w:rPr>
          <w:del w:id="669" w:author="Ronny Nilsson" w:date="2016-08-26T13:13:00Z"/>
        </w:rPr>
      </w:pPr>
      <w:del w:id="670" w:author="Ronny Nilsson" w:date="2016-08-26T13:13:00Z">
        <w:r w:rsidRPr="00915D3B" w:rsidDel="007F6800">
          <w:delText>Felaktig syntax för personens epostadress</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13; Felaktig syntax för personens epostadress: &lt;värde&gt;. Gäller personobjekt: &lt;path&gt;”</w:delText>
        </w:r>
      </w:del>
    </w:p>
    <w:p w14:paraId="3897FBE0" w14:textId="4B14B825" w:rsidR="001D0DD7" w:rsidRPr="00915D3B" w:rsidDel="007F6800" w:rsidRDefault="001D0DD7" w:rsidP="001D0DD7">
      <w:pPr>
        <w:pStyle w:val="ListParagraph"/>
        <w:numPr>
          <w:ilvl w:val="0"/>
          <w:numId w:val="28"/>
        </w:numPr>
        <w:spacing w:after="120" w:line="240" w:lineRule="auto"/>
        <w:contextualSpacing w:val="0"/>
        <w:rPr>
          <w:del w:id="671" w:author="Ronny Nilsson" w:date="2016-08-26T13:13:00Z"/>
        </w:rPr>
      </w:pPr>
      <w:del w:id="672" w:author="Ronny Nilsson" w:date="2016-08-26T13:13:00Z">
        <w:r w:rsidRPr="00915D3B" w:rsidDel="007F6800">
          <w:delText>Felaktig syntax för personens 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14; Felaktig syntax för personens telefonnummer: &lt;värde&gt;. Gäller personobjekt: &lt;path&gt;”</w:delText>
        </w:r>
      </w:del>
    </w:p>
    <w:p w14:paraId="39A6962B" w14:textId="434EB276" w:rsidR="001D0DD7" w:rsidRPr="00915D3B" w:rsidDel="007F6800" w:rsidRDefault="001D0DD7" w:rsidP="001D0DD7">
      <w:pPr>
        <w:pStyle w:val="ListParagraph"/>
        <w:numPr>
          <w:ilvl w:val="0"/>
          <w:numId w:val="28"/>
        </w:numPr>
        <w:spacing w:after="120" w:line="240" w:lineRule="auto"/>
        <w:contextualSpacing w:val="0"/>
        <w:rPr>
          <w:del w:id="673" w:author="Ronny Nilsson" w:date="2016-08-26T13:13:00Z"/>
        </w:rPr>
      </w:pPr>
      <w:del w:id="674" w:author="Ronny Nilsson" w:date="2016-08-26T13:13:00Z">
        <w:r w:rsidRPr="00915D3B" w:rsidDel="007F6800">
          <w:delText>Felaktig syntax för personens växeltelefonnummer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15; Felaktig syntax för personens växeltelefonnummer: &lt;värde&gt;. Gäller personobjekt: &lt;path&gt;”</w:delText>
        </w:r>
      </w:del>
    </w:p>
    <w:p w14:paraId="46DBC8A3" w14:textId="084CCB1B" w:rsidR="001D0DD7" w:rsidRPr="00915D3B" w:rsidDel="007F6800" w:rsidRDefault="001D0DD7" w:rsidP="001D0DD7">
      <w:pPr>
        <w:pStyle w:val="ListParagraph"/>
        <w:numPr>
          <w:ilvl w:val="0"/>
          <w:numId w:val="28"/>
        </w:numPr>
        <w:spacing w:after="120" w:line="240" w:lineRule="auto"/>
        <w:contextualSpacing w:val="0"/>
        <w:rPr>
          <w:del w:id="675" w:author="Ronny Nilsson" w:date="2016-08-26T13:13:00Z"/>
        </w:rPr>
      </w:pPr>
      <w:del w:id="676" w:author="Ronny Nilsson" w:date="2016-08-26T13:13:00Z">
        <w:r w:rsidRPr="00915D3B" w:rsidDel="007F6800">
          <w:delText>Felaktig syntax för personens tjänstetelefonnummer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16; Felaktig syntax för personens tjänstetelefonnummer: &lt;värde&gt;. Gäller personobjekt: &lt;path&gt;”</w:delText>
        </w:r>
      </w:del>
    </w:p>
    <w:p w14:paraId="78ACE6F5" w14:textId="166611A1" w:rsidR="001D0DD7" w:rsidRPr="00915D3B" w:rsidDel="007F6800" w:rsidRDefault="001D0DD7" w:rsidP="001D0DD7">
      <w:pPr>
        <w:pStyle w:val="ListParagraph"/>
        <w:numPr>
          <w:ilvl w:val="0"/>
          <w:numId w:val="28"/>
        </w:numPr>
        <w:spacing w:after="120" w:line="240" w:lineRule="auto"/>
        <w:contextualSpacing w:val="0"/>
        <w:rPr>
          <w:del w:id="677" w:author="Ronny Nilsson" w:date="2016-08-26T13:13:00Z"/>
        </w:rPr>
      </w:pPr>
      <w:del w:id="678" w:author="Ronny Nilsson" w:date="2016-08-26T13:13:00Z">
        <w:r w:rsidRPr="00915D3B" w:rsidDel="007F6800">
          <w:delText>Felaktig syntax för personens mobiltelefonnummer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17; Felaktig syntax för personens mobiltelefonnummer: &lt;värde&gt;. Gäller personobjekt: &lt;path&gt;”</w:delText>
        </w:r>
      </w:del>
    </w:p>
    <w:p w14:paraId="1C254BBA" w14:textId="6E8CCF99" w:rsidR="001D0DD7" w:rsidRPr="00915D3B" w:rsidDel="007F6800" w:rsidRDefault="001D0DD7" w:rsidP="001D0DD7">
      <w:pPr>
        <w:pStyle w:val="ListParagraph"/>
        <w:numPr>
          <w:ilvl w:val="0"/>
          <w:numId w:val="28"/>
        </w:numPr>
        <w:spacing w:after="120" w:line="240" w:lineRule="auto"/>
        <w:contextualSpacing w:val="0"/>
        <w:rPr>
          <w:del w:id="679" w:author="Ronny Nilsson" w:date="2016-08-26T13:13:00Z"/>
        </w:rPr>
      </w:pPr>
      <w:del w:id="680" w:author="Ronny Nilsson" w:date="2016-08-26T13:13:00Z">
        <w:r w:rsidRPr="00915D3B" w:rsidDel="007F6800">
          <w:delText>Felaktig syntax för personens Telefontid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18; Felaktig syntax för personens Telefontid [från-dag saknas][från-dag har felaktig syntax: &lt;värde&gt;][till-dag saknas][till-dag har felaktig syntax: &lt;värde&gt;][från-tid saknas][från-tid har felaktig syntax: &lt;värde&gt;][till-tid saknas][till-tid har felaktig syntax: &lt;värde&gt;]. Gäller personobjekt: &lt;path&gt;”</w:delText>
        </w:r>
      </w:del>
    </w:p>
    <w:p w14:paraId="5DD6E8D3" w14:textId="65821B47" w:rsidR="001D0DD7" w:rsidRPr="00915D3B" w:rsidDel="007F6800" w:rsidRDefault="001D0DD7" w:rsidP="001D0DD7">
      <w:pPr>
        <w:pStyle w:val="ListParagraph"/>
        <w:numPr>
          <w:ilvl w:val="0"/>
          <w:numId w:val="28"/>
        </w:numPr>
        <w:spacing w:after="120" w:line="240" w:lineRule="auto"/>
        <w:contextualSpacing w:val="0"/>
        <w:rPr>
          <w:del w:id="681" w:author="Ronny Nilsson" w:date="2016-08-26T13:13:00Z"/>
        </w:rPr>
      </w:pPr>
      <w:del w:id="682" w:author="Ronny Nilsson" w:date="2016-08-26T13:13:00Z">
        <w:r w:rsidRPr="00915D3B" w:rsidDel="007F6800">
          <w:delText>Felaktig syntax för personens postadress</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19; Felaktig syntax för personens postadress: &lt;värde&gt;. Gäller personobjekt: &lt;path&gt;”</w:delText>
        </w:r>
      </w:del>
    </w:p>
    <w:p w14:paraId="18AEC0B8" w14:textId="4D58672B" w:rsidR="001D0DD7" w:rsidRPr="00915D3B" w:rsidDel="007F6800" w:rsidRDefault="001D0DD7" w:rsidP="001D0DD7">
      <w:pPr>
        <w:pStyle w:val="ListParagraph"/>
        <w:numPr>
          <w:ilvl w:val="0"/>
          <w:numId w:val="28"/>
        </w:numPr>
        <w:spacing w:after="120" w:line="240" w:lineRule="auto"/>
        <w:contextualSpacing w:val="0"/>
        <w:rPr>
          <w:del w:id="683" w:author="Ronny Nilsson" w:date="2016-08-26T13:13:00Z"/>
        </w:rPr>
      </w:pPr>
      <w:del w:id="684" w:author="Ronny Nilsson" w:date="2016-08-26T13:13:00Z">
        <w:r w:rsidRPr="00915D3B" w:rsidDel="007F6800">
          <w:delText>Felaktig syntax för personens webadress</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20; Felaktig syntax för personens webadress: &lt;värde&gt;. Gäller personobjekt: &lt;path&gt;”</w:delText>
        </w:r>
      </w:del>
    </w:p>
    <w:p w14:paraId="03241310" w14:textId="228E1051" w:rsidR="001D0DD7" w:rsidRPr="00915D3B" w:rsidDel="007F6800" w:rsidRDefault="001D0DD7" w:rsidP="001D0DD7">
      <w:pPr>
        <w:pStyle w:val="ListParagraph"/>
        <w:numPr>
          <w:ilvl w:val="0"/>
          <w:numId w:val="28"/>
        </w:numPr>
        <w:spacing w:after="120" w:line="240" w:lineRule="auto"/>
        <w:contextualSpacing w:val="0"/>
        <w:rPr>
          <w:del w:id="685" w:author="Ronny Nilsson" w:date="2016-08-26T13:13:00Z"/>
        </w:rPr>
      </w:pPr>
      <w:del w:id="686" w:author="Ronny Nilsson" w:date="2016-08-26T13:13:00Z">
        <w:r w:rsidRPr="00915D3B" w:rsidDel="007F6800">
          <w:delText>Felaktig syntax för personens språkkod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21; Felaktig syntax för personens språkkod: &lt;värde&gt;. Gäller personobjekt: &lt;path&gt;”</w:delText>
        </w:r>
      </w:del>
    </w:p>
    <w:p w14:paraId="19FBF37A" w14:textId="1D2C27AD" w:rsidR="001D0DD7" w:rsidRPr="00915D3B" w:rsidDel="007F6800" w:rsidRDefault="001D0DD7" w:rsidP="001D0DD7">
      <w:pPr>
        <w:pStyle w:val="ListParagraph"/>
        <w:numPr>
          <w:ilvl w:val="0"/>
          <w:numId w:val="28"/>
        </w:numPr>
        <w:spacing w:after="120" w:line="240" w:lineRule="auto"/>
        <w:contextualSpacing w:val="0"/>
        <w:rPr>
          <w:del w:id="687" w:author="Ronny Nilsson" w:date="2016-08-26T13:13:00Z"/>
        </w:rPr>
      </w:pPr>
      <w:del w:id="688" w:author="Ronny Nilsson" w:date="2016-08-26T13:13:00Z">
        <w:r w:rsidRPr="00915D3B" w:rsidDel="007F6800">
          <w:delText>Felaktig s</w:delText>
        </w:r>
        <w:r w:rsidDel="007F6800">
          <w:delText>yntax för personens legitimerade yrkesgrupp</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Del="007F6800">
          <w:delText>50</w:delText>
        </w:r>
        <w:r w:rsidRPr="00915D3B" w:rsidDel="007F6800">
          <w:delText xml:space="preserve">; Felaktig syntax för personens </w:delText>
        </w:r>
        <w:r w:rsidDel="007F6800">
          <w:delText>legitimerade yrkesgrupp</w:delText>
        </w:r>
        <w:r w:rsidRPr="00915D3B" w:rsidDel="007F6800">
          <w:delText>: &lt;värde&gt;. Gäller personobjekt: &lt;path&gt;”</w:delText>
        </w:r>
      </w:del>
    </w:p>
    <w:p w14:paraId="71B85EAB" w14:textId="06373493" w:rsidR="001D0DD7" w:rsidRPr="00915D3B" w:rsidDel="007F6800" w:rsidRDefault="001D0DD7" w:rsidP="001D0DD7">
      <w:pPr>
        <w:pStyle w:val="ListParagraph"/>
        <w:numPr>
          <w:ilvl w:val="0"/>
          <w:numId w:val="28"/>
        </w:numPr>
        <w:spacing w:after="120" w:line="240" w:lineRule="auto"/>
        <w:contextualSpacing w:val="0"/>
        <w:rPr>
          <w:del w:id="689" w:author="Ronny Nilsson" w:date="2016-08-26T13:13:00Z"/>
        </w:rPr>
      </w:pPr>
      <w:del w:id="690" w:author="Ronny Nilsson" w:date="2016-08-26T13:13:00Z">
        <w:r w:rsidRPr="00915D3B" w:rsidDel="007F6800">
          <w:delText>Felaktig syntax för personens specialitetskod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23; Felaktig syntax för personens specialitetskod: &lt;värde&gt;. Gäller personobjekt: &lt;path&gt;”</w:delText>
        </w:r>
      </w:del>
    </w:p>
    <w:p w14:paraId="4914C4AD" w14:textId="18B1492D" w:rsidR="001D0DD7" w:rsidRPr="00915D3B" w:rsidDel="007F6800" w:rsidRDefault="001D0DD7" w:rsidP="001D0DD7">
      <w:pPr>
        <w:pStyle w:val="ListParagraph"/>
        <w:numPr>
          <w:ilvl w:val="0"/>
          <w:numId w:val="28"/>
        </w:numPr>
        <w:spacing w:after="120" w:line="240" w:lineRule="auto"/>
        <w:contextualSpacing w:val="0"/>
        <w:rPr>
          <w:del w:id="691" w:author="Ronny Nilsson" w:date="2016-08-26T13:13:00Z"/>
        </w:rPr>
      </w:pPr>
      <w:del w:id="692" w:author="Ronny Nilsson" w:date="2016-08-26T13:13:00Z">
        <w:r w:rsidRPr="00915D3B" w:rsidDel="007F6800">
          <w:delText>Felaktig syntax för personens specialitet (klartext)</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24; Felaktig syntax för personens specialitet (klartext): &lt;värde&gt;. Gäller personobjekt: &lt;path&gt;”</w:delText>
        </w:r>
      </w:del>
    </w:p>
    <w:p w14:paraId="3CC9F2BF" w14:textId="3E7C3A15" w:rsidR="001D0DD7" w:rsidDel="007F6800" w:rsidRDefault="001D0DD7" w:rsidP="001D0DD7">
      <w:pPr>
        <w:pStyle w:val="ListParagraph"/>
        <w:numPr>
          <w:ilvl w:val="0"/>
          <w:numId w:val="28"/>
        </w:numPr>
        <w:spacing w:after="120" w:line="240" w:lineRule="auto"/>
        <w:contextualSpacing w:val="0"/>
        <w:rPr>
          <w:del w:id="693" w:author="Ronny Nilsson" w:date="2016-08-26T13:13:00Z"/>
        </w:rPr>
      </w:pPr>
      <w:del w:id="694" w:author="Ronny Nilsson" w:date="2016-08-26T13:13:00Z">
        <w:r w:rsidRPr="00915D3B" w:rsidDel="007F6800">
          <w:delText>Felaktig syntax för personens flagga för skyddad person</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RPr="00915D3B" w:rsidDel="007F6800">
          <w:delText>26; Felaktig syntax för personens flagga för skyddad person: &lt;värde&gt;. Gäller personobjekt: &lt;path&gt;”</w:delText>
        </w:r>
      </w:del>
    </w:p>
    <w:p w14:paraId="2A725152" w14:textId="0667C278" w:rsidR="001D0DD7" w:rsidRPr="00915D3B" w:rsidDel="007F6800" w:rsidRDefault="001D0DD7" w:rsidP="001D0DD7">
      <w:pPr>
        <w:pStyle w:val="ListParagraph"/>
        <w:numPr>
          <w:ilvl w:val="0"/>
          <w:numId w:val="28"/>
        </w:numPr>
        <w:spacing w:after="120" w:line="240" w:lineRule="auto"/>
        <w:contextualSpacing w:val="0"/>
        <w:rPr>
          <w:del w:id="695" w:author="Ronny Nilsson" w:date="2016-08-26T13:13:00Z"/>
        </w:rPr>
      </w:pPr>
      <w:del w:id="696" w:author="Ronny Nilsson" w:date="2016-08-26T13:13:00Z">
        <w:r w:rsidRPr="00915D3B" w:rsidDel="007F6800">
          <w:delText xml:space="preserve">Felaktig syntax för personens </w:delText>
        </w:r>
        <w:r w:rsidDel="007F6800">
          <w:delText>befattnings</w:delText>
        </w:r>
        <w:r w:rsidRPr="00915D3B" w:rsidDel="007F6800">
          <w:delText>kod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Del="007F6800">
          <w:delText>27</w:delText>
        </w:r>
        <w:r w:rsidRPr="00915D3B" w:rsidDel="007F6800">
          <w:delText xml:space="preserve">; Felaktig syntax för personens </w:delText>
        </w:r>
        <w:r w:rsidDel="007F6800">
          <w:delText>befattnings</w:delText>
        </w:r>
        <w:r w:rsidRPr="00915D3B" w:rsidDel="007F6800">
          <w:delText>kod: &lt;värde&gt;. Gäller personobjekt: &lt;path&gt;”</w:delText>
        </w:r>
      </w:del>
    </w:p>
    <w:p w14:paraId="7EA678A6" w14:textId="2289B235" w:rsidR="001D0DD7" w:rsidRPr="00915D3B" w:rsidDel="007F6800" w:rsidRDefault="001D0DD7" w:rsidP="001D0DD7">
      <w:pPr>
        <w:pStyle w:val="ListParagraph"/>
        <w:numPr>
          <w:ilvl w:val="0"/>
          <w:numId w:val="28"/>
        </w:numPr>
        <w:spacing w:after="120" w:line="240" w:lineRule="auto"/>
        <w:contextualSpacing w:val="0"/>
        <w:rPr>
          <w:del w:id="697" w:author="Ronny Nilsson" w:date="2016-08-26T13:13:00Z"/>
        </w:rPr>
      </w:pPr>
      <w:del w:id="698" w:author="Ronny Nilsson" w:date="2016-08-26T13:13:00Z">
        <w:r w:rsidRPr="00915D3B" w:rsidDel="007F6800">
          <w:delText xml:space="preserve">Felaktig syntax för personens </w:delText>
        </w:r>
        <w:r w:rsidDel="007F6800">
          <w:delText>befattning</w:delText>
        </w:r>
        <w:r w:rsidRPr="00915D3B" w:rsidDel="007F6800">
          <w:delText xml:space="preserve"> (klartext)</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GetEmployeeIncludingProtectedPerson;</w:delText>
        </w:r>
        <w:r w:rsidDel="007F6800">
          <w:delText>28</w:delText>
        </w:r>
        <w:r w:rsidRPr="00915D3B" w:rsidDel="007F6800">
          <w:delText xml:space="preserve">; Felaktig syntax för personens </w:delText>
        </w:r>
        <w:r w:rsidDel="007F6800">
          <w:delText>befattning</w:delText>
        </w:r>
        <w:r w:rsidRPr="00915D3B" w:rsidDel="007F6800">
          <w:delText xml:space="preserve"> (klartext): &lt;värde&gt;. Gäller personobjekt: &lt;path&gt;”</w:delText>
        </w:r>
      </w:del>
    </w:p>
    <w:p w14:paraId="536F6B8B" w14:textId="537680BC" w:rsidR="001D0DD7" w:rsidRPr="00A879A5" w:rsidDel="007F6800" w:rsidRDefault="001D0DD7" w:rsidP="001D0DD7">
      <w:pPr>
        <w:pStyle w:val="ListParagraph"/>
        <w:numPr>
          <w:ilvl w:val="0"/>
          <w:numId w:val="28"/>
        </w:numPr>
        <w:spacing w:after="120" w:line="240" w:lineRule="auto"/>
        <w:contextualSpacing w:val="0"/>
        <w:rPr>
          <w:del w:id="699" w:author="Ronny Nilsson" w:date="2016-08-26T13:13:00Z"/>
        </w:rPr>
      </w:pPr>
      <w:del w:id="700" w:author="Ronny Nilsson" w:date="2016-08-26T13:13:00Z">
        <w:r w:rsidRPr="007F1ECD" w:rsidDel="007F6800">
          <w:delText xml:space="preserve">Felaktig syntax för personens </w:delText>
        </w:r>
        <w:r w:rsidDel="007F6800">
          <w:delText>befattning</w:delText>
        </w:r>
        <w:r w:rsidRPr="007F1ECD" w:rsidDel="007F6800">
          <w:delText xml:space="preserve"> (koden stämmer inte med klartexten)</w:delText>
        </w:r>
        <w:r w:rsidRPr="007F1ECD" w:rsidDel="007F6800">
          <w:br/>
        </w:r>
        <w:r w:rsidRPr="007F1ECD" w:rsidDel="007F6800">
          <w:rPr>
            <w:rFonts w:ascii="Times New Roman" w:hAnsi="Times New Roman"/>
            <w:szCs w:val="20"/>
          </w:rPr>
          <w:delText>resultText=</w:delText>
        </w:r>
        <w:r w:rsidRPr="007F1ECD" w:rsidDel="007F6800">
          <w:delText>”&lt;katalog-id&gt;</w:delText>
        </w:r>
        <w:r w:rsidR="006F23CE" w:rsidDel="007F6800">
          <w:delText>;Varning;</w:delText>
        </w:r>
        <w:r w:rsidR="000D5FC3" w:rsidDel="007F6800">
          <w:delText>GetEmployeeIncludingProtectedPerson;</w:delText>
        </w:r>
        <w:r w:rsidDel="007F6800">
          <w:delText>29</w:delText>
        </w:r>
        <w:r w:rsidRPr="007F1ECD" w:rsidDel="007F6800">
          <w:delText xml:space="preserve">; Felaktig syntax för personens </w:delText>
        </w:r>
        <w:r w:rsidDel="007F6800">
          <w:delText>befattning</w:delText>
        </w:r>
        <w:r w:rsidRPr="007F1ECD" w:rsidDel="007F6800">
          <w:delText xml:space="preserve"> (koden: &lt;v</w:delText>
        </w:r>
        <w:r w:rsidDel="007F6800">
          <w:delText>ärde&gt; stämmer inte med klartexten: &lt;värde&gt;). Gäller personobjekt: &lt;path&gt;”</w:delText>
        </w:r>
      </w:del>
    </w:p>
    <w:p w14:paraId="4F02277D" w14:textId="37765E48" w:rsidR="002E37BE" w:rsidRPr="00A879A5" w:rsidDel="007F6800" w:rsidRDefault="002E37BE" w:rsidP="002E37BE">
      <w:pPr>
        <w:pStyle w:val="ListParagraph"/>
        <w:numPr>
          <w:ilvl w:val="0"/>
          <w:numId w:val="28"/>
        </w:numPr>
        <w:spacing w:after="120" w:line="240" w:lineRule="auto"/>
        <w:contextualSpacing w:val="0"/>
        <w:rPr>
          <w:del w:id="701" w:author="Ronny Nilsson" w:date="2016-08-26T13:13:00Z"/>
        </w:rPr>
      </w:pPr>
      <w:del w:id="702" w:author="Ronny Nilsson" w:date="2016-08-26T13:13:00Z">
        <w:r w:rsidDel="007F6800">
          <w:delText>Felaktig multiplicitet för attribut. Attribut kan endast ha ett värde.</w:delText>
        </w:r>
        <w:r w:rsidDel="007F6800">
          <w:br/>
        </w:r>
        <w:r w:rsidRPr="007F1ECD" w:rsidDel="007F6800">
          <w:rPr>
            <w:rFonts w:ascii="Times New Roman" w:hAnsi="Times New Roman"/>
            <w:szCs w:val="20"/>
          </w:rPr>
          <w:delText>resultText=</w:delText>
        </w:r>
        <w:r w:rsidRPr="007F1ECD" w:rsidDel="007F6800">
          <w:delText>”&lt;katalog-id&gt;</w:delText>
        </w:r>
        <w:r w:rsidDel="007F6800">
          <w:delText>;Varning;</w:delText>
        </w:r>
        <w:r w:rsidRPr="00656C0F" w:rsidDel="007F6800">
          <w:delText xml:space="preserve"> </w:delText>
        </w:r>
        <w:r w:rsidDel="007F6800">
          <w:delText>GetEmployeeIncludingProtectedPerson; 60</w:delText>
        </w:r>
        <w:r w:rsidRPr="007F1ECD" w:rsidDel="007F6800">
          <w:delText xml:space="preserve">; </w:delText>
        </w:r>
        <w:r w:rsidDel="007F6800">
          <w:delText>Attributet kan endast ha ett värde. Gäller attribut: &lt;värde&gt;. Gäller objekt: &lt;path&gt;”</w:delText>
        </w:r>
      </w:del>
    </w:p>
    <w:p w14:paraId="747D9B6B" w14:textId="77777777" w:rsidR="001D0DD7" w:rsidRPr="00915D3B" w:rsidRDefault="001D0DD7" w:rsidP="001D0DD7">
      <w:pPr>
        <w:pStyle w:val="ListParagraph"/>
        <w:spacing w:after="120"/>
        <w:contextualSpacing w:val="0"/>
      </w:pPr>
    </w:p>
    <w:p w14:paraId="11C0559B" w14:textId="77777777" w:rsidR="001D0DD7" w:rsidRPr="00915D3B" w:rsidRDefault="001D0DD7" w:rsidP="001D0DD7">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03" w:name="_Toc467578119"/>
      <w:r w:rsidRPr="00915D3B">
        <w:t>Annan information om kontraktet</w:t>
      </w:r>
      <w:bookmarkEnd w:id="703"/>
    </w:p>
    <w:p w14:paraId="1AA0C6FF" w14:textId="77777777" w:rsidR="001D0DD7" w:rsidRPr="00915D3B" w:rsidRDefault="001D0DD7" w:rsidP="001D0DD7">
      <w:r w:rsidRPr="00915D3B">
        <w:t>-</w:t>
      </w:r>
    </w:p>
    <w:p w14:paraId="24FED425" w14:textId="77777777" w:rsidR="001D0DD7" w:rsidRPr="00915D3B" w:rsidRDefault="001D0DD7" w:rsidP="001D0DD7">
      <w:pPr>
        <w:rPr>
          <w:lang w:eastAsia="sv-SE"/>
        </w:rPr>
      </w:pPr>
    </w:p>
    <w:p w14:paraId="5F1D490F" w14:textId="77777777" w:rsidR="001D0DD7" w:rsidRPr="00915D3B" w:rsidRDefault="001D0DD7" w:rsidP="001D0DD7">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704" w:name="_Toc382921477"/>
      <w:bookmarkStart w:id="705" w:name="_Ref426109633"/>
      <w:bookmarkStart w:id="706" w:name="_Ref426109682"/>
      <w:bookmarkStart w:id="707" w:name="_Ref426109971"/>
      <w:bookmarkStart w:id="708" w:name="_Toc467578120"/>
      <w:r>
        <w:lastRenderedPageBreak/>
        <w:t>GetEmployee</w:t>
      </w:r>
      <w:bookmarkEnd w:id="704"/>
      <w:bookmarkEnd w:id="705"/>
      <w:bookmarkEnd w:id="706"/>
      <w:bookmarkEnd w:id="707"/>
      <w:bookmarkEnd w:id="708"/>
    </w:p>
    <w:p w14:paraId="0188B871" w14:textId="77777777" w:rsidR="001D0DD7" w:rsidRPr="00915D3B" w:rsidRDefault="001D0DD7" w:rsidP="001D0DD7">
      <w:pPr>
        <w:rPr>
          <w:rFonts w:cs="Arial"/>
        </w:rPr>
      </w:pPr>
      <w:r w:rsidRPr="00915D3B">
        <w:rPr>
          <w:rFonts w:cs="Arial"/>
        </w:rPr>
        <w:t xml:space="preserve">Metoden är identisk med </w:t>
      </w:r>
      <w:r>
        <w:rPr>
          <w:rFonts w:cs="Arial"/>
        </w:rPr>
        <w:t>GetEmployee</w:t>
      </w:r>
      <w:r w:rsidRPr="00915D3B">
        <w:rPr>
          <w:rFonts w:cs="Arial"/>
        </w:rPr>
        <w:t xml:space="preserve">IncludingProtectedPerson, förutom att skyddade personer aldrig returneras. </w:t>
      </w:r>
    </w:p>
    <w:p w14:paraId="7518816B" w14:textId="77777777" w:rsidR="001D0DD7" w:rsidRPr="00915D3B" w:rsidRDefault="001D0DD7" w:rsidP="001D0DD7">
      <w:pPr>
        <w:rPr>
          <w:rFonts w:cs="Arial"/>
        </w:rPr>
      </w:pPr>
      <w:r w:rsidRPr="00915D3B">
        <w:rPr>
          <w:rFonts w:cs="Arial"/>
        </w:rPr>
        <w:t xml:space="preserve">Det innebär också att fältet </w:t>
      </w:r>
      <w:r w:rsidRPr="00915D3B">
        <w:rPr>
          <w:rFonts w:eastAsia="Times New Roman" w:cs="Arial"/>
          <w:szCs w:val="20"/>
          <w:lang w:eastAsia="sv-SE"/>
        </w:rPr>
        <w:t>protectedPerson</w:t>
      </w:r>
      <w:r w:rsidRPr="00915D3B">
        <w:rPr>
          <w:rFonts w:cs="Arial"/>
        </w:rPr>
        <w:t xml:space="preserve"> aldrig kommer att returneras.</w:t>
      </w:r>
    </w:p>
    <w:p w14:paraId="5777158B" w14:textId="77777777" w:rsidR="00801343" w:rsidRDefault="001D0DD7" w:rsidP="00801343">
      <w:pPr>
        <w:rPr>
          <w:ins w:id="709" w:author="Robert Lundmark" w:date="2016-11-22T11:39:00Z"/>
        </w:rPr>
        <w:pPrChange w:id="710" w:author="Robert Lundmark" w:date="2016-11-22T11:39:00Z">
          <w:pPr>
            <w:pStyle w:val="Heading1"/>
            <w:keepNext w:val="0"/>
            <w:keepLines w:val="0"/>
            <w:pageBreakBefore/>
            <w:spacing w:before="480" w:after="240" w:line="240" w:lineRule="auto"/>
            <w:ind w:left="578" w:hanging="578"/>
          </w:pPr>
        </w:pPrChange>
      </w:pPr>
      <w:r w:rsidRPr="00915D3B">
        <w:rPr>
          <w:rFonts w:cs="Arial"/>
        </w:rPr>
        <w:t xml:space="preserve">För beskrivning av metoden se kap </w:t>
      </w:r>
      <w:ins w:id="711" w:author="Ronny Nilsson" w:date="2016-11-08T17:48:00Z">
        <w:r w:rsidR="004A2D78">
          <w:fldChar w:fldCharType="begin"/>
        </w:r>
        <w:r w:rsidR="004A2D78">
          <w:rPr>
            <w:rFonts w:cs="Arial"/>
          </w:rPr>
          <w:instrText xml:space="preserve"> REF _Ref370935488 \r \h </w:instrText>
        </w:r>
      </w:ins>
      <w:r w:rsidR="004A2D78">
        <w:fldChar w:fldCharType="separate"/>
      </w:r>
      <w:ins w:id="712" w:author="Robert Lundmark" w:date="2016-11-22T11:39:00Z">
        <w:r w:rsidR="00801343">
          <w:rPr>
            <w:rFonts w:cs="Arial"/>
          </w:rPr>
          <w:t>6.1</w:t>
        </w:r>
      </w:ins>
      <w:ins w:id="713" w:author="Ronny Nilsson" w:date="2016-11-08T17:48:00Z">
        <w:r w:rsidR="004A2D78">
          <w:fldChar w:fldCharType="end"/>
        </w:r>
      </w:ins>
      <w:del w:id="714" w:author="Ronny Nilsson" w:date="2016-11-08T17:48:00Z">
        <w:r w:rsidDel="004A2D78">
          <w:fldChar w:fldCharType="begin"/>
        </w:r>
        <w:r w:rsidDel="004A2D78">
          <w:delInstrText xml:space="preserve"> REF _Ref359438522 \w \h  \* MERGEFORMAT </w:delInstrText>
        </w:r>
        <w:r w:rsidDel="004A2D78">
          <w:fldChar w:fldCharType="separate"/>
        </w:r>
        <w:r w:rsidR="00B428EB" w:rsidDel="004A2D78">
          <w:delText>6</w:delText>
        </w:r>
        <w:r w:rsidDel="004A2D78">
          <w:fldChar w:fldCharType="end"/>
        </w:r>
      </w:del>
      <w:del w:id="715" w:author="Ronny Nilsson" w:date="2016-11-08T17:49:00Z">
        <w:r w:rsidRPr="00915D3B" w:rsidDel="004A2D78">
          <w:rPr>
            <w:rFonts w:cs="Arial"/>
          </w:rPr>
          <w:delText xml:space="preserve"> </w:delText>
        </w:r>
      </w:del>
      <w:ins w:id="716" w:author="Ronny Nilsson" w:date="2016-11-08T17:49:00Z">
        <w:r w:rsidR="004A2D78">
          <w:rPr>
            <w:rFonts w:cs="Arial"/>
          </w:rPr>
          <w:t xml:space="preserve">  </w:t>
        </w:r>
      </w:ins>
      <w:r w:rsidRPr="00915D3B">
        <w:rPr>
          <w:rFonts w:cs="Arial"/>
        </w:rPr>
        <w:fldChar w:fldCharType="begin"/>
      </w:r>
      <w:r w:rsidRPr="00915D3B">
        <w:rPr>
          <w:rFonts w:cs="Arial"/>
        </w:rPr>
        <w:instrText xml:space="preserve"> REF _Ref359438522 \h  \* MERGEFORMAT </w:instrText>
      </w:r>
      <w:r w:rsidRPr="00915D3B">
        <w:rPr>
          <w:rFonts w:cs="Arial"/>
        </w:rPr>
      </w:r>
      <w:r w:rsidRPr="00915D3B">
        <w:rPr>
          <w:rFonts w:cs="Arial"/>
        </w:rPr>
        <w:fldChar w:fldCharType="separate"/>
      </w:r>
    </w:p>
    <w:p w14:paraId="4829D2D1" w14:textId="2A41BDE5" w:rsidR="001D0DD7" w:rsidRPr="00CF0E4C" w:rsidRDefault="00801343" w:rsidP="001D0DD7">
      <w:ins w:id="717" w:author="Robert Lundmark" w:date="2016-11-22T11:39:00Z">
        <w:r>
          <w:t>GetEmployee</w:t>
        </w:r>
      </w:ins>
      <w:ins w:id="718" w:author="Ronny Nilsson" w:date="2016-11-08T17:49:00Z">
        <w:del w:id="719" w:author="Robert Lundmark" w:date="2016-11-22T11:39:00Z">
          <w:r w:rsidR="004A2D78" w:rsidDel="00801343">
            <w:fldChar w:fldCharType="begin"/>
          </w:r>
          <w:r w:rsidR="004A2D78" w:rsidDel="00801343">
            <w:delInstrText xml:space="preserve"> REF _Ref370935488 \h </w:delInstrText>
          </w:r>
        </w:del>
      </w:ins>
      <w:del w:id="720" w:author="Robert Lundmark" w:date="2016-11-22T11:39:00Z">
        <w:r w:rsidR="004A2D78" w:rsidDel="00801343">
          <w:fldChar w:fldCharType="separate"/>
        </w:r>
      </w:del>
      <w:ins w:id="721" w:author="Robert Lundmark" w:date="2016-11-22T11:39:00Z">
        <w:r>
          <w:t>GetEmployee</w:t>
        </w:r>
        <w:r w:rsidRPr="007B798B">
          <w:t>IncludingProtectedPerson</w:t>
        </w:r>
      </w:ins>
      <w:ins w:id="722" w:author="Ronny Nilsson" w:date="2016-11-08T17:49:00Z">
        <w:del w:id="723" w:author="Robert Lundmark" w:date="2016-11-22T11:39:00Z">
          <w:r w:rsidR="004A2D78" w:rsidDel="00801343">
            <w:delText>GetEmployee</w:delText>
          </w:r>
          <w:r w:rsidR="004A2D78" w:rsidRPr="007B798B" w:rsidDel="00801343">
            <w:delText>IncludingProtectedPerson</w:delText>
          </w:r>
          <w:r w:rsidR="004A2D78" w:rsidDel="00801343">
            <w:fldChar w:fldCharType="end"/>
          </w:r>
        </w:del>
      </w:ins>
      <w:r w:rsidR="001D0DD7" w:rsidRPr="00915D3B">
        <w:rPr>
          <w:rFonts w:cs="Arial"/>
        </w:rPr>
        <w:fldChar w:fldCharType="end"/>
      </w:r>
      <w:r w:rsidR="001D0DD7" w:rsidRPr="00915D3B">
        <w:rPr>
          <w:rFonts w:cs="Arial"/>
        </w:rPr>
        <w:t xml:space="preserve"> ovan.</w:t>
      </w:r>
    </w:p>
    <w:p w14:paraId="0789855B" w14:textId="77777777" w:rsidR="001D0DD7" w:rsidRPr="00915D3B" w:rsidRDefault="001D0DD7" w:rsidP="001D0DD7">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24" w:name="_Toc467578121"/>
      <w:r w:rsidRPr="00915D3B">
        <w:t>Version</w:t>
      </w:r>
      <w:bookmarkEnd w:id="724"/>
    </w:p>
    <w:p w14:paraId="41CD96FA" w14:textId="1BA1F1F3" w:rsidR="001D0DD7" w:rsidRPr="00915D3B" w:rsidRDefault="001D0DD7" w:rsidP="001D0DD7">
      <w:r w:rsidRPr="00915D3B">
        <w:t xml:space="preserve">Version på detta kontrakt är </w:t>
      </w:r>
      <w:r w:rsidR="00CF0E4C">
        <w:t>1.1</w:t>
      </w:r>
    </w:p>
    <w:p w14:paraId="0725C107" w14:textId="77777777" w:rsidR="001D0DD7" w:rsidRPr="00915D3B" w:rsidRDefault="001D0DD7" w:rsidP="001D0DD7">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25" w:name="_Toc467578122"/>
      <w:r w:rsidRPr="00915D3B">
        <w:t>Fältregler</w:t>
      </w:r>
      <w:bookmarkEnd w:id="725"/>
    </w:p>
    <w:p w14:paraId="4E6AD29A" w14:textId="470D55C7" w:rsidR="001D0DD7" w:rsidRPr="00915D3B" w:rsidRDefault="001D0DD7" w:rsidP="001D0DD7">
      <w:r w:rsidRPr="00915D3B">
        <w:t>Eftersom att skyddade personer aldrig returneras, så innebär det att fältet</w:t>
      </w:r>
      <w:r w:rsidRPr="00915D3B">
        <w:rPr>
          <w:rFonts w:cs="Arial"/>
        </w:rPr>
        <w:t xml:space="preserve"> </w:t>
      </w:r>
      <w:r w:rsidRPr="00915D3B">
        <w:rPr>
          <w:rFonts w:eastAsia="Times New Roman" w:cs="Arial"/>
          <w:szCs w:val="20"/>
          <w:lang w:eastAsia="sv-SE"/>
        </w:rPr>
        <w:t>protectedPerson</w:t>
      </w:r>
      <w:r w:rsidRPr="00915D3B">
        <w:t xml:space="preserve"> (se </w:t>
      </w:r>
      <w:r w:rsidRPr="00915D3B">
        <w:fldChar w:fldCharType="begin"/>
      </w:r>
      <w:r w:rsidRPr="00915D3B">
        <w:instrText xml:space="preserve"> REF _Ref359438887 \w \h </w:instrText>
      </w:r>
      <w:r w:rsidRPr="00915D3B">
        <w:fldChar w:fldCharType="separate"/>
      </w:r>
      <w:r w:rsidR="00801343">
        <w:t>6.1.2</w:t>
      </w:r>
      <w:r w:rsidRPr="00915D3B">
        <w:fldChar w:fldCharType="end"/>
      </w:r>
      <w:r w:rsidRPr="00915D3B">
        <w:t xml:space="preserve"> </w:t>
      </w:r>
      <w:r w:rsidRPr="00915D3B">
        <w:fldChar w:fldCharType="begin"/>
      </w:r>
      <w:r w:rsidRPr="00915D3B">
        <w:instrText xml:space="preserve"> REF _Ref359438887 \h </w:instrText>
      </w:r>
      <w:r w:rsidRPr="00915D3B">
        <w:fldChar w:fldCharType="separate"/>
      </w:r>
      <w:r w:rsidR="00801343" w:rsidRPr="00915D3B">
        <w:t>Fältregler</w:t>
      </w:r>
      <w:r w:rsidRPr="00915D3B">
        <w:fldChar w:fldCharType="end"/>
      </w:r>
      <w:r w:rsidRPr="00915D3B">
        <w:t>) aldrig kommer att returneras.</w:t>
      </w:r>
    </w:p>
    <w:p w14:paraId="4CF756A8" w14:textId="77777777" w:rsidR="00BB38AF" w:rsidRPr="00915D3B" w:rsidRDefault="00BB38AF" w:rsidP="00BB38AF">
      <w:pPr>
        <w:rPr>
          <w:lang w:eastAsia="sv-SE"/>
        </w:rPr>
      </w:pPr>
    </w:p>
    <w:p w14:paraId="5BCB6044" w14:textId="0A89B079" w:rsidR="00CE6BBE" w:rsidRPr="007B798B" w:rsidRDefault="00CE6BBE" w:rsidP="002C0FCD">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726" w:name="_Ref401069158"/>
      <w:bookmarkStart w:id="727" w:name="_Toc467578123"/>
      <w:r>
        <w:lastRenderedPageBreak/>
        <w:t>GetCommissionMembers</w:t>
      </w:r>
      <w:r w:rsidRPr="007B798B">
        <w:t>IncludingProtectedPerson</w:t>
      </w:r>
      <w:bookmarkEnd w:id="726"/>
      <w:bookmarkEnd w:id="727"/>
    </w:p>
    <w:p w14:paraId="2438F46F" w14:textId="59110F27" w:rsidR="00CE6BBE" w:rsidRPr="00915D3B" w:rsidRDefault="00CE6BBE" w:rsidP="00CE6BBE">
      <w:r>
        <w:t>Get</w:t>
      </w:r>
      <w:r w:rsidR="0089454A">
        <w:t>CommissionMembers</w:t>
      </w:r>
      <w:r w:rsidRPr="007B798B">
        <w:t xml:space="preserve">IncludingProtectedPerson </w:t>
      </w:r>
      <w:r w:rsidRPr="00915D3B">
        <w:t>returnerar information</w:t>
      </w:r>
      <w:r w:rsidR="0089454A" w:rsidRPr="00915D3B">
        <w:t xml:space="preserve">, som </w:t>
      </w:r>
      <w:r w:rsidR="0089454A">
        <w:t xml:space="preserve">namn, </w:t>
      </w:r>
      <w:r w:rsidR="0089454A" w:rsidRPr="00915D3B">
        <w:t xml:space="preserve">kontaktinformation samt </w:t>
      </w:r>
      <w:r w:rsidR="0089454A">
        <w:t>legitimerad yrkesgrupp</w:t>
      </w:r>
      <w:r w:rsidR="0089454A" w:rsidRPr="00915D3B">
        <w:t xml:space="preserve"> och specialitet,</w:t>
      </w:r>
      <w:r w:rsidR="0089454A">
        <w:t xml:space="preserve"> om personer som är kopplade till medarbetaruppdrag för </w:t>
      </w:r>
      <w:r w:rsidR="002E7E83">
        <w:t>angiven</w:t>
      </w:r>
      <w:r w:rsidR="0089454A">
        <w:t xml:space="preserve"> enhet</w:t>
      </w:r>
      <w:r w:rsidR="002E7E83">
        <w:t xml:space="preserve"> eller organisation</w:t>
      </w:r>
      <w:r w:rsidR="004133F5">
        <w:t xml:space="preserve"> och kopplingen är inom ev angivna start- och slutdatum</w:t>
      </w:r>
      <w:r w:rsidRPr="00915D3B">
        <w:t xml:space="preserve">. </w:t>
      </w:r>
      <w:r w:rsidR="004D4264">
        <w:t xml:space="preserve">Listan kan vid behov filtreras. </w:t>
      </w:r>
      <w:r w:rsidRPr="00915D3B">
        <w:t xml:space="preserve">Metoden kan användas av en tjänstekonsument för att t.ex. </w:t>
      </w:r>
      <w:r w:rsidR="005E7185">
        <w:t>för en administratör presentera en lista med valbara personer för registrering i en intern användardatabas eller för tilldelning av ärenden</w:t>
      </w:r>
      <w:r w:rsidRPr="00915D3B">
        <w:t>.</w:t>
      </w:r>
    </w:p>
    <w:p w14:paraId="38061719" w14:textId="44B544DC" w:rsidR="00CE6BBE" w:rsidRPr="00915D3B" w:rsidRDefault="00CE6BBE" w:rsidP="00CE6BBE">
      <w:r w:rsidRPr="00915D3B">
        <w:t xml:space="preserve">Detta tjänstekontrakt skiljer sig från kontraktet beskrivet i </w:t>
      </w:r>
      <w:r w:rsidR="0089454A">
        <w:fldChar w:fldCharType="begin"/>
      </w:r>
      <w:r w:rsidR="0089454A">
        <w:instrText xml:space="preserve"> REF _Ref401069186 \r \h </w:instrText>
      </w:r>
      <w:r w:rsidR="0089454A">
        <w:fldChar w:fldCharType="separate"/>
      </w:r>
      <w:r w:rsidR="00801343">
        <w:t>6.4</w:t>
      </w:r>
      <w:r w:rsidR="0089454A">
        <w:fldChar w:fldCharType="end"/>
      </w:r>
      <w:r w:rsidRPr="00915D3B">
        <w:t xml:space="preserve"> på så sätt att det även ger åtkomst till personer med skyddade personuppgifter. Se </w:t>
      </w:r>
      <w:r>
        <w:t>AB-2.7</w:t>
      </w:r>
      <w:r w:rsidRPr="00915D3B">
        <w:t xml:space="preserve"> [</w:t>
      </w:r>
      <w:r w:rsidR="00CF0E4C">
        <w:fldChar w:fldCharType="begin"/>
      </w:r>
      <w:r w:rsidR="00CF0E4C">
        <w:instrText xml:space="preserve"> REF R1 \h </w:instrText>
      </w:r>
      <w:r w:rsidR="00CF0E4C">
        <w:fldChar w:fldCharType="separate"/>
      </w:r>
      <w:r w:rsidR="00801343">
        <w:t>R1</w:t>
      </w:r>
      <w:r w:rsidR="00CF0E4C">
        <w:fldChar w:fldCharType="end"/>
      </w:r>
      <w:r w:rsidRPr="00915D3B">
        <w:t>]. Informationsägaren avgör om tjänstekonsumenten ska beviljas åtkomst till personer med skyddade personuppgifter.</w:t>
      </w:r>
    </w:p>
    <w:p w14:paraId="5CB0EC94" w14:textId="77777777" w:rsidR="00CE6BBE" w:rsidRPr="00915D3B" w:rsidRDefault="00CE6BBE" w:rsidP="00CE6BBE">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28" w:name="_Toc467578124"/>
      <w:r w:rsidRPr="00915D3B">
        <w:t>Version</w:t>
      </w:r>
      <w:bookmarkEnd w:id="728"/>
    </w:p>
    <w:p w14:paraId="0A70C315" w14:textId="5CB75D08" w:rsidR="00CE6BBE" w:rsidRPr="00915D3B" w:rsidRDefault="00CE6BBE" w:rsidP="00CE6BBE">
      <w:r w:rsidRPr="00915D3B">
        <w:t xml:space="preserve">Version på detta kontrakt är </w:t>
      </w:r>
      <w:r w:rsidR="00CF0E4C">
        <w:t>1.1</w:t>
      </w:r>
    </w:p>
    <w:p w14:paraId="22F8C3E3" w14:textId="77777777" w:rsidR="00CE6BBE" w:rsidRPr="00915D3B" w:rsidRDefault="00CE6BBE" w:rsidP="00CE6BBE">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29" w:name="_Ref401069526"/>
      <w:bookmarkStart w:id="730" w:name="_Toc467578125"/>
      <w:r w:rsidRPr="00915D3B">
        <w:t>Fältregler</w:t>
      </w:r>
      <w:bookmarkEnd w:id="729"/>
      <w:bookmarkEnd w:id="730"/>
    </w:p>
    <w:p w14:paraId="3C7FAB57" w14:textId="258ABA64" w:rsidR="00CE6BBE" w:rsidRDefault="00CE6BBE" w:rsidP="00CE6BBE">
      <w:r w:rsidRPr="00915D3B">
        <w:t xml:space="preserve">Nedanstående tabell beskriver varje element i begäran och svar. Har namnet en * finns ytterligare regler för detta element och beskrivs mer i detalj i stycket Regler. Attributen som levereras beskrivs mer ingående i nedan inklippta Exceldokument, med avseende på t.ex. fältlängder och krav på innehållet. </w:t>
      </w:r>
    </w:p>
    <w:p w14:paraId="08DCF436" w14:textId="58C5B805" w:rsidR="00CE6BBE" w:rsidRDefault="00E06206" w:rsidP="00CE6BBE">
      <w:pPr>
        <w:rPr>
          <w:ins w:id="731" w:author="Robert Lundmark" w:date="2016-11-08T14:35:00Z"/>
        </w:rPr>
      </w:pPr>
      <w:del w:id="732" w:author="Ronny Nilsson" w:date="2016-09-09T10:41:00Z">
        <w:r w:rsidDel="009249C5">
          <w:object w:dxaOrig="1531" w:dyaOrig="990" w14:anchorId="6B5F1D89">
            <v:shape id="_x0000_i1029" type="#_x0000_t75" style="width:76.2pt;height:49.8pt" o:ole="">
              <v:imagedata r:id="rId14" o:title=""/>
            </v:shape>
            <o:OLEObject Type="Embed" ProgID="Excel.Sheet.8" ShapeID="_x0000_i1029" DrawAspect="Icon" ObjectID="_1541320066" r:id="rId18"/>
          </w:object>
        </w:r>
      </w:del>
    </w:p>
    <w:bookmarkStart w:id="733" w:name="_MON_1540132779"/>
    <w:bookmarkEnd w:id="733"/>
    <w:p w14:paraId="7FCBA08F" w14:textId="58661DF5" w:rsidR="00EC60C1" w:rsidRPr="00915D3B" w:rsidRDefault="00741B69" w:rsidP="00CE6BBE">
      <w:ins w:id="734" w:author="Robert Lundmark" w:date="2016-11-08T14:36:00Z">
        <w:r>
          <w:object w:dxaOrig="1360" w:dyaOrig="880" w14:anchorId="4139906B">
            <v:shape id="_x0000_i1030" type="#_x0000_t75" style="width:68.4pt;height:44.4pt" o:ole="">
              <v:imagedata r:id="rId16" o:title=""/>
            </v:shape>
            <o:OLEObject Type="Embed" ProgID="Excel.Sheet.8" ShapeID="_x0000_i1030" DrawAspect="Icon" ObjectID="_1541320067" r:id="rId19"/>
          </w:object>
        </w:r>
      </w:ins>
    </w:p>
    <w:p w14:paraId="1F9179A9" w14:textId="77777777" w:rsidR="00CE6BBE" w:rsidRPr="00915D3B" w:rsidRDefault="00CE6BBE" w:rsidP="00CE6BBE"/>
    <w:tbl>
      <w:tblPr>
        <w:tblStyle w:val="TableGrid"/>
        <w:tblW w:w="9606" w:type="dxa"/>
        <w:tblLayout w:type="fixed"/>
        <w:tblLook w:val="04A0" w:firstRow="1" w:lastRow="0" w:firstColumn="1" w:lastColumn="0" w:noHBand="0" w:noVBand="1"/>
      </w:tblPr>
      <w:tblGrid>
        <w:gridCol w:w="2802"/>
        <w:gridCol w:w="1275"/>
        <w:gridCol w:w="3969"/>
        <w:gridCol w:w="1560"/>
      </w:tblGrid>
      <w:tr w:rsidR="00CE6BBE" w:rsidRPr="00915D3B" w14:paraId="5F384808" w14:textId="77777777" w:rsidTr="002C0FCD">
        <w:trPr>
          <w:trHeight w:val="384"/>
        </w:trPr>
        <w:tc>
          <w:tcPr>
            <w:tcW w:w="2802" w:type="dxa"/>
            <w:shd w:val="clear" w:color="auto" w:fill="D9D9D9" w:themeFill="background1" w:themeFillShade="D9"/>
            <w:vAlign w:val="bottom"/>
          </w:tcPr>
          <w:p w14:paraId="2AF50B28" w14:textId="77777777" w:rsidR="00CE6BBE" w:rsidRPr="00915D3B" w:rsidRDefault="00CE6BBE" w:rsidP="00CE6BBE">
            <w:pPr>
              <w:rPr>
                <w:b/>
              </w:rPr>
            </w:pPr>
            <w:r w:rsidRPr="00915D3B">
              <w:rPr>
                <w:b/>
              </w:rPr>
              <w:t>Namn</w:t>
            </w:r>
          </w:p>
        </w:tc>
        <w:tc>
          <w:tcPr>
            <w:tcW w:w="1275" w:type="dxa"/>
            <w:shd w:val="clear" w:color="auto" w:fill="D9D9D9" w:themeFill="background1" w:themeFillShade="D9"/>
            <w:vAlign w:val="bottom"/>
          </w:tcPr>
          <w:p w14:paraId="15B9D14E" w14:textId="77777777" w:rsidR="00CE6BBE" w:rsidRPr="00915D3B" w:rsidRDefault="00CE6BBE" w:rsidP="00CE6BBE">
            <w:pPr>
              <w:rPr>
                <w:b/>
              </w:rPr>
            </w:pPr>
            <w:r w:rsidRPr="00915D3B">
              <w:rPr>
                <w:b/>
              </w:rPr>
              <w:t>Typ</w:t>
            </w:r>
          </w:p>
        </w:tc>
        <w:tc>
          <w:tcPr>
            <w:tcW w:w="3969" w:type="dxa"/>
            <w:shd w:val="clear" w:color="auto" w:fill="D9D9D9" w:themeFill="background1" w:themeFillShade="D9"/>
            <w:vAlign w:val="bottom"/>
          </w:tcPr>
          <w:p w14:paraId="149F53A9" w14:textId="77777777" w:rsidR="00CE6BBE" w:rsidRPr="00915D3B" w:rsidRDefault="00CE6BBE" w:rsidP="00CE6BBE">
            <w:pPr>
              <w:rPr>
                <w:b/>
              </w:rPr>
            </w:pPr>
            <w:r w:rsidRPr="00915D3B">
              <w:rPr>
                <w:b/>
              </w:rPr>
              <w:t>Beskrivning</w:t>
            </w:r>
          </w:p>
        </w:tc>
        <w:tc>
          <w:tcPr>
            <w:tcW w:w="1560" w:type="dxa"/>
            <w:shd w:val="clear" w:color="auto" w:fill="D9D9D9" w:themeFill="background1" w:themeFillShade="D9"/>
            <w:vAlign w:val="bottom"/>
          </w:tcPr>
          <w:p w14:paraId="3F594852" w14:textId="77777777" w:rsidR="00CE6BBE" w:rsidRPr="00915D3B" w:rsidRDefault="00CE6BBE" w:rsidP="00CE6BBE">
            <w:pPr>
              <w:rPr>
                <w:b/>
              </w:rPr>
            </w:pPr>
            <w:r w:rsidRPr="00915D3B">
              <w:rPr>
                <w:b/>
              </w:rPr>
              <w:t>Kardinalitet</w:t>
            </w:r>
          </w:p>
        </w:tc>
      </w:tr>
      <w:tr w:rsidR="00CE6BBE" w:rsidRPr="00915D3B" w14:paraId="1145A9A0" w14:textId="77777777" w:rsidTr="002C0FCD">
        <w:tc>
          <w:tcPr>
            <w:tcW w:w="2802" w:type="dxa"/>
          </w:tcPr>
          <w:p w14:paraId="0D30375F" w14:textId="77777777" w:rsidR="00CE6BBE" w:rsidRPr="00915D3B" w:rsidRDefault="00CE6BBE" w:rsidP="00CE6BBE">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Begäran</w:t>
            </w:r>
          </w:p>
        </w:tc>
        <w:tc>
          <w:tcPr>
            <w:tcW w:w="1275" w:type="dxa"/>
          </w:tcPr>
          <w:p w14:paraId="0DC8F089" w14:textId="77777777" w:rsidR="00CE6BBE" w:rsidRPr="00915D3B" w:rsidRDefault="00CE6BBE" w:rsidP="00CE6BBE">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70C07402" w14:textId="77777777" w:rsidR="00CE6BBE" w:rsidRPr="00915D3B" w:rsidRDefault="00CE6BBE" w:rsidP="00CE6BBE">
            <w:pPr>
              <w:pStyle w:val="TableParagraph"/>
              <w:spacing w:line="226" w:lineRule="exact"/>
              <w:ind w:left="102"/>
              <w:rPr>
                <w:rFonts w:ascii="Times New Roman" w:eastAsia="Times New Roman" w:hAnsi="Times New Roman" w:cs="Times New Roman"/>
                <w:spacing w:val="-1"/>
                <w:sz w:val="20"/>
                <w:szCs w:val="20"/>
              </w:rPr>
            </w:pPr>
          </w:p>
        </w:tc>
        <w:tc>
          <w:tcPr>
            <w:tcW w:w="1560" w:type="dxa"/>
          </w:tcPr>
          <w:p w14:paraId="222F726E" w14:textId="77777777" w:rsidR="00CE6BBE" w:rsidRPr="00915D3B" w:rsidRDefault="00CE6BBE" w:rsidP="00CE6BBE">
            <w:pPr>
              <w:pStyle w:val="TableParagraph"/>
              <w:spacing w:line="226" w:lineRule="exact"/>
              <w:ind w:left="102"/>
              <w:rPr>
                <w:rFonts w:ascii="Times New Roman" w:eastAsia="Times New Roman" w:hAnsi="Times New Roman" w:cs="Times New Roman"/>
                <w:spacing w:val="-1"/>
                <w:sz w:val="20"/>
                <w:szCs w:val="20"/>
              </w:rPr>
            </w:pPr>
          </w:p>
        </w:tc>
      </w:tr>
      <w:tr w:rsidR="00CE6BBE" w:rsidRPr="00915D3B" w14:paraId="47E1B57C" w14:textId="77777777" w:rsidTr="002C0FCD">
        <w:tc>
          <w:tcPr>
            <w:tcW w:w="2802" w:type="dxa"/>
          </w:tcPr>
          <w:p w14:paraId="3889136D" w14:textId="3377DBC6" w:rsidR="00CE6BBE" w:rsidRPr="005E7185" w:rsidRDefault="005E7185" w:rsidP="005E7185">
            <w:pPr>
              <w:pStyle w:val="TableParagraph"/>
              <w:spacing w:line="229" w:lineRule="exact"/>
              <w:ind w:left="102"/>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healthCareUnitHsaId</w:t>
            </w:r>
          </w:p>
        </w:tc>
        <w:tc>
          <w:tcPr>
            <w:tcW w:w="1275" w:type="dxa"/>
          </w:tcPr>
          <w:p w14:paraId="7DBB0E31" w14:textId="77777777" w:rsidR="00CE6BBE" w:rsidRPr="00915D3B" w:rsidRDefault="00CE6BBE" w:rsidP="00CE6BBE">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String</w:t>
            </w:r>
          </w:p>
        </w:tc>
        <w:tc>
          <w:tcPr>
            <w:tcW w:w="3969" w:type="dxa"/>
          </w:tcPr>
          <w:p w14:paraId="0C1C6697" w14:textId="7DE7C41D" w:rsidR="00CE6BBE" w:rsidRPr="005E7185" w:rsidRDefault="005E7185" w:rsidP="005E7185">
            <w:pPr>
              <w:pStyle w:val="TableParagraph"/>
              <w:spacing w:line="226" w:lineRule="exact"/>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HSA-id för vårdenhet enligt PDL.</w:t>
            </w:r>
          </w:p>
        </w:tc>
        <w:tc>
          <w:tcPr>
            <w:tcW w:w="1560" w:type="dxa"/>
          </w:tcPr>
          <w:p w14:paraId="38985AD7" w14:textId="34C8D0B4" w:rsidR="00CE6BBE" w:rsidRPr="00915D3B" w:rsidRDefault="005E7185" w:rsidP="00CE6BBE">
            <w:pPr>
              <w:pStyle w:val="TableParagraph"/>
              <w:spacing w:line="226" w:lineRule="exact"/>
              <w:ind w:left="102"/>
              <w:rPr>
                <w:rFonts w:ascii="Times New Roman" w:eastAsia="Times New Roman" w:hAnsi="Times New Roman" w:cs="Times New Roman"/>
                <w:spacing w:val="-1"/>
                <w:sz w:val="20"/>
                <w:szCs w:val="20"/>
                <w:highlight w:val="yellow"/>
              </w:rPr>
            </w:pPr>
            <w:r>
              <w:rPr>
                <w:rFonts w:ascii="Times New Roman" w:hAnsi="Times New Roman" w:cs="Times New Roman"/>
                <w:sz w:val="20"/>
                <w:szCs w:val="20"/>
              </w:rPr>
              <w:t>1</w:t>
            </w:r>
            <w:r w:rsidR="00CE6BBE" w:rsidRPr="00915D3B">
              <w:rPr>
                <w:rFonts w:ascii="Times New Roman" w:hAnsi="Times New Roman" w:cs="Times New Roman"/>
                <w:sz w:val="20"/>
                <w:szCs w:val="20"/>
              </w:rPr>
              <w:t>..1</w:t>
            </w:r>
          </w:p>
        </w:tc>
      </w:tr>
      <w:tr w:rsidR="00CE6BBE" w:rsidRPr="00915D3B" w14:paraId="40A7A340" w14:textId="77777777" w:rsidTr="002C0FCD">
        <w:tc>
          <w:tcPr>
            <w:tcW w:w="2802" w:type="dxa"/>
          </w:tcPr>
          <w:p w14:paraId="38FC258C" w14:textId="436893A2" w:rsidR="00CE6BBE" w:rsidRPr="00915D3B" w:rsidRDefault="005E7185" w:rsidP="00CE6BBE">
            <w:pPr>
              <w:pStyle w:val="TableParagraph"/>
              <w:spacing w:line="229" w:lineRule="exact"/>
              <w:ind w:left="102"/>
              <w:rPr>
                <w:rFonts w:ascii="Times New Roman" w:eastAsia="Times New Roman" w:hAnsi="Times New Roman" w:cs="Times New Roman"/>
                <w:spacing w:val="-1"/>
                <w:sz w:val="20"/>
                <w:szCs w:val="20"/>
                <w:highlight w:val="yellow"/>
              </w:rPr>
            </w:pPr>
            <w:r>
              <w:rPr>
                <w:rFonts w:ascii="Times New Roman" w:hAnsi="Times New Roman" w:cs="Times New Roman"/>
                <w:sz w:val="20"/>
                <w:szCs w:val="20"/>
              </w:rPr>
              <w:t>commissionPurpose</w:t>
            </w:r>
          </w:p>
        </w:tc>
        <w:tc>
          <w:tcPr>
            <w:tcW w:w="1275" w:type="dxa"/>
          </w:tcPr>
          <w:p w14:paraId="3C393AFC" w14:textId="77777777" w:rsidR="00CE6BBE" w:rsidRPr="00915D3B" w:rsidRDefault="00CE6BBE" w:rsidP="00CE6BBE">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String</w:t>
            </w:r>
          </w:p>
        </w:tc>
        <w:tc>
          <w:tcPr>
            <w:tcW w:w="3969" w:type="dxa"/>
          </w:tcPr>
          <w:p w14:paraId="7A98A831" w14:textId="151CDEDD" w:rsidR="00CE6BBE" w:rsidRPr="00915D3B" w:rsidRDefault="005E7185" w:rsidP="005E7185">
            <w:pPr>
              <w:pStyle w:val="TableParagraph"/>
              <w:spacing w:line="226" w:lineRule="exact"/>
              <w:ind w:left="34"/>
              <w:rPr>
                <w:rFonts w:ascii="Times New Roman" w:hAnsi="Times New Roman" w:cs="Times New Roman"/>
                <w:sz w:val="20"/>
                <w:szCs w:val="20"/>
              </w:rPr>
            </w:pPr>
            <w:r>
              <w:rPr>
                <w:rFonts w:ascii="Times New Roman" w:hAnsi="Times New Roman" w:cs="Times New Roman"/>
                <w:sz w:val="20"/>
                <w:szCs w:val="20"/>
              </w:rPr>
              <w:t>Medarbetaruppdragets ändamål enligt definierad värdemängd.</w:t>
            </w:r>
          </w:p>
        </w:tc>
        <w:tc>
          <w:tcPr>
            <w:tcW w:w="1560" w:type="dxa"/>
          </w:tcPr>
          <w:p w14:paraId="4D79470D" w14:textId="79146F0B" w:rsidR="00CE6BBE" w:rsidRPr="00915D3B" w:rsidRDefault="005E7185" w:rsidP="00CE6BBE">
            <w:pPr>
              <w:pStyle w:val="TableParagraph"/>
              <w:spacing w:line="226" w:lineRule="exact"/>
              <w:ind w:left="102"/>
              <w:rPr>
                <w:rFonts w:ascii="Times New Roman" w:eastAsia="Times New Roman" w:hAnsi="Times New Roman" w:cs="Times New Roman"/>
                <w:spacing w:val="-1"/>
                <w:sz w:val="20"/>
                <w:szCs w:val="20"/>
                <w:highlight w:val="yellow"/>
              </w:rPr>
            </w:pPr>
            <w:r>
              <w:rPr>
                <w:rFonts w:ascii="Times New Roman" w:hAnsi="Times New Roman" w:cs="Times New Roman"/>
                <w:sz w:val="20"/>
                <w:szCs w:val="20"/>
              </w:rPr>
              <w:t>1</w:t>
            </w:r>
            <w:r w:rsidR="00CE6BBE" w:rsidRPr="00915D3B">
              <w:rPr>
                <w:rFonts w:ascii="Times New Roman" w:hAnsi="Times New Roman" w:cs="Times New Roman"/>
                <w:sz w:val="20"/>
                <w:szCs w:val="20"/>
              </w:rPr>
              <w:t>..1</w:t>
            </w:r>
          </w:p>
        </w:tc>
      </w:tr>
      <w:tr w:rsidR="005E7185" w:rsidRPr="00915D3B" w14:paraId="592EB807" w14:textId="77777777" w:rsidTr="002C0FCD">
        <w:tc>
          <w:tcPr>
            <w:tcW w:w="2802" w:type="dxa"/>
          </w:tcPr>
          <w:p w14:paraId="75117394" w14:textId="77777777" w:rsidR="005E7185" w:rsidRPr="00915D3B" w:rsidRDefault="005E7185" w:rsidP="004D4264">
            <w:pPr>
              <w:pStyle w:val="TableParagraph"/>
              <w:spacing w:line="229" w:lineRule="exact"/>
              <w:ind w:left="102"/>
              <w:rPr>
                <w:rFonts w:ascii="Times New Roman" w:eastAsia="Times New Roman" w:hAnsi="Times New Roman" w:cs="Times New Roman"/>
                <w:spacing w:val="-1"/>
                <w:sz w:val="20"/>
                <w:szCs w:val="20"/>
                <w:highlight w:val="yellow"/>
              </w:rPr>
            </w:pPr>
            <w:r>
              <w:rPr>
                <w:rFonts w:ascii="Times New Roman" w:hAnsi="Times New Roman" w:cs="Times New Roman"/>
                <w:sz w:val="20"/>
                <w:szCs w:val="20"/>
              </w:rPr>
              <w:t>commissionRights</w:t>
            </w:r>
          </w:p>
        </w:tc>
        <w:tc>
          <w:tcPr>
            <w:tcW w:w="1275" w:type="dxa"/>
          </w:tcPr>
          <w:p w14:paraId="398BECBA" w14:textId="77777777" w:rsidR="005E7185" w:rsidRPr="00915D3B" w:rsidRDefault="005E7185" w:rsidP="004D4264">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String</w:t>
            </w:r>
          </w:p>
        </w:tc>
        <w:tc>
          <w:tcPr>
            <w:tcW w:w="3969" w:type="dxa"/>
          </w:tcPr>
          <w:p w14:paraId="516229EA" w14:textId="0BF74A6F" w:rsidR="005E7185" w:rsidRDefault="005E7185" w:rsidP="004D4264">
            <w:pPr>
              <w:pStyle w:val="TableParagraph"/>
              <w:spacing w:line="226" w:lineRule="exact"/>
              <w:ind w:left="34"/>
              <w:rPr>
                <w:rFonts w:ascii="Times New Roman" w:hAnsi="Times New Roman" w:cs="Times New Roman"/>
                <w:sz w:val="20"/>
                <w:szCs w:val="20"/>
              </w:rPr>
            </w:pPr>
            <w:r>
              <w:rPr>
                <w:rFonts w:ascii="Times New Roman" w:hAnsi="Times New Roman" w:cs="Times New Roman"/>
                <w:sz w:val="20"/>
                <w:szCs w:val="20"/>
              </w:rPr>
              <w:t>Medarbetaruppdragets rättighet</w:t>
            </w:r>
            <w:r w:rsidR="004133F5">
              <w:rPr>
                <w:rFonts w:ascii="Times New Roman" w:hAnsi="Times New Roman" w:cs="Times New Roman"/>
                <w:sz w:val="20"/>
                <w:szCs w:val="20"/>
              </w:rPr>
              <w:t>er enligt definierade värdemängder. Syn</w:t>
            </w:r>
            <w:r w:rsidR="00A200A1">
              <w:rPr>
                <w:rFonts w:ascii="Times New Roman" w:hAnsi="Times New Roman" w:cs="Times New Roman"/>
                <w:sz w:val="20"/>
                <w:szCs w:val="20"/>
              </w:rPr>
              <w:t>t</w:t>
            </w:r>
            <w:r w:rsidR="004133F5">
              <w:rPr>
                <w:rFonts w:ascii="Times New Roman" w:hAnsi="Times New Roman" w:cs="Times New Roman"/>
                <w:sz w:val="20"/>
                <w:szCs w:val="20"/>
              </w:rPr>
              <w:t>ax</w:t>
            </w:r>
          </w:p>
          <w:p w14:paraId="48056E11" w14:textId="11D7CC36" w:rsidR="004133F5" w:rsidRPr="00915D3B" w:rsidRDefault="004133F5" w:rsidP="005B0C38">
            <w:pPr>
              <w:pStyle w:val="TableParagraph"/>
              <w:spacing w:line="226" w:lineRule="exact"/>
              <w:ind w:left="34"/>
              <w:rPr>
                <w:rFonts w:ascii="Times New Roman" w:hAnsi="Times New Roman" w:cs="Times New Roman"/>
                <w:sz w:val="20"/>
                <w:szCs w:val="20"/>
              </w:rPr>
            </w:pPr>
            <w:r>
              <w:rPr>
                <w:rFonts w:ascii="Times New Roman" w:hAnsi="Times New Roman" w:cs="Times New Roman"/>
                <w:sz w:val="20"/>
                <w:szCs w:val="20"/>
              </w:rPr>
              <w:t>Aktivitet;Informationstyp;Omfång</w:t>
            </w:r>
            <w:r w:rsidR="00A200A1">
              <w:rPr>
                <w:rFonts w:ascii="Times New Roman" w:hAnsi="Times New Roman" w:cs="Times New Roman"/>
                <w:sz w:val="20"/>
                <w:szCs w:val="20"/>
              </w:rPr>
              <w:t xml:space="preserve">, alla delar </w:t>
            </w:r>
            <w:r w:rsidR="005B0C38">
              <w:rPr>
                <w:rFonts w:ascii="Times New Roman" w:hAnsi="Times New Roman" w:cs="Times New Roman"/>
                <w:sz w:val="20"/>
                <w:szCs w:val="20"/>
              </w:rPr>
              <w:t>behöver</w:t>
            </w:r>
            <w:r w:rsidR="00A200A1">
              <w:rPr>
                <w:rFonts w:ascii="Times New Roman" w:hAnsi="Times New Roman" w:cs="Times New Roman"/>
                <w:sz w:val="20"/>
                <w:szCs w:val="20"/>
              </w:rPr>
              <w:t xml:space="preserve"> anges.</w:t>
            </w:r>
            <w:r w:rsidR="005B0C38">
              <w:rPr>
                <w:rFonts w:ascii="Times New Roman" w:hAnsi="Times New Roman" w:cs="Times New Roman"/>
                <w:sz w:val="20"/>
                <w:szCs w:val="20"/>
              </w:rPr>
              <w:t xml:space="preserve"> </w:t>
            </w:r>
          </w:p>
        </w:tc>
        <w:tc>
          <w:tcPr>
            <w:tcW w:w="1560" w:type="dxa"/>
          </w:tcPr>
          <w:p w14:paraId="135C5B7E" w14:textId="046F2BBB" w:rsidR="005E7185" w:rsidRPr="00915D3B" w:rsidRDefault="005E7185" w:rsidP="005E7185">
            <w:pPr>
              <w:pStyle w:val="TableParagraph"/>
              <w:spacing w:line="226" w:lineRule="exact"/>
              <w:ind w:left="102"/>
              <w:rPr>
                <w:rFonts w:ascii="Times New Roman" w:eastAsia="Times New Roman" w:hAnsi="Times New Roman" w:cs="Times New Roman"/>
                <w:spacing w:val="-1"/>
                <w:sz w:val="20"/>
                <w:szCs w:val="20"/>
                <w:highlight w:val="yellow"/>
              </w:rPr>
            </w:pPr>
            <w:r>
              <w:rPr>
                <w:rFonts w:ascii="Times New Roman" w:hAnsi="Times New Roman" w:cs="Times New Roman"/>
                <w:sz w:val="20"/>
                <w:szCs w:val="20"/>
              </w:rPr>
              <w:t>0</w:t>
            </w:r>
            <w:r w:rsidRPr="00915D3B">
              <w:rPr>
                <w:rFonts w:ascii="Times New Roman" w:hAnsi="Times New Roman" w:cs="Times New Roman"/>
                <w:sz w:val="20"/>
                <w:szCs w:val="20"/>
              </w:rPr>
              <w:t>..</w:t>
            </w:r>
            <w:r>
              <w:rPr>
                <w:rFonts w:ascii="Times New Roman" w:hAnsi="Times New Roman" w:cs="Times New Roman"/>
                <w:sz w:val="20"/>
                <w:szCs w:val="20"/>
              </w:rPr>
              <w:t>n</w:t>
            </w:r>
          </w:p>
        </w:tc>
      </w:tr>
      <w:tr w:rsidR="005E7185" w:rsidRPr="00915D3B" w14:paraId="71FB9193" w14:textId="77777777" w:rsidTr="002C0FCD">
        <w:tc>
          <w:tcPr>
            <w:tcW w:w="2802" w:type="dxa"/>
          </w:tcPr>
          <w:p w14:paraId="7F4B10F9" w14:textId="7137BA44" w:rsidR="005E7185" w:rsidRPr="00915D3B" w:rsidRDefault="005E7185" w:rsidP="005E7185">
            <w:pPr>
              <w:pStyle w:val="TableParagraph"/>
              <w:spacing w:line="229" w:lineRule="exact"/>
              <w:ind w:left="102"/>
              <w:rPr>
                <w:rFonts w:ascii="Times New Roman" w:eastAsia="Times New Roman" w:hAnsi="Times New Roman" w:cs="Times New Roman"/>
                <w:spacing w:val="-1"/>
                <w:sz w:val="20"/>
                <w:szCs w:val="20"/>
                <w:highlight w:val="yellow"/>
              </w:rPr>
            </w:pPr>
            <w:r>
              <w:rPr>
                <w:rFonts w:ascii="Times New Roman" w:hAnsi="Times New Roman" w:cs="Times New Roman"/>
                <w:sz w:val="20"/>
                <w:szCs w:val="20"/>
              </w:rPr>
              <w:t>healthCareProfessionalLicense</w:t>
            </w:r>
          </w:p>
        </w:tc>
        <w:tc>
          <w:tcPr>
            <w:tcW w:w="1275" w:type="dxa"/>
          </w:tcPr>
          <w:p w14:paraId="7DD70B9A" w14:textId="77777777" w:rsidR="005E7185" w:rsidRPr="00915D3B" w:rsidRDefault="005E7185" w:rsidP="004D4264">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String</w:t>
            </w:r>
          </w:p>
        </w:tc>
        <w:tc>
          <w:tcPr>
            <w:tcW w:w="3969" w:type="dxa"/>
          </w:tcPr>
          <w:p w14:paraId="3DE5098F" w14:textId="2878BD20" w:rsidR="005E7185" w:rsidRPr="00915D3B" w:rsidRDefault="005E7185" w:rsidP="005E7185">
            <w:pPr>
              <w:pStyle w:val="TableParagraph"/>
              <w:spacing w:line="226" w:lineRule="exact"/>
              <w:ind w:left="34"/>
              <w:rPr>
                <w:rFonts w:ascii="Times New Roman" w:hAnsi="Times New Roman" w:cs="Times New Roman"/>
                <w:sz w:val="20"/>
                <w:szCs w:val="20"/>
              </w:rPr>
            </w:pPr>
            <w:r>
              <w:rPr>
                <w:rFonts w:ascii="Times New Roman" w:hAnsi="Times New Roman" w:cs="Times New Roman"/>
                <w:sz w:val="20"/>
                <w:szCs w:val="20"/>
              </w:rPr>
              <w:t>Legitimerad yrkesgrupp</w:t>
            </w:r>
            <w:r w:rsidR="004D4264">
              <w:rPr>
                <w:rFonts w:ascii="Times New Roman" w:hAnsi="Times New Roman" w:cs="Times New Roman"/>
                <w:sz w:val="20"/>
                <w:szCs w:val="20"/>
              </w:rPr>
              <w:t xml:space="preserve"> enligt definierad värdemängd</w:t>
            </w:r>
          </w:p>
        </w:tc>
        <w:tc>
          <w:tcPr>
            <w:tcW w:w="1560" w:type="dxa"/>
          </w:tcPr>
          <w:p w14:paraId="16AC7B1C" w14:textId="61D0867B" w:rsidR="005E7185" w:rsidRPr="00915D3B" w:rsidRDefault="005E7185" w:rsidP="005E7185">
            <w:pPr>
              <w:pStyle w:val="TableParagraph"/>
              <w:spacing w:line="226" w:lineRule="exact"/>
              <w:ind w:left="102"/>
              <w:rPr>
                <w:rFonts w:ascii="Times New Roman" w:eastAsia="Times New Roman" w:hAnsi="Times New Roman" w:cs="Times New Roman"/>
                <w:spacing w:val="-1"/>
                <w:sz w:val="20"/>
                <w:szCs w:val="20"/>
                <w:highlight w:val="yellow"/>
              </w:rPr>
            </w:pPr>
            <w:r>
              <w:rPr>
                <w:rFonts w:ascii="Times New Roman" w:hAnsi="Times New Roman" w:cs="Times New Roman"/>
                <w:sz w:val="20"/>
                <w:szCs w:val="20"/>
              </w:rPr>
              <w:t>0</w:t>
            </w:r>
            <w:r w:rsidRPr="00915D3B">
              <w:rPr>
                <w:rFonts w:ascii="Times New Roman" w:hAnsi="Times New Roman" w:cs="Times New Roman"/>
                <w:sz w:val="20"/>
                <w:szCs w:val="20"/>
              </w:rPr>
              <w:t>..</w:t>
            </w:r>
            <w:r>
              <w:rPr>
                <w:rFonts w:ascii="Times New Roman" w:hAnsi="Times New Roman" w:cs="Times New Roman"/>
                <w:sz w:val="20"/>
                <w:szCs w:val="20"/>
              </w:rPr>
              <w:t>n</w:t>
            </w:r>
          </w:p>
        </w:tc>
      </w:tr>
      <w:tr w:rsidR="00CE6BBE" w:rsidRPr="00915D3B" w14:paraId="6C4B147B" w14:textId="77777777" w:rsidTr="002C0FCD">
        <w:tc>
          <w:tcPr>
            <w:tcW w:w="2802" w:type="dxa"/>
          </w:tcPr>
          <w:p w14:paraId="7A2EACCE" w14:textId="21096B4E" w:rsidR="00CE6BBE" w:rsidRPr="00915D3B" w:rsidRDefault="00CE6BBE" w:rsidP="00CE6BBE">
            <w:pPr>
              <w:pStyle w:val="TableParagraph"/>
              <w:spacing w:line="229"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searchBase</w:t>
            </w:r>
            <w:r w:rsidR="00EB43D8">
              <w:rPr>
                <w:rFonts w:ascii="Times New Roman" w:hAnsi="Times New Roman" w:cs="Times New Roman"/>
                <w:sz w:val="20"/>
                <w:szCs w:val="20"/>
              </w:rPr>
              <w:t xml:space="preserve"> </w:t>
            </w:r>
            <w:r w:rsidR="00EB43D8" w:rsidRPr="00915D3B">
              <w:t>*</w:t>
            </w:r>
            <w:r w:rsidR="00EB43D8">
              <w:t>1)</w:t>
            </w:r>
          </w:p>
        </w:tc>
        <w:tc>
          <w:tcPr>
            <w:tcW w:w="1275" w:type="dxa"/>
          </w:tcPr>
          <w:p w14:paraId="6BA863E1" w14:textId="77777777" w:rsidR="00CE6BBE" w:rsidRPr="00915D3B" w:rsidRDefault="00CE6BBE" w:rsidP="00CE6BBE">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DN</w:t>
            </w:r>
          </w:p>
        </w:tc>
        <w:tc>
          <w:tcPr>
            <w:tcW w:w="3969" w:type="dxa"/>
          </w:tcPr>
          <w:p w14:paraId="360C911F" w14:textId="77777777" w:rsidR="00CE6BBE" w:rsidRPr="005E7185" w:rsidRDefault="00CE6BBE" w:rsidP="00CE6BBE">
            <w:pPr>
              <w:pStyle w:val="TableTextsmall"/>
              <w:rPr>
                <w:rFonts w:ascii="Times New Roman" w:hAnsi="Times New Roman"/>
                <w:spacing w:val="-1"/>
                <w:sz w:val="20"/>
              </w:rPr>
            </w:pPr>
            <w:r w:rsidRPr="005E7185">
              <w:rPr>
                <w:rFonts w:ascii="Times New Roman" w:hAnsi="Times New Roman"/>
                <w:spacing w:val="-1"/>
                <w:sz w:val="20"/>
              </w:rPr>
              <w:t>Sökbas. Om ingen sökbas anges används c=SE som sökbas.</w:t>
            </w:r>
          </w:p>
        </w:tc>
        <w:tc>
          <w:tcPr>
            <w:tcW w:w="1560" w:type="dxa"/>
          </w:tcPr>
          <w:p w14:paraId="1B2818C6" w14:textId="77777777" w:rsidR="00CE6BBE" w:rsidRPr="00915D3B" w:rsidRDefault="00CE6BBE" w:rsidP="00CE6BBE">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hAnsi="Times New Roman" w:cs="Times New Roman"/>
                <w:sz w:val="20"/>
                <w:szCs w:val="20"/>
              </w:rPr>
              <w:t>0..1</w:t>
            </w:r>
          </w:p>
        </w:tc>
      </w:tr>
      <w:tr w:rsidR="00CF0E4C" w:rsidRPr="00915D3B" w14:paraId="2E9A3D76" w14:textId="77777777" w:rsidTr="002C0FCD">
        <w:tc>
          <w:tcPr>
            <w:tcW w:w="2802" w:type="dxa"/>
          </w:tcPr>
          <w:p w14:paraId="19969E23" w14:textId="0B81AA59" w:rsidR="00CF0E4C" w:rsidRPr="00915D3B" w:rsidRDefault="00CF0E4C" w:rsidP="00C905E7">
            <w:pPr>
              <w:pStyle w:val="TableParagraph"/>
              <w:spacing w:line="229" w:lineRule="exact"/>
              <w:ind w:left="102"/>
              <w:rPr>
                <w:rFonts w:ascii="Times New Roman" w:hAnsi="Times New Roman" w:cs="Times New Roman"/>
                <w:sz w:val="20"/>
                <w:szCs w:val="20"/>
              </w:rPr>
            </w:pPr>
            <w:r w:rsidRPr="00944C22">
              <w:rPr>
                <w:rFonts w:ascii="Times New Roman" w:hAnsi="Times New Roman" w:cs="Times New Roman"/>
                <w:sz w:val="20"/>
                <w:szCs w:val="20"/>
              </w:rPr>
              <w:t>includeFeignedObject</w:t>
            </w:r>
          </w:p>
        </w:tc>
        <w:tc>
          <w:tcPr>
            <w:tcW w:w="1275" w:type="dxa"/>
          </w:tcPr>
          <w:p w14:paraId="423D7616" w14:textId="0870DDA5" w:rsidR="00CF0E4C" w:rsidRPr="00915D3B" w:rsidRDefault="00CF0E4C" w:rsidP="00C905E7">
            <w:pPr>
              <w:pStyle w:val="TableParagraph"/>
              <w:spacing w:line="226" w:lineRule="exact"/>
              <w:ind w:left="102"/>
              <w:rPr>
                <w:rFonts w:ascii="Times New Roman" w:hAnsi="Times New Roman" w:cs="Times New Roman"/>
                <w:sz w:val="20"/>
                <w:szCs w:val="20"/>
              </w:rPr>
            </w:pPr>
            <w:r>
              <w:rPr>
                <w:rFonts w:ascii="Times New Roman" w:eastAsia="Times New Roman" w:hAnsi="Times New Roman" w:cs="Times New Roman"/>
                <w:spacing w:val="-1"/>
                <w:sz w:val="20"/>
                <w:szCs w:val="20"/>
              </w:rPr>
              <w:t>boolean</w:t>
            </w:r>
          </w:p>
        </w:tc>
        <w:tc>
          <w:tcPr>
            <w:tcW w:w="3969" w:type="dxa"/>
          </w:tcPr>
          <w:p w14:paraId="4AE80DDF" w14:textId="6CF3B717" w:rsidR="00CF0E4C" w:rsidRPr="005E7185" w:rsidRDefault="00CF0E4C" w:rsidP="00C905E7">
            <w:pPr>
              <w:pStyle w:val="TableParagraph"/>
              <w:spacing w:line="229" w:lineRule="exact"/>
              <w:ind w:left="102"/>
              <w:rPr>
                <w:rFonts w:ascii="Times New Roman" w:hAnsi="Times New Roman"/>
                <w:spacing w:val="-1"/>
                <w:sz w:val="20"/>
              </w:rPr>
            </w:pPr>
            <w:r w:rsidRPr="00C905E7">
              <w:rPr>
                <w:rFonts w:ascii="Times New Roman" w:hAnsi="Times New Roman" w:cs="Times New Roman"/>
                <w:sz w:val="20"/>
                <w:szCs w:val="20"/>
              </w:rPr>
              <w:t>true</w:t>
            </w:r>
            <w:r>
              <w:rPr>
                <w:rFonts w:ascii="Times New Roman" w:hAnsi="Times New Roman"/>
                <w:sz w:val="20"/>
              </w:rPr>
              <w:t>: om metoden ska leverera svar med fingerade objekt. Uteblivet värde tolkas som false, dvs inga fingerade objekt levereras.</w:t>
            </w:r>
          </w:p>
        </w:tc>
        <w:tc>
          <w:tcPr>
            <w:tcW w:w="1560" w:type="dxa"/>
          </w:tcPr>
          <w:p w14:paraId="436902B9" w14:textId="5CC3D761" w:rsidR="00CF0E4C" w:rsidRPr="00915D3B" w:rsidRDefault="00CF0E4C" w:rsidP="00C905E7">
            <w:pPr>
              <w:pStyle w:val="TableParagraph"/>
              <w:spacing w:line="226" w:lineRule="exact"/>
              <w:ind w:left="102"/>
              <w:rPr>
                <w:rFonts w:ascii="Times New Roman" w:hAnsi="Times New Roman" w:cs="Times New Roman"/>
                <w:sz w:val="20"/>
                <w:szCs w:val="20"/>
              </w:rPr>
            </w:pPr>
            <w:r>
              <w:rPr>
                <w:rFonts w:ascii="Times New Roman" w:eastAsia="Times New Roman" w:hAnsi="Times New Roman" w:cs="Times New Roman"/>
                <w:spacing w:val="-1"/>
                <w:sz w:val="20"/>
                <w:szCs w:val="20"/>
              </w:rPr>
              <w:t>0..1</w:t>
            </w:r>
          </w:p>
        </w:tc>
      </w:tr>
      <w:tr w:rsidR="00CF0E4C" w:rsidRPr="00915D3B" w14:paraId="107EDEE2" w14:textId="77777777" w:rsidTr="002C0FCD">
        <w:tc>
          <w:tcPr>
            <w:tcW w:w="2802" w:type="dxa"/>
          </w:tcPr>
          <w:p w14:paraId="175DA780" w14:textId="77777777" w:rsidR="00CF0E4C" w:rsidRPr="00915D3B" w:rsidRDefault="00CF0E4C" w:rsidP="00C905E7">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Svar</w:t>
            </w:r>
          </w:p>
        </w:tc>
        <w:tc>
          <w:tcPr>
            <w:tcW w:w="1275" w:type="dxa"/>
          </w:tcPr>
          <w:p w14:paraId="7EEF93DE" w14:textId="77777777" w:rsidR="00CF0E4C" w:rsidRPr="00915D3B" w:rsidRDefault="00CF0E4C" w:rsidP="00C905E7">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48089898" w14:textId="77777777" w:rsidR="00CF0E4C" w:rsidRPr="00915D3B" w:rsidRDefault="00CF0E4C" w:rsidP="00C905E7">
            <w:pPr>
              <w:pStyle w:val="TableParagraph"/>
              <w:spacing w:line="226" w:lineRule="exact"/>
              <w:ind w:left="102"/>
              <w:rPr>
                <w:rFonts w:ascii="Times New Roman" w:eastAsia="Times New Roman" w:hAnsi="Times New Roman" w:cs="Times New Roman"/>
                <w:spacing w:val="-1"/>
                <w:sz w:val="20"/>
                <w:szCs w:val="20"/>
              </w:rPr>
            </w:pPr>
          </w:p>
        </w:tc>
        <w:tc>
          <w:tcPr>
            <w:tcW w:w="1560" w:type="dxa"/>
          </w:tcPr>
          <w:p w14:paraId="0CD2DD42" w14:textId="77777777" w:rsidR="00CF0E4C" w:rsidRPr="00915D3B" w:rsidRDefault="00CF0E4C" w:rsidP="00C905E7">
            <w:pPr>
              <w:pStyle w:val="TableParagraph"/>
              <w:spacing w:line="226" w:lineRule="exact"/>
              <w:ind w:left="102"/>
              <w:rPr>
                <w:rFonts w:ascii="Times New Roman" w:eastAsia="Times New Roman" w:hAnsi="Times New Roman" w:cs="Times New Roman"/>
                <w:spacing w:val="-1"/>
                <w:sz w:val="20"/>
                <w:szCs w:val="20"/>
              </w:rPr>
            </w:pPr>
          </w:p>
        </w:tc>
      </w:tr>
      <w:tr w:rsidR="00CF0E4C" w:rsidRPr="00915D3B" w14:paraId="522B3012" w14:textId="77777777" w:rsidTr="002C0FCD">
        <w:tc>
          <w:tcPr>
            <w:tcW w:w="2802" w:type="dxa"/>
          </w:tcPr>
          <w:p w14:paraId="6E393687" w14:textId="5A392FE1" w:rsidR="00CF0E4C" w:rsidRPr="00915D3B" w:rsidRDefault="00CF0E4C" w:rsidP="00C905E7">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lastRenderedPageBreak/>
              <w:t>personInformation</w:t>
            </w:r>
          </w:p>
        </w:tc>
        <w:tc>
          <w:tcPr>
            <w:tcW w:w="1275" w:type="dxa"/>
          </w:tcPr>
          <w:p w14:paraId="23EDBC40" w14:textId="77777777" w:rsidR="00CF0E4C" w:rsidRPr="00915D3B" w:rsidRDefault="00CF0E4C" w:rsidP="00C905E7">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PersonInformationType</w:t>
            </w:r>
          </w:p>
        </w:tc>
        <w:tc>
          <w:tcPr>
            <w:tcW w:w="3969" w:type="dxa"/>
          </w:tcPr>
          <w:p w14:paraId="725BA99B" w14:textId="77777777" w:rsidR="00CF0E4C" w:rsidRPr="005E7185" w:rsidRDefault="00CF0E4C" w:rsidP="00C905E7">
            <w:pPr>
              <w:pStyle w:val="TableTextsmall"/>
              <w:rPr>
                <w:rFonts w:ascii="Times New Roman" w:hAnsi="Times New Roman"/>
                <w:spacing w:val="-1"/>
                <w:sz w:val="20"/>
              </w:rPr>
            </w:pPr>
            <w:r w:rsidRPr="005E7185">
              <w:rPr>
                <w:rFonts w:ascii="Times New Roman" w:hAnsi="Times New Roman"/>
                <w:spacing w:val="-1"/>
                <w:sz w:val="20"/>
              </w:rPr>
              <w:t>Information om personen.</w:t>
            </w:r>
          </w:p>
          <w:p w14:paraId="41868EA7" w14:textId="5743E465" w:rsidR="00CF0E4C" w:rsidRPr="00915D3B" w:rsidRDefault="00CF0E4C" w:rsidP="00C905E7">
            <w:pPr>
              <w:pStyle w:val="TableParagraph"/>
              <w:spacing w:line="240"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 xml:space="preserve">En person (ett HSA-id) returneras bara en gång även om personen är medlem i flera matchande medarbetaruppdrag </w:t>
            </w:r>
            <w:r w:rsidRPr="005E7185">
              <w:rPr>
                <w:rFonts w:ascii="Times New Roman" w:eastAsia="Times New Roman" w:hAnsi="Times New Roman" w:cs="Times New Roman"/>
                <w:spacing w:val="-1"/>
                <w:sz w:val="20"/>
                <w:szCs w:val="20"/>
              </w:rPr>
              <w:t>Om personen har flera person-objekt returneras en instans per objekt.</w:t>
            </w:r>
          </w:p>
        </w:tc>
        <w:tc>
          <w:tcPr>
            <w:tcW w:w="1560" w:type="dxa"/>
          </w:tcPr>
          <w:p w14:paraId="621B7382" w14:textId="77777777" w:rsidR="00CF0E4C" w:rsidRPr="00915D3B" w:rsidRDefault="00CF0E4C" w:rsidP="00C905E7">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0..n</w:t>
            </w:r>
          </w:p>
        </w:tc>
      </w:tr>
      <w:tr w:rsidR="00CF0E4C" w:rsidRPr="00915D3B" w14:paraId="7F1A14B4" w14:textId="77777777" w:rsidTr="002C0FCD">
        <w:tc>
          <w:tcPr>
            <w:tcW w:w="2802" w:type="dxa"/>
            <w:vAlign w:val="center"/>
          </w:tcPr>
          <w:p w14:paraId="5DE00751" w14:textId="537E032C"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..personHsaId</w:t>
            </w:r>
          </w:p>
        </w:tc>
        <w:tc>
          <w:tcPr>
            <w:tcW w:w="1275" w:type="dxa"/>
            <w:vAlign w:val="center"/>
          </w:tcPr>
          <w:p w14:paraId="76859407"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D8CB611"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Personens HSA-id.</w:t>
            </w:r>
          </w:p>
        </w:tc>
        <w:tc>
          <w:tcPr>
            <w:tcW w:w="1560" w:type="dxa"/>
            <w:vAlign w:val="center"/>
          </w:tcPr>
          <w:p w14:paraId="1A31AF2D"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79AF68EA" w14:textId="77777777" w:rsidTr="002C0FCD">
        <w:tc>
          <w:tcPr>
            <w:tcW w:w="2802" w:type="dxa"/>
            <w:vAlign w:val="center"/>
          </w:tcPr>
          <w:p w14:paraId="269948E9" w14:textId="2698CBF9"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..givenName</w:t>
            </w:r>
          </w:p>
        </w:tc>
        <w:tc>
          <w:tcPr>
            <w:tcW w:w="1275" w:type="dxa"/>
            <w:vAlign w:val="center"/>
          </w:tcPr>
          <w:p w14:paraId="618ECE83"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E955673" w14:textId="1660FC0B"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Tilltalsnamn.</w:t>
            </w:r>
            <w:ins w:id="735" w:author="Littorin Henrika" w:date="2016-08-23T23:18:00Z">
              <w:r w:rsidR="00E90B3F">
                <w:rPr>
                  <w:rFonts w:ascii="Times New Roman" w:hAnsi="Times New Roman"/>
                  <w:szCs w:val="20"/>
                </w:rPr>
                <w:t xml:space="preserve"> </w:t>
              </w:r>
              <w:r w:rsidR="00E90B3F" w:rsidRPr="00E90B3F">
                <w:rPr>
                  <w:rFonts w:ascii="Times New Roman" w:hAnsi="Times New Roman"/>
                  <w:szCs w:val="20"/>
                </w:rPr>
                <w:t>Endast ett litet antal personer saknar helt förnamn enligt befolkningsregistret och därmed även denna parameter.</w:t>
              </w:r>
            </w:ins>
          </w:p>
        </w:tc>
        <w:tc>
          <w:tcPr>
            <w:tcW w:w="1560" w:type="dxa"/>
            <w:vAlign w:val="center"/>
          </w:tcPr>
          <w:p w14:paraId="022251F9" w14:textId="21B1F881" w:rsidR="00CF0E4C" w:rsidRPr="00915D3B" w:rsidRDefault="00E90B3F" w:rsidP="00C905E7">
            <w:pPr>
              <w:spacing w:line="240" w:lineRule="exact"/>
              <w:ind w:left="102"/>
              <w:rPr>
                <w:rFonts w:ascii="Times New Roman" w:hAnsi="Times New Roman"/>
                <w:szCs w:val="20"/>
              </w:rPr>
            </w:pPr>
            <w:ins w:id="736" w:author="Littorin Henrika" w:date="2016-08-23T23:19:00Z">
              <w:r>
                <w:rPr>
                  <w:rFonts w:ascii="Times New Roman" w:hAnsi="Times New Roman"/>
                  <w:szCs w:val="20"/>
                </w:rPr>
                <w:t>0</w:t>
              </w:r>
            </w:ins>
            <w:del w:id="737" w:author="Littorin Henrika" w:date="2016-08-23T23:18:00Z">
              <w:r w:rsidR="00CF0E4C" w:rsidRPr="00915D3B" w:rsidDel="00E90B3F">
                <w:rPr>
                  <w:rFonts w:ascii="Times New Roman" w:hAnsi="Times New Roman"/>
                  <w:szCs w:val="20"/>
                </w:rPr>
                <w:delText>1</w:delText>
              </w:r>
            </w:del>
            <w:r w:rsidR="00CF0E4C" w:rsidRPr="00915D3B">
              <w:rPr>
                <w:rFonts w:ascii="Times New Roman" w:hAnsi="Times New Roman"/>
                <w:szCs w:val="20"/>
              </w:rPr>
              <w:t>..1</w:t>
            </w:r>
          </w:p>
        </w:tc>
      </w:tr>
      <w:tr w:rsidR="00CF0E4C" w:rsidRPr="00915D3B" w14:paraId="7EEF3D86" w14:textId="77777777" w:rsidTr="002C0FCD">
        <w:tc>
          <w:tcPr>
            <w:tcW w:w="2802" w:type="dxa"/>
            <w:vAlign w:val="center"/>
          </w:tcPr>
          <w:p w14:paraId="5958C056" w14:textId="5E9C5C99"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..middleAndSurName</w:t>
            </w:r>
            <w:r w:rsidRPr="00915D3B">
              <w:rPr>
                <w:rFonts w:ascii="Times New Roman" w:hAnsi="Times New Roman"/>
                <w:i/>
                <w:iCs/>
                <w:szCs w:val="20"/>
              </w:rPr>
              <w:t> </w:t>
            </w:r>
          </w:p>
        </w:tc>
        <w:tc>
          <w:tcPr>
            <w:tcW w:w="1275" w:type="dxa"/>
            <w:vAlign w:val="center"/>
          </w:tcPr>
          <w:p w14:paraId="3CD7803B"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25F1ADF"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Mellan- och Efternamn separerade med mellanslag</w:t>
            </w:r>
          </w:p>
        </w:tc>
        <w:tc>
          <w:tcPr>
            <w:tcW w:w="1560" w:type="dxa"/>
            <w:vAlign w:val="center"/>
          </w:tcPr>
          <w:p w14:paraId="0596A2C6"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0CF12A59" w14:textId="77777777" w:rsidTr="002C0FCD">
        <w:tc>
          <w:tcPr>
            <w:tcW w:w="2802" w:type="dxa"/>
            <w:vAlign w:val="center"/>
          </w:tcPr>
          <w:p w14:paraId="3B183557" w14:textId="6B34F0D3"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..nickName</w:t>
            </w:r>
          </w:p>
        </w:tc>
        <w:tc>
          <w:tcPr>
            <w:tcW w:w="1275" w:type="dxa"/>
            <w:vAlign w:val="center"/>
          </w:tcPr>
          <w:p w14:paraId="2AC32798"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1BD2B5A8" w14:textId="0990CCC3"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Smeknamn. Används då tilltalsnamn inte är det namn som personen vill använda/bli tilltalad med.</w:t>
            </w:r>
            <w:ins w:id="738" w:author="Littorin Henrika" w:date="2016-08-23T23:26:00Z">
              <w:r w:rsidR="008977F1">
                <w:rPr>
                  <w:rFonts w:ascii="Times New Roman" w:hAnsi="Times New Roman"/>
                  <w:szCs w:val="20"/>
                </w:rPr>
                <w:t xml:space="preserve"> </w:t>
              </w:r>
              <w:r w:rsidR="008977F1" w:rsidRPr="008977F1">
                <w:rPr>
                  <w:rFonts w:ascii="Times New Roman" w:hAnsi="Times New Roman"/>
                  <w:szCs w:val="20"/>
                </w:rPr>
                <w:t>Får ej användas för presentation, endast för sökning.</w:t>
              </w:r>
            </w:ins>
          </w:p>
        </w:tc>
        <w:tc>
          <w:tcPr>
            <w:tcW w:w="1560" w:type="dxa"/>
          </w:tcPr>
          <w:p w14:paraId="7D8FB3C9"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06455AB9" w14:textId="77777777" w:rsidTr="002C0FCD">
        <w:tc>
          <w:tcPr>
            <w:tcW w:w="2802" w:type="dxa"/>
            <w:vAlign w:val="center"/>
          </w:tcPr>
          <w:p w14:paraId="2D9DE76F" w14:textId="102DF18C" w:rsidR="00CF0E4C" w:rsidRDefault="00CF0E4C" w:rsidP="00C905E7">
            <w:pPr>
              <w:spacing w:line="240" w:lineRule="exact"/>
              <w:ind w:left="102"/>
              <w:rPr>
                <w:rFonts w:ascii="Times New Roman" w:hAnsi="Times New Roman"/>
                <w:szCs w:val="20"/>
              </w:rPr>
            </w:pPr>
            <w:r>
              <w:rPr>
                <w:rFonts w:ascii="Times New Roman" w:hAnsi="Times New Roman"/>
                <w:szCs w:val="20"/>
              </w:rPr>
              <w:t>..personStartDate</w:t>
            </w:r>
          </w:p>
        </w:tc>
        <w:tc>
          <w:tcPr>
            <w:tcW w:w="1275" w:type="dxa"/>
            <w:vAlign w:val="center"/>
          </w:tcPr>
          <w:p w14:paraId="1DC4599B" w14:textId="6B63FD99" w:rsidR="00CF0E4C" w:rsidRPr="00915D3B" w:rsidRDefault="00CF0E4C" w:rsidP="00C905E7">
            <w:pPr>
              <w:spacing w:line="240" w:lineRule="exact"/>
              <w:ind w:left="102"/>
              <w:rPr>
                <w:rFonts w:ascii="Times New Roman" w:hAnsi="Times New Roman"/>
                <w:szCs w:val="20"/>
              </w:rPr>
            </w:pPr>
            <w:r w:rsidRPr="00915D3B">
              <w:rPr>
                <w:rFonts w:ascii="Times New Roman" w:eastAsia="Times New Roman" w:hAnsi="Times New Roman"/>
                <w:szCs w:val="20"/>
                <w:lang w:eastAsia="sv-SE"/>
              </w:rPr>
              <w:t>dateTime</w:t>
            </w:r>
          </w:p>
        </w:tc>
        <w:tc>
          <w:tcPr>
            <w:tcW w:w="3969" w:type="dxa"/>
            <w:vAlign w:val="center"/>
          </w:tcPr>
          <w:p w14:paraId="10AE3F57" w14:textId="2AD12656"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Eventuellt startdatum för personens anställning. Om startdatum ännu inte inträtt innebär det att personens anställning ännu inte är aktiv.</w:t>
            </w:r>
          </w:p>
        </w:tc>
        <w:tc>
          <w:tcPr>
            <w:tcW w:w="1560" w:type="dxa"/>
          </w:tcPr>
          <w:p w14:paraId="07C0B0A5" w14:textId="52DBC2AD"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0518346C" w14:textId="77777777" w:rsidTr="002C0FCD">
        <w:tc>
          <w:tcPr>
            <w:tcW w:w="2802" w:type="dxa"/>
            <w:vAlign w:val="center"/>
          </w:tcPr>
          <w:p w14:paraId="3899A278" w14:textId="77891F07" w:rsidR="00CF0E4C" w:rsidRDefault="00CF0E4C" w:rsidP="00C905E7">
            <w:pPr>
              <w:spacing w:line="240" w:lineRule="exact"/>
              <w:ind w:left="102"/>
              <w:rPr>
                <w:rFonts w:ascii="Times New Roman" w:hAnsi="Times New Roman"/>
                <w:szCs w:val="20"/>
              </w:rPr>
            </w:pPr>
            <w:r>
              <w:rPr>
                <w:rFonts w:ascii="Times New Roman" w:hAnsi="Times New Roman"/>
                <w:szCs w:val="20"/>
              </w:rPr>
              <w:t>..personEndDate</w:t>
            </w:r>
          </w:p>
        </w:tc>
        <w:tc>
          <w:tcPr>
            <w:tcW w:w="1275" w:type="dxa"/>
            <w:vAlign w:val="center"/>
          </w:tcPr>
          <w:p w14:paraId="78FA992D" w14:textId="7604C33A" w:rsidR="00CF0E4C" w:rsidRPr="00915D3B" w:rsidRDefault="00CF0E4C" w:rsidP="00C905E7">
            <w:pPr>
              <w:spacing w:line="240" w:lineRule="exact"/>
              <w:ind w:left="102"/>
              <w:rPr>
                <w:rFonts w:ascii="Times New Roman" w:hAnsi="Times New Roman"/>
                <w:szCs w:val="20"/>
              </w:rPr>
            </w:pPr>
            <w:r w:rsidRPr="00915D3B">
              <w:rPr>
                <w:rFonts w:ascii="Times New Roman" w:eastAsia="Times New Roman" w:hAnsi="Times New Roman"/>
                <w:szCs w:val="20"/>
                <w:lang w:eastAsia="sv-SE"/>
              </w:rPr>
              <w:t>dateTime</w:t>
            </w:r>
          </w:p>
        </w:tc>
        <w:tc>
          <w:tcPr>
            <w:tcW w:w="3969" w:type="dxa"/>
            <w:vAlign w:val="center"/>
          </w:tcPr>
          <w:p w14:paraId="40D34D68" w14:textId="7162EB6F"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Eventuellt slutdatum för personens anställning. Om slutdatum passerats innebär det att personens anställning inte är aktiv.</w:t>
            </w:r>
          </w:p>
        </w:tc>
        <w:tc>
          <w:tcPr>
            <w:tcW w:w="1560" w:type="dxa"/>
          </w:tcPr>
          <w:p w14:paraId="054D6494" w14:textId="53C8494D"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7FA6425D" w14:textId="77777777" w:rsidTr="002C0FCD">
        <w:tc>
          <w:tcPr>
            <w:tcW w:w="2802" w:type="dxa"/>
            <w:vAlign w:val="center"/>
          </w:tcPr>
          <w:p w14:paraId="1AF2436B" w14:textId="7660C614"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..mail</w:t>
            </w:r>
          </w:p>
        </w:tc>
        <w:tc>
          <w:tcPr>
            <w:tcW w:w="1275" w:type="dxa"/>
            <w:vAlign w:val="center"/>
          </w:tcPr>
          <w:p w14:paraId="5B11245B"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BAC91A6" w14:textId="1F6E53AF"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E</w:t>
            </w:r>
            <w:r w:rsidR="008977F1">
              <w:rPr>
                <w:rFonts w:ascii="Times New Roman" w:hAnsi="Times New Roman"/>
                <w:szCs w:val="20"/>
              </w:rPr>
              <w:t>-</w:t>
            </w:r>
            <w:r w:rsidRPr="00915D3B">
              <w:rPr>
                <w:rFonts w:ascii="Times New Roman" w:hAnsi="Times New Roman"/>
                <w:szCs w:val="20"/>
              </w:rPr>
              <w:t>postadress.</w:t>
            </w:r>
          </w:p>
        </w:tc>
        <w:tc>
          <w:tcPr>
            <w:tcW w:w="1560" w:type="dxa"/>
          </w:tcPr>
          <w:p w14:paraId="665C57EE"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3E046BE9" w14:textId="77777777" w:rsidTr="002C0FCD">
        <w:tc>
          <w:tcPr>
            <w:tcW w:w="2802" w:type="dxa"/>
            <w:vAlign w:val="center"/>
          </w:tcPr>
          <w:p w14:paraId="284CE21F" w14:textId="37370859"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..telephoneNumber</w:t>
            </w:r>
          </w:p>
        </w:tc>
        <w:tc>
          <w:tcPr>
            <w:tcW w:w="1275" w:type="dxa"/>
            <w:vAlign w:val="center"/>
          </w:tcPr>
          <w:p w14:paraId="288B8E50"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0CDF5EBE"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Publikt direkttelefonnummer.</w:t>
            </w:r>
          </w:p>
        </w:tc>
        <w:tc>
          <w:tcPr>
            <w:tcW w:w="1560" w:type="dxa"/>
            <w:vAlign w:val="center"/>
          </w:tcPr>
          <w:p w14:paraId="70426408"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62CCBAE3" w14:textId="77777777" w:rsidTr="002C0FCD">
        <w:tc>
          <w:tcPr>
            <w:tcW w:w="2802" w:type="dxa"/>
            <w:vAlign w:val="center"/>
          </w:tcPr>
          <w:p w14:paraId="4AAC9DCA" w14:textId="4E82A1AC"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..switchboardNumber</w:t>
            </w:r>
          </w:p>
        </w:tc>
        <w:tc>
          <w:tcPr>
            <w:tcW w:w="1275" w:type="dxa"/>
            <w:vAlign w:val="center"/>
          </w:tcPr>
          <w:p w14:paraId="5B2E278C"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14B0058C"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Telefonnummer till växel.</w:t>
            </w:r>
          </w:p>
        </w:tc>
        <w:tc>
          <w:tcPr>
            <w:tcW w:w="1560" w:type="dxa"/>
          </w:tcPr>
          <w:p w14:paraId="3FD17D9D"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3F8F1418" w14:textId="77777777" w:rsidTr="002C0FCD">
        <w:tc>
          <w:tcPr>
            <w:tcW w:w="2802" w:type="dxa"/>
            <w:vAlign w:val="center"/>
          </w:tcPr>
          <w:p w14:paraId="632A81E9" w14:textId="6326D43E"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..nonPublicTelephoneNumber</w:t>
            </w:r>
          </w:p>
        </w:tc>
        <w:tc>
          <w:tcPr>
            <w:tcW w:w="1275" w:type="dxa"/>
            <w:vAlign w:val="center"/>
          </w:tcPr>
          <w:p w14:paraId="70C6B39D"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11E5846D"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Tjänstetelefonnummer.</w:t>
            </w:r>
          </w:p>
        </w:tc>
        <w:tc>
          <w:tcPr>
            <w:tcW w:w="1560" w:type="dxa"/>
          </w:tcPr>
          <w:p w14:paraId="2D15FCC6"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23242E7C" w14:textId="77777777" w:rsidTr="002C0FCD">
        <w:tc>
          <w:tcPr>
            <w:tcW w:w="2802" w:type="dxa"/>
            <w:vAlign w:val="center"/>
          </w:tcPr>
          <w:p w14:paraId="6F02A03A" w14:textId="25E174DD"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..mobileNumber</w:t>
            </w:r>
          </w:p>
        </w:tc>
        <w:tc>
          <w:tcPr>
            <w:tcW w:w="1275" w:type="dxa"/>
            <w:vAlign w:val="center"/>
          </w:tcPr>
          <w:p w14:paraId="52C9C429"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217732BC"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Mobiltelefonnummer.</w:t>
            </w:r>
          </w:p>
        </w:tc>
        <w:tc>
          <w:tcPr>
            <w:tcW w:w="1560" w:type="dxa"/>
            <w:vAlign w:val="center"/>
          </w:tcPr>
          <w:p w14:paraId="74E227F7"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62003232" w14:textId="77777777" w:rsidTr="002C0FCD">
        <w:tc>
          <w:tcPr>
            <w:tcW w:w="2802" w:type="dxa"/>
            <w:vAlign w:val="center"/>
          </w:tcPr>
          <w:p w14:paraId="3E181959" w14:textId="3DE654AD"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..smsTelephoneNumber</w:t>
            </w:r>
          </w:p>
        </w:tc>
        <w:tc>
          <w:tcPr>
            <w:tcW w:w="1275" w:type="dxa"/>
            <w:vAlign w:val="center"/>
          </w:tcPr>
          <w:p w14:paraId="3D913E0E"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080666F2"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Telefonnummer för SMS-meddelanden.</w:t>
            </w:r>
          </w:p>
        </w:tc>
        <w:tc>
          <w:tcPr>
            <w:tcW w:w="1560" w:type="dxa"/>
          </w:tcPr>
          <w:p w14:paraId="78A80CCE"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1537F5D3" w14:textId="77777777" w:rsidTr="002C0FCD">
        <w:tc>
          <w:tcPr>
            <w:tcW w:w="2802" w:type="dxa"/>
            <w:vAlign w:val="center"/>
          </w:tcPr>
          <w:p w14:paraId="3C928FA4" w14:textId="32AEB976"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..facsimileTelephoneNumber</w:t>
            </w:r>
          </w:p>
        </w:tc>
        <w:tc>
          <w:tcPr>
            <w:tcW w:w="1275" w:type="dxa"/>
            <w:vAlign w:val="center"/>
          </w:tcPr>
          <w:p w14:paraId="5D9D5A7F"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78A5A4C2"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Faxnummer.</w:t>
            </w:r>
          </w:p>
        </w:tc>
        <w:tc>
          <w:tcPr>
            <w:tcW w:w="1560" w:type="dxa"/>
            <w:vAlign w:val="center"/>
          </w:tcPr>
          <w:p w14:paraId="05AE9287"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1DB34B81" w14:textId="77777777" w:rsidTr="002C0FCD">
        <w:tc>
          <w:tcPr>
            <w:tcW w:w="2802" w:type="dxa"/>
            <w:vAlign w:val="center"/>
          </w:tcPr>
          <w:p w14:paraId="1EDE5CA5" w14:textId="11D96DE2"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..telephoneHour</w:t>
            </w:r>
          </w:p>
        </w:tc>
        <w:tc>
          <w:tcPr>
            <w:tcW w:w="1275" w:type="dxa"/>
            <w:vAlign w:val="center"/>
          </w:tcPr>
          <w:p w14:paraId="5394FA3C"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TimeSpan</w:t>
            </w:r>
          </w:p>
        </w:tc>
        <w:tc>
          <w:tcPr>
            <w:tcW w:w="3969" w:type="dxa"/>
            <w:vAlign w:val="center"/>
          </w:tcPr>
          <w:p w14:paraId="1550B6E7"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Telefontider för publik telefon (telephoneNumber).</w:t>
            </w:r>
          </w:p>
        </w:tc>
        <w:tc>
          <w:tcPr>
            <w:tcW w:w="1560" w:type="dxa"/>
            <w:vAlign w:val="center"/>
          </w:tcPr>
          <w:p w14:paraId="54856CFF"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53B06C76" w14:textId="77777777" w:rsidTr="002C0FCD">
        <w:tc>
          <w:tcPr>
            <w:tcW w:w="2802" w:type="dxa"/>
            <w:vAlign w:val="center"/>
          </w:tcPr>
          <w:p w14:paraId="026457AD" w14:textId="0605C291"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 ..fromDay</w:t>
            </w:r>
          </w:p>
        </w:tc>
        <w:tc>
          <w:tcPr>
            <w:tcW w:w="1275" w:type="dxa"/>
            <w:vAlign w:val="center"/>
          </w:tcPr>
          <w:p w14:paraId="5E844A15"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141AF75A"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Från dag. Måndag (1) – Söndag (7).</w:t>
            </w:r>
          </w:p>
        </w:tc>
        <w:tc>
          <w:tcPr>
            <w:tcW w:w="1560" w:type="dxa"/>
            <w:vAlign w:val="center"/>
          </w:tcPr>
          <w:p w14:paraId="698FFB81"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777C6136" w14:textId="77777777" w:rsidTr="002C0FCD">
        <w:tc>
          <w:tcPr>
            <w:tcW w:w="2802" w:type="dxa"/>
            <w:vAlign w:val="center"/>
          </w:tcPr>
          <w:p w14:paraId="323DDA96" w14:textId="49F512DE"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 ..fromTime</w:t>
            </w:r>
          </w:p>
        </w:tc>
        <w:tc>
          <w:tcPr>
            <w:tcW w:w="1275" w:type="dxa"/>
            <w:vAlign w:val="center"/>
          </w:tcPr>
          <w:p w14:paraId="09F77FAB"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76E9680F"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Från tid. Format enligt ISO-8601.</w:t>
            </w:r>
          </w:p>
        </w:tc>
        <w:tc>
          <w:tcPr>
            <w:tcW w:w="1560" w:type="dxa"/>
            <w:vAlign w:val="center"/>
          </w:tcPr>
          <w:p w14:paraId="7349F657"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0A82A57E" w14:textId="77777777" w:rsidTr="002C0FCD">
        <w:tc>
          <w:tcPr>
            <w:tcW w:w="2802" w:type="dxa"/>
            <w:vAlign w:val="center"/>
          </w:tcPr>
          <w:p w14:paraId="79AA4D53" w14:textId="48D810DA"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 ..toDay</w:t>
            </w:r>
          </w:p>
        </w:tc>
        <w:tc>
          <w:tcPr>
            <w:tcW w:w="1275" w:type="dxa"/>
            <w:vAlign w:val="center"/>
          </w:tcPr>
          <w:p w14:paraId="15655AF9"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6C5FB2A2"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Till dag. Måndag (1) – Söndag (7).</w:t>
            </w:r>
          </w:p>
        </w:tc>
        <w:tc>
          <w:tcPr>
            <w:tcW w:w="1560" w:type="dxa"/>
            <w:vAlign w:val="center"/>
          </w:tcPr>
          <w:p w14:paraId="2E54E930"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2F89A835" w14:textId="77777777" w:rsidTr="002C0FCD">
        <w:tc>
          <w:tcPr>
            <w:tcW w:w="2802" w:type="dxa"/>
            <w:vAlign w:val="center"/>
          </w:tcPr>
          <w:p w14:paraId="51137816" w14:textId="73ADC509"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 ..toTime</w:t>
            </w:r>
          </w:p>
        </w:tc>
        <w:tc>
          <w:tcPr>
            <w:tcW w:w="1275" w:type="dxa"/>
            <w:vAlign w:val="center"/>
          </w:tcPr>
          <w:p w14:paraId="72F2CF5D"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680A07C9"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Till tid. Format enligt ISO-8601.</w:t>
            </w:r>
          </w:p>
        </w:tc>
        <w:tc>
          <w:tcPr>
            <w:tcW w:w="1560" w:type="dxa"/>
            <w:vAlign w:val="center"/>
          </w:tcPr>
          <w:p w14:paraId="63D9A487"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1..1</w:t>
            </w:r>
          </w:p>
        </w:tc>
      </w:tr>
      <w:tr w:rsidR="00CF0E4C" w:rsidRPr="00915D3B" w14:paraId="17D6EC3A" w14:textId="77777777" w:rsidTr="002C0FCD">
        <w:tc>
          <w:tcPr>
            <w:tcW w:w="2802" w:type="dxa"/>
            <w:vAlign w:val="center"/>
          </w:tcPr>
          <w:p w14:paraId="4F06D8F0" w14:textId="028D2160"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 ..comment</w:t>
            </w:r>
          </w:p>
        </w:tc>
        <w:tc>
          <w:tcPr>
            <w:tcW w:w="1275" w:type="dxa"/>
            <w:vAlign w:val="center"/>
          </w:tcPr>
          <w:p w14:paraId="54BD474D"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C654630"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Information om aktuellt tidsintervall.</w:t>
            </w:r>
          </w:p>
        </w:tc>
        <w:tc>
          <w:tcPr>
            <w:tcW w:w="1560" w:type="dxa"/>
            <w:vAlign w:val="center"/>
          </w:tcPr>
          <w:p w14:paraId="54428AE2"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7588C3F7" w14:textId="77777777" w:rsidTr="002C0FCD">
        <w:tc>
          <w:tcPr>
            <w:tcW w:w="2802" w:type="dxa"/>
            <w:vAlign w:val="center"/>
          </w:tcPr>
          <w:p w14:paraId="6D9F6205" w14:textId="127DC261"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..languageKnowledgeCode</w:t>
            </w:r>
          </w:p>
        </w:tc>
        <w:tc>
          <w:tcPr>
            <w:tcW w:w="1275" w:type="dxa"/>
            <w:vAlign w:val="center"/>
          </w:tcPr>
          <w:p w14:paraId="16804C29"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2F67B90"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Kod för språk personen har tillräcklig kunskap om för att kunna ta emot patienter som talar detta språk.</w:t>
            </w:r>
          </w:p>
        </w:tc>
        <w:tc>
          <w:tcPr>
            <w:tcW w:w="1560" w:type="dxa"/>
            <w:vAlign w:val="center"/>
          </w:tcPr>
          <w:p w14:paraId="54EF25C4"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4271E2D1" w14:textId="77777777" w:rsidTr="002C0FCD">
        <w:tc>
          <w:tcPr>
            <w:tcW w:w="2802" w:type="dxa"/>
            <w:vAlign w:val="center"/>
          </w:tcPr>
          <w:p w14:paraId="1AD2CCEC" w14:textId="40569C61"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..title</w:t>
            </w:r>
          </w:p>
        </w:tc>
        <w:tc>
          <w:tcPr>
            <w:tcW w:w="1275" w:type="dxa"/>
            <w:vAlign w:val="center"/>
          </w:tcPr>
          <w:p w14:paraId="240C4CAF"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06E68BFA"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Titel i fritext</w:t>
            </w:r>
          </w:p>
        </w:tc>
        <w:tc>
          <w:tcPr>
            <w:tcW w:w="1560" w:type="dxa"/>
            <w:vAlign w:val="center"/>
          </w:tcPr>
          <w:p w14:paraId="5594A45A"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0..1</w:t>
            </w:r>
          </w:p>
        </w:tc>
      </w:tr>
      <w:tr w:rsidR="00CF0E4C" w:rsidRPr="00915D3B" w14:paraId="1A07C67A" w14:textId="77777777" w:rsidTr="002C0FCD">
        <w:tc>
          <w:tcPr>
            <w:tcW w:w="2802" w:type="dxa"/>
            <w:vAlign w:val="center"/>
          </w:tcPr>
          <w:p w14:paraId="261748C4" w14:textId="0227A40B"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..healthCareProfessionalLicence</w:t>
            </w:r>
          </w:p>
        </w:tc>
        <w:tc>
          <w:tcPr>
            <w:tcW w:w="1275" w:type="dxa"/>
            <w:vAlign w:val="center"/>
          </w:tcPr>
          <w:p w14:paraId="664F3CB3"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08D89365"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Legitimerad yrkesgrupp</w:t>
            </w:r>
          </w:p>
        </w:tc>
        <w:tc>
          <w:tcPr>
            <w:tcW w:w="1560" w:type="dxa"/>
            <w:vAlign w:val="center"/>
          </w:tcPr>
          <w:p w14:paraId="779B4089"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0..n</w:t>
            </w:r>
          </w:p>
        </w:tc>
      </w:tr>
      <w:tr w:rsidR="00CF0E4C" w:rsidRPr="00915D3B" w14:paraId="304F6FA3" w14:textId="77777777" w:rsidTr="002C0FCD">
        <w:tc>
          <w:tcPr>
            <w:tcW w:w="2802" w:type="dxa"/>
            <w:vAlign w:val="center"/>
          </w:tcPr>
          <w:p w14:paraId="3755EFCB" w14:textId="67F82E1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..paTitle</w:t>
            </w:r>
          </w:p>
        </w:tc>
        <w:tc>
          <w:tcPr>
            <w:tcW w:w="1275" w:type="dxa"/>
            <w:vAlign w:val="center"/>
          </w:tcPr>
          <w:p w14:paraId="76DCFE6F"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PaTitleTyp</w:t>
            </w:r>
            <w:r>
              <w:rPr>
                <w:rFonts w:ascii="Times New Roman" w:hAnsi="Times New Roman"/>
                <w:szCs w:val="20"/>
              </w:rPr>
              <w:lastRenderedPageBreak/>
              <w:t>e</w:t>
            </w:r>
          </w:p>
        </w:tc>
        <w:tc>
          <w:tcPr>
            <w:tcW w:w="3969" w:type="dxa"/>
            <w:vAlign w:val="center"/>
          </w:tcPr>
          <w:p w14:paraId="1719D14D"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lastRenderedPageBreak/>
              <w:t>Personens befattning</w:t>
            </w:r>
          </w:p>
        </w:tc>
        <w:tc>
          <w:tcPr>
            <w:tcW w:w="1560" w:type="dxa"/>
            <w:vAlign w:val="center"/>
          </w:tcPr>
          <w:p w14:paraId="547F3CE1"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0..n</w:t>
            </w:r>
          </w:p>
        </w:tc>
      </w:tr>
      <w:tr w:rsidR="00CF0E4C" w:rsidRPr="00915D3B" w14:paraId="12F81768" w14:textId="77777777" w:rsidTr="002C0FCD">
        <w:tc>
          <w:tcPr>
            <w:tcW w:w="2802" w:type="dxa"/>
            <w:vAlign w:val="center"/>
          </w:tcPr>
          <w:p w14:paraId="727A8944" w14:textId="32BC246D"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 ..paTitleName</w:t>
            </w:r>
          </w:p>
        </w:tc>
        <w:tc>
          <w:tcPr>
            <w:tcW w:w="1275" w:type="dxa"/>
            <w:vAlign w:val="center"/>
          </w:tcPr>
          <w:p w14:paraId="61F0F9BA"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String</w:t>
            </w:r>
          </w:p>
        </w:tc>
        <w:tc>
          <w:tcPr>
            <w:tcW w:w="3969" w:type="dxa"/>
            <w:vAlign w:val="center"/>
          </w:tcPr>
          <w:p w14:paraId="74A93081"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Befattning</w:t>
            </w:r>
          </w:p>
        </w:tc>
        <w:tc>
          <w:tcPr>
            <w:tcW w:w="1560" w:type="dxa"/>
            <w:vAlign w:val="center"/>
          </w:tcPr>
          <w:p w14:paraId="19B6C033" w14:textId="112864EB" w:rsidR="00CF0E4C" w:rsidRDefault="00734D6D" w:rsidP="00C905E7">
            <w:pPr>
              <w:spacing w:line="240" w:lineRule="exact"/>
              <w:ind w:left="102"/>
              <w:rPr>
                <w:rFonts w:ascii="Times New Roman" w:hAnsi="Times New Roman"/>
                <w:szCs w:val="20"/>
              </w:rPr>
            </w:pPr>
            <w:ins w:id="739" w:author="Ronny Nilsson" w:date="2016-11-08T17:27:00Z">
              <w:r>
                <w:rPr>
                  <w:rFonts w:ascii="Times New Roman" w:hAnsi="Times New Roman"/>
                  <w:szCs w:val="20"/>
                </w:rPr>
                <w:t>0</w:t>
              </w:r>
            </w:ins>
            <w:del w:id="740" w:author="Ronny Nilsson" w:date="2016-11-08T17:27:00Z">
              <w:r w:rsidR="00CF0E4C" w:rsidDel="00734D6D">
                <w:rPr>
                  <w:rFonts w:ascii="Times New Roman" w:hAnsi="Times New Roman"/>
                  <w:szCs w:val="20"/>
                </w:rPr>
                <w:delText>1</w:delText>
              </w:r>
            </w:del>
            <w:r w:rsidR="00CF0E4C">
              <w:rPr>
                <w:rFonts w:ascii="Times New Roman" w:hAnsi="Times New Roman"/>
                <w:szCs w:val="20"/>
              </w:rPr>
              <w:t>..1</w:t>
            </w:r>
          </w:p>
        </w:tc>
      </w:tr>
      <w:tr w:rsidR="00CF0E4C" w:rsidRPr="00915D3B" w14:paraId="6D26D2AD" w14:textId="77777777" w:rsidTr="002C0FCD">
        <w:tc>
          <w:tcPr>
            <w:tcW w:w="2802" w:type="dxa"/>
            <w:vAlign w:val="center"/>
          </w:tcPr>
          <w:p w14:paraId="52A6B112" w14:textId="15D7803D"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 ..paTitleCode</w:t>
            </w:r>
          </w:p>
        </w:tc>
        <w:tc>
          <w:tcPr>
            <w:tcW w:w="1275" w:type="dxa"/>
            <w:vAlign w:val="center"/>
          </w:tcPr>
          <w:p w14:paraId="5FE3D388"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String</w:t>
            </w:r>
          </w:p>
        </w:tc>
        <w:tc>
          <w:tcPr>
            <w:tcW w:w="3969" w:type="dxa"/>
            <w:vAlign w:val="center"/>
          </w:tcPr>
          <w:p w14:paraId="4236F9FF"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Befattningskod</w:t>
            </w:r>
          </w:p>
        </w:tc>
        <w:tc>
          <w:tcPr>
            <w:tcW w:w="1560" w:type="dxa"/>
            <w:vAlign w:val="center"/>
          </w:tcPr>
          <w:p w14:paraId="52219390" w14:textId="55B43E52" w:rsidR="00CF0E4C" w:rsidRDefault="00734D6D" w:rsidP="00C905E7">
            <w:pPr>
              <w:spacing w:line="240" w:lineRule="exact"/>
              <w:ind w:left="102"/>
              <w:rPr>
                <w:rFonts w:ascii="Times New Roman" w:hAnsi="Times New Roman"/>
                <w:szCs w:val="20"/>
              </w:rPr>
            </w:pPr>
            <w:ins w:id="741" w:author="Ronny Nilsson" w:date="2016-11-08T17:27:00Z">
              <w:r>
                <w:rPr>
                  <w:rFonts w:ascii="Times New Roman" w:hAnsi="Times New Roman"/>
                  <w:szCs w:val="20"/>
                </w:rPr>
                <w:t>0</w:t>
              </w:r>
            </w:ins>
            <w:del w:id="742" w:author="Ronny Nilsson" w:date="2016-11-08T17:27:00Z">
              <w:r w:rsidR="00CF0E4C" w:rsidDel="00734D6D">
                <w:rPr>
                  <w:rFonts w:ascii="Times New Roman" w:hAnsi="Times New Roman"/>
                  <w:szCs w:val="20"/>
                </w:rPr>
                <w:delText>1</w:delText>
              </w:r>
            </w:del>
            <w:r w:rsidR="00CF0E4C">
              <w:rPr>
                <w:rFonts w:ascii="Times New Roman" w:hAnsi="Times New Roman"/>
                <w:szCs w:val="20"/>
              </w:rPr>
              <w:t>..1</w:t>
            </w:r>
          </w:p>
        </w:tc>
      </w:tr>
      <w:tr w:rsidR="00CF0E4C" w:rsidRPr="00915D3B" w14:paraId="64779E66" w14:textId="77777777" w:rsidTr="002C0FCD">
        <w:tc>
          <w:tcPr>
            <w:tcW w:w="2802" w:type="dxa"/>
            <w:vAlign w:val="center"/>
          </w:tcPr>
          <w:p w14:paraId="056D2F1D" w14:textId="74FDF771"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..specialityName</w:t>
            </w:r>
          </w:p>
        </w:tc>
        <w:tc>
          <w:tcPr>
            <w:tcW w:w="1275" w:type="dxa"/>
            <w:vAlign w:val="center"/>
          </w:tcPr>
          <w:p w14:paraId="48B50D2E"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64C7668A" w14:textId="130C0579"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Specialistutbildning utöver grundutbildning</w:t>
            </w:r>
            <w:ins w:id="743" w:author="Littorin Henrika" w:date="2016-08-23T23:26:00Z">
              <w:r w:rsidR="008977F1">
                <w:rPr>
                  <w:rFonts w:ascii="Times New Roman" w:hAnsi="Times New Roman"/>
                  <w:szCs w:val="20"/>
                </w:rPr>
                <w:t xml:space="preserve"> för läkare eller tandläkare</w:t>
              </w:r>
            </w:ins>
            <w:r w:rsidRPr="00915D3B">
              <w:rPr>
                <w:rFonts w:ascii="Times New Roman" w:hAnsi="Times New Roman"/>
                <w:szCs w:val="20"/>
              </w:rPr>
              <w:t>.</w:t>
            </w:r>
          </w:p>
        </w:tc>
        <w:tc>
          <w:tcPr>
            <w:tcW w:w="1560" w:type="dxa"/>
            <w:vAlign w:val="center"/>
          </w:tcPr>
          <w:p w14:paraId="50B5AB40"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0</w:t>
            </w:r>
            <w:r w:rsidRPr="00915D3B">
              <w:rPr>
                <w:rFonts w:ascii="Times New Roman" w:hAnsi="Times New Roman"/>
                <w:szCs w:val="20"/>
              </w:rPr>
              <w:t>..</w:t>
            </w:r>
            <w:r>
              <w:rPr>
                <w:rFonts w:ascii="Times New Roman" w:hAnsi="Times New Roman"/>
                <w:szCs w:val="20"/>
              </w:rPr>
              <w:t>n</w:t>
            </w:r>
          </w:p>
        </w:tc>
      </w:tr>
      <w:tr w:rsidR="00CF0E4C" w:rsidRPr="00915D3B" w14:paraId="78CB296D" w14:textId="77777777" w:rsidTr="002C0FCD">
        <w:tc>
          <w:tcPr>
            <w:tcW w:w="2802" w:type="dxa"/>
            <w:vAlign w:val="center"/>
          </w:tcPr>
          <w:p w14:paraId="5C049B53" w14:textId="3C3CF89C"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..specialityCode</w:t>
            </w:r>
          </w:p>
        </w:tc>
        <w:tc>
          <w:tcPr>
            <w:tcW w:w="1275" w:type="dxa"/>
            <w:vAlign w:val="center"/>
          </w:tcPr>
          <w:p w14:paraId="37C7AB0D" w14:textId="77777777"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01F9DAC8" w14:textId="533FB7CE" w:rsidR="00CF0E4C" w:rsidRPr="00915D3B" w:rsidRDefault="00CF0E4C" w:rsidP="00C905E7">
            <w:pPr>
              <w:spacing w:line="240" w:lineRule="exact"/>
              <w:ind w:left="102"/>
              <w:rPr>
                <w:rFonts w:ascii="Times New Roman" w:hAnsi="Times New Roman"/>
                <w:szCs w:val="20"/>
              </w:rPr>
            </w:pPr>
            <w:r w:rsidRPr="00915D3B">
              <w:rPr>
                <w:rFonts w:ascii="Times New Roman" w:hAnsi="Times New Roman"/>
                <w:szCs w:val="20"/>
              </w:rPr>
              <w:t>Klassificeringskod för specialistutbildning utöver grundutbildning</w:t>
            </w:r>
            <w:ins w:id="744" w:author="Littorin Henrika" w:date="2016-08-23T23:26:00Z">
              <w:r w:rsidR="008977F1">
                <w:rPr>
                  <w:rFonts w:ascii="Times New Roman" w:hAnsi="Times New Roman"/>
                  <w:szCs w:val="20"/>
                </w:rPr>
                <w:t xml:space="preserve"> för läkare eller tandläkare</w:t>
              </w:r>
            </w:ins>
            <w:r w:rsidRPr="00915D3B">
              <w:rPr>
                <w:rFonts w:ascii="Times New Roman" w:hAnsi="Times New Roman"/>
                <w:szCs w:val="20"/>
              </w:rPr>
              <w:t>.</w:t>
            </w:r>
          </w:p>
        </w:tc>
        <w:tc>
          <w:tcPr>
            <w:tcW w:w="1560" w:type="dxa"/>
            <w:vAlign w:val="center"/>
          </w:tcPr>
          <w:p w14:paraId="694AE1F3" w14:textId="77777777" w:rsidR="00CF0E4C" w:rsidRPr="00915D3B" w:rsidRDefault="00CF0E4C" w:rsidP="00C905E7">
            <w:pPr>
              <w:spacing w:line="240" w:lineRule="exact"/>
              <w:ind w:left="102"/>
              <w:rPr>
                <w:rFonts w:ascii="Times New Roman" w:hAnsi="Times New Roman"/>
                <w:szCs w:val="20"/>
              </w:rPr>
            </w:pPr>
            <w:r>
              <w:rPr>
                <w:rFonts w:ascii="Times New Roman" w:hAnsi="Times New Roman"/>
                <w:szCs w:val="20"/>
              </w:rPr>
              <w:t>0</w:t>
            </w:r>
            <w:r w:rsidRPr="00915D3B">
              <w:rPr>
                <w:rFonts w:ascii="Times New Roman" w:hAnsi="Times New Roman"/>
                <w:szCs w:val="20"/>
              </w:rPr>
              <w:t>..</w:t>
            </w:r>
            <w:r>
              <w:rPr>
                <w:rFonts w:ascii="Times New Roman" w:hAnsi="Times New Roman"/>
                <w:szCs w:val="20"/>
              </w:rPr>
              <w:t>n</w:t>
            </w:r>
          </w:p>
        </w:tc>
      </w:tr>
      <w:tr w:rsidR="00CF0E4C" w:rsidRPr="00915D3B" w14:paraId="60C444BC" w14:textId="77777777" w:rsidTr="002C0FCD">
        <w:tc>
          <w:tcPr>
            <w:tcW w:w="2802" w:type="dxa"/>
          </w:tcPr>
          <w:p w14:paraId="68036AEB" w14:textId="4EECFC68" w:rsidR="00CF0E4C" w:rsidRDefault="00CF0E4C" w:rsidP="00C905E7">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..protectedPerson</w:t>
            </w:r>
          </w:p>
          <w:p w14:paraId="749C083E" w14:textId="77777777" w:rsidR="00CF0E4C" w:rsidRPr="00B3594C" w:rsidRDefault="00CF0E4C" w:rsidP="00B3594C">
            <w:pPr>
              <w:jc w:val="center"/>
              <w:rPr>
                <w:rFonts w:ascii="Times New Roman" w:eastAsia="Times New Roman" w:hAnsi="Times New Roman"/>
                <w:szCs w:val="20"/>
                <w:lang w:eastAsia="sv-SE"/>
              </w:rPr>
            </w:pPr>
          </w:p>
        </w:tc>
        <w:tc>
          <w:tcPr>
            <w:tcW w:w="1275" w:type="dxa"/>
          </w:tcPr>
          <w:p w14:paraId="6629A1D2" w14:textId="77777777" w:rsidR="00CF0E4C" w:rsidRPr="00915D3B" w:rsidRDefault="00CF0E4C" w:rsidP="00C905E7">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Boolean</w:t>
            </w:r>
          </w:p>
        </w:tc>
        <w:tc>
          <w:tcPr>
            <w:tcW w:w="3969" w:type="dxa"/>
          </w:tcPr>
          <w:p w14:paraId="6631D712" w14:textId="77777777" w:rsidR="00CF0E4C" w:rsidRPr="00915D3B" w:rsidRDefault="00CF0E4C" w:rsidP="00C905E7">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true: om person har skyddad identitet</w:t>
            </w:r>
          </w:p>
          <w:p w14:paraId="2114A8F4" w14:textId="77777777" w:rsidR="00CF0E4C" w:rsidRPr="00915D3B" w:rsidRDefault="00CF0E4C" w:rsidP="00C905E7">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(om personen inte har skyddad identitet kommer inget värde att returneras)</w:t>
            </w:r>
          </w:p>
        </w:tc>
        <w:tc>
          <w:tcPr>
            <w:tcW w:w="1560" w:type="dxa"/>
          </w:tcPr>
          <w:p w14:paraId="30A26332" w14:textId="77777777" w:rsidR="00CF0E4C" w:rsidRPr="00915D3B" w:rsidRDefault="00CF0E4C" w:rsidP="00C905E7">
            <w:pPr>
              <w:spacing w:line="240" w:lineRule="exact"/>
              <w:ind w:left="102"/>
              <w:rPr>
                <w:rFonts w:ascii="Times New Roman" w:eastAsia="Times New Roman" w:hAnsi="Times New Roman"/>
                <w:szCs w:val="20"/>
                <w:lang w:eastAsia="sv-SE"/>
              </w:rPr>
            </w:pPr>
            <w:r w:rsidRPr="00915D3B">
              <w:rPr>
                <w:rFonts w:ascii="Times New Roman" w:eastAsia="Times New Roman" w:hAnsi="Times New Roman"/>
                <w:szCs w:val="20"/>
                <w:lang w:eastAsia="sv-SE"/>
              </w:rPr>
              <w:t>0..1</w:t>
            </w:r>
          </w:p>
        </w:tc>
      </w:tr>
      <w:tr w:rsidR="00CF0E4C" w:rsidRPr="00915D3B" w14:paraId="088DC256" w14:textId="77777777" w:rsidTr="002C0FCD">
        <w:tc>
          <w:tcPr>
            <w:tcW w:w="2802" w:type="dxa"/>
          </w:tcPr>
          <w:p w14:paraId="67A308FE" w14:textId="29E7903D" w:rsidR="00CF0E4C" w:rsidRPr="00915D3B" w:rsidRDefault="00CF0E4C" w:rsidP="008977F1">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del w:id="745" w:author="Littorin Henrika" w:date="2016-08-23T23:27:00Z">
              <w:r w:rsidDel="008977F1">
                <w:rPr>
                  <w:rFonts w:ascii="Times New Roman" w:eastAsia="Times New Roman" w:hAnsi="Times New Roman"/>
                  <w:szCs w:val="20"/>
                  <w:lang w:eastAsia="sv-SE"/>
                </w:rPr>
                <w:delText>feigned</w:delText>
              </w:r>
              <w:r w:rsidRPr="00AF4A84" w:rsidDel="008977F1">
                <w:rPr>
                  <w:rFonts w:ascii="Times New Roman" w:eastAsia="Times New Roman" w:hAnsi="Times New Roman"/>
                  <w:szCs w:val="20"/>
                  <w:lang w:eastAsia="sv-SE"/>
                </w:rPr>
                <w:delText>Object</w:delText>
              </w:r>
            </w:del>
            <w:ins w:id="746" w:author="Littorin Henrika" w:date="2016-08-23T23:27:00Z">
              <w:r w:rsidR="008977F1">
                <w:rPr>
                  <w:rFonts w:ascii="Times New Roman" w:eastAsia="Times New Roman" w:hAnsi="Times New Roman"/>
                  <w:szCs w:val="20"/>
                  <w:lang w:eastAsia="sv-SE"/>
                </w:rPr>
                <w:t>feignedPerson</w:t>
              </w:r>
            </w:ins>
          </w:p>
        </w:tc>
        <w:tc>
          <w:tcPr>
            <w:tcW w:w="1275" w:type="dxa"/>
          </w:tcPr>
          <w:p w14:paraId="749CF720" w14:textId="5DFCE2E8" w:rsidR="00CF0E4C" w:rsidRPr="00915D3B" w:rsidRDefault="00CF0E4C" w:rsidP="00B3594C">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969" w:type="dxa"/>
          </w:tcPr>
          <w:p w14:paraId="44C17452" w14:textId="4999BFEA" w:rsidR="00CF0E4C" w:rsidRPr="00915D3B" w:rsidRDefault="00CF0E4C" w:rsidP="00B3594C">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personen är ett fingerat objekt</w:t>
            </w:r>
          </w:p>
        </w:tc>
        <w:tc>
          <w:tcPr>
            <w:tcW w:w="1560" w:type="dxa"/>
          </w:tcPr>
          <w:p w14:paraId="4C9844A1" w14:textId="2A64417C" w:rsidR="00CF0E4C" w:rsidRPr="00915D3B" w:rsidRDefault="00CF0E4C" w:rsidP="00B3594C">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CF0E4C" w:rsidRPr="00915D3B" w14:paraId="521206E6" w14:textId="77777777" w:rsidTr="002C0FCD">
        <w:tc>
          <w:tcPr>
            <w:tcW w:w="2802" w:type="dxa"/>
            <w:vAlign w:val="center"/>
          </w:tcPr>
          <w:p w14:paraId="648DDCC0" w14:textId="0E77AC3E" w:rsidR="00CF0E4C" w:rsidRPr="00915D3B" w:rsidRDefault="00CF0E4C" w:rsidP="00B3594C">
            <w:pPr>
              <w:spacing w:line="240" w:lineRule="exact"/>
              <w:ind w:left="102"/>
              <w:rPr>
                <w:rFonts w:ascii="Times New Roman" w:hAnsi="Times New Roman"/>
                <w:szCs w:val="20"/>
              </w:rPr>
            </w:pPr>
            <w:del w:id="747" w:author="Ronny Nilsson" w:date="2016-09-09T10:41:00Z">
              <w:r w:rsidRPr="00915D3B" w:rsidDel="009249C5">
                <w:rPr>
                  <w:rFonts w:ascii="Times New Roman" w:hAnsi="Times New Roman"/>
                  <w:szCs w:val="20"/>
                </w:rPr>
                <w:delText>resultCode</w:delText>
              </w:r>
            </w:del>
          </w:p>
        </w:tc>
        <w:tc>
          <w:tcPr>
            <w:tcW w:w="1275" w:type="dxa"/>
            <w:vAlign w:val="center"/>
          </w:tcPr>
          <w:p w14:paraId="315AA6A4" w14:textId="0557DACA" w:rsidR="00CF0E4C" w:rsidRPr="00915D3B" w:rsidRDefault="00CF0E4C" w:rsidP="00B3594C">
            <w:pPr>
              <w:spacing w:line="240" w:lineRule="exact"/>
              <w:ind w:left="102"/>
              <w:rPr>
                <w:rFonts w:ascii="Times New Roman" w:hAnsi="Times New Roman"/>
                <w:szCs w:val="20"/>
              </w:rPr>
            </w:pPr>
            <w:del w:id="748" w:author="Ronny Nilsson" w:date="2016-09-09T10:41:00Z">
              <w:r w:rsidRPr="00915D3B" w:rsidDel="009249C5">
                <w:rPr>
                  <w:rFonts w:ascii="Times New Roman" w:hAnsi="Times New Roman"/>
                  <w:szCs w:val="20"/>
                </w:rPr>
                <w:delText>String</w:delText>
              </w:r>
            </w:del>
          </w:p>
        </w:tc>
        <w:tc>
          <w:tcPr>
            <w:tcW w:w="3969" w:type="dxa"/>
            <w:vAlign w:val="center"/>
          </w:tcPr>
          <w:p w14:paraId="7DB7A2D6" w14:textId="0D54B2B1" w:rsidR="00CF0E4C" w:rsidRPr="00915D3B" w:rsidRDefault="00CF0E4C" w:rsidP="0040322B">
            <w:pPr>
              <w:spacing w:line="240" w:lineRule="exact"/>
              <w:ind w:left="102"/>
              <w:rPr>
                <w:rFonts w:ascii="Times New Roman" w:hAnsi="Times New Roman"/>
                <w:szCs w:val="20"/>
              </w:rPr>
            </w:pPr>
            <w:del w:id="749" w:author="Ronny Nilsson" w:date="2016-09-09T10:41:00Z">
              <w:r w:rsidRPr="00915D3B" w:rsidDel="009249C5">
                <w:rPr>
                  <w:rFonts w:ascii="Times New Roman" w:hAnsi="Times New Roman"/>
                  <w:szCs w:val="20"/>
                </w:rPr>
                <w:delText>Resultat av metodanrop (OK eller ERROR).</w:delText>
              </w:r>
            </w:del>
          </w:p>
        </w:tc>
        <w:tc>
          <w:tcPr>
            <w:tcW w:w="1560" w:type="dxa"/>
            <w:vAlign w:val="center"/>
          </w:tcPr>
          <w:p w14:paraId="08EEF3F7" w14:textId="799DF0C0" w:rsidR="00CF0E4C" w:rsidRPr="00915D3B" w:rsidRDefault="00CF0E4C" w:rsidP="00B3594C">
            <w:pPr>
              <w:spacing w:line="240" w:lineRule="exact"/>
              <w:ind w:left="102"/>
              <w:rPr>
                <w:rFonts w:ascii="Times New Roman" w:hAnsi="Times New Roman"/>
                <w:szCs w:val="20"/>
              </w:rPr>
            </w:pPr>
            <w:del w:id="750" w:author="Ronny Nilsson" w:date="2016-09-09T10:41:00Z">
              <w:r w:rsidRPr="00915D3B" w:rsidDel="009249C5">
                <w:rPr>
                  <w:rFonts w:ascii="Times New Roman" w:hAnsi="Times New Roman"/>
                  <w:szCs w:val="20"/>
                </w:rPr>
                <w:delText>1..1</w:delText>
              </w:r>
            </w:del>
          </w:p>
        </w:tc>
      </w:tr>
      <w:tr w:rsidR="00CF0E4C" w:rsidRPr="00915D3B" w14:paraId="1A0F894C" w14:textId="77777777" w:rsidTr="002C0FCD">
        <w:tc>
          <w:tcPr>
            <w:tcW w:w="2802" w:type="dxa"/>
            <w:vAlign w:val="center"/>
          </w:tcPr>
          <w:p w14:paraId="189F79ED" w14:textId="398775E1" w:rsidR="00CF0E4C" w:rsidRPr="00915D3B" w:rsidRDefault="00CF0E4C" w:rsidP="00B3594C">
            <w:pPr>
              <w:spacing w:line="240" w:lineRule="exact"/>
              <w:ind w:left="102"/>
              <w:rPr>
                <w:rFonts w:ascii="Times New Roman" w:hAnsi="Times New Roman"/>
                <w:szCs w:val="20"/>
              </w:rPr>
            </w:pPr>
            <w:del w:id="751" w:author="Littorin Henrika" w:date="2016-09-06T16:45:00Z">
              <w:r w:rsidRPr="00915D3B" w:rsidDel="0040322B">
                <w:rPr>
                  <w:rFonts w:ascii="Times New Roman" w:hAnsi="Times New Roman"/>
                  <w:szCs w:val="20"/>
                </w:rPr>
                <w:delText>resultText</w:delText>
              </w:r>
            </w:del>
          </w:p>
        </w:tc>
        <w:tc>
          <w:tcPr>
            <w:tcW w:w="1275" w:type="dxa"/>
            <w:vAlign w:val="center"/>
          </w:tcPr>
          <w:p w14:paraId="391540CE" w14:textId="44422B64" w:rsidR="00CF0E4C" w:rsidRPr="00915D3B" w:rsidRDefault="00CF0E4C" w:rsidP="00B3594C">
            <w:pPr>
              <w:spacing w:line="240" w:lineRule="exact"/>
              <w:ind w:left="102"/>
              <w:rPr>
                <w:rFonts w:ascii="Times New Roman" w:hAnsi="Times New Roman"/>
                <w:szCs w:val="20"/>
              </w:rPr>
            </w:pPr>
            <w:del w:id="752" w:author="Littorin Henrika" w:date="2016-09-06T16:45:00Z">
              <w:r w:rsidRPr="00915D3B" w:rsidDel="0040322B">
                <w:rPr>
                  <w:rFonts w:ascii="Times New Roman" w:hAnsi="Times New Roman"/>
                  <w:szCs w:val="20"/>
                </w:rPr>
                <w:delText>String</w:delText>
              </w:r>
            </w:del>
          </w:p>
        </w:tc>
        <w:tc>
          <w:tcPr>
            <w:tcW w:w="3969" w:type="dxa"/>
            <w:vAlign w:val="center"/>
          </w:tcPr>
          <w:p w14:paraId="7F63F227" w14:textId="0C9ED446" w:rsidR="00CF0E4C" w:rsidRPr="00915D3B" w:rsidRDefault="00CF0E4C" w:rsidP="00B3594C">
            <w:pPr>
              <w:spacing w:line="240" w:lineRule="exact"/>
              <w:ind w:left="102"/>
              <w:rPr>
                <w:rFonts w:ascii="Times New Roman" w:hAnsi="Times New Roman"/>
                <w:szCs w:val="20"/>
              </w:rPr>
            </w:pPr>
            <w:del w:id="753" w:author="Littorin Henrika" w:date="2016-09-06T16:45:00Z">
              <w:r w:rsidRPr="00915D3B" w:rsidDel="0040322B">
                <w:rPr>
                  <w:rFonts w:ascii="Times New Roman" w:hAnsi="Times New Roman"/>
                  <w:szCs w:val="20"/>
                </w:rPr>
                <w:delText>Beskrivning av felet.</w:delText>
              </w:r>
            </w:del>
          </w:p>
        </w:tc>
        <w:tc>
          <w:tcPr>
            <w:tcW w:w="1560" w:type="dxa"/>
            <w:vAlign w:val="center"/>
          </w:tcPr>
          <w:p w14:paraId="384DC1C6" w14:textId="01A0B079" w:rsidR="00CF0E4C" w:rsidRPr="00915D3B" w:rsidRDefault="00CF0E4C" w:rsidP="00B3594C">
            <w:pPr>
              <w:spacing w:line="240" w:lineRule="exact"/>
              <w:ind w:left="102"/>
              <w:rPr>
                <w:rFonts w:ascii="Times New Roman" w:hAnsi="Times New Roman"/>
                <w:szCs w:val="20"/>
              </w:rPr>
            </w:pPr>
            <w:del w:id="754" w:author="Littorin Henrika" w:date="2016-09-06T16:45:00Z">
              <w:r w:rsidRPr="00915D3B" w:rsidDel="0040322B">
                <w:rPr>
                  <w:rFonts w:ascii="Times New Roman" w:hAnsi="Times New Roman"/>
                  <w:szCs w:val="20"/>
                </w:rPr>
                <w:delText>0..1</w:delText>
              </w:r>
            </w:del>
          </w:p>
        </w:tc>
      </w:tr>
    </w:tbl>
    <w:p w14:paraId="6112DD35" w14:textId="77777777" w:rsidR="00CE6BBE" w:rsidRPr="00915D3B" w:rsidRDefault="00CE6BBE" w:rsidP="00CE6BBE">
      <w:pPr>
        <w:pStyle w:val="BodyText"/>
      </w:pPr>
    </w:p>
    <w:p w14:paraId="2BBD27BA" w14:textId="77777777" w:rsidR="00CE6BBE" w:rsidRPr="00915D3B" w:rsidRDefault="00CE6BBE" w:rsidP="00CE6BBE">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55" w:name="_Toc467578126"/>
      <w:r w:rsidRPr="00915D3B">
        <w:t>Tjänstekontraktsspecifika krav och regler</w:t>
      </w:r>
      <w:bookmarkEnd w:id="755"/>
    </w:p>
    <w:p w14:paraId="12A9CC83" w14:textId="799EE707" w:rsidR="00CE6BBE" w:rsidRPr="00915D3B" w:rsidRDefault="00CE6BBE" w:rsidP="00CE6BBE">
      <w:r w:rsidRPr="00915D3B">
        <w:t>Till denna informationsmängd finns</w:t>
      </w:r>
      <w:r w:rsidR="003F1C84">
        <w:t xml:space="preserve"> inga </w:t>
      </w:r>
      <w:r w:rsidRPr="00915D3B">
        <w:t xml:space="preserve">regler som ej uttrycks i schemafilerna och tabellen ovan. </w:t>
      </w:r>
    </w:p>
    <w:p w14:paraId="1C371AA1" w14:textId="77777777" w:rsidR="00F93B5D" w:rsidRPr="00915D3B" w:rsidRDefault="00F93B5D" w:rsidP="00F93B5D">
      <w:pPr>
        <w:rPr>
          <w:sz w:val="22"/>
          <w:u w:val="single"/>
        </w:rPr>
      </w:pPr>
      <w:r>
        <w:rPr>
          <w:sz w:val="22"/>
          <w:u w:val="single"/>
        </w:rPr>
        <w:t>*2</w:t>
      </w:r>
      <w:r w:rsidRPr="00915D3B">
        <w:rPr>
          <w:sz w:val="22"/>
          <w:u w:val="single"/>
        </w:rPr>
        <w:t xml:space="preserve">) </w:t>
      </w:r>
      <w:r>
        <w:rPr>
          <w:sz w:val="22"/>
          <w:u w:val="single"/>
        </w:rPr>
        <w:t>searchBase</w:t>
      </w:r>
    </w:p>
    <w:p w14:paraId="75158AFF" w14:textId="400DDE76" w:rsidR="00F5650D" w:rsidRPr="005734FA" w:rsidRDefault="00F93B5D">
      <w:pPr>
        <w:rPr>
          <w:rFonts w:cs="Arial"/>
        </w:rPr>
      </w:pPr>
      <w:r>
        <w:rPr>
          <w:rFonts w:cs="Arial"/>
        </w:rPr>
        <w:t>För Get</w:t>
      </w:r>
      <w:r>
        <w:t>CommissionMembers</w:t>
      </w:r>
      <w:r w:rsidRPr="00915D3B">
        <w:t>IncludingProtectedPerson</w:t>
      </w:r>
      <w:r>
        <w:rPr>
          <w:rFonts w:cs="Arial"/>
        </w:rPr>
        <w:t xml:space="preserve"> används följande sökningar/sökbaser:</w:t>
      </w:r>
      <w:r>
        <w:rPr>
          <w:rFonts w:cs="Arial"/>
        </w:rPr>
        <w:br/>
        <w:t xml:space="preserve">- Sök efter </w:t>
      </w:r>
      <w:r w:rsidR="00387C4E">
        <w:rPr>
          <w:rFonts w:cs="Arial"/>
        </w:rPr>
        <w:t>vårdenhet</w:t>
      </w:r>
      <w:r>
        <w:rPr>
          <w:rFonts w:cs="Arial"/>
        </w:rPr>
        <w:t>: i anropet angiven sökbas</w:t>
      </w:r>
      <w:r w:rsidR="00274B46">
        <w:rPr>
          <w:rFonts w:cs="Arial"/>
        </w:rPr>
        <w:br/>
        <w:t>- Sök efter enhet som pekas ut i organisationsomfång</w:t>
      </w:r>
      <w:r w:rsidR="00CA7167">
        <w:rPr>
          <w:rFonts w:cs="Arial"/>
        </w:rPr>
        <w:t>: i anropet angiven sökbas</w:t>
      </w:r>
      <w:r w:rsidR="00F5650D">
        <w:rPr>
          <w:rFonts w:cs="Arial"/>
        </w:rPr>
        <w:br/>
        <w:t>- Sök efter medarbetaruppdrag: vårdenheten används som sökbas</w:t>
      </w:r>
      <w:r w:rsidR="00EC41C0">
        <w:rPr>
          <w:rFonts w:cs="Arial"/>
        </w:rPr>
        <w:br/>
        <w:t xml:space="preserve">- Sök efter person: </w:t>
      </w:r>
      <w:r w:rsidR="00EC41C0">
        <w:t>här används sökbasen c=SE</w:t>
      </w:r>
    </w:p>
    <w:p w14:paraId="0F21A8CA" w14:textId="77777777" w:rsidR="00CE6BBE" w:rsidRPr="00915D3B" w:rsidRDefault="00CE6BBE" w:rsidP="00CE6BBE">
      <w:pPr>
        <w:rPr>
          <w:rFonts w:cs="Arial"/>
        </w:rPr>
      </w:pPr>
    </w:p>
    <w:p w14:paraId="195506EF" w14:textId="77777777" w:rsidR="00CE6BBE" w:rsidRPr="00915D3B" w:rsidRDefault="00CE6BBE" w:rsidP="00CE6BBE">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56" w:name="_Toc467578127"/>
      <w:r w:rsidRPr="00915D3B">
        <w:t>SLA-krav</w:t>
      </w:r>
      <w:bookmarkEnd w:id="756"/>
    </w:p>
    <w:p w14:paraId="6DF7AD7C" w14:textId="77777777" w:rsidR="00CE6BBE" w:rsidRPr="00915D3B" w:rsidRDefault="00CE6BBE" w:rsidP="00CE6BBE">
      <w:pPr>
        <w:keepNext/>
      </w:pPr>
      <w:r w:rsidRPr="00915D3B">
        <w:t xml:space="preserve">Svarstider är specifika för respektive tjänstekontrakt. </w:t>
      </w:r>
    </w:p>
    <w:p w14:paraId="51C755F4" w14:textId="77777777" w:rsidR="00CE6BBE" w:rsidRPr="00915D3B" w:rsidRDefault="00CE6BBE" w:rsidP="00CE6BBE">
      <w:pPr>
        <w:keepNext/>
      </w:pPr>
      <w:r w:rsidRPr="00915D3B">
        <w:t>Krav på svarstider är dock inte definierade idag, men följande svarstidsnivå uppfylls idag (förutsatt SSL-uppkoppling):</w:t>
      </w:r>
    </w:p>
    <w:tbl>
      <w:tblPr>
        <w:tblStyle w:val="TableGrid"/>
        <w:tblW w:w="0" w:type="auto"/>
        <w:tblLook w:val="04A0" w:firstRow="1" w:lastRow="0" w:firstColumn="1" w:lastColumn="0" w:noHBand="0" w:noVBand="1"/>
      </w:tblPr>
      <w:tblGrid>
        <w:gridCol w:w="4782"/>
        <w:gridCol w:w="2983"/>
        <w:gridCol w:w="2551"/>
      </w:tblGrid>
      <w:tr w:rsidR="00CE6BBE" w:rsidRPr="00915D3B" w14:paraId="051B5B9B" w14:textId="77777777" w:rsidTr="00CE6BBE">
        <w:tc>
          <w:tcPr>
            <w:tcW w:w="3930" w:type="dxa"/>
          </w:tcPr>
          <w:p w14:paraId="673950DF" w14:textId="77777777" w:rsidR="00CE6BBE" w:rsidRPr="00915D3B" w:rsidRDefault="00CE6BBE" w:rsidP="00CE6BBE">
            <w:pPr>
              <w:keepNext/>
              <w:rPr>
                <w:b/>
              </w:rPr>
            </w:pPr>
            <w:r w:rsidRPr="00915D3B">
              <w:rPr>
                <w:b/>
              </w:rPr>
              <w:t>Metod</w:t>
            </w:r>
          </w:p>
        </w:tc>
        <w:tc>
          <w:tcPr>
            <w:tcW w:w="2983" w:type="dxa"/>
          </w:tcPr>
          <w:p w14:paraId="1CE0760C" w14:textId="77777777" w:rsidR="00CE6BBE" w:rsidRPr="00915D3B" w:rsidRDefault="00CE6BBE" w:rsidP="00CE6BBE">
            <w:pPr>
              <w:keepNext/>
              <w:rPr>
                <w:b/>
              </w:rPr>
            </w:pPr>
            <w:r w:rsidRPr="00915D3B">
              <w:rPr>
                <w:b/>
              </w:rPr>
              <w:t>Svarstider måste garanteras upp till följande last</w:t>
            </w:r>
          </w:p>
        </w:tc>
        <w:tc>
          <w:tcPr>
            <w:tcW w:w="2551" w:type="dxa"/>
          </w:tcPr>
          <w:p w14:paraId="6A1D6793" w14:textId="77777777" w:rsidR="00CE6BBE" w:rsidRPr="00915D3B" w:rsidRDefault="00CE6BBE" w:rsidP="00CE6BBE">
            <w:pPr>
              <w:keepNext/>
              <w:rPr>
                <w:b/>
              </w:rPr>
            </w:pPr>
            <w:r w:rsidRPr="00915D3B">
              <w:rPr>
                <w:b/>
              </w:rPr>
              <w:t>Svarstid för 95 % av alla anrop ligger inom</w:t>
            </w:r>
          </w:p>
        </w:tc>
      </w:tr>
      <w:tr w:rsidR="00CE6BBE" w:rsidRPr="00915D3B" w14:paraId="0CD6F5F6" w14:textId="77777777" w:rsidTr="00CE6BBE">
        <w:tc>
          <w:tcPr>
            <w:tcW w:w="3930" w:type="dxa"/>
          </w:tcPr>
          <w:p w14:paraId="0595FDB0" w14:textId="27DFA75D" w:rsidR="00CE6BBE" w:rsidRPr="00915D3B" w:rsidRDefault="00CE6BBE" w:rsidP="003F1C84">
            <w:r>
              <w:t>Get</w:t>
            </w:r>
            <w:r w:rsidR="003F1C84">
              <w:t>CommissionMembers</w:t>
            </w:r>
            <w:r w:rsidRPr="00915D3B">
              <w:t>IncludingProtectedPerson</w:t>
            </w:r>
          </w:p>
        </w:tc>
        <w:tc>
          <w:tcPr>
            <w:tcW w:w="2983" w:type="dxa"/>
          </w:tcPr>
          <w:p w14:paraId="6631FB23" w14:textId="0C35A984" w:rsidR="00CE6BBE" w:rsidRPr="00915D3B" w:rsidRDefault="00CE6BBE" w:rsidP="00CE6BBE">
            <w:r w:rsidRPr="00915D3B">
              <w:t>1 anrop/s</w:t>
            </w:r>
          </w:p>
        </w:tc>
        <w:tc>
          <w:tcPr>
            <w:tcW w:w="2551" w:type="dxa"/>
          </w:tcPr>
          <w:p w14:paraId="267C6261" w14:textId="01B4EE98" w:rsidR="00CE6BBE" w:rsidRPr="00915D3B" w:rsidRDefault="00CE6BBE" w:rsidP="00CE6BBE">
            <w:r w:rsidRPr="00915D3B">
              <w:t xml:space="preserve">  100</w:t>
            </w:r>
            <w:r w:rsidR="005C3F3A">
              <w:t>0</w:t>
            </w:r>
            <w:r w:rsidRPr="00915D3B">
              <w:t xml:space="preserve"> ms</w:t>
            </w:r>
          </w:p>
        </w:tc>
      </w:tr>
    </w:tbl>
    <w:p w14:paraId="2DA6A63A" w14:textId="77777777" w:rsidR="00CE6BBE" w:rsidRPr="00915D3B" w:rsidRDefault="00CE6BBE" w:rsidP="00CE6BBE"/>
    <w:p w14:paraId="6D43B9F6" w14:textId="77777777" w:rsidR="00CE6BBE" w:rsidRPr="00915D3B" w:rsidRDefault="00CE6BBE" w:rsidP="00CE6BBE">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57" w:name="_Toc467578128"/>
      <w:r w:rsidRPr="00915D3B">
        <w:t>Logiska fel</w:t>
      </w:r>
      <w:bookmarkEnd w:id="757"/>
    </w:p>
    <w:p w14:paraId="5A4209BA" w14:textId="0C9AC3AD" w:rsidR="00CE6BBE" w:rsidRPr="00915D3B" w:rsidDel="0040322B" w:rsidRDefault="00CE6BBE" w:rsidP="00CE6BBE">
      <w:pPr>
        <w:rPr>
          <w:del w:id="758" w:author="Littorin Henrika" w:date="2016-09-06T16:46:00Z"/>
          <w:rFonts w:ascii="Times New Roman" w:hAnsi="Times New Roman"/>
          <w:szCs w:val="20"/>
        </w:rPr>
      </w:pPr>
      <w:del w:id="759" w:author="Littorin Henrika" w:date="2016-09-06T16:46:00Z">
        <w:r w:rsidRPr="00915D3B" w:rsidDel="0040322B">
          <w:delText xml:space="preserve">För alla logiska fel returneras </w:delText>
        </w:r>
        <w:r w:rsidRPr="00915D3B" w:rsidDel="0040322B">
          <w:rPr>
            <w:rFonts w:ascii="Times New Roman" w:hAnsi="Times New Roman"/>
            <w:szCs w:val="20"/>
          </w:rPr>
          <w:delText>resultCode=ERROR</w:delText>
        </w:r>
        <w:r w:rsidRPr="00915D3B" w:rsidDel="0040322B">
          <w:delText xml:space="preserve"> och en förklarande text i </w:delText>
        </w:r>
        <w:r w:rsidRPr="00915D3B" w:rsidDel="0040322B">
          <w:rPr>
            <w:rFonts w:ascii="Times New Roman" w:hAnsi="Times New Roman"/>
            <w:szCs w:val="20"/>
          </w:rPr>
          <w:delText>resultText. Följande logiska fel har identifierats för detta kontrakt:</w:delText>
        </w:r>
      </w:del>
    </w:p>
    <w:p w14:paraId="23A24A7A" w14:textId="77777777" w:rsidR="00302457" w:rsidRDefault="00302457" w:rsidP="00302457">
      <w:pPr>
        <w:rPr>
          <w:ins w:id="760" w:author="Ronny Nilsson" w:date="2016-08-26T14:14:00Z"/>
          <w:rFonts w:cs="Arial"/>
          <w:szCs w:val="20"/>
        </w:rPr>
      </w:pPr>
      <w:ins w:id="761" w:author="Ronny Nilsson" w:date="2016-08-26T14:14:00Z">
        <w:r>
          <w:rPr>
            <w:rFonts w:cs="Arial"/>
            <w:szCs w:val="20"/>
          </w:rPr>
          <w:t>Logiska fel hanteras enligt:</w:t>
        </w:r>
      </w:ins>
    </w:p>
    <w:p w14:paraId="327C0C0C" w14:textId="5C00BEBD" w:rsidR="00CE6BBE" w:rsidRPr="00915D3B" w:rsidDel="00302457" w:rsidRDefault="00CE6BBE" w:rsidP="00CE6BBE">
      <w:pPr>
        <w:rPr>
          <w:del w:id="762" w:author="Ronny Nilsson" w:date="2016-08-26T14:14:00Z"/>
          <w:rFonts w:cs="Arial"/>
        </w:rPr>
      </w:pPr>
      <w:del w:id="763" w:author="Ronny Nilsson" w:date="2016-08-26T14:14:00Z">
        <w:r w:rsidRPr="00915D3B" w:rsidDel="00302457">
          <w:rPr>
            <w:rFonts w:cs="Arial"/>
            <w:szCs w:val="20"/>
          </w:rPr>
          <w:delText>Fel för vilka ingen information returneras.</w:delText>
        </w:r>
      </w:del>
    </w:p>
    <w:p w14:paraId="25CBCC2A" w14:textId="77777777" w:rsidR="007F6800" w:rsidRPr="00B360DE" w:rsidRDefault="007F6800" w:rsidP="007F6800">
      <w:pPr>
        <w:pStyle w:val="ListParagraph"/>
        <w:numPr>
          <w:ilvl w:val="0"/>
          <w:numId w:val="28"/>
        </w:numPr>
        <w:spacing w:after="120" w:line="240" w:lineRule="auto"/>
        <w:contextualSpacing w:val="0"/>
        <w:rPr>
          <w:ins w:id="764" w:author="Ronny Nilsson" w:date="2016-08-26T13:07:00Z"/>
        </w:rPr>
      </w:pPr>
      <w:ins w:id="765" w:author="Ronny Nilsson" w:date="2016-08-26T13:07:00Z">
        <w:r>
          <w:t>Om a</w:t>
        </w:r>
        <w:r w:rsidRPr="00B360DE">
          <w:t xml:space="preserve">ngiven sökbas </w:t>
        </w:r>
        <w:r>
          <w:t xml:space="preserve">inte </w:t>
        </w:r>
        <w:r w:rsidRPr="00B360DE">
          <w:t>finns i katalogen</w:t>
        </w:r>
        <w:r>
          <w:t>, returneras ett tomt svar</w:t>
        </w:r>
        <w:r w:rsidRPr="00B360DE">
          <w:t>.</w:t>
        </w:r>
      </w:ins>
    </w:p>
    <w:p w14:paraId="166434D0" w14:textId="77777777" w:rsidR="007F6800" w:rsidRDefault="007F6800" w:rsidP="007F6800">
      <w:pPr>
        <w:pStyle w:val="ListParagraph"/>
        <w:numPr>
          <w:ilvl w:val="0"/>
          <w:numId w:val="28"/>
        </w:numPr>
        <w:spacing w:after="120" w:line="240" w:lineRule="auto"/>
        <w:contextualSpacing w:val="0"/>
        <w:rPr>
          <w:ins w:id="766" w:author="Ronny Nilsson" w:date="2016-08-26T13:07:00Z"/>
        </w:rPr>
      </w:pPr>
      <w:ins w:id="767" w:author="Ronny Nilsson" w:date="2016-08-26T13:07:00Z">
        <w:r>
          <w:t>Om s</w:t>
        </w:r>
        <w:r w:rsidRPr="00B360DE">
          <w:t xml:space="preserve">ökt person </w:t>
        </w:r>
        <w:r>
          <w:t>inte kan hittas</w:t>
        </w:r>
        <w:r w:rsidRPr="00B360DE">
          <w:t xml:space="preserve"> i katalogen</w:t>
        </w:r>
        <w:r>
          <w:t>, så returneras tomt svar</w:t>
        </w:r>
        <w:r w:rsidRPr="00B360DE">
          <w:t xml:space="preserve"> .</w:t>
        </w:r>
      </w:ins>
    </w:p>
    <w:p w14:paraId="1D4AC2F7" w14:textId="33EAA438" w:rsidR="007F6800" w:rsidRDefault="007F6800" w:rsidP="007F6800">
      <w:pPr>
        <w:pStyle w:val="ListParagraph"/>
        <w:numPr>
          <w:ilvl w:val="0"/>
          <w:numId w:val="28"/>
        </w:numPr>
        <w:spacing w:after="120" w:line="240" w:lineRule="auto"/>
        <w:contextualSpacing w:val="0"/>
        <w:rPr>
          <w:ins w:id="768" w:author="Ronny Nilsson" w:date="2016-08-26T13:07:00Z"/>
        </w:rPr>
      </w:pPr>
      <w:ins w:id="769" w:author="Ronny Nilsson" w:date="2016-08-26T13:07:00Z">
        <w:r>
          <w:t>Saknar personobjektet obligatorisk uppgift om HSA-</w:t>
        </w:r>
      </w:ins>
      <w:ins w:id="770" w:author="Littorin Henrika" w:date="2016-09-06T16:46:00Z">
        <w:r w:rsidR="0040322B">
          <w:t>i</w:t>
        </w:r>
      </w:ins>
      <w:ins w:id="771" w:author="Ronny Nilsson" w:date="2016-08-26T13:07:00Z">
        <w:r>
          <w:t>d eller Namn så returneras tomt svar.</w:t>
        </w:r>
      </w:ins>
    </w:p>
    <w:p w14:paraId="5826486F" w14:textId="77777777" w:rsidR="007F6800" w:rsidRDefault="007F6800" w:rsidP="007F6800">
      <w:pPr>
        <w:pStyle w:val="ListParagraph"/>
        <w:numPr>
          <w:ilvl w:val="0"/>
          <w:numId w:val="28"/>
        </w:numPr>
        <w:spacing w:after="120" w:line="240" w:lineRule="auto"/>
        <w:contextualSpacing w:val="0"/>
        <w:rPr>
          <w:ins w:id="772" w:author="Ronny Nilsson" w:date="2016-08-26T13:07:00Z"/>
        </w:rPr>
      </w:pPr>
      <w:ins w:id="773" w:author="Ronny Nilsson" w:date="2016-08-26T13:07:00Z">
        <w:r>
          <w:lastRenderedPageBreak/>
          <w:t>Om både personHsaId och personIdentityNumber har angetts som sökparametrar, så är anropet felaktigt och ett soap-fault returneras.</w:t>
        </w:r>
      </w:ins>
    </w:p>
    <w:p w14:paraId="4FB5A7D6" w14:textId="08E85E08" w:rsidR="007F6800" w:rsidRPr="00B360DE" w:rsidRDefault="007F6800" w:rsidP="007F6800">
      <w:pPr>
        <w:pStyle w:val="ListParagraph"/>
        <w:numPr>
          <w:ilvl w:val="0"/>
          <w:numId w:val="28"/>
        </w:numPr>
        <w:spacing w:after="120" w:line="240" w:lineRule="auto"/>
        <w:contextualSpacing w:val="0"/>
        <w:rPr>
          <w:ins w:id="774" w:author="Ronny Nilsson" w:date="2016-08-26T13:07:00Z"/>
        </w:rPr>
      </w:pPr>
      <w:ins w:id="775" w:author="Ronny Nilsson" w:date="2016-08-26T13:07:00Z">
        <w:r>
          <w:t>För komplexa returvärden som inte följer specificerad syntax m a p sammansättningen, returneras inte det aktuella värdet. Detta gäller för:</w:t>
        </w:r>
        <w:r>
          <w:br/>
        </w:r>
        <w:r w:rsidRPr="007F6800">
          <w:t xml:space="preserve">- </w:t>
        </w:r>
      </w:ins>
      <w:ins w:id="776" w:author="Ronny Nilsson" w:date="2016-08-26T13:09:00Z">
        <w:r w:rsidRPr="007F6800">
          <w:t>paTitle</w:t>
        </w:r>
      </w:ins>
      <w:ins w:id="777" w:author="Ronny Nilsson" w:date="2016-08-26T13:07:00Z">
        <w:r w:rsidRPr="007F6800">
          <w:t xml:space="preserve"> som </w:t>
        </w:r>
      </w:ins>
      <w:ins w:id="778" w:author="Ronny Nilsson" w:date="2016-08-26T13:10:00Z">
        <w:r w:rsidRPr="007F6800">
          <w:t>utgår från separata attribut i HSA</w:t>
        </w:r>
      </w:ins>
      <w:ins w:id="779" w:author="Ronny Nilsson" w:date="2016-08-26T13:07:00Z">
        <w:r w:rsidRPr="007F6800">
          <w:t xml:space="preserve"> (</w:t>
        </w:r>
      </w:ins>
      <w:ins w:id="780" w:author="Ronny Nilsson" w:date="2016-08-26T13:09:00Z">
        <w:r w:rsidRPr="007F6800">
          <w:t>kod och klartext</w:t>
        </w:r>
      </w:ins>
      <w:ins w:id="781" w:author="Ronny Nilsson" w:date="2016-08-26T13:07:00Z">
        <w:r w:rsidRPr="007F6800">
          <w:t>)</w:t>
        </w:r>
      </w:ins>
      <w:ins w:id="782" w:author="Ronny Nilsson" w:date="2016-08-26T13:11:00Z">
        <w:r>
          <w:t xml:space="preserve"> som behöver kunna matchas ihop</w:t>
        </w:r>
      </w:ins>
      <w:ins w:id="783" w:author="Ronny Nilsson" w:date="2016-08-26T13:07:00Z">
        <w:r w:rsidRPr="007F6800">
          <w:t>.</w:t>
        </w:r>
        <w:r w:rsidRPr="007F6800">
          <w:br/>
          <w:t>- telephoneHours</w:t>
        </w:r>
        <w:r>
          <w:t xml:space="preserve"> </w:t>
        </w:r>
        <w:r>
          <w:rPr>
            <w:rFonts w:ascii="Times New Roman" w:eastAsia="Times New Roman" w:hAnsi="Times New Roman"/>
            <w:szCs w:val="20"/>
            <w:lang w:eastAsia="sv-SE"/>
          </w:rPr>
          <w:t>ska innehålla 4 eller 5 delar (från-dag, till-dag, från-tid, till-tid och ev en kommentar) separerade med ”#”.</w:t>
        </w:r>
      </w:ins>
    </w:p>
    <w:p w14:paraId="06F48A99" w14:textId="77777777" w:rsidR="007F6800" w:rsidRPr="00915D3B" w:rsidRDefault="007F6800" w:rsidP="007F6800">
      <w:pPr>
        <w:pStyle w:val="ListParagraph"/>
        <w:numPr>
          <w:ilvl w:val="0"/>
          <w:numId w:val="28"/>
        </w:numPr>
        <w:spacing w:after="120" w:line="240" w:lineRule="auto"/>
        <w:contextualSpacing w:val="0"/>
        <w:rPr>
          <w:ins w:id="784" w:author="Ronny Nilsson" w:date="2016-08-26T13:07:00Z"/>
        </w:rPr>
      </w:pPr>
      <w:ins w:id="785" w:author="Ronny Nilsson" w:date="2016-08-26T13:07:00Z">
        <w:r>
          <w:t>för kontroll av att returnerade attributvärden följer specificerad syntax, så rekommenderas använda den Schematron vi tillhandahåller.</w:t>
        </w:r>
      </w:ins>
    </w:p>
    <w:p w14:paraId="5BE6FC47" w14:textId="2ACD464D" w:rsidR="00CE6BBE" w:rsidRPr="00915D3B" w:rsidDel="007F6800" w:rsidRDefault="00CE6BBE" w:rsidP="00CE6BBE">
      <w:pPr>
        <w:pStyle w:val="ListParagraph"/>
        <w:numPr>
          <w:ilvl w:val="0"/>
          <w:numId w:val="28"/>
        </w:numPr>
        <w:spacing w:after="120" w:line="240" w:lineRule="auto"/>
        <w:contextualSpacing w:val="0"/>
        <w:rPr>
          <w:del w:id="786" w:author="Ronny Nilsson" w:date="2016-08-26T13:08:00Z"/>
        </w:rPr>
      </w:pPr>
      <w:del w:id="787" w:author="Ronny Nilsson" w:date="2016-08-26T13:08:00Z">
        <w:r w:rsidRPr="00915D3B" w:rsidDel="007F6800">
          <w:delText>Angiven sökbas finns inte i katalogen.</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GetCommissionMembersIncludingProtectedPerson;</w:delText>
        </w:r>
        <w:r w:rsidRPr="00915D3B" w:rsidDel="007F6800">
          <w:delText>1; Angiven sökbas &lt;värde&gt; kan inte hittas”.</w:delText>
        </w:r>
      </w:del>
    </w:p>
    <w:p w14:paraId="47691A6A" w14:textId="46325D80" w:rsidR="00CE6BBE" w:rsidRPr="00915D3B" w:rsidDel="007F6800" w:rsidRDefault="00CE6BBE" w:rsidP="00CE6BBE">
      <w:pPr>
        <w:pStyle w:val="ListParagraph"/>
        <w:numPr>
          <w:ilvl w:val="0"/>
          <w:numId w:val="28"/>
        </w:numPr>
        <w:spacing w:after="120" w:line="240" w:lineRule="auto"/>
        <w:contextualSpacing w:val="0"/>
        <w:rPr>
          <w:del w:id="788" w:author="Ronny Nilsson" w:date="2016-08-26T13:08:00Z"/>
        </w:rPr>
      </w:pPr>
      <w:del w:id="789" w:author="Ronny Nilsson" w:date="2016-08-26T13:08:00Z">
        <w:r w:rsidRPr="00915D3B" w:rsidDel="007F6800">
          <w:delText xml:space="preserve">Sökt </w:delText>
        </w:r>
        <w:r w:rsidR="003F1C84" w:rsidDel="007F6800">
          <w:delText>vårdenhet</w:delText>
        </w:r>
        <w:r w:rsidRPr="00915D3B" w:rsidDel="007F6800">
          <w:delText xml:space="preserve"> finns inte i katalogen (det går inte att hitta något objekt med angivet HSA-id).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GetCommissionMembersIncludingProtectedPerson;</w:delText>
        </w:r>
        <w:r w:rsidRPr="00915D3B" w:rsidDel="007F6800">
          <w:delText>2; Det går inte att hitta något objekt med angivet HSA-id: &lt;värde&gt;]”.</w:delText>
        </w:r>
      </w:del>
    </w:p>
    <w:p w14:paraId="175ABD10" w14:textId="19D877EA" w:rsidR="005E40B3" w:rsidRPr="00915D3B" w:rsidDel="007F6800" w:rsidRDefault="005E40B3" w:rsidP="005E40B3">
      <w:pPr>
        <w:pStyle w:val="ListParagraph"/>
        <w:numPr>
          <w:ilvl w:val="0"/>
          <w:numId w:val="28"/>
        </w:numPr>
        <w:spacing w:after="120" w:line="240" w:lineRule="auto"/>
        <w:contextualSpacing w:val="0"/>
        <w:rPr>
          <w:del w:id="790" w:author="Ronny Nilsson" w:date="2016-08-26T13:08:00Z"/>
        </w:rPr>
      </w:pPr>
      <w:del w:id="791" w:author="Ronny Nilsson" w:date="2016-08-26T13:08:00Z">
        <w:r w:rsidRPr="00915D3B" w:rsidDel="007F6800">
          <w:delText xml:space="preserve">Objektet med angivet HSA-id är inte </w:delText>
        </w:r>
        <w:r w:rsidR="00722416" w:rsidDel="007F6800">
          <w:delText>en vårdenhet</w:delText>
        </w:r>
        <w:r w:rsidRPr="00915D3B" w:rsidDel="007F6800">
          <w:delText>.</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GetCommissionMembersIncludingProtectedPerson;</w:delText>
        </w:r>
        <w:r w:rsidRPr="00915D3B" w:rsidDel="007F6800">
          <w:delText>3; Objektet med angivet HSA-id: &lt;värde&gt; är inget vårdenhetsobjekt.”</w:delText>
        </w:r>
      </w:del>
    </w:p>
    <w:p w14:paraId="4AE45E94" w14:textId="6C340647" w:rsidR="00CE6BBE" w:rsidDel="007F6800" w:rsidRDefault="005E40B3" w:rsidP="00CE6BBE">
      <w:pPr>
        <w:pStyle w:val="ListParagraph"/>
        <w:numPr>
          <w:ilvl w:val="0"/>
          <w:numId w:val="28"/>
        </w:numPr>
        <w:spacing w:after="120" w:line="240" w:lineRule="auto"/>
        <w:contextualSpacing w:val="0"/>
        <w:rPr>
          <w:del w:id="792" w:author="Ronny Nilsson" w:date="2016-08-26T13:08:00Z"/>
        </w:rPr>
      </w:pPr>
      <w:del w:id="793" w:author="Ronny Nilsson" w:date="2016-08-26T13:08:00Z">
        <w:r w:rsidRPr="00915D3B" w:rsidDel="007F6800">
          <w:delText>Det finn</w:delText>
        </w:r>
        <w:r w:rsidDel="007F6800">
          <w:delText>s flera objekt med angivet HSA-i</w:delText>
        </w:r>
        <w:r w:rsidRPr="00915D3B" w:rsidDel="007F6800">
          <w:delText>d</w:delText>
        </w:r>
        <w:r w:rsidRPr="00915D3B" w:rsidDel="007F6800">
          <w:br/>
        </w:r>
        <w:r w:rsidRPr="00915D3B" w:rsidDel="007F6800">
          <w:rPr>
            <w:rFonts w:ascii="Times New Roman" w:hAnsi="Times New Roman"/>
            <w:szCs w:val="20"/>
          </w:rPr>
          <w:delText>resultText=</w:delText>
        </w:r>
        <w:r w:rsidRPr="00915D3B" w:rsidDel="007F6800">
          <w:delText>”&lt;katalo</w:delText>
        </w:r>
        <w:r w:rsidDel="007F6800">
          <w:delText>g-id&gt;</w:delText>
        </w:r>
        <w:r w:rsidR="006F23CE" w:rsidDel="007F6800">
          <w:delText>;Fel;</w:delText>
        </w:r>
        <w:r w:rsidR="000D5FC3" w:rsidDel="007F6800">
          <w:delText>GetCommissionMembersIncludingProtectedPerson;</w:delText>
        </w:r>
        <w:r w:rsidR="0061159C" w:rsidDel="007F6800">
          <w:delText>4</w:delText>
        </w:r>
        <w:r w:rsidRPr="00915D3B" w:rsidDel="007F6800">
          <w:delText>; Det finn</w:delText>
        </w:r>
        <w:r w:rsidDel="007F6800">
          <w:delText>s flera objekt med angivet HSA-i</w:delText>
        </w:r>
        <w:r w:rsidRPr="00915D3B" w:rsidDel="007F6800">
          <w:delText>d: &lt;värde&gt;”</w:delText>
        </w:r>
      </w:del>
    </w:p>
    <w:p w14:paraId="7CA121A7" w14:textId="3CBC0B99" w:rsidR="005C3F3A" w:rsidRPr="00915D3B" w:rsidDel="007F6800" w:rsidRDefault="005C3F3A" w:rsidP="005C3F3A">
      <w:pPr>
        <w:pStyle w:val="ListParagraph"/>
        <w:numPr>
          <w:ilvl w:val="0"/>
          <w:numId w:val="28"/>
        </w:numPr>
        <w:spacing w:after="120" w:line="240" w:lineRule="auto"/>
        <w:contextualSpacing w:val="0"/>
        <w:rPr>
          <w:del w:id="794" w:author="Ronny Nilsson" w:date="2016-08-26T13:08:00Z"/>
        </w:rPr>
      </w:pPr>
      <w:del w:id="795" w:author="Ronny Nilsson" w:date="2016-08-26T13:08:00Z">
        <w:r w:rsidRPr="00915D3B" w:rsidDel="007F6800">
          <w:delText xml:space="preserve">Felaktig syntax för </w:delText>
        </w:r>
        <w:r w:rsidDel="007F6800">
          <w:delText>angivet Ändamål</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GetCommissionMembersIncludingProtectedPerson;</w:delText>
        </w:r>
        <w:r w:rsidR="0061159C" w:rsidDel="007F6800">
          <w:delText>5</w:delText>
        </w:r>
        <w:r w:rsidRPr="00915D3B" w:rsidDel="007F6800">
          <w:delText xml:space="preserve">; Felaktig syntax </w:delText>
        </w:r>
        <w:r w:rsidDel="007F6800">
          <w:delText>för angivet Ändamål</w:delText>
        </w:r>
        <w:r w:rsidRPr="00915D3B" w:rsidDel="007F6800">
          <w:delText>: &lt;värde&gt;.</w:delText>
        </w:r>
        <w:r w:rsidDel="007F6800">
          <w:delText xml:space="preserve"> Värdet saknas i gällande kodverk.</w:delText>
        </w:r>
        <w:r w:rsidRPr="00915D3B" w:rsidDel="007F6800">
          <w:delText>”</w:delText>
        </w:r>
      </w:del>
    </w:p>
    <w:p w14:paraId="7B038C12" w14:textId="35ECED0A" w:rsidR="0061159C" w:rsidDel="007F6800" w:rsidRDefault="0061159C" w:rsidP="0061159C">
      <w:pPr>
        <w:pStyle w:val="ListParagraph"/>
        <w:numPr>
          <w:ilvl w:val="0"/>
          <w:numId w:val="28"/>
        </w:numPr>
        <w:spacing w:after="120" w:line="240" w:lineRule="auto"/>
        <w:contextualSpacing w:val="0"/>
        <w:rPr>
          <w:del w:id="796" w:author="Ronny Nilsson" w:date="2016-08-26T13:08:00Z"/>
        </w:rPr>
      </w:pPr>
      <w:del w:id="797" w:author="Ronny Nilsson" w:date="2016-08-26T13:08:00Z">
        <w:r w:rsidRPr="00915D3B" w:rsidDel="007F6800">
          <w:delText xml:space="preserve">Felaktig syntax för </w:delText>
        </w:r>
        <w:r w:rsidDel="007F6800">
          <w:delText>angivna Rättigheter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GetCommissionMembersIncludingProtectedPerson;</w:delText>
        </w:r>
        <w:r w:rsidDel="007F6800">
          <w:delText>7</w:delText>
        </w:r>
        <w:r w:rsidRPr="00915D3B" w:rsidDel="007F6800">
          <w:delText xml:space="preserve">; Felaktig syntax </w:delText>
        </w:r>
        <w:r w:rsidDel="007F6800">
          <w:delText>för angivna Rättigheter</w:delText>
        </w:r>
        <w:r w:rsidRPr="00915D3B" w:rsidDel="007F6800">
          <w:delText>: &lt;värde&gt;.</w:delText>
        </w:r>
        <w:r w:rsidDel="007F6800">
          <w:delText xml:space="preserve"> </w:delText>
        </w:r>
        <w:r w:rsidR="005014EB" w:rsidDel="007F6800">
          <w:delText>[Värde för Aktivitet saknas i gällande kodverk][Värde för Informationstyp saknas i gällande kodverk][Värde för Omfång saknas i gällande kodverk][Det går inte hitta någon enhet med det i Omfång angivna HSA-Id’t]</w:delText>
        </w:r>
        <w:r w:rsidR="00E278AD" w:rsidDel="007F6800">
          <w:delText xml:space="preserve">[Det i Omfång angivna HSA-Id’t är inte kopplat till någon </w:delText>
        </w:r>
        <w:r w:rsidR="00E10737" w:rsidDel="007F6800">
          <w:delText>vård</w:delText>
        </w:r>
        <w:r w:rsidR="00E278AD" w:rsidDel="007F6800">
          <w:delText xml:space="preserve">enhet][Det i Omfång angivna HSA-Id’t är inte kopplat till den angivna </w:delText>
        </w:r>
        <w:r w:rsidR="00E10737" w:rsidDel="007F6800">
          <w:delText>vård</w:delText>
        </w:r>
        <w:r w:rsidR="00E278AD" w:rsidDel="007F6800">
          <w:delText>enheten]</w:delText>
        </w:r>
        <w:r w:rsidDel="007F6800">
          <w:delText>.</w:delText>
        </w:r>
      </w:del>
    </w:p>
    <w:p w14:paraId="72E9467E" w14:textId="3348FFE5" w:rsidR="00FF2BB2" w:rsidDel="007F6800" w:rsidRDefault="005C3F3A" w:rsidP="005C3F3A">
      <w:pPr>
        <w:pStyle w:val="ListParagraph"/>
        <w:numPr>
          <w:ilvl w:val="0"/>
          <w:numId w:val="28"/>
        </w:numPr>
        <w:spacing w:after="120" w:line="240" w:lineRule="auto"/>
        <w:contextualSpacing w:val="0"/>
        <w:rPr>
          <w:del w:id="798" w:author="Ronny Nilsson" w:date="2016-08-26T13:08:00Z"/>
        </w:rPr>
      </w:pPr>
      <w:del w:id="799" w:author="Ronny Nilsson" w:date="2016-08-26T13:08:00Z">
        <w:r w:rsidRPr="00915D3B" w:rsidDel="007F6800">
          <w:delText xml:space="preserve">Felaktig syntax för </w:delText>
        </w:r>
        <w:r w:rsidDel="007F6800">
          <w:delText>a</w:delText>
        </w:r>
        <w:r w:rsidR="0061159C" w:rsidDel="007F6800">
          <w:delText>ngiven Legitimerad Yrkestitel</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;Fel;</w:delText>
        </w:r>
        <w:r w:rsidR="000D5FC3" w:rsidDel="007F6800">
          <w:delText>GetCommissionMembersIncludingProtectedPerson;</w:delText>
        </w:r>
        <w:r w:rsidR="0061159C" w:rsidDel="007F6800">
          <w:delText>9</w:delText>
        </w:r>
        <w:r w:rsidRPr="00915D3B" w:rsidDel="007F6800">
          <w:delText xml:space="preserve">; Felaktig syntax </w:delText>
        </w:r>
        <w:r w:rsidDel="007F6800">
          <w:delText xml:space="preserve">för </w:delText>
        </w:r>
        <w:r w:rsidR="0061159C" w:rsidDel="007F6800">
          <w:delText>angiven Legitimerad Yrkestitel</w:delText>
        </w:r>
        <w:r w:rsidRPr="00915D3B" w:rsidDel="007F6800">
          <w:delText>: &lt;värde&gt;.</w:delText>
        </w:r>
        <w:r w:rsidDel="007F6800">
          <w:delText xml:space="preserve"> Värdet saknas i gällande kodverk.</w:delText>
        </w:r>
      </w:del>
    </w:p>
    <w:p w14:paraId="491136B4" w14:textId="13CA1019" w:rsidR="00F116A8" w:rsidDel="007F6800" w:rsidRDefault="00F116A8" w:rsidP="005C3F3A">
      <w:pPr>
        <w:pStyle w:val="ListParagraph"/>
        <w:numPr>
          <w:ilvl w:val="0"/>
          <w:numId w:val="28"/>
        </w:numPr>
        <w:spacing w:after="120" w:line="240" w:lineRule="auto"/>
        <w:contextualSpacing w:val="0"/>
        <w:rPr>
          <w:del w:id="800" w:author="Ronny Nilsson" w:date="2016-08-26T13:08:00Z"/>
        </w:rPr>
      </w:pPr>
      <w:del w:id="801" w:author="Ronny Nilsson" w:date="2016-08-26T13:08:00Z">
        <w:r w:rsidDel="007F6800">
          <w:delText>Det finns inga medarbetaruppdrag under vårdenheten</w:delText>
        </w:r>
        <w:r w:rsidDel="007F6800">
          <w:br/>
          <w:delText>resultText=”&lt;katalog-id&gt;;Fel;GetCommissionMembersIncludingProtectedPerson;10; Det finns inte några medarbetaruppdrag under vårdenheten. Gäller vårdenheten: &lt;path&gt;</w:delText>
        </w:r>
      </w:del>
    </w:p>
    <w:p w14:paraId="15DC8EC5" w14:textId="59395671" w:rsidR="0061193C" w:rsidRPr="00103A1B" w:rsidDel="007F6800" w:rsidRDefault="0061193C" w:rsidP="00CF0E4C">
      <w:pPr>
        <w:pStyle w:val="ListParagraph"/>
        <w:numPr>
          <w:ilvl w:val="0"/>
          <w:numId w:val="28"/>
        </w:numPr>
        <w:spacing w:after="120" w:line="240" w:lineRule="auto"/>
        <w:contextualSpacing w:val="0"/>
        <w:rPr>
          <w:del w:id="802" w:author="Ronny Nilsson" w:date="2016-08-26T13:08:00Z"/>
        </w:rPr>
      </w:pPr>
      <w:del w:id="803" w:author="Ronny Nilsson" w:date="2016-08-26T13:08:00Z">
        <w:r w:rsidDel="007F6800">
          <w:delText xml:space="preserve">Det går inte att hitta några personer som tillhör medarbetaruppdrag </w:delText>
        </w:r>
        <w:r w:rsidDel="007F6800">
          <w:br/>
          <w:delText>resultText=”&lt;katalog-id&gt;;Fel;GetCommissionMembersIncludingProtectedPerson;11; Det går inte att hitta några personer i medarbetaruppdrag under vårdenheten. Gäller vårdenheten: &lt;path&gt;</w:delText>
        </w:r>
      </w:del>
    </w:p>
    <w:p w14:paraId="360D292F" w14:textId="1B7C6243" w:rsidR="00CE6BBE" w:rsidRPr="00915D3B" w:rsidDel="007F6800" w:rsidRDefault="00CE6BBE" w:rsidP="00CE6BBE">
      <w:pPr>
        <w:spacing w:after="120"/>
        <w:rPr>
          <w:del w:id="804" w:author="Ronny Nilsson" w:date="2016-08-26T13:08:00Z"/>
        </w:rPr>
      </w:pPr>
      <w:del w:id="805" w:author="Ronny Nilsson" w:date="2016-08-26T13:08:00Z">
        <w:r w:rsidRPr="00915D3B" w:rsidDel="007F6800">
          <w:delText>Varnande fel för vilka fullständigt svar ändå ska returneras, men där en eller flera uppgifter pekas ut som felaktiga:</w:delText>
        </w:r>
      </w:del>
    </w:p>
    <w:p w14:paraId="31F1CC9D" w14:textId="369086D7" w:rsidR="00CE6BBE" w:rsidRPr="00915D3B" w:rsidDel="007F6800" w:rsidRDefault="00CE6BBE" w:rsidP="00CE6BBE">
      <w:pPr>
        <w:pStyle w:val="ListParagraph"/>
        <w:numPr>
          <w:ilvl w:val="0"/>
          <w:numId w:val="28"/>
        </w:numPr>
        <w:spacing w:after="120" w:line="240" w:lineRule="auto"/>
        <w:contextualSpacing w:val="0"/>
        <w:rPr>
          <w:del w:id="806" w:author="Ronny Nilsson" w:date="2016-08-26T13:08:00Z"/>
        </w:rPr>
      </w:pPr>
      <w:del w:id="807" w:author="Ronny Nilsson" w:date="2016-08-26T13:08:00Z">
        <w:r w:rsidRPr="00915D3B" w:rsidDel="007F6800">
          <w:delText>Personens förnamn saknas</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10; Personobjektet saknar obligatorisk information om personens förnamn. Gäller personobjekt: &lt;path&gt;”</w:delText>
        </w:r>
      </w:del>
    </w:p>
    <w:p w14:paraId="24436307" w14:textId="15A34C1C" w:rsidR="00CE6BBE" w:rsidDel="007F6800" w:rsidRDefault="00CE6BBE" w:rsidP="00CE6BBE">
      <w:pPr>
        <w:pStyle w:val="ListParagraph"/>
        <w:numPr>
          <w:ilvl w:val="0"/>
          <w:numId w:val="28"/>
        </w:numPr>
        <w:spacing w:after="120" w:line="240" w:lineRule="auto"/>
        <w:contextualSpacing w:val="0"/>
        <w:rPr>
          <w:del w:id="808" w:author="Ronny Nilsson" w:date="2016-08-26T13:08:00Z"/>
        </w:rPr>
      </w:pPr>
      <w:del w:id="809" w:author="Ronny Nilsson" w:date="2016-08-26T13:08:00Z">
        <w:r w:rsidRPr="00915D3B" w:rsidDel="007F6800">
          <w:delText>Personens efternamn saknas</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11; Personobjektet saknar obligatorisk information om personens efternamn. Gäller personobjekt: &lt;path&gt;”</w:delText>
        </w:r>
      </w:del>
    </w:p>
    <w:p w14:paraId="48D8520F" w14:textId="66B98299" w:rsidR="00844A87" w:rsidRPr="00915D3B" w:rsidDel="007F6800" w:rsidRDefault="00844A87" w:rsidP="00844A87">
      <w:pPr>
        <w:pStyle w:val="ListParagraph"/>
        <w:numPr>
          <w:ilvl w:val="0"/>
          <w:numId w:val="28"/>
        </w:numPr>
        <w:spacing w:after="120" w:line="240" w:lineRule="auto"/>
        <w:contextualSpacing w:val="0"/>
        <w:rPr>
          <w:del w:id="810" w:author="Ronny Nilsson" w:date="2016-08-26T13:08:00Z"/>
        </w:rPr>
      </w:pPr>
      <w:del w:id="811" w:author="Ronny Nilsson" w:date="2016-08-26T13:08:00Z">
        <w:r w:rsidRPr="00915D3B" w:rsidDel="007F6800">
          <w:delText xml:space="preserve">Felaktig syntax för personens </w:delText>
        </w:r>
        <w:r w:rsidDel="007F6800">
          <w:delText>startdatum</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 xml:space="preserve">13; Felaktig syntax för personens </w:delText>
        </w:r>
        <w:r w:rsidDel="007F6800">
          <w:delText>startdatum</w:delText>
        </w:r>
        <w:r w:rsidRPr="00915D3B" w:rsidDel="007F6800">
          <w:delText>: &lt;värde&gt;. Gäller personobjekt: &lt;path&gt;”</w:delText>
        </w:r>
      </w:del>
    </w:p>
    <w:p w14:paraId="7F81E42A" w14:textId="0ADA00A8" w:rsidR="00844A87" w:rsidRPr="00915D3B" w:rsidDel="007F6800" w:rsidRDefault="00844A87" w:rsidP="00844A87">
      <w:pPr>
        <w:pStyle w:val="ListParagraph"/>
        <w:numPr>
          <w:ilvl w:val="0"/>
          <w:numId w:val="28"/>
        </w:numPr>
        <w:spacing w:after="120" w:line="240" w:lineRule="auto"/>
        <w:contextualSpacing w:val="0"/>
        <w:rPr>
          <w:del w:id="812" w:author="Ronny Nilsson" w:date="2016-08-26T13:08:00Z"/>
        </w:rPr>
      </w:pPr>
      <w:del w:id="813" w:author="Ronny Nilsson" w:date="2016-08-26T13:08:00Z">
        <w:r w:rsidRPr="00915D3B" w:rsidDel="007F6800">
          <w:delText xml:space="preserve">Felaktig syntax för personens </w:delText>
        </w:r>
        <w:r w:rsidDel="007F6800">
          <w:delText>slutdatum</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 xml:space="preserve">13; Felaktig syntax för personens </w:delText>
        </w:r>
        <w:r w:rsidDel="007F6800">
          <w:delText>slutdatum</w:delText>
        </w:r>
        <w:r w:rsidRPr="00915D3B" w:rsidDel="007F6800">
          <w:delText>: &lt;värde&gt;. Gäller personobjekt: &lt;path&gt;”</w:delText>
        </w:r>
      </w:del>
    </w:p>
    <w:p w14:paraId="02B2FAEF" w14:textId="60EB2A63" w:rsidR="00A8642C" w:rsidDel="007F6800" w:rsidRDefault="00A8642C" w:rsidP="00A8642C">
      <w:pPr>
        <w:pStyle w:val="ListParagraph"/>
        <w:numPr>
          <w:ilvl w:val="0"/>
          <w:numId w:val="28"/>
        </w:numPr>
        <w:spacing w:after="120" w:line="240" w:lineRule="auto"/>
        <w:contextualSpacing w:val="0"/>
        <w:rPr>
          <w:del w:id="814" w:author="Ronny Nilsson" w:date="2016-08-26T13:08:00Z"/>
        </w:rPr>
      </w:pPr>
      <w:del w:id="815" w:author="Ronny Nilsson" w:date="2016-08-26T13:08:00Z">
        <w:r w:rsidDel="007F6800">
          <w:delText xml:space="preserve">Felaktig syntax för </w:delText>
        </w:r>
        <w:r w:rsidRPr="00915D3B" w:rsidDel="007F6800">
          <w:delText xml:space="preserve">personens </w:delText>
        </w:r>
        <w:r w:rsidDel="007F6800">
          <w:delText>koppling till Medarbetaruppdraget</w:delText>
        </w:r>
        <w:r w:rsidRPr="00915D3B" w:rsidDel="007F6800">
          <w:br/>
        </w:r>
        <w:r w:rsidRPr="00915D3B" w:rsidDel="007F6800">
          <w:rPr>
            <w:rFonts w:ascii="Times New Roman" w:hAnsi="Times New Roman"/>
            <w:szCs w:val="20"/>
          </w:rPr>
          <w:delText>resultText=</w:delText>
        </w:r>
        <w:r w:rsidRPr="00915D3B" w:rsidDel="007F6800">
          <w:delText>”&lt;katalog-id&gt;</w:delText>
        </w:r>
        <w:r w:rsidDel="007F6800">
          <w:delText>;Varning;GetCommissionMembersIncludingProtectedPerson;</w:delText>
        </w:r>
        <w:r w:rsidRPr="00915D3B" w:rsidDel="007F6800">
          <w:delText xml:space="preserve">13; Felaktig syntax för personens </w:delText>
        </w:r>
        <w:r w:rsidDel="007F6800">
          <w:delText>koppling till Medarbetaruppdraget</w:delText>
        </w:r>
        <w:r w:rsidRPr="00915D3B" w:rsidDel="007F6800">
          <w:delText xml:space="preserve">: &lt;värde&gt;. Gäller </w:delText>
        </w:r>
        <w:r w:rsidDel="007F6800">
          <w:delText>Medarbetaruppdrag</w:delText>
        </w:r>
        <w:r w:rsidRPr="00915D3B" w:rsidDel="007F6800">
          <w:delText xml:space="preserve"> &lt;path</w:delText>
        </w:r>
        <w:r w:rsidDel="007F6800">
          <w:delText>&gt;</w:delText>
        </w:r>
        <w:r w:rsidRPr="00915D3B" w:rsidDel="007F6800">
          <w:delText>”</w:delText>
        </w:r>
      </w:del>
    </w:p>
    <w:p w14:paraId="5CDF4B44" w14:textId="371F9BFA" w:rsidR="00844A87" w:rsidRPr="00915D3B" w:rsidDel="007F6800" w:rsidRDefault="00844A87" w:rsidP="00844A87">
      <w:pPr>
        <w:pStyle w:val="ListParagraph"/>
        <w:numPr>
          <w:ilvl w:val="0"/>
          <w:numId w:val="28"/>
        </w:numPr>
        <w:spacing w:after="120" w:line="240" w:lineRule="auto"/>
        <w:contextualSpacing w:val="0"/>
        <w:rPr>
          <w:del w:id="816" w:author="Ronny Nilsson" w:date="2016-08-26T13:08:00Z"/>
        </w:rPr>
      </w:pPr>
      <w:del w:id="817" w:author="Ronny Nilsson" w:date="2016-08-26T13:08:00Z">
        <w:r w:rsidRPr="00915D3B" w:rsidDel="007F6800">
          <w:delText xml:space="preserve">Felaktig syntax för </w:delText>
        </w:r>
        <w:r w:rsidDel="007F6800">
          <w:delText xml:space="preserve">startdatum för </w:delText>
        </w:r>
        <w:r w:rsidRPr="00915D3B" w:rsidDel="007F6800">
          <w:delText xml:space="preserve">personens </w:delText>
        </w:r>
        <w:r w:rsidDel="007F6800">
          <w:delText>koppling till Medarbetaruppdraget</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 xml:space="preserve">13; Felaktig syntax för personens </w:delText>
        </w:r>
        <w:r w:rsidDel="007F6800">
          <w:delText xml:space="preserve">startdatum för </w:delText>
        </w:r>
        <w:r w:rsidRPr="00915D3B" w:rsidDel="007F6800">
          <w:delText xml:space="preserve">personens </w:delText>
        </w:r>
        <w:r w:rsidDel="007F6800">
          <w:delText>koppling till Medarbetaruppdraget</w:delText>
        </w:r>
        <w:r w:rsidRPr="00915D3B" w:rsidDel="007F6800">
          <w:delText xml:space="preserve">: &lt;värde&gt;. Gäller </w:delText>
        </w:r>
        <w:r w:rsidDel="007F6800">
          <w:delText>Medarbetaruppdrag</w:delText>
        </w:r>
        <w:r w:rsidRPr="00915D3B" w:rsidDel="007F6800">
          <w:delText xml:space="preserve"> &lt;path&gt;</w:delText>
        </w:r>
        <w:r w:rsidDel="007F6800">
          <w:delText xml:space="preserve"> och person </w:delText>
        </w:r>
        <w:r w:rsidR="003E410D" w:rsidDel="007F6800">
          <w:delText xml:space="preserve">med HSA-id </w:delText>
        </w:r>
        <w:r w:rsidDel="007F6800">
          <w:delText>&lt;</w:delText>
        </w:r>
        <w:r w:rsidR="003E410D" w:rsidDel="007F6800">
          <w:delText>hsaid</w:delText>
        </w:r>
        <w:r w:rsidDel="007F6800">
          <w:delText>&gt;</w:delText>
        </w:r>
        <w:r w:rsidRPr="00915D3B" w:rsidDel="007F6800">
          <w:delText>”</w:delText>
        </w:r>
      </w:del>
    </w:p>
    <w:p w14:paraId="4CBAEE29" w14:textId="3FE0222D" w:rsidR="00EE003D" w:rsidRPr="007F1ECD" w:rsidDel="007F6800" w:rsidRDefault="00844A87" w:rsidP="00844A87">
      <w:pPr>
        <w:pStyle w:val="ListParagraph"/>
        <w:numPr>
          <w:ilvl w:val="0"/>
          <w:numId w:val="28"/>
        </w:numPr>
        <w:spacing w:after="120" w:line="240" w:lineRule="auto"/>
        <w:contextualSpacing w:val="0"/>
        <w:rPr>
          <w:del w:id="818" w:author="Ronny Nilsson" w:date="2016-08-26T13:08:00Z"/>
        </w:rPr>
      </w:pPr>
      <w:del w:id="819" w:author="Ronny Nilsson" w:date="2016-08-26T13:08:00Z">
        <w:r w:rsidRPr="00915D3B" w:rsidDel="007F6800">
          <w:delText xml:space="preserve">Felaktig syntax för </w:delText>
        </w:r>
        <w:r w:rsidDel="007F6800">
          <w:delText xml:space="preserve">slutdatum för </w:delText>
        </w:r>
        <w:r w:rsidRPr="00915D3B" w:rsidDel="007F6800">
          <w:delText xml:space="preserve">personens </w:delText>
        </w:r>
        <w:r w:rsidDel="007F6800">
          <w:delText>koppling till Medarbetaruppdraget</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 xml:space="preserve">13; Felaktig syntax för personens </w:delText>
        </w:r>
        <w:r w:rsidDel="007F6800">
          <w:delText xml:space="preserve">slutdatum för </w:delText>
        </w:r>
        <w:r w:rsidRPr="00915D3B" w:rsidDel="007F6800">
          <w:delText xml:space="preserve">personens </w:delText>
        </w:r>
        <w:r w:rsidDel="007F6800">
          <w:delText>koppling till Medarbetaruppdraget</w:delText>
        </w:r>
        <w:r w:rsidRPr="00915D3B" w:rsidDel="007F6800">
          <w:delText xml:space="preserve">: &lt;värde&gt;. Gäller </w:delText>
        </w:r>
        <w:r w:rsidDel="007F6800">
          <w:delText>Medarbetaruppdrag</w:delText>
        </w:r>
        <w:r w:rsidRPr="00915D3B" w:rsidDel="007F6800">
          <w:delText>: &lt;path&gt;</w:delText>
        </w:r>
        <w:r w:rsidDel="007F6800">
          <w:delText xml:space="preserve"> och person</w:delText>
        </w:r>
        <w:r w:rsidR="00286096" w:rsidDel="007F6800">
          <w:delText xml:space="preserve"> med HSA-id</w:delText>
        </w:r>
        <w:r w:rsidDel="007F6800">
          <w:delText xml:space="preserve"> &lt;</w:delText>
        </w:r>
        <w:r w:rsidR="00286096" w:rsidDel="007F6800">
          <w:delText>hsaid</w:delText>
        </w:r>
        <w:r w:rsidDel="007F6800">
          <w:delText>&gt;</w:delText>
        </w:r>
        <w:r w:rsidRPr="00915D3B" w:rsidDel="007F6800">
          <w:delText>”</w:delText>
        </w:r>
      </w:del>
    </w:p>
    <w:p w14:paraId="483ABBAA" w14:textId="0B698838" w:rsidR="00CE6BBE" w:rsidRPr="00915D3B" w:rsidDel="007F6800" w:rsidRDefault="00CE6BBE" w:rsidP="00CE6BBE">
      <w:pPr>
        <w:pStyle w:val="ListParagraph"/>
        <w:numPr>
          <w:ilvl w:val="0"/>
          <w:numId w:val="28"/>
        </w:numPr>
        <w:spacing w:after="120" w:line="240" w:lineRule="auto"/>
        <w:contextualSpacing w:val="0"/>
        <w:rPr>
          <w:del w:id="820" w:author="Ronny Nilsson" w:date="2016-08-26T13:08:00Z"/>
        </w:rPr>
      </w:pPr>
      <w:del w:id="821" w:author="Ronny Nilsson" w:date="2016-08-26T13:08:00Z">
        <w:r w:rsidRPr="00915D3B" w:rsidDel="007F6800">
          <w:delText>Felaktig syntax för personens epostadress</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13; Felaktig syntax för personens epostadress: &lt;värde&gt;. Gäller personobjekt: &lt;path&gt;”</w:delText>
        </w:r>
      </w:del>
    </w:p>
    <w:p w14:paraId="103E4479" w14:textId="00A07A18" w:rsidR="00CE6BBE" w:rsidRPr="00915D3B" w:rsidDel="007F6800" w:rsidRDefault="00CE6BBE" w:rsidP="00CE6BBE">
      <w:pPr>
        <w:pStyle w:val="ListParagraph"/>
        <w:numPr>
          <w:ilvl w:val="0"/>
          <w:numId w:val="28"/>
        </w:numPr>
        <w:spacing w:after="120" w:line="240" w:lineRule="auto"/>
        <w:contextualSpacing w:val="0"/>
        <w:rPr>
          <w:del w:id="822" w:author="Ronny Nilsson" w:date="2016-08-26T13:08:00Z"/>
        </w:rPr>
      </w:pPr>
      <w:del w:id="823" w:author="Ronny Nilsson" w:date="2016-08-26T13:08:00Z">
        <w:r w:rsidRPr="00915D3B" w:rsidDel="007F6800">
          <w:delText>Felaktig syntax för personens 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14; Felaktig syntax för personens telefonnummer: &lt;värde&gt;. Gäller personobjekt: &lt;path&gt;”</w:delText>
        </w:r>
      </w:del>
    </w:p>
    <w:p w14:paraId="3FD59605" w14:textId="542DC440" w:rsidR="00CE6BBE" w:rsidRPr="00915D3B" w:rsidDel="007F6800" w:rsidRDefault="00CE6BBE" w:rsidP="00CE6BBE">
      <w:pPr>
        <w:pStyle w:val="ListParagraph"/>
        <w:numPr>
          <w:ilvl w:val="0"/>
          <w:numId w:val="28"/>
        </w:numPr>
        <w:spacing w:after="120" w:line="240" w:lineRule="auto"/>
        <w:contextualSpacing w:val="0"/>
        <w:rPr>
          <w:del w:id="824" w:author="Ronny Nilsson" w:date="2016-08-26T13:08:00Z"/>
        </w:rPr>
      </w:pPr>
      <w:del w:id="825" w:author="Ronny Nilsson" w:date="2016-08-26T13:08:00Z">
        <w:r w:rsidRPr="00915D3B" w:rsidDel="007F6800">
          <w:delText>Felaktig syntax för personens växeltelefonnummer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15; Felaktig syntax för personens växeltelefonnummer: &lt;värde&gt;. Gäller personobjekt: &lt;path&gt;”</w:delText>
        </w:r>
      </w:del>
    </w:p>
    <w:p w14:paraId="7FE92344" w14:textId="08BE73C2" w:rsidR="00CE6BBE" w:rsidRPr="00915D3B" w:rsidDel="007F6800" w:rsidRDefault="00CE6BBE" w:rsidP="00CE6BBE">
      <w:pPr>
        <w:pStyle w:val="ListParagraph"/>
        <w:numPr>
          <w:ilvl w:val="0"/>
          <w:numId w:val="28"/>
        </w:numPr>
        <w:spacing w:after="120" w:line="240" w:lineRule="auto"/>
        <w:contextualSpacing w:val="0"/>
        <w:rPr>
          <w:del w:id="826" w:author="Ronny Nilsson" w:date="2016-08-26T13:08:00Z"/>
        </w:rPr>
      </w:pPr>
      <w:del w:id="827" w:author="Ronny Nilsson" w:date="2016-08-26T13:08:00Z">
        <w:r w:rsidRPr="00915D3B" w:rsidDel="007F6800">
          <w:delText>Felaktig syntax för personens tjänstetelefonnummer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16; Felaktig syntax för personens tjänstetelefonnummer: &lt;värde&gt;. Gäller personobjekt: &lt;path&gt;”</w:delText>
        </w:r>
      </w:del>
    </w:p>
    <w:p w14:paraId="2DFAE5A9" w14:textId="798A9BDF" w:rsidR="00CE6BBE" w:rsidDel="007F6800" w:rsidRDefault="00CE6BBE" w:rsidP="00CE6BBE">
      <w:pPr>
        <w:pStyle w:val="ListParagraph"/>
        <w:numPr>
          <w:ilvl w:val="0"/>
          <w:numId w:val="28"/>
        </w:numPr>
        <w:spacing w:after="120" w:line="240" w:lineRule="auto"/>
        <w:contextualSpacing w:val="0"/>
        <w:rPr>
          <w:del w:id="828" w:author="Ronny Nilsson" w:date="2016-08-26T13:08:00Z"/>
        </w:rPr>
      </w:pPr>
      <w:del w:id="829" w:author="Ronny Nilsson" w:date="2016-08-26T13:08:00Z">
        <w:r w:rsidRPr="00915D3B" w:rsidDel="007F6800">
          <w:delText>Felaktig syntax för personens mobiltelefonnummer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17; Felaktig syntax för personens mobiltelefonnummer: &lt;värde&gt;. Gäller personobjekt: &lt;path&gt;”</w:delText>
        </w:r>
      </w:del>
    </w:p>
    <w:p w14:paraId="5D777BB1" w14:textId="3A9157D8" w:rsidR="00844A87" w:rsidDel="007F6800" w:rsidRDefault="00844A87" w:rsidP="00844A87">
      <w:pPr>
        <w:pStyle w:val="ListParagraph"/>
        <w:numPr>
          <w:ilvl w:val="0"/>
          <w:numId w:val="28"/>
        </w:numPr>
        <w:spacing w:after="120" w:line="240" w:lineRule="auto"/>
        <w:contextualSpacing w:val="0"/>
        <w:rPr>
          <w:del w:id="830" w:author="Ronny Nilsson" w:date="2016-08-26T13:08:00Z"/>
        </w:rPr>
      </w:pPr>
      <w:del w:id="831" w:author="Ronny Nilsson" w:date="2016-08-26T13:08:00Z">
        <w:r w:rsidRPr="00915D3B" w:rsidDel="007F6800">
          <w:delText xml:space="preserve">Felaktig syntax för personens </w:delText>
        </w:r>
        <w:r w:rsidDel="007F6800">
          <w:delText>sms-</w:delText>
        </w:r>
        <w:r w:rsidRPr="00915D3B" w:rsidDel="007F6800">
          <w:delText>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003D1DFE" w:rsidDel="007F6800">
          <w:delText>51</w:delText>
        </w:r>
        <w:r w:rsidRPr="00915D3B" w:rsidDel="007F6800">
          <w:delText xml:space="preserve">; Felaktig syntax för personens </w:delText>
        </w:r>
        <w:r w:rsidR="00A46C9C" w:rsidDel="007F6800">
          <w:delText>SMS</w:delText>
        </w:r>
        <w:r w:rsidDel="007F6800">
          <w:delText>-</w:delText>
        </w:r>
        <w:r w:rsidRPr="00915D3B" w:rsidDel="007F6800">
          <w:delText>telefonnummer: &lt;värde&gt;. Gäller personobjekt: &lt;path&gt;”</w:delText>
        </w:r>
      </w:del>
    </w:p>
    <w:p w14:paraId="3519A029" w14:textId="3F208EA9" w:rsidR="00FF2BB2" w:rsidRPr="00915D3B" w:rsidDel="007F6800" w:rsidRDefault="00844A87" w:rsidP="00844A87">
      <w:pPr>
        <w:pStyle w:val="ListParagraph"/>
        <w:numPr>
          <w:ilvl w:val="0"/>
          <w:numId w:val="28"/>
        </w:numPr>
        <w:spacing w:after="120" w:line="240" w:lineRule="auto"/>
        <w:contextualSpacing w:val="0"/>
        <w:rPr>
          <w:del w:id="832" w:author="Ronny Nilsson" w:date="2016-08-26T13:08:00Z"/>
        </w:rPr>
      </w:pPr>
      <w:del w:id="833" w:author="Ronny Nilsson" w:date="2016-08-26T13:08:00Z">
        <w:r w:rsidRPr="00915D3B" w:rsidDel="007F6800">
          <w:delText xml:space="preserve">Felaktig syntax för personens </w:delText>
        </w:r>
        <w:r w:rsidDel="007F6800">
          <w:delText>fax-</w:delText>
        </w:r>
        <w:r w:rsidRPr="00915D3B" w:rsidDel="007F6800">
          <w:delText>telefonnummer</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003D1DFE" w:rsidDel="007F6800">
          <w:delText>52</w:delText>
        </w:r>
        <w:r w:rsidRPr="00915D3B" w:rsidDel="007F6800">
          <w:delText xml:space="preserve">; Felaktig syntax för personens </w:delText>
        </w:r>
        <w:r w:rsidDel="007F6800">
          <w:delText>fax-</w:delText>
        </w:r>
        <w:r w:rsidRPr="00915D3B" w:rsidDel="007F6800">
          <w:delText>telefonnummer: &lt;värde&gt;. Gäller personobjekt: &lt;path&gt;”</w:delText>
        </w:r>
      </w:del>
    </w:p>
    <w:p w14:paraId="0D4944E9" w14:textId="01F88D20" w:rsidR="00CE6BBE" w:rsidRPr="00915D3B" w:rsidDel="007F6800" w:rsidRDefault="00CE6BBE" w:rsidP="00CE6BBE">
      <w:pPr>
        <w:pStyle w:val="ListParagraph"/>
        <w:numPr>
          <w:ilvl w:val="0"/>
          <w:numId w:val="28"/>
        </w:numPr>
        <w:spacing w:after="120" w:line="240" w:lineRule="auto"/>
        <w:contextualSpacing w:val="0"/>
        <w:rPr>
          <w:del w:id="834" w:author="Ronny Nilsson" w:date="2016-08-26T13:08:00Z"/>
        </w:rPr>
      </w:pPr>
      <w:del w:id="835" w:author="Ronny Nilsson" w:date="2016-08-26T13:08:00Z">
        <w:r w:rsidRPr="00915D3B" w:rsidDel="007F6800">
          <w:delText>Felaktig syntax för personens Telefontid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18; Felaktig syntax för personens Telefontid [från-dag saknas][från-dag har felaktig syntax: &lt;värde&gt;][till-dag saknas][till-dag har felaktig syntax: &lt;värde&gt;][från-tid saknas][från-tid har felaktig syntax: &lt;värde&gt;][till-tid saknas][till-tid har felaktig syntax: &lt;värde&gt;]. Gäller personobjekt: &lt;path&gt;”</w:delText>
        </w:r>
      </w:del>
    </w:p>
    <w:p w14:paraId="0AED0E3E" w14:textId="2C813875" w:rsidR="00CE6BBE" w:rsidRPr="00915D3B" w:rsidDel="007F6800" w:rsidRDefault="00CE6BBE" w:rsidP="00CE6BBE">
      <w:pPr>
        <w:pStyle w:val="ListParagraph"/>
        <w:numPr>
          <w:ilvl w:val="0"/>
          <w:numId w:val="28"/>
        </w:numPr>
        <w:spacing w:after="120" w:line="240" w:lineRule="auto"/>
        <w:contextualSpacing w:val="0"/>
        <w:rPr>
          <w:del w:id="836" w:author="Ronny Nilsson" w:date="2016-08-26T13:08:00Z"/>
        </w:rPr>
      </w:pPr>
      <w:del w:id="837" w:author="Ronny Nilsson" w:date="2016-08-26T13:08:00Z">
        <w:r w:rsidRPr="00915D3B" w:rsidDel="007F6800">
          <w:delText>Felaktig syntax för personens språkkod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21; Felaktig syntax för personens språkkod: &lt;värde&gt;. Gäller personobjekt: &lt;path&gt;”</w:delText>
        </w:r>
      </w:del>
    </w:p>
    <w:p w14:paraId="434806F6" w14:textId="19B72C6C" w:rsidR="00CE6BBE" w:rsidRPr="00915D3B" w:rsidDel="007F6800" w:rsidRDefault="00CE6BBE" w:rsidP="00CE6BBE">
      <w:pPr>
        <w:pStyle w:val="ListParagraph"/>
        <w:numPr>
          <w:ilvl w:val="0"/>
          <w:numId w:val="28"/>
        </w:numPr>
        <w:spacing w:after="120" w:line="240" w:lineRule="auto"/>
        <w:contextualSpacing w:val="0"/>
        <w:rPr>
          <w:del w:id="838" w:author="Ronny Nilsson" w:date="2016-08-26T13:08:00Z"/>
        </w:rPr>
      </w:pPr>
      <w:del w:id="839" w:author="Ronny Nilsson" w:date="2016-08-26T13:08:00Z">
        <w:r w:rsidRPr="00915D3B" w:rsidDel="007F6800">
          <w:delText>Felaktig s</w:delText>
        </w:r>
        <w:r w:rsidDel="007F6800">
          <w:delText>yntax för personens legitimerade yrkesgrupp</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Del="007F6800">
          <w:delText>50</w:delText>
        </w:r>
        <w:r w:rsidRPr="00915D3B" w:rsidDel="007F6800">
          <w:delText xml:space="preserve">; Felaktig syntax för personens </w:delText>
        </w:r>
        <w:r w:rsidDel="007F6800">
          <w:delText>legitimerade yrkesgrupp</w:delText>
        </w:r>
        <w:r w:rsidRPr="00915D3B" w:rsidDel="007F6800">
          <w:delText>: &lt;värde&gt;. Gäller personobjekt: &lt;path&gt;”</w:delText>
        </w:r>
      </w:del>
    </w:p>
    <w:p w14:paraId="3D3FEC2D" w14:textId="7D61F612" w:rsidR="00CE6BBE" w:rsidRPr="00915D3B" w:rsidDel="007F6800" w:rsidRDefault="00CE6BBE" w:rsidP="00CE6BBE">
      <w:pPr>
        <w:pStyle w:val="ListParagraph"/>
        <w:numPr>
          <w:ilvl w:val="0"/>
          <w:numId w:val="28"/>
        </w:numPr>
        <w:spacing w:after="120" w:line="240" w:lineRule="auto"/>
        <w:contextualSpacing w:val="0"/>
        <w:rPr>
          <w:del w:id="840" w:author="Ronny Nilsson" w:date="2016-08-26T13:08:00Z"/>
        </w:rPr>
      </w:pPr>
      <w:del w:id="841" w:author="Ronny Nilsson" w:date="2016-08-26T13:08:00Z">
        <w:r w:rsidRPr="00915D3B" w:rsidDel="007F6800">
          <w:delText>Felaktig syntax för personens specialitetskod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23; Felaktig syntax för personens specialitetskod: &lt;värde&gt;. Gäller personobjekt: &lt;path&gt;”</w:delText>
        </w:r>
      </w:del>
    </w:p>
    <w:p w14:paraId="585447E6" w14:textId="4D935B74" w:rsidR="00CE6BBE" w:rsidRPr="00915D3B" w:rsidDel="007F6800" w:rsidRDefault="00CE6BBE" w:rsidP="00CE6BBE">
      <w:pPr>
        <w:pStyle w:val="ListParagraph"/>
        <w:numPr>
          <w:ilvl w:val="0"/>
          <w:numId w:val="28"/>
        </w:numPr>
        <w:spacing w:after="120" w:line="240" w:lineRule="auto"/>
        <w:contextualSpacing w:val="0"/>
        <w:rPr>
          <w:del w:id="842" w:author="Ronny Nilsson" w:date="2016-08-26T13:08:00Z"/>
        </w:rPr>
      </w:pPr>
      <w:del w:id="843" w:author="Ronny Nilsson" w:date="2016-08-26T13:08:00Z">
        <w:r w:rsidRPr="00915D3B" w:rsidDel="007F6800">
          <w:delText>Felaktig syntax för personens specialitet (klartext)</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24; Felaktig syntax för personens specialitet (klartext): &lt;värde&gt;. Gäller personobjekt: &lt;path&gt;”</w:delText>
        </w:r>
      </w:del>
    </w:p>
    <w:p w14:paraId="34571C52" w14:textId="395A7D50" w:rsidR="00CE6BBE" w:rsidDel="007F6800" w:rsidRDefault="00CE6BBE" w:rsidP="00CE6BBE">
      <w:pPr>
        <w:pStyle w:val="ListParagraph"/>
        <w:numPr>
          <w:ilvl w:val="0"/>
          <w:numId w:val="28"/>
        </w:numPr>
        <w:spacing w:after="120" w:line="240" w:lineRule="auto"/>
        <w:contextualSpacing w:val="0"/>
        <w:rPr>
          <w:del w:id="844" w:author="Ronny Nilsson" w:date="2016-08-26T13:08:00Z"/>
        </w:rPr>
      </w:pPr>
      <w:del w:id="845" w:author="Ronny Nilsson" w:date="2016-08-26T13:08:00Z">
        <w:r w:rsidRPr="00915D3B" w:rsidDel="007F6800">
          <w:delText>Felaktig syntax för personens flagga för skyddad person</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RPr="00915D3B" w:rsidDel="007F6800">
          <w:delText>26; Felaktig syntax för personens flagga för skyddad person: &lt;värde&gt;. Gäller personobjekt: &lt;path&gt;”</w:delText>
        </w:r>
      </w:del>
    </w:p>
    <w:p w14:paraId="0CE6407F" w14:textId="1484F8D6" w:rsidR="00CE6BBE" w:rsidRPr="00915D3B" w:rsidDel="007F6800" w:rsidRDefault="00CE6BBE" w:rsidP="00CE6BBE">
      <w:pPr>
        <w:pStyle w:val="ListParagraph"/>
        <w:numPr>
          <w:ilvl w:val="0"/>
          <w:numId w:val="28"/>
        </w:numPr>
        <w:spacing w:after="120" w:line="240" w:lineRule="auto"/>
        <w:contextualSpacing w:val="0"/>
        <w:rPr>
          <w:del w:id="846" w:author="Ronny Nilsson" w:date="2016-08-26T13:08:00Z"/>
        </w:rPr>
      </w:pPr>
      <w:del w:id="847" w:author="Ronny Nilsson" w:date="2016-08-26T13:08:00Z">
        <w:r w:rsidRPr="00915D3B" w:rsidDel="007F6800">
          <w:delText xml:space="preserve">Felaktig syntax för personens </w:delText>
        </w:r>
        <w:r w:rsidDel="007F6800">
          <w:delText>befattnings</w:delText>
        </w:r>
        <w:r w:rsidRPr="00915D3B" w:rsidDel="007F6800">
          <w:delText>kod</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Del="007F6800">
          <w:delText>27</w:delText>
        </w:r>
        <w:r w:rsidRPr="00915D3B" w:rsidDel="007F6800">
          <w:delText xml:space="preserve">; Felaktig syntax för personens </w:delText>
        </w:r>
        <w:r w:rsidDel="007F6800">
          <w:delText>befattnings</w:delText>
        </w:r>
        <w:r w:rsidRPr="00915D3B" w:rsidDel="007F6800">
          <w:delText>kod: &lt;värde&gt;. Gäller personobjekt: &lt;path&gt;”</w:delText>
        </w:r>
      </w:del>
    </w:p>
    <w:p w14:paraId="7844FF48" w14:textId="1BD023BE" w:rsidR="00CE6BBE" w:rsidRPr="00915D3B" w:rsidDel="007F6800" w:rsidRDefault="00CE6BBE" w:rsidP="00CE6BBE">
      <w:pPr>
        <w:pStyle w:val="ListParagraph"/>
        <w:numPr>
          <w:ilvl w:val="0"/>
          <w:numId w:val="28"/>
        </w:numPr>
        <w:spacing w:after="120" w:line="240" w:lineRule="auto"/>
        <w:contextualSpacing w:val="0"/>
        <w:rPr>
          <w:del w:id="848" w:author="Ronny Nilsson" w:date="2016-08-26T13:08:00Z"/>
        </w:rPr>
      </w:pPr>
      <w:del w:id="849" w:author="Ronny Nilsson" w:date="2016-08-26T13:08:00Z">
        <w:r w:rsidRPr="00915D3B" w:rsidDel="007F6800">
          <w:delText xml:space="preserve">Felaktig syntax för personens </w:delText>
        </w:r>
        <w:r w:rsidDel="007F6800">
          <w:delText>befattning</w:delText>
        </w:r>
        <w:r w:rsidRPr="00915D3B" w:rsidDel="007F6800">
          <w:delText xml:space="preserve"> (klartext)</w:delText>
        </w:r>
        <w:r w:rsidRPr="00915D3B" w:rsidDel="007F6800">
          <w:br/>
        </w:r>
        <w:r w:rsidRPr="00915D3B" w:rsidDel="007F6800">
          <w:rPr>
            <w:rFonts w:ascii="Times New Roman" w:hAnsi="Times New Roman"/>
            <w:szCs w:val="20"/>
          </w:rPr>
          <w:delText>resultText=</w:delText>
        </w:r>
        <w:r w:rsidRPr="00915D3B" w:rsidDel="007F6800">
          <w:delText>”&lt;katalog-id&gt;</w:delText>
        </w:r>
        <w:r w:rsidR="006F23CE" w:rsidDel="007F6800">
          <w:delText>;Varning;</w:delText>
        </w:r>
        <w:r w:rsidR="000D5FC3" w:rsidDel="007F6800">
          <w:delText>GetCommissionMembersIncludingProtectedPerson;</w:delText>
        </w:r>
        <w:r w:rsidDel="007F6800">
          <w:delText>28</w:delText>
        </w:r>
        <w:r w:rsidRPr="00915D3B" w:rsidDel="007F6800">
          <w:delText xml:space="preserve">; Felaktig syntax för personens </w:delText>
        </w:r>
        <w:r w:rsidDel="007F6800">
          <w:delText>befattning</w:delText>
        </w:r>
        <w:r w:rsidRPr="00915D3B" w:rsidDel="007F6800">
          <w:delText xml:space="preserve"> (klartext): &lt;värde&gt;. Gäller personobjekt: &lt;path&gt;”</w:delText>
        </w:r>
      </w:del>
    </w:p>
    <w:p w14:paraId="0A026160" w14:textId="74D36739" w:rsidR="00CE6BBE" w:rsidDel="007F6800" w:rsidRDefault="00CE6BBE" w:rsidP="00CE6BBE">
      <w:pPr>
        <w:pStyle w:val="ListParagraph"/>
        <w:numPr>
          <w:ilvl w:val="0"/>
          <w:numId w:val="28"/>
        </w:numPr>
        <w:spacing w:after="120" w:line="240" w:lineRule="auto"/>
        <w:contextualSpacing w:val="0"/>
        <w:rPr>
          <w:del w:id="850" w:author="Ronny Nilsson" w:date="2016-08-26T13:08:00Z"/>
        </w:rPr>
      </w:pPr>
      <w:del w:id="851" w:author="Ronny Nilsson" w:date="2016-08-26T13:08:00Z">
        <w:r w:rsidRPr="007F1ECD" w:rsidDel="007F6800">
          <w:delText xml:space="preserve">Felaktig syntax för personens </w:delText>
        </w:r>
        <w:r w:rsidDel="007F6800">
          <w:delText>befattning</w:delText>
        </w:r>
        <w:r w:rsidRPr="007F1ECD" w:rsidDel="007F6800">
          <w:delText xml:space="preserve"> (koden stämmer inte med klartexten)</w:delText>
        </w:r>
        <w:r w:rsidRPr="007F1ECD" w:rsidDel="007F6800">
          <w:br/>
        </w:r>
        <w:r w:rsidRPr="007F1ECD" w:rsidDel="007F6800">
          <w:rPr>
            <w:rFonts w:ascii="Times New Roman" w:hAnsi="Times New Roman"/>
            <w:szCs w:val="20"/>
          </w:rPr>
          <w:delText>resultText=</w:delText>
        </w:r>
        <w:r w:rsidRPr="007F1ECD" w:rsidDel="007F6800">
          <w:delText>”&lt;katalog-id&gt;</w:delText>
        </w:r>
        <w:r w:rsidR="006F23CE" w:rsidDel="007F6800">
          <w:delText>;Varning;</w:delText>
        </w:r>
        <w:r w:rsidR="000D5FC3" w:rsidDel="007F6800">
          <w:delText>GetCommissionMembersIncludingProtectedPerson;</w:delText>
        </w:r>
        <w:r w:rsidDel="007F6800">
          <w:delText>29</w:delText>
        </w:r>
        <w:r w:rsidRPr="007F1ECD" w:rsidDel="007F6800">
          <w:delText xml:space="preserve">; Felaktig syntax för personens </w:delText>
        </w:r>
        <w:r w:rsidDel="007F6800">
          <w:delText>befattning</w:delText>
        </w:r>
        <w:r w:rsidR="007070CA" w:rsidDel="007F6800">
          <w:delText>. Kod</w:delText>
        </w:r>
        <w:r w:rsidRPr="007F1ECD" w:rsidDel="007F6800">
          <w:delText xml:space="preserve"> &lt;v</w:delText>
        </w:r>
        <w:r w:rsidDel="007F6800">
          <w:delText xml:space="preserve">ärde&gt; </w:delText>
        </w:r>
        <w:r w:rsidR="007070CA" w:rsidDel="007F6800">
          <w:delText>överens</w:delText>
        </w:r>
        <w:r w:rsidDel="007F6800">
          <w:delText xml:space="preserve">stämmer inte med </w:delText>
        </w:r>
        <w:r w:rsidR="007070CA" w:rsidDel="007F6800">
          <w:delText>någon klartext.</w:delText>
        </w:r>
        <w:r w:rsidR="003C2A9B" w:rsidDel="007F6800">
          <w:delText xml:space="preserve"> Gäller personobjekt</w:delText>
        </w:r>
        <w:r w:rsidDel="007F6800">
          <w:delText xml:space="preserve"> &lt;path&gt;”</w:delText>
        </w:r>
      </w:del>
    </w:p>
    <w:p w14:paraId="7BCA3C0A" w14:textId="088195EE" w:rsidR="007070CA" w:rsidDel="007F6800" w:rsidRDefault="007070CA" w:rsidP="007070CA">
      <w:pPr>
        <w:pStyle w:val="ListParagraph"/>
        <w:numPr>
          <w:ilvl w:val="0"/>
          <w:numId w:val="28"/>
        </w:numPr>
        <w:spacing w:after="120" w:line="240" w:lineRule="auto"/>
        <w:contextualSpacing w:val="0"/>
        <w:rPr>
          <w:del w:id="852" w:author="Ronny Nilsson" w:date="2016-08-26T13:08:00Z"/>
        </w:rPr>
      </w:pPr>
      <w:del w:id="853" w:author="Ronny Nilsson" w:date="2016-08-26T13:08:00Z">
        <w:r w:rsidRPr="007F1ECD" w:rsidDel="007F6800">
          <w:delText xml:space="preserve">Felaktig syntax för personens </w:delText>
        </w:r>
        <w:r w:rsidDel="007F6800">
          <w:delText>befattning</w:delText>
        </w:r>
        <w:r w:rsidRPr="007F1ECD" w:rsidDel="007F6800">
          <w:delText xml:space="preserve"> (</w:delText>
        </w:r>
        <w:r w:rsidDel="007F6800">
          <w:delText>klarttexten</w:delText>
        </w:r>
        <w:r w:rsidRPr="007F1ECD" w:rsidDel="007F6800">
          <w:delText xml:space="preserve"> stämmer inte med </w:delText>
        </w:r>
        <w:r w:rsidDel="007F6800">
          <w:delText>koden</w:delText>
        </w:r>
        <w:r w:rsidRPr="007F1ECD" w:rsidDel="007F6800">
          <w:delText>)</w:delText>
        </w:r>
        <w:r w:rsidRPr="007F1ECD" w:rsidDel="007F6800">
          <w:br/>
        </w:r>
        <w:r w:rsidRPr="007F1ECD" w:rsidDel="007F6800">
          <w:rPr>
            <w:rFonts w:ascii="Times New Roman" w:hAnsi="Times New Roman"/>
            <w:szCs w:val="20"/>
          </w:rPr>
          <w:delText>resultText=</w:delText>
        </w:r>
        <w:r w:rsidRPr="007F1ECD" w:rsidDel="007F6800">
          <w:delText>”&lt;katalog-id&gt;</w:delText>
        </w:r>
        <w:r w:rsidDel="007F6800">
          <w:delText>;Varning;GetCommissionMembersIncludingProtectedPerson;29</w:delText>
        </w:r>
        <w:r w:rsidRPr="007F1ECD" w:rsidDel="007F6800">
          <w:delText xml:space="preserve">; Felaktig syntax för personens </w:delText>
        </w:r>
        <w:r w:rsidDel="007F6800">
          <w:delText>befattning. Klartext</w:delText>
        </w:r>
        <w:r w:rsidRPr="007F1ECD" w:rsidDel="007F6800">
          <w:delText xml:space="preserve"> &lt;v</w:delText>
        </w:r>
        <w:r w:rsidDel="007F6800">
          <w:delText>ärde&gt; överensstämmer inte med någon kod. Gäller personobjekt &lt;path&gt;”</w:delText>
        </w:r>
      </w:del>
    </w:p>
    <w:p w14:paraId="100867B5" w14:textId="5939AB0D" w:rsidR="00656C0F" w:rsidRPr="00A879A5" w:rsidDel="007F6800" w:rsidRDefault="00656C0F" w:rsidP="00656C0F">
      <w:pPr>
        <w:pStyle w:val="ListParagraph"/>
        <w:numPr>
          <w:ilvl w:val="0"/>
          <w:numId w:val="28"/>
        </w:numPr>
        <w:spacing w:after="120" w:line="240" w:lineRule="auto"/>
        <w:contextualSpacing w:val="0"/>
        <w:rPr>
          <w:del w:id="854" w:author="Ronny Nilsson" w:date="2016-08-26T13:08:00Z"/>
        </w:rPr>
      </w:pPr>
      <w:del w:id="855" w:author="Ronny Nilsson" w:date="2016-08-26T13:08:00Z">
        <w:r w:rsidDel="007F6800">
          <w:delText>Felaktig multiplicitet för attribut. Attribut kan endast ha ett värde.</w:delText>
        </w:r>
        <w:r w:rsidDel="007F6800">
          <w:br/>
        </w:r>
        <w:r w:rsidRPr="007F1ECD" w:rsidDel="007F6800">
          <w:rPr>
            <w:rFonts w:ascii="Times New Roman" w:hAnsi="Times New Roman"/>
            <w:szCs w:val="20"/>
          </w:rPr>
          <w:delText>resultText=</w:delText>
        </w:r>
        <w:r w:rsidRPr="007F1ECD" w:rsidDel="007F6800">
          <w:delText>”&lt;katalog-id&gt;</w:delText>
        </w:r>
        <w:r w:rsidDel="007F6800">
          <w:delText>;Varning;</w:delText>
        </w:r>
        <w:r w:rsidRPr="00656C0F" w:rsidDel="007F6800">
          <w:delText xml:space="preserve"> </w:delText>
        </w:r>
        <w:r w:rsidDel="007F6800">
          <w:delText>GetCommissionMembersIncludingProtectedPerson; 60</w:delText>
        </w:r>
        <w:r w:rsidRPr="007F1ECD" w:rsidDel="007F6800">
          <w:delText xml:space="preserve">; </w:delText>
        </w:r>
        <w:r w:rsidDel="007F6800">
          <w:delText>Attributet kan endast ha ett värde. Gäller attribut: &lt;värde&gt;. Gäller objekt: &lt;path&gt;”</w:delText>
        </w:r>
      </w:del>
    </w:p>
    <w:p w14:paraId="185E48DD" w14:textId="77777777" w:rsidR="00CE6BBE" w:rsidRPr="00915D3B" w:rsidRDefault="00CE6BBE" w:rsidP="00CE6BBE">
      <w:pPr>
        <w:pStyle w:val="ListParagraph"/>
        <w:spacing w:after="120"/>
        <w:contextualSpacing w:val="0"/>
      </w:pPr>
    </w:p>
    <w:p w14:paraId="741E0778" w14:textId="77777777" w:rsidR="00CE6BBE" w:rsidRPr="00915D3B" w:rsidRDefault="00CE6BBE" w:rsidP="00CE6BBE">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856" w:name="_Toc467578129"/>
      <w:r w:rsidRPr="00915D3B">
        <w:t>Annan information om kontraktet</w:t>
      </w:r>
      <w:bookmarkEnd w:id="856"/>
    </w:p>
    <w:p w14:paraId="3F1187D8" w14:textId="77777777" w:rsidR="00CE6BBE" w:rsidRPr="00915D3B" w:rsidRDefault="00CE6BBE" w:rsidP="00CE6BBE">
      <w:r w:rsidRPr="00915D3B">
        <w:t>-</w:t>
      </w:r>
    </w:p>
    <w:p w14:paraId="1E95500C" w14:textId="77777777" w:rsidR="00CE6BBE" w:rsidRPr="00915D3B" w:rsidRDefault="00CE6BBE" w:rsidP="00CE6BBE">
      <w:pPr>
        <w:rPr>
          <w:lang w:eastAsia="sv-SE"/>
        </w:rPr>
      </w:pPr>
    </w:p>
    <w:p w14:paraId="612CA962" w14:textId="764B8C2A" w:rsidR="00CE6BBE" w:rsidRPr="00915D3B" w:rsidRDefault="00CE6BBE" w:rsidP="00CE6BBE">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857" w:name="_Ref401069186"/>
      <w:bookmarkStart w:id="858" w:name="_Toc467578130"/>
      <w:r>
        <w:lastRenderedPageBreak/>
        <w:t>GetCommissionMembers</w:t>
      </w:r>
      <w:bookmarkEnd w:id="857"/>
      <w:bookmarkEnd w:id="858"/>
    </w:p>
    <w:p w14:paraId="096B0A51" w14:textId="71739BCC" w:rsidR="00CE6BBE" w:rsidRPr="00915D3B" w:rsidRDefault="00CE6BBE" w:rsidP="00CE6BBE">
      <w:pPr>
        <w:rPr>
          <w:rFonts w:cs="Arial"/>
        </w:rPr>
      </w:pPr>
      <w:r w:rsidRPr="00915D3B">
        <w:rPr>
          <w:rFonts w:cs="Arial"/>
        </w:rPr>
        <w:t xml:space="preserve">Metoden är identisk med </w:t>
      </w:r>
      <w:r>
        <w:rPr>
          <w:rFonts w:cs="Arial"/>
        </w:rPr>
        <w:t>G</w:t>
      </w:r>
      <w:r w:rsidR="00FD2C30">
        <w:rPr>
          <w:rFonts w:cs="Arial"/>
        </w:rPr>
        <w:t>etCommissionMembers</w:t>
      </w:r>
      <w:r w:rsidRPr="00915D3B">
        <w:rPr>
          <w:rFonts w:cs="Arial"/>
        </w:rPr>
        <w:t xml:space="preserve">IncludingProtectedPerson, förutom att skyddade personer aldrig returneras. </w:t>
      </w:r>
    </w:p>
    <w:p w14:paraId="6A77869C" w14:textId="77777777" w:rsidR="00CE6BBE" w:rsidRPr="00915D3B" w:rsidRDefault="00CE6BBE" w:rsidP="00CE6BBE">
      <w:pPr>
        <w:rPr>
          <w:rFonts w:cs="Arial"/>
        </w:rPr>
      </w:pPr>
      <w:r w:rsidRPr="00915D3B">
        <w:rPr>
          <w:rFonts w:cs="Arial"/>
        </w:rPr>
        <w:t xml:space="preserve">Det innebär också att fältet </w:t>
      </w:r>
      <w:r w:rsidRPr="00915D3B">
        <w:rPr>
          <w:rFonts w:eastAsia="Times New Roman" w:cs="Arial"/>
          <w:szCs w:val="20"/>
          <w:lang w:eastAsia="sv-SE"/>
        </w:rPr>
        <w:t>protectedPerson</w:t>
      </w:r>
      <w:r w:rsidRPr="00915D3B">
        <w:rPr>
          <w:rFonts w:cs="Arial"/>
        </w:rPr>
        <w:t xml:space="preserve"> aldrig kommer att returneras.</w:t>
      </w:r>
    </w:p>
    <w:p w14:paraId="06740FED" w14:textId="7FDC2C6E" w:rsidR="00CE6BBE" w:rsidRPr="00915D3B" w:rsidRDefault="00CE6BBE" w:rsidP="00CE6BBE">
      <w:pPr>
        <w:rPr>
          <w:rFonts w:cs="Arial"/>
        </w:rPr>
      </w:pPr>
      <w:r w:rsidRPr="00915D3B">
        <w:rPr>
          <w:rFonts w:cs="Arial"/>
        </w:rPr>
        <w:t xml:space="preserve">För beskrivning av metoden se kap </w:t>
      </w:r>
      <w:r w:rsidR="0089454A">
        <w:fldChar w:fldCharType="begin"/>
      </w:r>
      <w:r w:rsidR="0089454A">
        <w:rPr>
          <w:rFonts w:cs="Arial"/>
        </w:rPr>
        <w:instrText xml:space="preserve"> REF _Ref401069158 \r \h </w:instrText>
      </w:r>
      <w:r w:rsidR="0089454A">
        <w:fldChar w:fldCharType="separate"/>
      </w:r>
      <w:r w:rsidR="00801343">
        <w:rPr>
          <w:rFonts w:cs="Arial"/>
        </w:rPr>
        <w:t>6.3</w:t>
      </w:r>
      <w:r w:rsidR="0089454A">
        <w:fldChar w:fldCharType="end"/>
      </w:r>
      <w:r w:rsidR="0089454A">
        <w:t xml:space="preserve"> </w:t>
      </w:r>
      <w:r w:rsidR="0089454A">
        <w:fldChar w:fldCharType="begin"/>
      </w:r>
      <w:r w:rsidR="0089454A">
        <w:instrText xml:space="preserve"> REF _Ref401069158 \h </w:instrText>
      </w:r>
      <w:r w:rsidR="0089454A">
        <w:fldChar w:fldCharType="separate"/>
      </w:r>
      <w:ins w:id="859" w:author="Robert Lundmark" w:date="2016-11-22T11:39:00Z">
        <w:r w:rsidR="00801343">
          <w:t>GetCommissionMembers</w:t>
        </w:r>
        <w:r w:rsidR="00801343" w:rsidRPr="007B798B">
          <w:t>IncludingProtectedPerson</w:t>
        </w:r>
      </w:ins>
      <w:del w:id="860" w:author="Robert Lundmark" w:date="2016-10-24T13:00:00Z">
        <w:r w:rsidR="00C5124D" w:rsidDel="001F68F5">
          <w:delText>GetCommissionMembers</w:delText>
        </w:r>
        <w:r w:rsidR="00C5124D" w:rsidRPr="007B798B" w:rsidDel="001F68F5">
          <w:delText>IncludingProtectedPerson</w:delText>
        </w:r>
      </w:del>
      <w:r w:rsidR="0089454A">
        <w:fldChar w:fldCharType="end"/>
      </w:r>
      <w:r w:rsidRPr="00915D3B">
        <w:rPr>
          <w:rFonts w:cs="Arial"/>
        </w:rPr>
        <w:t xml:space="preserve"> ovan.</w:t>
      </w:r>
    </w:p>
    <w:p w14:paraId="2D93B73D" w14:textId="77777777" w:rsidR="00CE6BBE" w:rsidRPr="00915D3B" w:rsidRDefault="00CE6BBE" w:rsidP="00CE6BBE">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861" w:name="_Toc467578131"/>
      <w:r w:rsidRPr="00915D3B">
        <w:t>Version</w:t>
      </w:r>
      <w:bookmarkEnd w:id="861"/>
    </w:p>
    <w:p w14:paraId="16E96539" w14:textId="653106B7" w:rsidR="00CE6BBE" w:rsidRPr="00915D3B" w:rsidRDefault="00CE6BBE" w:rsidP="00CE6BBE">
      <w:r w:rsidRPr="00915D3B">
        <w:t xml:space="preserve">Version på detta kontrakt är </w:t>
      </w:r>
      <w:r w:rsidR="00CF0E4C">
        <w:t>1.1</w:t>
      </w:r>
    </w:p>
    <w:p w14:paraId="12DCE8D1" w14:textId="77777777" w:rsidR="00CE6BBE" w:rsidRPr="00915D3B" w:rsidRDefault="00CE6BBE" w:rsidP="00CE6BBE">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862" w:name="_Toc467578132"/>
      <w:r w:rsidRPr="00915D3B">
        <w:t>Fältregler</w:t>
      </w:r>
      <w:bookmarkEnd w:id="862"/>
    </w:p>
    <w:p w14:paraId="3FDC5ABD" w14:textId="0B7C6776" w:rsidR="00CE6BBE" w:rsidRPr="00915D3B" w:rsidRDefault="00CE6BBE" w:rsidP="00CE6BBE">
      <w:r w:rsidRPr="00915D3B">
        <w:t>Eftersom att skyddade personer aldrig returneras, så innebär det att fältet</w:t>
      </w:r>
      <w:r w:rsidRPr="00915D3B">
        <w:rPr>
          <w:rFonts w:cs="Arial"/>
        </w:rPr>
        <w:t xml:space="preserve"> </w:t>
      </w:r>
      <w:r w:rsidRPr="00915D3B">
        <w:rPr>
          <w:rFonts w:eastAsia="Times New Roman" w:cs="Arial"/>
          <w:szCs w:val="20"/>
          <w:lang w:eastAsia="sv-SE"/>
        </w:rPr>
        <w:t>protectedPerson</w:t>
      </w:r>
      <w:r w:rsidRPr="00915D3B">
        <w:t xml:space="preserve"> (se </w:t>
      </w:r>
      <w:r w:rsidR="0089454A">
        <w:fldChar w:fldCharType="begin"/>
      </w:r>
      <w:r w:rsidR="0089454A">
        <w:instrText xml:space="preserve"> REF _Ref401069526 \r \h </w:instrText>
      </w:r>
      <w:r w:rsidR="0089454A">
        <w:fldChar w:fldCharType="separate"/>
      </w:r>
      <w:r w:rsidR="00801343">
        <w:t>6.3.2</w:t>
      </w:r>
      <w:r w:rsidR="0089454A">
        <w:fldChar w:fldCharType="end"/>
      </w:r>
      <w:r w:rsidR="0089454A">
        <w:t xml:space="preserve"> </w:t>
      </w:r>
      <w:r w:rsidR="0089454A">
        <w:fldChar w:fldCharType="begin"/>
      </w:r>
      <w:r w:rsidR="0089454A">
        <w:instrText xml:space="preserve"> REF _Ref401069526 \h </w:instrText>
      </w:r>
      <w:r w:rsidR="0089454A">
        <w:fldChar w:fldCharType="separate"/>
      </w:r>
      <w:r w:rsidR="00801343" w:rsidRPr="00915D3B">
        <w:t>Fältregler</w:t>
      </w:r>
      <w:r w:rsidR="0089454A">
        <w:fldChar w:fldCharType="end"/>
      </w:r>
      <w:r w:rsidRPr="00915D3B">
        <w:t>) aldrig kommer att returneras.</w:t>
      </w:r>
    </w:p>
    <w:p w14:paraId="0391E313" w14:textId="77777777" w:rsidR="00CE6BBE" w:rsidRPr="00915D3B" w:rsidRDefault="00CE6BBE" w:rsidP="00CE6BBE">
      <w:pPr>
        <w:rPr>
          <w:lang w:eastAsia="sv-SE"/>
        </w:rPr>
      </w:pPr>
    </w:p>
    <w:bookmarkEnd w:id="1"/>
    <w:p w14:paraId="39E1D409" w14:textId="438B3C3B" w:rsidR="00E127E3" w:rsidRDefault="00E127E3" w:rsidP="00BB38AF">
      <w:pPr>
        <w:pStyle w:val="Heading2"/>
        <w:numPr>
          <w:ilvl w:val="0"/>
          <w:numId w:val="0"/>
        </w:numPr>
      </w:pPr>
    </w:p>
    <w:sectPr w:rsidR="00E127E3" w:rsidSect="000A531A">
      <w:headerReference w:type="default" r:id="rId20"/>
      <w:footerReference w:type="default" r:id="rId21"/>
      <w:headerReference w:type="first" r:id="rId22"/>
      <w:footerReference w:type="first" r:id="rId23"/>
      <w:pgSz w:w="11906" w:h="16838" w:code="9"/>
      <w:pgMar w:top="3232" w:right="720" w:bottom="720" w:left="720" w:header="0" w:footer="90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0" w:author="Littorin Henrika" w:date="2016-08-23T20:20:00Z" w:initials="Henrika">
    <w:p w14:paraId="2063D29B" w14:textId="1E36E482" w:rsidR="0010053E" w:rsidRDefault="0010053E">
      <w:pPr>
        <w:pStyle w:val="CommentText"/>
      </w:pPr>
      <w:r>
        <w:rPr>
          <w:rStyle w:val="CommentReference"/>
        </w:rPr>
        <w:annotationRef/>
      </w:r>
      <w:r>
        <w:t>Ska uppdateras efter fastställande</w:t>
      </w:r>
    </w:p>
  </w:comment>
  <w:comment w:id="409" w:author="Littorin Henrika" w:date="2016-09-09T10:20:00Z" w:initials="Henrika">
    <w:p w14:paraId="3DAF1BA5" w14:textId="0A205F93" w:rsidR="0010053E" w:rsidRDefault="0010053E">
      <w:pPr>
        <w:pStyle w:val="CommentText"/>
      </w:pPr>
      <w:r>
        <w:rPr>
          <w:rStyle w:val="CommentReference"/>
        </w:rPr>
        <w:annotationRef/>
      </w:r>
      <w:r>
        <w:t>Fråga till A&amp;R: behövs ny version av AB?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63D29B" w15:done="0"/>
  <w15:commentEx w15:paraId="3DAF1BA5"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55075" w14:textId="77777777" w:rsidR="00AF7B74" w:rsidRDefault="00AF7B74" w:rsidP="00C72B17">
      <w:pPr>
        <w:spacing w:line="240" w:lineRule="auto"/>
      </w:pPr>
      <w:r>
        <w:separator/>
      </w:r>
    </w:p>
  </w:endnote>
  <w:endnote w:type="continuationSeparator" w:id="0">
    <w:p w14:paraId="0DA6D02C" w14:textId="77777777" w:rsidR="00AF7B74" w:rsidRDefault="00AF7B74"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Calibri"/>
    <w:charset w:val="4E"/>
    <w:family w:val="auto"/>
    <w:pitch w:val="variable"/>
    <w:sig w:usb0="00000000" w:usb1="7AC7FFFF" w:usb2="00000012" w:usb3="00000000" w:csb0="0002000D" w:csb1="00000000"/>
  </w:font>
  <w:font w:name="Courier New">
    <w:panose1 w:val="02070309020205020404"/>
    <w:charset w:val="00"/>
    <w:family w:val="modern"/>
    <w:pitch w:val="fixed"/>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MS Mincho">
    <w:altName w:val="Yu Gothic"/>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48801" w14:textId="77777777" w:rsidR="0010053E" w:rsidRDefault="0010053E"/>
  <w:p w14:paraId="1FC233E8" w14:textId="77777777" w:rsidR="0010053E" w:rsidRDefault="0010053E"/>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10053E" w:rsidRPr="004A7C1C" w14:paraId="3C5A492F" w14:textId="77777777" w:rsidTr="00095A0D">
      <w:trPr>
        <w:trHeight w:val="629"/>
      </w:trPr>
      <w:tc>
        <w:tcPr>
          <w:tcW w:w="1559" w:type="dxa"/>
        </w:tcPr>
        <w:p w14:paraId="784DFED4" w14:textId="77777777" w:rsidR="0010053E" w:rsidRPr="001304B6" w:rsidRDefault="001005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3360A04" w14:textId="77777777" w:rsidR="0010053E" w:rsidRPr="001304B6" w:rsidRDefault="001005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77777777" w:rsidR="0010053E" w:rsidRPr="001304B6" w:rsidRDefault="001005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33EFF577" w14:textId="77777777" w:rsidR="0010053E" w:rsidRPr="001304B6" w:rsidRDefault="001005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10053E" w:rsidRPr="003E62A7" w:rsidRDefault="0010053E" w:rsidP="00095A0D">
          <w:pPr>
            <w:pStyle w:val="Footer"/>
            <w:ind w:left="0"/>
            <w:jc w:val="both"/>
            <w:rPr>
              <w:rFonts w:ascii="Arial" w:eastAsia="Times New Roman" w:hAnsi="Arial"/>
              <w:color w:val="00A9A7"/>
              <w:sz w:val="14"/>
              <w:szCs w:val="24"/>
              <w:lang w:val="en-GB" w:eastAsia="en-GB"/>
            </w:rPr>
          </w:pPr>
          <w:r w:rsidRPr="003E62A7">
            <w:rPr>
              <w:rFonts w:ascii="Arial" w:eastAsia="Times New Roman" w:hAnsi="Arial"/>
              <w:color w:val="00A9A7"/>
              <w:sz w:val="14"/>
              <w:szCs w:val="24"/>
              <w:lang w:val="en-GB" w:eastAsia="en-GB"/>
            </w:rPr>
            <w:t>Tel 08 452 71 60</w:t>
          </w:r>
        </w:p>
        <w:p w14:paraId="3A35D9B7" w14:textId="77777777" w:rsidR="0010053E" w:rsidRPr="003E62A7" w:rsidRDefault="0010053E" w:rsidP="00095A0D">
          <w:pPr>
            <w:pStyle w:val="Footer"/>
            <w:ind w:left="0"/>
            <w:jc w:val="both"/>
            <w:rPr>
              <w:rFonts w:ascii="Arial" w:eastAsia="Times New Roman" w:hAnsi="Arial"/>
              <w:color w:val="00A9A7"/>
              <w:sz w:val="14"/>
              <w:szCs w:val="24"/>
              <w:lang w:val="en-GB" w:eastAsia="en-GB"/>
            </w:rPr>
          </w:pPr>
          <w:r w:rsidRPr="003E62A7">
            <w:rPr>
              <w:rFonts w:ascii="Arial" w:eastAsia="Times New Roman" w:hAnsi="Arial"/>
              <w:color w:val="00A9A7"/>
              <w:sz w:val="14"/>
              <w:szCs w:val="24"/>
              <w:lang w:val="en-GB" w:eastAsia="en-GB"/>
            </w:rPr>
            <w:t>info@inera.se</w:t>
          </w:r>
        </w:p>
        <w:p w14:paraId="3EEE20B7" w14:textId="77777777" w:rsidR="0010053E" w:rsidRPr="0091623E" w:rsidRDefault="0010053E" w:rsidP="00095A0D">
          <w:pPr>
            <w:pStyle w:val="Footer"/>
            <w:ind w:left="0"/>
            <w:jc w:val="both"/>
            <w:rPr>
              <w:lang w:val="en-US"/>
            </w:rPr>
          </w:pPr>
          <w:r w:rsidRPr="003E62A7">
            <w:rPr>
              <w:rFonts w:ascii="Arial" w:eastAsia="Times New Roman" w:hAnsi="Arial"/>
              <w:color w:val="00A9A7"/>
              <w:sz w:val="14"/>
              <w:szCs w:val="24"/>
              <w:lang w:val="en-GB" w:eastAsia="en-GB"/>
            </w:rPr>
            <w:t>www.inera.se</w:t>
          </w:r>
          <w:r w:rsidRPr="0091623E">
            <w:rPr>
              <w:lang w:val="en-US"/>
            </w:rPr>
            <w:t xml:space="preserve"> </w:t>
          </w:r>
        </w:p>
      </w:tc>
      <w:tc>
        <w:tcPr>
          <w:tcW w:w="2409" w:type="dxa"/>
        </w:tcPr>
        <w:p w14:paraId="5069E126" w14:textId="77777777" w:rsidR="0010053E" w:rsidRPr="001304B6" w:rsidRDefault="001005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10053E" w:rsidRPr="001304B6" w:rsidRDefault="0010053E"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10053E" w:rsidRPr="004A7C1C" w:rsidRDefault="0010053E" w:rsidP="001304B6">
          <w:pPr>
            <w:pStyle w:val="Footer"/>
          </w:pPr>
        </w:p>
      </w:tc>
      <w:tc>
        <w:tcPr>
          <w:tcW w:w="709" w:type="dxa"/>
        </w:tcPr>
        <w:p w14:paraId="6E332D35" w14:textId="112CA0F1" w:rsidR="0010053E" w:rsidRPr="004A7C1C" w:rsidRDefault="0010053E"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801343">
            <w:rPr>
              <w:rStyle w:val="PageNumber"/>
              <w:noProof/>
            </w:rPr>
            <w:t>21</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801343">
            <w:rPr>
              <w:rStyle w:val="PageNumber"/>
              <w:noProof/>
            </w:rPr>
            <w:t>28</w:t>
          </w:r>
          <w:r w:rsidRPr="004A7C1C">
            <w:rPr>
              <w:rStyle w:val="PageNumber"/>
            </w:rPr>
            <w:fldChar w:fldCharType="end"/>
          </w:r>
        </w:p>
      </w:tc>
    </w:tr>
  </w:tbl>
  <w:p w14:paraId="6EB65E86" w14:textId="77777777" w:rsidR="0010053E" w:rsidRDefault="0010053E" w:rsidP="001304B6">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491F8" w14:textId="77777777" w:rsidR="0010053E" w:rsidRDefault="0010053E">
    <w:pPr>
      <w:pStyle w:val="Footer"/>
    </w:pPr>
  </w:p>
  <w:p w14:paraId="36E0CB75" w14:textId="77777777" w:rsidR="0010053E" w:rsidRDefault="0010053E">
    <w:pPr>
      <w:pStyle w:val="Footer"/>
    </w:pPr>
  </w:p>
  <w:p w14:paraId="68EA24B6" w14:textId="77777777" w:rsidR="0010053E" w:rsidRDefault="0010053E">
    <w:pPr>
      <w:pStyle w:val="Footer"/>
    </w:pPr>
  </w:p>
  <w:p w14:paraId="798F58D1" w14:textId="77777777" w:rsidR="0010053E" w:rsidRDefault="0010053E">
    <w:pPr>
      <w:pStyle w:val="Footer"/>
    </w:pPr>
  </w:p>
  <w:p w14:paraId="0B4F500D" w14:textId="77777777" w:rsidR="0010053E" w:rsidRDefault="00100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F7BFFB" w14:textId="77777777" w:rsidR="00AF7B74" w:rsidRDefault="00AF7B74" w:rsidP="00C72B17">
      <w:pPr>
        <w:spacing w:line="240" w:lineRule="auto"/>
      </w:pPr>
      <w:r>
        <w:separator/>
      </w:r>
    </w:p>
  </w:footnote>
  <w:footnote w:type="continuationSeparator" w:id="0">
    <w:p w14:paraId="40461CD9" w14:textId="77777777" w:rsidR="00AF7B74" w:rsidRDefault="00AF7B74" w:rsidP="00C72B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2D9D9" w14:textId="77777777" w:rsidR="0010053E" w:rsidRDefault="0010053E"/>
  <w:p w14:paraId="69BC34DE" w14:textId="77777777" w:rsidR="0010053E" w:rsidRDefault="0010053E"/>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10053E" w:rsidRPr="00333716" w14:paraId="38E1EC6E" w14:textId="77777777" w:rsidTr="000A531A">
      <w:trPr>
        <w:trHeight w:hRule="exact" w:val="539"/>
      </w:trPr>
      <w:tc>
        <w:tcPr>
          <w:tcW w:w="3168" w:type="dxa"/>
          <w:tcBorders>
            <w:top w:val="nil"/>
            <w:bottom w:val="nil"/>
          </w:tcBorders>
        </w:tcPr>
        <w:p w14:paraId="74451D16" w14:textId="77777777" w:rsidR="0010053E" w:rsidRPr="00095A0D" w:rsidRDefault="0010053E" w:rsidP="00095A0D">
          <w:pPr>
            <w:pStyle w:val="Footer"/>
            <w:rPr>
              <w:rFonts w:ascii="Arial" w:eastAsia="Times New Roman" w:hAnsi="Arial"/>
              <w:color w:val="00A9A7"/>
              <w:sz w:val="14"/>
              <w:szCs w:val="24"/>
              <w:lang w:eastAsia="en-GB"/>
            </w:rPr>
          </w:pPr>
          <w:bookmarkStart w:id="863" w:name="LDnr1"/>
          <w:bookmarkEnd w:id="863"/>
        </w:p>
        <w:p w14:paraId="1A79B92D" w14:textId="77777777" w:rsidR="0010053E" w:rsidRPr="00095A0D" w:rsidRDefault="0010053E" w:rsidP="00095A0D">
          <w:pPr>
            <w:pStyle w:val="Footer"/>
            <w:rPr>
              <w:rFonts w:ascii="Arial" w:eastAsia="Times New Roman" w:hAnsi="Arial"/>
              <w:color w:val="00A9A7"/>
              <w:sz w:val="14"/>
              <w:szCs w:val="24"/>
              <w:lang w:eastAsia="en-GB"/>
            </w:rPr>
          </w:pPr>
        </w:p>
      </w:tc>
      <w:tc>
        <w:tcPr>
          <w:tcW w:w="4111" w:type="dxa"/>
          <w:tcBorders>
            <w:top w:val="nil"/>
            <w:bottom w:val="nil"/>
          </w:tcBorders>
        </w:tcPr>
        <w:p w14:paraId="4AC1A147" w14:textId="3CA059A3" w:rsidR="0010053E" w:rsidRDefault="0010053E"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Tjanstekontraktsbeskrivning_</w:t>
          </w:r>
          <w:ins w:id="864" w:author="Robert Lundmark" w:date="2016-10-24T13:00:00Z">
            <w:r w:rsidRPr="004A2D78">
              <w:rPr>
                <w:rFonts w:ascii="Arial" w:eastAsia="Times New Roman" w:hAnsi="Arial"/>
                <w:color w:val="00A9A7"/>
                <w:sz w:val="14"/>
                <w:szCs w:val="24"/>
                <w:lang w:eastAsia="en-GB"/>
              </w:rPr>
              <w:t>strategicresourcemanagement:persons</w:t>
            </w:r>
            <w:r w:rsidDel="001F68F5">
              <w:rPr>
                <w:rFonts w:ascii="Arial" w:eastAsia="Times New Roman" w:hAnsi="Arial"/>
                <w:color w:val="00A9A7"/>
                <w:sz w:val="14"/>
                <w:szCs w:val="24"/>
                <w:lang w:eastAsia="en-GB"/>
              </w:rPr>
              <w:t xml:space="preserve"> </w:t>
            </w:r>
          </w:ins>
          <w:del w:id="865" w:author="Robert Lundmark" w:date="2016-10-24T13:00:00Z">
            <w:r w:rsidDel="001F68F5">
              <w:rPr>
                <w:rFonts w:ascii="Arial" w:eastAsia="Times New Roman" w:hAnsi="Arial"/>
                <w:color w:val="00A9A7"/>
                <w:sz w:val="14"/>
                <w:szCs w:val="24"/>
                <w:lang w:eastAsia="en-GB"/>
              </w:rPr>
              <w:delText>infrastructure_directory</w:delText>
            </w:r>
          </w:del>
          <w:r>
            <w:rPr>
              <w:rFonts w:ascii="Arial" w:eastAsia="Times New Roman" w:hAnsi="Arial"/>
              <w:color w:val="00A9A7"/>
              <w:sz w:val="14"/>
              <w:szCs w:val="24"/>
              <w:lang w:eastAsia="en-GB"/>
            </w:rPr>
            <w:t>_employee</w:t>
          </w:r>
        </w:p>
        <w:p w14:paraId="015507E6" w14:textId="76F87A22" w:rsidR="0010053E" w:rsidRDefault="0010053E"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del w:id="866" w:author="Littorin Henrika" w:date="2016-08-23T20:19:00Z">
            <w:r w:rsidRPr="0039481C" w:rsidDel="005734FA">
              <w:rPr>
                <w:rFonts w:ascii="Arial" w:eastAsia="Times New Roman" w:hAnsi="Arial"/>
                <w:color w:val="00A9A7"/>
                <w:sz w:val="14"/>
                <w:szCs w:val="24"/>
                <w:lang w:eastAsia="en-GB"/>
              </w:rPr>
              <w:fldChar w:fldCharType="begin"/>
            </w:r>
            <w:r w:rsidRPr="0039481C" w:rsidDel="005734FA">
              <w:rPr>
                <w:rFonts w:ascii="Arial" w:eastAsia="Times New Roman" w:hAnsi="Arial"/>
                <w:color w:val="00A9A7"/>
                <w:sz w:val="14"/>
                <w:szCs w:val="24"/>
                <w:lang w:eastAsia="en-GB"/>
              </w:rPr>
              <w:delInstrText xml:space="preserve"> DOCPROPERTY  "version1" \* MERGEFORMAT </w:delInstrText>
            </w:r>
            <w:r w:rsidRPr="0039481C" w:rsidDel="005734FA">
              <w:rPr>
                <w:rFonts w:ascii="Arial" w:eastAsia="Times New Roman" w:hAnsi="Arial"/>
                <w:color w:val="00A9A7"/>
                <w:sz w:val="14"/>
                <w:szCs w:val="24"/>
                <w:lang w:eastAsia="en-GB"/>
              </w:rPr>
              <w:fldChar w:fldCharType="separate"/>
            </w:r>
            <w:r w:rsidRPr="0039481C" w:rsidDel="005734FA">
              <w:rPr>
                <w:rFonts w:ascii="Arial" w:eastAsia="Times New Roman" w:hAnsi="Arial"/>
                <w:color w:val="00A9A7"/>
                <w:sz w:val="14"/>
                <w:szCs w:val="24"/>
                <w:lang w:eastAsia="en-GB"/>
              </w:rPr>
              <w:delText>1</w:delText>
            </w:r>
            <w:r w:rsidRPr="0039481C" w:rsidDel="005734FA">
              <w:rPr>
                <w:rFonts w:ascii="Arial" w:eastAsia="Times New Roman" w:hAnsi="Arial"/>
                <w:color w:val="00A9A7"/>
                <w:sz w:val="14"/>
                <w:szCs w:val="24"/>
                <w:lang w:eastAsia="en-GB"/>
              </w:rPr>
              <w:fldChar w:fldCharType="end"/>
            </w:r>
            <w:r w:rsidRPr="0039481C" w:rsidDel="005734FA">
              <w:rPr>
                <w:rFonts w:ascii="Arial" w:eastAsia="Times New Roman" w:hAnsi="Arial"/>
                <w:color w:val="00A9A7"/>
                <w:sz w:val="14"/>
                <w:szCs w:val="24"/>
                <w:lang w:eastAsia="en-GB"/>
              </w:rPr>
              <w:delText>.</w:delText>
            </w:r>
            <w:r w:rsidDel="005734FA">
              <w:rPr>
                <w:rFonts w:ascii="Arial" w:eastAsia="Times New Roman" w:hAnsi="Arial"/>
                <w:color w:val="00A9A7"/>
                <w:sz w:val="14"/>
                <w:szCs w:val="24"/>
                <w:lang w:eastAsia="en-GB"/>
              </w:rPr>
              <w:delText>1.1</w:delText>
            </w:r>
          </w:del>
          <w:ins w:id="867" w:author="Littorin Henrika" w:date="2016-08-23T20:19:00Z">
            <w:r>
              <w:rPr>
                <w:rFonts w:ascii="Arial" w:eastAsia="Times New Roman" w:hAnsi="Arial"/>
                <w:color w:val="00A9A7"/>
                <w:sz w:val="14"/>
                <w:szCs w:val="24"/>
                <w:lang w:eastAsia="en-GB"/>
              </w:rPr>
              <w:t>2.0</w:t>
            </w:r>
          </w:ins>
        </w:p>
        <w:p w14:paraId="361CB3A2" w14:textId="77777777" w:rsidR="0010053E" w:rsidRPr="00095A0D" w:rsidRDefault="0010053E"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33EE301E" w14:textId="29697FF5" w:rsidR="0010053E" w:rsidRPr="00095A0D" w:rsidRDefault="0010053E"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Henrika Littorin</w:t>
          </w:r>
        </w:p>
      </w:tc>
      <w:tc>
        <w:tcPr>
          <w:tcW w:w="1276" w:type="dxa"/>
          <w:tcBorders>
            <w:top w:val="nil"/>
            <w:bottom w:val="nil"/>
          </w:tcBorders>
        </w:tcPr>
        <w:p w14:paraId="53B8CF7B" w14:textId="77777777" w:rsidR="0010053E" w:rsidRPr="00095A0D" w:rsidRDefault="0010053E" w:rsidP="000A531A">
          <w:pPr>
            <w:pStyle w:val="Footer"/>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4B03C59A" w:rsidR="0010053E" w:rsidRPr="000A531A" w:rsidRDefault="0010053E" w:rsidP="0040322B">
          <w:pPr>
            <w:pStyle w:val="Footer"/>
            <w:ind w:left="0"/>
            <w:rPr>
              <w:rFonts w:ascii="Arial" w:eastAsia="Times New Roman" w:hAnsi="Arial"/>
              <w:color w:val="76923C" w:themeColor="accent3" w:themeShade="BF"/>
              <w:sz w:val="14"/>
              <w:szCs w:val="24"/>
              <w:lang w:eastAsia="en-GB"/>
            </w:rPr>
          </w:pPr>
          <w:del w:id="868" w:author="Littorin Henrika" w:date="2016-08-23T20:19:00Z">
            <w:r w:rsidDel="005734FA">
              <w:rPr>
                <w:rFonts w:ascii="Arial" w:eastAsia="Times New Roman" w:hAnsi="Arial"/>
                <w:color w:val="00A9A7"/>
                <w:sz w:val="14"/>
                <w:szCs w:val="24"/>
                <w:lang w:eastAsia="en-GB"/>
              </w:rPr>
              <w:delText>2016-04-11</w:delText>
            </w:r>
          </w:del>
          <w:ins w:id="869" w:author="Littorin Henrika" w:date="2016-08-23T20:19:00Z">
            <w:r>
              <w:rPr>
                <w:rFonts w:ascii="Arial" w:eastAsia="Times New Roman" w:hAnsi="Arial"/>
                <w:color w:val="00A9A7"/>
                <w:sz w:val="14"/>
                <w:szCs w:val="24"/>
                <w:lang w:eastAsia="en-GB"/>
              </w:rPr>
              <w:t>2016-</w:t>
            </w:r>
          </w:ins>
          <w:ins w:id="870" w:author="Robert Lundmark" w:date="2016-10-24T13:01:00Z">
            <w:r>
              <w:rPr>
                <w:rFonts w:ascii="Arial" w:eastAsia="Times New Roman" w:hAnsi="Arial"/>
                <w:color w:val="00A9A7"/>
                <w:sz w:val="14"/>
                <w:szCs w:val="24"/>
                <w:lang w:eastAsia="en-GB"/>
              </w:rPr>
              <w:t>11</w:t>
            </w:r>
          </w:ins>
          <w:ins w:id="871" w:author="Littorin Henrika" w:date="2016-08-23T20:19:00Z">
            <w:del w:id="872" w:author="Robert Lundmark" w:date="2016-10-24T13:01:00Z">
              <w:r w:rsidDel="001F68F5">
                <w:rPr>
                  <w:rFonts w:ascii="Arial" w:eastAsia="Times New Roman" w:hAnsi="Arial"/>
                  <w:color w:val="00A9A7"/>
                  <w:sz w:val="14"/>
                  <w:szCs w:val="24"/>
                  <w:lang w:eastAsia="en-GB"/>
                </w:rPr>
                <w:delText>0</w:delText>
              </w:r>
            </w:del>
          </w:ins>
          <w:ins w:id="873" w:author="Littorin Henrika" w:date="2016-09-06T16:46:00Z">
            <w:del w:id="874" w:author="Robert Lundmark" w:date="2016-10-24T13:01:00Z">
              <w:r w:rsidDel="001F68F5">
                <w:rPr>
                  <w:rFonts w:ascii="Arial" w:eastAsia="Times New Roman" w:hAnsi="Arial"/>
                  <w:color w:val="00A9A7"/>
                  <w:sz w:val="14"/>
                  <w:szCs w:val="24"/>
                  <w:lang w:eastAsia="en-GB"/>
                </w:rPr>
                <w:delText>9</w:delText>
              </w:r>
            </w:del>
          </w:ins>
          <w:ins w:id="875" w:author="Littorin Henrika" w:date="2016-08-23T20:19:00Z">
            <w:r>
              <w:rPr>
                <w:rFonts w:ascii="Arial" w:eastAsia="Times New Roman" w:hAnsi="Arial"/>
                <w:color w:val="00A9A7"/>
                <w:sz w:val="14"/>
                <w:szCs w:val="24"/>
                <w:lang w:eastAsia="en-GB"/>
              </w:rPr>
              <w:t>-</w:t>
            </w:r>
          </w:ins>
          <w:ins w:id="876" w:author="Robert Lundmark" w:date="2016-10-24T13:01:00Z">
            <w:r w:rsidR="00801343">
              <w:rPr>
                <w:rFonts w:ascii="Arial" w:eastAsia="Times New Roman" w:hAnsi="Arial"/>
                <w:color w:val="00A9A7"/>
                <w:sz w:val="14"/>
                <w:szCs w:val="24"/>
                <w:highlight w:val="yellow"/>
                <w:lang w:eastAsia="en-GB"/>
              </w:rPr>
              <w:t>22</w:t>
            </w:r>
          </w:ins>
          <w:ins w:id="877" w:author="Littorin Henrika" w:date="2016-08-23T20:19:00Z">
            <w:del w:id="878" w:author="Robert Lundmark" w:date="2016-10-24T13:01:00Z">
              <w:r w:rsidRPr="005734FA" w:rsidDel="001F68F5">
                <w:rPr>
                  <w:rFonts w:ascii="Arial" w:eastAsia="Times New Roman" w:hAnsi="Arial"/>
                  <w:color w:val="00A9A7"/>
                  <w:sz w:val="14"/>
                  <w:szCs w:val="24"/>
                  <w:highlight w:val="yellow"/>
                  <w:lang w:eastAsia="en-GB"/>
                </w:rPr>
                <w:delText>XX</w:delText>
              </w:r>
            </w:del>
          </w:ins>
        </w:p>
      </w:tc>
    </w:tr>
    <w:tr w:rsidR="0010053E"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10053E" w:rsidRPr="00095A0D" w:rsidRDefault="0010053E" w:rsidP="00095A0D">
          <w:pPr>
            <w:pStyle w:val="Footer"/>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10053E" w:rsidRPr="00095A0D" w:rsidRDefault="0010053E" w:rsidP="00095A0D">
          <w:pPr>
            <w:pStyle w:val="Footer"/>
            <w:rPr>
              <w:rFonts w:ascii="Arial" w:eastAsia="Times New Roman" w:hAnsi="Arial"/>
              <w:color w:val="00A9A7"/>
              <w:sz w:val="14"/>
              <w:szCs w:val="24"/>
              <w:lang w:eastAsia="en-GB"/>
            </w:rPr>
          </w:pPr>
        </w:p>
      </w:tc>
    </w:tr>
  </w:tbl>
  <w:p w14:paraId="2AC110CF" w14:textId="77777777" w:rsidR="0010053E" w:rsidRDefault="0010053E" w:rsidP="008303EF">
    <w:pPr>
      <w:tabs>
        <w:tab w:val="left" w:pos="6237"/>
      </w:tabs>
    </w:pPr>
    <w:r>
      <w:t xml:space="preserve"> </w:t>
    </w:r>
    <w:bookmarkStart w:id="879" w:name="Dnr1"/>
    <w:bookmarkEnd w:id="87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6985F" w14:textId="77777777" w:rsidR="0010053E" w:rsidRDefault="0010053E" w:rsidP="00D774BC">
    <w:pPr>
      <w:tabs>
        <w:tab w:val="left" w:pos="6237"/>
      </w:tabs>
    </w:pPr>
  </w:p>
  <w:p w14:paraId="51103E17" w14:textId="77777777" w:rsidR="0010053E" w:rsidRDefault="0010053E" w:rsidP="00D774BC">
    <w:pPr>
      <w:tabs>
        <w:tab w:val="left" w:pos="6237"/>
      </w:tabs>
    </w:pPr>
  </w:p>
  <w:p w14:paraId="772AE06E" w14:textId="77777777" w:rsidR="0010053E" w:rsidRDefault="0010053E" w:rsidP="00D774BC">
    <w:pPr>
      <w:tabs>
        <w:tab w:val="left" w:pos="6237"/>
      </w:tabs>
    </w:pPr>
  </w:p>
  <w:p w14:paraId="42F0C144" w14:textId="77777777" w:rsidR="0010053E" w:rsidRDefault="0010053E" w:rsidP="00D774BC">
    <w:pPr>
      <w:tabs>
        <w:tab w:val="left" w:pos="6237"/>
      </w:tabs>
    </w:pPr>
    <w:r>
      <w:rPr>
        <w:noProof/>
        <w:lang w:eastAsia="sv-SE"/>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880" w:name="LDnr"/>
    <w:bookmarkEnd w:id="880"/>
    <w:r>
      <w:t xml:space="preserve"> </w:t>
    </w:r>
    <w:bookmarkStart w:id="881" w:name="Dnr"/>
    <w:bookmarkEnd w:id="881"/>
  </w:p>
  <w:tbl>
    <w:tblPr>
      <w:tblW w:w="9180" w:type="dxa"/>
      <w:tblLayout w:type="fixed"/>
      <w:tblLook w:val="04A0" w:firstRow="1" w:lastRow="0" w:firstColumn="1" w:lastColumn="0" w:noHBand="0" w:noVBand="1"/>
    </w:tblPr>
    <w:tblGrid>
      <w:gridCol w:w="956"/>
      <w:gridCol w:w="1199"/>
      <w:gridCol w:w="4049"/>
      <w:gridCol w:w="2976"/>
    </w:tblGrid>
    <w:tr w:rsidR="0010053E" w:rsidRPr="0024387D" w14:paraId="6E3EED84" w14:textId="77777777" w:rsidTr="00364AE6">
      <w:tc>
        <w:tcPr>
          <w:tcW w:w="2155" w:type="dxa"/>
          <w:gridSpan w:val="2"/>
        </w:tcPr>
        <w:p w14:paraId="2933175C" w14:textId="77777777" w:rsidR="0010053E" w:rsidRPr="0024387D" w:rsidRDefault="0010053E" w:rsidP="002A2120">
          <w:pPr>
            <w:pStyle w:val="Header"/>
            <w:rPr>
              <w:rFonts w:cs="Georgia"/>
              <w:sz w:val="12"/>
              <w:szCs w:val="12"/>
            </w:rPr>
          </w:pPr>
        </w:p>
      </w:tc>
      <w:tc>
        <w:tcPr>
          <w:tcW w:w="4049" w:type="dxa"/>
        </w:tcPr>
        <w:p w14:paraId="2813ED1B" w14:textId="77777777" w:rsidR="0010053E" w:rsidRPr="0024387D" w:rsidRDefault="0010053E" w:rsidP="00DE4030">
          <w:pPr>
            <w:pStyle w:val="Header"/>
            <w:rPr>
              <w:rFonts w:cs="Georgia"/>
              <w:sz w:val="14"/>
              <w:szCs w:val="14"/>
            </w:rPr>
          </w:pPr>
        </w:p>
      </w:tc>
      <w:tc>
        <w:tcPr>
          <w:tcW w:w="2976" w:type="dxa"/>
        </w:tcPr>
        <w:p w14:paraId="1F7BDFA1" w14:textId="77777777" w:rsidR="0010053E" w:rsidRDefault="0010053E" w:rsidP="00DE4030">
          <w:r>
            <w:t xml:space="preserve"> </w:t>
          </w:r>
          <w:bookmarkStart w:id="882" w:name="slask"/>
          <w:bookmarkStart w:id="883" w:name="Addressee"/>
          <w:bookmarkEnd w:id="882"/>
          <w:bookmarkEnd w:id="883"/>
        </w:p>
      </w:tc>
    </w:tr>
    <w:tr w:rsidR="0010053E" w:rsidRPr="00F456CC" w14:paraId="7817C09A" w14:textId="77777777" w:rsidTr="00364AE6">
      <w:tc>
        <w:tcPr>
          <w:tcW w:w="956" w:type="dxa"/>
          <w:tcBorders>
            <w:right w:val="single" w:sz="4" w:space="0" w:color="auto"/>
          </w:tcBorders>
        </w:tcPr>
        <w:p w14:paraId="7F2ACC79" w14:textId="77777777" w:rsidR="0010053E" w:rsidRPr="00F456CC" w:rsidRDefault="0010053E" w:rsidP="00025527">
          <w:pPr>
            <w:pStyle w:val="Header"/>
            <w:rPr>
              <w:rFonts w:cs="Georgia"/>
              <w:sz w:val="12"/>
              <w:szCs w:val="12"/>
            </w:rPr>
          </w:pPr>
        </w:p>
      </w:tc>
      <w:tc>
        <w:tcPr>
          <w:tcW w:w="1199" w:type="dxa"/>
          <w:tcBorders>
            <w:left w:val="single" w:sz="4" w:space="0" w:color="auto"/>
          </w:tcBorders>
        </w:tcPr>
        <w:p w14:paraId="27F330F9" w14:textId="77777777" w:rsidR="0010053E" w:rsidRPr="00F456CC" w:rsidRDefault="0010053E" w:rsidP="00DE4030">
          <w:pPr>
            <w:pStyle w:val="Header"/>
            <w:rPr>
              <w:rFonts w:cs="Georgia"/>
              <w:sz w:val="12"/>
              <w:szCs w:val="12"/>
            </w:rPr>
          </w:pPr>
        </w:p>
      </w:tc>
      <w:tc>
        <w:tcPr>
          <w:tcW w:w="4049" w:type="dxa"/>
        </w:tcPr>
        <w:p w14:paraId="37AA9367" w14:textId="77777777" w:rsidR="0010053E" w:rsidRPr="002C11AF" w:rsidRDefault="0010053E" w:rsidP="00DE4030">
          <w:pPr>
            <w:pStyle w:val="Header"/>
            <w:rPr>
              <w:rFonts w:cs="Georgia"/>
              <w:sz w:val="12"/>
              <w:szCs w:val="12"/>
            </w:rPr>
          </w:pPr>
        </w:p>
      </w:tc>
      <w:tc>
        <w:tcPr>
          <w:tcW w:w="2976" w:type="dxa"/>
        </w:tcPr>
        <w:p w14:paraId="25E5B32E" w14:textId="77777777" w:rsidR="0010053E" w:rsidRPr="002C11AF" w:rsidRDefault="0010053E" w:rsidP="00DE4030">
          <w:pPr>
            <w:pStyle w:val="Header"/>
            <w:rPr>
              <w:rFonts w:cs="Georgia"/>
              <w:sz w:val="12"/>
              <w:szCs w:val="12"/>
            </w:rPr>
          </w:pPr>
        </w:p>
      </w:tc>
    </w:tr>
  </w:tbl>
  <w:p w14:paraId="4244CC6E" w14:textId="77777777" w:rsidR="0010053E" w:rsidRPr="003755FD" w:rsidRDefault="0010053E" w:rsidP="008866A6">
    <w:bookmarkStart w:id="884" w:name="Radera2"/>
    <w:bookmarkEnd w:id="88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0000004"/>
    <w:multiLevelType w:val="multilevel"/>
    <w:tmpl w:val="894EE876"/>
    <w:styleLink w:val="List51"/>
    <w:lvl w:ilvl="0">
      <w:start w:val="1"/>
      <w:numFmt w:val="bullet"/>
      <w:lvlText w:val=""/>
      <w:lvlJc w:val="left"/>
      <w:pPr>
        <w:tabs>
          <w:tab w:val="num" w:pos="360"/>
        </w:tabs>
        <w:ind w:left="360" w:firstLine="927"/>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3"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9C846A9"/>
    <w:multiLevelType w:val="hybridMultilevel"/>
    <w:tmpl w:val="1E20237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8"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E45654D"/>
    <w:multiLevelType w:val="hybridMultilevel"/>
    <w:tmpl w:val="A028CB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20550B9"/>
    <w:multiLevelType w:val="hybridMultilevel"/>
    <w:tmpl w:val="743C9052"/>
    <w:lvl w:ilvl="0" w:tplc="65E212E0">
      <w:start w:val="2015"/>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20B33F2"/>
    <w:multiLevelType w:val="hybridMultilevel"/>
    <w:tmpl w:val="A028CB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2281629F"/>
    <w:multiLevelType w:val="hybridMultilevel"/>
    <w:tmpl w:val="959612B8"/>
    <w:lvl w:ilvl="0" w:tplc="03C2A4BC">
      <w:start w:val="2013"/>
      <w:numFmt w:val="bullet"/>
      <w:lvlText w:val=""/>
      <w:lvlJc w:val="left"/>
      <w:pPr>
        <w:ind w:left="388" w:hanging="360"/>
      </w:pPr>
      <w:rPr>
        <w:rFonts w:ascii="Symbol" w:eastAsia="Times New Roman" w:hAnsi="Symbol" w:cs="Times New Roman" w:hint="default"/>
      </w:rPr>
    </w:lvl>
    <w:lvl w:ilvl="1" w:tplc="041D0001">
      <w:start w:val="1"/>
      <w:numFmt w:val="bullet"/>
      <w:lvlText w:val=""/>
      <w:lvlJc w:val="left"/>
      <w:pPr>
        <w:ind w:left="1108" w:hanging="360"/>
      </w:pPr>
      <w:rPr>
        <w:rFonts w:ascii="Symbol" w:hAnsi="Symbol" w:hint="default"/>
      </w:rPr>
    </w:lvl>
    <w:lvl w:ilvl="2" w:tplc="041D0005">
      <w:start w:val="1"/>
      <w:numFmt w:val="bullet"/>
      <w:lvlText w:val=""/>
      <w:lvlJc w:val="left"/>
      <w:pPr>
        <w:ind w:left="1828" w:hanging="360"/>
      </w:pPr>
      <w:rPr>
        <w:rFonts w:ascii="Wingdings" w:hAnsi="Wingdings" w:hint="default"/>
      </w:rPr>
    </w:lvl>
    <w:lvl w:ilvl="3" w:tplc="041D0001">
      <w:start w:val="1"/>
      <w:numFmt w:val="bullet"/>
      <w:lvlText w:val=""/>
      <w:lvlJc w:val="left"/>
      <w:pPr>
        <w:ind w:left="2548" w:hanging="360"/>
      </w:pPr>
      <w:rPr>
        <w:rFonts w:ascii="Symbol" w:hAnsi="Symbol" w:hint="default"/>
      </w:rPr>
    </w:lvl>
    <w:lvl w:ilvl="4" w:tplc="041D0003">
      <w:start w:val="1"/>
      <w:numFmt w:val="bullet"/>
      <w:lvlText w:val="o"/>
      <w:lvlJc w:val="left"/>
      <w:pPr>
        <w:ind w:left="3268" w:hanging="360"/>
      </w:pPr>
      <w:rPr>
        <w:rFonts w:ascii="Courier New" w:hAnsi="Courier New" w:cs="Courier New" w:hint="default"/>
      </w:rPr>
    </w:lvl>
    <w:lvl w:ilvl="5" w:tplc="041D0005">
      <w:start w:val="1"/>
      <w:numFmt w:val="bullet"/>
      <w:lvlText w:val=""/>
      <w:lvlJc w:val="left"/>
      <w:pPr>
        <w:ind w:left="3988" w:hanging="360"/>
      </w:pPr>
      <w:rPr>
        <w:rFonts w:ascii="Wingdings" w:hAnsi="Wingdings" w:hint="default"/>
      </w:rPr>
    </w:lvl>
    <w:lvl w:ilvl="6" w:tplc="041D0001">
      <w:start w:val="1"/>
      <w:numFmt w:val="bullet"/>
      <w:lvlText w:val=""/>
      <w:lvlJc w:val="left"/>
      <w:pPr>
        <w:ind w:left="4708" w:hanging="360"/>
      </w:pPr>
      <w:rPr>
        <w:rFonts w:ascii="Symbol" w:hAnsi="Symbol" w:hint="default"/>
      </w:rPr>
    </w:lvl>
    <w:lvl w:ilvl="7" w:tplc="041D0003">
      <w:start w:val="1"/>
      <w:numFmt w:val="bullet"/>
      <w:lvlText w:val="o"/>
      <w:lvlJc w:val="left"/>
      <w:pPr>
        <w:ind w:left="5428" w:hanging="360"/>
      </w:pPr>
      <w:rPr>
        <w:rFonts w:ascii="Courier New" w:hAnsi="Courier New" w:cs="Courier New" w:hint="default"/>
      </w:rPr>
    </w:lvl>
    <w:lvl w:ilvl="8" w:tplc="041D0005">
      <w:start w:val="1"/>
      <w:numFmt w:val="bullet"/>
      <w:lvlText w:val=""/>
      <w:lvlJc w:val="left"/>
      <w:pPr>
        <w:ind w:left="6148" w:hanging="360"/>
      </w:pPr>
      <w:rPr>
        <w:rFonts w:ascii="Wingdings" w:hAnsi="Wingdings" w:hint="default"/>
      </w:rPr>
    </w:lvl>
  </w:abstractNum>
  <w:abstractNum w:abstractNumId="16" w15:restartNumberingAfterBreak="0">
    <w:nsid w:val="29A1442F"/>
    <w:multiLevelType w:val="multilevel"/>
    <w:tmpl w:val="041D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B68770C"/>
    <w:multiLevelType w:val="hybridMultilevel"/>
    <w:tmpl w:val="8A44EA3C"/>
    <w:lvl w:ilvl="0" w:tplc="A77859E2">
      <w:start w:val="2014"/>
      <w:numFmt w:val="bullet"/>
      <w:lvlText w:val=""/>
      <w:lvlJc w:val="left"/>
      <w:pPr>
        <w:ind w:left="388" w:hanging="360"/>
      </w:pPr>
      <w:rPr>
        <w:rFonts w:ascii="Symbol" w:eastAsia="Times New Roman" w:hAnsi="Symbol" w:cs="Times New Roman" w:hint="default"/>
      </w:rPr>
    </w:lvl>
    <w:lvl w:ilvl="1" w:tplc="041D0003">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18" w15:restartNumberingAfterBreak="0">
    <w:nsid w:val="2B6C1796"/>
    <w:multiLevelType w:val="hybridMultilevel"/>
    <w:tmpl w:val="4A644B1E"/>
    <w:lvl w:ilvl="0" w:tplc="03C2A4BC">
      <w:start w:val="2013"/>
      <w:numFmt w:val="bullet"/>
      <w:lvlText w:val=""/>
      <w:lvlJc w:val="left"/>
      <w:pPr>
        <w:ind w:left="388" w:hanging="360"/>
      </w:pPr>
      <w:rPr>
        <w:rFonts w:ascii="Symbol" w:eastAsia="Times New Roman" w:hAnsi="Symbol" w:cs="Times New Roman" w:hint="default"/>
      </w:rPr>
    </w:lvl>
    <w:lvl w:ilvl="1" w:tplc="041D0003">
      <w:start w:val="1"/>
      <w:numFmt w:val="bullet"/>
      <w:lvlText w:val="o"/>
      <w:lvlJc w:val="left"/>
      <w:pPr>
        <w:ind w:left="1108" w:hanging="360"/>
      </w:pPr>
      <w:rPr>
        <w:rFonts w:ascii="Courier New" w:hAnsi="Courier New" w:cs="Courier New" w:hint="default"/>
      </w:rPr>
    </w:lvl>
    <w:lvl w:ilvl="2" w:tplc="041D0005">
      <w:start w:val="1"/>
      <w:numFmt w:val="bullet"/>
      <w:lvlText w:val=""/>
      <w:lvlJc w:val="left"/>
      <w:pPr>
        <w:ind w:left="1828" w:hanging="360"/>
      </w:pPr>
      <w:rPr>
        <w:rFonts w:ascii="Wingdings" w:hAnsi="Wingdings" w:hint="default"/>
      </w:rPr>
    </w:lvl>
    <w:lvl w:ilvl="3" w:tplc="041D0001">
      <w:start w:val="1"/>
      <w:numFmt w:val="bullet"/>
      <w:lvlText w:val=""/>
      <w:lvlJc w:val="left"/>
      <w:pPr>
        <w:ind w:left="2548" w:hanging="360"/>
      </w:pPr>
      <w:rPr>
        <w:rFonts w:ascii="Symbol" w:hAnsi="Symbol" w:hint="default"/>
      </w:rPr>
    </w:lvl>
    <w:lvl w:ilvl="4" w:tplc="041D0003">
      <w:start w:val="1"/>
      <w:numFmt w:val="bullet"/>
      <w:lvlText w:val="o"/>
      <w:lvlJc w:val="left"/>
      <w:pPr>
        <w:ind w:left="3268" w:hanging="360"/>
      </w:pPr>
      <w:rPr>
        <w:rFonts w:ascii="Courier New" w:hAnsi="Courier New" w:cs="Courier New" w:hint="default"/>
      </w:rPr>
    </w:lvl>
    <w:lvl w:ilvl="5" w:tplc="041D0005">
      <w:start w:val="1"/>
      <w:numFmt w:val="bullet"/>
      <w:lvlText w:val=""/>
      <w:lvlJc w:val="left"/>
      <w:pPr>
        <w:ind w:left="3988" w:hanging="360"/>
      </w:pPr>
      <w:rPr>
        <w:rFonts w:ascii="Wingdings" w:hAnsi="Wingdings" w:hint="default"/>
      </w:rPr>
    </w:lvl>
    <w:lvl w:ilvl="6" w:tplc="041D0001">
      <w:start w:val="1"/>
      <w:numFmt w:val="bullet"/>
      <w:lvlText w:val=""/>
      <w:lvlJc w:val="left"/>
      <w:pPr>
        <w:ind w:left="4708" w:hanging="360"/>
      </w:pPr>
      <w:rPr>
        <w:rFonts w:ascii="Symbol" w:hAnsi="Symbol" w:hint="default"/>
      </w:rPr>
    </w:lvl>
    <w:lvl w:ilvl="7" w:tplc="041D0003">
      <w:start w:val="1"/>
      <w:numFmt w:val="bullet"/>
      <w:lvlText w:val="o"/>
      <w:lvlJc w:val="left"/>
      <w:pPr>
        <w:ind w:left="5428" w:hanging="360"/>
      </w:pPr>
      <w:rPr>
        <w:rFonts w:ascii="Courier New" w:hAnsi="Courier New" w:cs="Courier New" w:hint="default"/>
      </w:rPr>
    </w:lvl>
    <w:lvl w:ilvl="8" w:tplc="041D0005">
      <w:start w:val="1"/>
      <w:numFmt w:val="bullet"/>
      <w:lvlText w:val=""/>
      <w:lvlJc w:val="left"/>
      <w:pPr>
        <w:ind w:left="6148" w:hanging="360"/>
      </w:pPr>
      <w:rPr>
        <w:rFonts w:ascii="Wingdings" w:hAnsi="Wingdings" w:hint="default"/>
      </w:rPr>
    </w:lvl>
  </w:abstractNum>
  <w:abstractNum w:abstractNumId="19" w15:restartNumberingAfterBreak="0">
    <w:nsid w:val="2D554159"/>
    <w:multiLevelType w:val="hybridMultilevel"/>
    <w:tmpl w:val="47B08E78"/>
    <w:lvl w:ilvl="0" w:tplc="559A8E7A">
      <w:start w:val="2014"/>
      <w:numFmt w:val="bullet"/>
      <w:lvlText w:val=""/>
      <w:lvlJc w:val="left"/>
      <w:pPr>
        <w:ind w:left="388" w:hanging="360"/>
      </w:pPr>
      <w:rPr>
        <w:rFonts w:ascii="Symbol" w:eastAsia="Times New Roman" w:hAnsi="Symbol" w:cs="Times New Roman" w:hint="default"/>
      </w:rPr>
    </w:lvl>
    <w:lvl w:ilvl="1" w:tplc="041D0003" w:tentative="1">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0"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25702D9"/>
    <w:multiLevelType w:val="hybridMultilevel"/>
    <w:tmpl w:val="1A08238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340A270E"/>
    <w:multiLevelType w:val="multilevel"/>
    <w:tmpl w:val="236E82C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608" w:hanging="147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25"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3A89468F"/>
    <w:multiLevelType w:val="hybridMultilevel"/>
    <w:tmpl w:val="34E22000"/>
    <w:lvl w:ilvl="0" w:tplc="67B29C56">
      <w:start w:val="2013"/>
      <w:numFmt w:val="bullet"/>
      <w:lvlText w:val=""/>
      <w:lvlJc w:val="left"/>
      <w:pPr>
        <w:ind w:left="388" w:hanging="360"/>
      </w:pPr>
      <w:rPr>
        <w:rFonts w:ascii="Symbol" w:eastAsia="Times New Roman" w:hAnsi="Symbol" w:cs="Times New Roman" w:hint="default"/>
      </w:rPr>
    </w:lvl>
    <w:lvl w:ilvl="1" w:tplc="041D0003" w:tentative="1">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7"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0"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534F4974"/>
    <w:multiLevelType w:val="hybridMultilevel"/>
    <w:tmpl w:val="3C82C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7"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2261387"/>
    <w:multiLevelType w:val="hybridMultilevel"/>
    <w:tmpl w:val="C6DC6838"/>
    <w:lvl w:ilvl="0" w:tplc="646C0818">
      <w:numFmt w:val="bullet"/>
      <w:lvlText w:val="-"/>
      <w:lvlJc w:val="left"/>
      <w:pPr>
        <w:ind w:left="720" w:hanging="360"/>
      </w:pPr>
      <w:rPr>
        <w:rFonts w:ascii="Georgia" w:eastAsia="Calibri" w:hAnsi="Georgia"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9"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59E7D64"/>
    <w:multiLevelType w:val="hybridMultilevel"/>
    <w:tmpl w:val="B0CE7BE8"/>
    <w:lvl w:ilvl="0" w:tplc="357E71A8">
      <w:numFmt w:val="bullet"/>
      <w:lvlText w:val="-"/>
      <w:lvlJc w:val="left"/>
      <w:pPr>
        <w:ind w:left="720" w:hanging="360"/>
      </w:pPr>
      <w:rPr>
        <w:rFonts w:ascii="Georgia" w:eastAsia="Calibri" w:hAnsi="Georgia"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1"/>
  </w:num>
  <w:num w:numId="4">
    <w:abstractNumId w:val="6"/>
  </w:num>
  <w:num w:numId="5">
    <w:abstractNumId w:val="33"/>
  </w:num>
  <w:num w:numId="6">
    <w:abstractNumId w:val="25"/>
  </w:num>
  <w:num w:numId="7">
    <w:abstractNumId w:val="35"/>
  </w:num>
  <w:num w:numId="8">
    <w:abstractNumId w:val="36"/>
  </w:num>
  <w:num w:numId="9">
    <w:abstractNumId w:val="28"/>
  </w:num>
  <w:num w:numId="10">
    <w:abstractNumId w:val="27"/>
  </w:num>
  <w:num w:numId="11">
    <w:abstractNumId w:val="20"/>
  </w:num>
  <w:num w:numId="12">
    <w:abstractNumId w:val="37"/>
  </w:num>
  <w:num w:numId="13">
    <w:abstractNumId w:val="24"/>
  </w:num>
  <w:num w:numId="14">
    <w:abstractNumId w:val="4"/>
  </w:num>
  <w:num w:numId="15">
    <w:abstractNumId w:val="30"/>
  </w:num>
  <w:num w:numId="16">
    <w:abstractNumId w:val="34"/>
  </w:num>
  <w:num w:numId="17">
    <w:abstractNumId w:val="41"/>
  </w:num>
  <w:num w:numId="18">
    <w:abstractNumId w:val="31"/>
  </w:num>
  <w:num w:numId="19">
    <w:abstractNumId w:val="5"/>
  </w:num>
  <w:num w:numId="20">
    <w:abstractNumId w:val="10"/>
  </w:num>
  <w:num w:numId="21">
    <w:abstractNumId w:val="8"/>
  </w:num>
  <w:num w:numId="22">
    <w:abstractNumId w:val="3"/>
  </w:num>
  <w:num w:numId="23">
    <w:abstractNumId w:val="29"/>
  </w:num>
  <w:num w:numId="24">
    <w:abstractNumId w:val="12"/>
  </w:num>
  <w:num w:numId="25">
    <w:abstractNumId w:val="16"/>
  </w:num>
  <w:num w:numId="26">
    <w:abstractNumId w:val="39"/>
  </w:num>
  <w:num w:numId="27">
    <w:abstractNumId w:val="40"/>
  </w:num>
  <w:num w:numId="28">
    <w:abstractNumId w:val="11"/>
  </w:num>
  <w:num w:numId="29">
    <w:abstractNumId w:val="26"/>
  </w:num>
  <w:num w:numId="30">
    <w:abstractNumId w:val="18"/>
  </w:num>
  <w:num w:numId="31">
    <w:abstractNumId w:val="17"/>
  </w:num>
  <w:num w:numId="32">
    <w:abstractNumId w:val="2"/>
  </w:num>
  <w:num w:numId="33">
    <w:abstractNumId w:val="7"/>
  </w:num>
  <w:num w:numId="34">
    <w:abstractNumId w:val="14"/>
  </w:num>
  <w:num w:numId="35">
    <w:abstractNumId w:val="32"/>
  </w:num>
  <w:num w:numId="36">
    <w:abstractNumId w:val="19"/>
  </w:num>
  <w:num w:numId="37">
    <w:abstractNumId w:val="23"/>
  </w:num>
  <w:num w:numId="38">
    <w:abstractNumId w:val="15"/>
  </w:num>
  <w:num w:numId="39">
    <w:abstractNumId w:val="9"/>
  </w:num>
  <w:num w:numId="40">
    <w:abstractNumId w:val="22"/>
  </w:num>
  <w:num w:numId="41">
    <w:abstractNumId w:val="13"/>
  </w:num>
  <w:num w:numId="42">
    <w:abstractNumId w:val="16"/>
  </w:num>
  <w:num w:numId="43">
    <w:abstractNumId w:val="38"/>
  </w:num>
  <w:num w:numId="44">
    <w:abstractNumId w:val="4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bert Lundmark">
    <w15:presenceInfo w15:providerId="AD" w15:userId="S-1-5-21-2002143706-871584408-1908750753-20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3FF5"/>
    <w:rsid w:val="000065DE"/>
    <w:rsid w:val="000105E5"/>
    <w:rsid w:val="00013301"/>
    <w:rsid w:val="0001694E"/>
    <w:rsid w:val="00023231"/>
    <w:rsid w:val="00025527"/>
    <w:rsid w:val="00031D22"/>
    <w:rsid w:val="00036FF1"/>
    <w:rsid w:val="00047E25"/>
    <w:rsid w:val="00053977"/>
    <w:rsid w:val="00056E2A"/>
    <w:rsid w:val="0008100A"/>
    <w:rsid w:val="00081A4D"/>
    <w:rsid w:val="000844ED"/>
    <w:rsid w:val="0008740D"/>
    <w:rsid w:val="0009155E"/>
    <w:rsid w:val="000954B2"/>
    <w:rsid w:val="00095A0D"/>
    <w:rsid w:val="000A531A"/>
    <w:rsid w:val="000A69BD"/>
    <w:rsid w:val="000C1ACF"/>
    <w:rsid w:val="000C5DE3"/>
    <w:rsid w:val="000C776C"/>
    <w:rsid w:val="000D4323"/>
    <w:rsid w:val="000D49CF"/>
    <w:rsid w:val="000D5FC3"/>
    <w:rsid w:val="000E020A"/>
    <w:rsid w:val="000E190F"/>
    <w:rsid w:val="000F53ED"/>
    <w:rsid w:val="0010053E"/>
    <w:rsid w:val="00100B52"/>
    <w:rsid w:val="0010353E"/>
    <w:rsid w:val="00110D52"/>
    <w:rsid w:val="00115139"/>
    <w:rsid w:val="00116504"/>
    <w:rsid w:val="001233FB"/>
    <w:rsid w:val="001260D2"/>
    <w:rsid w:val="001304B6"/>
    <w:rsid w:val="001502F9"/>
    <w:rsid w:val="00152485"/>
    <w:rsid w:val="00160052"/>
    <w:rsid w:val="00165000"/>
    <w:rsid w:val="00170071"/>
    <w:rsid w:val="001714C5"/>
    <w:rsid w:val="001752B9"/>
    <w:rsid w:val="00183401"/>
    <w:rsid w:val="00184750"/>
    <w:rsid w:val="00187BDC"/>
    <w:rsid w:val="00191B2C"/>
    <w:rsid w:val="001B2C00"/>
    <w:rsid w:val="001B4A88"/>
    <w:rsid w:val="001C046C"/>
    <w:rsid w:val="001C1E6E"/>
    <w:rsid w:val="001C342A"/>
    <w:rsid w:val="001C3B12"/>
    <w:rsid w:val="001C4FB0"/>
    <w:rsid w:val="001C7B31"/>
    <w:rsid w:val="001D0DD7"/>
    <w:rsid w:val="001E7791"/>
    <w:rsid w:val="001F2FFE"/>
    <w:rsid w:val="001F57A5"/>
    <w:rsid w:val="001F68F5"/>
    <w:rsid w:val="002047F2"/>
    <w:rsid w:val="00212825"/>
    <w:rsid w:val="002158A8"/>
    <w:rsid w:val="00224476"/>
    <w:rsid w:val="00224D83"/>
    <w:rsid w:val="00226F03"/>
    <w:rsid w:val="0024387D"/>
    <w:rsid w:val="00246426"/>
    <w:rsid w:val="0025714F"/>
    <w:rsid w:val="00267208"/>
    <w:rsid w:val="002714BD"/>
    <w:rsid w:val="00274B46"/>
    <w:rsid w:val="00277ADB"/>
    <w:rsid w:val="00280C92"/>
    <w:rsid w:val="00286096"/>
    <w:rsid w:val="00287812"/>
    <w:rsid w:val="0029087A"/>
    <w:rsid w:val="00295975"/>
    <w:rsid w:val="002A2120"/>
    <w:rsid w:val="002A59E4"/>
    <w:rsid w:val="002A6B7C"/>
    <w:rsid w:val="002A77D2"/>
    <w:rsid w:val="002B5EB5"/>
    <w:rsid w:val="002C0FCD"/>
    <w:rsid w:val="002C11AF"/>
    <w:rsid w:val="002C59F7"/>
    <w:rsid w:val="002C61AB"/>
    <w:rsid w:val="002D5998"/>
    <w:rsid w:val="002D5B10"/>
    <w:rsid w:val="002E102C"/>
    <w:rsid w:val="002E37BE"/>
    <w:rsid w:val="002E485A"/>
    <w:rsid w:val="002E6348"/>
    <w:rsid w:val="002E7E83"/>
    <w:rsid w:val="002F725C"/>
    <w:rsid w:val="002F7E28"/>
    <w:rsid w:val="00302457"/>
    <w:rsid w:val="0030710D"/>
    <w:rsid w:val="00322A41"/>
    <w:rsid w:val="00325EBF"/>
    <w:rsid w:val="0034394A"/>
    <w:rsid w:val="00355F4A"/>
    <w:rsid w:val="00356C38"/>
    <w:rsid w:val="00364AE6"/>
    <w:rsid w:val="00364D31"/>
    <w:rsid w:val="00373028"/>
    <w:rsid w:val="003755FD"/>
    <w:rsid w:val="00384920"/>
    <w:rsid w:val="0038719C"/>
    <w:rsid w:val="00387C4E"/>
    <w:rsid w:val="00390030"/>
    <w:rsid w:val="0039481C"/>
    <w:rsid w:val="00394F76"/>
    <w:rsid w:val="003A1788"/>
    <w:rsid w:val="003A1F89"/>
    <w:rsid w:val="003B6A1F"/>
    <w:rsid w:val="003C0A3A"/>
    <w:rsid w:val="003C2A9B"/>
    <w:rsid w:val="003C2D14"/>
    <w:rsid w:val="003C3A50"/>
    <w:rsid w:val="003D1DFE"/>
    <w:rsid w:val="003D21E1"/>
    <w:rsid w:val="003E0091"/>
    <w:rsid w:val="003E410D"/>
    <w:rsid w:val="003E62A7"/>
    <w:rsid w:val="003F1C84"/>
    <w:rsid w:val="003F5F5D"/>
    <w:rsid w:val="0040322B"/>
    <w:rsid w:val="00405057"/>
    <w:rsid w:val="00405488"/>
    <w:rsid w:val="00407FF1"/>
    <w:rsid w:val="004133F5"/>
    <w:rsid w:val="00415214"/>
    <w:rsid w:val="00415791"/>
    <w:rsid w:val="00433EFB"/>
    <w:rsid w:val="004375C9"/>
    <w:rsid w:val="00440CB3"/>
    <w:rsid w:val="004433BE"/>
    <w:rsid w:val="00444C74"/>
    <w:rsid w:val="00452906"/>
    <w:rsid w:val="00460BEE"/>
    <w:rsid w:val="00482B99"/>
    <w:rsid w:val="00491CD5"/>
    <w:rsid w:val="00491FA2"/>
    <w:rsid w:val="0049416E"/>
    <w:rsid w:val="004A2D78"/>
    <w:rsid w:val="004B0B17"/>
    <w:rsid w:val="004B347C"/>
    <w:rsid w:val="004C349F"/>
    <w:rsid w:val="004D1FDD"/>
    <w:rsid w:val="004D4264"/>
    <w:rsid w:val="004E2670"/>
    <w:rsid w:val="004F0C5A"/>
    <w:rsid w:val="004F2686"/>
    <w:rsid w:val="004F39E1"/>
    <w:rsid w:val="004F7DEA"/>
    <w:rsid w:val="005014EB"/>
    <w:rsid w:val="00520999"/>
    <w:rsid w:val="00525CF4"/>
    <w:rsid w:val="0053442B"/>
    <w:rsid w:val="005408F3"/>
    <w:rsid w:val="005477ED"/>
    <w:rsid w:val="005521B0"/>
    <w:rsid w:val="0055786D"/>
    <w:rsid w:val="0056107E"/>
    <w:rsid w:val="0056497A"/>
    <w:rsid w:val="00566ACF"/>
    <w:rsid w:val="0057032F"/>
    <w:rsid w:val="00570899"/>
    <w:rsid w:val="005734FA"/>
    <w:rsid w:val="00590DC6"/>
    <w:rsid w:val="00590EB2"/>
    <w:rsid w:val="0059544B"/>
    <w:rsid w:val="005957FC"/>
    <w:rsid w:val="005A0069"/>
    <w:rsid w:val="005A11F9"/>
    <w:rsid w:val="005A2DFC"/>
    <w:rsid w:val="005A6077"/>
    <w:rsid w:val="005A6380"/>
    <w:rsid w:val="005B0C38"/>
    <w:rsid w:val="005B6762"/>
    <w:rsid w:val="005C3F3A"/>
    <w:rsid w:val="005C5369"/>
    <w:rsid w:val="005D4BD9"/>
    <w:rsid w:val="005D655F"/>
    <w:rsid w:val="005D6C3E"/>
    <w:rsid w:val="005E40B3"/>
    <w:rsid w:val="005E710A"/>
    <w:rsid w:val="005E7185"/>
    <w:rsid w:val="005F7E0A"/>
    <w:rsid w:val="00602874"/>
    <w:rsid w:val="00606C84"/>
    <w:rsid w:val="0061159C"/>
    <w:rsid w:val="0061193C"/>
    <w:rsid w:val="0061436F"/>
    <w:rsid w:val="00614EF1"/>
    <w:rsid w:val="006217E0"/>
    <w:rsid w:val="00633EAD"/>
    <w:rsid w:val="006342E6"/>
    <w:rsid w:val="00637BA0"/>
    <w:rsid w:val="00650709"/>
    <w:rsid w:val="00653081"/>
    <w:rsid w:val="00655D45"/>
    <w:rsid w:val="00656C0F"/>
    <w:rsid w:val="00661F2C"/>
    <w:rsid w:val="006648CB"/>
    <w:rsid w:val="00677732"/>
    <w:rsid w:val="00686189"/>
    <w:rsid w:val="0069359C"/>
    <w:rsid w:val="00697C8A"/>
    <w:rsid w:val="006A4A7F"/>
    <w:rsid w:val="006A4E14"/>
    <w:rsid w:val="006B47FF"/>
    <w:rsid w:val="006B691E"/>
    <w:rsid w:val="006C2D5B"/>
    <w:rsid w:val="006E13A2"/>
    <w:rsid w:val="006E7C71"/>
    <w:rsid w:val="006F23CE"/>
    <w:rsid w:val="006F6390"/>
    <w:rsid w:val="00702AFD"/>
    <w:rsid w:val="007070CA"/>
    <w:rsid w:val="00707704"/>
    <w:rsid w:val="00714301"/>
    <w:rsid w:val="00717EF3"/>
    <w:rsid w:val="0072035C"/>
    <w:rsid w:val="00722416"/>
    <w:rsid w:val="007231DB"/>
    <w:rsid w:val="00727057"/>
    <w:rsid w:val="007306AD"/>
    <w:rsid w:val="00734D6D"/>
    <w:rsid w:val="00741B69"/>
    <w:rsid w:val="00761423"/>
    <w:rsid w:val="00767AF8"/>
    <w:rsid w:val="00770A48"/>
    <w:rsid w:val="007804CB"/>
    <w:rsid w:val="007871FB"/>
    <w:rsid w:val="00793064"/>
    <w:rsid w:val="007A0162"/>
    <w:rsid w:val="007A2939"/>
    <w:rsid w:val="007B025E"/>
    <w:rsid w:val="007B2DED"/>
    <w:rsid w:val="007C0D6F"/>
    <w:rsid w:val="007C2A05"/>
    <w:rsid w:val="007C34B3"/>
    <w:rsid w:val="007C7D7A"/>
    <w:rsid w:val="007D2C4C"/>
    <w:rsid w:val="007D360E"/>
    <w:rsid w:val="007D53E9"/>
    <w:rsid w:val="007E481B"/>
    <w:rsid w:val="007F0F3A"/>
    <w:rsid w:val="007F469B"/>
    <w:rsid w:val="007F6800"/>
    <w:rsid w:val="00801343"/>
    <w:rsid w:val="00805333"/>
    <w:rsid w:val="00806575"/>
    <w:rsid w:val="00817886"/>
    <w:rsid w:val="00817E6E"/>
    <w:rsid w:val="00817F14"/>
    <w:rsid w:val="00824399"/>
    <w:rsid w:val="008249E2"/>
    <w:rsid w:val="008303EF"/>
    <w:rsid w:val="00832F02"/>
    <w:rsid w:val="008409C3"/>
    <w:rsid w:val="00843310"/>
    <w:rsid w:val="00844A87"/>
    <w:rsid w:val="008465AF"/>
    <w:rsid w:val="00854AB6"/>
    <w:rsid w:val="00856CC5"/>
    <w:rsid w:val="0086507A"/>
    <w:rsid w:val="00871F02"/>
    <w:rsid w:val="008866A6"/>
    <w:rsid w:val="00887151"/>
    <w:rsid w:val="00892362"/>
    <w:rsid w:val="008943E1"/>
    <w:rsid w:val="0089454A"/>
    <w:rsid w:val="008962E0"/>
    <w:rsid w:val="008977F1"/>
    <w:rsid w:val="008977F7"/>
    <w:rsid w:val="00897DDD"/>
    <w:rsid w:val="008B23F2"/>
    <w:rsid w:val="008B34A4"/>
    <w:rsid w:val="008B6EDA"/>
    <w:rsid w:val="008C400C"/>
    <w:rsid w:val="008C62AA"/>
    <w:rsid w:val="008C7C3E"/>
    <w:rsid w:val="008D069B"/>
    <w:rsid w:val="008D7540"/>
    <w:rsid w:val="008D797D"/>
    <w:rsid w:val="008E4063"/>
    <w:rsid w:val="008E73EF"/>
    <w:rsid w:val="008F38AA"/>
    <w:rsid w:val="008F6ADA"/>
    <w:rsid w:val="008F73AC"/>
    <w:rsid w:val="009036DE"/>
    <w:rsid w:val="009111ED"/>
    <w:rsid w:val="00917AF8"/>
    <w:rsid w:val="009249C5"/>
    <w:rsid w:val="00932401"/>
    <w:rsid w:val="009342FB"/>
    <w:rsid w:val="00934DF5"/>
    <w:rsid w:val="0093506A"/>
    <w:rsid w:val="0095330E"/>
    <w:rsid w:val="00956547"/>
    <w:rsid w:val="00965023"/>
    <w:rsid w:val="0096522F"/>
    <w:rsid w:val="00971F80"/>
    <w:rsid w:val="0098117D"/>
    <w:rsid w:val="00984B50"/>
    <w:rsid w:val="00987592"/>
    <w:rsid w:val="009A056B"/>
    <w:rsid w:val="009A24FD"/>
    <w:rsid w:val="009A6725"/>
    <w:rsid w:val="009A70FF"/>
    <w:rsid w:val="009A7229"/>
    <w:rsid w:val="009B1690"/>
    <w:rsid w:val="009B473C"/>
    <w:rsid w:val="009B5AA8"/>
    <w:rsid w:val="009C5E05"/>
    <w:rsid w:val="009D07E0"/>
    <w:rsid w:val="009D5269"/>
    <w:rsid w:val="009D60B2"/>
    <w:rsid w:val="009E057D"/>
    <w:rsid w:val="009E2F3A"/>
    <w:rsid w:val="009E508B"/>
    <w:rsid w:val="009F1D5A"/>
    <w:rsid w:val="009F3594"/>
    <w:rsid w:val="00A02230"/>
    <w:rsid w:val="00A02A42"/>
    <w:rsid w:val="00A03D94"/>
    <w:rsid w:val="00A0795F"/>
    <w:rsid w:val="00A200A1"/>
    <w:rsid w:val="00A24044"/>
    <w:rsid w:val="00A35D2A"/>
    <w:rsid w:val="00A46C9C"/>
    <w:rsid w:val="00A50E40"/>
    <w:rsid w:val="00A51AEF"/>
    <w:rsid w:val="00A51B1F"/>
    <w:rsid w:val="00A66DE0"/>
    <w:rsid w:val="00A71239"/>
    <w:rsid w:val="00A7347F"/>
    <w:rsid w:val="00A80E12"/>
    <w:rsid w:val="00A81BE1"/>
    <w:rsid w:val="00A81EBC"/>
    <w:rsid w:val="00A8642C"/>
    <w:rsid w:val="00A8749F"/>
    <w:rsid w:val="00A95213"/>
    <w:rsid w:val="00AA3E23"/>
    <w:rsid w:val="00AA4CD9"/>
    <w:rsid w:val="00AB63BF"/>
    <w:rsid w:val="00AD6D79"/>
    <w:rsid w:val="00AE33A3"/>
    <w:rsid w:val="00AE4332"/>
    <w:rsid w:val="00AF1559"/>
    <w:rsid w:val="00AF3B49"/>
    <w:rsid w:val="00AF7B2A"/>
    <w:rsid w:val="00AF7B74"/>
    <w:rsid w:val="00B07DD6"/>
    <w:rsid w:val="00B10EEB"/>
    <w:rsid w:val="00B1310A"/>
    <w:rsid w:val="00B14DBA"/>
    <w:rsid w:val="00B308B5"/>
    <w:rsid w:val="00B3594C"/>
    <w:rsid w:val="00B366A2"/>
    <w:rsid w:val="00B428EB"/>
    <w:rsid w:val="00B511D1"/>
    <w:rsid w:val="00B6227B"/>
    <w:rsid w:val="00B659C4"/>
    <w:rsid w:val="00B72189"/>
    <w:rsid w:val="00B77970"/>
    <w:rsid w:val="00B77D5E"/>
    <w:rsid w:val="00B81A98"/>
    <w:rsid w:val="00B86215"/>
    <w:rsid w:val="00B90A42"/>
    <w:rsid w:val="00BB02BA"/>
    <w:rsid w:val="00BB38AF"/>
    <w:rsid w:val="00BD07A8"/>
    <w:rsid w:val="00BD3476"/>
    <w:rsid w:val="00BD68EB"/>
    <w:rsid w:val="00BE558B"/>
    <w:rsid w:val="00BE7348"/>
    <w:rsid w:val="00C00D40"/>
    <w:rsid w:val="00C04B41"/>
    <w:rsid w:val="00C10D6D"/>
    <w:rsid w:val="00C14894"/>
    <w:rsid w:val="00C14D25"/>
    <w:rsid w:val="00C20DBF"/>
    <w:rsid w:val="00C26AC8"/>
    <w:rsid w:val="00C26EAC"/>
    <w:rsid w:val="00C36AE7"/>
    <w:rsid w:val="00C375AB"/>
    <w:rsid w:val="00C427B8"/>
    <w:rsid w:val="00C479DB"/>
    <w:rsid w:val="00C5124D"/>
    <w:rsid w:val="00C52D77"/>
    <w:rsid w:val="00C5331E"/>
    <w:rsid w:val="00C54788"/>
    <w:rsid w:val="00C66377"/>
    <w:rsid w:val="00C71635"/>
    <w:rsid w:val="00C72B17"/>
    <w:rsid w:val="00C72FDC"/>
    <w:rsid w:val="00C753B5"/>
    <w:rsid w:val="00C80BE8"/>
    <w:rsid w:val="00C875DE"/>
    <w:rsid w:val="00C905E7"/>
    <w:rsid w:val="00C95793"/>
    <w:rsid w:val="00CA6970"/>
    <w:rsid w:val="00CA7167"/>
    <w:rsid w:val="00CB6A0C"/>
    <w:rsid w:val="00CC270E"/>
    <w:rsid w:val="00CC7016"/>
    <w:rsid w:val="00CC70DA"/>
    <w:rsid w:val="00CE0563"/>
    <w:rsid w:val="00CE0FA6"/>
    <w:rsid w:val="00CE1031"/>
    <w:rsid w:val="00CE4C57"/>
    <w:rsid w:val="00CE6BBE"/>
    <w:rsid w:val="00CE7DFC"/>
    <w:rsid w:val="00CF0E4C"/>
    <w:rsid w:val="00CF4460"/>
    <w:rsid w:val="00CF47A0"/>
    <w:rsid w:val="00D012A4"/>
    <w:rsid w:val="00D037DF"/>
    <w:rsid w:val="00D06D20"/>
    <w:rsid w:val="00D203E3"/>
    <w:rsid w:val="00D21C11"/>
    <w:rsid w:val="00D52E20"/>
    <w:rsid w:val="00D53A9A"/>
    <w:rsid w:val="00D71B83"/>
    <w:rsid w:val="00D757C9"/>
    <w:rsid w:val="00D774BC"/>
    <w:rsid w:val="00D81199"/>
    <w:rsid w:val="00D91240"/>
    <w:rsid w:val="00D93512"/>
    <w:rsid w:val="00D94747"/>
    <w:rsid w:val="00D966E6"/>
    <w:rsid w:val="00DA1759"/>
    <w:rsid w:val="00DA3B1C"/>
    <w:rsid w:val="00DA4C48"/>
    <w:rsid w:val="00DA5D2D"/>
    <w:rsid w:val="00DB4385"/>
    <w:rsid w:val="00DB4C35"/>
    <w:rsid w:val="00DB56E2"/>
    <w:rsid w:val="00DC3968"/>
    <w:rsid w:val="00DD39CD"/>
    <w:rsid w:val="00DE4030"/>
    <w:rsid w:val="00E031C9"/>
    <w:rsid w:val="00E06206"/>
    <w:rsid w:val="00E1012B"/>
    <w:rsid w:val="00E10737"/>
    <w:rsid w:val="00E127E3"/>
    <w:rsid w:val="00E12C4A"/>
    <w:rsid w:val="00E2294E"/>
    <w:rsid w:val="00E278AD"/>
    <w:rsid w:val="00E46C51"/>
    <w:rsid w:val="00E6782E"/>
    <w:rsid w:val="00E738E4"/>
    <w:rsid w:val="00E809F3"/>
    <w:rsid w:val="00E90B3F"/>
    <w:rsid w:val="00E9789B"/>
    <w:rsid w:val="00EB1451"/>
    <w:rsid w:val="00EB1E88"/>
    <w:rsid w:val="00EB336B"/>
    <w:rsid w:val="00EB3EAB"/>
    <w:rsid w:val="00EB43D8"/>
    <w:rsid w:val="00EB63D6"/>
    <w:rsid w:val="00EC3FBC"/>
    <w:rsid w:val="00EC41C0"/>
    <w:rsid w:val="00EC4BBB"/>
    <w:rsid w:val="00EC5E28"/>
    <w:rsid w:val="00EC60C1"/>
    <w:rsid w:val="00ED3446"/>
    <w:rsid w:val="00ED3565"/>
    <w:rsid w:val="00EE003D"/>
    <w:rsid w:val="00EE04DB"/>
    <w:rsid w:val="00EE0737"/>
    <w:rsid w:val="00EE1142"/>
    <w:rsid w:val="00EE2A94"/>
    <w:rsid w:val="00EE3B21"/>
    <w:rsid w:val="00EE64E3"/>
    <w:rsid w:val="00EE7187"/>
    <w:rsid w:val="00EE7FE7"/>
    <w:rsid w:val="00F07598"/>
    <w:rsid w:val="00F116A8"/>
    <w:rsid w:val="00F15624"/>
    <w:rsid w:val="00F21094"/>
    <w:rsid w:val="00F25F5B"/>
    <w:rsid w:val="00F34EBF"/>
    <w:rsid w:val="00F35278"/>
    <w:rsid w:val="00F456CC"/>
    <w:rsid w:val="00F46893"/>
    <w:rsid w:val="00F51718"/>
    <w:rsid w:val="00F5363F"/>
    <w:rsid w:val="00F5650D"/>
    <w:rsid w:val="00F85F1F"/>
    <w:rsid w:val="00F86D28"/>
    <w:rsid w:val="00F93B5D"/>
    <w:rsid w:val="00F9712C"/>
    <w:rsid w:val="00FA12F7"/>
    <w:rsid w:val="00FB1144"/>
    <w:rsid w:val="00FB20B9"/>
    <w:rsid w:val="00FB3539"/>
    <w:rsid w:val="00FD2C30"/>
    <w:rsid w:val="00FD2E7E"/>
    <w:rsid w:val="00FD4E8C"/>
    <w:rsid w:val="00FD78EC"/>
    <w:rsid w:val="00FE29F5"/>
    <w:rsid w:val="00FF2BB2"/>
    <w:rsid w:val="00FF6CA6"/>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4474A"/>
  <w15:docId w15:val="{37BD68DA-A372-4756-A3A4-5F49FDDCB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F47A0"/>
    <w:pPr>
      <w:spacing w:line="280" w:lineRule="atLeast"/>
    </w:pPr>
    <w:rPr>
      <w:rFonts w:ascii="Georgia" w:hAnsi="Georgia"/>
      <w:szCs w:val="22"/>
      <w:lang w:eastAsia="en-US"/>
    </w:rPr>
  </w:style>
  <w:style w:type="paragraph" w:styleId="Heading1">
    <w:name w:val="heading 1"/>
    <w:basedOn w:val="Normal"/>
    <w:next w:val="Normal"/>
    <w:link w:val="Heading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2A59E4"/>
    <w:pPr>
      <w:keepNext/>
      <w:keepLines/>
      <w:numPr>
        <w:ilvl w:val="1"/>
        <w:numId w:val="25"/>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qFormat/>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qFormat/>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qFormat/>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2A59E4"/>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qFormat/>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CA6970"/>
  </w:style>
  <w:style w:type="character" w:styleId="CommentReference">
    <w:name w:val="annotation reference"/>
    <w:basedOn w:val="DefaultParagraphFont"/>
    <w:semiHidden/>
    <w:unhideWhenUsed/>
    <w:rsid w:val="00824399"/>
    <w:rPr>
      <w:sz w:val="16"/>
      <w:szCs w:val="16"/>
    </w:rPr>
  </w:style>
  <w:style w:type="paragraph" w:styleId="CommentText">
    <w:name w:val="annotation text"/>
    <w:basedOn w:val="Normal"/>
    <w:link w:val="CommentTextChar"/>
    <w:unhideWhenUsed/>
    <w:rsid w:val="00824399"/>
    <w:pPr>
      <w:spacing w:line="240" w:lineRule="auto"/>
    </w:pPr>
    <w:rPr>
      <w:szCs w:val="20"/>
    </w:rPr>
  </w:style>
  <w:style w:type="character" w:customStyle="1" w:styleId="CommentTextChar">
    <w:name w:val="Comment Text Char"/>
    <w:basedOn w:val="DefaultParagraphFont"/>
    <w:link w:val="CommentText"/>
    <w:rsid w:val="00824399"/>
    <w:rPr>
      <w:rFonts w:ascii="Georgia" w:hAnsi="Georgia"/>
      <w:lang w:eastAsia="en-US"/>
    </w:rPr>
  </w:style>
  <w:style w:type="paragraph" w:styleId="CommentSubject">
    <w:name w:val="annotation subject"/>
    <w:basedOn w:val="CommentText"/>
    <w:next w:val="CommentText"/>
    <w:link w:val="CommentSubjectChar"/>
    <w:uiPriority w:val="99"/>
    <w:semiHidden/>
    <w:unhideWhenUsed/>
    <w:rsid w:val="00824399"/>
    <w:rPr>
      <w:b/>
      <w:bCs/>
    </w:rPr>
  </w:style>
  <w:style w:type="character" w:customStyle="1" w:styleId="CommentSubjectChar">
    <w:name w:val="Comment Subject Char"/>
    <w:basedOn w:val="CommentTextChar"/>
    <w:link w:val="CommentSubject"/>
    <w:uiPriority w:val="99"/>
    <w:semiHidden/>
    <w:rsid w:val="00824399"/>
    <w:rPr>
      <w:rFonts w:ascii="Georgia" w:hAnsi="Georgia"/>
      <w:b/>
      <w:bCs/>
      <w:lang w:eastAsia="en-US"/>
    </w:rPr>
  </w:style>
  <w:style w:type="numbering" w:customStyle="1" w:styleId="List51">
    <w:name w:val="List 51"/>
    <w:rsid w:val="00824399"/>
    <w:pPr>
      <w:numPr>
        <w:numId w:val="32"/>
      </w:numPr>
    </w:pPr>
  </w:style>
  <w:style w:type="paragraph" w:styleId="FootnoteText">
    <w:name w:val="footnote text"/>
    <w:basedOn w:val="Normal"/>
    <w:link w:val="FootnoteTextChar"/>
    <w:uiPriority w:val="99"/>
    <w:rsid w:val="00BB38AF"/>
    <w:pPr>
      <w:spacing w:after="60" w:line="240" w:lineRule="auto"/>
    </w:pPr>
    <w:rPr>
      <w:rFonts w:ascii="Arial" w:eastAsia="ヒラギノ角ゴ Pro W3" w:hAnsi="Arial"/>
      <w:color w:val="000000"/>
      <w:sz w:val="24"/>
      <w:szCs w:val="24"/>
    </w:rPr>
  </w:style>
  <w:style w:type="character" w:customStyle="1" w:styleId="FootnoteTextChar">
    <w:name w:val="Footnote Text Char"/>
    <w:basedOn w:val="DefaultParagraphFont"/>
    <w:link w:val="FootnoteText"/>
    <w:uiPriority w:val="99"/>
    <w:rsid w:val="00BB38AF"/>
    <w:rPr>
      <w:rFonts w:ascii="Arial" w:eastAsia="ヒラギノ角ゴ Pro W3" w:hAnsi="Arial"/>
      <w:color w:val="000000"/>
      <w:sz w:val="24"/>
      <w:szCs w:val="24"/>
      <w:lang w:eastAsia="en-US"/>
    </w:rPr>
  </w:style>
  <w:style w:type="character" w:styleId="FootnoteReference">
    <w:name w:val="footnote reference"/>
    <w:uiPriority w:val="99"/>
    <w:rsid w:val="00BB38AF"/>
    <w:rPr>
      <w:vertAlign w:val="superscript"/>
    </w:rPr>
  </w:style>
  <w:style w:type="paragraph" w:customStyle="1" w:styleId="TableTextsmall">
    <w:name w:val="Table Text small"/>
    <w:basedOn w:val="TableText"/>
    <w:qFormat/>
    <w:rsid w:val="00BB38AF"/>
    <w:pPr>
      <w:overflowPunct/>
      <w:autoSpaceDE/>
      <w:autoSpaceDN/>
      <w:adjustRightInd/>
      <w:spacing w:before="60" w:after="60" w:line="280" w:lineRule="atLeast"/>
      <w:ind w:left="0" w:right="0"/>
      <w:jc w:val="left"/>
      <w:textAlignment w:val="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76737">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649595985">
      <w:bodyDiv w:val="1"/>
      <w:marLeft w:val="0"/>
      <w:marRight w:val="0"/>
      <w:marTop w:val="0"/>
      <w:marBottom w:val="0"/>
      <w:divBdr>
        <w:top w:val="none" w:sz="0" w:space="0" w:color="auto"/>
        <w:left w:val="none" w:sz="0" w:space="0" w:color="auto"/>
        <w:bottom w:val="none" w:sz="0" w:space="0" w:color="auto"/>
        <w:right w:val="none" w:sz="0" w:space="0" w:color="auto"/>
      </w:divBdr>
    </w:div>
    <w:div w:id="1168903925">
      <w:bodyDiv w:val="1"/>
      <w:marLeft w:val="0"/>
      <w:marRight w:val="0"/>
      <w:marTop w:val="0"/>
      <w:marBottom w:val="0"/>
      <w:divBdr>
        <w:top w:val="none" w:sz="0" w:space="0" w:color="auto"/>
        <w:left w:val="none" w:sz="0" w:space="0" w:color="auto"/>
        <w:bottom w:val="none" w:sz="0" w:space="0" w:color="auto"/>
        <w:right w:val="none" w:sz="0" w:space="0" w:color="auto"/>
      </w:divBdr>
    </w:div>
    <w:div w:id="148743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2.bin"/><Relationship Id="rId18" Type="http://schemas.openxmlformats.org/officeDocument/2006/relationships/oleObject" Target="embeddings/Microsoft_Excel_97-2003_Worksheet2.xls"/><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Microsoft_Excel_97-2003_Worksheet1.xls"/><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Microsoft_Excel_97-2003_Worksheet.xls"/><Relationship Id="rId23"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oleObject" Target="embeddings/Microsoft_Excel_97-2003_Worksheet3.xls"/><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5CBD3B-3227-4BF8-8684-C3E529A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Wordmall_CeHis_Office_2007_svensk_130523_Lennart.dotm</Template>
  <TotalTime>200</TotalTime>
  <Pages>28</Pages>
  <Words>9315</Words>
  <Characters>49371</Characters>
  <Application>Microsoft Office Word</Application>
  <DocSecurity>0</DocSecurity>
  <Lines>411</Lines>
  <Paragraphs>117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Dokumentnamn</vt:lpstr>
      <vt:lpstr>Dokumentnamn</vt:lpstr>
    </vt:vector>
  </TitlesOfParts>
  <Company>Inera AB</Company>
  <LinksUpToDate>false</LinksUpToDate>
  <CharactersWithSpaces>58569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Dokumentnamn</dc:title>
  <dc:subject>Arkitektur</dc:subject>
  <dc:creator>Inera AR</dc:creator>
  <cp:keywords>AB,Arkitektur, Beslut</cp:keywords>
  <cp:lastModifiedBy>Robert Lundmark</cp:lastModifiedBy>
  <cp:revision>6</cp:revision>
  <dcterms:created xsi:type="dcterms:W3CDTF">2016-11-08T16:30:00Z</dcterms:created>
  <dcterms:modified xsi:type="dcterms:W3CDTF">2016-11-22T10:41:00Z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ARK_xxxx</vt:lpwstr>
  </property>
  <property fmtid="{D5CDD505-2E9C-101B-9397-08002B2CF9AE}" pid="3" name="svename">
    <vt:lpwstr>Infrastruktur Katalogtjänster Organisationsuppgifter</vt:lpwstr>
  </property>
  <property fmtid="{D5CDD505-2E9C-101B-9397-08002B2CF9AE}" pid="4" name="domain_3">
    <vt:lpwstr>organization</vt:lpwstr>
  </property>
  <property fmtid="{D5CDD505-2E9C-101B-9397-08002B2CF9AE}" pid="5" name="Domain_2">
    <vt:lpwstr>directory</vt:lpwstr>
  </property>
  <property fmtid="{D5CDD505-2E9C-101B-9397-08002B2CF9AE}" pid="6" name="Domain_1">
    <vt:lpwstr>infrastructure</vt:lpwstr>
  </property>
  <property fmtid="{D5CDD505-2E9C-101B-9397-08002B2CF9AE}" pid="7" name="datepublished">
    <vt:lpwstr>2014-05-05</vt:lpwstr>
  </property>
  <property fmtid="{D5CDD505-2E9C-101B-9397-08002B2CF9AE}" pid="8" name="rc">
    <vt:lpwstr>RC_03</vt:lpwstr>
  </property>
  <property fmtid="{D5CDD505-2E9C-101B-9397-08002B2CF9AE}" pid="9" name="version1">
    <vt:lpwstr>1</vt:lpwstr>
  </property>
  <property fmtid="{D5CDD505-2E9C-101B-9397-08002B2CF9AE}" pid="10" name="version2">
    <vt:lpwstr>0</vt:lpwstr>
  </property>
  <property fmtid="{D5CDD505-2E9C-101B-9397-08002B2CF9AE}" pid="11" name="version3">
    <vt:lpwstr>0</vt:lpwstr>
  </property>
</Properties>
</file>