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4D58F4" w14:textId="42E7110F" w:rsidR="003C0177" w:rsidRPr="004A7C1C" w:rsidRDefault="00704BDC" w:rsidP="00D0061A">
      <w:pPr>
        <w:pStyle w:val="Rubrik1"/>
      </w:pPr>
      <w:r>
        <w:t>Instruktion för genomförande av</w:t>
      </w:r>
      <w:r w:rsidR="00D0061A">
        <w:t xml:space="preserve"> Dataskyddskonsekvensbedömning</w:t>
      </w:r>
    </w:p>
    <w:p w14:paraId="465A4EEC" w14:textId="77777777" w:rsidR="00D0061A" w:rsidRDefault="00D0061A" w:rsidP="00D0061A">
      <w:pPr>
        <w:pStyle w:val="Rubrik1"/>
        <w:rPr>
          <w:sz w:val="32"/>
        </w:rPr>
      </w:pPr>
      <w:bookmarkStart w:id="0" w:name="_Toc510001935"/>
      <w:r>
        <w:t>Inledning</w:t>
      </w:r>
      <w:bookmarkEnd w:id="0"/>
    </w:p>
    <w:p w14:paraId="0AA932E9" w14:textId="7894391C" w:rsidR="001429EE" w:rsidRPr="00591E59" w:rsidRDefault="00704BDC" w:rsidP="001429EE">
      <w:pPr>
        <w:pStyle w:val="Default"/>
        <w:rPr>
          <w:rFonts w:ascii="Garamond" w:hAnsi="Garamond"/>
          <w:sz w:val="22"/>
          <w:szCs w:val="22"/>
        </w:rPr>
      </w:pPr>
      <w:bookmarkStart w:id="1" w:name="_Toc510001936"/>
      <w:r>
        <w:rPr>
          <w:rFonts w:ascii="Garamond" w:hAnsi="Garamond"/>
          <w:sz w:val="22"/>
          <w:szCs w:val="22"/>
        </w:rPr>
        <w:t>Dataskyddsk</w:t>
      </w:r>
      <w:r w:rsidR="001429EE" w:rsidRPr="00591E59">
        <w:rPr>
          <w:rFonts w:ascii="Garamond" w:hAnsi="Garamond"/>
          <w:sz w:val="22"/>
          <w:szCs w:val="22"/>
        </w:rPr>
        <w:t>onsekvensbedömningen</w:t>
      </w:r>
      <w:r>
        <w:rPr>
          <w:rFonts w:ascii="Garamond" w:hAnsi="Garamond"/>
          <w:sz w:val="22"/>
          <w:szCs w:val="22"/>
        </w:rPr>
        <w:t xml:space="preserve">, enligt Dataskyddsförordningen, </w:t>
      </w:r>
      <w:r w:rsidR="001429EE" w:rsidRPr="00591E59">
        <w:rPr>
          <w:rFonts w:ascii="Garamond" w:hAnsi="Garamond"/>
          <w:sz w:val="22"/>
          <w:szCs w:val="22"/>
        </w:rPr>
        <w:t xml:space="preserve"> är en process avsedd att beskriva behandlingen, bedöma huruvida den är nödvändig och proportionell och </w:t>
      </w:r>
      <w:r>
        <w:rPr>
          <w:rFonts w:ascii="Garamond" w:hAnsi="Garamond"/>
          <w:sz w:val="22"/>
          <w:szCs w:val="22"/>
        </w:rPr>
        <w:t xml:space="preserve">ska </w:t>
      </w:r>
      <w:r w:rsidR="001429EE" w:rsidRPr="00591E59">
        <w:rPr>
          <w:rFonts w:ascii="Garamond" w:hAnsi="Garamond"/>
          <w:sz w:val="22"/>
          <w:szCs w:val="22"/>
        </w:rPr>
        <w:t xml:space="preserve">hjälpa till att hantera risker för fysiska personers rättigheter och friheter som uppkommer genom behandlingen av personuppgifter. Detta sker genom att bedöma och bestämma vilka åtgärder som ska vidtas. </w:t>
      </w:r>
    </w:p>
    <w:p w14:paraId="1812D4B6" w14:textId="77777777" w:rsidR="001429EE" w:rsidRDefault="001429EE" w:rsidP="001429EE">
      <w:pPr>
        <w:pStyle w:val="Default"/>
        <w:rPr>
          <w:rFonts w:ascii="Garamond" w:hAnsi="Garamond"/>
          <w:sz w:val="22"/>
          <w:szCs w:val="22"/>
        </w:rPr>
      </w:pPr>
    </w:p>
    <w:p w14:paraId="25770935" w14:textId="2B996D76" w:rsidR="001429EE" w:rsidRDefault="00704BDC" w:rsidP="001429EE">
      <w:pPr>
        <w:pStyle w:val="Default"/>
        <w:rPr>
          <w:rFonts w:ascii="Garamond" w:hAnsi="Garamond"/>
          <w:sz w:val="22"/>
          <w:szCs w:val="22"/>
        </w:rPr>
      </w:pPr>
      <w:r>
        <w:rPr>
          <w:rFonts w:ascii="Garamond" w:hAnsi="Garamond"/>
          <w:sz w:val="22"/>
          <w:szCs w:val="22"/>
        </w:rPr>
        <w:t>Dataskyddsk</w:t>
      </w:r>
      <w:r w:rsidR="001429EE" w:rsidRPr="000F1BCA">
        <w:rPr>
          <w:rFonts w:ascii="Garamond" w:hAnsi="Garamond"/>
          <w:sz w:val="22"/>
          <w:szCs w:val="22"/>
        </w:rPr>
        <w:t>onsekvensbedömning</w:t>
      </w:r>
      <w:r w:rsidR="009A2506">
        <w:rPr>
          <w:rFonts w:ascii="Garamond" w:hAnsi="Garamond"/>
          <w:sz w:val="22"/>
          <w:szCs w:val="22"/>
        </w:rPr>
        <w:t>en</w:t>
      </w:r>
      <w:r w:rsidR="001429EE" w:rsidRPr="000F1BCA">
        <w:rPr>
          <w:rFonts w:ascii="Garamond" w:hAnsi="Garamond"/>
          <w:sz w:val="22"/>
          <w:szCs w:val="22"/>
        </w:rPr>
        <w:t xml:space="preserve"> är</w:t>
      </w:r>
      <w:r w:rsidR="009A2506">
        <w:rPr>
          <w:rFonts w:ascii="Garamond" w:hAnsi="Garamond"/>
          <w:sz w:val="22"/>
          <w:szCs w:val="22"/>
        </w:rPr>
        <w:t xml:space="preserve"> ett</w:t>
      </w:r>
      <w:r w:rsidR="001429EE" w:rsidRPr="000F1BCA">
        <w:rPr>
          <w:rFonts w:ascii="Garamond" w:hAnsi="Garamond"/>
          <w:sz w:val="22"/>
          <w:szCs w:val="22"/>
        </w:rPr>
        <w:t xml:space="preserve"> viktig</w:t>
      </w:r>
      <w:r w:rsidR="009A2506">
        <w:rPr>
          <w:rFonts w:ascii="Garamond" w:hAnsi="Garamond"/>
          <w:sz w:val="22"/>
          <w:szCs w:val="22"/>
        </w:rPr>
        <w:t>t</w:t>
      </w:r>
      <w:r w:rsidR="001429EE" w:rsidRPr="000F1BCA">
        <w:rPr>
          <w:rFonts w:ascii="Garamond" w:hAnsi="Garamond"/>
          <w:sz w:val="22"/>
          <w:szCs w:val="22"/>
        </w:rPr>
        <w:t xml:space="preserve"> verktyg för utkrävande</w:t>
      </w:r>
      <w:r w:rsidR="001429EE">
        <w:rPr>
          <w:rFonts w:ascii="Garamond" w:hAnsi="Garamond"/>
          <w:sz w:val="22"/>
          <w:szCs w:val="22"/>
        </w:rPr>
        <w:t xml:space="preserve"> </w:t>
      </w:r>
      <w:r w:rsidR="001429EE" w:rsidRPr="000F1BCA">
        <w:rPr>
          <w:rFonts w:ascii="Garamond" w:hAnsi="Garamond"/>
          <w:sz w:val="22"/>
          <w:szCs w:val="22"/>
        </w:rPr>
        <w:t xml:space="preserve">av ansvar, </w:t>
      </w:r>
      <w:r w:rsidR="001429EE">
        <w:rPr>
          <w:rFonts w:ascii="Garamond" w:hAnsi="Garamond"/>
          <w:sz w:val="22"/>
          <w:szCs w:val="22"/>
        </w:rPr>
        <w:t>påvisa att</w:t>
      </w:r>
      <w:r w:rsidR="001429EE" w:rsidRPr="000F1BCA">
        <w:rPr>
          <w:rFonts w:ascii="Garamond" w:hAnsi="Garamond"/>
          <w:sz w:val="22"/>
          <w:szCs w:val="22"/>
        </w:rPr>
        <w:t xml:space="preserve"> kraven i </w:t>
      </w:r>
      <w:r>
        <w:rPr>
          <w:rFonts w:ascii="Garamond" w:hAnsi="Garamond"/>
          <w:sz w:val="22"/>
          <w:szCs w:val="22"/>
        </w:rPr>
        <w:t>D</w:t>
      </w:r>
      <w:r w:rsidR="001429EE">
        <w:rPr>
          <w:rFonts w:ascii="Garamond" w:hAnsi="Garamond"/>
          <w:sz w:val="22"/>
          <w:szCs w:val="22"/>
        </w:rPr>
        <w:t>ataskydds</w:t>
      </w:r>
      <w:r w:rsidR="001429EE" w:rsidRPr="000F1BCA">
        <w:rPr>
          <w:rFonts w:ascii="Garamond" w:hAnsi="Garamond"/>
          <w:sz w:val="22"/>
          <w:szCs w:val="22"/>
        </w:rPr>
        <w:t>förordningen</w:t>
      </w:r>
      <w:r w:rsidR="001429EE">
        <w:rPr>
          <w:rFonts w:ascii="Garamond" w:hAnsi="Garamond"/>
          <w:sz w:val="22"/>
          <w:szCs w:val="22"/>
        </w:rPr>
        <w:t xml:space="preserve"> uppfylls och</w:t>
      </w:r>
      <w:r w:rsidR="001429EE" w:rsidRPr="000F1BCA">
        <w:rPr>
          <w:rFonts w:ascii="Garamond" w:hAnsi="Garamond"/>
          <w:sz w:val="22"/>
          <w:szCs w:val="22"/>
        </w:rPr>
        <w:t xml:space="preserve"> </w:t>
      </w:r>
      <w:r>
        <w:rPr>
          <w:rFonts w:ascii="Garamond" w:hAnsi="Garamond"/>
          <w:sz w:val="22"/>
          <w:szCs w:val="22"/>
        </w:rPr>
        <w:t xml:space="preserve">för att </w:t>
      </w:r>
      <w:r w:rsidR="001429EE" w:rsidRPr="000F1BCA">
        <w:rPr>
          <w:rFonts w:ascii="Garamond" w:hAnsi="Garamond"/>
          <w:sz w:val="22"/>
          <w:szCs w:val="22"/>
        </w:rPr>
        <w:t>visa att lämpliga åtgärder har vidtagits för att säkerställa efterlevnaden av förordningen</w:t>
      </w:r>
      <w:r w:rsidR="001429EE">
        <w:rPr>
          <w:rFonts w:ascii="Garamond" w:hAnsi="Garamond"/>
          <w:sz w:val="22"/>
          <w:szCs w:val="22"/>
        </w:rPr>
        <w:t>.</w:t>
      </w:r>
    </w:p>
    <w:p w14:paraId="62A90DD8" w14:textId="77777777" w:rsidR="001429EE" w:rsidRDefault="001429EE" w:rsidP="001429EE">
      <w:pPr>
        <w:pStyle w:val="Default"/>
        <w:rPr>
          <w:rFonts w:ascii="Garamond" w:hAnsi="Garamond"/>
          <w:sz w:val="22"/>
          <w:szCs w:val="22"/>
        </w:rPr>
      </w:pPr>
    </w:p>
    <w:p w14:paraId="0A84FE46" w14:textId="57178DC6" w:rsidR="001429EE" w:rsidRPr="009A2506" w:rsidRDefault="001429EE" w:rsidP="001429EE">
      <w:pPr>
        <w:pStyle w:val="Default"/>
        <w:rPr>
          <w:rFonts w:ascii="Garamond" w:hAnsi="Garamond"/>
          <w:sz w:val="22"/>
          <w:szCs w:val="22"/>
        </w:rPr>
      </w:pPr>
      <w:r w:rsidRPr="009A2506">
        <w:rPr>
          <w:rFonts w:ascii="Garamond" w:hAnsi="Garamond"/>
          <w:sz w:val="22"/>
          <w:szCs w:val="22"/>
        </w:rPr>
        <w:t xml:space="preserve">En </w:t>
      </w:r>
      <w:r w:rsidR="00704BDC">
        <w:rPr>
          <w:rFonts w:ascii="Garamond" w:hAnsi="Garamond"/>
          <w:sz w:val="22"/>
          <w:szCs w:val="22"/>
        </w:rPr>
        <w:t>dataskydds</w:t>
      </w:r>
      <w:r w:rsidRPr="009A2506">
        <w:rPr>
          <w:rFonts w:ascii="Garamond" w:hAnsi="Garamond"/>
          <w:sz w:val="22"/>
          <w:szCs w:val="22"/>
        </w:rPr>
        <w:t>konsekvensbedömning går längre än en riskanalys på så sätt att den</w:t>
      </w:r>
      <w:r w:rsidR="00704BDC">
        <w:rPr>
          <w:rFonts w:ascii="Garamond" w:hAnsi="Garamond"/>
          <w:sz w:val="22"/>
          <w:szCs w:val="22"/>
        </w:rPr>
        <w:t xml:space="preserve">, </w:t>
      </w:r>
      <w:r w:rsidR="00704BDC" w:rsidRPr="009A2506">
        <w:rPr>
          <w:rFonts w:ascii="Garamond" w:hAnsi="Garamond"/>
          <w:sz w:val="22"/>
          <w:szCs w:val="22"/>
        </w:rPr>
        <w:t>förutom en riskanalys också</w:t>
      </w:r>
      <w:r w:rsidR="00704BDC">
        <w:rPr>
          <w:rFonts w:ascii="Garamond" w:hAnsi="Garamond"/>
          <w:sz w:val="22"/>
          <w:szCs w:val="22"/>
        </w:rPr>
        <w:t>,</w:t>
      </w:r>
      <w:r w:rsidRPr="009A2506">
        <w:rPr>
          <w:rFonts w:ascii="Garamond" w:hAnsi="Garamond"/>
          <w:sz w:val="22"/>
          <w:szCs w:val="22"/>
        </w:rPr>
        <w:t xml:space="preserve"> ska innehålla åtgärder för att reducera eller eliminera risk</w:t>
      </w:r>
      <w:r w:rsidR="00704BDC">
        <w:rPr>
          <w:rFonts w:ascii="Garamond" w:hAnsi="Garamond"/>
          <w:sz w:val="22"/>
          <w:szCs w:val="22"/>
        </w:rPr>
        <w:t>er</w:t>
      </w:r>
      <w:r w:rsidRPr="009A2506">
        <w:rPr>
          <w:rFonts w:ascii="Garamond" w:hAnsi="Garamond"/>
          <w:sz w:val="22"/>
          <w:szCs w:val="22"/>
        </w:rPr>
        <w:t xml:space="preserve"> samt en sammantagen bedömning om </w:t>
      </w:r>
      <w:r w:rsidR="00704BDC">
        <w:rPr>
          <w:rFonts w:ascii="Garamond" w:hAnsi="Garamond"/>
          <w:sz w:val="22"/>
          <w:szCs w:val="22"/>
        </w:rPr>
        <w:t xml:space="preserve">huruvida </w:t>
      </w:r>
      <w:r w:rsidRPr="009A2506">
        <w:rPr>
          <w:rFonts w:ascii="Garamond" w:hAnsi="Garamond"/>
          <w:sz w:val="22"/>
          <w:szCs w:val="22"/>
        </w:rPr>
        <w:t xml:space="preserve">hög risk för enskildas fri- och rättigheter vid personuppgiftsbehandling kvarstår. Kvarstår en hög risk, trots tekniska och organisatoriska kompensatoriska åtgärder ska personuppgiftsansvarig begära förhandssamråd hos Datainspektionen. </w:t>
      </w:r>
    </w:p>
    <w:p w14:paraId="2B1B7F00" w14:textId="77777777" w:rsidR="001429EE" w:rsidRPr="009A2506" w:rsidRDefault="001429EE" w:rsidP="001429EE">
      <w:pPr>
        <w:pStyle w:val="Default"/>
        <w:rPr>
          <w:rFonts w:ascii="Garamond" w:hAnsi="Garamond"/>
          <w:sz w:val="22"/>
          <w:szCs w:val="22"/>
        </w:rPr>
      </w:pPr>
    </w:p>
    <w:p w14:paraId="58E3E5FC" w14:textId="5E760166" w:rsidR="001429EE" w:rsidRDefault="009A2506" w:rsidP="001429EE">
      <w:pPr>
        <w:pStyle w:val="Default"/>
        <w:rPr>
          <w:rFonts w:ascii="Garamond" w:hAnsi="Garamond"/>
          <w:sz w:val="22"/>
          <w:szCs w:val="22"/>
        </w:rPr>
      </w:pPr>
      <w:r w:rsidRPr="009A2506">
        <w:rPr>
          <w:rFonts w:ascii="Garamond" w:hAnsi="Garamond"/>
          <w:sz w:val="22"/>
          <w:szCs w:val="22"/>
        </w:rPr>
        <w:t>För mer omfattande information se</w:t>
      </w:r>
      <w:r w:rsidR="001429EE" w:rsidRPr="009A2506">
        <w:rPr>
          <w:rFonts w:ascii="Garamond" w:hAnsi="Garamond"/>
          <w:sz w:val="22"/>
          <w:szCs w:val="22"/>
        </w:rPr>
        <w:t xml:space="preserve"> vägledning från Art 29-gruppen om konsekvensbedömningar</w:t>
      </w:r>
      <w:r w:rsidRPr="009A2506">
        <w:rPr>
          <w:rFonts w:ascii="Garamond" w:hAnsi="Garamond"/>
          <w:sz w:val="22"/>
          <w:szCs w:val="22"/>
        </w:rPr>
        <w:t>, som kan återfinnas på Datainspektionens hemsida.</w:t>
      </w:r>
    </w:p>
    <w:p w14:paraId="65747B14" w14:textId="77777777" w:rsidR="00D0061A" w:rsidRDefault="00D0061A" w:rsidP="00D0061A">
      <w:pPr>
        <w:pStyle w:val="Rubrik2"/>
        <w:rPr>
          <w:sz w:val="24"/>
          <w:szCs w:val="26"/>
        </w:rPr>
      </w:pPr>
      <w:r>
        <w:t xml:space="preserve">När krävs en </w:t>
      </w:r>
      <w:r w:rsidRPr="00D0061A">
        <w:t>konsekvensbedömning</w:t>
      </w:r>
      <w:r>
        <w:t>?</w:t>
      </w:r>
      <w:bookmarkEnd w:id="1"/>
    </w:p>
    <w:p w14:paraId="6173F658" w14:textId="77777777" w:rsidR="001429EE" w:rsidRDefault="001429EE" w:rsidP="001429EE">
      <w:pPr>
        <w:pStyle w:val="Default"/>
        <w:spacing w:after="120"/>
        <w:rPr>
          <w:rFonts w:ascii="Garamond" w:hAnsi="Garamond"/>
          <w:sz w:val="22"/>
          <w:szCs w:val="22"/>
        </w:rPr>
      </w:pPr>
      <w:bookmarkStart w:id="2" w:name="_Toc510001937"/>
      <w:r>
        <w:rPr>
          <w:rFonts w:ascii="Garamond" w:hAnsi="Garamond"/>
          <w:sz w:val="22"/>
          <w:szCs w:val="22"/>
        </w:rPr>
        <w:t>D</w:t>
      </w:r>
      <w:r w:rsidRPr="00C06AA8">
        <w:rPr>
          <w:rFonts w:ascii="Garamond" w:hAnsi="Garamond"/>
          <w:sz w:val="22"/>
          <w:szCs w:val="22"/>
        </w:rPr>
        <w:t>et inte obligatoriskt att utföra en</w:t>
      </w:r>
      <w:r>
        <w:rPr>
          <w:rFonts w:ascii="Garamond" w:hAnsi="Garamond"/>
          <w:sz w:val="22"/>
          <w:szCs w:val="22"/>
        </w:rPr>
        <w:t xml:space="preserve"> </w:t>
      </w:r>
      <w:r w:rsidRPr="00C06AA8">
        <w:rPr>
          <w:rFonts w:ascii="Garamond" w:hAnsi="Garamond"/>
          <w:sz w:val="22"/>
          <w:szCs w:val="22"/>
        </w:rPr>
        <w:t xml:space="preserve">konsekvensbedömning för varje behandling. </w:t>
      </w:r>
      <w:r>
        <w:rPr>
          <w:rFonts w:ascii="Garamond" w:hAnsi="Garamond"/>
          <w:sz w:val="22"/>
          <w:szCs w:val="22"/>
        </w:rPr>
        <w:t>Dataskyddsförordningen anger att e</w:t>
      </w:r>
      <w:r w:rsidRPr="00C06AA8">
        <w:rPr>
          <w:rFonts w:ascii="Garamond" w:hAnsi="Garamond"/>
          <w:sz w:val="22"/>
          <w:szCs w:val="22"/>
        </w:rPr>
        <w:t xml:space="preserve">n konsekvensbedömning krävs om </w:t>
      </w:r>
      <w:r>
        <w:rPr>
          <w:rFonts w:ascii="Garamond" w:hAnsi="Garamond"/>
          <w:sz w:val="22"/>
          <w:szCs w:val="22"/>
        </w:rPr>
        <w:t xml:space="preserve">en viss typ av </w:t>
      </w:r>
      <w:r w:rsidRPr="00C06AA8">
        <w:rPr>
          <w:rFonts w:ascii="Garamond" w:hAnsi="Garamond"/>
          <w:sz w:val="22"/>
          <w:szCs w:val="22"/>
        </w:rPr>
        <w:t>behandling</w:t>
      </w:r>
      <w:r>
        <w:rPr>
          <w:rFonts w:ascii="Garamond" w:hAnsi="Garamond"/>
          <w:sz w:val="22"/>
          <w:szCs w:val="22"/>
        </w:rPr>
        <w:t xml:space="preserve"> </w:t>
      </w:r>
      <w:r w:rsidRPr="00C06AA8">
        <w:rPr>
          <w:rFonts w:ascii="Garamond" w:hAnsi="Garamond"/>
          <w:sz w:val="22"/>
          <w:szCs w:val="22"/>
        </w:rPr>
        <w:t>sannolikt leder till en hög risk för fysiska personers rättigheter och friheter (artikel 35.1</w:t>
      </w:r>
      <w:r>
        <w:rPr>
          <w:rFonts w:ascii="Garamond" w:hAnsi="Garamond"/>
          <w:sz w:val="22"/>
          <w:szCs w:val="22"/>
        </w:rPr>
        <w:t xml:space="preserve"> och skäl 84</w:t>
      </w:r>
      <w:r w:rsidRPr="00C06AA8">
        <w:rPr>
          <w:rFonts w:ascii="Garamond" w:hAnsi="Garamond"/>
          <w:sz w:val="22"/>
          <w:szCs w:val="22"/>
        </w:rPr>
        <w:t>).</w:t>
      </w:r>
    </w:p>
    <w:p w14:paraId="38BE87F4" w14:textId="77777777" w:rsidR="001429EE" w:rsidRPr="00C06AA8" w:rsidRDefault="001429EE" w:rsidP="001429EE">
      <w:pPr>
        <w:pStyle w:val="Default"/>
        <w:rPr>
          <w:rFonts w:ascii="Garamond" w:hAnsi="Garamond"/>
          <w:sz w:val="22"/>
          <w:szCs w:val="22"/>
        </w:rPr>
      </w:pPr>
      <w:r w:rsidRPr="00C06AA8">
        <w:rPr>
          <w:rFonts w:ascii="Garamond" w:hAnsi="Garamond"/>
          <w:sz w:val="22"/>
          <w:szCs w:val="22"/>
        </w:rPr>
        <w:t>En konsekvensbedömning avseende dataskydd ska</w:t>
      </w:r>
      <w:r>
        <w:rPr>
          <w:rFonts w:ascii="Garamond" w:hAnsi="Garamond"/>
          <w:sz w:val="22"/>
          <w:szCs w:val="22"/>
        </w:rPr>
        <w:t xml:space="preserve"> enligt dataskyddsförordningen</w:t>
      </w:r>
      <w:r w:rsidRPr="00C06AA8">
        <w:rPr>
          <w:rFonts w:ascii="Garamond" w:hAnsi="Garamond"/>
          <w:sz w:val="22"/>
          <w:szCs w:val="22"/>
        </w:rPr>
        <w:t xml:space="preserve"> särskilt krävas i följande fall:</w:t>
      </w:r>
    </w:p>
    <w:p w14:paraId="00726A65" w14:textId="77777777" w:rsidR="001429EE" w:rsidRPr="00C06AA8" w:rsidRDefault="001429EE" w:rsidP="001429EE">
      <w:pPr>
        <w:pStyle w:val="Default"/>
        <w:numPr>
          <w:ilvl w:val="0"/>
          <w:numId w:val="35"/>
        </w:numPr>
        <w:spacing w:before="40"/>
        <w:ind w:left="714" w:hanging="357"/>
        <w:rPr>
          <w:rFonts w:ascii="Garamond" w:hAnsi="Garamond"/>
          <w:sz w:val="22"/>
          <w:szCs w:val="22"/>
        </w:rPr>
      </w:pPr>
      <w:r>
        <w:rPr>
          <w:rFonts w:ascii="Garamond" w:hAnsi="Garamond"/>
          <w:sz w:val="22"/>
          <w:szCs w:val="22"/>
        </w:rPr>
        <w:t xml:space="preserve">Vid en </w:t>
      </w:r>
      <w:r w:rsidRPr="00C06AA8">
        <w:rPr>
          <w:rFonts w:ascii="Garamond" w:hAnsi="Garamond"/>
          <w:sz w:val="22"/>
          <w:szCs w:val="22"/>
        </w:rPr>
        <w:t>systematisk och omfattande bedömning av fysiska personers personliga aspekter som grundar sig på automatisk behandling, inbegripet profilering, och på vilken beslut grundar sig som har rättsliga följder för fysiska personer eller på liknande sätt i betydande grad påverkar fysiska personer.</w:t>
      </w:r>
    </w:p>
    <w:p w14:paraId="4068547F" w14:textId="77777777" w:rsidR="001429EE" w:rsidRPr="00C06AA8" w:rsidRDefault="001429EE" w:rsidP="001429EE">
      <w:pPr>
        <w:pStyle w:val="Default"/>
        <w:numPr>
          <w:ilvl w:val="0"/>
          <w:numId w:val="35"/>
        </w:numPr>
        <w:spacing w:before="40"/>
        <w:rPr>
          <w:rFonts w:ascii="Garamond" w:hAnsi="Garamond"/>
          <w:sz w:val="22"/>
          <w:szCs w:val="22"/>
        </w:rPr>
      </w:pPr>
      <w:r>
        <w:rPr>
          <w:rFonts w:ascii="Garamond" w:hAnsi="Garamond"/>
          <w:sz w:val="22"/>
          <w:szCs w:val="22"/>
        </w:rPr>
        <w:t>Vid en b</w:t>
      </w:r>
      <w:r w:rsidRPr="00C06AA8">
        <w:rPr>
          <w:rFonts w:ascii="Garamond" w:hAnsi="Garamond"/>
          <w:sz w:val="22"/>
          <w:szCs w:val="22"/>
        </w:rPr>
        <w:t>ehandling i stor omfattning av särskilda kategorier av uppgifter, som avses i artikel 9.1</w:t>
      </w:r>
      <w:r>
        <w:rPr>
          <w:rFonts w:ascii="Garamond" w:hAnsi="Garamond"/>
          <w:sz w:val="22"/>
          <w:szCs w:val="22"/>
        </w:rPr>
        <w:t xml:space="preserve"> </w:t>
      </w:r>
      <w:r>
        <w:rPr>
          <w:rFonts w:ascii="Garamond" w:hAnsi="Garamond"/>
          <w:sz w:val="22"/>
          <w:szCs w:val="22"/>
        </w:rPr>
        <w:br/>
      </w:r>
      <w:r w:rsidRPr="003F4E2E">
        <w:rPr>
          <w:rFonts w:ascii="Garamond" w:hAnsi="Garamond"/>
          <w:sz w:val="22"/>
          <w:szCs w:val="22"/>
        </w:rPr>
        <w:t>(ras eller etniskt ursprung, politiska åsikter, religiös eller filosofisk övertygelse eller medlemskap i fackförening och behandling av genetiska uppgifter, biometriska uppgifter för att entydigt identifiera en fysisk person, uppgifter om hälsa eller uppgifter om en fysisk persons sexualliv eller sexuella läggning.)</w:t>
      </w:r>
      <w:r w:rsidRPr="00C06AA8">
        <w:rPr>
          <w:rFonts w:ascii="Garamond" w:hAnsi="Garamond"/>
          <w:sz w:val="22"/>
          <w:szCs w:val="22"/>
        </w:rPr>
        <w:t>, eller av personuppgifter som rör fällande domar i brottmål och överträdelser</w:t>
      </w:r>
      <w:r>
        <w:rPr>
          <w:rFonts w:ascii="Garamond" w:hAnsi="Garamond"/>
          <w:sz w:val="22"/>
          <w:szCs w:val="22"/>
        </w:rPr>
        <w:t>.</w:t>
      </w:r>
    </w:p>
    <w:p w14:paraId="7D7E61A1" w14:textId="77777777" w:rsidR="001429EE" w:rsidRDefault="001429EE" w:rsidP="001429EE">
      <w:pPr>
        <w:pStyle w:val="Default"/>
        <w:numPr>
          <w:ilvl w:val="0"/>
          <w:numId w:val="35"/>
        </w:numPr>
        <w:spacing w:before="40"/>
        <w:ind w:left="714" w:hanging="357"/>
        <w:rPr>
          <w:rFonts w:ascii="Garamond" w:hAnsi="Garamond"/>
          <w:sz w:val="22"/>
          <w:szCs w:val="22"/>
        </w:rPr>
      </w:pPr>
      <w:r w:rsidRPr="00C06AA8">
        <w:rPr>
          <w:rFonts w:ascii="Garamond" w:hAnsi="Garamond"/>
          <w:sz w:val="22"/>
          <w:szCs w:val="22"/>
        </w:rPr>
        <w:lastRenderedPageBreak/>
        <w:t>Systematisk övervakning av en allmän plats i stor omfattning.</w:t>
      </w:r>
    </w:p>
    <w:p w14:paraId="74744C74" w14:textId="77777777" w:rsidR="001429EE" w:rsidRDefault="001429EE" w:rsidP="001429EE">
      <w:pPr>
        <w:pStyle w:val="Default"/>
        <w:spacing w:before="40"/>
        <w:rPr>
          <w:rFonts w:ascii="Garamond" w:hAnsi="Garamond"/>
          <w:sz w:val="22"/>
          <w:szCs w:val="22"/>
        </w:rPr>
      </w:pPr>
    </w:p>
    <w:p w14:paraId="2CA5FECB" w14:textId="77777777" w:rsidR="001429EE" w:rsidRPr="009A2506" w:rsidRDefault="001429EE" w:rsidP="001429EE">
      <w:pPr>
        <w:pStyle w:val="Default"/>
        <w:spacing w:before="40"/>
        <w:rPr>
          <w:rFonts w:ascii="Garamond" w:hAnsi="Garamond"/>
          <w:sz w:val="22"/>
          <w:szCs w:val="22"/>
        </w:rPr>
      </w:pPr>
      <w:r w:rsidRPr="009A2506">
        <w:rPr>
          <w:rFonts w:ascii="Garamond" w:hAnsi="Garamond"/>
          <w:sz w:val="22"/>
          <w:szCs w:val="22"/>
        </w:rPr>
        <w:t xml:space="preserve">Regeringen har anfört att om en personuppgiftsansvarig behandlar personuppgifter med stöd av en registerförfattning får det förutsättas att de ändamål som fastställts i befintliga registerförfattningar vad gäller att fullgöra rättslig förpliktelse, allmänt intresse eller myndighetsutövning i samband med tidigare författningsarbeten har bedömts vara relevanta och proportionerliga i förhållande till det integritetsintrång personuppgiftsbehandlingen kan innebära. Regeringen anser därför att det i sådana fall inte är nödvändigt för den personuppgiftsansvarige att göra ytterligare konsekvensbedömningar i de fall behandlingen av personuppgifter har stöd i befintlig registerförfattning (prop. 2017/18:171 s. 83). </w:t>
      </w:r>
    </w:p>
    <w:p w14:paraId="772C86F0" w14:textId="77777777" w:rsidR="001429EE" w:rsidRPr="009A2506" w:rsidRDefault="001429EE" w:rsidP="001429EE">
      <w:pPr>
        <w:pStyle w:val="Default"/>
        <w:spacing w:before="40"/>
        <w:rPr>
          <w:rFonts w:ascii="Garamond" w:hAnsi="Garamond"/>
          <w:sz w:val="22"/>
          <w:szCs w:val="22"/>
        </w:rPr>
      </w:pPr>
    </w:p>
    <w:p w14:paraId="02419330" w14:textId="77777777" w:rsidR="001429EE" w:rsidRDefault="001429EE" w:rsidP="001429EE">
      <w:pPr>
        <w:pStyle w:val="Default"/>
        <w:spacing w:before="40"/>
        <w:rPr>
          <w:rFonts w:ascii="Garamond" w:hAnsi="Garamond"/>
          <w:sz w:val="22"/>
          <w:szCs w:val="22"/>
        </w:rPr>
      </w:pPr>
      <w:r w:rsidRPr="009A2506">
        <w:rPr>
          <w:rFonts w:ascii="Garamond" w:hAnsi="Garamond"/>
          <w:sz w:val="22"/>
          <w:szCs w:val="22"/>
        </w:rPr>
        <w:t>Uttalandet innebär att t.ex. vårdgivare och socialnämnder samt privata utförare inom vård och omsorg är befriade från att göra konsekvensbedömningar eftersom de behandlar personuppgifter med stöd av patientdatalagen och/eller lagen om behandling av personuppgifter i socialtjänsten. Inera som leverantör av digitala tjänster ska dock alltid göra en konsekvensbedömning vid utveckling av nya tjänster för att ha ett väl dokumenterat underlag av de risker och åtgärder som vidtagits för att minska riskerna.</w:t>
      </w:r>
      <w:r>
        <w:rPr>
          <w:rFonts w:ascii="Garamond" w:hAnsi="Garamond"/>
          <w:sz w:val="22"/>
          <w:szCs w:val="22"/>
        </w:rPr>
        <w:t xml:space="preserve"> </w:t>
      </w:r>
    </w:p>
    <w:p w14:paraId="1E2AFACE" w14:textId="77777777" w:rsidR="00D0061A" w:rsidRDefault="00D0061A" w:rsidP="00D0061A">
      <w:pPr>
        <w:pStyle w:val="Rubrik2"/>
        <w:rPr>
          <w:sz w:val="24"/>
          <w:szCs w:val="26"/>
        </w:rPr>
      </w:pPr>
      <w:r>
        <w:t>När ska konsekvensbedömningen göras?</w:t>
      </w:r>
      <w:bookmarkEnd w:id="2"/>
    </w:p>
    <w:p w14:paraId="60DC69F1" w14:textId="77777777" w:rsidR="001429EE" w:rsidRDefault="001429EE" w:rsidP="001429EE">
      <w:bookmarkStart w:id="3" w:name="_Toc510001938"/>
      <w:r>
        <w:t xml:space="preserve">Konsekvensbedömningen ska utföras ”före behandlingen”. Detta är förenligt med principerna om inbyggt dataskydd och dataskydd som standard (artikel 25 och skäl 78). </w:t>
      </w:r>
    </w:p>
    <w:p w14:paraId="02D93BA4" w14:textId="77777777" w:rsidR="001429EE" w:rsidRDefault="001429EE" w:rsidP="001429EE"/>
    <w:p w14:paraId="62D1A412" w14:textId="77777777" w:rsidR="001429EE" w:rsidRDefault="001429EE" w:rsidP="001429EE">
      <w:r>
        <w:t xml:space="preserve">Bedömningen ska sedan genomföras/uppdateras en gång per år eller vid behov. </w:t>
      </w:r>
    </w:p>
    <w:p w14:paraId="1F9027CD" w14:textId="77777777" w:rsidR="001429EE" w:rsidRDefault="001429EE" w:rsidP="001429EE"/>
    <w:p w14:paraId="7853A51B" w14:textId="77777777" w:rsidR="001429EE" w:rsidRDefault="001429EE" w:rsidP="001429EE">
      <w:r>
        <w:t>Inom Inera ska alltid en dataskyddskonsekvensbedömning utföras vid utveckling av nya tjänster eller vidareutveckling</w:t>
      </w:r>
      <w:r w:rsidRPr="009A2506">
        <w:t xml:space="preserve">. Vid utveckling av nya digitala tjänster bör konsekvensbedömningen från en förstudie uppdateras vid implementering eller pilotstudie, liksom vid övergång till förvaltning. </w:t>
      </w:r>
      <w:r>
        <w:t xml:space="preserve"> </w:t>
      </w:r>
    </w:p>
    <w:p w14:paraId="19AAB94B" w14:textId="77777777" w:rsidR="00704BDC" w:rsidRDefault="00704BDC">
      <w:pPr>
        <w:rPr>
          <w:rFonts w:ascii="Arial" w:hAnsi="Arial" w:cs="Arial"/>
          <w:bCs/>
          <w:iCs/>
          <w:sz w:val="28"/>
          <w:szCs w:val="28"/>
        </w:rPr>
      </w:pPr>
      <w:r>
        <w:br w:type="page"/>
      </w:r>
    </w:p>
    <w:p w14:paraId="2A08C2A1" w14:textId="3A924D42" w:rsidR="00D0061A" w:rsidRDefault="00D0061A" w:rsidP="00D0061A">
      <w:pPr>
        <w:pStyle w:val="Rubrik2"/>
      </w:pPr>
      <w:r>
        <w:lastRenderedPageBreak/>
        <w:t>Behov av konsekvensbedömning</w:t>
      </w:r>
      <w:bookmarkEnd w:id="3"/>
    </w:p>
    <w:p w14:paraId="2D1F6485" w14:textId="684FE389" w:rsidR="00D0061A" w:rsidRDefault="001429EE" w:rsidP="00D0061A">
      <w:pPr>
        <w:spacing w:after="120"/>
      </w:pPr>
      <w:r>
        <w:t xml:space="preserve">I tabellen nedan listas ett antal kriterier. Sannolikheten för att behandlingen medför en hög risk för de registrerades fri- och rättigheter ökar ju fler kriterier som är </w:t>
      </w:r>
      <w:r w:rsidRPr="009A2506">
        <w:t>uppfyllda i tabellen.</w:t>
      </w:r>
      <w:r>
        <w:t xml:space="preserve"> En hög risk innebär ett ökat behov av en konsekvensbedömning</w:t>
      </w:r>
    </w:p>
    <w:tbl>
      <w:tblPr>
        <w:tblStyle w:val="Tabellrutnt"/>
        <w:tblW w:w="9322" w:type="dxa"/>
        <w:tblCellMar>
          <w:top w:w="57" w:type="dxa"/>
          <w:bottom w:w="28" w:type="dxa"/>
        </w:tblCellMar>
        <w:tblLook w:val="04A0" w:firstRow="1" w:lastRow="0" w:firstColumn="1" w:lastColumn="0" w:noHBand="0" w:noVBand="1"/>
      </w:tblPr>
      <w:tblGrid>
        <w:gridCol w:w="8291"/>
        <w:gridCol w:w="464"/>
        <w:gridCol w:w="567"/>
      </w:tblGrid>
      <w:tr w:rsidR="00D0061A" w14:paraId="3CBE906B" w14:textId="77777777" w:rsidTr="00D0061A">
        <w:trPr>
          <w:cnfStyle w:val="100000000000" w:firstRow="1" w:lastRow="0" w:firstColumn="0" w:lastColumn="0" w:oddVBand="0" w:evenVBand="0" w:oddHBand="0" w:evenHBand="0" w:firstRowFirstColumn="0" w:firstRowLastColumn="0" w:lastRowFirstColumn="0" w:lastRowLastColumn="0"/>
        </w:trPr>
        <w:tc>
          <w:tcPr>
            <w:tcW w:w="8291" w:type="dxa"/>
            <w:tcBorders>
              <w:top w:val="single" w:sz="4" w:space="0" w:color="auto"/>
              <w:left w:val="single" w:sz="4" w:space="0" w:color="auto"/>
              <w:bottom w:val="single" w:sz="4" w:space="0" w:color="auto"/>
              <w:right w:val="single" w:sz="4" w:space="0" w:color="auto"/>
            </w:tcBorders>
            <w:hideMark/>
          </w:tcPr>
          <w:p w14:paraId="2860077A" w14:textId="77777777" w:rsidR="00D0061A" w:rsidRDefault="00D0061A">
            <w:pPr>
              <w:rPr>
                <w:lang w:eastAsia="en-US"/>
              </w:rPr>
            </w:pPr>
            <w:r>
              <w:rPr>
                <w:b w:val="0"/>
                <w:lang w:eastAsia="en-US"/>
              </w:rPr>
              <w:t>Kriterier</w:t>
            </w:r>
          </w:p>
        </w:tc>
        <w:tc>
          <w:tcPr>
            <w:tcW w:w="464" w:type="dxa"/>
            <w:tcBorders>
              <w:top w:val="single" w:sz="4" w:space="0" w:color="auto"/>
              <w:left w:val="single" w:sz="4" w:space="0" w:color="auto"/>
              <w:bottom w:val="single" w:sz="4" w:space="0" w:color="auto"/>
              <w:right w:val="single" w:sz="4" w:space="0" w:color="auto"/>
            </w:tcBorders>
            <w:hideMark/>
          </w:tcPr>
          <w:p w14:paraId="070B9FE7" w14:textId="77777777" w:rsidR="00D0061A" w:rsidRDefault="00D0061A">
            <w:pPr>
              <w:rPr>
                <w:b w:val="0"/>
                <w:lang w:eastAsia="en-US"/>
              </w:rPr>
            </w:pPr>
            <w:r>
              <w:rPr>
                <w:b w:val="0"/>
                <w:lang w:eastAsia="en-US"/>
              </w:rPr>
              <w:t>Ja</w:t>
            </w:r>
          </w:p>
        </w:tc>
        <w:tc>
          <w:tcPr>
            <w:tcW w:w="567" w:type="dxa"/>
            <w:tcBorders>
              <w:top w:val="single" w:sz="4" w:space="0" w:color="auto"/>
              <w:left w:val="single" w:sz="4" w:space="0" w:color="auto"/>
              <w:bottom w:val="single" w:sz="4" w:space="0" w:color="auto"/>
              <w:right w:val="single" w:sz="4" w:space="0" w:color="auto"/>
            </w:tcBorders>
            <w:hideMark/>
          </w:tcPr>
          <w:p w14:paraId="64020675" w14:textId="77777777" w:rsidR="00D0061A" w:rsidRDefault="00D0061A">
            <w:pPr>
              <w:rPr>
                <w:b w:val="0"/>
                <w:lang w:eastAsia="en-US"/>
              </w:rPr>
            </w:pPr>
            <w:r>
              <w:rPr>
                <w:b w:val="0"/>
                <w:lang w:eastAsia="en-US"/>
              </w:rPr>
              <w:t>Nej</w:t>
            </w:r>
          </w:p>
        </w:tc>
      </w:tr>
      <w:tr w:rsidR="00D0061A" w14:paraId="61A225A6" w14:textId="77777777" w:rsidTr="00D0061A">
        <w:tc>
          <w:tcPr>
            <w:tcW w:w="8291" w:type="dxa"/>
            <w:tcBorders>
              <w:top w:val="single" w:sz="4" w:space="0" w:color="auto"/>
              <w:left w:val="single" w:sz="4" w:space="0" w:color="auto"/>
              <w:bottom w:val="single" w:sz="4" w:space="0" w:color="auto"/>
              <w:right w:val="single" w:sz="4" w:space="0" w:color="auto"/>
            </w:tcBorders>
            <w:hideMark/>
          </w:tcPr>
          <w:p w14:paraId="75B73182" w14:textId="5BAEA7EF" w:rsidR="00D0061A" w:rsidRDefault="00D0061A">
            <w:pPr>
              <w:rPr>
                <w:lang w:eastAsia="en-US"/>
              </w:rPr>
            </w:pPr>
            <w:r>
              <w:rPr>
                <w:lang w:eastAsia="en-US"/>
              </w:rPr>
              <w:t xml:space="preserve">Personuppgiftsbehandlingen </w:t>
            </w:r>
            <w:r w:rsidR="001429EE">
              <w:rPr>
                <w:lang w:eastAsia="en-US"/>
              </w:rPr>
              <w:t>innefattar</w:t>
            </w:r>
            <w:r>
              <w:rPr>
                <w:lang w:eastAsia="en-US"/>
              </w:rPr>
              <w:t xml:space="preserve"> utvärdering eller poängtilldelning, inklusive profilering och förutsägelse av beteende.</w:t>
            </w:r>
          </w:p>
        </w:tc>
        <w:sdt>
          <w:sdtPr>
            <w:rPr>
              <w:lang w:eastAsia="en-US"/>
            </w:rPr>
            <w:id w:val="1185026298"/>
            <w14:checkbox>
              <w14:checked w14:val="0"/>
              <w14:checkedState w14:val="2612" w14:font="MS Gothic"/>
              <w14:uncheckedState w14:val="2610" w14:font="MS Gothic"/>
            </w14:checkbox>
          </w:sdtPr>
          <w:sdtEndPr/>
          <w:sdtContent>
            <w:tc>
              <w:tcPr>
                <w:tcW w:w="464" w:type="dxa"/>
                <w:tcBorders>
                  <w:top w:val="single" w:sz="4" w:space="0" w:color="auto"/>
                  <w:left w:val="single" w:sz="4" w:space="0" w:color="auto"/>
                  <w:bottom w:val="single" w:sz="4" w:space="0" w:color="auto"/>
                  <w:right w:val="single" w:sz="4" w:space="0" w:color="auto"/>
                </w:tcBorders>
                <w:hideMark/>
              </w:tcPr>
              <w:p w14:paraId="0FF343DD" w14:textId="77777777" w:rsidR="00D0061A" w:rsidRDefault="00D0061A">
                <w:pPr>
                  <w:rPr>
                    <w:lang w:eastAsia="en-US"/>
                  </w:rPr>
                </w:pPr>
                <w:r>
                  <w:rPr>
                    <w:rFonts w:ascii="MS Gothic" w:eastAsia="MS Gothic" w:hAnsi="MS Gothic" w:hint="eastAsia"/>
                    <w:lang w:eastAsia="en-US"/>
                  </w:rPr>
                  <w:t>☐</w:t>
                </w:r>
              </w:p>
            </w:tc>
          </w:sdtContent>
        </w:sdt>
        <w:sdt>
          <w:sdtPr>
            <w:rPr>
              <w:lang w:eastAsia="en-US"/>
            </w:rPr>
            <w:id w:val="-1568564110"/>
            <w14:checkbox>
              <w14:checked w14:val="1"/>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hideMark/>
              </w:tcPr>
              <w:p w14:paraId="027F1DAD" w14:textId="32E5903B" w:rsidR="00D0061A" w:rsidRDefault="00583498">
                <w:pPr>
                  <w:rPr>
                    <w:lang w:eastAsia="en-US"/>
                  </w:rPr>
                </w:pPr>
                <w:r>
                  <w:rPr>
                    <w:rFonts w:ascii="MS Gothic" w:eastAsia="MS Gothic" w:hAnsi="MS Gothic" w:hint="eastAsia"/>
                    <w:lang w:eastAsia="en-US"/>
                  </w:rPr>
                  <w:t>☒</w:t>
                </w:r>
              </w:p>
            </w:tc>
          </w:sdtContent>
        </w:sdt>
      </w:tr>
      <w:tr w:rsidR="00D0061A" w14:paraId="29E033D0" w14:textId="77777777" w:rsidTr="00D0061A">
        <w:tc>
          <w:tcPr>
            <w:tcW w:w="8291" w:type="dxa"/>
            <w:tcBorders>
              <w:top w:val="single" w:sz="4" w:space="0" w:color="auto"/>
              <w:left w:val="single" w:sz="4" w:space="0" w:color="auto"/>
              <w:bottom w:val="single" w:sz="4" w:space="0" w:color="auto"/>
              <w:right w:val="single" w:sz="4" w:space="0" w:color="auto"/>
            </w:tcBorders>
            <w:hideMark/>
          </w:tcPr>
          <w:p w14:paraId="248B4D2A" w14:textId="7BE22B0E" w:rsidR="00D0061A" w:rsidRDefault="00D0061A">
            <w:pPr>
              <w:rPr>
                <w:lang w:eastAsia="en-US"/>
              </w:rPr>
            </w:pPr>
            <w:r>
              <w:rPr>
                <w:lang w:eastAsia="en-US"/>
              </w:rPr>
              <w:t xml:space="preserve">Personuppgiftsbehandlingen </w:t>
            </w:r>
            <w:r w:rsidR="001429EE">
              <w:rPr>
                <w:lang w:eastAsia="en-US"/>
              </w:rPr>
              <w:t xml:space="preserve">innefattar </w:t>
            </w:r>
            <w:r>
              <w:rPr>
                <w:lang w:eastAsia="en-US"/>
              </w:rPr>
              <w:t>automatiserat beslutsfattande med juridisk, ekonomisk eller annan betydande effekt för den registrerade.</w:t>
            </w:r>
          </w:p>
        </w:tc>
        <w:sdt>
          <w:sdtPr>
            <w:rPr>
              <w:lang w:eastAsia="en-US"/>
            </w:rPr>
            <w:id w:val="1623643500"/>
            <w14:checkbox>
              <w14:checked w14:val="0"/>
              <w14:checkedState w14:val="2612" w14:font="MS Gothic"/>
              <w14:uncheckedState w14:val="2610" w14:font="MS Gothic"/>
            </w14:checkbox>
          </w:sdtPr>
          <w:sdtEndPr/>
          <w:sdtContent>
            <w:tc>
              <w:tcPr>
                <w:tcW w:w="464" w:type="dxa"/>
                <w:tcBorders>
                  <w:top w:val="single" w:sz="4" w:space="0" w:color="auto"/>
                  <w:left w:val="single" w:sz="4" w:space="0" w:color="auto"/>
                  <w:bottom w:val="single" w:sz="4" w:space="0" w:color="auto"/>
                  <w:right w:val="single" w:sz="4" w:space="0" w:color="auto"/>
                </w:tcBorders>
                <w:hideMark/>
              </w:tcPr>
              <w:p w14:paraId="0F1C1868" w14:textId="77777777" w:rsidR="00D0061A" w:rsidRDefault="00D0061A">
                <w:pPr>
                  <w:rPr>
                    <w:lang w:eastAsia="en-US"/>
                  </w:rPr>
                </w:pPr>
                <w:r>
                  <w:rPr>
                    <w:rFonts w:ascii="MS Gothic" w:eastAsia="MS Gothic" w:hAnsi="MS Gothic" w:hint="eastAsia"/>
                    <w:lang w:eastAsia="en-US"/>
                  </w:rPr>
                  <w:t>☐</w:t>
                </w:r>
              </w:p>
            </w:tc>
          </w:sdtContent>
        </w:sdt>
        <w:sdt>
          <w:sdtPr>
            <w:rPr>
              <w:lang w:eastAsia="en-US"/>
            </w:rPr>
            <w:id w:val="-376159156"/>
            <w14:checkbox>
              <w14:checked w14:val="1"/>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hideMark/>
              </w:tcPr>
              <w:p w14:paraId="43E10095" w14:textId="0AA7794C" w:rsidR="00D0061A" w:rsidRDefault="00583498">
                <w:pPr>
                  <w:rPr>
                    <w:lang w:eastAsia="en-US"/>
                  </w:rPr>
                </w:pPr>
                <w:r>
                  <w:rPr>
                    <w:rFonts w:ascii="MS Gothic" w:eastAsia="MS Gothic" w:hAnsi="MS Gothic" w:hint="eastAsia"/>
                    <w:lang w:eastAsia="en-US"/>
                  </w:rPr>
                  <w:t>☒</w:t>
                </w:r>
              </w:p>
            </w:tc>
          </w:sdtContent>
        </w:sdt>
      </w:tr>
      <w:tr w:rsidR="00D0061A" w14:paraId="02DA3D1A" w14:textId="77777777" w:rsidTr="00D0061A">
        <w:tc>
          <w:tcPr>
            <w:tcW w:w="8291" w:type="dxa"/>
            <w:tcBorders>
              <w:top w:val="single" w:sz="4" w:space="0" w:color="auto"/>
              <w:left w:val="single" w:sz="4" w:space="0" w:color="auto"/>
              <w:bottom w:val="single" w:sz="4" w:space="0" w:color="auto"/>
              <w:right w:val="single" w:sz="4" w:space="0" w:color="auto"/>
            </w:tcBorders>
            <w:hideMark/>
          </w:tcPr>
          <w:p w14:paraId="19308AAE" w14:textId="7F74ADDF" w:rsidR="00D0061A" w:rsidRDefault="00D0061A">
            <w:pPr>
              <w:rPr>
                <w:lang w:eastAsia="en-US"/>
              </w:rPr>
            </w:pPr>
            <w:r>
              <w:rPr>
                <w:lang w:eastAsia="en-US"/>
              </w:rPr>
              <w:t xml:space="preserve">Personuppgiftsbehandlingen </w:t>
            </w:r>
            <w:r w:rsidR="001429EE">
              <w:rPr>
                <w:lang w:eastAsia="en-US"/>
              </w:rPr>
              <w:t xml:space="preserve">innefattar </w:t>
            </w:r>
            <w:r>
              <w:rPr>
                <w:lang w:eastAsia="en-US"/>
              </w:rPr>
              <w:t>att systematisk övervakning används för att observera, övervaka eller kontrollera den registrerade.</w:t>
            </w:r>
          </w:p>
        </w:tc>
        <w:sdt>
          <w:sdtPr>
            <w:rPr>
              <w:lang w:eastAsia="en-US"/>
            </w:rPr>
            <w:id w:val="477031982"/>
            <w14:checkbox>
              <w14:checked w14:val="0"/>
              <w14:checkedState w14:val="2612" w14:font="MS Gothic"/>
              <w14:uncheckedState w14:val="2610" w14:font="MS Gothic"/>
            </w14:checkbox>
          </w:sdtPr>
          <w:sdtEndPr/>
          <w:sdtContent>
            <w:tc>
              <w:tcPr>
                <w:tcW w:w="464" w:type="dxa"/>
                <w:tcBorders>
                  <w:top w:val="single" w:sz="4" w:space="0" w:color="auto"/>
                  <w:left w:val="single" w:sz="4" w:space="0" w:color="auto"/>
                  <w:bottom w:val="single" w:sz="4" w:space="0" w:color="auto"/>
                  <w:right w:val="single" w:sz="4" w:space="0" w:color="auto"/>
                </w:tcBorders>
                <w:hideMark/>
              </w:tcPr>
              <w:p w14:paraId="76450010" w14:textId="77777777" w:rsidR="00D0061A" w:rsidRDefault="00D0061A">
                <w:pPr>
                  <w:rPr>
                    <w:lang w:eastAsia="en-US"/>
                  </w:rPr>
                </w:pPr>
                <w:r>
                  <w:rPr>
                    <w:rFonts w:ascii="MS Gothic" w:eastAsia="MS Gothic" w:hAnsi="MS Gothic" w:hint="eastAsia"/>
                    <w:lang w:eastAsia="en-US"/>
                  </w:rPr>
                  <w:t>☐</w:t>
                </w:r>
              </w:p>
            </w:tc>
          </w:sdtContent>
        </w:sdt>
        <w:sdt>
          <w:sdtPr>
            <w:rPr>
              <w:lang w:eastAsia="en-US"/>
            </w:rPr>
            <w:id w:val="-637181822"/>
            <w14:checkbox>
              <w14:checked w14:val="1"/>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hideMark/>
              </w:tcPr>
              <w:p w14:paraId="50205142" w14:textId="0B3D8FC3" w:rsidR="00D0061A" w:rsidRDefault="00D97E7B">
                <w:pPr>
                  <w:rPr>
                    <w:lang w:eastAsia="en-US"/>
                  </w:rPr>
                </w:pPr>
                <w:r>
                  <w:rPr>
                    <w:rFonts w:ascii="MS Gothic" w:eastAsia="MS Gothic" w:hAnsi="MS Gothic" w:hint="eastAsia"/>
                    <w:lang w:eastAsia="en-US"/>
                  </w:rPr>
                  <w:t>☒</w:t>
                </w:r>
              </w:p>
            </w:tc>
          </w:sdtContent>
        </w:sdt>
      </w:tr>
      <w:tr w:rsidR="00D0061A" w14:paraId="6B0ABCA5" w14:textId="77777777" w:rsidTr="00D0061A">
        <w:tc>
          <w:tcPr>
            <w:tcW w:w="8291" w:type="dxa"/>
            <w:tcBorders>
              <w:top w:val="single" w:sz="4" w:space="0" w:color="auto"/>
              <w:left w:val="single" w:sz="4" w:space="0" w:color="auto"/>
              <w:bottom w:val="single" w:sz="4" w:space="0" w:color="auto"/>
              <w:right w:val="single" w:sz="4" w:space="0" w:color="auto"/>
            </w:tcBorders>
            <w:hideMark/>
          </w:tcPr>
          <w:p w14:paraId="0966C60C" w14:textId="77777777" w:rsidR="00D0061A" w:rsidRDefault="00D0061A">
            <w:pPr>
              <w:rPr>
                <w:lang w:eastAsia="en-US"/>
              </w:rPr>
            </w:pPr>
            <w:r>
              <w:rPr>
                <w:lang w:eastAsia="en-US"/>
              </w:rPr>
              <w:t xml:space="preserve">Behandling av känsliga personuppgifter eller extra skyddsvärd information </w:t>
            </w:r>
          </w:p>
        </w:tc>
        <w:sdt>
          <w:sdtPr>
            <w:rPr>
              <w:lang w:eastAsia="en-US"/>
            </w:rPr>
            <w:id w:val="-449471681"/>
            <w14:checkbox>
              <w14:checked w14:val="1"/>
              <w14:checkedState w14:val="2612" w14:font="MS Gothic"/>
              <w14:uncheckedState w14:val="2610" w14:font="MS Gothic"/>
            </w14:checkbox>
          </w:sdtPr>
          <w:sdtEndPr/>
          <w:sdtContent>
            <w:tc>
              <w:tcPr>
                <w:tcW w:w="464" w:type="dxa"/>
                <w:tcBorders>
                  <w:top w:val="single" w:sz="4" w:space="0" w:color="auto"/>
                  <w:left w:val="single" w:sz="4" w:space="0" w:color="auto"/>
                  <w:bottom w:val="single" w:sz="4" w:space="0" w:color="auto"/>
                  <w:right w:val="single" w:sz="4" w:space="0" w:color="auto"/>
                </w:tcBorders>
                <w:hideMark/>
              </w:tcPr>
              <w:p w14:paraId="46C8654C" w14:textId="2B8E5DB7" w:rsidR="00D0061A" w:rsidRDefault="00D97E7B">
                <w:pPr>
                  <w:rPr>
                    <w:lang w:eastAsia="en-US"/>
                  </w:rPr>
                </w:pPr>
                <w:r>
                  <w:rPr>
                    <w:rFonts w:ascii="MS Gothic" w:eastAsia="MS Gothic" w:hAnsi="MS Gothic" w:hint="eastAsia"/>
                    <w:lang w:eastAsia="en-US"/>
                  </w:rPr>
                  <w:t>☒</w:t>
                </w:r>
              </w:p>
            </w:tc>
          </w:sdtContent>
        </w:sdt>
        <w:sdt>
          <w:sdtPr>
            <w:rPr>
              <w:lang w:eastAsia="en-US"/>
            </w:rPr>
            <w:id w:val="384919225"/>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hideMark/>
              </w:tcPr>
              <w:p w14:paraId="10E2E227" w14:textId="77777777" w:rsidR="00D0061A" w:rsidRDefault="00D0061A">
                <w:pPr>
                  <w:rPr>
                    <w:lang w:eastAsia="en-US"/>
                  </w:rPr>
                </w:pPr>
                <w:r>
                  <w:rPr>
                    <w:rFonts w:ascii="MS Gothic" w:eastAsia="MS Gothic" w:hAnsi="MS Gothic" w:hint="eastAsia"/>
                    <w:lang w:eastAsia="en-US"/>
                  </w:rPr>
                  <w:t>☐</w:t>
                </w:r>
              </w:p>
            </w:tc>
          </w:sdtContent>
        </w:sdt>
      </w:tr>
      <w:tr w:rsidR="00D0061A" w14:paraId="2CF39D94" w14:textId="77777777" w:rsidTr="00D0061A">
        <w:tc>
          <w:tcPr>
            <w:tcW w:w="8291" w:type="dxa"/>
            <w:tcBorders>
              <w:top w:val="single" w:sz="4" w:space="0" w:color="auto"/>
              <w:left w:val="single" w:sz="4" w:space="0" w:color="auto"/>
              <w:bottom w:val="single" w:sz="4" w:space="0" w:color="auto"/>
              <w:right w:val="single" w:sz="4" w:space="0" w:color="auto"/>
            </w:tcBorders>
            <w:hideMark/>
          </w:tcPr>
          <w:p w14:paraId="15F3F4EA" w14:textId="77777777" w:rsidR="00D0061A" w:rsidRDefault="00D0061A">
            <w:pPr>
              <w:rPr>
                <w:lang w:eastAsia="en-US"/>
              </w:rPr>
            </w:pPr>
            <w:r>
              <w:rPr>
                <w:lang w:eastAsia="en-US"/>
              </w:rPr>
              <w:t>Personuppgiftsbehandlingen sker i stor skala avseende antalet berörda personer i registret, volymen av data som behandlas, varaktighet för behandlingsaktiviteten och/eller den geografiska omfattningen av behandlingsaktiviteten.</w:t>
            </w:r>
          </w:p>
        </w:tc>
        <w:sdt>
          <w:sdtPr>
            <w:rPr>
              <w:lang w:eastAsia="en-US"/>
            </w:rPr>
            <w:id w:val="-1881623859"/>
            <w14:checkbox>
              <w14:checked w14:val="1"/>
              <w14:checkedState w14:val="2612" w14:font="MS Gothic"/>
              <w14:uncheckedState w14:val="2610" w14:font="MS Gothic"/>
            </w14:checkbox>
          </w:sdtPr>
          <w:sdtEndPr/>
          <w:sdtContent>
            <w:tc>
              <w:tcPr>
                <w:tcW w:w="464" w:type="dxa"/>
                <w:tcBorders>
                  <w:top w:val="single" w:sz="4" w:space="0" w:color="auto"/>
                  <w:left w:val="single" w:sz="4" w:space="0" w:color="auto"/>
                  <w:bottom w:val="single" w:sz="4" w:space="0" w:color="auto"/>
                  <w:right w:val="single" w:sz="4" w:space="0" w:color="auto"/>
                </w:tcBorders>
                <w:hideMark/>
              </w:tcPr>
              <w:p w14:paraId="4B0768EF" w14:textId="23FBC98C" w:rsidR="00D0061A" w:rsidRDefault="00D97E7B">
                <w:pPr>
                  <w:rPr>
                    <w:lang w:eastAsia="en-US"/>
                  </w:rPr>
                </w:pPr>
                <w:r>
                  <w:rPr>
                    <w:rFonts w:ascii="MS Gothic" w:eastAsia="MS Gothic" w:hAnsi="MS Gothic" w:hint="eastAsia"/>
                    <w:lang w:eastAsia="en-US"/>
                  </w:rPr>
                  <w:t>☒</w:t>
                </w:r>
              </w:p>
            </w:tc>
          </w:sdtContent>
        </w:sdt>
        <w:sdt>
          <w:sdtPr>
            <w:rPr>
              <w:lang w:eastAsia="en-US"/>
            </w:rPr>
            <w:id w:val="-918557433"/>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hideMark/>
              </w:tcPr>
              <w:p w14:paraId="76516DF1" w14:textId="77777777" w:rsidR="00D0061A" w:rsidRDefault="00D0061A">
                <w:pPr>
                  <w:rPr>
                    <w:lang w:eastAsia="en-US"/>
                  </w:rPr>
                </w:pPr>
                <w:r>
                  <w:rPr>
                    <w:rFonts w:ascii="MS Gothic" w:eastAsia="MS Gothic" w:hAnsi="MS Gothic" w:hint="eastAsia"/>
                    <w:lang w:eastAsia="en-US"/>
                  </w:rPr>
                  <w:t>☐</w:t>
                </w:r>
              </w:p>
            </w:tc>
          </w:sdtContent>
        </w:sdt>
      </w:tr>
      <w:tr w:rsidR="00D0061A" w14:paraId="02A5CD90" w14:textId="77777777" w:rsidTr="00D0061A">
        <w:tc>
          <w:tcPr>
            <w:tcW w:w="8291" w:type="dxa"/>
            <w:tcBorders>
              <w:top w:val="single" w:sz="4" w:space="0" w:color="auto"/>
              <w:left w:val="single" w:sz="4" w:space="0" w:color="auto"/>
              <w:bottom w:val="single" w:sz="4" w:space="0" w:color="auto"/>
              <w:right w:val="single" w:sz="4" w:space="0" w:color="auto"/>
            </w:tcBorders>
            <w:hideMark/>
          </w:tcPr>
          <w:p w14:paraId="18F10751" w14:textId="77777777" w:rsidR="00D0061A" w:rsidRDefault="00D0061A">
            <w:pPr>
              <w:rPr>
                <w:lang w:eastAsia="en-US"/>
              </w:rPr>
            </w:pPr>
            <w:r>
              <w:rPr>
                <w:lang w:eastAsia="en-US"/>
              </w:rPr>
              <w:t>Det förekommer uppgifter om utsatta personer i registret.</w:t>
            </w:r>
          </w:p>
        </w:tc>
        <w:sdt>
          <w:sdtPr>
            <w:rPr>
              <w:lang w:eastAsia="en-US"/>
            </w:rPr>
            <w:id w:val="363266694"/>
            <w14:checkbox>
              <w14:checked w14:val="1"/>
              <w14:checkedState w14:val="2612" w14:font="MS Gothic"/>
              <w14:uncheckedState w14:val="2610" w14:font="MS Gothic"/>
            </w14:checkbox>
          </w:sdtPr>
          <w:sdtEndPr/>
          <w:sdtContent>
            <w:tc>
              <w:tcPr>
                <w:tcW w:w="464" w:type="dxa"/>
                <w:tcBorders>
                  <w:top w:val="single" w:sz="4" w:space="0" w:color="auto"/>
                  <w:left w:val="single" w:sz="4" w:space="0" w:color="auto"/>
                  <w:bottom w:val="single" w:sz="4" w:space="0" w:color="auto"/>
                  <w:right w:val="single" w:sz="4" w:space="0" w:color="auto"/>
                </w:tcBorders>
                <w:hideMark/>
              </w:tcPr>
              <w:p w14:paraId="71B26C04" w14:textId="16757FE9" w:rsidR="00D0061A" w:rsidRDefault="00D97E7B">
                <w:pPr>
                  <w:rPr>
                    <w:lang w:eastAsia="en-US"/>
                  </w:rPr>
                </w:pPr>
                <w:r>
                  <w:rPr>
                    <w:rFonts w:ascii="MS Gothic" w:eastAsia="MS Gothic" w:hAnsi="MS Gothic" w:hint="eastAsia"/>
                    <w:lang w:eastAsia="en-US"/>
                  </w:rPr>
                  <w:t>☒</w:t>
                </w:r>
              </w:p>
            </w:tc>
          </w:sdtContent>
        </w:sdt>
        <w:sdt>
          <w:sdtPr>
            <w:rPr>
              <w:lang w:eastAsia="en-US"/>
            </w:rPr>
            <w:id w:val="111251016"/>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hideMark/>
              </w:tcPr>
              <w:p w14:paraId="64E6BB21" w14:textId="77777777" w:rsidR="00D0061A" w:rsidRDefault="00D0061A">
                <w:pPr>
                  <w:rPr>
                    <w:lang w:eastAsia="en-US"/>
                  </w:rPr>
                </w:pPr>
                <w:r>
                  <w:rPr>
                    <w:rFonts w:ascii="MS Gothic" w:eastAsia="MS Gothic" w:hAnsi="MS Gothic" w:hint="eastAsia"/>
                    <w:lang w:eastAsia="en-US"/>
                  </w:rPr>
                  <w:t>☐</w:t>
                </w:r>
              </w:p>
            </w:tc>
          </w:sdtContent>
        </w:sdt>
      </w:tr>
      <w:tr w:rsidR="00D0061A" w14:paraId="18D1EC66" w14:textId="77777777" w:rsidTr="00D0061A">
        <w:tc>
          <w:tcPr>
            <w:tcW w:w="8291" w:type="dxa"/>
            <w:tcBorders>
              <w:top w:val="single" w:sz="4" w:space="0" w:color="auto"/>
              <w:left w:val="single" w:sz="4" w:space="0" w:color="auto"/>
              <w:bottom w:val="single" w:sz="4" w:space="0" w:color="auto"/>
              <w:right w:val="single" w:sz="4" w:space="0" w:color="auto"/>
            </w:tcBorders>
            <w:hideMark/>
          </w:tcPr>
          <w:p w14:paraId="2DCBC85C" w14:textId="77777777" w:rsidR="00D0061A" w:rsidRDefault="00D0061A">
            <w:pPr>
              <w:rPr>
                <w:lang w:eastAsia="en-US"/>
              </w:rPr>
            </w:pPr>
            <w:r>
              <w:rPr>
                <w:lang w:eastAsia="en-US"/>
              </w:rPr>
              <w:t>Personuppgiftsbehandlingen sker med hjälp av innovativ användning eller tillämpning av tekniska eller organisatoriska lösningar.</w:t>
            </w:r>
          </w:p>
        </w:tc>
        <w:sdt>
          <w:sdtPr>
            <w:rPr>
              <w:lang w:eastAsia="en-US"/>
            </w:rPr>
            <w:id w:val="1996688657"/>
            <w14:checkbox>
              <w14:checked w14:val="0"/>
              <w14:checkedState w14:val="2612" w14:font="MS Gothic"/>
              <w14:uncheckedState w14:val="2610" w14:font="MS Gothic"/>
            </w14:checkbox>
          </w:sdtPr>
          <w:sdtEndPr/>
          <w:sdtContent>
            <w:tc>
              <w:tcPr>
                <w:tcW w:w="464" w:type="dxa"/>
                <w:tcBorders>
                  <w:top w:val="single" w:sz="4" w:space="0" w:color="auto"/>
                  <w:left w:val="single" w:sz="4" w:space="0" w:color="auto"/>
                  <w:bottom w:val="single" w:sz="4" w:space="0" w:color="auto"/>
                  <w:right w:val="single" w:sz="4" w:space="0" w:color="auto"/>
                </w:tcBorders>
                <w:hideMark/>
              </w:tcPr>
              <w:p w14:paraId="7DD229FE" w14:textId="77777777" w:rsidR="00D0061A" w:rsidRDefault="00D0061A">
                <w:pPr>
                  <w:rPr>
                    <w:lang w:eastAsia="en-US"/>
                  </w:rPr>
                </w:pPr>
                <w:r>
                  <w:rPr>
                    <w:rFonts w:ascii="MS Gothic" w:eastAsia="MS Gothic" w:hAnsi="MS Gothic" w:hint="eastAsia"/>
                    <w:lang w:eastAsia="en-US"/>
                  </w:rPr>
                  <w:t>☐</w:t>
                </w:r>
              </w:p>
            </w:tc>
          </w:sdtContent>
        </w:sdt>
        <w:sdt>
          <w:sdtPr>
            <w:rPr>
              <w:lang w:eastAsia="en-US"/>
            </w:rPr>
            <w:id w:val="-1566410472"/>
            <w14:checkbox>
              <w14:checked w14:val="1"/>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hideMark/>
              </w:tcPr>
              <w:p w14:paraId="02A1EB70" w14:textId="5D362BF2" w:rsidR="00D0061A" w:rsidRDefault="00F03246">
                <w:pPr>
                  <w:rPr>
                    <w:lang w:eastAsia="en-US"/>
                  </w:rPr>
                </w:pPr>
                <w:r>
                  <w:rPr>
                    <w:rFonts w:ascii="MS Gothic" w:eastAsia="MS Gothic" w:hAnsi="MS Gothic" w:hint="eastAsia"/>
                    <w:lang w:eastAsia="en-US"/>
                  </w:rPr>
                  <w:t>☒</w:t>
                </w:r>
              </w:p>
            </w:tc>
          </w:sdtContent>
        </w:sdt>
      </w:tr>
      <w:tr w:rsidR="00D0061A" w14:paraId="70089D49" w14:textId="77777777" w:rsidTr="00D0061A">
        <w:tc>
          <w:tcPr>
            <w:tcW w:w="8291" w:type="dxa"/>
            <w:tcBorders>
              <w:top w:val="single" w:sz="4" w:space="0" w:color="auto"/>
              <w:left w:val="single" w:sz="4" w:space="0" w:color="auto"/>
              <w:bottom w:val="single" w:sz="4" w:space="0" w:color="auto"/>
              <w:right w:val="single" w:sz="4" w:space="0" w:color="auto"/>
            </w:tcBorders>
            <w:hideMark/>
          </w:tcPr>
          <w:p w14:paraId="4866CE30" w14:textId="77777777" w:rsidR="00D0061A" w:rsidRDefault="00D0061A">
            <w:pPr>
              <w:rPr>
                <w:lang w:eastAsia="en-US"/>
              </w:rPr>
            </w:pPr>
            <w:r>
              <w:rPr>
                <w:lang w:eastAsia="en-US"/>
              </w:rPr>
              <w:t>Dataöverföring sker till länder utanför EU/EES (tredjeland).</w:t>
            </w:r>
          </w:p>
        </w:tc>
        <w:sdt>
          <w:sdtPr>
            <w:rPr>
              <w:lang w:eastAsia="en-US"/>
            </w:rPr>
            <w:id w:val="353467323"/>
            <w14:checkbox>
              <w14:checked w14:val="0"/>
              <w14:checkedState w14:val="2612" w14:font="MS Gothic"/>
              <w14:uncheckedState w14:val="2610" w14:font="MS Gothic"/>
            </w14:checkbox>
          </w:sdtPr>
          <w:sdtEndPr/>
          <w:sdtContent>
            <w:tc>
              <w:tcPr>
                <w:tcW w:w="464" w:type="dxa"/>
                <w:tcBorders>
                  <w:top w:val="single" w:sz="4" w:space="0" w:color="auto"/>
                  <w:left w:val="single" w:sz="4" w:space="0" w:color="auto"/>
                  <w:bottom w:val="single" w:sz="4" w:space="0" w:color="auto"/>
                  <w:right w:val="single" w:sz="4" w:space="0" w:color="auto"/>
                </w:tcBorders>
                <w:hideMark/>
              </w:tcPr>
              <w:p w14:paraId="2B00DCB5" w14:textId="77777777" w:rsidR="00D0061A" w:rsidRDefault="00D0061A">
                <w:pPr>
                  <w:rPr>
                    <w:lang w:eastAsia="en-US"/>
                  </w:rPr>
                </w:pPr>
                <w:r>
                  <w:rPr>
                    <w:rFonts w:ascii="MS Gothic" w:eastAsia="MS Gothic" w:hAnsi="MS Gothic" w:hint="eastAsia"/>
                    <w:lang w:eastAsia="en-US"/>
                  </w:rPr>
                  <w:t>☐</w:t>
                </w:r>
              </w:p>
            </w:tc>
          </w:sdtContent>
        </w:sdt>
        <w:sdt>
          <w:sdtPr>
            <w:rPr>
              <w:lang w:eastAsia="en-US"/>
            </w:rPr>
            <w:id w:val="416297973"/>
            <w14:checkbox>
              <w14:checked w14:val="1"/>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hideMark/>
              </w:tcPr>
              <w:p w14:paraId="5B1FDA5A" w14:textId="1D414CA2" w:rsidR="00D0061A" w:rsidRDefault="000A3628">
                <w:pPr>
                  <w:rPr>
                    <w:lang w:eastAsia="en-US"/>
                  </w:rPr>
                </w:pPr>
                <w:r>
                  <w:rPr>
                    <w:rFonts w:ascii="MS Gothic" w:eastAsia="MS Gothic" w:hAnsi="MS Gothic" w:hint="eastAsia"/>
                    <w:lang w:eastAsia="en-US"/>
                  </w:rPr>
                  <w:t>☒</w:t>
                </w:r>
              </w:p>
            </w:tc>
          </w:sdtContent>
        </w:sdt>
      </w:tr>
    </w:tbl>
    <w:p w14:paraId="32821FB6" w14:textId="77777777" w:rsidR="00704BDC" w:rsidRDefault="00704BDC" w:rsidP="009A2506">
      <w:pPr>
        <w:pStyle w:val="Rubrik1"/>
      </w:pPr>
      <w:bookmarkStart w:id="4" w:name="_Toc510001939"/>
    </w:p>
    <w:p w14:paraId="459A77A0" w14:textId="77777777" w:rsidR="00704BDC" w:rsidRDefault="00704BDC">
      <w:pPr>
        <w:rPr>
          <w:rFonts w:ascii="Arial" w:hAnsi="Arial" w:cs="Arial"/>
          <w:bCs/>
          <w:kern w:val="32"/>
          <w:sz w:val="36"/>
          <w:szCs w:val="32"/>
        </w:rPr>
      </w:pPr>
      <w:r>
        <w:br w:type="page"/>
      </w:r>
    </w:p>
    <w:p w14:paraId="0B51B9A1" w14:textId="02A978F7" w:rsidR="009A2506" w:rsidRDefault="00704BDC" w:rsidP="009A2506">
      <w:pPr>
        <w:pStyle w:val="Rubrik1"/>
      </w:pPr>
      <w:r>
        <w:lastRenderedPageBreak/>
        <w:t>Bilaga</w:t>
      </w:r>
      <w:r w:rsidR="009A2506">
        <w:t>1: Mall för genomförande av Dataskyddskonsekvensbedömning</w:t>
      </w:r>
    </w:p>
    <w:p w14:paraId="1586FD9F" w14:textId="594AFC13" w:rsidR="00D0061A" w:rsidRDefault="00D0061A" w:rsidP="00D0061A">
      <w:pPr>
        <w:pStyle w:val="Rubrik2"/>
        <w:rPr>
          <w:color w:val="7E001B"/>
          <w:sz w:val="32"/>
          <w:szCs w:val="32"/>
        </w:rPr>
      </w:pPr>
      <w:r>
        <w:t>Systematisk beskrivning av behandlingen</w:t>
      </w:r>
      <w:bookmarkEnd w:id="4"/>
    </w:p>
    <w:p w14:paraId="011F2332" w14:textId="77777777" w:rsidR="001429EE" w:rsidRPr="00457586" w:rsidRDefault="001429EE" w:rsidP="001429EE">
      <w:pPr>
        <w:spacing w:after="120"/>
        <w:rPr>
          <w:sz w:val="20"/>
          <w:szCs w:val="20"/>
        </w:rPr>
      </w:pPr>
      <w:r w:rsidRPr="00457586">
        <w:rPr>
          <w:sz w:val="20"/>
          <w:szCs w:val="20"/>
        </w:rPr>
        <w:t xml:space="preserve">Detta avsnittet ska innehålla </w:t>
      </w:r>
    </w:p>
    <w:p w14:paraId="2295F41B" w14:textId="77777777" w:rsidR="001429EE" w:rsidRPr="00457586" w:rsidRDefault="001429EE" w:rsidP="001429EE">
      <w:pPr>
        <w:pStyle w:val="Liststycke"/>
        <w:numPr>
          <w:ilvl w:val="0"/>
          <w:numId w:val="36"/>
        </w:numPr>
        <w:spacing w:after="120"/>
        <w:rPr>
          <w:sz w:val="20"/>
          <w:szCs w:val="20"/>
        </w:rPr>
      </w:pPr>
      <w:r w:rsidRPr="00457586">
        <w:rPr>
          <w:sz w:val="20"/>
          <w:szCs w:val="20"/>
        </w:rPr>
        <w:t>en systematisk beskrivning av personuppgiftsbehandlingen så som behandlingens art (kategori av personer som omfattas), omfattning (typ av personuppgifter) och sammanhang (när registreras uppgifterna)</w:t>
      </w:r>
    </w:p>
    <w:p w14:paraId="6DC27976" w14:textId="77777777" w:rsidR="001429EE" w:rsidRPr="00457586" w:rsidRDefault="001429EE" w:rsidP="001429EE">
      <w:pPr>
        <w:pStyle w:val="Liststycke"/>
        <w:numPr>
          <w:ilvl w:val="0"/>
          <w:numId w:val="36"/>
        </w:numPr>
        <w:spacing w:after="120"/>
        <w:rPr>
          <w:sz w:val="20"/>
          <w:szCs w:val="20"/>
        </w:rPr>
      </w:pPr>
      <w:r w:rsidRPr="00457586">
        <w:rPr>
          <w:sz w:val="20"/>
          <w:szCs w:val="20"/>
        </w:rPr>
        <w:t xml:space="preserve">syfte och behov av behandlingen </w:t>
      </w:r>
    </w:p>
    <w:p w14:paraId="58BA9E69" w14:textId="77777777" w:rsidR="001429EE" w:rsidRPr="00457586" w:rsidRDefault="001429EE" w:rsidP="001429EE">
      <w:pPr>
        <w:pStyle w:val="Liststycke"/>
        <w:numPr>
          <w:ilvl w:val="0"/>
          <w:numId w:val="36"/>
        </w:numPr>
        <w:spacing w:after="120"/>
        <w:rPr>
          <w:sz w:val="20"/>
          <w:szCs w:val="20"/>
        </w:rPr>
      </w:pPr>
      <w:r w:rsidRPr="00457586">
        <w:rPr>
          <w:sz w:val="20"/>
          <w:szCs w:val="20"/>
        </w:rPr>
        <w:t>när registreringen sker, vilka som kommer åt uppgifterna samt under vilken period som uppgifterna kommer att lagras.</w:t>
      </w:r>
    </w:p>
    <w:p w14:paraId="0A5C1204" w14:textId="77777777" w:rsidR="001429EE" w:rsidRPr="00457586" w:rsidRDefault="001429EE" w:rsidP="001429EE">
      <w:pPr>
        <w:pStyle w:val="Liststycke"/>
        <w:numPr>
          <w:ilvl w:val="0"/>
          <w:numId w:val="36"/>
        </w:numPr>
        <w:spacing w:after="120"/>
        <w:rPr>
          <w:sz w:val="20"/>
          <w:szCs w:val="20"/>
        </w:rPr>
      </w:pPr>
      <w:r w:rsidRPr="00457586">
        <w:rPr>
          <w:sz w:val="20"/>
          <w:szCs w:val="20"/>
        </w:rPr>
        <w:t xml:space="preserve">en funktionell beskrivning av behandlingen dvs. hur personuppgifterna används och registreras i verksamhetssystemet </w:t>
      </w:r>
    </w:p>
    <w:p w14:paraId="092BDE33" w14:textId="77777777" w:rsidR="001429EE" w:rsidRDefault="001429EE" w:rsidP="001429EE">
      <w:pPr>
        <w:pStyle w:val="Liststycke"/>
        <w:numPr>
          <w:ilvl w:val="0"/>
          <w:numId w:val="36"/>
        </w:numPr>
        <w:spacing w:after="120"/>
        <w:rPr>
          <w:sz w:val="20"/>
          <w:szCs w:val="20"/>
        </w:rPr>
      </w:pPr>
      <w:r w:rsidRPr="00457586">
        <w:rPr>
          <w:sz w:val="20"/>
          <w:szCs w:val="20"/>
        </w:rPr>
        <w:t xml:space="preserve">En beskrivning av de resurser som är nödvändiga för behandling av personuppgifterna (programvara, personer, papper eller spridningskanaler för papper) </w:t>
      </w:r>
    </w:p>
    <w:p w14:paraId="72F80D96" w14:textId="77777777" w:rsidR="001429EE" w:rsidRPr="00457586" w:rsidRDefault="001429EE" w:rsidP="001429EE">
      <w:pPr>
        <w:spacing w:after="120"/>
        <w:rPr>
          <w:sz w:val="20"/>
          <w:szCs w:val="20"/>
        </w:rPr>
      </w:pPr>
      <w:r>
        <w:rPr>
          <w:sz w:val="20"/>
          <w:szCs w:val="20"/>
        </w:rPr>
        <w:t>____________________</w:t>
      </w:r>
    </w:p>
    <w:p w14:paraId="61ADC9FE" w14:textId="5B1E7FF6" w:rsidR="00D0061A" w:rsidRPr="00EE2113" w:rsidRDefault="0009234A" w:rsidP="00A878A4">
      <w:r>
        <w:t xml:space="preserve">Denna </w:t>
      </w:r>
      <w:r w:rsidR="00A878A4">
        <w:t xml:space="preserve">tjänst möjliggör för </w:t>
      </w:r>
      <w:r w:rsidR="0012206F">
        <w:t xml:space="preserve">både </w:t>
      </w:r>
      <w:r w:rsidR="00A878A4">
        <w:t xml:space="preserve">patient </w:t>
      </w:r>
      <w:r w:rsidR="0012206F">
        <w:t>och</w:t>
      </w:r>
      <w:r w:rsidR="00A878A4">
        <w:t xml:space="preserve"> hälso- och sjukvårdspersonal att läsa resultat av laboratorieanalyser av ett prov taget från en viss patient.</w:t>
      </w:r>
      <w:r w:rsidR="00725A7F">
        <w:t xml:space="preserve"> Syftet med personuppgiftsbehandlingen är för att tillgodose patientens </w:t>
      </w:r>
      <w:r w:rsidR="00EE2113">
        <w:t>självbestämmande och inflytande genom</w:t>
      </w:r>
      <w:r w:rsidR="00725A7F">
        <w:t xml:space="preserve"> att ta del av </w:t>
      </w:r>
      <w:r w:rsidR="00EE2113">
        <w:t>elektroniska labbresultat</w:t>
      </w:r>
      <w:r w:rsidR="00725A7F">
        <w:t xml:space="preserve"> i patientjournal</w:t>
      </w:r>
      <w:r w:rsidR="00EE2113">
        <w:t xml:space="preserve"> samt</w:t>
      </w:r>
      <w:r w:rsidR="006A78FC">
        <w:t xml:space="preserve">, </w:t>
      </w:r>
      <w:r w:rsidR="00EE2113">
        <w:t>för</w:t>
      </w:r>
      <w:r w:rsidR="006A78FC">
        <w:t xml:space="preserve"> hälso- och sjukvårdspersonal</w:t>
      </w:r>
      <w:r w:rsidR="00EE2113">
        <w:t xml:space="preserve"> att</w:t>
      </w:r>
      <w:r w:rsidR="006A78FC">
        <w:t xml:space="preserve"> inom ramen för sammanhållen journalföring och efter patientens samtycke ta del av patientens uppgifter </w:t>
      </w:r>
      <w:r w:rsidR="00D0471B">
        <w:t xml:space="preserve">med </w:t>
      </w:r>
      <w:proofErr w:type="gramStart"/>
      <w:r w:rsidR="00D0471B">
        <w:t>syfte vård</w:t>
      </w:r>
      <w:proofErr w:type="gramEnd"/>
      <w:r w:rsidR="00D0471B">
        <w:t xml:space="preserve"> och behandling. Den tekniska lösningen ska säkerställa att endast behöriga starkt autentiserade användare kan ta del av informatione</w:t>
      </w:r>
      <w:r w:rsidR="00E759A1">
        <w:t>n, att adekvat loggning sker samt att hänsyn tas till patientens önskan om att skydda valda delar av sin journal (spärrhantering).</w:t>
      </w:r>
      <w:r w:rsidR="00745A22">
        <w:t xml:space="preserve"> </w:t>
      </w:r>
      <w:r w:rsidR="00745A22">
        <w:br/>
      </w:r>
      <w:r w:rsidR="00223BC4">
        <w:t>Den enda del av informationen som lagras nationell</w:t>
      </w:r>
      <w:r w:rsidR="006338C1">
        <w:t>t</w:t>
      </w:r>
      <w:r w:rsidR="00223BC4">
        <w:t xml:space="preserve"> </w:t>
      </w:r>
      <w:r w:rsidR="006338C1">
        <w:t xml:space="preserve">är information om vilken patient som har vilken (huvudsaklig typ av) </w:t>
      </w:r>
      <w:r w:rsidR="00AD35DB">
        <w:t>information lagrad var (i engagemangsindex).</w:t>
      </w:r>
      <w:r w:rsidR="00A878A4">
        <w:rPr>
          <w:b/>
          <w:i/>
        </w:rPr>
        <w:t xml:space="preserve"> </w:t>
      </w:r>
    </w:p>
    <w:p w14:paraId="7C71792F" w14:textId="77777777" w:rsidR="00745A22" w:rsidRPr="00704BDC" w:rsidRDefault="00745A22" w:rsidP="00A878A4">
      <w:pPr>
        <w:rPr>
          <w:b/>
          <w:i/>
        </w:rPr>
      </w:pPr>
    </w:p>
    <w:p w14:paraId="054B8D5C" w14:textId="77777777" w:rsidR="00D0061A" w:rsidRDefault="00D0061A" w:rsidP="00371187">
      <w:pPr>
        <w:pStyle w:val="Rubrik2"/>
      </w:pPr>
      <w:bookmarkStart w:id="5" w:name="_Toc510001941"/>
      <w:r>
        <w:t xml:space="preserve">Behov av </w:t>
      </w:r>
      <w:r w:rsidRPr="00371187">
        <w:t>behandling</w:t>
      </w:r>
      <w:bookmarkEnd w:id="5"/>
    </w:p>
    <w:p w14:paraId="69A2D1EE" w14:textId="6C667891" w:rsidR="001429EE" w:rsidRPr="00457586" w:rsidRDefault="001429EE" w:rsidP="001429EE">
      <w:pPr>
        <w:spacing w:after="120"/>
        <w:rPr>
          <w:sz w:val="20"/>
          <w:szCs w:val="20"/>
        </w:rPr>
      </w:pPr>
      <w:r>
        <w:rPr>
          <w:sz w:val="20"/>
          <w:szCs w:val="20"/>
        </w:rPr>
        <w:t xml:space="preserve">I detta avsnitt </w:t>
      </w:r>
      <w:r w:rsidRPr="00457586">
        <w:rPr>
          <w:sz w:val="20"/>
          <w:szCs w:val="20"/>
        </w:rPr>
        <w:t xml:space="preserve">anges vilket </w:t>
      </w:r>
      <w:r w:rsidRPr="00B32C71">
        <w:rPr>
          <w:sz w:val="20"/>
          <w:szCs w:val="20"/>
          <w:u w:val="single"/>
        </w:rPr>
        <w:t>behov</w:t>
      </w:r>
      <w:r w:rsidRPr="00457586">
        <w:rPr>
          <w:sz w:val="20"/>
          <w:szCs w:val="20"/>
        </w:rPr>
        <w:t xml:space="preserve"> </w:t>
      </w:r>
      <w:r w:rsidR="009A2506">
        <w:rPr>
          <w:sz w:val="20"/>
          <w:szCs w:val="20"/>
        </w:rPr>
        <w:t>som finns av</w:t>
      </w:r>
      <w:r w:rsidRPr="00457586">
        <w:rPr>
          <w:sz w:val="20"/>
          <w:szCs w:val="20"/>
        </w:rPr>
        <w:t xml:space="preserve"> den typ av personuppgifter som kommer att behandlas. Här anges även hur man säkerställer att uppgifterna är korrekta, adekvata, relevanta och inte för omfattande (Artikel 5) samt hur man säkerställer att uppgifterna inte kommer att användas för annat än det ursprungliga ändamålet.</w:t>
      </w:r>
    </w:p>
    <w:p w14:paraId="265C77F8" w14:textId="77777777" w:rsidR="001429EE" w:rsidRPr="00457586" w:rsidRDefault="001429EE" w:rsidP="001429EE">
      <w:pPr>
        <w:spacing w:after="120"/>
        <w:rPr>
          <w:sz w:val="20"/>
          <w:szCs w:val="20"/>
        </w:rPr>
      </w:pPr>
      <w:r w:rsidRPr="00457586">
        <w:rPr>
          <w:sz w:val="20"/>
          <w:szCs w:val="20"/>
        </w:rPr>
        <w:t>Beskriv vidare under hur lång period som uppgifterna kommer att behandlas (Artikel 5</w:t>
      </w:r>
      <w:r>
        <w:rPr>
          <w:sz w:val="20"/>
          <w:szCs w:val="20"/>
        </w:rPr>
        <w:t xml:space="preserve"> </w:t>
      </w:r>
      <w:r w:rsidRPr="00457586">
        <w:rPr>
          <w:sz w:val="20"/>
          <w:szCs w:val="20"/>
        </w:rPr>
        <w:t>e).</w:t>
      </w:r>
    </w:p>
    <w:p w14:paraId="1B2D76E8" w14:textId="5C03D68F" w:rsidR="00D0061A" w:rsidRDefault="001429EE" w:rsidP="00D0061A">
      <w:r>
        <w:t>___________________</w:t>
      </w:r>
    </w:p>
    <w:p w14:paraId="4ECA69BF" w14:textId="147A480A" w:rsidR="001429EE" w:rsidRDefault="001D23FD" w:rsidP="00D0061A">
      <w:r>
        <w:t xml:space="preserve">Genom att tillgängliggöra laboratorieanalysresultat via tjänstekontrakt ges </w:t>
      </w:r>
      <w:r w:rsidR="009F384C">
        <w:t>hälso- och sjukvården, med patientens samtycke, möjlighet att på ett enkelt sätt kunna ta del av information som dokumenterats hos annan vårdgivare</w:t>
      </w:r>
      <w:r w:rsidR="00E84987">
        <w:t xml:space="preserve"> och/eller</w:t>
      </w:r>
      <w:r w:rsidR="00F50E63">
        <w:t xml:space="preserve"> </w:t>
      </w:r>
      <w:r w:rsidR="00745A22">
        <w:t>vårdinformationssystem</w:t>
      </w:r>
      <w:r w:rsidR="00EE2113">
        <w:t xml:space="preserve"> inom ramen för bestämmelserna om sammanhållen journalföring i 6 kap. patientdatalagen (2008:355)</w:t>
      </w:r>
      <w:r w:rsidR="00745A22">
        <w:t xml:space="preserve">. </w:t>
      </w:r>
      <w:r w:rsidR="00A54133">
        <w:t>Respektive personuppgiftsansvarig organisation ansvarar för uppgifternas korrekt</w:t>
      </w:r>
      <w:r w:rsidR="00984B98">
        <w:t>het. Omfånget av uppgifter som hanteras har</w:t>
      </w:r>
      <w:r w:rsidR="00D86AB6">
        <w:t xml:space="preserve"> </w:t>
      </w:r>
      <w:r w:rsidR="0092598E">
        <w:t>specificerats av experter inom domänen laboratoriemedicin.</w:t>
      </w:r>
    </w:p>
    <w:p w14:paraId="5F3F5B83" w14:textId="4A8BF4CE" w:rsidR="0092598E" w:rsidRDefault="0092598E" w:rsidP="00D0061A">
      <w:r>
        <w:t>Uppgifterna kommer att vara tillgängliga minst 3 år via sammanhållen journalföring.</w:t>
      </w:r>
    </w:p>
    <w:p w14:paraId="775AAB39" w14:textId="77777777" w:rsidR="00D0061A" w:rsidRDefault="00D0061A" w:rsidP="00D0061A">
      <w:pPr>
        <w:pStyle w:val="Rubrik2"/>
      </w:pPr>
      <w:bookmarkStart w:id="6" w:name="_Toc510001942"/>
      <w:bookmarkStart w:id="7" w:name="_Toc505690718"/>
      <w:r>
        <w:lastRenderedPageBreak/>
        <w:t>Laglig behandling av personuppgifter</w:t>
      </w:r>
      <w:bookmarkEnd w:id="6"/>
      <w:bookmarkEnd w:id="7"/>
    </w:p>
    <w:p w14:paraId="4506A34F" w14:textId="77777777" w:rsidR="001429EE" w:rsidRPr="00457586" w:rsidRDefault="001429EE" w:rsidP="001429EE">
      <w:pPr>
        <w:spacing w:after="120"/>
        <w:rPr>
          <w:sz w:val="20"/>
          <w:szCs w:val="20"/>
        </w:rPr>
      </w:pPr>
      <w:r w:rsidRPr="00457586">
        <w:rPr>
          <w:sz w:val="20"/>
          <w:szCs w:val="20"/>
        </w:rPr>
        <w:t xml:space="preserve">Beskriv utförligt med vilken </w:t>
      </w:r>
      <w:r>
        <w:rPr>
          <w:sz w:val="20"/>
          <w:szCs w:val="20"/>
        </w:rPr>
        <w:t>rättslig</w:t>
      </w:r>
      <w:r w:rsidRPr="00457586">
        <w:rPr>
          <w:sz w:val="20"/>
          <w:szCs w:val="20"/>
        </w:rPr>
        <w:t xml:space="preserve"> grund enligt, Artikel 6, som personuppgifterna registreras. Ex. så kan man som rättslig grund inom </w:t>
      </w:r>
      <w:r>
        <w:rPr>
          <w:sz w:val="20"/>
          <w:szCs w:val="20"/>
        </w:rPr>
        <w:t>hälso- och sjukvården hänvisa till patientdatalagen;</w:t>
      </w:r>
      <w:r w:rsidRPr="00457586">
        <w:rPr>
          <w:sz w:val="20"/>
          <w:szCs w:val="20"/>
        </w:rPr>
        <w:t xml:space="preserve"> det kan även vara för att fullgöra ett </w:t>
      </w:r>
      <w:r>
        <w:rPr>
          <w:sz w:val="20"/>
          <w:szCs w:val="20"/>
        </w:rPr>
        <w:t>”</w:t>
      </w:r>
      <w:r w:rsidRPr="00457586">
        <w:rPr>
          <w:sz w:val="20"/>
          <w:szCs w:val="20"/>
        </w:rPr>
        <w:t>avtal</w:t>
      </w:r>
      <w:r>
        <w:rPr>
          <w:sz w:val="20"/>
          <w:szCs w:val="20"/>
        </w:rPr>
        <w:t>” med registrerad</w:t>
      </w:r>
      <w:r w:rsidRPr="00457586">
        <w:rPr>
          <w:sz w:val="20"/>
          <w:szCs w:val="20"/>
        </w:rPr>
        <w:t>, behandla uppgifterna med samtycke eller vara ett led i den personuppgiftsansvariges myndighetsutövning</w:t>
      </w:r>
      <w:r>
        <w:rPr>
          <w:sz w:val="20"/>
          <w:szCs w:val="20"/>
        </w:rPr>
        <w:t xml:space="preserve"> osv.</w:t>
      </w:r>
    </w:p>
    <w:p w14:paraId="6024BF02" w14:textId="7EB7F780" w:rsidR="00D0061A" w:rsidRDefault="001429EE" w:rsidP="00D0061A">
      <w:r>
        <w:t>___________________</w:t>
      </w:r>
    </w:p>
    <w:p w14:paraId="343BF4A4" w14:textId="77777777" w:rsidR="0056221E" w:rsidRDefault="00EE2113" w:rsidP="00EE2113">
      <w:r>
        <w:t>Offentligt finansierad hälso- och sjukvård anses utgöra en arbetsuppgift av allmänt intresse i samhället och i vissa fall en rättslig förpliktelse enligt EU:s dataskyddsförordning (art. 6.1 c och e) och är därmed tillåten. Sammanhållen journalföring regleras vidare närmare i 6 kap. patientdatalagen. Enskild åtkomst till elektronisk vårddokumentation regleras också uttryckligen i patientdatalagen. Därmed finns rättsligt stöd för dels vårdgivare att behandla personuppgifter</w:t>
      </w:r>
      <w:r w:rsidR="0056221E">
        <w:t xml:space="preserve"> i syfte att</w:t>
      </w:r>
      <w:r>
        <w:t xml:space="preserve"> kunna ta del av annan vårdgivares labbresultat</w:t>
      </w:r>
      <w:r w:rsidR="0056221E">
        <w:t>, dels</w:t>
      </w:r>
      <w:r>
        <w:t xml:space="preserve"> </w:t>
      </w:r>
      <w:r w:rsidR="0056221E">
        <w:t xml:space="preserve">vårdgivare att tillåta </w:t>
      </w:r>
      <w:r>
        <w:t>patient att ta del av samma uppgifter genom direktåtkomst</w:t>
      </w:r>
      <w:r w:rsidR="0056221E">
        <w:t xml:space="preserve">. </w:t>
      </w:r>
    </w:p>
    <w:p w14:paraId="58ACA0F2" w14:textId="77777777" w:rsidR="0056221E" w:rsidRDefault="0056221E" w:rsidP="00EE2113"/>
    <w:p w14:paraId="21968355" w14:textId="2D703003" w:rsidR="0056221E" w:rsidRDefault="00EE2113" w:rsidP="00EE2113">
      <w:r>
        <w:t xml:space="preserve">Uppgifter om hälsa är så kallade känsliga personuppgifter. De kräver också en rättslig grund. Sådana uppgifter får emellertid enligt EU:s dataskyddsförordning </w:t>
      </w:r>
      <w:r w:rsidR="0056221E">
        <w:t>behandlas av vårdgivare</w:t>
      </w:r>
      <w:r>
        <w:t xml:space="preserve"> för att det är nödvändigt av skäl som hör samman med yrkesmedicin och tillhandahållande av hälso- och sjukvård (art. </w:t>
      </w:r>
      <w:proofErr w:type="gramStart"/>
      <w:r>
        <w:t>9.2</w:t>
      </w:r>
      <w:proofErr w:type="gramEnd"/>
      <w:r>
        <w:t xml:space="preserve"> h) och med stöd av patientdatalagen.  </w:t>
      </w:r>
    </w:p>
    <w:p w14:paraId="3E569046" w14:textId="77777777" w:rsidR="0056221E" w:rsidRDefault="0056221E" w:rsidP="0056221E">
      <w:r>
        <w:t>Att ett privat laboratorium leds av en legitimerad yrkesutövare, t.ex. en läkare, innebär inte med automatik att det laboratoriet är en vårdgivare. Avgörande är om laboratoriet bedriver hälso- och sjukvård enligt 2 kap. 1 § hälso- och sjukvårdslagen, dvs. ”åtgärder för att medicinskt förebygga, utreda och behandla sjukdomar och skador.” Ett laboratorium som däremot utgör en integrerad del av en offentlig vårdgivares verksamhet får anses bedriver hälso- och sjukvård, t.ex. ett landstings egna mikrobiologiska laboratorier.</w:t>
      </w:r>
    </w:p>
    <w:p w14:paraId="5E68F2E0" w14:textId="77777777" w:rsidR="0056221E" w:rsidRDefault="0056221E" w:rsidP="0056221E"/>
    <w:p w14:paraId="19E9A8C5" w14:textId="75845A66" w:rsidR="0056221E" w:rsidRDefault="0056221E" w:rsidP="0056221E">
      <w:r>
        <w:t xml:space="preserve">Enligt 7 kap. 2 § patientsäkerhetslagen (2010:355) ska den som, utan att bedriva hälso- och sjukvård, tar emot uppdrag från hälso- och sjukvården avseende provtagning, analys eller annan utredning som utgör ett led i bedömningen av en patients hälsotillstånd eller behandling, i denna verksamhet också stå under tillsyn av Inspektionen för vård och omsorg (IVO). Noteras bör att en sådan verksamhet alltjämt inte är en vårdgivare. Bestämmelsen ger bara uttryck för att en sådan verksamhet, t.ex. ett laboratorium som tar emot uppdrag från hälso- och sjukvården, faller under IVO:s tillsyn. </w:t>
      </w:r>
    </w:p>
    <w:p w14:paraId="49F7347B" w14:textId="77777777" w:rsidR="0056221E" w:rsidRDefault="0056221E" w:rsidP="0056221E"/>
    <w:p w14:paraId="76BEEA00" w14:textId="186D3038" w:rsidR="0056221E" w:rsidRPr="00BB75ED" w:rsidRDefault="0056221E" w:rsidP="0056221E">
      <w:r>
        <w:t>Privata laboratoriers behandling av personuppgifter i samband med elektronisk registrering och behandling av remisser och analyser m.m. på uppdrag av vårdgivare, men utan patientens uttryckliga samtycke, torde utgöra en tillåten behandling med stöd av de rättsliga grunderna i artikel 6.1 c och e (rättslig förpliktelse/uppgifter av allmänt intresse) och artikel 9.2 h (förebyggande hälso- och sjukvård och yrkesmedicin, medicinska diagnoser) samt 9.3 (lagstadgad tystnadsplikt) i dataskyddsförordningen.</w:t>
      </w:r>
      <w:r w:rsidR="003E11A9">
        <w:t xml:space="preserve"> I och med att ett privat laboratorium tar emot uppdrag från en vårdgivare </w:t>
      </w:r>
      <w:r w:rsidR="00E876D5">
        <w:t xml:space="preserve">faller en skyldighet på detsamma att iaktta relevanta krav i hälso- och sjukvården, bl.a. patientdatalagens krav på dokumentation. Därmed är laboratoriernas behandling av personuppgifter </w:t>
      </w:r>
      <w:r w:rsidR="006D5644">
        <w:t>tillåten med stöd av den</w:t>
      </w:r>
      <w:r w:rsidR="00E876D5">
        <w:t xml:space="preserve"> rättsliga grunden ”uppgifter av allmänt intresse” </w:t>
      </w:r>
      <w:r w:rsidR="006D5644">
        <w:t xml:space="preserve">genom att </w:t>
      </w:r>
      <w:r w:rsidR="006D5644" w:rsidRPr="00BB75ED">
        <w:t xml:space="preserve">behandlingen är </w:t>
      </w:r>
      <w:r w:rsidR="00E876D5" w:rsidRPr="00BB75ED">
        <w:t>fastställd i nationell rätt. Laboratorier omfattas vidare av krav i föreskrifter, t.ex. Arbetsmiljöverkets föreskrifter (AFS 2018:4) om smittrisker.</w:t>
      </w:r>
      <w:r w:rsidR="006D5644" w:rsidRPr="00BB75ED">
        <w:t xml:space="preserve"> </w:t>
      </w:r>
    </w:p>
    <w:p w14:paraId="27C0DF46" w14:textId="2D425A6C" w:rsidR="00E876D5" w:rsidRPr="00BB75ED" w:rsidRDefault="00E876D5" w:rsidP="0056221E"/>
    <w:p w14:paraId="7F9CA2E6" w14:textId="144D3E01" w:rsidR="006D5644" w:rsidRDefault="00E876D5" w:rsidP="006D5644">
      <w:r w:rsidRPr="00BB75ED">
        <w:t>Ett privat laboratorium får INTE nyttja sammanhållen journalföring enligt 6 kap. patientdatalagen eftersom de som regel inte är att betrakta som ”vårdgivare”. ADB-utlämnande däremot är</w:t>
      </w:r>
      <w:r>
        <w:t xml:space="preserve"> tillåtet, </w:t>
      </w:r>
      <w:r>
        <w:lastRenderedPageBreak/>
        <w:t>t.ex. on-lineliknande åtkomst (fråga och svar).</w:t>
      </w:r>
      <w:r w:rsidR="006D5644">
        <w:t xml:space="preserve"> Någon informationsbrist torde dock inte uppstå eftersom de privata laboratorierna alltid ska lämna ut sitt provsvar till remitterande vårdgivare, och svaren är därmed tillgänglig för andra vårdgivare genom sammanhållen journalföring. </w:t>
      </w:r>
    </w:p>
    <w:p w14:paraId="6FA4139E" w14:textId="77777777" w:rsidR="00D0061A" w:rsidRDefault="00D0061A" w:rsidP="00D0061A">
      <w:pPr>
        <w:pStyle w:val="Rubrik2"/>
      </w:pPr>
      <w:bookmarkStart w:id="8" w:name="_Toc510001943"/>
      <w:bookmarkStart w:id="9" w:name="_Toc505690719"/>
      <w:r>
        <w:t>Information och kommunikation med den registrerade</w:t>
      </w:r>
      <w:bookmarkEnd w:id="8"/>
      <w:bookmarkEnd w:id="9"/>
    </w:p>
    <w:p w14:paraId="3399285B" w14:textId="77777777" w:rsidR="001429EE" w:rsidRPr="00457586" w:rsidRDefault="001429EE" w:rsidP="001429EE">
      <w:pPr>
        <w:spacing w:after="120"/>
        <w:rPr>
          <w:sz w:val="20"/>
          <w:szCs w:val="20"/>
        </w:rPr>
      </w:pPr>
      <w:r w:rsidRPr="00457586">
        <w:rPr>
          <w:sz w:val="20"/>
          <w:szCs w:val="20"/>
        </w:rPr>
        <w:t>Enligt dataskyddförordningen Artikel 12 ska informationen och kommunikationen till den registrerade vara klar och tydlig. Informationen ska vara något olika beroende på om myndigheten har samlat in uppgiften från den registrerade (Artikel 13) eller om myndigheten har samlat in uppgifterna på annat sätt (artikel 14).</w:t>
      </w:r>
    </w:p>
    <w:p w14:paraId="15ADED86" w14:textId="77777777" w:rsidR="001429EE" w:rsidRPr="009A2506" w:rsidRDefault="001429EE" w:rsidP="001429EE">
      <w:pPr>
        <w:spacing w:after="120"/>
        <w:rPr>
          <w:sz w:val="20"/>
          <w:szCs w:val="20"/>
        </w:rPr>
      </w:pPr>
      <w:r w:rsidRPr="00457586">
        <w:rPr>
          <w:sz w:val="20"/>
          <w:szCs w:val="20"/>
        </w:rPr>
        <w:t>Beskriv utifrån ovanstående hur information om beha</w:t>
      </w:r>
      <w:r w:rsidRPr="009A2506">
        <w:rPr>
          <w:sz w:val="20"/>
          <w:szCs w:val="20"/>
        </w:rPr>
        <w:t xml:space="preserve">ndlingen ska kommunicerats med den registrerade. Beskriv också om någon av undantagen från informationsskyldigheten är uppfyllda. </w:t>
      </w:r>
    </w:p>
    <w:p w14:paraId="4C7DE593" w14:textId="77777777" w:rsidR="001429EE" w:rsidRPr="00457586" w:rsidRDefault="001429EE" w:rsidP="001429EE">
      <w:pPr>
        <w:spacing w:after="120"/>
        <w:rPr>
          <w:sz w:val="20"/>
          <w:szCs w:val="20"/>
        </w:rPr>
      </w:pPr>
      <w:r w:rsidRPr="009A2506">
        <w:rPr>
          <w:sz w:val="20"/>
          <w:szCs w:val="20"/>
        </w:rPr>
        <w:t xml:space="preserve">Informationen ska innehålla en beskrivning av den registrerades rättigheter; vilka rättigheter som är tillämpliga avgörs av med vilken rättslig grund uppgifterna behandlas. </w:t>
      </w:r>
    </w:p>
    <w:p w14:paraId="14DD2593" w14:textId="77777777" w:rsidR="001429EE" w:rsidRPr="00457586" w:rsidRDefault="001429EE" w:rsidP="001429EE">
      <w:pPr>
        <w:pStyle w:val="Liststycke"/>
        <w:numPr>
          <w:ilvl w:val="0"/>
          <w:numId w:val="37"/>
        </w:numPr>
        <w:spacing w:after="120"/>
        <w:rPr>
          <w:sz w:val="20"/>
          <w:szCs w:val="20"/>
        </w:rPr>
      </w:pPr>
      <w:r w:rsidRPr="00457586">
        <w:rPr>
          <w:sz w:val="20"/>
          <w:szCs w:val="20"/>
        </w:rPr>
        <w:t>Rätt till information</w:t>
      </w:r>
    </w:p>
    <w:p w14:paraId="02F744D5" w14:textId="77777777" w:rsidR="001429EE" w:rsidRDefault="001429EE" w:rsidP="001429EE">
      <w:pPr>
        <w:pStyle w:val="Liststycke"/>
        <w:numPr>
          <w:ilvl w:val="0"/>
          <w:numId w:val="37"/>
        </w:numPr>
        <w:spacing w:after="120"/>
        <w:rPr>
          <w:sz w:val="20"/>
          <w:szCs w:val="20"/>
        </w:rPr>
      </w:pPr>
      <w:r w:rsidRPr="00457586">
        <w:rPr>
          <w:sz w:val="20"/>
          <w:szCs w:val="20"/>
        </w:rPr>
        <w:t>Rätt till rättelse</w:t>
      </w:r>
    </w:p>
    <w:p w14:paraId="63185D58" w14:textId="77777777" w:rsidR="001429EE" w:rsidRPr="00457586" w:rsidRDefault="001429EE" w:rsidP="001429EE">
      <w:pPr>
        <w:pStyle w:val="Liststycke"/>
        <w:numPr>
          <w:ilvl w:val="0"/>
          <w:numId w:val="37"/>
        </w:numPr>
        <w:spacing w:after="120"/>
        <w:rPr>
          <w:sz w:val="20"/>
          <w:szCs w:val="20"/>
        </w:rPr>
      </w:pPr>
      <w:r w:rsidRPr="00457586">
        <w:rPr>
          <w:sz w:val="20"/>
          <w:szCs w:val="20"/>
        </w:rPr>
        <w:t>Rätt till radering ("rätten att bli bortglömd")</w:t>
      </w:r>
    </w:p>
    <w:p w14:paraId="38C1DB21" w14:textId="77777777" w:rsidR="001429EE" w:rsidRPr="00457586" w:rsidRDefault="001429EE" w:rsidP="001429EE">
      <w:pPr>
        <w:pStyle w:val="Liststycke"/>
        <w:numPr>
          <w:ilvl w:val="0"/>
          <w:numId w:val="37"/>
        </w:numPr>
        <w:spacing w:after="120"/>
        <w:rPr>
          <w:sz w:val="20"/>
          <w:szCs w:val="20"/>
        </w:rPr>
      </w:pPr>
      <w:r w:rsidRPr="00457586">
        <w:rPr>
          <w:sz w:val="20"/>
          <w:szCs w:val="20"/>
        </w:rPr>
        <w:t>Rätt till begränsning av behandling</w:t>
      </w:r>
    </w:p>
    <w:p w14:paraId="00004986" w14:textId="77777777" w:rsidR="001429EE" w:rsidRPr="00457586" w:rsidRDefault="001429EE" w:rsidP="001429EE">
      <w:pPr>
        <w:pStyle w:val="Liststycke"/>
        <w:numPr>
          <w:ilvl w:val="0"/>
          <w:numId w:val="37"/>
        </w:numPr>
        <w:spacing w:after="120"/>
        <w:rPr>
          <w:sz w:val="20"/>
          <w:szCs w:val="20"/>
        </w:rPr>
      </w:pPr>
      <w:r w:rsidRPr="00457586">
        <w:rPr>
          <w:sz w:val="20"/>
          <w:szCs w:val="20"/>
        </w:rPr>
        <w:t>Dataportabilitet</w:t>
      </w:r>
    </w:p>
    <w:p w14:paraId="26114690" w14:textId="77777777" w:rsidR="001429EE" w:rsidRPr="00457586" w:rsidRDefault="001429EE" w:rsidP="001429EE">
      <w:pPr>
        <w:pStyle w:val="Liststycke"/>
        <w:numPr>
          <w:ilvl w:val="0"/>
          <w:numId w:val="37"/>
        </w:numPr>
        <w:spacing w:after="120"/>
        <w:rPr>
          <w:sz w:val="20"/>
          <w:szCs w:val="20"/>
        </w:rPr>
      </w:pPr>
      <w:r w:rsidRPr="00457586">
        <w:rPr>
          <w:sz w:val="20"/>
          <w:szCs w:val="20"/>
        </w:rPr>
        <w:t>Rätt att göra invändningar</w:t>
      </w:r>
    </w:p>
    <w:p w14:paraId="7FCCD495" w14:textId="5AFDE9AA" w:rsidR="001429EE" w:rsidRPr="00457586" w:rsidRDefault="001429EE" w:rsidP="001429EE">
      <w:pPr>
        <w:pStyle w:val="Liststycke"/>
        <w:numPr>
          <w:ilvl w:val="0"/>
          <w:numId w:val="37"/>
        </w:numPr>
        <w:spacing w:after="120"/>
        <w:rPr>
          <w:sz w:val="20"/>
          <w:szCs w:val="20"/>
        </w:rPr>
      </w:pPr>
      <w:r w:rsidRPr="00457586">
        <w:rPr>
          <w:sz w:val="20"/>
          <w:szCs w:val="20"/>
        </w:rPr>
        <w:t xml:space="preserve">Automatiserat beslutsfattande, </w:t>
      </w:r>
      <w:r w:rsidR="00EF313D" w:rsidRPr="00457586">
        <w:rPr>
          <w:sz w:val="20"/>
          <w:szCs w:val="20"/>
        </w:rPr>
        <w:t>inbegripen profilering</w:t>
      </w:r>
    </w:p>
    <w:p w14:paraId="700450B0" w14:textId="77777777" w:rsidR="001429EE" w:rsidRPr="00457586" w:rsidRDefault="001429EE" w:rsidP="001429EE">
      <w:pPr>
        <w:spacing w:after="120"/>
        <w:rPr>
          <w:sz w:val="20"/>
          <w:szCs w:val="20"/>
        </w:rPr>
      </w:pPr>
    </w:p>
    <w:p w14:paraId="709853D0" w14:textId="77777777" w:rsidR="001429EE" w:rsidRPr="00457586" w:rsidRDefault="001429EE" w:rsidP="001429EE">
      <w:pPr>
        <w:spacing w:after="120"/>
        <w:rPr>
          <w:sz w:val="20"/>
          <w:szCs w:val="20"/>
        </w:rPr>
      </w:pPr>
      <w:r w:rsidRPr="00457586">
        <w:rPr>
          <w:sz w:val="20"/>
          <w:szCs w:val="20"/>
        </w:rPr>
        <w:t>Beskriv vidare hur den registrerade ges tillgång till de uppgifter som behandlas (Artikel 15:3).</w:t>
      </w:r>
    </w:p>
    <w:p w14:paraId="0F952660" w14:textId="1469B753" w:rsidR="00D0061A" w:rsidRDefault="001429EE" w:rsidP="00D0061A">
      <w:r>
        <w:t>__________________</w:t>
      </w:r>
    </w:p>
    <w:p w14:paraId="67EDEF96" w14:textId="30DED193" w:rsidR="00D0061A" w:rsidRPr="00E876D5" w:rsidRDefault="00E876D5" w:rsidP="00D0061A">
      <w:r>
        <w:t xml:space="preserve">Av patientdatalagen framgår att bestämmelser om vårdgivares information till patienten om behandling av personuppgifter framgår av dataskyddsförordningen. Det är vårdgivaren som bär ansvaret att informera patienter på lämpliga sätt </w:t>
      </w:r>
      <w:r w:rsidR="00200CB4">
        <w:t>om sin behandling av personuppgifter. Vidare finns specifika bestämmelser i patientdatalagen, 6 kap., om information till patienter om sammanhållen journalföring. Bl.a. ska patienter informeras om rätten att slippa förekomma i ett system för en sammanhållen journalföring, va</w:t>
      </w:r>
      <w:r w:rsidR="00BB75ED">
        <w:t>r</w:t>
      </w:r>
      <w:r w:rsidR="00200CB4">
        <w:t xml:space="preserve">vid deras vårddokumentation ska spärras för åtkomst för andra vårdgivare. Privata laboratoriers skyldighet att informera patienter om sin behandling av deras personuppgifter följer direkt av artikel 14 dataskyddsförordningen. Där finns också undantag från informationsskyldigheten. </w:t>
      </w:r>
      <w:r>
        <w:t xml:space="preserve"> </w:t>
      </w:r>
    </w:p>
    <w:p w14:paraId="2E0D4EF8" w14:textId="77777777" w:rsidR="00D0061A" w:rsidRDefault="00D0061A" w:rsidP="00D0061A">
      <w:pPr>
        <w:pStyle w:val="Rubrik2"/>
      </w:pPr>
      <w:bookmarkStart w:id="10" w:name="_Toc510001944"/>
      <w:bookmarkStart w:id="11" w:name="_Toc505690720"/>
      <w:r>
        <w:t>Personuppgiftsbiträden</w:t>
      </w:r>
      <w:bookmarkEnd w:id="10"/>
      <w:bookmarkEnd w:id="11"/>
    </w:p>
    <w:p w14:paraId="55755B1E" w14:textId="77777777" w:rsidR="001429EE" w:rsidRPr="00427395" w:rsidRDefault="001429EE" w:rsidP="001429EE">
      <w:pPr>
        <w:spacing w:after="120"/>
        <w:rPr>
          <w:sz w:val="20"/>
          <w:szCs w:val="20"/>
        </w:rPr>
      </w:pPr>
      <w:r w:rsidRPr="00427395">
        <w:rPr>
          <w:sz w:val="20"/>
          <w:szCs w:val="20"/>
        </w:rPr>
        <w:t>Beskriv med vilka parter ett personuppgiftbiträdesavtal har upprättats. Ange var i avtalet det står vilka skyldigheter personuppgiftsbiträdet har att följa dataskyddsförordningen (Artikel 28).</w:t>
      </w:r>
    </w:p>
    <w:p w14:paraId="151DFFC7" w14:textId="6CBE687C" w:rsidR="00D0061A" w:rsidRDefault="001429EE" w:rsidP="00D0061A">
      <w:r>
        <w:t>__________________</w:t>
      </w:r>
    </w:p>
    <w:p w14:paraId="2DAB2367" w14:textId="36026570" w:rsidR="001429EE" w:rsidRDefault="000F7E0A" w:rsidP="00D0061A">
      <w:r>
        <w:t>Inera</w:t>
      </w:r>
      <w:r w:rsidR="00811B81">
        <w:t xml:space="preserve"> är i detta fall personuppgiftsbiträde avseende kommunikation av information via den nationella tjänsteplattformen.</w:t>
      </w:r>
      <w:r w:rsidR="00774BC9">
        <w:t xml:space="preserve"> </w:t>
      </w:r>
      <w:proofErr w:type="spellStart"/>
      <w:r w:rsidR="00200CB4">
        <w:t>Ineras</w:t>
      </w:r>
      <w:proofErr w:type="spellEnd"/>
      <w:r w:rsidR="00200CB4">
        <w:t xml:space="preserve"> Kundavtal 2 innehåller ett personuppgiftsbiträdesavtal som utgör del av kundavtalet och som innehåller skyldigheter för Inera. Närmare instruktioner för Tjänsten finns i bilagan Beskrivning Tjänstespecifika Villkor (BTV) som också utgör del av kundavtalet. </w:t>
      </w:r>
    </w:p>
    <w:p w14:paraId="14820C35" w14:textId="178525AD" w:rsidR="00D0061A" w:rsidRDefault="00D0061A" w:rsidP="00D0061A">
      <w:pPr>
        <w:pStyle w:val="Rubrik2"/>
      </w:pPr>
      <w:bookmarkStart w:id="12" w:name="_Toc510001945"/>
      <w:bookmarkStart w:id="13" w:name="_Toc505690721"/>
      <w:r>
        <w:lastRenderedPageBreak/>
        <w:t>Överföring av personuppgifter till tredje</w:t>
      </w:r>
      <w:r w:rsidR="009A2506">
        <w:t xml:space="preserve"> land</w:t>
      </w:r>
      <w:bookmarkEnd w:id="12"/>
      <w:bookmarkEnd w:id="13"/>
    </w:p>
    <w:p w14:paraId="5BD7D03B" w14:textId="77777777" w:rsidR="001429EE" w:rsidRPr="009A2506" w:rsidRDefault="001429EE" w:rsidP="001429EE">
      <w:pPr>
        <w:spacing w:after="120"/>
        <w:rPr>
          <w:sz w:val="20"/>
          <w:szCs w:val="20"/>
        </w:rPr>
      </w:pPr>
      <w:r w:rsidRPr="00427395">
        <w:rPr>
          <w:sz w:val="20"/>
          <w:szCs w:val="20"/>
        </w:rPr>
        <w:t xml:space="preserve">Uppgifter som är under behandling eller som är avsedda att behandlas efter överföringen får endast överföras till tredje </w:t>
      </w:r>
      <w:r w:rsidRPr="009A2506">
        <w:rPr>
          <w:sz w:val="20"/>
          <w:szCs w:val="20"/>
        </w:rPr>
        <w:t>land på följande rättsliga grunder:</w:t>
      </w:r>
    </w:p>
    <w:p w14:paraId="015C53DC" w14:textId="77777777" w:rsidR="001429EE" w:rsidRPr="009A2506" w:rsidRDefault="001429EE" w:rsidP="001429EE">
      <w:pPr>
        <w:numPr>
          <w:ilvl w:val="0"/>
          <w:numId w:val="38"/>
        </w:numPr>
        <w:spacing w:after="120"/>
        <w:rPr>
          <w:sz w:val="20"/>
          <w:szCs w:val="20"/>
        </w:rPr>
      </w:pPr>
      <w:r w:rsidRPr="009A2506">
        <w:rPr>
          <w:sz w:val="20"/>
          <w:szCs w:val="20"/>
        </w:rPr>
        <w:t>Kommissionsbeslut om ”adekvat skyddsnivå”</w:t>
      </w:r>
    </w:p>
    <w:p w14:paraId="4E09CC07" w14:textId="77777777" w:rsidR="001429EE" w:rsidRPr="009A2506" w:rsidRDefault="001429EE" w:rsidP="001429EE">
      <w:pPr>
        <w:numPr>
          <w:ilvl w:val="0"/>
          <w:numId w:val="38"/>
        </w:numPr>
        <w:spacing w:after="120"/>
        <w:rPr>
          <w:sz w:val="20"/>
          <w:szCs w:val="20"/>
        </w:rPr>
      </w:pPr>
      <w:r w:rsidRPr="009A2506">
        <w:rPr>
          <w:sz w:val="20"/>
          <w:szCs w:val="20"/>
        </w:rPr>
        <w:t>”Lämpliga skyddsåtgärder”</w:t>
      </w:r>
    </w:p>
    <w:p w14:paraId="3698EFB8" w14:textId="171CE7FE" w:rsidR="001429EE" w:rsidRPr="00704BDC" w:rsidRDefault="001429EE" w:rsidP="001429EE">
      <w:pPr>
        <w:numPr>
          <w:ilvl w:val="0"/>
          <w:numId w:val="38"/>
        </w:numPr>
        <w:spacing w:after="120"/>
        <w:rPr>
          <w:sz w:val="20"/>
          <w:szCs w:val="20"/>
        </w:rPr>
      </w:pPr>
      <w:r w:rsidRPr="009A2506">
        <w:rPr>
          <w:sz w:val="20"/>
          <w:szCs w:val="20"/>
        </w:rPr>
        <w:t>”Särskilda situationer”</w:t>
      </w:r>
    </w:p>
    <w:p w14:paraId="5BCE61A7" w14:textId="77777777" w:rsidR="00704BDC" w:rsidRDefault="00704BDC" w:rsidP="001429EE">
      <w:pPr>
        <w:spacing w:after="120"/>
        <w:rPr>
          <w:sz w:val="20"/>
          <w:szCs w:val="20"/>
        </w:rPr>
      </w:pPr>
    </w:p>
    <w:p w14:paraId="24313293" w14:textId="4AFCB591" w:rsidR="001429EE" w:rsidRPr="00427395" w:rsidRDefault="001429EE" w:rsidP="001429EE">
      <w:pPr>
        <w:spacing w:after="120"/>
        <w:rPr>
          <w:sz w:val="20"/>
          <w:szCs w:val="20"/>
        </w:rPr>
      </w:pPr>
      <w:r w:rsidRPr="009A2506">
        <w:rPr>
          <w:sz w:val="20"/>
          <w:szCs w:val="20"/>
        </w:rPr>
        <w:t>Beskriv här med vilken rättslig grund överföringen sker eller ange att överföring</w:t>
      </w:r>
      <w:r w:rsidR="009A2506">
        <w:rPr>
          <w:sz w:val="20"/>
          <w:szCs w:val="20"/>
        </w:rPr>
        <w:t xml:space="preserve"> till tredje land</w:t>
      </w:r>
      <w:r w:rsidRPr="009A2506">
        <w:rPr>
          <w:sz w:val="20"/>
          <w:szCs w:val="20"/>
        </w:rPr>
        <w:t xml:space="preserve"> ej kommer att ske.</w:t>
      </w:r>
    </w:p>
    <w:p w14:paraId="307D88AC" w14:textId="3156D97A" w:rsidR="00D0061A" w:rsidRDefault="001429EE" w:rsidP="00D0061A">
      <w:r>
        <w:t>__________________</w:t>
      </w:r>
    </w:p>
    <w:p w14:paraId="5577E137" w14:textId="7B6C2A95" w:rsidR="001429EE" w:rsidRDefault="00774BC9" w:rsidP="00D0061A">
      <w:r>
        <w:t>Ingen överföring av personuppgifter till tredje land sker</w:t>
      </w:r>
      <w:r w:rsidR="00497125">
        <w:t>.</w:t>
      </w:r>
    </w:p>
    <w:p w14:paraId="6BCACA78" w14:textId="77777777" w:rsidR="00D0061A" w:rsidRDefault="00D0061A" w:rsidP="00D0061A">
      <w:pPr>
        <w:rPr>
          <w:highlight w:val="lightGray"/>
        </w:rPr>
      </w:pPr>
    </w:p>
    <w:p w14:paraId="114E9577" w14:textId="77777777" w:rsidR="001429EE" w:rsidRPr="0069256E" w:rsidRDefault="001429EE" w:rsidP="001429EE">
      <w:pPr>
        <w:pStyle w:val="Rubrik2"/>
      </w:pPr>
      <w:bookmarkStart w:id="14" w:name="_Toc510001949"/>
      <w:bookmarkStart w:id="15" w:name="_Toc510001947"/>
      <w:r w:rsidRPr="0069256E">
        <w:t>Medverkan från berörda parter</w:t>
      </w:r>
      <w:bookmarkEnd w:id="14"/>
    </w:p>
    <w:p w14:paraId="0EC8B2A0" w14:textId="77777777" w:rsidR="001429EE" w:rsidRDefault="001429EE" w:rsidP="001429EE"/>
    <w:p w14:paraId="44796709" w14:textId="77777777" w:rsidR="001429EE" w:rsidRDefault="001429EE" w:rsidP="001429EE">
      <w:r w:rsidRPr="00B32C71">
        <w:t>Här beskrivs hur dataskyddsombudet har varit involverat (</w:t>
      </w:r>
      <w:r>
        <w:t>d</w:t>
      </w:r>
      <w:r w:rsidRPr="00B32C71">
        <w:t>en personuppgiftsansvarige ska rådfråga dataskyddsombudet, om ett sådant utsetts, vid genomförande av en konsekvensbedömning avseende dataskydd: Artikel 35.2)</w:t>
      </w:r>
    </w:p>
    <w:p w14:paraId="0072A5FB" w14:textId="77777777" w:rsidR="001429EE" w:rsidRPr="00B32C71" w:rsidRDefault="001429EE" w:rsidP="001429EE"/>
    <w:p w14:paraId="49563C44" w14:textId="138D1D49" w:rsidR="001429EE" w:rsidRDefault="001429EE" w:rsidP="001429EE">
      <w:r w:rsidRPr="00B32C71">
        <w:t xml:space="preserve">Vidare beskrivs </w:t>
      </w:r>
      <w:r>
        <w:t xml:space="preserve">här </w:t>
      </w:r>
      <w:r w:rsidRPr="00B32C71">
        <w:t>om och hur inhämtning av synpunkter från de registrerade eller deras företrädare har skett (Artikel 35.9)</w:t>
      </w:r>
    </w:p>
    <w:p w14:paraId="27A92A13" w14:textId="6CCCAE64" w:rsidR="001429EE" w:rsidRDefault="001429EE" w:rsidP="001429EE">
      <w:r>
        <w:t>__________________</w:t>
      </w:r>
    </w:p>
    <w:p w14:paraId="407F659D" w14:textId="3661DC28" w:rsidR="00BB75ED" w:rsidRDefault="006D5644" w:rsidP="001429EE">
      <w:r>
        <w:t xml:space="preserve">Samråd har skett med </w:t>
      </w:r>
      <w:proofErr w:type="spellStart"/>
      <w:r>
        <w:t>Ineras</w:t>
      </w:r>
      <w:proofErr w:type="spellEnd"/>
      <w:r>
        <w:t xml:space="preserve"> Dataskyddsombud varvid framkom</w:t>
      </w:r>
      <w:r w:rsidR="00BB75ED">
        <w:t xml:space="preserve"> varvid riskerna kring driftstagande av denna lösning identifierades och värderades</w:t>
      </w:r>
      <w:r>
        <w:t xml:space="preserve">. </w:t>
      </w:r>
      <w:r w:rsidR="00BB75ED">
        <w:t xml:space="preserve">En stod del av ansvaret för lösningen faller på den vårdgivare som avser tillgängliggöra denna typ av information via en teknisk tjänst. </w:t>
      </w:r>
      <w:r>
        <w:t xml:space="preserve">För övrigt faller ett ansvar på respektive personuppgiftsansvarig vårdgivare som avser att använda tjänsten att samråda med eget Dataskyddsombud före anslutning. </w:t>
      </w:r>
    </w:p>
    <w:p w14:paraId="76B18BB5" w14:textId="25CD926F" w:rsidR="00D0061A" w:rsidRDefault="00D0061A" w:rsidP="00371187">
      <w:pPr>
        <w:pStyle w:val="Rubrik1"/>
      </w:pPr>
      <w:r w:rsidRPr="009A2506">
        <w:rPr>
          <w:iCs/>
          <w:kern w:val="0"/>
          <w:sz w:val="28"/>
          <w:szCs w:val="28"/>
        </w:rPr>
        <w:t>Hantering av risker för de registrerades rättigheter</w:t>
      </w:r>
      <w:r>
        <w:t xml:space="preserve"> </w:t>
      </w:r>
      <w:r w:rsidRPr="009A2506">
        <w:rPr>
          <w:iCs/>
          <w:kern w:val="0"/>
          <w:sz w:val="28"/>
          <w:szCs w:val="28"/>
        </w:rPr>
        <w:t>och friheter</w:t>
      </w:r>
      <w:bookmarkEnd w:id="15"/>
    </w:p>
    <w:p w14:paraId="14498EB3" w14:textId="77777777" w:rsidR="00D0061A" w:rsidRDefault="00D0061A" w:rsidP="00D0061A"/>
    <w:p w14:paraId="64F42AE3" w14:textId="21410690" w:rsidR="00D0061A" w:rsidRDefault="00D0061A" w:rsidP="00D0061A">
      <w:r>
        <w:t>För att identif</w:t>
      </w:r>
      <w:r w:rsidR="009A2506">
        <w:t>i</w:t>
      </w:r>
      <w:r>
        <w:t>era risker med behandlingen samt åtgärder ska en riskanalys göras med stöd av Ineras styrande dokument ”</w:t>
      </w:r>
      <w:r w:rsidRPr="00D0061A">
        <w:rPr>
          <w:b/>
          <w:i/>
        </w:rPr>
        <w:t>Anvisning för riskhantering</w:t>
      </w:r>
      <w:r>
        <w:t>”</w:t>
      </w:r>
      <w:r w:rsidR="009A2506">
        <w:t xml:space="preserve">.  För de risker som identifierats ska åtgärder föreslås som reducerar eller eliminerar risken. Dokumentation från riskanalysen ska biläggas </w:t>
      </w:r>
      <w:r w:rsidR="00704BDC">
        <w:t>denna dataskyddskonsekvensbedömning</w:t>
      </w:r>
    </w:p>
    <w:p w14:paraId="2CA14AEA" w14:textId="29CEDC91" w:rsidR="009A2506" w:rsidRDefault="00704BDC" w:rsidP="00D0061A">
      <w:r>
        <w:t>__________________</w:t>
      </w:r>
    </w:p>
    <w:p w14:paraId="6BD0326E" w14:textId="68770908" w:rsidR="009A2506" w:rsidRDefault="00BB75ED" w:rsidP="00D0061A">
      <w:r>
        <w:t>Se bilaga</w:t>
      </w:r>
    </w:p>
    <w:p w14:paraId="454F0E97" w14:textId="0850DB0A" w:rsidR="009A2506" w:rsidRDefault="009A2506" w:rsidP="00D0061A"/>
    <w:p w14:paraId="20EFB3CD" w14:textId="26D1768C" w:rsidR="00704BDC" w:rsidRDefault="00704BDC" w:rsidP="00D0061A"/>
    <w:p w14:paraId="4CBD9FBE" w14:textId="46474C53" w:rsidR="00704BDC" w:rsidRPr="00704BDC" w:rsidRDefault="00704BDC" w:rsidP="00704BDC">
      <w:pPr>
        <w:pStyle w:val="Rubrik1"/>
        <w:rPr>
          <w:iCs/>
          <w:kern w:val="0"/>
          <w:sz w:val="28"/>
          <w:szCs w:val="28"/>
        </w:rPr>
      </w:pPr>
      <w:r w:rsidRPr="00704BDC">
        <w:rPr>
          <w:iCs/>
          <w:kern w:val="0"/>
          <w:sz w:val="28"/>
          <w:szCs w:val="28"/>
        </w:rPr>
        <w:lastRenderedPageBreak/>
        <w:t>Sammanlagd bedömning</w:t>
      </w:r>
    </w:p>
    <w:p w14:paraId="3847F487" w14:textId="1D9506F5" w:rsidR="00704BDC" w:rsidRDefault="00704BDC" w:rsidP="00D0061A">
      <w:r w:rsidRPr="009A2506">
        <w:t>Kvarstår en hög risk, trots tekniska och organisatoriska kompensatoriska åtgärder</w:t>
      </w:r>
      <w:r>
        <w:t xml:space="preserve">? Om </w:t>
      </w:r>
      <w:proofErr w:type="gramStart"/>
      <w:r>
        <w:t>ja</w:t>
      </w:r>
      <w:proofErr w:type="gramEnd"/>
      <w:r>
        <w:t xml:space="preserve"> ska behandlingen antingen ej genomföras alternativt ska samråd begäras enligt punkt nedan</w:t>
      </w:r>
    </w:p>
    <w:p w14:paraId="3AF2E618" w14:textId="54B78D90" w:rsidR="00704BDC" w:rsidRDefault="00704BDC" w:rsidP="00D0061A"/>
    <w:p w14:paraId="51219222" w14:textId="77777777" w:rsidR="00704BDC" w:rsidRDefault="00704BDC" w:rsidP="00704BDC">
      <w:r>
        <w:t>__________________</w:t>
      </w:r>
    </w:p>
    <w:p w14:paraId="4A3D3FAD" w14:textId="32E7A7FD" w:rsidR="00200CB4" w:rsidRDefault="00B622AD" w:rsidP="00472F4F">
      <w:r>
        <w:t xml:space="preserve">Nej. Hanteringen av laboratorieanalysresultat sker </w:t>
      </w:r>
      <w:r w:rsidR="008D0900">
        <w:t>med samma tekniska och organisatoriska kompensatoriska åtgärder som för övrig personuppgiftsbehandling</w:t>
      </w:r>
      <w:r w:rsidR="00157ADA">
        <w:t xml:space="preserve"> av uppgifter från patientjournal via tjänstekontrakt.</w:t>
      </w:r>
      <w:ins w:id="16" w:author="Torbjörn Dahlin" w:date="2019-01-30T14:03:00Z">
        <w:r w:rsidR="00472F4F">
          <w:t xml:space="preserve"> </w:t>
        </w:r>
      </w:ins>
      <w:bookmarkStart w:id="17" w:name="_GoBack"/>
      <w:bookmarkEnd w:id="17"/>
      <w:proofErr w:type="gramStart"/>
      <w:r w:rsidR="00472F4F">
        <w:t>De</w:t>
      </w:r>
      <w:proofErr w:type="gramEnd"/>
      <w:r w:rsidR="00472F4F">
        <w:t xml:space="preserve"> största identifierade riskerna ligger i de system som ansluts för att läsa information från källregistret för vidare behandling. I vissa fall är dessa system framtagna av </w:t>
      </w:r>
      <w:proofErr w:type="spellStart"/>
      <w:r w:rsidR="00472F4F">
        <w:t>Inera</w:t>
      </w:r>
      <w:proofErr w:type="spellEnd"/>
      <w:r w:rsidR="00472F4F">
        <w:t xml:space="preserve"> (exempelvis NPÖ och Journalen), men i andra fall är det andra leverantörer som ansluter system för att utföra personuppgiftsbehandling av information levererat via tjänstekontraktet för laboratorieanalysresultat. </w:t>
      </w:r>
      <w:proofErr w:type="spellStart"/>
      <w:r w:rsidR="00472F4F">
        <w:t>Ineras</w:t>
      </w:r>
      <w:proofErr w:type="spellEnd"/>
      <w:r w:rsidR="00472F4F">
        <w:t xml:space="preserve"> möjlighet att kompensera för dessa risker är att ställa krav på anslutna system och vårdgivare vad avser tester, funktionalitet och rutiner för att minimera risken för dataintrång.</w:t>
      </w:r>
      <w:r w:rsidR="006D5644">
        <w:t xml:space="preserve"> </w:t>
      </w:r>
    </w:p>
    <w:p w14:paraId="20BEC1E8" w14:textId="77777777" w:rsidR="00704BDC" w:rsidRDefault="00704BDC" w:rsidP="00D0061A"/>
    <w:p w14:paraId="79575957" w14:textId="77777777" w:rsidR="009A2506" w:rsidRDefault="009A2506" w:rsidP="009A2506">
      <w:pPr>
        <w:pStyle w:val="Rubrik2"/>
      </w:pPr>
      <w:bookmarkStart w:id="18" w:name="_Toc510001946"/>
      <w:r>
        <w:t>Förhandssamråd</w:t>
      </w:r>
      <w:bookmarkEnd w:id="18"/>
    </w:p>
    <w:p w14:paraId="270B65DA" w14:textId="4700DE30" w:rsidR="009A2506" w:rsidRPr="00704BDC" w:rsidRDefault="009A2506" w:rsidP="009A2506">
      <w:pPr>
        <w:spacing w:after="120"/>
        <w:rPr>
          <w:sz w:val="20"/>
          <w:szCs w:val="20"/>
        </w:rPr>
      </w:pPr>
      <w:r w:rsidRPr="00704BDC">
        <w:rPr>
          <w:sz w:val="20"/>
          <w:szCs w:val="20"/>
        </w:rPr>
        <w:t>Den personuppgiftsansvarige ska samråda med tillsynsmyndigheten (</w:t>
      </w:r>
      <w:r w:rsidR="006D5644">
        <w:rPr>
          <w:sz w:val="20"/>
          <w:szCs w:val="20"/>
        </w:rPr>
        <w:t>Datainspektionen)</w:t>
      </w:r>
      <w:r w:rsidR="006D5644" w:rsidRPr="00704BDC">
        <w:rPr>
          <w:sz w:val="20"/>
          <w:szCs w:val="20"/>
        </w:rPr>
        <w:t xml:space="preserve"> </w:t>
      </w:r>
      <w:r w:rsidRPr="00704BDC">
        <w:rPr>
          <w:sz w:val="20"/>
          <w:szCs w:val="20"/>
        </w:rPr>
        <w:t>före behandling om en konsekvensbedömning avseende dataskydd trots åtgärder för att hantera risker visar alltjämt en hög risk för enskildas fri- och rättigheter (Artikel 36).</w:t>
      </w:r>
    </w:p>
    <w:p w14:paraId="7B4F30C9" w14:textId="77777777" w:rsidR="009A2506" w:rsidRPr="00704BDC" w:rsidRDefault="009A2506" w:rsidP="009A2506">
      <w:pPr>
        <w:spacing w:after="120"/>
        <w:rPr>
          <w:sz w:val="20"/>
          <w:szCs w:val="20"/>
        </w:rPr>
      </w:pPr>
    </w:p>
    <w:p w14:paraId="280F91FF" w14:textId="77777777" w:rsidR="009A2506" w:rsidRPr="00427395" w:rsidRDefault="009A2506" w:rsidP="009A2506">
      <w:pPr>
        <w:spacing w:after="120"/>
        <w:rPr>
          <w:sz w:val="20"/>
          <w:szCs w:val="20"/>
        </w:rPr>
      </w:pPr>
      <w:r w:rsidRPr="00704BDC">
        <w:rPr>
          <w:sz w:val="20"/>
          <w:szCs w:val="20"/>
        </w:rPr>
        <w:t>Beskriv här om samråd krävs och varför eller beskriv varför personuppgiftsansvarig bedömt att samråd inte behöver ske. Dataskyddsombudets synpunkter ska också nedtecknas.</w:t>
      </w:r>
    </w:p>
    <w:p w14:paraId="7860AA97" w14:textId="77777777" w:rsidR="009A2506" w:rsidRDefault="009A2506" w:rsidP="009A2506">
      <w:r>
        <w:t>__________________</w:t>
      </w:r>
    </w:p>
    <w:p w14:paraId="7862275D" w14:textId="1DDEC200" w:rsidR="009A2506" w:rsidRDefault="00DC01B1" w:rsidP="009A2506">
      <w:r>
        <w:t>Denna bedömning bör göras av respektive organisation som tillgängliggör sin information via den nationella tjänsteplattformen</w:t>
      </w:r>
      <w:r w:rsidR="00EF313D">
        <w:t>.</w:t>
      </w:r>
    </w:p>
    <w:p w14:paraId="530170F5" w14:textId="77777777" w:rsidR="009A2506" w:rsidRPr="00D0061A" w:rsidRDefault="009A2506" w:rsidP="00D0061A"/>
    <w:p w14:paraId="061E39B5" w14:textId="77777777" w:rsidR="004D2F92" w:rsidRPr="004D2F92" w:rsidRDefault="004D2F92" w:rsidP="00D0061A"/>
    <w:sectPr w:rsidR="004D2F92" w:rsidRPr="004D2F92" w:rsidSect="0007040F">
      <w:headerReference w:type="even" r:id="rId11"/>
      <w:headerReference w:type="default" r:id="rId12"/>
      <w:footerReference w:type="default" r:id="rId13"/>
      <w:headerReference w:type="first" r:id="rId14"/>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C7CAA4" w14:textId="77777777" w:rsidR="009675FC" w:rsidRDefault="009675FC" w:rsidP="00C15048">
      <w:r>
        <w:separator/>
      </w:r>
    </w:p>
    <w:p w14:paraId="60B5E0CD" w14:textId="77777777" w:rsidR="009675FC" w:rsidRDefault="009675FC" w:rsidP="00C15048"/>
    <w:p w14:paraId="3C7DEF8A" w14:textId="77777777" w:rsidR="009675FC" w:rsidRDefault="009675FC" w:rsidP="00C15048"/>
  </w:endnote>
  <w:endnote w:type="continuationSeparator" w:id="0">
    <w:p w14:paraId="3A1F8FBC" w14:textId="77777777" w:rsidR="009675FC" w:rsidRDefault="009675FC" w:rsidP="00C15048">
      <w:r>
        <w:continuationSeparator/>
      </w:r>
    </w:p>
    <w:p w14:paraId="67D9DFA8" w14:textId="77777777" w:rsidR="009675FC" w:rsidRDefault="009675FC" w:rsidP="00C15048"/>
    <w:p w14:paraId="2C66315C" w14:textId="77777777" w:rsidR="009675FC" w:rsidRDefault="009675FC"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9776059"/>
      <w:docPartObj>
        <w:docPartGallery w:val="Page Numbers (Bottom of Page)"/>
        <w:docPartUnique/>
      </w:docPartObj>
    </w:sdtPr>
    <w:sdtEndPr/>
    <w:sdtContent>
      <w:p w14:paraId="096DE24F" w14:textId="77777777" w:rsidR="00BA0E4E" w:rsidRDefault="00BA0E4E" w:rsidP="00BA0E4E">
        <w:pPr>
          <w:pStyle w:val="Sidfot"/>
          <w:jc w:val="right"/>
        </w:pPr>
        <w:r>
          <w:fldChar w:fldCharType="begin"/>
        </w:r>
        <w:r>
          <w:instrText>PAGE   \* MERGEFORMAT</w:instrText>
        </w:r>
        <w:r>
          <w:fldChar w:fldCharType="separate"/>
        </w:r>
        <w:r w:rsidR="005B7A15">
          <w:rPr>
            <w:noProof/>
          </w:rPr>
          <w:t>1</w:t>
        </w:r>
        <w:r>
          <w:fldChar w:fldCharType="end"/>
        </w:r>
      </w:p>
    </w:sdtContent>
  </w:sdt>
  <w:p w14:paraId="578FAF90" w14:textId="77777777" w:rsidR="00333716" w:rsidRPr="004A7C1C" w:rsidRDefault="00333716"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AA750F" w14:textId="77777777" w:rsidR="009675FC" w:rsidRDefault="009675FC" w:rsidP="00C15048">
      <w:r>
        <w:separator/>
      </w:r>
    </w:p>
    <w:p w14:paraId="5E598229" w14:textId="77777777" w:rsidR="009675FC" w:rsidRDefault="009675FC" w:rsidP="00C15048"/>
    <w:p w14:paraId="2AE34433" w14:textId="77777777" w:rsidR="009675FC" w:rsidRDefault="009675FC" w:rsidP="00C15048"/>
  </w:footnote>
  <w:footnote w:type="continuationSeparator" w:id="0">
    <w:p w14:paraId="2B782DC2" w14:textId="77777777" w:rsidR="009675FC" w:rsidRDefault="009675FC" w:rsidP="00C15048">
      <w:r>
        <w:continuationSeparator/>
      </w:r>
    </w:p>
    <w:p w14:paraId="3C802672" w14:textId="77777777" w:rsidR="009675FC" w:rsidRDefault="009675FC" w:rsidP="00C15048"/>
    <w:p w14:paraId="1B4FBB62" w14:textId="77777777" w:rsidR="009675FC" w:rsidRDefault="009675FC"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1DC5E" w14:textId="77777777" w:rsidR="00A15E99" w:rsidRDefault="00A15E99" w:rsidP="00C15048"/>
  <w:p w14:paraId="780FEC05" w14:textId="77777777" w:rsidR="00A15E99" w:rsidRDefault="00A15E99"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B16F63" w:rsidRPr="00333716" w14:paraId="5E2D5226" w14:textId="77777777" w:rsidTr="00E6091D">
      <w:trPr>
        <w:trHeight w:hRule="exact" w:val="539"/>
      </w:trPr>
      <w:tc>
        <w:tcPr>
          <w:tcW w:w="2459" w:type="dxa"/>
          <w:tcBorders>
            <w:top w:val="nil"/>
            <w:bottom w:val="nil"/>
          </w:tcBorders>
        </w:tcPr>
        <w:p w14:paraId="11519420" w14:textId="77777777" w:rsidR="00A15E99" w:rsidRPr="00333716" w:rsidRDefault="00A15E99" w:rsidP="00C15048">
          <w:pPr>
            <w:pStyle w:val="Sidfot"/>
          </w:pPr>
        </w:p>
      </w:tc>
      <w:tc>
        <w:tcPr>
          <w:tcW w:w="3970" w:type="dxa"/>
          <w:tcBorders>
            <w:top w:val="nil"/>
            <w:bottom w:val="nil"/>
          </w:tcBorders>
        </w:tcPr>
        <w:p w14:paraId="01AC3AF0" w14:textId="21E1CE8C" w:rsidR="00A15E99" w:rsidRPr="001F54EF" w:rsidRDefault="00704BDC" w:rsidP="002D2879">
          <w:pPr>
            <w:pStyle w:val="Sidfot"/>
          </w:pPr>
          <w:r>
            <w:t>Instruktion för genomförande av dataskyddskonsekvensbedömning</w:t>
          </w:r>
          <w:r w:rsidR="002D2879">
            <w:rPr>
              <w:noProof/>
            </w:rPr>
            <w:br/>
          </w:r>
          <w:r w:rsidR="002D2879">
            <w:br/>
          </w:r>
        </w:p>
      </w:tc>
      <w:tc>
        <w:tcPr>
          <w:tcW w:w="3118" w:type="dxa"/>
          <w:tcBorders>
            <w:top w:val="nil"/>
            <w:bottom w:val="nil"/>
          </w:tcBorders>
        </w:tcPr>
        <w:p w14:paraId="475DBC37" w14:textId="5D75A90F" w:rsidR="00A15E99" w:rsidRPr="00E6091D" w:rsidRDefault="00E6091D" w:rsidP="0007040F">
          <w:pPr>
            <w:pStyle w:val="Sidfot"/>
          </w:pPr>
          <w:proofErr w:type="spellStart"/>
          <w:r w:rsidRPr="00E6091D">
            <w:t>Författare</w:t>
          </w:r>
          <w:r>
            <w:t>:</w:t>
          </w:r>
          <w:r w:rsidR="00704BDC">
            <w:t>Manôlis</w:t>
          </w:r>
          <w:proofErr w:type="spellEnd"/>
          <w:r w:rsidR="00704BDC">
            <w:t xml:space="preserve"> Nymark, Fredrik Rosenberg</w:t>
          </w:r>
          <w:r w:rsidRPr="00E6091D">
            <w:br/>
          </w:r>
        </w:p>
      </w:tc>
      <w:tc>
        <w:tcPr>
          <w:tcW w:w="1134" w:type="dxa"/>
          <w:tcBorders>
            <w:top w:val="nil"/>
            <w:bottom w:val="nil"/>
          </w:tcBorders>
        </w:tcPr>
        <w:p w14:paraId="720A5835" w14:textId="77777777" w:rsidR="00A15E99" w:rsidRPr="001F54EF" w:rsidRDefault="00A15E99" w:rsidP="00C15048">
          <w:pPr>
            <w:pStyle w:val="Sidfot"/>
          </w:pPr>
          <w:r w:rsidRPr="001F54EF">
            <w:t>Senast ändrad</w:t>
          </w:r>
        </w:p>
        <w:p w14:paraId="11E6CC03" w14:textId="21070EB1" w:rsidR="00A15E99" w:rsidRPr="001F54EF" w:rsidRDefault="00704BDC" w:rsidP="00C15048">
          <w:pPr>
            <w:pStyle w:val="Sidfot"/>
          </w:pPr>
          <w:r>
            <w:t>2018-05-18</w:t>
          </w:r>
        </w:p>
      </w:tc>
    </w:tr>
    <w:tr w:rsidR="0070295C" w:rsidRPr="00144360" w14:paraId="49E7E6FB"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0BB56B74" w14:textId="77777777" w:rsidR="0070295C" w:rsidRDefault="0070295C" w:rsidP="0070295C">
          <w:pPr>
            <w:pStyle w:val="Sidhuvud"/>
          </w:pPr>
          <w:r>
            <w:rPr>
              <w:noProof/>
            </w:rPr>
            <w:drawing>
              <wp:inline distT="0" distB="0" distL="0" distR="0" wp14:anchorId="6596DF61" wp14:editId="68047C41">
                <wp:extent cx="1087200" cy="654162"/>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p>
      </w:tc>
    </w:tr>
  </w:tbl>
  <w:p w14:paraId="6094FA9B" w14:textId="77777777" w:rsidR="00A15E99" w:rsidRDefault="00A15E99"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81" w:type="dxa"/>
      <w:tblInd w:w="-792" w:type="dxa"/>
      <w:tblLayout w:type="fixed"/>
      <w:tblLook w:val="01E0" w:firstRow="1" w:lastRow="1" w:firstColumn="1" w:lastColumn="1" w:noHBand="0" w:noVBand="0"/>
    </w:tblPr>
    <w:tblGrid>
      <w:gridCol w:w="2460"/>
      <w:gridCol w:w="3969"/>
      <w:gridCol w:w="3118"/>
      <w:gridCol w:w="1134"/>
    </w:tblGrid>
    <w:tr w:rsidR="00A15E99" w:rsidRPr="00144360" w14:paraId="29F1B81F" w14:textId="77777777" w:rsidTr="0070295C">
      <w:trPr>
        <w:trHeight w:hRule="exact" w:val="539"/>
      </w:trPr>
      <w:tc>
        <w:tcPr>
          <w:tcW w:w="2460" w:type="dxa"/>
          <w:tcBorders>
            <w:top w:val="nil"/>
            <w:left w:val="nil"/>
            <w:bottom w:val="nil"/>
            <w:right w:val="nil"/>
          </w:tcBorders>
        </w:tcPr>
        <w:p w14:paraId="7A338C95" w14:textId="77777777" w:rsidR="00A15E99" w:rsidRPr="002D1CAF" w:rsidRDefault="00A15E99" w:rsidP="00C15048">
          <w:pPr>
            <w:pStyle w:val="Sidhuvud"/>
          </w:pPr>
        </w:p>
      </w:tc>
      <w:tc>
        <w:tcPr>
          <w:tcW w:w="3969" w:type="dxa"/>
          <w:tcBorders>
            <w:top w:val="nil"/>
            <w:left w:val="nil"/>
            <w:bottom w:val="nil"/>
            <w:right w:val="nil"/>
          </w:tcBorders>
        </w:tcPr>
        <w:p w14:paraId="26A5374D" w14:textId="77777777" w:rsidR="00A15E99" w:rsidRPr="00E123DA" w:rsidRDefault="00A15E99" w:rsidP="00C15048">
          <w:pPr>
            <w:pStyle w:val="Sidhuvud"/>
          </w:pPr>
        </w:p>
      </w:tc>
      <w:tc>
        <w:tcPr>
          <w:tcW w:w="3118" w:type="dxa"/>
          <w:tcBorders>
            <w:top w:val="nil"/>
            <w:left w:val="nil"/>
            <w:bottom w:val="nil"/>
            <w:right w:val="nil"/>
          </w:tcBorders>
        </w:tcPr>
        <w:p w14:paraId="2B475286" w14:textId="77777777" w:rsidR="00A15E99" w:rsidRPr="00E123DA" w:rsidRDefault="00A15E99" w:rsidP="00C15048">
          <w:pPr>
            <w:pStyle w:val="Sidhuvud"/>
          </w:pPr>
        </w:p>
      </w:tc>
      <w:tc>
        <w:tcPr>
          <w:tcW w:w="1134" w:type="dxa"/>
          <w:tcBorders>
            <w:top w:val="nil"/>
            <w:left w:val="nil"/>
            <w:bottom w:val="nil"/>
            <w:right w:val="nil"/>
          </w:tcBorders>
        </w:tcPr>
        <w:p w14:paraId="6A35B871" w14:textId="77777777" w:rsidR="00A15E99" w:rsidRPr="00E123DA" w:rsidRDefault="00A15E99" w:rsidP="00C15048">
          <w:pPr>
            <w:pStyle w:val="Sidhuvud"/>
          </w:pPr>
        </w:p>
      </w:tc>
    </w:tr>
    <w:tr w:rsidR="00A15E99" w:rsidRPr="00144360" w14:paraId="2FB46DFF" w14:textId="77777777" w:rsidTr="0070295C">
      <w:trPr>
        <w:gridAfter w:val="3"/>
        <w:wAfter w:w="8221" w:type="dxa"/>
        <w:trHeight w:hRule="exact" w:val="1446"/>
      </w:trPr>
      <w:tc>
        <w:tcPr>
          <w:tcW w:w="2460" w:type="dxa"/>
          <w:tcBorders>
            <w:top w:val="nil"/>
            <w:left w:val="nil"/>
            <w:bottom w:val="nil"/>
            <w:right w:val="nil"/>
          </w:tcBorders>
          <w:vAlign w:val="center"/>
        </w:tcPr>
        <w:p w14:paraId="39313469" w14:textId="77777777" w:rsidR="00A15E99" w:rsidRDefault="0070295C" w:rsidP="0070295C">
          <w:pPr>
            <w:pStyle w:val="Sidhuvud"/>
          </w:pPr>
          <w:r>
            <w:rPr>
              <w:noProof/>
            </w:rPr>
            <w:drawing>
              <wp:inline distT="0" distB="0" distL="0" distR="0" wp14:anchorId="0F1FB8A9" wp14:editId="4EFBE636">
                <wp:extent cx="1091565" cy="656789"/>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91565" cy="656789"/>
                        </a:xfrm>
                        <a:prstGeom prst="rect">
                          <a:avLst/>
                        </a:prstGeom>
                        <a:noFill/>
                      </pic:spPr>
                    </pic:pic>
                  </a:graphicData>
                </a:graphic>
              </wp:inline>
            </w:drawing>
          </w:r>
        </w:p>
      </w:tc>
    </w:tr>
  </w:tbl>
  <w:p w14:paraId="37EC9EE9" w14:textId="77777777" w:rsidR="00A15E99" w:rsidRDefault="00A15E99" w:rsidP="00C15048">
    <w:pPr>
      <w:pStyle w:val="Sidhuvud"/>
    </w:pPr>
  </w:p>
  <w:p w14:paraId="0B99313B" w14:textId="77777777" w:rsidR="00A15E99" w:rsidRPr="00144360" w:rsidRDefault="00A15E99"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1" type="#_x0000_t75" style="width:4.5pt;height:13.5pt" o:bullet="t">
        <v:imagedata r:id="rId1" o:title="Pil-v2-Word"/>
      </v:shape>
    </w:pict>
  </w:numPicBullet>
  <w:numPicBullet w:numPicBulletId="1">
    <w:pict>
      <v:shape id="_x0000_i1142" type="#_x0000_t75" style="width:4.5pt;height:12pt" o:bullet="t">
        <v:imagedata r:id="rId2" o:title="Pil-v2-Word"/>
      </v:shape>
    </w:pict>
  </w:numPicBullet>
  <w:numPicBullet w:numPicBulletId="2">
    <w:pict>
      <v:shape id="_x0000_i1143" type="#_x0000_t75" style="width:4.5pt;height:9.75pt" o:bullet="t">
        <v:imagedata r:id="rId3" o:title="Pil-v2-Word"/>
      </v:shape>
    </w:pict>
  </w:numPicBullet>
  <w:abstractNum w:abstractNumId="0"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CCC7FA2"/>
    <w:multiLevelType w:val="hybridMultilevel"/>
    <w:tmpl w:val="77B2827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4"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5" w15:restartNumberingAfterBreak="0">
    <w:nsid w:val="269C6865"/>
    <w:multiLevelType w:val="multilevel"/>
    <w:tmpl w:val="50846754"/>
    <w:numStyleLink w:val="111111"/>
  </w:abstractNum>
  <w:abstractNum w:abstractNumId="6" w15:restartNumberingAfterBreak="0">
    <w:nsid w:val="26BC3EBD"/>
    <w:multiLevelType w:val="hybridMultilevel"/>
    <w:tmpl w:val="23DC00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E4264D0"/>
    <w:multiLevelType w:val="hybridMultilevel"/>
    <w:tmpl w:val="B1F696A4"/>
    <w:lvl w:ilvl="0" w:tplc="041D0001">
      <w:start w:val="1"/>
      <w:numFmt w:val="bullet"/>
      <w:lvlText w:val=""/>
      <w:lvlJc w:val="left"/>
      <w:pPr>
        <w:tabs>
          <w:tab w:val="num" w:pos="720"/>
        </w:tabs>
        <w:ind w:left="720" w:hanging="360"/>
      </w:pPr>
      <w:rPr>
        <w:rFonts w:ascii="Symbol" w:hAnsi="Symbol" w:hint="default"/>
      </w:rPr>
    </w:lvl>
    <w:lvl w:ilvl="1" w:tplc="8FAE7F8E" w:tentative="1">
      <w:start w:val="1"/>
      <w:numFmt w:val="decimal"/>
      <w:lvlText w:val="%2."/>
      <w:lvlJc w:val="left"/>
      <w:pPr>
        <w:tabs>
          <w:tab w:val="num" w:pos="1440"/>
        </w:tabs>
        <w:ind w:left="1440" w:hanging="360"/>
      </w:pPr>
    </w:lvl>
    <w:lvl w:ilvl="2" w:tplc="04C41094" w:tentative="1">
      <w:start w:val="1"/>
      <w:numFmt w:val="decimal"/>
      <w:lvlText w:val="%3."/>
      <w:lvlJc w:val="left"/>
      <w:pPr>
        <w:tabs>
          <w:tab w:val="num" w:pos="2160"/>
        </w:tabs>
        <w:ind w:left="2160" w:hanging="360"/>
      </w:pPr>
    </w:lvl>
    <w:lvl w:ilvl="3" w:tplc="7CAEB13A" w:tentative="1">
      <w:start w:val="1"/>
      <w:numFmt w:val="decimal"/>
      <w:lvlText w:val="%4."/>
      <w:lvlJc w:val="left"/>
      <w:pPr>
        <w:tabs>
          <w:tab w:val="num" w:pos="2880"/>
        </w:tabs>
        <w:ind w:left="2880" w:hanging="360"/>
      </w:pPr>
    </w:lvl>
    <w:lvl w:ilvl="4" w:tplc="AF922826" w:tentative="1">
      <w:start w:val="1"/>
      <w:numFmt w:val="decimal"/>
      <w:lvlText w:val="%5."/>
      <w:lvlJc w:val="left"/>
      <w:pPr>
        <w:tabs>
          <w:tab w:val="num" w:pos="3600"/>
        </w:tabs>
        <w:ind w:left="3600" w:hanging="360"/>
      </w:pPr>
    </w:lvl>
    <w:lvl w:ilvl="5" w:tplc="87789CEA" w:tentative="1">
      <w:start w:val="1"/>
      <w:numFmt w:val="decimal"/>
      <w:lvlText w:val="%6."/>
      <w:lvlJc w:val="left"/>
      <w:pPr>
        <w:tabs>
          <w:tab w:val="num" w:pos="4320"/>
        </w:tabs>
        <w:ind w:left="4320" w:hanging="360"/>
      </w:pPr>
    </w:lvl>
    <w:lvl w:ilvl="6" w:tplc="50D0A344" w:tentative="1">
      <w:start w:val="1"/>
      <w:numFmt w:val="decimal"/>
      <w:lvlText w:val="%7."/>
      <w:lvlJc w:val="left"/>
      <w:pPr>
        <w:tabs>
          <w:tab w:val="num" w:pos="5040"/>
        </w:tabs>
        <w:ind w:left="5040" w:hanging="360"/>
      </w:pPr>
    </w:lvl>
    <w:lvl w:ilvl="7" w:tplc="ED22EC78" w:tentative="1">
      <w:start w:val="1"/>
      <w:numFmt w:val="decimal"/>
      <w:lvlText w:val="%8."/>
      <w:lvlJc w:val="left"/>
      <w:pPr>
        <w:tabs>
          <w:tab w:val="num" w:pos="5760"/>
        </w:tabs>
        <w:ind w:left="5760" w:hanging="360"/>
      </w:pPr>
    </w:lvl>
    <w:lvl w:ilvl="8" w:tplc="731C6DD8" w:tentative="1">
      <w:start w:val="1"/>
      <w:numFmt w:val="decimal"/>
      <w:lvlText w:val="%9."/>
      <w:lvlJc w:val="left"/>
      <w:pPr>
        <w:tabs>
          <w:tab w:val="num" w:pos="6480"/>
        </w:tabs>
        <w:ind w:left="6480" w:hanging="360"/>
      </w:pPr>
    </w:lvl>
  </w:abstractNum>
  <w:abstractNum w:abstractNumId="10"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2" w15:restartNumberingAfterBreak="0">
    <w:nsid w:val="3B2E2559"/>
    <w:multiLevelType w:val="multilevel"/>
    <w:tmpl w:val="637865D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7E44913"/>
    <w:multiLevelType w:val="hybridMultilevel"/>
    <w:tmpl w:val="20803F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49EB060B"/>
    <w:multiLevelType w:val="hybridMultilevel"/>
    <w:tmpl w:val="FC585FA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7"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4DAA45E6"/>
    <w:multiLevelType w:val="multilevel"/>
    <w:tmpl w:val="50846754"/>
    <w:numStyleLink w:val="111111"/>
  </w:abstractNum>
  <w:abstractNum w:abstractNumId="19" w15:restartNumberingAfterBreak="0">
    <w:nsid w:val="4DCC3EB0"/>
    <w:multiLevelType w:val="multilevel"/>
    <w:tmpl w:val="50846754"/>
    <w:numStyleLink w:val="111111"/>
  </w:abstractNum>
  <w:abstractNum w:abstractNumId="20"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1" w15:restartNumberingAfterBreak="0">
    <w:nsid w:val="60491874"/>
    <w:multiLevelType w:val="multilevel"/>
    <w:tmpl w:val="50846754"/>
    <w:numStyleLink w:val="111111"/>
  </w:abstractNum>
  <w:abstractNum w:abstractNumId="22"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3"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6" w15:restartNumberingAfterBreak="0">
    <w:nsid w:val="78441E38"/>
    <w:multiLevelType w:val="multilevel"/>
    <w:tmpl w:val="50846754"/>
    <w:numStyleLink w:val="111111"/>
  </w:abstractNum>
  <w:abstractNum w:abstractNumId="27" w15:restartNumberingAfterBreak="0">
    <w:nsid w:val="79D12B5B"/>
    <w:multiLevelType w:val="hybridMultilevel"/>
    <w:tmpl w:val="DB3E9992"/>
    <w:lvl w:ilvl="0" w:tplc="041D0017">
      <w:start w:val="1"/>
      <w:numFmt w:val="lowerLetter"/>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28"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9"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0"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5"/>
  </w:num>
  <w:num w:numId="2">
    <w:abstractNumId w:val="17"/>
  </w:num>
  <w:num w:numId="3">
    <w:abstractNumId w:val="10"/>
  </w:num>
  <w:num w:numId="4">
    <w:abstractNumId w:val="23"/>
  </w:num>
  <w:num w:numId="5">
    <w:abstractNumId w:val="30"/>
  </w:num>
  <w:num w:numId="6">
    <w:abstractNumId w:val="14"/>
  </w:num>
  <w:num w:numId="7">
    <w:abstractNumId w:val="4"/>
  </w:num>
  <w:num w:numId="8">
    <w:abstractNumId w:val="2"/>
  </w:num>
  <w:num w:numId="9">
    <w:abstractNumId w:val="2"/>
  </w:num>
  <w:num w:numId="10">
    <w:abstractNumId w:val="2"/>
  </w:num>
  <w:num w:numId="11">
    <w:abstractNumId w:val="2"/>
  </w:num>
  <w:num w:numId="12">
    <w:abstractNumId w:val="11"/>
  </w:num>
  <w:num w:numId="13">
    <w:abstractNumId w:val="28"/>
  </w:num>
  <w:num w:numId="14">
    <w:abstractNumId w:val="22"/>
  </w:num>
  <w:num w:numId="15">
    <w:abstractNumId w:val="20"/>
  </w:num>
  <w:num w:numId="16">
    <w:abstractNumId w:val="1"/>
  </w:num>
  <w:num w:numId="17">
    <w:abstractNumId w:val="29"/>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24"/>
  </w:num>
  <w:num w:numId="21">
    <w:abstractNumId w:val="7"/>
  </w:num>
  <w:num w:numId="22">
    <w:abstractNumId w:val="8"/>
  </w:num>
  <w:num w:numId="23">
    <w:abstractNumId w:val="0"/>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21"/>
  </w:num>
  <w:num w:numId="27">
    <w:abstractNumId w:val="19"/>
  </w:num>
  <w:num w:numId="28">
    <w:abstractNumId w:val="26"/>
  </w:num>
  <w:num w:numId="29">
    <w:abstractNumId w:val="18"/>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num>
  <w:num w:numId="34">
    <w:abstractNumId w:val="3"/>
  </w:num>
  <w:num w:numId="35">
    <w:abstractNumId w:val="27"/>
  </w:num>
  <w:num w:numId="36">
    <w:abstractNumId w:val="6"/>
  </w:num>
  <w:num w:numId="37">
    <w:abstractNumId w:val="15"/>
  </w:num>
  <w:num w:numId="38">
    <w:abstractNumId w:val="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orbjörn Dahlin">
    <w15:presenceInfo w15:providerId="AD" w15:userId="S::torbjorn.dahlin@medmod.se::8346ad91-68f2-42b4-86b9-23693aa2ff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61A"/>
    <w:rsid w:val="00004227"/>
    <w:rsid w:val="000174D8"/>
    <w:rsid w:val="00020563"/>
    <w:rsid w:val="000437A5"/>
    <w:rsid w:val="00047191"/>
    <w:rsid w:val="00063141"/>
    <w:rsid w:val="00066A88"/>
    <w:rsid w:val="0007040F"/>
    <w:rsid w:val="00074AED"/>
    <w:rsid w:val="000753E2"/>
    <w:rsid w:val="000778A6"/>
    <w:rsid w:val="00084D4C"/>
    <w:rsid w:val="0009001C"/>
    <w:rsid w:val="0009234A"/>
    <w:rsid w:val="000927B9"/>
    <w:rsid w:val="00096A1A"/>
    <w:rsid w:val="000A3628"/>
    <w:rsid w:val="000A7F19"/>
    <w:rsid w:val="000C0B90"/>
    <w:rsid w:val="000C415D"/>
    <w:rsid w:val="000D68C0"/>
    <w:rsid w:val="000E4174"/>
    <w:rsid w:val="000E630C"/>
    <w:rsid w:val="000F0090"/>
    <w:rsid w:val="000F0CAE"/>
    <w:rsid w:val="000F7331"/>
    <w:rsid w:val="000F7E0A"/>
    <w:rsid w:val="00104E54"/>
    <w:rsid w:val="00115718"/>
    <w:rsid w:val="0012206F"/>
    <w:rsid w:val="00135988"/>
    <w:rsid w:val="0014131F"/>
    <w:rsid w:val="001429EE"/>
    <w:rsid w:val="00144360"/>
    <w:rsid w:val="00144BD5"/>
    <w:rsid w:val="0014548C"/>
    <w:rsid w:val="00152B7B"/>
    <w:rsid w:val="00157ADA"/>
    <w:rsid w:val="001613FB"/>
    <w:rsid w:val="00162DF2"/>
    <w:rsid w:val="00174DA4"/>
    <w:rsid w:val="0017735B"/>
    <w:rsid w:val="001B2728"/>
    <w:rsid w:val="001C21EE"/>
    <w:rsid w:val="001D23FD"/>
    <w:rsid w:val="001D5C9D"/>
    <w:rsid w:val="001E1DAA"/>
    <w:rsid w:val="001E7969"/>
    <w:rsid w:val="001F41A1"/>
    <w:rsid w:val="001F54EF"/>
    <w:rsid w:val="001F5CE8"/>
    <w:rsid w:val="001F7A09"/>
    <w:rsid w:val="00200CB4"/>
    <w:rsid w:val="00223BC4"/>
    <w:rsid w:val="00233192"/>
    <w:rsid w:val="002375A5"/>
    <w:rsid w:val="00250D72"/>
    <w:rsid w:val="002516C6"/>
    <w:rsid w:val="002604AB"/>
    <w:rsid w:val="00264D83"/>
    <w:rsid w:val="002876DE"/>
    <w:rsid w:val="00290373"/>
    <w:rsid w:val="0029121D"/>
    <w:rsid w:val="002A38D5"/>
    <w:rsid w:val="002A6CAB"/>
    <w:rsid w:val="002B779D"/>
    <w:rsid w:val="002C69AB"/>
    <w:rsid w:val="002D1CAF"/>
    <w:rsid w:val="002D2879"/>
    <w:rsid w:val="002D43B3"/>
    <w:rsid w:val="002E35E1"/>
    <w:rsid w:val="002F3745"/>
    <w:rsid w:val="003017C6"/>
    <w:rsid w:val="00302E96"/>
    <w:rsid w:val="00307C5E"/>
    <w:rsid w:val="00310672"/>
    <w:rsid w:val="003121C3"/>
    <w:rsid w:val="00333716"/>
    <w:rsid w:val="00337587"/>
    <w:rsid w:val="00340ADE"/>
    <w:rsid w:val="003432B2"/>
    <w:rsid w:val="00343777"/>
    <w:rsid w:val="003441CA"/>
    <w:rsid w:val="00357B9A"/>
    <w:rsid w:val="00360D43"/>
    <w:rsid w:val="003657D7"/>
    <w:rsid w:val="00371187"/>
    <w:rsid w:val="003815C5"/>
    <w:rsid w:val="00385CD7"/>
    <w:rsid w:val="00390E50"/>
    <w:rsid w:val="003C0177"/>
    <w:rsid w:val="003C34CB"/>
    <w:rsid w:val="003C3F05"/>
    <w:rsid w:val="003E0904"/>
    <w:rsid w:val="003E11A9"/>
    <w:rsid w:val="003E573A"/>
    <w:rsid w:val="003F245C"/>
    <w:rsid w:val="004023CA"/>
    <w:rsid w:val="004167A1"/>
    <w:rsid w:val="00424F93"/>
    <w:rsid w:val="004276D7"/>
    <w:rsid w:val="004327B7"/>
    <w:rsid w:val="00434B16"/>
    <w:rsid w:val="0044037C"/>
    <w:rsid w:val="00452A87"/>
    <w:rsid w:val="00464328"/>
    <w:rsid w:val="00465985"/>
    <w:rsid w:val="00471141"/>
    <w:rsid w:val="00472F4F"/>
    <w:rsid w:val="00477063"/>
    <w:rsid w:val="00480044"/>
    <w:rsid w:val="004873E3"/>
    <w:rsid w:val="00495E86"/>
    <w:rsid w:val="00497125"/>
    <w:rsid w:val="00497F53"/>
    <w:rsid w:val="004A2C65"/>
    <w:rsid w:val="004A7C1C"/>
    <w:rsid w:val="004B098E"/>
    <w:rsid w:val="004B34AD"/>
    <w:rsid w:val="004B4ADA"/>
    <w:rsid w:val="004B7C7D"/>
    <w:rsid w:val="004C4193"/>
    <w:rsid w:val="004C4DAE"/>
    <w:rsid w:val="004D2F92"/>
    <w:rsid w:val="00504E9E"/>
    <w:rsid w:val="0050730B"/>
    <w:rsid w:val="005073A3"/>
    <w:rsid w:val="00524F0D"/>
    <w:rsid w:val="005314F5"/>
    <w:rsid w:val="005320FC"/>
    <w:rsid w:val="00535525"/>
    <w:rsid w:val="0054331B"/>
    <w:rsid w:val="00557235"/>
    <w:rsid w:val="0056221E"/>
    <w:rsid w:val="005636F2"/>
    <w:rsid w:val="00567047"/>
    <w:rsid w:val="00570215"/>
    <w:rsid w:val="005709C1"/>
    <w:rsid w:val="005778E4"/>
    <w:rsid w:val="00583498"/>
    <w:rsid w:val="0059082A"/>
    <w:rsid w:val="005921EC"/>
    <w:rsid w:val="005A032B"/>
    <w:rsid w:val="005B0B2D"/>
    <w:rsid w:val="005B4045"/>
    <w:rsid w:val="005B7A15"/>
    <w:rsid w:val="005D064B"/>
    <w:rsid w:val="005E47E7"/>
    <w:rsid w:val="005F4DD4"/>
    <w:rsid w:val="005F7B47"/>
    <w:rsid w:val="00604800"/>
    <w:rsid w:val="00604EA1"/>
    <w:rsid w:val="00611088"/>
    <w:rsid w:val="006210F1"/>
    <w:rsid w:val="00630E61"/>
    <w:rsid w:val="006338C1"/>
    <w:rsid w:val="00640358"/>
    <w:rsid w:val="006406AC"/>
    <w:rsid w:val="0065413A"/>
    <w:rsid w:val="006660F6"/>
    <w:rsid w:val="006A1F81"/>
    <w:rsid w:val="006A389B"/>
    <w:rsid w:val="006A78FC"/>
    <w:rsid w:val="006B6DB2"/>
    <w:rsid w:val="006C4354"/>
    <w:rsid w:val="006D5644"/>
    <w:rsid w:val="006E0E27"/>
    <w:rsid w:val="006E21B0"/>
    <w:rsid w:val="006E69BB"/>
    <w:rsid w:val="006F63CB"/>
    <w:rsid w:val="0070295C"/>
    <w:rsid w:val="00704BDC"/>
    <w:rsid w:val="007117E5"/>
    <w:rsid w:val="00725A7F"/>
    <w:rsid w:val="00745A22"/>
    <w:rsid w:val="0074710D"/>
    <w:rsid w:val="007560CB"/>
    <w:rsid w:val="007609EF"/>
    <w:rsid w:val="0076353E"/>
    <w:rsid w:val="00764B55"/>
    <w:rsid w:val="00765DDC"/>
    <w:rsid w:val="00774BC9"/>
    <w:rsid w:val="007807ED"/>
    <w:rsid w:val="0079550A"/>
    <w:rsid w:val="007C4962"/>
    <w:rsid w:val="007C7DC9"/>
    <w:rsid w:val="007F1186"/>
    <w:rsid w:val="00811A36"/>
    <w:rsid w:val="00811B81"/>
    <w:rsid w:val="00812605"/>
    <w:rsid w:val="00813DD9"/>
    <w:rsid w:val="00815A4A"/>
    <w:rsid w:val="00826AFF"/>
    <w:rsid w:val="00832031"/>
    <w:rsid w:val="00856973"/>
    <w:rsid w:val="008679ED"/>
    <w:rsid w:val="0087662F"/>
    <w:rsid w:val="0088630E"/>
    <w:rsid w:val="008874BA"/>
    <w:rsid w:val="00890AB6"/>
    <w:rsid w:val="008A40AB"/>
    <w:rsid w:val="008C6F28"/>
    <w:rsid w:val="008D0900"/>
    <w:rsid w:val="008D1435"/>
    <w:rsid w:val="008D2C37"/>
    <w:rsid w:val="008E5170"/>
    <w:rsid w:val="008F4354"/>
    <w:rsid w:val="008F5601"/>
    <w:rsid w:val="009013ED"/>
    <w:rsid w:val="00903A8C"/>
    <w:rsid w:val="0092598E"/>
    <w:rsid w:val="00930DEB"/>
    <w:rsid w:val="00937364"/>
    <w:rsid w:val="00942224"/>
    <w:rsid w:val="009506F6"/>
    <w:rsid w:val="009559FE"/>
    <w:rsid w:val="00961C67"/>
    <w:rsid w:val="009654D1"/>
    <w:rsid w:val="009675FC"/>
    <w:rsid w:val="00967AC6"/>
    <w:rsid w:val="00984B98"/>
    <w:rsid w:val="009908AB"/>
    <w:rsid w:val="009A0859"/>
    <w:rsid w:val="009A0C7F"/>
    <w:rsid w:val="009A2506"/>
    <w:rsid w:val="009B2B75"/>
    <w:rsid w:val="009C0B13"/>
    <w:rsid w:val="009C7FFA"/>
    <w:rsid w:val="009D2B37"/>
    <w:rsid w:val="009E765F"/>
    <w:rsid w:val="009F384C"/>
    <w:rsid w:val="00A10931"/>
    <w:rsid w:val="00A15E99"/>
    <w:rsid w:val="00A37EE9"/>
    <w:rsid w:val="00A410AD"/>
    <w:rsid w:val="00A4265D"/>
    <w:rsid w:val="00A47B77"/>
    <w:rsid w:val="00A5360F"/>
    <w:rsid w:val="00A54133"/>
    <w:rsid w:val="00A5683B"/>
    <w:rsid w:val="00A641FE"/>
    <w:rsid w:val="00A675BB"/>
    <w:rsid w:val="00A7154D"/>
    <w:rsid w:val="00A76D3E"/>
    <w:rsid w:val="00A878A4"/>
    <w:rsid w:val="00A90E90"/>
    <w:rsid w:val="00A92184"/>
    <w:rsid w:val="00A97A01"/>
    <w:rsid w:val="00AD35DB"/>
    <w:rsid w:val="00AE42C5"/>
    <w:rsid w:val="00AF7708"/>
    <w:rsid w:val="00B0708C"/>
    <w:rsid w:val="00B16F63"/>
    <w:rsid w:val="00B201E6"/>
    <w:rsid w:val="00B23AAE"/>
    <w:rsid w:val="00B26C77"/>
    <w:rsid w:val="00B47003"/>
    <w:rsid w:val="00B60546"/>
    <w:rsid w:val="00B6207B"/>
    <w:rsid w:val="00B622AD"/>
    <w:rsid w:val="00B63972"/>
    <w:rsid w:val="00B66F6F"/>
    <w:rsid w:val="00B71CD5"/>
    <w:rsid w:val="00B81400"/>
    <w:rsid w:val="00B957BE"/>
    <w:rsid w:val="00B9611C"/>
    <w:rsid w:val="00B967C3"/>
    <w:rsid w:val="00BA0E4E"/>
    <w:rsid w:val="00BB75ED"/>
    <w:rsid w:val="00BC1D83"/>
    <w:rsid w:val="00BD3729"/>
    <w:rsid w:val="00BD7C4A"/>
    <w:rsid w:val="00BE1DFD"/>
    <w:rsid w:val="00BE6519"/>
    <w:rsid w:val="00BE7E72"/>
    <w:rsid w:val="00BF05F7"/>
    <w:rsid w:val="00BF3126"/>
    <w:rsid w:val="00C008C5"/>
    <w:rsid w:val="00C07E72"/>
    <w:rsid w:val="00C15048"/>
    <w:rsid w:val="00C27FA3"/>
    <w:rsid w:val="00C346A8"/>
    <w:rsid w:val="00C3718E"/>
    <w:rsid w:val="00C41199"/>
    <w:rsid w:val="00C804BC"/>
    <w:rsid w:val="00C86683"/>
    <w:rsid w:val="00C94A5C"/>
    <w:rsid w:val="00C9563F"/>
    <w:rsid w:val="00CA2E69"/>
    <w:rsid w:val="00CC5010"/>
    <w:rsid w:val="00CD0298"/>
    <w:rsid w:val="00CD0F93"/>
    <w:rsid w:val="00CD1534"/>
    <w:rsid w:val="00CE12F7"/>
    <w:rsid w:val="00CE2C77"/>
    <w:rsid w:val="00CF19C2"/>
    <w:rsid w:val="00D0061A"/>
    <w:rsid w:val="00D0207B"/>
    <w:rsid w:val="00D0471B"/>
    <w:rsid w:val="00D049F3"/>
    <w:rsid w:val="00D04D21"/>
    <w:rsid w:val="00D103B1"/>
    <w:rsid w:val="00D20F1F"/>
    <w:rsid w:val="00D312C2"/>
    <w:rsid w:val="00D366CD"/>
    <w:rsid w:val="00D40199"/>
    <w:rsid w:val="00D46E78"/>
    <w:rsid w:val="00D51370"/>
    <w:rsid w:val="00D56684"/>
    <w:rsid w:val="00D618C7"/>
    <w:rsid w:val="00D63E12"/>
    <w:rsid w:val="00D658D8"/>
    <w:rsid w:val="00D74D0C"/>
    <w:rsid w:val="00D83D2E"/>
    <w:rsid w:val="00D86616"/>
    <w:rsid w:val="00D86AB6"/>
    <w:rsid w:val="00D87FDF"/>
    <w:rsid w:val="00D90AC5"/>
    <w:rsid w:val="00D91563"/>
    <w:rsid w:val="00D97E7B"/>
    <w:rsid w:val="00DA7395"/>
    <w:rsid w:val="00DC01B1"/>
    <w:rsid w:val="00DC1959"/>
    <w:rsid w:val="00DC710E"/>
    <w:rsid w:val="00DD6F80"/>
    <w:rsid w:val="00DE0233"/>
    <w:rsid w:val="00DE1828"/>
    <w:rsid w:val="00DE2580"/>
    <w:rsid w:val="00DF18EF"/>
    <w:rsid w:val="00DF4C32"/>
    <w:rsid w:val="00E02FD5"/>
    <w:rsid w:val="00E1002D"/>
    <w:rsid w:val="00E123DA"/>
    <w:rsid w:val="00E15DB0"/>
    <w:rsid w:val="00E255E5"/>
    <w:rsid w:val="00E26245"/>
    <w:rsid w:val="00E27C54"/>
    <w:rsid w:val="00E31BAF"/>
    <w:rsid w:val="00E3257D"/>
    <w:rsid w:val="00E325F4"/>
    <w:rsid w:val="00E350B7"/>
    <w:rsid w:val="00E35B04"/>
    <w:rsid w:val="00E36B43"/>
    <w:rsid w:val="00E435D9"/>
    <w:rsid w:val="00E43FAE"/>
    <w:rsid w:val="00E5401A"/>
    <w:rsid w:val="00E557D1"/>
    <w:rsid w:val="00E6091D"/>
    <w:rsid w:val="00E609E9"/>
    <w:rsid w:val="00E61829"/>
    <w:rsid w:val="00E7335D"/>
    <w:rsid w:val="00E759A1"/>
    <w:rsid w:val="00E75F85"/>
    <w:rsid w:val="00E84987"/>
    <w:rsid w:val="00E876D5"/>
    <w:rsid w:val="00E944AA"/>
    <w:rsid w:val="00EA153C"/>
    <w:rsid w:val="00EA375D"/>
    <w:rsid w:val="00EB44BC"/>
    <w:rsid w:val="00EB690E"/>
    <w:rsid w:val="00EB6EB4"/>
    <w:rsid w:val="00EB72D9"/>
    <w:rsid w:val="00EC5077"/>
    <w:rsid w:val="00EC5E7A"/>
    <w:rsid w:val="00EC615D"/>
    <w:rsid w:val="00ED1F7E"/>
    <w:rsid w:val="00ED4D89"/>
    <w:rsid w:val="00EE2113"/>
    <w:rsid w:val="00EF313D"/>
    <w:rsid w:val="00EF708D"/>
    <w:rsid w:val="00F03246"/>
    <w:rsid w:val="00F044D5"/>
    <w:rsid w:val="00F10E7B"/>
    <w:rsid w:val="00F116B0"/>
    <w:rsid w:val="00F1522A"/>
    <w:rsid w:val="00F209E0"/>
    <w:rsid w:val="00F30EF7"/>
    <w:rsid w:val="00F47DCD"/>
    <w:rsid w:val="00F50257"/>
    <w:rsid w:val="00F50E63"/>
    <w:rsid w:val="00F5751F"/>
    <w:rsid w:val="00F606E4"/>
    <w:rsid w:val="00F64FED"/>
    <w:rsid w:val="00F729B4"/>
    <w:rsid w:val="00F75926"/>
    <w:rsid w:val="00FA363D"/>
    <w:rsid w:val="00FA5C95"/>
    <w:rsid w:val="00FA66C6"/>
    <w:rsid w:val="00FC1ABF"/>
    <w:rsid w:val="00FC2B29"/>
    <w:rsid w:val="00FF6C7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0a9a7"/>
    </o:shapedefaults>
    <o:shapelayout v:ext="edit">
      <o:idmap v:ext="edit" data="1"/>
    </o:shapelayout>
  </w:shapeDefaults>
  <w:decimalSymbol w:val=","/>
  <w:listSeparator w:val=";"/>
  <w14:docId w14:val="2776B640"/>
  <w15:chartTrackingRefBased/>
  <w15:docId w15:val="{F8371620-C804-4194-ACCD-5C834658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0061A"/>
    <w:rPr>
      <w:rFonts w:ascii="Garamond" w:hAnsi="Garamond"/>
      <w:color w:val="000000"/>
      <w:sz w:val="22"/>
      <w:szCs w:val="22"/>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link w:val="Rubrik2Char"/>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link w:val="SidfotChar"/>
    <w:uiPriority w:val="99"/>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uiPriority w:val="39"/>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character" w:styleId="Platshllartext">
    <w:name w:val="Placeholder Text"/>
    <w:basedOn w:val="Standardstycketeckensnitt"/>
    <w:uiPriority w:val="99"/>
    <w:semiHidden/>
    <w:rsid w:val="00E6091D"/>
    <w:rPr>
      <w:color w:val="808080"/>
    </w:rPr>
  </w:style>
  <w:style w:type="character" w:customStyle="1" w:styleId="SidfotChar">
    <w:name w:val="Sidfot Char"/>
    <w:basedOn w:val="Standardstycketeckensnitt"/>
    <w:link w:val="Sidfot"/>
    <w:uiPriority w:val="99"/>
    <w:rsid w:val="00BA0E4E"/>
    <w:rPr>
      <w:rFonts w:ascii="Arial" w:hAnsi="Arial"/>
      <w:color w:val="00A9A7"/>
      <w:sz w:val="14"/>
      <w:szCs w:val="24"/>
      <w:lang w:eastAsia="en-GB"/>
    </w:rPr>
  </w:style>
  <w:style w:type="character" w:customStyle="1" w:styleId="Rubrik2Char">
    <w:name w:val="Rubrik 2 Char"/>
    <w:basedOn w:val="Standardstycketeckensnitt"/>
    <w:link w:val="Rubrik2"/>
    <w:rsid w:val="00D0061A"/>
    <w:rPr>
      <w:rFonts w:ascii="Arial" w:hAnsi="Arial" w:cs="Arial"/>
      <w:bCs/>
      <w:iCs/>
      <w:sz w:val="28"/>
      <w:szCs w:val="28"/>
      <w:lang w:eastAsia="en-GB"/>
    </w:rPr>
  </w:style>
  <w:style w:type="paragraph" w:customStyle="1" w:styleId="Default">
    <w:name w:val="Default"/>
    <w:rsid w:val="00D0061A"/>
    <w:pPr>
      <w:autoSpaceDE w:val="0"/>
      <w:autoSpaceDN w:val="0"/>
      <w:adjustRightInd w:val="0"/>
    </w:pPr>
    <w:rPr>
      <w:color w:val="000000"/>
      <w:sz w:val="24"/>
      <w:szCs w:val="24"/>
    </w:rPr>
  </w:style>
  <w:style w:type="paragraph" w:styleId="Liststycke">
    <w:name w:val="List Paragraph"/>
    <w:basedOn w:val="Normal"/>
    <w:uiPriority w:val="34"/>
    <w:qFormat/>
    <w:rsid w:val="001429EE"/>
    <w:pPr>
      <w:ind w:left="720"/>
      <w:contextualSpacing/>
    </w:pPr>
  </w:style>
  <w:style w:type="character" w:styleId="Kommentarsreferens">
    <w:name w:val="annotation reference"/>
    <w:basedOn w:val="Standardstycketeckensnitt"/>
    <w:semiHidden/>
    <w:unhideWhenUsed/>
    <w:rsid w:val="00200CB4"/>
    <w:rPr>
      <w:sz w:val="16"/>
      <w:szCs w:val="16"/>
    </w:rPr>
  </w:style>
  <w:style w:type="paragraph" w:styleId="Kommentarer">
    <w:name w:val="annotation text"/>
    <w:basedOn w:val="Normal"/>
    <w:link w:val="KommentarerChar"/>
    <w:semiHidden/>
    <w:unhideWhenUsed/>
    <w:rsid w:val="00200CB4"/>
    <w:rPr>
      <w:sz w:val="20"/>
      <w:szCs w:val="20"/>
    </w:rPr>
  </w:style>
  <w:style w:type="character" w:customStyle="1" w:styleId="KommentarerChar">
    <w:name w:val="Kommentarer Char"/>
    <w:basedOn w:val="Standardstycketeckensnitt"/>
    <w:link w:val="Kommentarer"/>
    <w:semiHidden/>
    <w:rsid w:val="00200CB4"/>
    <w:rPr>
      <w:rFonts w:ascii="Garamond" w:hAnsi="Garamond"/>
      <w:color w:val="000000"/>
    </w:rPr>
  </w:style>
  <w:style w:type="paragraph" w:styleId="Kommentarsmne">
    <w:name w:val="annotation subject"/>
    <w:basedOn w:val="Kommentarer"/>
    <w:next w:val="Kommentarer"/>
    <w:link w:val="KommentarsmneChar"/>
    <w:semiHidden/>
    <w:unhideWhenUsed/>
    <w:rsid w:val="00200CB4"/>
    <w:rPr>
      <w:b/>
      <w:bCs/>
    </w:rPr>
  </w:style>
  <w:style w:type="character" w:customStyle="1" w:styleId="KommentarsmneChar">
    <w:name w:val="Kommentarsämne Char"/>
    <w:basedOn w:val="KommentarerChar"/>
    <w:link w:val="Kommentarsmne"/>
    <w:semiHidden/>
    <w:rsid w:val="00200CB4"/>
    <w:rPr>
      <w:rFonts w:ascii="Garamond" w:hAnsi="Garamond"/>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136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72781724BF66A48B274D7D2B0E79A90" ma:contentTypeVersion="8" ma:contentTypeDescription="Skapa ett nytt dokument." ma:contentTypeScope="" ma:versionID="6799118f517cd6b2846fabac230985fa">
  <xsd:schema xmlns:xsd="http://www.w3.org/2001/XMLSchema" xmlns:xs="http://www.w3.org/2001/XMLSchema" xmlns:p="http://schemas.microsoft.com/office/2006/metadata/properties" xmlns:ns2="2c65c057-9964-4b96-b1d8-bdfa75845fcb" xmlns:ns3="54dc867a-544d-4133-83e9-fd6d15b17264" targetNamespace="http://schemas.microsoft.com/office/2006/metadata/properties" ma:root="true" ma:fieldsID="1e14c857eb46e5a9dc6c69e4782c9b8d" ns2:_="" ns3:_="">
    <xsd:import namespace="2c65c057-9964-4b96-b1d8-bdfa75845fcb"/>
    <xsd:import namespace="54dc867a-544d-4133-83e9-fd6d15b1726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65c057-9964-4b96-b1d8-bdfa75845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dc867a-544d-4133-83e9-fd6d15b1726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49BAD-FFC8-4CAE-8FA5-8B8ED5D18C07}">
  <ds:schemaRefs>
    <ds:schemaRef ds:uri="http://schemas.microsoft.com/sharepoint/v3/contenttype/forms"/>
  </ds:schemaRefs>
</ds:datastoreItem>
</file>

<file path=customXml/itemProps2.xml><?xml version="1.0" encoding="utf-8"?>
<ds:datastoreItem xmlns:ds="http://schemas.openxmlformats.org/officeDocument/2006/customXml" ds:itemID="{B189429E-6F73-4173-A2D8-5D69438DC3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8072F53-5EEC-41F1-A132-57F81ADDF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65c057-9964-4b96-b1d8-bdfa75845fcb"/>
    <ds:schemaRef ds:uri="54dc867a-544d-4133-83e9-fd6d15b17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27C4A9-339D-4E0A-BC4C-E6DA1967A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2904</Words>
  <Characters>15395</Characters>
  <Application>Microsoft Office Word</Application>
  <DocSecurity>0</DocSecurity>
  <Lines>128</Lines>
  <Paragraphs>36</Paragraphs>
  <ScaleCrop>false</ScaleCrop>
  <HeadingPairs>
    <vt:vector size="2" baseType="variant">
      <vt:variant>
        <vt:lpstr>Rubrik</vt:lpstr>
      </vt:variant>
      <vt:variant>
        <vt:i4>1</vt:i4>
      </vt:variant>
    </vt:vector>
  </HeadingPairs>
  <TitlesOfParts>
    <vt:vector size="1" baseType="lpstr">
      <vt:lpstr>Rubrik på titelsida 1</vt:lpstr>
    </vt:vector>
  </TitlesOfParts>
  <Company/>
  <LinksUpToDate>false</LinksUpToDate>
  <CharactersWithSpaces>18263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subject/>
  <dc:creator>Rosenberg Fredrik</dc:creator>
  <cp:keywords>dokumentmall</cp:keywords>
  <dc:description/>
  <cp:lastModifiedBy>Torbjörn Dahlin</cp:lastModifiedBy>
  <cp:revision>4</cp:revision>
  <cp:lastPrinted>2012-03-29T16:27:00Z</cp:lastPrinted>
  <dcterms:created xsi:type="dcterms:W3CDTF">2019-01-30T12:20:00Z</dcterms:created>
  <dcterms:modified xsi:type="dcterms:W3CDTF">2019-01-30T13:04:00Z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0x010100C72781724BF66A48B274D7D2B0E79A90</vt:lpwstr>
  </property>
</Properties>
</file>