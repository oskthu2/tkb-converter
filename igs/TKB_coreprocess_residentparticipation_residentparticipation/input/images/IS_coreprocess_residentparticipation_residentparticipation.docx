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E7DAC5" w:themeColor="accent2"/>
          <w:sz w:val="20"/>
          <w:szCs w:val="19"/>
          <w:lang w:val="sv-SE"/>
        </w:rPr>
        <w:id w:val="870033107"/>
        <w:docPartObj>
          <w:docPartGallery w:val="Cover Pages"/>
          <w:docPartUnique/>
        </w:docPartObj>
      </w:sdtPr>
      <w:sdtEndPr>
        <w:rPr>
          <w:color w:val="auto"/>
          <w:szCs w:val="20"/>
        </w:rPr>
      </w:sdtEndPr>
      <w:sdtContent>
        <w:sdt>
          <w:sdtPr>
            <w:rPr>
              <w:color w:val="E7DAC5" w:themeColor="accent2"/>
              <w:sz w:val="72"/>
              <w:szCs w:val="44"/>
              <w:lang w:val="sv-SE"/>
            </w:rPr>
            <w:id w:val="-1712642038"/>
            <w:placeholder>
              <w:docPart w:val="C5C0C2A931474DF3B11D1E4DD9255BE4"/>
            </w:placeholder>
            <w:dataBinding w:prefixMappings="xmlns:ns0='http://purl.org/dc/elements/1.1/' xmlns:ns1='http://schemas.openxmlformats.org/package/2006/metadata/core-properties' " w:xpath="/ns1:coreProperties[1]/ns0:title[1]" w:storeItemID="{6C3C8BC8-F283-45AE-878A-BAB7291924A1}"/>
            <w:text/>
          </w:sdtPr>
          <w:sdtEndPr/>
          <w:sdtContent>
            <w:p w14:paraId="1974C4CD" w14:textId="28A66743" w:rsidR="00D834D3" w:rsidRPr="006F1808" w:rsidRDefault="008E2F55" w:rsidP="00D37668">
              <w:pPr>
                <w:pStyle w:val="Rubrik"/>
                <w:rPr>
                  <w:color w:val="E7DAC5" w:themeColor="accent2"/>
                  <w:sz w:val="72"/>
                  <w:szCs w:val="44"/>
                  <w:lang w:val="sv-SE"/>
                </w:rPr>
              </w:pPr>
              <w:del w:id="0" w:author="Eriksson Tina" w:date="2025-06-12T13:26:00Z" w16du:dateUtc="2025-06-12T11:26:00Z">
                <w:r w:rsidRPr="006F1808" w:rsidDel="008E2F55">
                  <w:rPr>
                    <w:color w:val="E7DAC5" w:themeColor="accent2"/>
                    <w:sz w:val="72"/>
                    <w:szCs w:val="44"/>
                    <w:lang w:val="sv-SE"/>
                  </w:rPr>
                  <w:delText>Informations-specifikation för …(mall)</w:delText>
                </w:r>
              </w:del>
              <w:ins w:id="1" w:author="Eriksson Tina" w:date="2025-06-12T13:26:00Z" w16du:dateUtc="2025-06-12T11:26:00Z">
                <w:r w:rsidRPr="006F1808">
                  <w:rPr>
                    <w:color w:val="E7DAC5" w:themeColor="accent2"/>
                    <w:sz w:val="72"/>
                    <w:szCs w:val="44"/>
                    <w:lang w:val="sv-SE"/>
                  </w:rPr>
                  <w:t>Informations-specifikation för Fasta kontakter</w:t>
                </w:r>
              </w:ins>
            </w:p>
          </w:sdtContent>
        </w:sdt>
        <w:sdt>
          <w:sdtPr>
            <w:rPr>
              <w:color w:val="FFFFFF" w:themeColor="background1"/>
              <w:lang w:val="sv-SE"/>
            </w:rPr>
            <w:id w:val="1869794757"/>
            <w:placeholder>
              <w:docPart w:val="39DF7ADE8A324C99A70E4C93B9C6265A"/>
            </w:placeholder>
            <w:dataBinding w:prefixMappings="xmlns:ns0='http://purl.org/dc/elements/1.1/' xmlns:ns1='http://schemas.openxmlformats.org/package/2006/metadata/core-properties' " w:xpath="/ns1:coreProperties[1]/ns0:subject[1]" w:storeItemID="{6C3C8BC8-F283-45AE-878A-BAB7291924A1}"/>
            <w:text/>
          </w:sdtPr>
          <w:sdtEndPr/>
          <w:sdtContent>
            <w:p w14:paraId="2FAEBD19" w14:textId="7CA20133" w:rsidR="00D834D3" w:rsidRPr="006F1808" w:rsidRDefault="008E2F55" w:rsidP="0021531E">
              <w:pPr>
                <w:pStyle w:val="Underrubrik"/>
                <w:rPr>
                  <w:color w:val="FFFFFF" w:themeColor="background1"/>
                  <w:lang w:val="sv-SE"/>
                </w:rPr>
              </w:pPr>
              <w:del w:id="2" w:author="Eriksson Tina" w:date="2025-06-12T13:26:00Z" w16du:dateUtc="2025-06-12T11:26:00Z">
                <w:r w:rsidRPr="006F1808" w:rsidDel="008E2F55">
                  <w:rPr>
                    <w:color w:val="FFFFFF" w:themeColor="background1"/>
                    <w:lang w:val="sv-SE"/>
                  </w:rPr>
                  <w:delText>Version:</w:delText>
                </w:r>
              </w:del>
              <w:ins w:id="3" w:author="Eriksson Tina" w:date="2025-06-12T13:26:00Z" w16du:dateUtc="2025-06-12T11:26:00Z">
                <w:r w:rsidRPr="006F1808">
                  <w:rPr>
                    <w:color w:val="FFFFFF" w:themeColor="background1"/>
                    <w:lang w:val="sv-SE"/>
                  </w:rPr>
                  <w:t>Version: 0.1</w:t>
                </w:r>
              </w:ins>
            </w:p>
          </w:sdtContent>
        </w:sdt>
        <w:p w14:paraId="5D992CA4" w14:textId="77777777" w:rsidR="00D834D3" w:rsidRPr="006F1808" w:rsidRDefault="00D834D3" w:rsidP="00317330">
          <w:pPr>
            <w:rPr>
              <w:bCs/>
              <w:color w:val="A33662" w:themeColor="accent1"/>
              <w:sz w:val="84"/>
              <w:szCs w:val="48"/>
            </w:rPr>
          </w:pPr>
          <w:r w:rsidRPr="006F1808">
            <w:rPr>
              <w:rPrChange w:id="4" w:author="Eriksson Tina" w:date="2025-06-24T17:00:00Z" w16du:dateUtc="2025-06-24T15:00:00Z">
                <w:rPr>
                  <w:noProof/>
                </w:rPr>
              </w:rPrChange>
            </w:rPr>
            <w:drawing>
              <wp:anchor distT="0" distB="0" distL="114300" distR="114300" simplePos="0" relativeHeight="251658240" behindDoc="1" locked="1" layoutInCell="1" allowOverlap="1" wp14:anchorId="52C1CC35" wp14:editId="6FC3EA63">
                <wp:simplePos x="0" y="0"/>
                <wp:positionH relativeFrom="page">
                  <wp:posOffset>-8255</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F1808">
            <w:rPr>
              <w:rPrChange w:id="5" w:author="Eriksson Tina" w:date="2025-06-24T17:00:00Z" w16du:dateUtc="2025-06-24T15:00:00Z">
                <w:rPr>
                  <w:noProof/>
                </w:rPr>
              </w:rPrChange>
            </w:rPr>
            <w:drawing>
              <wp:anchor distT="0" distB="0" distL="114300" distR="114300" simplePos="0" relativeHeight="251658241" behindDoc="0" locked="1" layoutInCell="1" allowOverlap="1" wp14:anchorId="4A03CFB3" wp14:editId="0F43EA0F">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6F1808">
            <w:br w:type="page"/>
          </w:r>
        </w:p>
      </w:sdtContent>
    </w:sdt>
    <w:p w14:paraId="3BAC3156" w14:textId="2D780256" w:rsidR="004D4E2E" w:rsidRPr="006F1808" w:rsidRDefault="004D4E2E" w:rsidP="004D4E2E">
      <w:pPr>
        <w:pStyle w:val="Rubrik2"/>
        <w:rPr>
          <w:color w:val="098394"/>
          <w:lang w:val="sv-SE"/>
        </w:rPr>
      </w:pPr>
      <w:bookmarkStart w:id="6" w:name="_Toc201647924"/>
      <w:r w:rsidRPr="006F1808">
        <w:rPr>
          <w:color w:val="098394"/>
          <w:lang w:val="sv-SE"/>
        </w:rPr>
        <w:lastRenderedPageBreak/>
        <w:t>Om mallen</w:t>
      </w:r>
      <w:r w:rsidR="00E77551" w:rsidRPr="006F1808">
        <w:rPr>
          <w:color w:val="098394"/>
          <w:lang w:val="sv-SE"/>
        </w:rPr>
        <w:t xml:space="preserve"> (version </w:t>
      </w:r>
      <w:r w:rsidR="00C4546F" w:rsidRPr="006F1808">
        <w:rPr>
          <w:color w:val="098394"/>
          <w:lang w:val="sv-SE"/>
        </w:rPr>
        <w:t>3.</w:t>
      </w:r>
      <w:r w:rsidR="00872E26" w:rsidRPr="006F1808">
        <w:rPr>
          <w:color w:val="098394"/>
          <w:lang w:val="sv-SE"/>
        </w:rPr>
        <w:t>1</w:t>
      </w:r>
      <w:r w:rsidR="00C4546F" w:rsidRPr="006F1808">
        <w:rPr>
          <w:color w:val="098394"/>
          <w:lang w:val="sv-SE"/>
        </w:rPr>
        <w:t>)</w:t>
      </w:r>
      <w:bookmarkEnd w:id="6"/>
    </w:p>
    <w:p w14:paraId="788E5C74" w14:textId="77777777" w:rsidR="00DD2919" w:rsidRPr="006F1808" w:rsidRDefault="004D4E2E" w:rsidP="0042244D">
      <w:pPr>
        <w:rPr>
          <w:i/>
          <w:iCs/>
          <w:color w:val="098394"/>
          <w:szCs w:val="14"/>
        </w:rPr>
      </w:pPr>
      <w:r w:rsidRPr="006F1808">
        <w:rPr>
          <w:i/>
          <w:iCs/>
          <w:color w:val="098394"/>
          <w:szCs w:val="14"/>
        </w:rPr>
        <w:t xml:space="preserve">Denna mall är del av Ineras regelverk för dokumentation av informationsarkitektur. </w:t>
      </w:r>
    </w:p>
    <w:p w14:paraId="639E37B6" w14:textId="14A43B5E" w:rsidR="0042244D" w:rsidRPr="006F1808" w:rsidRDefault="004D4E2E" w:rsidP="0042244D">
      <w:pPr>
        <w:rPr>
          <w:i/>
          <w:iCs/>
          <w:color w:val="098394"/>
          <w:szCs w:val="14"/>
        </w:rPr>
      </w:pPr>
      <w:r w:rsidRPr="006F1808">
        <w:rPr>
          <w:i/>
          <w:iCs/>
          <w:color w:val="098394"/>
          <w:szCs w:val="14"/>
        </w:rPr>
        <w:t>Den är till för att vi</w:t>
      </w:r>
      <w:r w:rsidR="00047DCC" w:rsidRPr="006F1808">
        <w:rPr>
          <w:i/>
          <w:iCs/>
          <w:color w:val="098394"/>
          <w:szCs w:val="14"/>
        </w:rPr>
        <w:t xml:space="preserve"> </w:t>
      </w:r>
      <w:r w:rsidRPr="006F1808">
        <w:rPr>
          <w:i/>
          <w:iCs/>
          <w:color w:val="098394"/>
          <w:szCs w:val="14"/>
        </w:rPr>
        <w:t>ska uppnå</w:t>
      </w:r>
      <w:r w:rsidR="00CF15FF" w:rsidRPr="006F1808">
        <w:rPr>
          <w:i/>
          <w:iCs/>
          <w:color w:val="098394"/>
          <w:szCs w:val="14"/>
        </w:rPr>
        <w:t xml:space="preserve"> </w:t>
      </w:r>
      <w:r w:rsidRPr="006F1808">
        <w:rPr>
          <w:i/>
          <w:iCs/>
          <w:color w:val="098394"/>
          <w:szCs w:val="14"/>
        </w:rPr>
        <w:t>enhetlig</w:t>
      </w:r>
      <w:r w:rsidR="00CD6A06" w:rsidRPr="006F1808">
        <w:rPr>
          <w:i/>
          <w:iCs/>
          <w:color w:val="098394"/>
          <w:szCs w:val="14"/>
        </w:rPr>
        <w:t>a beskrivningar</w:t>
      </w:r>
      <w:r w:rsidR="00CF15FF" w:rsidRPr="006F1808">
        <w:rPr>
          <w:i/>
          <w:iCs/>
          <w:color w:val="098394"/>
          <w:szCs w:val="14"/>
        </w:rPr>
        <w:t xml:space="preserve"> </w:t>
      </w:r>
      <w:r w:rsidR="00CD6A06" w:rsidRPr="006F1808">
        <w:rPr>
          <w:i/>
          <w:iCs/>
          <w:color w:val="098394"/>
          <w:szCs w:val="14"/>
        </w:rPr>
        <w:t>av</w:t>
      </w:r>
      <w:r w:rsidR="00CF15FF" w:rsidRPr="006F1808">
        <w:rPr>
          <w:i/>
          <w:iCs/>
          <w:color w:val="098394"/>
          <w:szCs w:val="14"/>
        </w:rPr>
        <w:t xml:space="preserve"> hur information kan struktureras för att möta verksamhetens behov och krav</w:t>
      </w:r>
      <w:r w:rsidR="00F108A0" w:rsidRPr="006F1808">
        <w:rPr>
          <w:i/>
          <w:iCs/>
          <w:color w:val="098394"/>
          <w:szCs w:val="14"/>
        </w:rPr>
        <w:t xml:space="preserve"> i ett visst sammanhang</w:t>
      </w:r>
      <w:r w:rsidR="00CF15FF" w:rsidRPr="006F1808">
        <w:rPr>
          <w:i/>
          <w:iCs/>
          <w:color w:val="098394"/>
          <w:szCs w:val="14"/>
        </w:rPr>
        <w:t>.</w:t>
      </w:r>
      <w:r w:rsidR="00CF15FF" w:rsidRPr="006F1808">
        <w:rPr>
          <w:i/>
          <w:iCs/>
        </w:rPr>
        <w:t xml:space="preserve"> </w:t>
      </w:r>
      <w:r w:rsidR="003A5F22" w:rsidRPr="006F1808">
        <w:rPr>
          <w:i/>
          <w:iCs/>
          <w:color w:val="098394"/>
          <w:szCs w:val="14"/>
        </w:rPr>
        <w:t xml:space="preserve">Sådana </w:t>
      </w:r>
      <w:r w:rsidR="00890B46" w:rsidRPr="006F1808">
        <w:rPr>
          <w:i/>
          <w:iCs/>
          <w:color w:val="098394"/>
          <w:szCs w:val="14"/>
        </w:rPr>
        <w:t xml:space="preserve">beskrivningar </w:t>
      </w:r>
      <w:r w:rsidR="003A5F22" w:rsidRPr="006F1808">
        <w:rPr>
          <w:i/>
          <w:iCs/>
          <w:color w:val="098394"/>
          <w:szCs w:val="14"/>
        </w:rPr>
        <w:t xml:space="preserve">är viktiga för att </w:t>
      </w:r>
      <w:r w:rsidR="0042244D" w:rsidRPr="006F1808">
        <w:rPr>
          <w:i/>
          <w:iCs/>
          <w:color w:val="098394"/>
          <w:szCs w:val="14"/>
        </w:rPr>
        <w:t xml:space="preserve">arbete </w:t>
      </w:r>
      <w:r w:rsidR="007B1538" w:rsidRPr="006F1808">
        <w:rPr>
          <w:i/>
          <w:iCs/>
          <w:color w:val="098394"/>
          <w:szCs w:val="14"/>
        </w:rPr>
        <w:t>med</w:t>
      </w:r>
      <w:r w:rsidR="0042244D" w:rsidRPr="006F1808">
        <w:rPr>
          <w:i/>
          <w:iCs/>
          <w:color w:val="098394"/>
          <w:szCs w:val="14"/>
        </w:rPr>
        <w:t xml:space="preserve"> verksamhetsutveckling </w:t>
      </w:r>
      <w:r w:rsidR="007B1538" w:rsidRPr="006F1808">
        <w:rPr>
          <w:i/>
          <w:iCs/>
          <w:color w:val="098394"/>
          <w:szCs w:val="14"/>
        </w:rPr>
        <w:t>och</w:t>
      </w:r>
      <w:r w:rsidR="0042244D" w:rsidRPr="006F1808">
        <w:rPr>
          <w:i/>
          <w:iCs/>
          <w:color w:val="098394"/>
          <w:szCs w:val="14"/>
        </w:rPr>
        <w:t xml:space="preserve"> systemutveckling</w:t>
      </w:r>
      <w:r w:rsidR="00513F36" w:rsidRPr="006F1808">
        <w:rPr>
          <w:i/>
          <w:iCs/>
          <w:color w:val="098394"/>
          <w:szCs w:val="14"/>
        </w:rPr>
        <w:t xml:space="preserve"> </w:t>
      </w:r>
      <w:r w:rsidR="00AB6D1D" w:rsidRPr="006F1808">
        <w:rPr>
          <w:i/>
          <w:iCs/>
          <w:color w:val="098394"/>
          <w:szCs w:val="14"/>
        </w:rPr>
        <w:t>ska kunna</w:t>
      </w:r>
      <w:r w:rsidR="005E72FB" w:rsidRPr="006F1808">
        <w:rPr>
          <w:i/>
          <w:iCs/>
          <w:color w:val="098394"/>
          <w:szCs w:val="14"/>
        </w:rPr>
        <w:t xml:space="preserve"> utgå från</w:t>
      </w:r>
      <w:r w:rsidR="00513F36" w:rsidRPr="006F1808">
        <w:rPr>
          <w:i/>
          <w:iCs/>
          <w:color w:val="098394"/>
          <w:szCs w:val="14"/>
        </w:rPr>
        <w:t xml:space="preserve"> en gemensam</w:t>
      </w:r>
      <w:r w:rsidR="00097D22" w:rsidRPr="006F1808">
        <w:rPr>
          <w:i/>
          <w:iCs/>
          <w:color w:val="098394"/>
          <w:szCs w:val="14"/>
        </w:rPr>
        <w:t xml:space="preserve"> </w:t>
      </w:r>
      <w:r w:rsidR="00AB6D1D" w:rsidRPr="006F1808">
        <w:rPr>
          <w:i/>
          <w:iCs/>
          <w:color w:val="098394"/>
          <w:szCs w:val="14"/>
        </w:rPr>
        <w:t xml:space="preserve">och verksamhetsförankrad </w:t>
      </w:r>
      <w:r w:rsidR="00097D22" w:rsidRPr="006F1808">
        <w:rPr>
          <w:i/>
          <w:iCs/>
          <w:color w:val="098394"/>
          <w:szCs w:val="14"/>
        </w:rPr>
        <w:t xml:space="preserve">syn på </w:t>
      </w:r>
      <w:r w:rsidR="006F507F" w:rsidRPr="006F1808">
        <w:rPr>
          <w:i/>
          <w:iCs/>
          <w:color w:val="098394"/>
          <w:szCs w:val="14"/>
        </w:rPr>
        <w:t xml:space="preserve">den </w:t>
      </w:r>
      <w:r w:rsidR="00097D22" w:rsidRPr="006F1808">
        <w:rPr>
          <w:i/>
          <w:iCs/>
          <w:color w:val="098394"/>
          <w:szCs w:val="14"/>
        </w:rPr>
        <w:t>information</w:t>
      </w:r>
      <w:r w:rsidR="006F507F" w:rsidRPr="006F1808">
        <w:rPr>
          <w:i/>
          <w:iCs/>
          <w:color w:val="098394"/>
          <w:szCs w:val="14"/>
        </w:rPr>
        <w:t xml:space="preserve"> som hanteras</w:t>
      </w:r>
      <w:r w:rsidR="0042244D" w:rsidRPr="006F1808">
        <w:rPr>
          <w:i/>
          <w:iCs/>
          <w:color w:val="098394"/>
          <w:szCs w:val="14"/>
        </w:rPr>
        <w:t>.</w:t>
      </w:r>
    </w:p>
    <w:p w14:paraId="4C748CED" w14:textId="05EC6CEE" w:rsidR="0048647D" w:rsidRPr="006F1808" w:rsidRDefault="0029183F" w:rsidP="004D4E2E">
      <w:pPr>
        <w:rPr>
          <w:i/>
          <w:iCs/>
          <w:color w:val="098394"/>
          <w:szCs w:val="14"/>
        </w:rPr>
      </w:pPr>
      <w:r w:rsidRPr="006F1808">
        <w:rPr>
          <w:i/>
          <w:iCs/>
          <w:color w:val="098394"/>
          <w:szCs w:val="14"/>
        </w:rPr>
        <w:t xml:space="preserve">Den dokumentation som efterfrågas i mallen kommer </w:t>
      </w:r>
      <w:r w:rsidR="00454A2A" w:rsidRPr="006F1808">
        <w:rPr>
          <w:i/>
          <w:iCs/>
          <w:color w:val="098394"/>
          <w:szCs w:val="14"/>
        </w:rPr>
        <w:t>från</w:t>
      </w:r>
      <w:r w:rsidR="00280F1A" w:rsidRPr="006F1808">
        <w:rPr>
          <w:i/>
          <w:iCs/>
          <w:color w:val="098394"/>
          <w:szCs w:val="14"/>
        </w:rPr>
        <w:t xml:space="preserve"> </w:t>
      </w:r>
      <w:r w:rsidRPr="006F1808">
        <w:rPr>
          <w:i/>
          <w:iCs/>
          <w:color w:val="098394"/>
          <w:szCs w:val="14"/>
        </w:rPr>
        <w:t xml:space="preserve">de behov man </w:t>
      </w:r>
      <w:r w:rsidR="00280F1A" w:rsidRPr="006F1808">
        <w:rPr>
          <w:i/>
          <w:iCs/>
          <w:color w:val="098394"/>
          <w:szCs w:val="14"/>
        </w:rPr>
        <w:t xml:space="preserve">har </w:t>
      </w:r>
      <w:r w:rsidR="00773045" w:rsidRPr="006F1808">
        <w:rPr>
          <w:i/>
          <w:iCs/>
          <w:color w:val="098394"/>
          <w:szCs w:val="14"/>
        </w:rPr>
        <w:t xml:space="preserve">av att beskriva information, verksamhet och informationssäkerhetsaspekter </w:t>
      </w:r>
      <w:r w:rsidRPr="006F1808">
        <w:rPr>
          <w:i/>
          <w:iCs/>
          <w:color w:val="098394"/>
          <w:szCs w:val="14"/>
        </w:rPr>
        <w:t xml:space="preserve">vid utveckling av tjänstekontrakt. </w:t>
      </w:r>
    </w:p>
    <w:p w14:paraId="2E2967DE" w14:textId="5645BD1B" w:rsidR="00572410" w:rsidRPr="006F1808" w:rsidRDefault="0029183F" w:rsidP="004D4E2E">
      <w:pPr>
        <w:rPr>
          <w:i/>
          <w:iCs/>
          <w:color w:val="098394"/>
          <w:szCs w:val="14"/>
        </w:rPr>
      </w:pPr>
      <w:r w:rsidRPr="006F1808">
        <w:rPr>
          <w:i/>
          <w:iCs/>
          <w:color w:val="098394"/>
          <w:szCs w:val="14"/>
        </w:rPr>
        <w:t>Informationsspecifikationen är i den kontexten både det som ligger till grund för hur tjänstekontrakten utformas</w:t>
      </w:r>
      <w:r w:rsidR="00572410" w:rsidRPr="006F1808">
        <w:rPr>
          <w:i/>
          <w:iCs/>
          <w:color w:val="098394"/>
          <w:szCs w:val="14"/>
        </w:rPr>
        <w:t>,</w:t>
      </w:r>
      <w:r w:rsidRPr="006F1808">
        <w:rPr>
          <w:i/>
          <w:iCs/>
          <w:color w:val="098394"/>
          <w:szCs w:val="14"/>
        </w:rPr>
        <w:t xml:space="preserve"> och en dokumentation av det informationsbehov som tjänstekontrakten stödjer. Omfånget på informationsspecifikationen jämfört med tjänstekontrakten kan variera</w:t>
      </w:r>
      <w:r w:rsidR="00773045" w:rsidRPr="006F1808">
        <w:rPr>
          <w:i/>
          <w:iCs/>
          <w:color w:val="098394"/>
          <w:szCs w:val="14"/>
        </w:rPr>
        <w:t>,</w:t>
      </w:r>
      <w:r w:rsidRPr="006F1808">
        <w:rPr>
          <w:i/>
          <w:iCs/>
          <w:color w:val="098394"/>
          <w:szCs w:val="14"/>
        </w:rPr>
        <w:t xml:space="preserve"> men det vanligaste är att </w:t>
      </w:r>
      <w:r w:rsidR="00773045" w:rsidRPr="006F1808">
        <w:rPr>
          <w:i/>
          <w:iCs/>
          <w:color w:val="098394"/>
          <w:szCs w:val="14"/>
        </w:rPr>
        <w:t>informationsspecifikationen</w:t>
      </w:r>
      <w:r w:rsidRPr="006F1808">
        <w:rPr>
          <w:i/>
          <w:iCs/>
          <w:color w:val="098394"/>
          <w:szCs w:val="14"/>
        </w:rPr>
        <w:t xml:space="preserve"> beskriver en samling av tjänstekontrakt (en tjänstedomän) eller ett enskilt tjänstekontrakt. </w:t>
      </w:r>
    </w:p>
    <w:p w14:paraId="332206C3" w14:textId="7DEB728F" w:rsidR="000F0E2A" w:rsidRPr="006F1808" w:rsidRDefault="000F0E2A" w:rsidP="004D4E2E">
      <w:pPr>
        <w:rPr>
          <w:i/>
          <w:iCs/>
          <w:color w:val="098394"/>
          <w:szCs w:val="14"/>
        </w:rPr>
      </w:pPr>
      <w:r w:rsidRPr="006F1808">
        <w:rPr>
          <w:i/>
          <w:iCs/>
          <w:color w:val="098394"/>
          <w:szCs w:val="14"/>
        </w:rPr>
        <w:t>Mallen kan också användas i andra sammanhang än tjänstekontraktsutveckling där behove</w:t>
      </w:r>
      <w:r w:rsidR="00773045" w:rsidRPr="006F1808">
        <w:rPr>
          <w:i/>
          <w:iCs/>
          <w:color w:val="098394"/>
          <w:szCs w:val="14"/>
        </w:rPr>
        <w:t>n</w:t>
      </w:r>
      <w:r w:rsidRPr="006F1808">
        <w:rPr>
          <w:i/>
          <w:iCs/>
          <w:color w:val="098394"/>
          <w:szCs w:val="14"/>
        </w:rPr>
        <w:t xml:space="preserve"> av dokumentation är liknande.</w:t>
      </w:r>
    </w:p>
    <w:p w14:paraId="41825C37" w14:textId="76E73BBA" w:rsidR="00F2634A" w:rsidRPr="006F1808" w:rsidRDefault="00447A1B" w:rsidP="004D4E2E">
      <w:pPr>
        <w:rPr>
          <w:i/>
          <w:iCs/>
          <w:color w:val="098394"/>
          <w:szCs w:val="14"/>
        </w:rPr>
      </w:pPr>
      <w:r w:rsidRPr="006F1808">
        <w:rPr>
          <w:i/>
          <w:iCs/>
          <w:color w:val="098394"/>
          <w:szCs w:val="14"/>
        </w:rPr>
        <w:t>I mallen</w:t>
      </w:r>
      <w:r w:rsidR="00347F63" w:rsidRPr="006F1808">
        <w:rPr>
          <w:i/>
          <w:iCs/>
          <w:color w:val="098394"/>
          <w:szCs w:val="14"/>
        </w:rPr>
        <w:t>s instruktioner</w:t>
      </w:r>
      <w:r w:rsidRPr="006F1808">
        <w:rPr>
          <w:i/>
          <w:iCs/>
          <w:color w:val="098394"/>
          <w:szCs w:val="14"/>
        </w:rPr>
        <w:t xml:space="preserve"> beskrivs </w:t>
      </w:r>
      <w:r w:rsidR="00931594" w:rsidRPr="006F1808">
        <w:rPr>
          <w:i/>
          <w:iCs/>
          <w:color w:val="098394"/>
          <w:szCs w:val="14"/>
        </w:rPr>
        <w:t>framför allt</w:t>
      </w:r>
      <w:r w:rsidRPr="006F1808">
        <w:rPr>
          <w:i/>
          <w:iCs/>
          <w:color w:val="098394"/>
          <w:szCs w:val="14"/>
        </w:rPr>
        <w:t xml:space="preserve"> vad de olika </w:t>
      </w:r>
      <w:r w:rsidR="00EB6A3E" w:rsidRPr="006F1808">
        <w:rPr>
          <w:i/>
          <w:iCs/>
          <w:color w:val="098394"/>
          <w:szCs w:val="14"/>
        </w:rPr>
        <w:t xml:space="preserve">delarna av dokumentet är tänkta att </w:t>
      </w:r>
      <w:r w:rsidR="00FE7F4B" w:rsidRPr="006F1808">
        <w:rPr>
          <w:i/>
          <w:iCs/>
          <w:color w:val="098394"/>
          <w:szCs w:val="14"/>
        </w:rPr>
        <w:t>kommunicera till</w:t>
      </w:r>
      <w:r w:rsidR="00D6587E" w:rsidRPr="006F1808">
        <w:rPr>
          <w:i/>
          <w:iCs/>
          <w:color w:val="098394"/>
          <w:szCs w:val="14"/>
        </w:rPr>
        <w:t xml:space="preserve"> </w:t>
      </w:r>
      <w:r w:rsidR="0073425B" w:rsidRPr="006F1808">
        <w:rPr>
          <w:i/>
          <w:iCs/>
          <w:color w:val="098394"/>
          <w:szCs w:val="14"/>
        </w:rPr>
        <w:t>l</w:t>
      </w:r>
      <w:r w:rsidR="00D6587E" w:rsidRPr="006F1808">
        <w:rPr>
          <w:i/>
          <w:iCs/>
          <w:color w:val="098394"/>
          <w:szCs w:val="14"/>
        </w:rPr>
        <w:t>äsare</w:t>
      </w:r>
      <w:r w:rsidR="0073425B" w:rsidRPr="006F1808">
        <w:rPr>
          <w:i/>
          <w:iCs/>
          <w:color w:val="098394"/>
          <w:szCs w:val="14"/>
        </w:rPr>
        <w:t>n</w:t>
      </w:r>
      <w:r w:rsidR="00EB6A3E" w:rsidRPr="006F1808">
        <w:rPr>
          <w:i/>
          <w:iCs/>
          <w:color w:val="098394"/>
          <w:szCs w:val="14"/>
        </w:rPr>
        <w:t xml:space="preserve">. För ytterligare information om </w:t>
      </w:r>
      <w:r w:rsidR="00931594" w:rsidRPr="006F1808">
        <w:rPr>
          <w:i/>
          <w:iCs/>
          <w:color w:val="098394"/>
          <w:szCs w:val="14"/>
        </w:rPr>
        <w:t xml:space="preserve">modelltyper, </w:t>
      </w:r>
      <w:r w:rsidR="00EC0F77" w:rsidRPr="006F1808">
        <w:rPr>
          <w:i/>
          <w:iCs/>
          <w:color w:val="098394"/>
          <w:szCs w:val="14"/>
        </w:rPr>
        <w:t>metod</w:t>
      </w:r>
      <w:r w:rsidR="0073425B" w:rsidRPr="006F1808">
        <w:rPr>
          <w:i/>
          <w:iCs/>
          <w:color w:val="098394"/>
          <w:szCs w:val="14"/>
        </w:rPr>
        <w:t>er</w:t>
      </w:r>
      <w:r w:rsidR="00EC0F77" w:rsidRPr="006F1808">
        <w:rPr>
          <w:i/>
          <w:iCs/>
          <w:color w:val="098394"/>
          <w:szCs w:val="14"/>
        </w:rPr>
        <w:t xml:space="preserve"> för informationsanalys, </w:t>
      </w:r>
      <w:r w:rsidR="00643150" w:rsidRPr="006F1808">
        <w:rPr>
          <w:i/>
          <w:iCs/>
          <w:color w:val="098394"/>
          <w:szCs w:val="14"/>
        </w:rPr>
        <w:t xml:space="preserve">användning av </w:t>
      </w:r>
      <w:proofErr w:type="spellStart"/>
      <w:r w:rsidR="00643150" w:rsidRPr="006F1808">
        <w:rPr>
          <w:i/>
          <w:iCs/>
          <w:color w:val="098394"/>
          <w:szCs w:val="14"/>
        </w:rPr>
        <w:t>referensmodeller</w:t>
      </w:r>
      <w:proofErr w:type="spellEnd"/>
      <w:r w:rsidR="00643150" w:rsidRPr="006F1808">
        <w:rPr>
          <w:i/>
          <w:iCs/>
          <w:color w:val="098394"/>
          <w:szCs w:val="14"/>
        </w:rPr>
        <w:t xml:space="preserve">, </w:t>
      </w:r>
      <w:r w:rsidR="00931594" w:rsidRPr="006F1808">
        <w:rPr>
          <w:i/>
          <w:iCs/>
          <w:color w:val="098394"/>
          <w:szCs w:val="14"/>
        </w:rPr>
        <w:t>olika perspektiv på modellering</w:t>
      </w:r>
      <w:r w:rsidR="0073425B" w:rsidRPr="006F1808">
        <w:rPr>
          <w:i/>
          <w:iCs/>
          <w:color w:val="098394"/>
          <w:szCs w:val="14"/>
        </w:rPr>
        <w:t>,</w:t>
      </w:r>
      <w:r w:rsidR="00931594" w:rsidRPr="006F1808">
        <w:rPr>
          <w:i/>
          <w:iCs/>
          <w:color w:val="098394"/>
          <w:szCs w:val="14"/>
        </w:rPr>
        <w:t xml:space="preserve"> och liknande</w:t>
      </w:r>
      <w:r w:rsidR="00EC0F77" w:rsidRPr="006F1808">
        <w:rPr>
          <w:i/>
          <w:iCs/>
          <w:color w:val="098394"/>
          <w:szCs w:val="14"/>
        </w:rPr>
        <w:t>,</w:t>
      </w:r>
      <w:r w:rsidR="00931594" w:rsidRPr="006F1808">
        <w:rPr>
          <w:i/>
          <w:iCs/>
          <w:color w:val="098394"/>
          <w:szCs w:val="14"/>
        </w:rPr>
        <w:t xml:space="preserve"> se Ineras ramverk för informationsarkitekturarbete.</w:t>
      </w:r>
    </w:p>
    <w:p w14:paraId="736756BE" w14:textId="5C0DB266" w:rsidR="00051028" w:rsidRPr="006F1808" w:rsidRDefault="00051028" w:rsidP="00F519E9">
      <w:pPr>
        <w:pStyle w:val="Punktlista"/>
        <w:ind w:left="0" w:firstLine="0"/>
        <w:rPr>
          <w:rStyle w:val="Diskretbetoning"/>
          <w:color w:val="098394"/>
        </w:rPr>
      </w:pPr>
      <w:r w:rsidRPr="006F1808">
        <w:rPr>
          <w:rStyle w:val="Diskretbetoning"/>
          <w:color w:val="098394"/>
        </w:rPr>
        <w:t xml:space="preserve">All turkos text i mallen är instruktioner för </w:t>
      </w:r>
      <w:r w:rsidR="0049141B" w:rsidRPr="006F1808">
        <w:rPr>
          <w:rStyle w:val="Diskretbetoning"/>
          <w:color w:val="098394"/>
        </w:rPr>
        <w:t>mallens användning</w:t>
      </w:r>
      <w:r w:rsidRPr="006F1808">
        <w:rPr>
          <w:rStyle w:val="Diskretbetoning"/>
          <w:color w:val="098394"/>
        </w:rPr>
        <w:t>. De</w:t>
      </w:r>
      <w:r w:rsidR="00773045" w:rsidRPr="006F1808">
        <w:rPr>
          <w:rStyle w:val="Diskretbetoning"/>
          <w:color w:val="098394"/>
        </w:rPr>
        <w:t>ss</w:t>
      </w:r>
      <w:r w:rsidRPr="006F1808">
        <w:rPr>
          <w:rStyle w:val="Diskretbetoning"/>
          <w:color w:val="098394"/>
        </w:rPr>
        <w:t xml:space="preserve">a </w:t>
      </w:r>
      <w:r w:rsidR="00773045" w:rsidRPr="006F1808">
        <w:rPr>
          <w:rStyle w:val="Diskretbetoning"/>
          <w:color w:val="098394"/>
        </w:rPr>
        <w:t xml:space="preserve">texter </w:t>
      </w:r>
      <w:r w:rsidR="00556EFE" w:rsidRPr="006F1808">
        <w:rPr>
          <w:rStyle w:val="Diskretbetoning"/>
          <w:color w:val="098394"/>
        </w:rPr>
        <w:t xml:space="preserve">ska </w:t>
      </w:r>
      <w:r w:rsidRPr="006F1808">
        <w:rPr>
          <w:rStyle w:val="Diskretbetoning"/>
          <w:color w:val="098394"/>
        </w:rPr>
        <w:t>tas bort i det färdiga</w:t>
      </w:r>
      <w:r w:rsidR="00F519E9" w:rsidRPr="006F1808">
        <w:rPr>
          <w:rStyle w:val="Diskretbetoning"/>
          <w:color w:val="098394"/>
        </w:rPr>
        <w:t xml:space="preserve"> </w:t>
      </w:r>
      <w:r w:rsidRPr="006F1808">
        <w:rPr>
          <w:rStyle w:val="Diskretbetoning"/>
          <w:color w:val="098394"/>
        </w:rPr>
        <w:t>dokumentet.</w:t>
      </w:r>
    </w:p>
    <w:p w14:paraId="4F7E3DBA" w14:textId="6FD7397C" w:rsidR="004D4E2E" w:rsidRPr="006F1808" w:rsidRDefault="004D4E2E" w:rsidP="00E91B33">
      <w:pPr>
        <w:pStyle w:val="Rubrik2"/>
        <w:rPr>
          <w:color w:val="098394"/>
          <w:lang w:val="sv-SE"/>
        </w:rPr>
      </w:pPr>
      <w:bookmarkStart w:id="7" w:name="_Toc121211201"/>
      <w:bookmarkStart w:id="8" w:name="_Toc201647925"/>
      <w:r w:rsidRPr="006F1808">
        <w:rPr>
          <w:color w:val="098394"/>
          <w:lang w:val="sv-SE"/>
        </w:rPr>
        <w:t xml:space="preserve">Regler för </w:t>
      </w:r>
      <w:bookmarkEnd w:id="7"/>
      <w:r w:rsidR="00385673" w:rsidRPr="006F1808">
        <w:rPr>
          <w:color w:val="098394"/>
          <w:lang w:val="sv-SE"/>
        </w:rPr>
        <w:t>användning av mallen</w:t>
      </w:r>
      <w:bookmarkEnd w:id="8"/>
      <w:r w:rsidR="00385673" w:rsidRPr="006F1808">
        <w:rPr>
          <w:color w:val="098394"/>
          <w:lang w:val="sv-SE"/>
        </w:rPr>
        <w:t xml:space="preserve"> </w:t>
      </w:r>
    </w:p>
    <w:p w14:paraId="3B6F8498" w14:textId="77777777" w:rsidR="00D10D83" w:rsidRPr="006F1808" w:rsidRDefault="00D10D83" w:rsidP="00D10D83"/>
    <w:p w14:paraId="4A81A702" w14:textId="28A1EFF2" w:rsidR="004D4E2E" w:rsidRPr="006F1808" w:rsidRDefault="004D4E2E" w:rsidP="00B819FF">
      <w:pPr>
        <w:pStyle w:val="Punktlista"/>
        <w:numPr>
          <w:ilvl w:val="0"/>
          <w:numId w:val="36"/>
        </w:numPr>
        <w:rPr>
          <w:rStyle w:val="Hyperlnk"/>
          <w:i/>
          <w:iCs/>
          <w:color w:val="098394"/>
          <w:u w:val="none"/>
        </w:rPr>
      </w:pPr>
      <w:r w:rsidRPr="006F1808">
        <w:rPr>
          <w:rStyle w:val="Diskretbetoning"/>
          <w:color w:val="098394" w:themeColor="accent5" w:themeShade="BF"/>
        </w:rPr>
        <w:t xml:space="preserve">I samband med varje rubrik anges om denna är obligatorisk eller inte. Avsteg ifrån obligatoriska rubriker ska motiveras i ett </w:t>
      </w:r>
      <w:proofErr w:type="spellStart"/>
      <w:r w:rsidRPr="006F1808">
        <w:rPr>
          <w:rStyle w:val="Diskretbetoning"/>
          <w:color w:val="098394" w:themeColor="accent5" w:themeShade="BF"/>
        </w:rPr>
        <w:t>arkite</w:t>
      </w:r>
      <w:r w:rsidR="14C4BCA1" w:rsidRPr="006F1808">
        <w:rPr>
          <w:rStyle w:val="Diskretbetoning"/>
          <w:color w:val="098394" w:themeColor="accent5" w:themeShade="BF"/>
        </w:rPr>
        <w:t>k</w:t>
      </w:r>
      <w:r w:rsidRPr="006F1808">
        <w:rPr>
          <w:rStyle w:val="Diskretbetoning"/>
          <w:color w:val="098394" w:themeColor="accent5" w:themeShade="BF"/>
        </w:rPr>
        <w:t>turellt</w:t>
      </w:r>
      <w:proofErr w:type="spellEnd"/>
      <w:r w:rsidRPr="006F1808">
        <w:rPr>
          <w:rStyle w:val="Diskretbetoning"/>
          <w:color w:val="098394" w:themeColor="accent5" w:themeShade="BF"/>
        </w:rPr>
        <w:t xml:space="preserve"> beslut (</w:t>
      </w:r>
      <w:hyperlink r:id="rId14" w:history="1">
        <w:r w:rsidR="00EF40A0" w:rsidRPr="006F1808">
          <w:rPr>
            <w:rStyle w:val="Hyperlnk"/>
            <w:rFonts w:ascii="Times New Roman" w:hAnsi="Times New Roman"/>
            <w:i/>
            <w:sz w:val="23"/>
            <w:szCs w:val="23"/>
          </w:rPr>
          <w:t>http://rivta.se/documents/ARK_0023</w:t>
        </w:r>
      </w:hyperlink>
      <w:r w:rsidR="00EF40A0" w:rsidRPr="006F1808">
        <w:rPr>
          <w:rStyle w:val="Hyperlnk"/>
          <w:rFonts w:ascii="Times New Roman" w:hAnsi="Times New Roman"/>
          <w:i/>
          <w:iCs/>
          <w:color w:val="098394" w:themeColor="accent5" w:themeShade="BF"/>
          <w:sz w:val="23"/>
          <w:szCs w:val="23"/>
        </w:rPr>
        <w:t>).</w:t>
      </w:r>
    </w:p>
    <w:p w14:paraId="368E103C" w14:textId="77777777" w:rsidR="00B102B9" w:rsidRPr="006F1808" w:rsidRDefault="00B102B9" w:rsidP="00B102B9">
      <w:pPr>
        <w:pStyle w:val="Punktlista"/>
        <w:numPr>
          <w:ilvl w:val="0"/>
          <w:numId w:val="36"/>
        </w:numPr>
        <w:rPr>
          <w:rStyle w:val="Diskretbetoning"/>
          <w:color w:val="098394"/>
        </w:rPr>
      </w:pPr>
      <w:r w:rsidRPr="006F1808">
        <w:rPr>
          <w:rStyle w:val="Diskretbetoning"/>
          <w:color w:val="098394"/>
        </w:rPr>
        <w:t>Inga rubriker får tas bort, ändras eller läggas till</w:t>
      </w:r>
    </w:p>
    <w:p w14:paraId="1DB99517" w14:textId="77777777" w:rsidR="00B102B9" w:rsidRPr="006F1808" w:rsidRDefault="00B102B9" w:rsidP="009E3FDD">
      <w:pPr>
        <w:pStyle w:val="Punktlista"/>
        <w:ind w:left="0" w:firstLine="0"/>
        <w:rPr>
          <w:rStyle w:val="Diskretbetoning"/>
          <w:color w:val="098394"/>
        </w:rPr>
      </w:pPr>
    </w:p>
    <w:p w14:paraId="6AF0D1A3" w14:textId="77777777" w:rsidR="004D4E2E" w:rsidRPr="006F1808" w:rsidRDefault="004D4E2E" w:rsidP="00B819FF">
      <w:pPr>
        <w:pStyle w:val="Punktlista"/>
        <w:numPr>
          <w:ilvl w:val="0"/>
          <w:numId w:val="36"/>
        </w:numPr>
        <w:rPr>
          <w:rStyle w:val="Diskretbetoning"/>
          <w:color w:val="098394"/>
        </w:rPr>
      </w:pPr>
      <w:r w:rsidRPr="006F1808">
        <w:rPr>
          <w:rStyle w:val="Diskretbetoning"/>
          <w:color w:val="098394"/>
        </w:rPr>
        <w:t>Informationsspecifikationen ska skrivas på svenska.</w:t>
      </w:r>
    </w:p>
    <w:p w14:paraId="33A75938" w14:textId="77777777" w:rsidR="004D4E2E" w:rsidRPr="006F1808" w:rsidRDefault="004D4E2E" w:rsidP="00B819FF">
      <w:pPr>
        <w:pStyle w:val="Punktlista"/>
        <w:numPr>
          <w:ilvl w:val="0"/>
          <w:numId w:val="36"/>
        </w:numPr>
        <w:rPr>
          <w:rStyle w:val="Diskretbetoning"/>
          <w:color w:val="098394"/>
        </w:rPr>
      </w:pPr>
      <w:r w:rsidRPr="006F1808">
        <w:rPr>
          <w:rStyle w:val="Diskretbetoning"/>
          <w:color w:val="098394"/>
        </w:rPr>
        <w:t>Alla celler i tabellerna i dokumentet ska fyllas i. Om det inte finns adekvat information att ange markeras rutan med ett streck (-).</w:t>
      </w:r>
    </w:p>
    <w:p w14:paraId="672C12A7" w14:textId="66044566" w:rsidR="008E514B" w:rsidRPr="006F1808" w:rsidRDefault="00CD2E20" w:rsidP="00B819FF">
      <w:pPr>
        <w:pStyle w:val="Punktlista"/>
        <w:numPr>
          <w:ilvl w:val="0"/>
          <w:numId w:val="36"/>
        </w:numPr>
        <w:rPr>
          <w:rStyle w:val="Diskretbetoning"/>
          <w:color w:val="098394"/>
        </w:rPr>
      </w:pPr>
      <w:r w:rsidRPr="006F1808">
        <w:rPr>
          <w:rStyle w:val="Diskretbetoning"/>
          <w:color w:val="098394"/>
        </w:rPr>
        <w:t>D</w:t>
      </w:r>
      <w:r w:rsidR="009A0B45" w:rsidRPr="006F1808">
        <w:rPr>
          <w:rStyle w:val="Diskretbetoning"/>
          <w:color w:val="098394"/>
        </w:rPr>
        <w:t>okumentet ”Checklista självgranskning VI”</w:t>
      </w:r>
      <w:r w:rsidR="00E10ECF" w:rsidRPr="006F1808">
        <w:rPr>
          <w:rStyle w:val="Diskretbetoning"/>
          <w:color w:val="098394"/>
        </w:rPr>
        <w:t xml:space="preserve"> </w:t>
      </w:r>
      <w:r w:rsidRPr="006F1808">
        <w:rPr>
          <w:rStyle w:val="Diskretbetoning"/>
          <w:color w:val="098394"/>
        </w:rPr>
        <w:t>ska användas för kvalitetssäkring</w:t>
      </w:r>
      <w:r w:rsidR="009D31F2" w:rsidRPr="006F1808">
        <w:rPr>
          <w:rStyle w:val="Diskretbetoning"/>
          <w:color w:val="098394"/>
        </w:rPr>
        <w:t xml:space="preserve"> av informationsspecifikationen. </w:t>
      </w:r>
    </w:p>
    <w:p w14:paraId="58527122" w14:textId="07F26A88" w:rsidR="004F6E9F" w:rsidRPr="006F1808" w:rsidRDefault="004F6E9F" w:rsidP="00E115CC">
      <w:pPr>
        <w:pStyle w:val="Innehllsfrteckningsrubrik"/>
        <w:rPr>
          <w:lang w:val="sv-SE"/>
        </w:rPr>
      </w:pPr>
      <w:r w:rsidRPr="006F1808">
        <w:rPr>
          <w:lang w:val="sv-SE"/>
        </w:rPr>
        <w:lastRenderedPageBreak/>
        <w:t>Innehållsförteckning</w:t>
      </w:r>
    </w:p>
    <w:sdt>
      <w:sdtPr>
        <w:rPr>
          <w:b/>
          <w:noProof w:val="0"/>
          <w:shd w:val="clear" w:color="auto" w:fill="F0F0F0"/>
          <w:lang w:eastAsia="sv-SE"/>
          <w:rPrChange w:id="9" w:author="Eriksson Tina" w:date="2025-06-24T17:00:00Z" w16du:dateUtc="2025-06-24T15:00:00Z">
            <w:rPr>
              <w:b/>
              <w:shd w:val="clear" w:color="auto" w:fill="F0F0F0"/>
              <w:lang w:eastAsia="sv-SE"/>
            </w:rPr>
          </w:rPrChange>
        </w:rPr>
        <w:id w:val="1684700861"/>
        <w:docPartObj>
          <w:docPartGallery w:val="Table of Contents"/>
          <w:docPartUnique/>
        </w:docPartObj>
      </w:sdtPr>
      <w:sdtEndPr>
        <w:rPr>
          <w:rPrChange w:id="10" w:author="Eriksson Tina" w:date="2025-06-24T17:00:00Z" w16du:dateUtc="2025-06-24T15:00:00Z">
            <w:rPr/>
          </w:rPrChange>
        </w:rPr>
      </w:sdtEndPr>
      <w:sdtContent>
        <w:p w14:paraId="74EBB92E" w14:textId="572548D2" w:rsidR="000F7405" w:rsidRPr="006F1808" w:rsidRDefault="004F6E9F">
          <w:pPr>
            <w:pStyle w:val="Innehll2"/>
            <w:rPr>
              <w:ins w:id="11" w:author="Eriksson Tina" w:date="2025-06-24T08:58:00Z" w16du:dateUtc="2025-06-24T06:58:00Z"/>
              <w:noProof w:val="0"/>
              <w:kern w:val="2"/>
              <w:sz w:val="24"/>
              <w:szCs w:val="24"/>
              <w:lang w:eastAsia="sv-SE"/>
              <w14:ligatures w14:val="standardContextual"/>
              <w:rPrChange w:id="12" w:author="Eriksson Tina" w:date="2025-06-24T17:00:00Z" w16du:dateUtc="2025-06-24T15:00:00Z">
                <w:rPr>
                  <w:ins w:id="13" w:author="Eriksson Tina" w:date="2025-06-24T08:58:00Z" w16du:dateUtc="2025-06-24T06:58:00Z"/>
                  <w:kern w:val="2"/>
                  <w:sz w:val="24"/>
                  <w:szCs w:val="24"/>
                  <w:lang w:eastAsia="sv-SE"/>
                  <w14:ligatures w14:val="standardContextual"/>
                </w:rPr>
              </w:rPrChange>
            </w:rPr>
          </w:pPr>
          <w:r w:rsidRPr="006F1808">
            <w:rPr>
              <w:noProof w:val="0"/>
              <w:shd w:val="clear" w:color="auto" w:fill="F0F0F0"/>
              <w:rPrChange w:id="14" w:author="Eriksson Tina" w:date="2025-06-24T17:00:00Z" w16du:dateUtc="2025-06-24T15:00:00Z">
                <w:rPr>
                  <w:shd w:val="clear" w:color="auto" w:fill="F0F0F0"/>
                </w:rPr>
              </w:rPrChange>
            </w:rPr>
            <w:fldChar w:fldCharType="begin"/>
          </w:r>
          <w:r w:rsidRPr="006F1808">
            <w:rPr>
              <w:noProof w:val="0"/>
              <w:shd w:val="clear" w:color="auto" w:fill="F0F0F0"/>
              <w:rPrChange w:id="15" w:author="Eriksson Tina" w:date="2025-06-24T17:00:00Z" w16du:dateUtc="2025-06-24T15:00:00Z">
                <w:rPr>
                  <w:shd w:val="clear" w:color="auto" w:fill="F0F0F0"/>
                </w:rPr>
              </w:rPrChange>
            </w:rPr>
            <w:instrText xml:space="preserve"> TOC \o "2-3" \h \z \t "Rubrik 1;1;Numrerad rubrik 1;1" </w:instrText>
          </w:r>
          <w:r w:rsidRPr="006F1808">
            <w:rPr>
              <w:noProof w:val="0"/>
              <w:shd w:val="clear" w:color="auto" w:fill="F0F0F0"/>
              <w:rPrChange w:id="16" w:author="Eriksson Tina" w:date="2025-06-24T17:00:00Z" w16du:dateUtc="2025-06-24T15:00:00Z">
                <w:rPr>
                  <w:shd w:val="clear" w:color="auto" w:fill="F0F0F0"/>
                </w:rPr>
              </w:rPrChange>
            </w:rPr>
            <w:fldChar w:fldCharType="separate"/>
          </w:r>
          <w:ins w:id="17" w:author="Eriksson Tina" w:date="2025-06-24T08:58:00Z" w16du:dateUtc="2025-06-24T06:58:00Z">
            <w:r w:rsidR="000F7405" w:rsidRPr="006F1808">
              <w:rPr>
                <w:rStyle w:val="Hyperlnk"/>
                <w:noProof w:val="0"/>
                <w:rPrChange w:id="18" w:author="Eriksson Tina" w:date="2025-06-24T17:00:00Z" w16du:dateUtc="2025-06-24T15:00:00Z">
                  <w:rPr>
                    <w:rStyle w:val="Hyperlnk"/>
                  </w:rPr>
                </w:rPrChange>
              </w:rPr>
              <w:fldChar w:fldCharType="begin"/>
            </w:r>
            <w:r w:rsidR="000F7405" w:rsidRPr="006F1808">
              <w:rPr>
                <w:rStyle w:val="Hyperlnk"/>
                <w:noProof w:val="0"/>
                <w:rPrChange w:id="19" w:author="Eriksson Tina" w:date="2025-06-24T17:00:00Z" w16du:dateUtc="2025-06-24T15:00:00Z">
                  <w:rPr>
                    <w:rStyle w:val="Hyperlnk"/>
                  </w:rPr>
                </w:rPrChange>
              </w:rPr>
              <w:instrText xml:space="preserve"> </w:instrText>
            </w:r>
            <w:r w:rsidR="000F7405" w:rsidRPr="006F1808">
              <w:rPr>
                <w:noProof w:val="0"/>
                <w:rPrChange w:id="20" w:author="Eriksson Tina" w:date="2025-06-24T17:00:00Z" w16du:dateUtc="2025-06-24T15:00:00Z">
                  <w:rPr/>
                </w:rPrChange>
              </w:rPr>
              <w:instrText>HYPERLINK \l "_Toc201647924"</w:instrText>
            </w:r>
            <w:r w:rsidR="000F7405" w:rsidRPr="006F1808">
              <w:rPr>
                <w:rStyle w:val="Hyperlnk"/>
                <w:noProof w:val="0"/>
                <w:rPrChange w:id="21" w:author="Eriksson Tina" w:date="2025-06-24T17:00:00Z" w16du:dateUtc="2025-06-24T15:00:00Z">
                  <w:rPr>
                    <w:rStyle w:val="Hyperlnk"/>
                  </w:rPr>
                </w:rPrChange>
              </w:rPr>
              <w:instrText xml:space="preserve"> </w:instrText>
            </w:r>
            <w:r w:rsidR="000F7405" w:rsidRPr="006F1808">
              <w:rPr>
                <w:rStyle w:val="Hyperlnk"/>
                <w:noProof w:val="0"/>
                <w:rPrChange w:id="22" w:author="Eriksson Tina" w:date="2025-06-24T17:00:00Z" w16du:dateUtc="2025-06-24T15:00:00Z">
                  <w:rPr>
                    <w:rStyle w:val="Hyperlnk"/>
                  </w:rPr>
                </w:rPrChange>
              </w:rPr>
            </w:r>
            <w:r w:rsidR="000F7405" w:rsidRPr="006F1808">
              <w:rPr>
                <w:rStyle w:val="Hyperlnk"/>
                <w:noProof w:val="0"/>
                <w:rPrChange w:id="23" w:author="Eriksson Tina" w:date="2025-06-24T17:00:00Z" w16du:dateUtc="2025-06-24T15:00:00Z">
                  <w:rPr>
                    <w:rStyle w:val="Hyperlnk"/>
                  </w:rPr>
                </w:rPrChange>
              </w:rPr>
              <w:fldChar w:fldCharType="separate"/>
            </w:r>
            <w:r w:rsidR="000F7405" w:rsidRPr="006F1808">
              <w:rPr>
                <w:rStyle w:val="Hyperlnk"/>
                <w:noProof w:val="0"/>
                <w:rPrChange w:id="24" w:author="Eriksson Tina" w:date="2025-06-24T17:00:00Z" w16du:dateUtc="2025-06-24T15:00:00Z">
                  <w:rPr>
                    <w:rStyle w:val="Hyperlnk"/>
                  </w:rPr>
                </w:rPrChange>
              </w:rPr>
              <w:t>Om mallen (version 3.1)</w:t>
            </w:r>
            <w:r w:rsidR="000F7405" w:rsidRPr="006F1808">
              <w:rPr>
                <w:noProof w:val="0"/>
                <w:webHidden/>
                <w:rPrChange w:id="25" w:author="Eriksson Tina" w:date="2025-06-24T17:00:00Z" w16du:dateUtc="2025-06-24T15:00:00Z">
                  <w:rPr>
                    <w:webHidden/>
                  </w:rPr>
                </w:rPrChange>
              </w:rPr>
              <w:tab/>
            </w:r>
            <w:r w:rsidR="000F7405" w:rsidRPr="006F1808">
              <w:rPr>
                <w:noProof w:val="0"/>
                <w:webHidden/>
                <w:rPrChange w:id="26" w:author="Eriksson Tina" w:date="2025-06-24T17:00:00Z" w16du:dateUtc="2025-06-24T15:00:00Z">
                  <w:rPr>
                    <w:webHidden/>
                  </w:rPr>
                </w:rPrChange>
              </w:rPr>
              <w:fldChar w:fldCharType="begin"/>
            </w:r>
            <w:r w:rsidR="000F7405" w:rsidRPr="006F1808">
              <w:rPr>
                <w:noProof w:val="0"/>
                <w:webHidden/>
                <w:rPrChange w:id="27" w:author="Eriksson Tina" w:date="2025-06-24T17:00:00Z" w16du:dateUtc="2025-06-24T15:00:00Z">
                  <w:rPr>
                    <w:webHidden/>
                  </w:rPr>
                </w:rPrChange>
              </w:rPr>
              <w:instrText xml:space="preserve"> PAGEREF _Toc201647924 \h </w:instrText>
            </w:r>
            <w:r w:rsidR="000F7405" w:rsidRPr="006F1808">
              <w:rPr>
                <w:noProof w:val="0"/>
                <w:webHidden/>
                <w:rPrChange w:id="28" w:author="Eriksson Tina" w:date="2025-06-24T17:00:00Z" w16du:dateUtc="2025-06-24T15:00:00Z">
                  <w:rPr>
                    <w:webHidden/>
                  </w:rPr>
                </w:rPrChange>
              </w:rPr>
            </w:r>
          </w:ins>
          <w:r w:rsidR="000F7405" w:rsidRPr="006F1808">
            <w:rPr>
              <w:noProof w:val="0"/>
              <w:webHidden/>
              <w:rPrChange w:id="29" w:author="Eriksson Tina" w:date="2025-06-24T17:00:00Z" w16du:dateUtc="2025-06-24T15:00:00Z">
                <w:rPr>
                  <w:webHidden/>
                </w:rPr>
              </w:rPrChange>
            </w:rPr>
            <w:fldChar w:fldCharType="separate"/>
          </w:r>
          <w:ins w:id="30" w:author="Eriksson Tina" w:date="2025-06-24T08:58:00Z" w16du:dateUtc="2025-06-24T06:58:00Z">
            <w:r w:rsidR="000F7405" w:rsidRPr="006F1808">
              <w:rPr>
                <w:noProof w:val="0"/>
                <w:webHidden/>
                <w:rPrChange w:id="31" w:author="Eriksson Tina" w:date="2025-06-24T17:00:00Z" w16du:dateUtc="2025-06-24T15:00:00Z">
                  <w:rPr>
                    <w:webHidden/>
                  </w:rPr>
                </w:rPrChange>
              </w:rPr>
              <w:t>1</w:t>
            </w:r>
            <w:r w:rsidR="000F7405" w:rsidRPr="006F1808">
              <w:rPr>
                <w:noProof w:val="0"/>
                <w:webHidden/>
                <w:rPrChange w:id="32" w:author="Eriksson Tina" w:date="2025-06-24T17:00:00Z" w16du:dateUtc="2025-06-24T15:00:00Z">
                  <w:rPr>
                    <w:webHidden/>
                  </w:rPr>
                </w:rPrChange>
              </w:rPr>
              <w:fldChar w:fldCharType="end"/>
            </w:r>
            <w:r w:rsidR="000F7405" w:rsidRPr="006F1808">
              <w:rPr>
                <w:rStyle w:val="Hyperlnk"/>
                <w:noProof w:val="0"/>
                <w:rPrChange w:id="33" w:author="Eriksson Tina" w:date="2025-06-24T17:00:00Z" w16du:dateUtc="2025-06-24T15:00:00Z">
                  <w:rPr>
                    <w:rStyle w:val="Hyperlnk"/>
                  </w:rPr>
                </w:rPrChange>
              </w:rPr>
              <w:fldChar w:fldCharType="end"/>
            </w:r>
          </w:ins>
        </w:p>
        <w:p w14:paraId="122C198B" w14:textId="5070B9FD" w:rsidR="000F7405" w:rsidRPr="006F1808" w:rsidRDefault="000F7405">
          <w:pPr>
            <w:pStyle w:val="Innehll2"/>
            <w:rPr>
              <w:ins w:id="34" w:author="Eriksson Tina" w:date="2025-06-24T08:58:00Z" w16du:dateUtc="2025-06-24T06:58:00Z"/>
              <w:noProof w:val="0"/>
              <w:kern w:val="2"/>
              <w:sz w:val="24"/>
              <w:szCs w:val="24"/>
              <w:lang w:eastAsia="sv-SE"/>
              <w14:ligatures w14:val="standardContextual"/>
              <w:rPrChange w:id="35" w:author="Eriksson Tina" w:date="2025-06-24T17:00:00Z" w16du:dateUtc="2025-06-24T15:00:00Z">
                <w:rPr>
                  <w:ins w:id="36" w:author="Eriksson Tina" w:date="2025-06-24T08:58:00Z" w16du:dateUtc="2025-06-24T06:58:00Z"/>
                  <w:kern w:val="2"/>
                  <w:sz w:val="24"/>
                  <w:szCs w:val="24"/>
                  <w:lang w:eastAsia="sv-SE"/>
                  <w14:ligatures w14:val="standardContextual"/>
                </w:rPr>
              </w:rPrChange>
            </w:rPr>
          </w:pPr>
          <w:ins w:id="37" w:author="Eriksson Tina" w:date="2025-06-24T08:58:00Z" w16du:dateUtc="2025-06-24T06:58:00Z">
            <w:r w:rsidRPr="006F1808">
              <w:rPr>
                <w:rStyle w:val="Hyperlnk"/>
                <w:noProof w:val="0"/>
                <w:rPrChange w:id="38" w:author="Eriksson Tina" w:date="2025-06-24T17:00:00Z" w16du:dateUtc="2025-06-24T15:00:00Z">
                  <w:rPr>
                    <w:rStyle w:val="Hyperlnk"/>
                  </w:rPr>
                </w:rPrChange>
              </w:rPr>
              <w:fldChar w:fldCharType="begin"/>
            </w:r>
            <w:r w:rsidRPr="006F1808">
              <w:rPr>
                <w:rStyle w:val="Hyperlnk"/>
                <w:noProof w:val="0"/>
                <w:rPrChange w:id="39" w:author="Eriksson Tina" w:date="2025-06-24T17:00:00Z" w16du:dateUtc="2025-06-24T15:00:00Z">
                  <w:rPr>
                    <w:rStyle w:val="Hyperlnk"/>
                  </w:rPr>
                </w:rPrChange>
              </w:rPr>
              <w:instrText xml:space="preserve"> </w:instrText>
            </w:r>
            <w:r w:rsidRPr="006F1808">
              <w:rPr>
                <w:noProof w:val="0"/>
                <w:rPrChange w:id="40" w:author="Eriksson Tina" w:date="2025-06-24T17:00:00Z" w16du:dateUtc="2025-06-24T15:00:00Z">
                  <w:rPr/>
                </w:rPrChange>
              </w:rPr>
              <w:instrText>HYPERLINK \l "_Toc201647925"</w:instrText>
            </w:r>
            <w:r w:rsidRPr="006F1808">
              <w:rPr>
                <w:rStyle w:val="Hyperlnk"/>
                <w:noProof w:val="0"/>
                <w:rPrChange w:id="41" w:author="Eriksson Tina" w:date="2025-06-24T17:00:00Z" w16du:dateUtc="2025-06-24T15:00:00Z">
                  <w:rPr>
                    <w:rStyle w:val="Hyperlnk"/>
                  </w:rPr>
                </w:rPrChange>
              </w:rPr>
              <w:instrText xml:space="preserve"> </w:instrText>
            </w:r>
            <w:r w:rsidRPr="006F1808">
              <w:rPr>
                <w:rStyle w:val="Hyperlnk"/>
                <w:noProof w:val="0"/>
                <w:rPrChange w:id="42" w:author="Eriksson Tina" w:date="2025-06-24T17:00:00Z" w16du:dateUtc="2025-06-24T15:00:00Z">
                  <w:rPr>
                    <w:rStyle w:val="Hyperlnk"/>
                  </w:rPr>
                </w:rPrChange>
              </w:rPr>
            </w:r>
            <w:r w:rsidRPr="006F1808">
              <w:rPr>
                <w:rStyle w:val="Hyperlnk"/>
                <w:noProof w:val="0"/>
                <w:rPrChange w:id="43" w:author="Eriksson Tina" w:date="2025-06-24T17:00:00Z" w16du:dateUtc="2025-06-24T15:00:00Z">
                  <w:rPr>
                    <w:rStyle w:val="Hyperlnk"/>
                  </w:rPr>
                </w:rPrChange>
              </w:rPr>
              <w:fldChar w:fldCharType="separate"/>
            </w:r>
            <w:r w:rsidRPr="006F1808">
              <w:rPr>
                <w:rStyle w:val="Hyperlnk"/>
                <w:noProof w:val="0"/>
                <w:rPrChange w:id="44" w:author="Eriksson Tina" w:date="2025-06-24T17:00:00Z" w16du:dateUtc="2025-06-24T15:00:00Z">
                  <w:rPr>
                    <w:rStyle w:val="Hyperlnk"/>
                  </w:rPr>
                </w:rPrChange>
              </w:rPr>
              <w:t>Regler för användning av mallen</w:t>
            </w:r>
            <w:r w:rsidRPr="006F1808">
              <w:rPr>
                <w:noProof w:val="0"/>
                <w:webHidden/>
                <w:rPrChange w:id="45" w:author="Eriksson Tina" w:date="2025-06-24T17:00:00Z" w16du:dateUtc="2025-06-24T15:00:00Z">
                  <w:rPr>
                    <w:webHidden/>
                  </w:rPr>
                </w:rPrChange>
              </w:rPr>
              <w:tab/>
            </w:r>
            <w:r w:rsidRPr="006F1808">
              <w:rPr>
                <w:noProof w:val="0"/>
                <w:webHidden/>
                <w:rPrChange w:id="46" w:author="Eriksson Tina" w:date="2025-06-24T17:00:00Z" w16du:dateUtc="2025-06-24T15:00:00Z">
                  <w:rPr>
                    <w:webHidden/>
                  </w:rPr>
                </w:rPrChange>
              </w:rPr>
              <w:fldChar w:fldCharType="begin"/>
            </w:r>
            <w:r w:rsidRPr="006F1808">
              <w:rPr>
                <w:noProof w:val="0"/>
                <w:webHidden/>
                <w:rPrChange w:id="47" w:author="Eriksson Tina" w:date="2025-06-24T17:00:00Z" w16du:dateUtc="2025-06-24T15:00:00Z">
                  <w:rPr>
                    <w:webHidden/>
                  </w:rPr>
                </w:rPrChange>
              </w:rPr>
              <w:instrText xml:space="preserve"> PAGEREF _Toc201647925 \h </w:instrText>
            </w:r>
            <w:r w:rsidRPr="006F1808">
              <w:rPr>
                <w:noProof w:val="0"/>
                <w:webHidden/>
                <w:rPrChange w:id="48" w:author="Eriksson Tina" w:date="2025-06-24T17:00:00Z" w16du:dateUtc="2025-06-24T15:00:00Z">
                  <w:rPr>
                    <w:webHidden/>
                  </w:rPr>
                </w:rPrChange>
              </w:rPr>
            </w:r>
          </w:ins>
          <w:r w:rsidRPr="006F1808">
            <w:rPr>
              <w:noProof w:val="0"/>
              <w:webHidden/>
              <w:rPrChange w:id="49" w:author="Eriksson Tina" w:date="2025-06-24T17:00:00Z" w16du:dateUtc="2025-06-24T15:00:00Z">
                <w:rPr>
                  <w:webHidden/>
                </w:rPr>
              </w:rPrChange>
            </w:rPr>
            <w:fldChar w:fldCharType="separate"/>
          </w:r>
          <w:ins w:id="50" w:author="Eriksson Tina" w:date="2025-06-24T08:58:00Z" w16du:dateUtc="2025-06-24T06:58:00Z">
            <w:r w:rsidRPr="006F1808">
              <w:rPr>
                <w:noProof w:val="0"/>
                <w:webHidden/>
                <w:rPrChange w:id="51" w:author="Eriksson Tina" w:date="2025-06-24T17:00:00Z" w16du:dateUtc="2025-06-24T15:00:00Z">
                  <w:rPr>
                    <w:webHidden/>
                  </w:rPr>
                </w:rPrChange>
              </w:rPr>
              <w:t>1</w:t>
            </w:r>
            <w:r w:rsidRPr="006F1808">
              <w:rPr>
                <w:noProof w:val="0"/>
                <w:webHidden/>
                <w:rPrChange w:id="52" w:author="Eriksson Tina" w:date="2025-06-24T17:00:00Z" w16du:dateUtc="2025-06-24T15:00:00Z">
                  <w:rPr>
                    <w:webHidden/>
                  </w:rPr>
                </w:rPrChange>
              </w:rPr>
              <w:fldChar w:fldCharType="end"/>
            </w:r>
            <w:r w:rsidRPr="006F1808">
              <w:rPr>
                <w:rStyle w:val="Hyperlnk"/>
                <w:noProof w:val="0"/>
                <w:rPrChange w:id="53" w:author="Eriksson Tina" w:date="2025-06-24T17:00:00Z" w16du:dateUtc="2025-06-24T15:00:00Z">
                  <w:rPr>
                    <w:rStyle w:val="Hyperlnk"/>
                  </w:rPr>
                </w:rPrChange>
              </w:rPr>
              <w:fldChar w:fldCharType="end"/>
            </w:r>
          </w:ins>
        </w:p>
        <w:p w14:paraId="40DC987A" w14:textId="77721B98" w:rsidR="000F7405" w:rsidRPr="006F1808" w:rsidRDefault="000F7405">
          <w:pPr>
            <w:pStyle w:val="Innehll1"/>
            <w:rPr>
              <w:ins w:id="54" w:author="Eriksson Tina" w:date="2025-06-24T08:58:00Z" w16du:dateUtc="2025-06-24T06:58:00Z"/>
              <w:b w:val="0"/>
              <w:noProof w:val="0"/>
              <w:kern w:val="2"/>
              <w:sz w:val="24"/>
              <w:szCs w:val="24"/>
              <w14:ligatures w14:val="standardContextual"/>
              <w:rPrChange w:id="55" w:author="Eriksson Tina" w:date="2025-06-24T17:00:00Z" w16du:dateUtc="2025-06-24T15:00:00Z">
                <w:rPr>
                  <w:ins w:id="56" w:author="Eriksson Tina" w:date="2025-06-24T08:58:00Z" w16du:dateUtc="2025-06-24T06:58:00Z"/>
                  <w:b w:val="0"/>
                  <w:kern w:val="2"/>
                  <w:sz w:val="24"/>
                  <w:szCs w:val="24"/>
                  <w14:ligatures w14:val="standardContextual"/>
                </w:rPr>
              </w:rPrChange>
            </w:rPr>
          </w:pPr>
          <w:ins w:id="57" w:author="Eriksson Tina" w:date="2025-06-24T08:58:00Z" w16du:dateUtc="2025-06-24T06:58:00Z">
            <w:r w:rsidRPr="006F1808">
              <w:rPr>
                <w:rStyle w:val="Hyperlnk"/>
                <w:noProof w:val="0"/>
                <w:rPrChange w:id="58" w:author="Eriksson Tina" w:date="2025-06-24T17:00:00Z" w16du:dateUtc="2025-06-24T15:00:00Z">
                  <w:rPr>
                    <w:rStyle w:val="Hyperlnk"/>
                  </w:rPr>
                </w:rPrChange>
              </w:rPr>
              <w:fldChar w:fldCharType="begin"/>
            </w:r>
            <w:r w:rsidRPr="006F1808">
              <w:rPr>
                <w:rStyle w:val="Hyperlnk"/>
                <w:noProof w:val="0"/>
                <w:rPrChange w:id="59" w:author="Eriksson Tina" w:date="2025-06-24T17:00:00Z" w16du:dateUtc="2025-06-24T15:00:00Z">
                  <w:rPr>
                    <w:rStyle w:val="Hyperlnk"/>
                  </w:rPr>
                </w:rPrChange>
              </w:rPr>
              <w:instrText xml:space="preserve"> </w:instrText>
            </w:r>
            <w:r w:rsidRPr="006F1808">
              <w:rPr>
                <w:noProof w:val="0"/>
                <w:rPrChange w:id="60" w:author="Eriksson Tina" w:date="2025-06-24T17:00:00Z" w16du:dateUtc="2025-06-24T15:00:00Z">
                  <w:rPr/>
                </w:rPrChange>
              </w:rPr>
              <w:instrText>HYPERLINK \l "_Toc201647926"</w:instrText>
            </w:r>
            <w:r w:rsidRPr="006F1808">
              <w:rPr>
                <w:rStyle w:val="Hyperlnk"/>
                <w:noProof w:val="0"/>
                <w:rPrChange w:id="61" w:author="Eriksson Tina" w:date="2025-06-24T17:00:00Z" w16du:dateUtc="2025-06-24T15:00:00Z">
                  <w:rPr>
                    <w:rStyle w:val="Hyperlnk"/>
                  </w:rPr>
                </w:rPrChange>
              </w:rPr>
              <w:instrText xml:space="preserve"> </w:instrText>
            </w:r>
            <w:r w:rsidRPr="006F1808">
              <w:rPr>
                <w:rStyle w:val="Hyperlnk"/>
                <w:noProof w:val="0"/>
                <w:rPrChange w:id="62" w:author="Eriksson Tina" w:date="2025-06-24T17:00:00Z" w16du:dateUtc="2025-06-24T15:00:00Z">
                  <w:rPr>
                    <w:rStyle w:val="Hyperlnk"/>
                  </w:rPr>
                </w:rPrChange>
              </w:rPr>
            </w:r>
            <w:r w:rsidRPr="006F1808">
              <w:rPr>
                <w:rStyle w:val="Hyperlnk"/>
                <w:noProof w:val="0"/>
                <w:rPrChange w:id="63" w:author="Eriksson Tina" w:date="2025-06-24T17:00:00Z" w16du:dateUtc="2025-06-24T15:00:00Z">
                  <w:rPr>
                    <w:rStyle w:val="Hyperlnk"/>
                  </w:rPr>
                </w:rPrChange>
              </w:rPr>
              <w:fldChar w:fldCharType="separate"/>
            </w:r>
            <w:r w:rsidRPr="006F1808">
              <w:rPr>
                <w:rStyle w:val="Hyperlnk"/>
                <w:noProof w:val="0"/>
                <w:rPrChange w:id="64" w:author="Eriksson Tina" w:date="2025-06-24T17:00:00Z" w16du:dateUtc="2025-06-24T15:00:00Z">
                  <w:rPr>
                    <w:rStyle w:val="Hyperlnk"/>
                  </w:rPr>
                </w:rPrChange>
              </w:rPr>
              <w:t>1</w:t>
            </w:r>
            <w:r w:rsidRPr="006F1808">
              <w:rPr>
                <w:b w:val="0"/>
                <w:noProof w:val="0"/>
                <w:kern w:val="2"/>
                <w:sz w:val="24"/>
                <w:szCs w:val="24"/>
                <w14:ligatures w14:val="standardContextual"/>
                <w:rPrChange w:id="65" w:author="Eriksson Tina" w:date="2025-06-24T17:00:00Z" w16du:dateUtc="2025-06-24T15:00:00Z">
                  <w:rPr>
                    <w:b w:val="0"/>
                    <w:kern w:val="2"/>
                    <w:sz w:val="24"/>
                    <w:szCs w:val="24"/>
                    <w14:ligatures w14:val="standardContextual"/>
                  </w:rPr>
                </w:rPrChange>
              </w:rPr>
              <w:tab/>
            </w:r>
            <w:r w:rsidRPr="006F1808">
              <w:rPr>
                <w:rStyle w:val="Hyperlnk"/>
                <w:noProof w:val="0"/>
                <w:rPrChange w:id="66" w:author="Eriksson Tina" w:date="2025-06-24T17:00:00Z" w16du:dateUtc="2025-06-24T15:00:00Z">
                  <w:rPr>
                    <w:rStyle w:val="Hyperlnk"/>
                  </w:rPr>
                </w:rPrChange>
              </w:rPr>
              <w:t>Inledning (obligatorisk)</w:t>
            </w:r>
            <w:r w:rsidRPr="006F1808">
              <w:rPr>
                <w:noProof w:val="0"/>
                <w:webHidden/>
                <w:rPrChange w:id="67" w:author="Eriksson Tina" w:date="2025-06-24T17:00:00Z" w16du:dateUtc="2025-06-24T15:00:00Z">
                  <w:rPr>
                    <w:webHidden/>
                  </w:rPr>
                </w:rPrChange>
              </w:rPr>
              <w:tab/>
            </w:r>
            <w:r w:rsidRPr="006F1808">
              <w:rPr>
                <w:noProof w:val="0"/>
                <w:webHidden/>
                <w:rPrChange w:id="68" w:author="Eriksson Tina" w:date="2025-06-24T17:00:00Z" w16du:dateUtc="2025-06-24T15:00:00Z">
                  <w:rPr>
                    <w:webHidden/>
                  </w:rPr>
                </w:rPrChange>
              </w:rPr>
              <w:fldChar w:fldCharType="begin"/>
            </w:r>
            <w:r w:rsidRPr="006F1808">
              <w:rPr>
                <w:noProof w:val="0"/>
                <w:webHidden/>
                <w:rPrChange w:id="69" w:author="Eriksson Tina" w:date="2025-06-24T17:00:00Z" w16du:dateUtc="2025-06-24T15:00:00Z">
                  <w:rPr>
                    <w:webHidden/>
                  </w:rPr>
                </w:rPrChange>
              </w:rPr>
              <w:instrText xml:space="preserve"> PAGEREF _Toc201647926 \h </w:instrText>
            </w:r>
            <w:r w:rsidRPr="006F1808">
              <w:rPr>
                <w:noProof w:val="0"/>
                <w:webHidden/>
                <w:rPrChange w:id="70" w:author="Eriksson Tina" w:date="2025-06-24T17:00:00Z" w16du:dateUtc="2025-06-24T15:00:00Z">
                  <w:rPr>
                    <w:webHidden/>
                  </w:rPr>
                </w:rPrChange>
              </w:rPr>
            </w:r>
          </w:ins>
          <w:r w:rsidRPr="006F1808">
            <w:rPr>
              <w:noProof w:val="0"/>
              <w:webHidden/>
              <w:rPrChange w:id="71" w:author="Eriksson Tina" w:date="2025-06-24T17:00:00Z" w16du:dateUtc="2025-06-24T15:00:00Z">
                <w:rPr>
                  <w:webHidden/>
                </w:rPr>
              </w:rPrChange>
            </w:rPr>
            <w:fldChar w:fldCharType="separate"/>
          </w:r>
          <w:ins w:id="72" w:author="Eriksson Tina" w:date="2025-06-24T08:58:00Z" w16du:dateUtc="2025-06-24T06:58:00Z">
            <w:r w:rsidRPr="006F1808">
              <w:rPr>
                <w:noProof w:val="0"/>
                <w:webHidden/>
                <w:rPrChange w:id="73" w:author="Eriksson Tina" w:date="2025-06-24T17:00:00Z" w16du:dateUtc="2025-06-24T15:00:00Z">
                  <w:rPr>
                    <w:webHidden/>
                  </w:rPr>
                </w:rPrChange>
              </w:rPr>
              <w:t>5</w:t>
            </w:r>
            <w:r w:rsidRPr="006F1808">
              <w:rPr>
                <w:noProof w:val="0"/>
                <w:webHidden/>
                <w:rPrChange w:id="74" w:author="Eriksson Tina" w:date="2025-06-24T17:00:00Z" w16du:dateUtc="2025-06-24T15:00:00Z">
                  <w:rPr>
                    <w:webHidden/>
                  </w:rPr>
                </w:rPrChange>
              </w:rPr>
              <w:fldChar w:fldCharType="end"/>
            </w:r>
            <w:r w:rsidRPr="006F1808">
              <w:rPr>
                <w:rStyle w:val="Hyperlnk"/>
                <w:noProof w:val="0"/>
                <w:rPrChange w:id="75" w:author="Eriksson Tina" w:date="2025-06-24T17:00:00Z" w16du:dateUtc="2025-06-24T15:00:00Z">
                  <w:rPr>
                    <w:rStyle w:val="Hyperlnk"/>
                  </w:rPr>
                </w:rPrChange>
              </w:rPr>
              <w:fldChar w:fldCharType="end"/>
            </w:r>
          </w:ins>
        </w:p>
        <w:p w14:paraId="69D255E3" w14:textId="3828484D" w:rsidR="000F7405" w:rsidRPr="006F1808" w:rsidRDefault="000F7405">
          <w:pPr>
            <w:pStyle w:val="Innehll1"/>
            <w:rPr>
              <w:ins w:id="76" w:author="Eriksson Tina" w:date="2025-06-24T08:58:00Z" w16du:dateUtc="2025-06-24T06:58:00Z"/>
              <w:b w:val="0"/>
              <w:noProof w:val="0"/>
              <w:kern w:val="2"/>
              <w:sz w:val="24"/>
              <w:szCs w:val="24"/>
              <w14:ligatures w14:val="standardContextual"/>
              <w:rPrChange w:id="77" w:author="Eriksson Tina" w:date="2025-06-24T17:00:00Z" w16du:dateUtc="2025-06-24T15:00:00Z">
                <w:rPr>
                  <w:ins w:id="78" w:author="Eriksson Tina" w:date="2025-06-24T08:58:00Z" w16du:dateUtc="2025-06-24T06:58:00Z"/>
                  <w:b w:val="0"/>
                  <w:kern w:val="2"/>
                  <w:sz w:val="24"/>
                  <w:szCs w:val="24"/>
                  <w14:ligatures w14:val="standardContextual"/>
                </w:rPr>
              </w:rPrChange>
            </w:rPr>
          </w:pPr>
          <w:ins w:id="79" w:author="Eriksson Tina" w:date="2025-06-24T08:58:00Z" w16du:dateUtc="2025-06-24T06:58:00Z">
            <w:r w:rsidRPr="006F1808">
              <w:rPr>
                <w:rStyle w:val="Hyperlnk"/>
                <w:noProof w:val="0"/>
                <w:rPrChange w:id="80" w:author="Eriksson Tina" w:date="2025-06-24T17:00:00Z" w16du:dateUtc="2025-06-24T15:00:00Z">
                  <w:rPr>
                    <w:rStyle w:val="Hyperlnk"/>
                  </w:rPr>
                </w:rPrChange>
              </w:rPr>
              <w:fldChar w:fldCharType="begin"/>
            </w:r>
            <w:r w:rsidRPr="006F1808">
              <w:rPr>
                <w:rStyle w:val="Hyperlnk"/>
                <w:noProof w:val="0"/>
                <w:rPrChange w:id="81" w:author="Eriksson Tina" w:date="2025-06-24T17:00:00Z" w16du:dateUtc="2025-06-24T15:00:00Z">
                  <w:rPr>
                    <w:rStyle w:val="Hyperlnk"/>
                  </w:rPr>
                </w:rPrChange>
              </w:rPr>
              <w:instrText xml:space="preserve"> </w:instrText>
            </w:r>
            <w:r w:rsidRPr="006F1808">
              <w:rPr>
                <w:noProof w:val="0"/>
                <w:rPrChange w:id="82" w:author="Eriksson Tina" w:date="2025-06-24T17:00:00Z" w16du:dateUtc="2025-06-24T15:00:00Z">
                  <w:rPr/>
                </w:rPrChange>
              </w:rPr>
              <w:instrText>HYPERLINK \l "_Toc201647927"</w:instrText>
            </w:r>
            <w:r w:rsidRPr="006F1808">
              <w:rPr>
                <w:rStyle w:val="Hyperlnk"/>
                <w:noProof w:val="0"/>
                <w:rPrChange w:id="83" w:author="Eriksson Tina" w:date="2025-06-24T17:00:00Z" w16du:dateUtc="2025-06-24T15:00:00Z">
                  <w:rPr>
                    <w:rStyle w:val="Hyperlnk"/>
                  </w:rPr>
                </w:rPrChange>
              </w:rPr>
              <w:instrText xml:space="preserve"> </w:instrText>
            </w:r>
            <w:r w:rsidRPr="006F1808">
              <w:rPr>
                <w:rStyle w:val="Hyperlnk"/>
                <w:noProof w:val="0"/>
                <w:rPrChange w:id="84" w:author="Eriksson Tina" w:date="2025-06-24T17:00:00Z" w16du:dateUtc="2025-06-24T15:00:00Z">
                  <w:rPr>
                    <w:rStyle w:val="Hyperlnk"/>
                  </w:rPr>
                </w:rPrChange>
              </w:rPr>
            </w:r>
            <w:r w:rsidRPr="006F1808">
              <w:rPr>
                <w:rStyle w:val="Hyperlnk"/>
                <w:noProof w:val="0"/>
                <w:rPrChange w:id="85" w:author="Eriksson Tina" w:date="2025-06-24T17:00:00Z" w16du:dateUtc="2025-06-24T15:00:00Z">
                  <w:rPr>
                    <w:rStyle w:val="Hyperlnk"/>
                  </w:rPr>
                </w:rPrChange>
              </w:rPr>
              <w:fldChar w:fldCharType="separate"/>
            </w:r>
            <w:r w:rsidRPr="006F1808">
              <w:rPr>
                <w:rStyle w:val="Hyperlnk"/>
                <w:noProof w:val="0"/>
                <w:rPrChange w:id="86" w:author="Eriksson Tina" w:date="2025-06-24T17:00:00Z" w16du:dateUtc="2025-06-24T15:00:00Z">
                  <w:rPr>
                    <w:rStyle w:val="Hyperlnk"/>
                  </w:rPr>
                </w:rPrChange>
              </w:rPr>
              <w:t>2</w:t>
            </w:r>
            <w:r w:rsidRPr="006F1808">
              <w:rPr>
                <w:b w:val="0"/>
                <w:noProof w:val="0"/>
                <w:kern w:val="2"/>
                <w:sz w:val="24"/>
                <w:szCs w:val="24"/>
                <w14:ligatures w14:val="standardContextual"/>
                <w:rPrChange w:id="87" w:author="Eriksson Tina" w:date="2025-06-24T17:00:00Z" w16du:dateUtc="2025-06-24T15:00:00Z">
                  <w:rPr>
                    <w:b w:val="0"/>
                    <w:kern w:val="2"/>
                    <w:sz w:val="24"/>
                    <w:szCs w:val="24"/>
                    <w14:ligatures w14:val="standardContextual"/>
                  </w:rPr>
                </w:rPrChange>
              </w:rPr>
              <w:tab/>
            </w:r>
            <w:r w:rsidRPr="006F1808">
              <w:rPr>
                <w:rStyle w:val="Hyperlnk"/>
                <w:noProof w:val="0"/>
                <w:rPrChange w:id="88" w:author="Eriksson Tina" w:date="2025-06-24T17:00:00Z" w16du:dateUtc="2025-06-24T15:00:00Z">
                  <w:rPr>
                    <w:rStyle w:val="Hyperlnk"/>
                  </w:rPr>
                </w:rPrChange>
              </w:rPr>
              <w:t>Informationssäkerhet (obligatorisk)</w:t>
            </w:r>
            <w:r w:rsidRPr="006F1808">
              <w:rPr>
                <w:noProof w:val="0"/>
                <w:webHidden/>
                <w:rPrChange w:id="89" w:author="Eriksson Tina" w:date="2025-06-24T17:00:00Z" w16du:dateUtc="2025-06-24T15:00:00Z">
                  <w:rPr>
                    <w:webHidden/>
                  </w:rPr>
                </w:rPrChange>
              </w:rPr>
              <w:tab/>
            </w:r>
            <w:r w:rsidRPr="006F1808">
              <w:rPr>
                <w:noProof w:val="0"/>
                <w:webHidden/>
                <w:rPrChange w:id="90" w:author="Eriksson Tina" w:date="2025-06-24T17:00:00Z" w16du:dateUtc="2025-06-24T15:00:00Z">
                  <w:rPr>
                    <w:webHidden/>
                  </w:rPr>
                </w:rPrChange>
              </w:rPr>
              <w:fldChar w:fldCharType="begin"/>
            </w:r>
            <w:r w:rsidRPr="006F1808">
              <w:rPr>
                <w:noProof w:val="0"/>
                <w:webHidden/>
                <w:rPrChange w:id="91" w:author="Eriksson Tina" w:date="2025-06-24T17:00:00Z" w16du:dateUtc="2025-06-24T15:00:00Z">
                  <w:rPr>
                    <w:webHidden/>
                  </w:rPr>
                </w:rPrChange>
              </w:rPr>
              <w:instrText xml:space="preserve"> PAGEREF _Toc201647927 \h </w:instrText>
            </w:r>
            <w:r w:rsidRPr="006F1808">
              <w:rPr>
                <w:noProof w:val="0"/>
                <w:webHidden/>
                <w:rPrChange w:id="92" w:author="Eriksson Tina" w:date="2025-06-24T17:00:00Z" w16du:dateUtc="2025-06-24T15:00:00Z">
                  <w:rPr>
                    <w:webHidden/>
                  </w:rPr>
                </w:rPrChange>
              </w:rPr>
            </w:r>
          </w:ins>
          <w:r w:rsidRPr="006F1808">
            <w:rPr>
              <w:noProof w:val="0"/>
              <w:webHidden/>
              <w:rPrChange w:id="93" w:author="Eriksson Tina" w:date="2025-06-24T17:00:00Z" w16du:dateUtc="2025-06-24T15:00:00Z">
                <w:rPr>
                  <w:webHidden/>
                </w:rPr>
              </w:rPrChange>
            </w:rPr>
            <w:fldChar w:fldCharType="separate"/>
          </w:r>
          <w:ins w:id="94" w:author="Eriksson Tina" w:date="2025-06-24T08:58:00Z" w16du:dateUtc="2025-06-24T06:58:00Z">
            <w:r w:rsidRPr="006F1808">
              <w:rPr>
                <w:noProof w:val="0"/>
                <w:webHidden/>
                <w:rPrChange w:id="95" w:author="Eriksson Tina" w:date="2025-06-24T17:00:00Z" w16du:dateUtc="2025-06-24T15:00:00Z">
                  <w:rPr>
                    <w:webHidden/>
                  </w:rPr>
                </w:rPrChange>
              </w:rPr>
              <w:t>5</w:t>
            </w:r>
            <w:r w:rsidRPr="006F1808">
              <w:rPr>
                <w:noProof w:val="0"/>
                <w:webHidden/>
                <w:rPrChange w:id="96" w:author="Eriksson Tina" w:date="2025-06-24T17:00:00Z" w16du:dateUtc="2025-06-24T15:00:00Z">
                  <w:rPr>
                    <w:webHidden/>
                  </w:rPr>
                </w:rPrChange>
              </w:rPr>
              <w:fldChar w:fldCharType="end"/>
            </w:r>
            <w:r w:rsidRPr="006F1808">
              <w:rPr>
                <w:rStyle w:val="Hyperlnk"/>
                <w:noProof w:val="0"/>
                <w:rPrChange w:id="97" w:author="Eriksson Tina" w:date="2025-06-24T17:00:00Z" w16du:dateUtc="2025-06-24T15:00:00Z">
                  <w:rPr>
                    <w:rStyle w:val="Hyperlnk"/>
                  </w:rPr>
                </w:rPrChange>
              </w:rPr>
              <w:fldChar w:fldCharType="end"/>
            </w:r>
          </w:ins>
        </w:p>
        <w:p w14:paraId="4535CFF0" w14:textId="4C48C774" w:rsidR="000F7405" w:rsidRPr="006F1808" w:rsidRDefault="000F7405">
          <w:pPr>
            <w:pStyle w:val="Innehll1"/>
            <w:rPr>
              <w:ins w:id="98" w:author="Eriksson Tina" w:date="2025-06-24T08:58:00Z" w16du:dateUtc="2025-06-24T06:58:00Z"/>
              <w:b w:val="0"/>
              <w:noProof w:val="0"/>
              <w:kern w:val="2"/>
              <w:sz w:val="24"/>
              <w:szCs w:val="24"/>
              <w14:ligatures w14:val="standardContextual"/>
              <w:rPrChange w:id="99" w:author="Eriksson Tina" w:date="2025-06-24T17:00:00Z" w16du:dateUtc="2025-06-24T15:00:00Z">
                <w:rPr>
                  <w:ins w:id="100" w:author="Eriksson Tina" w:date="2025-06-24T08:58:00Z" w16du:dateUtc="2025-06-24T06:58:00Z"/>
                  <w:b w:val="0"/>
                  <w:kern w:val="2"/>
                  <w:sz w:val="24"/>
                  <w:szCs w:val="24"/>
                  <w14:ligatures w14:val="standardContextual"/>
                </w:rPr>
              </w:rPrChange>
            </w:rPr>
          </w:pPr>
          <w:ins w:id="101" w:author="Eriksson Tina" w:date="2025-06-24T08:58:00Z" w16du:dateUtc="2025-06-24T06:58:00Z">
            <w:r w:rsidRPr="006F1808">
              <w:rPr>
                <w:rStyle w:val="Hyperlnk"/>
                <w:noProof w:val="0"/>
                <w:rPrChange w:id="102" w:author="Eriksson Tina" w:date="2025-06-24T17:00:00Z" w16du:dateUtc="2025-06-24T15:00:00Z">
                  <w:rPr>
                    <w:rStyle w:val="Hyperlnk"/>
                  </w:rPr>
                </w:rPrChange>
              </w:rPr>
              <w:fldChar w:fldCharType="begin"/>
            </w:r>
            <w:r w:rsidRPr="006F1808">
              <w:rPr>
                <w:rStyle w:val="Hyperlnk"/>
                <w:noProof w:val="0"/>
                <w:rPrChange w:id="103" w:author="Eriksson Tina" w:date="2025-06-24T17:00:00Z" w16du:dateUtc="2025-06-24T15:00:00Z">
                  <w:rPr>
                    <w:rStyle w:val="Hyperlnk"/>
                  </w:rPr>
                </w:rPrChange>
              </w:rPr>
              <w:instrText xml:space="preserve"> </w:instrText>
            </w:r>
            <w:r w:rsidRPr="006F1808">
              <w:rPr>
                <w:noProof w:val="0"/>
                <w:rPrChange w:id="104" w:author="Eriksson Tina" w:date="2025-06-24T17:00:00Z" w16du:dateUtc="2025-06-24T15:00:00Z">
                  <w:rPr/>
                </w:rPrChange>
              </w:rPr>
              <w:instrText>HYPERLINK \l "_Toc201647928"</w:instrText>
            </w:r>
            <w:r w:rsidRPr="006F1808">
              <w:rPr>
                <w:rStyle w:val="Hyperlnk"/>
                <w:noProof w:val="0"/>
                <w:rPrChange w:id="105" w:author="Eriksson Tina" w:date="2025-06-24T17:00:00Z" w16du:dateUtc="2025-06-24T15:00:00Z">
                  <w:rPr>
                    <w:rStyle w:val="Hyperlnk"/>
                  </w:rPr>
                </w:rPrChange>
              </w:rPr>
              <w:instrText xml:space="preserve"> </w:instrText>
            </w:r>
            <w:r w:rsidRPr="006F1808">
              <w:rPr>
                <w:rStyle w:val="Hyperlnk"/>
                <w:noProof w:val="0"/>
                <w:rPrChange w:id="106" w:author="Eriksson Tina" w:date="2025-06-24T17:00:00Z" w16du:dateUtc="2025-06-24T15:00:00Z">
                  <w:rPr>
                    <w:rStyle w:val="Hyperlnk"/>
                  </w:rPr>
                </w:rPrChange>
              </w:rPr>
            </w:r>
            <w:r w:rsidRPr="006F1808">
              <w:rPr>
                <w:rStyle w:val="Hyperlnk"/>
                <w:noProof w:val="0"/>
                <w:rPrChange w:id="107" w:author="Eriksson Tina" w:date="2025-06-24T17:00:00Z" w16du:dateUtc="2025-06-24T15:00:00Z">
                  <w:rPr>
                    <w:rStyle w:val="Hyperlnk"/>
                  </w:rPr>
                </w:rPrChange>
              </w:rPr>
              <w:fldChar w:fldCharType="separate"/>
            </w:r>
            <w:r w:rsidRPr="006F1808">
              <w:rPr>
                <w:rStyle w:val="Hyperlnk"/>
                <w:noProof w:val="0"/>
                <w:rPrChange w:id="108" w:author="Eriksson Tina" w:date="2025-06-24T17:00:00Z" w16du:dateUtc="2025-06-24T15:00:00Z">
                  <w:rPr>
                    <w:rStyle w:val="Hyperlnk"/>
                  </w:rPr>
                </w:rPrChange>
              </w:rPr>
              <w:t>3</w:t>
            </w:r>
            <w:r w:rsidRPr="006F1808">
              <w:rPr>
                <w:b w:val="0"/>
                <w:noProof w:val="0"/>
                <w:kern w:val="2"/>
                <w:sz w:val="24"/>
                <w:szCs w:val="24"/>
                <w14:ligatures w14:val="standardContextual"/>
                <w:rPrChange w:id="109" w:author="Eriksson Tina" w:date="2025-06-24T17:00:00Z" w16du:dateUtc="2025-06-24T15:00:00Z">
                  <w:rPr>
                    <w:b w:val="0"/>
                    <w:kern w:val="2"/>
                    <w:sz w:val="24"/>
                    <w:szCs w:val="24"/>
                    <w14:ligatures w14:val="standardContextual"/>
                  </w:rPr>
                </w:rPrChange>
              </w:rPr>
              <w:tab/>
            </w:r>
            <w:r w:rsidRPr="006F1808">
              <w:rPr>
                <w:rStyle w:val="Hyperlnk"/>
                <w:noProof w:val="0"/>
                <w:rPrChange w:id="110" w:author="Eriksson Tina" w:date="2025-06-24T17:00:00Z" w16du:dateUtc="2025-06-24T15:00:00Z">
                  <w:rPr>
                    <w:rStyle w:val="Hyperlnk"/>
                  </w:rPr>
                </w:rPrChange>
              </w:rPr>
              <w:t>Referensmodellsförteckning (obligatorisk)</w:t>
            </w:r>
            <w:r w:rsidRPr="006F1808">
              <w:rPr>
                <w:noProof w:val="0"/>
                <w:webHidden/>
                <w:rPrChange w:id="111" w:author="Eriksson Tina" w:date="2025-06-24T17:00:00Z" w16du:dateUtc="2025-06-24T15:00:00Z">
                  <w:rPr>
                    <w:webHidden/>
                  </w:rPr>
                </w:rPrChange>
              </w:rPr>
              <w:tab/>
            </w:r>
            <w:r w:rsidRPr="006F1808">
              <w:rPr>
                <w:noProof w:val="0"/>
                <w:webHidden/>
                <w:rPrChange w:id="112" w:author="Eriksson Tina" w:date="2025-06-24T17:00:00Z" w16du:dateUtc="2025-06-24T15:00:00Z">
                  <w:rPr>
                    <w:webHidden/>
                  </w:rPr>
                </w:rPrChange>
              </w:rPr>
              <w:fldChar w:fldCharType="begin"/>
            </w:r>
            <w:r w:rsidRPr="006F1808">
              <w:rPr>
                <w:noProof w:val="0"/>
                <w:webHidden/>
                <w:rPrChange w:id="113" w:author="Eriksson Tina" w:date="2025-06-24T17:00:00Z" w16du:dateUtc="2025-06-24T15:00:00Z">
                  <w:rPr>
                    <w:webHidden/>
                  </w:rPr>
                </w:rPrChange>
              </w:rPr>
              <w:instrText xml:space="preserve"> PAGEREF _Toc201647928 \h </w:instrText>
            </w:r>
            <w:r w:rsidRPr="006F1808">
              <w:rPr>
                <w:noProof w:val="0"/>
                <w:webHidden/>
                <w:rPrChange w:id="114" w:author="Eriksson Tina" w:date="2025-06-24T17:00:00Z" w16du:dateUtc="2025-06-24T15:00:00Z">
                  <w:rPr>
                    <w:webHidden/>
                  </w:rPr>
                </w:rPrChange>
              </w:rPr>
            </w:r>
          </w:ins>
          <w:r w:rsidRPr="006F1808">
            <w:rPr>
              <w:noProof w:val="0"/>
              <w:webHidden/>
              <w:rPrChange w:id="115" w:author="Eriksson Tina" w:date="2025-06-24T17:00:00Z" w16du:dateUtc="2025-06-24T15:00:00Z">
                <w:rPr>
                  <w:webHidden/>
                </w:rPr>
              </w:rPrChange>
            </w:rPr>
            <w:fldChar w:fldCharType="separate"/>
          </w:r>
          <w:ins w:id="116" w:author="Eriksson Tina" w:date="2025-06-24T08:58:00Z" w16du:dateUtc="2025-06-24T06:58:00Z">
            <w:r w:rsidRPr="006F1808">
              <w:rPr>
                <w:noProof w:val="0"/>
                <w:webHidden/>
                <w:rPrChange w:id="117" w:author="Eriksson Tina" w:date="2025-06-24T17:00:00Z" w16du:dateUtc="2025-06-24T15:00:00Z">
                  <w:rPr>
                    <w:webHidden/>
                  </w:rPr>
                </w:rPrChange>
              </w:rPr>
              <w:t>8</w:t>
            </w:r>
            <w:r w:rsidRPr="006F1808">
              <w:rPr>
                <w:noProof w:val="0"/>
                <w:webHidden/>
                <w:rPrChange w:id="118" w:author="Eriksson Tina" w:date="2025-06-24T17:00:00Z" w16du:dateUtc="2025-06-24T15:00:00Z">
                  <w:rPr>
                    <w:webHidden/>
                  </w:rPr>
                </w:rPrChange>
              </w:rPr>
              <w:fldChar w:fldCharType="end"/>
            </w:r>
            <w:r w:rsidRPr="006F1808">
              <w:rPr>
                <w:rStyle w:val="Hyperlnk"/>
                <w:noProof w:val="0"/>
                <w:rPrChange w:id="119" w:author="Eriksson Tina" w:date="2025-06-24T17:00:00Z" w16du:dateUtc="2025-06-24T15:00:00Z">
                  <w:rPr>
                    <w:rStyle w:val="Hyperlnk"/>
                  </w:rPr>
                </w:rPrChange>
              </w:rPr>
              <w:fldChar w:fldCharType="end"/>
            </w:r>
          </w:ins>
        </w:p>
        <w:p w14:paraId="3C77084C" w14:textId="1F24AE31" w:rsidR="000F7405" w:rsidRPr="006F1808" w:rsidRDefault="000F7405">
          <w:pPr>
            <w:pStyle w:val="Innehll1"/>
            <w:rPr>
              <w:ins w:id="120" w:author="Eriksson Tina" w:date="2025-06-24T08:58:00Z" w16du:dateUtc="2025-06-24T06:58:00Z"/>
              <w:b w:val="0"/>
              <w:noProof w:val="0"/>
              <w:kern w:val="2"/>
              <w:sz w:val="24"/>
              <w:szCs w:val="24"/>
              <w14:ligatures w14:val="standardContextual"/>
              <w:rPrChange w:id="121" w:author="Eriksson Tina" w:date="2025-06-24T17:00:00Z" w16du:dateUtc="2025-06-24T15:00:00Z">
                <w:rPr>
                  <w:ins w:id="122" w:author="Eriksson Tina" w:date="2025-06-24T08:58:00Z" w16du:dateUtc="2025-06-24T06:58:00Z"/>
                  <w:b w:val="0"/>
                  <w:kern w:val="2"/>
                  <w:sz w:val="24"/>
                  <w:szCs w:val="24"/>
                  <w14:ligatures w14:val="standardContextual"/>
                </w:rPr>
              </w:rPrChange>
            </w:rPr>
          </w:pPr>
          <w:ins w:id="123" w:author="Eriksson Tina" w:date="2025-06-24T08:58:00Z" w16du:dateUtc="2025-06-24T06:58:00Z">
            <w:r w:rsidRPr="006F1808">
              <w:rPr>
                <w:rStyle w:val="Hyperlnk"/>
                <w:noProof w:val="0"/>
                <w:rPrChange w:id="124" w:author="Eriksson Tina" w:date="2025-06-24T17:00:00Z" w16du:dateUtc="2025-06-24T15:00:00Z">
                  <w:rPr>
                    <w:rStyle w:val="Hyperlnk"/>
                  </w:rPr>
                </w:rPrChange>
              </w:rPr>
              <w:fldChar w:fldCharType="begin"/>
            </w:r>
            <w:r w:rsidRPr="006F1808">
              <w:rPr>
                <w:rStyle w:val="Hyperlnk"/>
                <w:noProof w:val="0"/>
                <w:rPrChange w:id="125" w:author="Eriksson Tina" w:date="2025-06-24T17:00:00Z" w16du:dateUtc="2025-06-24T15:00:00Z">
                  <w:rPr>
                    <w:rStyle w:val="Hyperlnk"/>
                  </w:rPr>
                </w:rPrChange>
              </w:rPr>
              <w:instrText xml:space="preserve"> </w:instrText>
            </w:r>
            <w:r w:rsidRPr="006F1808">
              <w:rPr>
                <w:noProof w:val="0"/>
                <w:rPrChange w:id="126" w:author="Eriksson Tina" w:date="2025-06-24T17:00:00Z" w16du:dateUtc="2025-06-24T15:00:00Z">
                  <w:rPr/>
                </w:rPrChange>
              </w:rPr>
              <w:instrText>HYPERLINK \l "_Toc201647929"</w:instrText>
            </w:r>
            <w:r w:rsidRPr="006F1808">
              <w:rPr>
                <w:rStyle w:val="Hyperlnk"/>
                <w:noProof w:val="0"/>
                <w:rPrChange w:id="127" w:author="Eriksson Tina" w:date="2025-06-24T17:00:00Z" w16du:dateUtc="2025-06-24T15:00:00Z">
                  <w:rPr>
                    <w:rStyle w:val="Hyperlnk"/>
                  </w:rPr>
                </w:rPrChange>
              </w:rPr>
              <w:instrText xml:space="preserve"> </w:instrText>
            </w:r>
            <w:r w:rsidRPr="006F1808">
              <w:rPr>
                <w:rStyle w:val="Hyperlnk"/>
                <w:noProof w:val="0"/>
                <w:rPrChange w:id="128" w:author="Eriksson Tina" w:date="2025-06-24T17:00:00Z" w16du:dateUtc="2025-06-24T15:00:00Z">
                  <w:rPr>
                    <w:rStyle w:val="Hyperlnk"/>
                  </w:rPr>
                </w:rPrChange>
              </w:rPr>
            </w:r>
            <w:r w:rsidRPr="006F1808">
              <w:rPr>
                <w:rStyle w:val="Hyperlnk"/>
                <w:noProof w:val="0"/>
                <w:rPrChange w:id="129" w:author="Eriksson Tina" w:date="2025-06-24T17:00:00Z" w16du:dateUtc="2025-06-24T15:00:00Z">
                  <w:rPr>
                    <w:rStyle w:val="Hyperlnk"/>
                  </w:rPr>
                </w:rPrChange>
              </w:rPr>
              <w:fldChar w:fldCharType="separate"/>
            </w:r>
            <w:r w:rsidRPr="006F1808">
              <w:rPr>
                <w:rStyle w:val="Hyperlnk"/>
                <w:noProof w:val="0"/>
                <w:rPrChange w:id="130" w:author="Eriksson Tina" w:date="2025-06-24T17:00:00Z" w16du:dateUtc="2025-06-24T15:00:00Z">
                  <w:rPr>
                    <w:rStyle w:val="Hyperlnk"/>
                  </w:rPr>
                </w:rPrChange>
              </w:rPr>
              <w:t>4</w:t>
            </w:r>
            <w:r w:rsidRPr="006F1808">
              <w:rPr>
                <w:b w:val="0"/>
                <w:noProof w:val="0"/>
                <w:kern w:val="2"/>
                <w:sz w:val="24"/>
                <w:szCs w:val="24"/>
                <w14:ligatures w14:val="standardContextual"/>
                <w:rPrChange w:id="131" w:author="Eriksson Tina" w:date="2025-06-24T17:00:00Z" w16du:dateUtc="2025-06-24T15:00:00Z">
                  <w:rPr>
                    <w:b w:val="0"/>
                    <w:kern w:val="2"/>
                    <w:sz w:val="24"/>
                    <w:szCs w:val="24"/>
                    <w14:ligatures w14:val="standardContextual"/>
                  </w:rPr>
                </w:rPrChange>
              </w:rPr>
              <w:tab/>
            </w:r>
            <w:r w:rsidRPr="006F1808">
              <w:rPr>
                <w:rStyle w:val="Hyperlnk"/>
                <w:noProof w:val="0"/>
                <w:rPrChange w:id="132" w:author="Eriksson Tina" w:date="2025-06-24T17:00:00Z" w16du:dateUtc="2025-06-24T15:00:00Z">
                  <w:rPr>
                    <w:rStyle w:val="Hyperlnk"/>
                  </w:rPr>
                </w:rPrChange>
              </w:rPr>
              <w:t>Beskrivning av informationens sammanhang (icke-obligatorisk)</w:t>
            </w:r>
            <w:r w:rsidRPr="006F1808">
              <w:rPr>
                <w:noProof w:val="0"/>
                <w:webHidden/>
                <w:rPrChange w:id="133" w:author="Eriksson Tina" w:date="2025-06-24T17:00:00Z" w16du:dateUtc="2025-06-24T15:00:00Z">
                  <w:rPr>
                    <w:webHidden/>
                  </w:rPr>
                </w:rPrChange>
              </w:rPr>
              <w:tab/>
            </w:r>
            <w:r w:rsidRPr="006F1808">
              <w:rPr>
                <w:noProof w:val="0"/>
                <w:webHidden/>
                <w:rPrChange w:id="134" w:author="Eriksson Tina" w:date="2025-06-24T17:00:00Z" w16du:dateUtc="2025-06-24T15:00:00Z">
                  <w:rPr>
                    <w:webHidden/>
                  </w:rPr>
                </w:rPrChange>
              </w:rPr>
              <w:fldChar w:fldCharType="begin"/>
            </w:r>
            <w:r w:rsidRPr="006F1808">
              <w:rPr>
                <w:noProof w:val="0"/>
                <w:webHidden/>
                <w:rPrChange w:id="135" w:author="Eriksson Tina" w:date="2025-06-24T17:00:00Z" w16du:dateUtc="2025-06-24T15:00:00Z">
                  <w:rPr>
                    <w:webHidden/>
                  </w:rPr>
                </w:rPrChange>
              </w:rPr>
              <w:instrText xml:space="preserve"> PAGEREF _Toc201647929 \h </w:instrText>
            </w:r>
            <w:r w:rsidRPr="006F1808">
              <w:rPr>
                <w:noProof w:val="0"/>
                <w:webHidden/>
                <w:rPrChange w:id="136" w:author="Eriksson Tina" w:date="2025-06-24T17:00:00Z" w16du:dateUtc="2025-06-24T15:00:00Z">
                  <w:rPr>
                    <w:webHidden/>
                  </w:rPr>
                </w:rPrChange>
              </w:rPr>
            </w:r>
          </w:ins>
          <w:r w:rsidRPr="006F1808">
            <w:rPr>
              <w:noProof w:val="0"/>
              <w:webHidden/>
              <w:rPrChange w:id="137" w:author="Eriksson Tina" w:date="2025-06-24T17:00:00Z" w16du:dateUtc="2025-06-24T15:00:00Z">
                <w:rPr>
                  <w:webHidden/>
                </w:rPr>
              </w:rPrChange>
            </w:rPr>
            <w:fldChar w:fldCharType="separate"/>
          </w:r>
          <w:ins w:id="138" w:author="Eriksson Tina" w:date="2025-06-24T08:58:00Z" w16du:dateUtc="2025-06-24T06:58:00Z">
            <w:r w:rsidRPr="006F1808">
              <w:rPr>
                <w:noProof w:val="0"/>
                <w:webHidden/>
                <w:rPrChange w:id="139" w:author="Eriksson Tina" w:date="2025-06-24T17:00:00Z" w16du:dateUtc="2025-06-24T15:00:00Z">
                  <w:rPr>
                    <w:webHidden/>
                  </w:rPr>
                </w:rPrChange>
              </w:rPr>
              <w:t>8</w:t>
            </w:r>
            <w:r w:rsidRPr="006F1808">
              <w:rPr>
                <w:noProof w:val="0"/>
                <w:webHidden/>
                <w:rPrChange w:id="140" w:author="Eriksson Tina" w:date="2025-06-24T17:00:00Z" w16du:dateUtc="2025-06-24T15:00:00Z">
                  <w:rPr>
                    <w:webHidden/>
                  </w:rPr>
                </w:rPrChange>
              </w:rPr>
              <w:fldChar w:fldCharType="end"/>
            </w:r>
            <w:r w:rsidRPr="006F1808">
              <w:rPr>
                <w:rStyle w:val="Hyperlnk"/>
                <w:noProof w:val="0"/>
                <w:rPrChange w:id="141" w:author="Eriksson Tina" w:date="2025-06-24T17:00:00Z" w16du:dateUtc="2025-06-24T15:00:00Z">
                  <w:rPr>
                    <w:rStyle w:val="Hyperlnk"/>
                  </w:rPr>
                </w:rPrChange>
              </w:rPr>
              <w:fldChar w:fldCharType="end"/>
            </w:r>
          </w:ins>
        </w:p>
        <w:p w14:paraId="3D862AD8" w14:textId="51B887BF" w:rsidR="000F7405" w:rsidRPr="006F1808" w:rsidRDefault="000F7405">
          <w:pPr>
            <w:pStyle w:val="Innehll2"/>
            <w:tabs>
              <w:tab w:val="left" w:pos="1361"/>
            </w:tabs>
            <w:rPr>
              <w:ins w:id="142" w:author="Eriksson Tina" w:date="2025-06-24T08:58:00Z" w16du:dateUtc="2025-06-24T06:58:00Z"/>
              <w:noProof w:val="0"/>
              <w:kern w:val="2"/>
              <w:sz w:val="24"/>
              <w:szCs w:val="24"/>
              <w:lang w:eastAsia="sv-SE"/>
              <w14:ligatures w14:val="standardContextual"/>
              <w:rPrChange w:id="143" w:author="Eriksson Tina" w:date="2025-06-24T17:00:00Z" w16du:dateUtc="2025-06-24T15:00:00Z">
                <w:rPr>
                  <w:ins w:id="144" w:author="Eriksson Tina" w:date="2025-06-24T08:58:00Z" w16du:dateUtc="2025-06-24T06:58:00Z"/>
                  <w:kern w:val="2"/>
                  <w:sz w:val="24"/>
                  <w:szCs w:val="24"/>
                  <w:lang w:eastAsia="sv-SE"/>
                  <w14:ligatures w14:val="standardContextual"/>
                </w:rPr>
              </w:rPrChange>
            </w:rPr>
          </w:pPr>
          <w:ins w:id="145" w:author="Eriksson Tina" w:date="2025-06-24T08:58:00Z" w16du:dateUtc="2025-06-24T06:58:00Z">
            <w:r w:rsidRPr="006F1808">
              <w:rPr>
                <w:rStyle w:val="Hyperlnk"/>
                <w:noProof w:val="0"/>
                <w:rPrChange w:id="146" w:author="Eriksson Tina" w:date="2025-06-24T17:00:00Z" w16du:dateUtc="2025-06-24T15:00:00Z">
                  <w:rPr>
                    <w:rStyle w:val="Hyperlnk"/>
                  </w:rPr>
                </w:rPrChange>
              </w:rPr>
              <w:fldChar w:fldCharType="begin"/>
            </w:r>
            <w:r w:rsidRPr="006F1808">
              <w:rPr>
                <w:rStyle w:val="Hyperlnk"/>
                <w:noProof w:val="0"/>
                <w:rPrChange w:id="147" w:author="Eriksson Tina" w:date="2025-06-24T17:00:00Z" w16du:dateUtc="2025-06-24T15:00:00Z">
                  <w:rPr>
                    <w:rStyle w:val="Hyperlnk"/>
                  </w:rPr>
                </w:rPrChange>
              </w:rPr>
              <w:instrText xml:space="preserve"> </w:instrText>
            </w:r>
            <w:r w:rsidRPr="006F1808">
              <w:rPr>
                <w:noProof w:val="0"/>
                <w:rPrChange w:id="148" w:author="Eriksson Tina" w:date="2025-06-24T17:00:00Z" w16du:dateUtc="2025-06-24T15:00:00Z">
                  <w:rPr/>
                </w:rPrChange>
              </w:rPr>
              <w:instrText>HYPERLINK \l "_Toc201647930"</w:instrText>
            </w:r>
            <w:r w:rsidRPr="006F1808">
              <w:rPr>
                <w:rStyle w:val="Hyperlnk"/>
                <w:noProof w:val="0"/>
                <w:rPrChange w:id="149" w:author="Eriksson Tina" w:date="2025-06-24T17:00:00Z" w16du:dateUtc="2025-06-24T15:00:00Z">
                  <w:rPr>
                    <w:rStyle w:val="Hyperlnk"/>
                  </w:rPr>
                </w:rPrChange>
              </w:rPr>
              <w:instrText xml:space="preserve"> </w:instrText>
            </w:r>
            <w:r w:rsidRPr="006F1808">
              <w:rPr>
                <w:rStyle w:val="Hyperlnk"/>
                <w:noProof w:val="0"/>
                <w:rPrChange w:id="150" w:author="Eriksson Tina" w:date="2025-06-24T17:00:00Z" w16du:dateUtc="2025-06-24T15:00:00Z">
                  <w:rPr>
                    <w:rStyle w:val="Hyperlnk"/>
                  </w:rPr>
                </w:rPrChange>
              </w:rPr>
            </w:r>
            <w:r w:rsidRPr="006F1808">
              <w:rPr>
                <w:rStyle w:val="Hyperlnk"/>
                <w:noProof w:val="0"/>
                <w:rPrChange w:id="151" w:author="Eriksson Tina" w:date="2025-06-24T17:00:00Z" w16du:dateUtc="2025-06-24T15:00:00Z">
                  <w:rPr>
                    <w:rStyle w:val="Hyperlnk"/>
                  </w:rPr>
                </w:rPrChange>
              </w:rPr>
              <w:fldChar w:fldCharType="separate"/>
            </w:r>
            <w:r w:rsidRPr="006F1808">
              <w:rPr>
                <w:rStyle w:val="Hyperlnk"/>
                <w:noProof w:val="0"/>
                <w:rPrChange w:id="152" w:author="Eriksson Tina" w:date="2025-06-24T17:00:00Z" w16du:dateUtc="2025-06-24T15:00:00Z">
                  <w:rPr>
                    <w:rStyle w:val="Hyperlnk"/>
                  </w:rPr>
                </w:rPrChange>
              </w:rPr>
              <w:t>4.1</w:t>
            </w:r>
            <w:r w:rsidRPr="006F1808">
              <w:rPr>
                <w:noProof w:val="0"/>
                <w:kern w:val="2"/>
                <w:sz w:val="24"/>
                <w:szCs w:val="24"/>
                <w:lang w:eastAsia="sv-SE"/>
                <w14:ligatures w14:val="standardContextual"/>
                <w:rPrChange w:id="153" w:author="Eriksson Tina" w:date="2025-06-24T17:00:00Z" w16du:dateUtc="2025-06-24T15:00:00Z">
                  <w:rPr>
                    <w:kern w:val="2"/>
                    <w:sz w:val="24"/>
                    <w:szCs w:val="24"/>
                    <w:lang w:eastAsia="sv-SE"/>
                    <w14:ligatures w14:val="standardContextual"/>
                  </w:rPr>
                </w:rPrChange>
              </w:rPr>
              <w:tab/>
            </w:r>
            <w:r w:rsidRPr="006F1808">
              <w:rPr>
                <w:rStyle w:val="Hyperlnk"/>
                <w:noProof w:val="0"/>
                <w:rPrChange w:id="154" w:author="Eriksson Tina" w:date="2025-06-24T17:00:00Z" w16du:dateUtc="2025-06-24T15:00:00Z">
                  <w:rPr>
                    <w:rStyle w:val="Hyperlnk"/>
                  </w:rPr>
                </w:rPrChange>
              </w:rPr>
              <w:t>Fast läkarkontakt I primärvård</w:t>
            </w:r>
            <w:r w:rsidRPr="006F1808">
              <w:rPr>
                <w:noProof w:val="0"/>
                <w:webHidden/>
                <w:rPrChange w:id="155" w:author="Eriksson Tina" w:date="2025-06-24T17:00:00Z" w16du:dateUtc="2025-06-24T15:00:00Z">
                  <w:rPr>
                    <w:webHidden/>
                  </w:rPr>
                </w:rPrChange>
              </w:rPr>
              <w:tab/>
            </w:r>
            <w:r w:rsidRPr="006F1808">
              <w:rPr>
                <w:noProof w:val="0"/>
                <w:webHidden/>
                <w:rPrChange w:id="156" w:author="Eriksson Tina" w:date="2025-06-24T17:00:00Z" w16du:dateUtc="2025-06-24T15:00:00Z">
                  <w:rPr>
                    <w:webHidden/>
                  </w:rPr>
                </w:rPrChange>
              </w:rPr>
              <w:fldChar w:fldCharType="begin"/>
            </w:r>
            <w:r w:rsidRPr="006F1808">
              <w:rPr>
                <w:noProof w:val="0"/>
                <w:webHidden/>
                <w:rPrChange w:id="157" w:author="Eriksson Tina" w:date="2025-06-24T17:00:00Z" w16du:dateUtc="2025-06-24T15:00:00Z">
                  <w:rPr>
                    <w:webHidden/>
                  </w:rPr>
                </w:rPrChange>
              </w:rPr>
              <w:instrText xml:space="preserve"> PAGEREF _Toc201647930 \h </w:instrText>
            </w:r>
            <w:r w:rsidRPr="006F1808">
              <w:rPr>
                <w:noProof w:val="0"/>
                <w:webHidden/>
                <w:rPrChange w:id="158" w:author="Eriksson Tina" w:date="2025-06-24T17:00:00Z" w16du:dateUtc="2025-06-24T15:00:00Z">
                  <w:rPr>
                    <w:webHidden/>
                  </w:rPr>
                </w:rPrChange>
              </w:rPr>
            </w:r>
          </w:ins>
          <w:r w:rsidRPr="006F1808">
            <w:rPr>
              <w:noProof w:val="0"/>
              <w:webHidden/>
              <w:rPrChange w:id="159" w:author="Eriksson Tina" w:date="2025-06-24T17:00:00Z" w16du:dateUtc="2025-06-24T15:00:00Z">
                <w:rPr>
                  <w:webHidden/>
                </w:rPr>
              </w:rPrChange>
            </w:rPr>
            <w:fldChar w:fldCharType="separate"/>
          </w:r>
          <w:ins w:id="160" w:author="Eriksson Tina" w:date="2025-06-24T08:58:00Z" w16du:dateUtc="2025-06-24T06:58:00Z">
            <w:r w:rsidRPr="006F1808">
              <w:rPr>
                <w:noProof w:val="0"/>
                <w:webHidden/>
                <w:rPrChange w:id="161" w:author="Eriksson Tina" w:date="2025-06-24T17:00:00Z" w16du:dateUtc="2025-06-24T15:00:00Z">
                  <w:rPr>
                    <w:webHidden/>
                  </w:rPr>
                </w:rPrChange>
              </w:rPr>
              <w:t>9</w:t>
            </w:r>
            <w:r w:rsidRPr="006F1808">
              <w:rPr>
                <w:noProof w:val="0"/>
                <w:webHidden/>
                <w:rPrChange w:id="162" w:author="Eriksson Tina" w:date="2025-06-24T17:00:00Z" w16du:dateUtc="2025-06-24T15:00:00Z">
                  <w:rPr>
                    <w:webHidden/>
                  </w:rPr>
                </w:rPrChange>
              </w:rPr>
              <w:fldChar w:fldCharType="end"/>
            </w:r>
            <w:r w:rsidRPr="006F1808">
              <w:rPr>
                <w:rStyle w:val="Hyperlnk"/>
                <w:noProof w:val="0"/>
                <w:rPrChange w:id="163" w:author="Eriksson Tina" w:date="2025-06-24T17:00:00Z" w16du:dateUtc="2025-06-24T15:00:00Z">
                  <w:rPr>
                    <w:rStyle w:val="Hyperlnk"/>
                  </w:rPr>
                </w:rPrChange>
              </w:rPr>
              <w:fldChar w:fldCharType="end"/>
            </w:r>
          </w:ins>
        </w:p>
        <w:p w14:paraId="5F267523" w14:textId="599B9EFC" w:rsidR="000F7405" w:rsidRPr="006F1808" w:rsidRDefault="000F7405">
          <w:pPr>
            <w:pStyle w:val="Innehll3"/>
            <w:tabs>
              <w:tab w:val="left" w:pos="1701"/>
            </w:tabs>
            <w:rPr>
              <w:ins w:id="164" w:author="Eriksson Tina" w:date="2025-06-24T08:58:00Z" w16du:dateUtc="2025-06-24T06:58:00Z"/>
              <w:noProof w:val="0"/>
              <w:kern w:val="2"/>
              <w:sz w:val="24"/>
              <w:szCs w:val="24"/>
              <w:lang w:eastAsia="sv-SE"/>
              <w14:ligatures w14:val="standardContextual"/>
              <w:rPrChange w:id="165" w:author="Eriksson Tina" w:date="2025-06-24T17:00:00Z" w16du:dateUtc="2025-06-24T15:00:00Z">
                <w:rPr>
                  <w:ins w:id="166" w:author="Eriksson Tina" w:date="2025-06-24T08:58:00Z" w16du:dateUtc="2025-06-24T06:58:00Z"/>
                  <w:kern w:val="2"/>
                  <w:sz w:val="24"/>
                  <w:szCs w:val="24"/>
                  <w:lang w:eastAsia="sv-SE"/>
                  <w14:ligatures w14:val="standardContextual"/>
                </w:rPr>
              </w:rPrChange>
            </w:rPr>
          </w:pPr>
          <w:ins w:id="167" w:author="Eriksson Tina" w:date="2025-06-24T08:58:00Z" w16du:dateUtc="2025-06-24T06:58:00Z">
            <w:r w:rsidRPr="006F1808">
              <w:rPr>
                <w:rStyle w:val="Hyperlnk"/>
                <w:noProof w:val="0"/>
                <w:rPrChange w:id="168" w:author="Eriksson Tina" w:date="2025-06-24T17:00:00Z" w16du:dateUtc="2025-06-24T15:00:00Z">
                  <w:rPr>
                    <w:rStyle w:val="Hyperlnk"/>
                  </w:rPr>
                </w:rPrChange>
              </w:rPr>
              <w:fldChar w:fldCharType="begin"/>
            </w:r>
            <w:r w:rsidRPr="006F1808">
              <w:rPr>
                <w:rStyle w:val="Hyperlnk"/>
                <w:noProof w:val="0"/>
                <w:rPrChange w:id="169" w:author="Eriksson Tina" w:date="2025-06-24T17:00:00Z" w16du:dateUtc="2025-06-24T15:00:00Z">
                  <w:rPr>
                    <w:rStyle w:val="Hyperlnk"/>
                  </w:rPr>
                </w:rPrChange>
              </w:rPr>
              <w:instrText xml:space="preserve"> </w:instrText>
            </w:r>
            <w:r w:rsidRPr="006F1808">
              <w:rPr>
                <w:noProof w:val="0"/>
                <w:rPrChange w:id="170" w:author="Eriksson Tina" w:date="2025-06-24T17:00:00Z" w16du:dateUtc="2025-06-24T15:00:00Z">
                  <w:rPr/>
                </w:rPrChange>
              </w:rPr>
              <w:instrText>HYPERLINK \l "_Toc201647931"</w:instrText>
            </w:r>
            <w:r w:rsidRPr="006F1808">
              <w:rPr>
                <w:rStyle w:val="Hyperlnk"/>
                <w:noProof w:val="0"/>
                <w:rPrChange w:id="171" w:author="Eriksson Tina" w:date="2025-06-24T17:00:00Z" w16du:dateUtc="2025-06-24T15:00:00Z">
                  <w:rPr>
                    <w:rStyle w:val="Hyperlnk"/>
                  </w:rPr>
                </w:rPrChange>
              </w:rPr>
              <w:instrText xml:space="preserve"> </w:instrText>
            </w:r>
            <w:r w:rsidRPr="006F1808">
              <w:rPr>
                <w:rStyle w:val="Hyperlnk"/>
                <w:noProof w:val="0"/>
                <w:rPrChange w:id="172" w:author="Eriksson Tina" w:date="2025-06-24T17:00:00Z" w16du:dateUtc="2025-06-24T15:00:00Z">
                  <w:rPr>
                    <w:rStyle w:val="Hyperlnk"/>
                  </w:rPr>
                </w:rPrChange>
              </w:rPr>
            </w:r>
            <w:r w:rsidRPr="006F1808">
              <w:rPr>
                <w:rStyle w:val="Hyperlnk"/>
                <w:noProof w:val="0"/>
                <w:rPrChange w:id="173" w:author="Eriksson Tina" w:date="2025-06-24T17:00:00Z" w16du:dateUtc="2025-06-24T15:00:00Z">
                  <w:rPr>
                    <w:rStyle w:val="Hyperlnk"/>
                  </w:rPr>
                </w:rPrChange>
              </w:rPr>
              <w:fldChar w:fldCharType="separate"/>
            </w:r>
            <w:r w:rsidRPr="006F1808">
              <w:rPr>
                <w:rStyle w:val="Hyperlnk"/>
                <w:noProof w:val="0"/>
                <w:rPrChange w:id="174" w:author="Eriksson Tina" w:date="2025-06-24T17:00:00Z" w16du:dateUtc="2025-06-24T15:00:00Z">
                  <w:rPr>
                    <w:rStyle w:val="Hyperlnk"/>
                  </w:rPr>
                </w:rPrChange>
              </w:rPr>
              <w:t>4.1.1</w:t>
            </w:r>
            <w:r w:rsidRPr="006F1808">
              <w:rPr>
                <w:noProof w:val="0"/>
                <w:kern w:val="2"/>
                <w:sz w:val="24"/>
                <w:szCs w:val="24"/>
                <w:lang w:eastAsia="sv-SE"/>
                <w14:ligatures w14:val="standardContextual"/>
                <w:rPrChange w:id="175" w:author="Eriksson Tina" w:date="2025-06-24T17:00:00Z" w16du:dateUtc="2025-06-24T15:00:00Z">
                  <w:rPr>
                    <w:kern w:val="2"/>
                    <w:sz w:val="24"/>
                    <w:szCs w:val="24"/>
                    <w:lang w:eastAsia="sv-SE"/>
                    <w14:ligatures w14:val="standardContextual"/>
                  </w:rPr>
                </w:rPrChange>
              </w:rPr>
              <w:tab/>
            </w:r>
            <w:r w:rsidRPr="006F1808">
              <w:rPr>
                <w:rStyle w:val="Hyperlnk"/>
                <w:noProof w:val="0"/>
                <w:rPrChange w:id="176" w:author="Eriksson Tina" w:date="2025-06-24T17:00:00Z" w16du:dateUtc="2025-06-24T15:00:00Z">
                  <w:rPr>
                    <w:rStyle w:val="Hyperlnk"/>
                  </w:rPr>
                </w:rPrChange>
              </w:rPr>
              <w:t>Lagrum</w:t>
            </w:r>
            <w:r w:rsidRPr="006F1808">
              <w:rPr>
                <w:noProof w:val="0"/>
                <w:webHidden/>
                <w:rPrChange w:id="177" w:author="Eriksson Tina" w:date="2025-06-24T17:00:00Z" w16du:dateUtc="2025-06-24T15:00:00Z">
                  <w:rPr>
                    <w:webHidden/>
                  </w:rPr>
                </w:rPrChange>
              </w:rPr>
              <w:tab/>
            </w:r>
            <w:r w:rsidRPr="006F1808">
              <w:rPr>
                <w:noProof w:val="0"/>
                <w:webHidden/>
                <w:rPrChange w:id="178" w:author="Eriksson Tina" w:date="2025-06-24T17:00:00Z" w16du:dateUtc="2025-06-24T15:00:00Z">
                  <w:rPr>
                    <w:webHidden/>
                  </w:rPr>
                </w:rPrChange>
              </w:rPr>
              <w:fldChar w:fldCharType="begin"/>
            </w:r>
            <w:r w:rsidRPr="006F1808">
              <w:rPr>
                <w:noProof w:val="0"/>
                <w:webHidden/>
                <w:rPrChange w:id="179" w:author="Eriksson Tina" w:date="2025-06-24T17:00:00Z" w16du:dateUtc="2025-06-24T15:00:00Z">
                  <w:rPr>
                    <w:webHidden/>
                  </w:rPr>
                </w:rPrChange>
              </w:rPr>
              <w:instrText xml:space="preserve"> PAGEREF _Toc201647931 \h </w:instrText>
            </w:r>
            <w:r w:rsidRPr="006F1808">
              <w:rPr>
                <w:noProof w:val="0"/>
                <w:webHidden/>
                <w:rPrChange w:id="180" w:author="Eriksson Tina" w:date="2025-06-24T17:00:00Z" w16du:dateUtc="2025-06-24T15:00:00Z">
                  <w:rPr>
                    <w:webHidden/>
                  </w:rPr>
                </w:rPrChange>
              </w:rPr>
            </w:r>
          </w:ins>
          <w:r w:rsidRPr="006F1808">
            <w:rPr>
              <w:noProof w:val="0"/>
              <w:webHidden/>
              <w:rPrChange w:id="181" w:author="Eriksson Tina" w:date="2025-06-24T17:00:00Z" w16du:dateUtc="2025-06-24T15:00:00Z">
                <w:rPr>
                  <w:webHidden/>
                </w:rPr>
              </w:rPrChange>
            </w:rPr>
            <w:fldChar w:fldCharType="separate"/>
          </w:r>
          <w:ins w:id="182" w:author="Eriksson Tina" w:date="2025-06-24T08:58:00Z" w16du:dateUtc="2025-06-24T06:58:00Z">
            <w:r w:rsidRPr="006F1808">
              <w:rPr>
                <w:noProof w:val="0"/>
                <w:webHidden/>
                <w:rPrChange w:id="183" w:author="Eriksson Tina" w:date="2025-06-24T17:00:00Z" w16du:dateUtc="2025-06-24T15:00:00Z">
                  <w:rPr>
                    <w:webHidden/>
                  </w:rPr>
                </w:rPrChange>
              </w:rPr>
              <w:t>9</w:t>
            </w:r>
            <w:r w:rsidRPr="006F1808">
              <w:rPr>
                <w:noProof w:val="0"/>
                <w:webHidden/>
                <w:rPrChange w:id="184" w:author="Eriksson Tina" w:date="2025-06-24T17:00:00Z" w16du:dateUtc="2025-06-24T15:00:00Z">
                  <w:rPr>
                    <w:webHidden/>
                  </w:rPr>
                </w:rPrChange>
              </w:rPr>
              <w:fldChar w:fldCharType="end"/>
            </w:r>
            <w:r w:rsidRPr="006F1808">
              <w:rPr>
                <w:rStyle w:val="Hyperlnk"/>
                <w:noProof w:val="0"/>
                <w:rPrChange w:id="185" w:author="Eriksson Tina" w:date="2025-06-24T17:00:00Z" w16du:dateUtc="2025-06-24T15:00:00Z">
                  <w:rPr>
                    <w:rStyle w:val="Hyperlnk"/>
                  </w:rPr>
                </w:rPrChange>
              </w:rPr>
              <w:fldChar w:fldCharType="end"/>
            </w:r>
          </w:ins>
        </w:p>
        <w:p w14:paraId="6168A34B" w14:textId="1CF8E876" w:rsidR="000F7405" w:rsidRPr="006F1808" w:rsidRDefault="000F7405">
          <w:pPr>
            <w:pStyle w:val="Innehll3"/>
            <w:tabs>
              <w:tab w:val="left" w:pos="1701"/>
            </w:tabs>
            <w:rPr>
              <w:ins w:id="186" w:author="Eriksson Tina" w:date="2025-06-24T08:58:00Z" w16du:dateUtc="2025-06-24T06:58:00Z"/>
              <w:noProof w:val="0"/>
              <w:kern w:val="2"/>
              <w:sz w:val="24"/>
              <w:szCs w:val="24"/>
              <w:lang w:eastAsia="sv-SE"/>
              <w14:ligatures w14:val="standardContextual"/>
              <w:rPrChange w:id="187" w:author="Eriksson Tina" w:date="2025-06-24T17:00:00Z" w16du:dateUtc="2025-06-24T15:00:00Z">
                <w:rPr>
                  <w:ins w:id="188" w:author="Eriksson Tina" w:date="2025-06-24T08:58:00Z" w16du:dateUtc="2025-06-24T06:58:00Z"/>
                  <w:kern w:val="2"/>
                  <w:sz w:val="24"/>
                  <w:szCs w:val="24"/>
                  <w:lang w:eastAsia="sv-SE"/>
                  <w14:ligatures w14:val="standardContextual"/>
                </w:rPr>
              </w:rPrChange>
            </w:rPr>
          </w:pPr>
          <w:ins w:id="189" w:author="Eriksson Tina" w:date="2025-06-24T08:58:00Z" w16du:dateUtc="2025-06-24T06:58:00Z">
            <w:r w:rsidRPr="006F1808">
              <w:rPr>
                <w:rStyle w:val="Hyperlnk"/>
                <w:noProof w:val="0"/>
                <w:rPrChange w:id="190" w:author="Eriksson Tina" w:date="2025-06-24T17:00:00Z" w16du:dateUtc="2025-06-24T15:00:00Z">
                  <w:rPr>
                    <w:rStyle w:val="Hyperlnk"/>
                  </w:rPr>
                </w:rPrChange>
              </w:rPr>
              <w:fldChar w:fldCharType="begin"/>
            </w:r>
            <w:r w:rsidRPr="006F1808">
              <w:rPr>
                <w:rStyle w:val="Hyperlnk"/>
                <w:noProof w:val="0"/>
                <w:rPrChange w:id="191" w:author="Eriksson Tina" w:date="2025-06-24T17:00:00Z" w16du:dateUtc="2025-06-24T15:00:00Z">
                  <w:rPr>
                    <w:rStyle w:val="Hyperlnk"/>
                  </w:rPr>
                </w:rPrChange>
              </w:rPr>
              <w:instrText xml:space="preserve"> </w:instrText>
            </w:r>
            <w:r w:rsidRPr="006F1808">
              <w:rPr>
                <w:noProof w:val="0"/>
                <w:rPrChange w:id="192" w:author="Eriksson Tina" w:date="2025-06-24T17:00:00Z" w16du:dateUtc="2025-06-24T15:00:00Z">
                  <w:rPr/>
                </w:rPrChange>
              </w:rPr>
              <w:instrText>HYPERLINK \l "_Toc201647932"</w:instrText>
            </w:r>
            <w:r w:rsidRPr="006F1808">
              <w:rPr>
                <w:rStyle w:val="Hyperlnk"/>
                <w:noProof w:val="0"/>
                <w:rPrChange w:id="193" w:author="Eriksson Tina" w:date="2025-06-24T17:00:00Z" w16du:dateUtc="2025-06-24T15:00:00Z">
                  <w:rPr>
                    <w:rStyle w:val="Hyperlnk"/>
                  </w:rPr>
                </w:rPrChange>
              </w:rPr>
              <w:instrText xml:space="preserve"> </w:instrText>
            </w:r>
            <w:r w:rsidRPr="006F1808">
              <w:rPr>
                <w:rStyle w:val="Hyperlnk"/>
                <w:noProof w:val="0"/>
                <w:rPrChange w:id="194" w:author="Eriksson Tina" w:date="2025-06-24T17:00:00Z" w16du:dateUtc="2025-06-24T15:00:00Z">
                  <w:rPr>
                    <w:rStyle w:val="Hyperlnk"/>
                  </w:rPr>
                </w:rPrChange>
              </w:rPr>
            </w:r>
            <w:r w:rsidRPr="006F1808">
              <w:rPr>
                <w:rStyle w:val="Hyperlnk"/>
                <w:noProof w:val="0"/>
                <w:rPrChange w:id="195" w:author="Eriksson Tina" w:date="2025-06-24T17:00:00Z" w16du:dateUtc="2025-06-24T15:00:00Z">
                  <w:rPr>
                    <w:rStyle w:val="Hyperlnk"/>
                  </w:rPr>
                </w:rPrChange>
              </w:rPr>
              <w:fldChar w:fldCharType="separate"/>
            </w:r>
            <w:r w:rsidRPr="006F1808">
              <w:rPr>
                <w:rStyle w:val="Hyperlnk"/>
                <w:noProof w:val="0"/>
                <w:rPrChange w:id="196" w:author="Eriksson Tina" w:date="2025-06-24T17:00:00Z" w16du:dateUtc="2025-06-24T15:00:00Z">
                  <w:rPr>
                    <w:rStyle w:val="Hyperlnk"/>
                  </w:rPr>
                </w:rPrChange>
              </w:rPr>
              <w:t>4.1.2</w:t>
            </w:r>
            <w:r w:rsidRPr="006F1808">
              <w:rPr>
                <w:noProof w:val="0"/>
                <w:kern w:val="2"/>
                <w:sz w:val="24"/>
                <w:szCs w:val="24"/>
                <w:lang w:eastAsia="sv-SE"/>
                <w14:ligatures w14:val="standardContextual"/>
                <w:rPrChange w:id="197" w:author="Eriksson Tina" w:date="2025-06-24T17:00:00Z" w16du:dateUtc="2025-06-24T15:00:00Z">
                  <w:rPr>
                    <w:kern w:val="2"/>
                    <w:sz w:val="24"/>
                    <w:szCs w:val="24"/>
                    <w:lang w:eastAsia="sv-SE"/>
                    <w14:ligatures w14:val="standardContextual"/>
                  </w:rPr>
                </w:rPrChange>
              </w:rPr>
              <w:tab/>
            </w:r>
            <w:r w:rsidRPr="006F1808">
              <w:rPr>
                <w:rStyle w:val="Hyperlnk"/>
                <w:noProof w:val="0"/>
                <w:rPrChange w:id="198" w:author="Eriksson Tina" w:date="2025-06-24T17:00:00Z" w16du:dateUtc="2025-06-24T15:00:00Z">
                  <w:rPr>
                    <w:rStyle w:val="Hyperlnk"/>
                  </w:rPr>
                </w:rPrChange>
              </w:rPr>
              <w:t>Begreppsdefinition</w:t>
            </w:r>
            <w:r w:rsidRPr="006F1808">
              <w:rPr>
                <w:noProof w:val="0"/>
                <w:webHidden/>
                <w:rPrChange w:id="199" w:author="Eriksson Tina" w:date="2025-06-24T17:00:00Z" w16du:dateUtc="2025-06-24T15:00:00Z">
                  <w:rPr>
                    <w:webHidden/>
                  </w:rPr>
                </w:rPrChange>
              </w:rPr>
              <w:tab/>
            </w:r>
            <w:r w:rsidRPr="006F1808">
              <w:rPr>
                <w:noProof w:val="0"/>
                <w:webHidden/>
                <w:rPrChange w:id="200" w:author="Eriksson Tina" w:date="2025-06-24T17:00:00Z" w16du:dateUtc="2025-06-24T15:00:00Z">
                  <w:rPr>
                    <w:webHidden/>
                  </w:rPr>
                </w:rPrChange>
              </w:rPr>
              <w:fldChar w:fldCharType="begin"/>
            </w:r>
            <w:r w:rsidRPr="006F1808">
              <w:rPr>
                <w:noProof w:val="0"/>
                <w:webHidden/>
                <w:rPrChange w:id="201" w:author="Eriksson Tina" w:date="2025-06-24T17:00:00Z" w16du:dateUtc="2025-06-24T15:00:00Z">
                  <w:rPr>
                    <w:webHidden/>
                  </w:rPr>
                </w:rPrChange>
              </w:rPr>
              <w:instrText xml:space="preserve"> PAGEREF _Toc201647932 \h </w:instrText>
            </w:r>
            <w:r w:rsidRPr="006F1808">
              <w:rPr>
                <w:noProof w:val="0"/>
                <w:webHidden/>
                <w:rPrChange w:id="202" w:author="Eriksson Tina" w:date="2025-06-24T17:00:00Z" w16du:dateUtc="2025-06-24T15:00:00Z">
                  <w:rPr>
                    <w:webHidden/>
                  </w:rPr>
                </w:rPrChange>
              </w:rPr>
            </w:r>
          </w:ins>
          <w:r w:rsidRPr="006F1808">
            <w:rPr>
              <w:noProof w:val="0"/>
              <w:webHidden/>
              <w:rPrChange w:id="203" w:author="Eriksson Tina" w:date="2025-06-24T17:00:00Z" w16du:dateUtc="2025-06-24T15:00:00Z">
                <w:rPr>
                  <w:webHidden/>
                </w:rPr>
              </w:rPrChange>
            </w:rPr>
            <w:fldChar w:fldCharType="separate"/>
          </w:r>
          <w:ins w:id="204" w:author="Eriksson Tina" w:date="2025-06-24T08:58:00Z" w16du:dateUtc="2025-06-24T06:58:00Z">
            <w:r w:rsidRPr="006F1808">
              <w:rPr>
                <w:noProof w:val="0"/>
                <w:webHidden/>
                <w:rPrChange w:id="205" w:author="Eriksson Tina" w:date="2025-06-24T17:00:00Z" w16du:dateUtc="2025-06-24T15:00:00Z">
                  <w:rPr>
                    <w:webHidden/>
                  </w:rPr>
                </w:rPrChange>
              </w:rPr>
              <w:t>9</w:t>
            </w:r>
            <w:r w:rsidRPr="006F1808">
              <w:rPr>
                <w:noProof w:val="0"/>
                <w:webHidden/>
                <w:rPrChange w:id="206" w:author="Eriksson Tina" w:date="2025-06-24T17:00:00Z" w16du:dateUtc="2025-06-24T15:00:00Z">
                  <w:rPr>
                    <w:webHidden/>
                  </w:rPr>
                </w:rPrChange>
              </w:rPr>
              <w:fldChar w:fldCharType="end"/>
            </w:r>
            <w:r w:rsidRPr="006F1808">
              <w:rPr>
                <w:rStyle w:val="Hyperlnk"/>
                <w:noProof w:val="0"/>
                <w:rPrChange w:id="207" w:author="Eriksson Tina" w:date="2025-06-24T17:00:00Z" w16du:dateUtc="2025-06-24T15:00:00Z">
                  <w:rPr>
                    <w:rStyle w:val="Hyperlnk"/>
                  </w:rPr>
                </w:rPrChange>
              </w:rPr>
              <w:fldChar w:fldCharType="end"/>
            </w:r>
          </w:ins>
        </w:p>
        <w:p w14:paraId="064D5D73" w14:textId="3F19A227" w:rsidR="000F7405" w:rsidRPr="006F1808" w:rsidRDefault="000F7405">
          <w:pPr>
            <w:pStyle w:val="Innehll3"/>
            <w:tabs>
              <w:tab w:val="left" w:pos="1701"/>
            </w:tabs>
            <w:rPr>
              <w:ins w:id="208" w:author="Eriksson Tina" w:date="2025-06-24T08:58:00Z" w16du:dateUtc="2025-06-24T06:58:00Z"/>
              <w:noProof w:val="0"/>
              <w:kern w:val="2"/>
              <w:sz w:val="24"/>
              <w:szCs w:val="24"/>
              <w:lang w:eastAsia="sv-SE"/>
              <w14:ligatures w14:val="standardContextual"/>
              <w:rPrChange w:id="209" w:author="Eriksson Tina" w:date="2025-06-24T17:00:00Z" w16du:dateUtc="2025-06-24T15:00:00Z">
                <w:rPr>
                  <w:ins w:id="210" w:author="Eriksson Tina" w:date="2025-06-24T08:58:00Z" w16du:dateUtc="2025-06-24T06:58:00Z"/>
                  <w:kern w:val="2"/>
                  <w:sz w:val="24"/>
                  <w:szCs w:val="24"/>
                  <w:lang w:eastAsia="sv-SE"/>
                  <w14:ligatures w14:val="standardContextual"/>
                </w:rPr>
              </w:rPrChange>
            </w:rPr>
          </w:pPr>
          <w:ins w:id="211" w:author="Eriksson Tina" w:date="2025-06-24T08:58:00Z" w16du:dateUtc="2025-06-24T06:58:00Z">
            <w:r w:rsidRPr="006F1808">
              <w:rPr>
                <w:rStyle w:val="Hyperlnk"/>
                <w:noProof w:val="0"/>
                <w:rPrChange w:id="212" w:author="Eriksson Tina" w:date="2025-06-24T17:00:00Z" w16du:dateUtc="2025-06-24T15:00:00Z">
                  <w:rPr>
                    <w:rStyle w:val="Hyperlnk"/>
                  </w:rPr>
                </w:rPrChange>
              </w:rPr>
              <w:fldChar w:fldCharType="begin"/>
            </w:r>
            <w:r w:rsidRPr="006F1808">
              <w:rPr>
                <w:rStyle w:val="Hyperlnk"/>
                <w:noProof w:val="0"/>
                <w:rPrChange w:id="213" w:author="Eriksson Tina" w:date="2025-06-24T17:00:00Z" w16du:dateUtc="2025-06-24T15:00:00Z">
                  <w:rPr>
                    <w:rStyle w:val="Hyperlnk"/>
                  </w:rPr>
                </w:rPrChange>
              </w:rPr>
              <w:instrText xml:space="preserve"> </w:instrText>
            </w:r>
            <w:r w:rsidRPr="006F1808">
              <w:rPr>
                <w:noProof w:val="0"/>
                <w:rPrChange w:id="214" w:author="Eriksson Tina" w:date="2025-06-24T17:00:00Z" w16du:dateUtc="2025-06-24T15:00:00Z">
                  <w:rPr/>
                </w:rPrChange>
              </w:rPr>
              <w:instrText>HYPERLINK \l "_Toc201647933"</w:instrText>
            </w:r>
            <w:r w:rsidRPr="006F1808">
              <w:rPr>
                <w:rStyle w:val="Hyperlnk"/>
                <w:noProof w:val="0"/>
                <w:rPrChange w:id="215" w:author="Eriksson Tina" w:date="2025-06-24T17:00:00Z" w16du:dateUtc="2025-06-24T15:00:00Z">
                  <w:rPr>
                    <w:rStyle w:val="Hyperlnk"/>
                  </w:rPr>
                </w:rPrChange>
              </w:rPr>
              <w:instrText xml:space="preserve"> </w:instrText>
            </w:r>
            <w:r w:rsidRPr="006F1808">
              <w:rPr>
                <w:rStyle w:val="Hyperlnk"/>
                <w:noProof w:val="0"/>
                <w:rPrChange w:id="216" w:author="Eriksson Tina" w:date="2025-06-24T17:00:00Z" w16du:dateUtc="2025-06-24T15:00:00Z">
                  <w:rPr>
                    <w:rStyle w:val="Hyperlnk"/>
                  </w:rPr>
                </w:rPrChange>
              </w:rPr>
            </w:r>
            <w:r w:rsidRPr="006F1808">
              <w:rPr>
                <w:rStyle w:val="Hyperlnk"/>
                <w:noProof w:val="0"/>
                <w:rPrChange w:id="217" w:author="Eriksson Tina" w:date="2025-06-24T17:00:00Z" w16du:dateUtc="2025-06-24T15:00:00Z">
                  <w:rPr>
                    <w:rStyle w:val="Hyperlnk"/>
                  </w:rPr>
                </w:rPrChange>
              </w:rPr>
              <w:fldChar w:fldCharType="separate"/>
            </w:r>
            <w:r w:rsidRPr="006F1808">
              <w:rPr>
                <w:rStyle w:val="Hyperlnk"/>
                <w:noProof w:val="0"/>
                <w:rPrChange w:id="218" w:author="Eriksson Tina" w:date="2025-06-24T17:00:00Z" w16du:dateUtc="2025-06-24T15:00:00Z">
                  <w:rPr>
                    <w:rStyle w:val="Hyperlnk"/>
                  </w:rPr>
                </w:rPrChange>
              </w:rPr>
              <w:t>4.1.3</w:t>
            </w:r>
            <w:r w:rsidRPr="006F1808">
              <w:rPr>
                <w:noProof w:val="0"/>
                <w:kern w:val="2"/>
                <w:sz w:val="24"/>
                <w:szCs w:val="24"/>
                <w:lang w:eastAsia="sv-SE"/>
                <w14:ligatures w14:val="standardContextual"/>
                <w:rPrChange w:id="219" w:author="Eriksson Tina" w:date="2025-06-24T17:00:00Z" w16du:dateUtc="2025-06-24T15:00:00Z">
                  <w:rPr>
                    <w:kern w:val="2"/>
                    <w:sz w:val="24"/>
                    <w:szCs w:val="24"/>
                    <w:lang w:eastAsia="sv-SE"/>
                    <w14:ligatures w14:val="standardContextual"/>
                  </w:rPr>
                </w:rPrChange>
              </w:rPr>
              <w:tab/>
            </w:r>
            <w:r w:rsidRPr="006F1808">
              <w:rPr>
                <w:rStyle w:val="Hyperlnk"/>
                <w:noProof w:val="0"/>
                <w:rPrChange w:id="220" w:author="Eriksson Tina" w:date="2025-06-24T17:00:00Z" w16du:dateUtc="2025-06-24T15:00:00Z">
                  <w:rPr>
                    <w:rStyle w:val="Hyperlnk"/>
                  </w:rPr>
                </w:rPrChange>
              </w:rPr>
              <w:t>Beskrivning</w:t>
            </w:r>
            <w:r w:rsidRPr="006F1808">
              <w:rPr>
                <w:noProof w:val="0"/>
                <w:webHidden/>
                <w:rPrChange w:id="221" w:author="Eriksson Tina" w:date="2025-06-24T17:00:00Z" w16du:dateUtc="2025-06-24T15:00:00Z">
                  <w:rPr>
                    <w:webHidden/>
                  </w:rPr>
                </w:rPrChange>
              </w:rPr>
              <w:tab/>
            </w:r>
            <w:r w:rsidRPr="006F1808">
              <w:rPr>
                <w:noProof w:val="0"/>
                <w:webHidden/>
                <w:rPrChange w:id="222" w:author="Eriksson Tina" w:date="2025-06-24T17:00:00Z" w16du:dateUtc="2025-06-24T15:00:00Z">
                  <w:rPr>
                    <w:webHidden/>
                  </w:rPr>
                </w:rPrChange>
              </w:rPr>
              <w:fldChar w:fldCharType="begin"/>
            </w:r>
            <w:r w:rsidRPr="006F1808">
              <w:rPr>
                <w:noProof w:val="0"/>
                <w:webHidden/>
                <w:rPrChange w:id="223" w:author="Eriksson Tina" w:date="2025-06-24T17:00:00Z" w16du:dateUtc="2025-06-24T15:00:00Z">
                  <w:rPr>
                    <w:webHidden/>
                  </w:rPr>
                </w:rPrChange>
              </w:rPr>
              <w:instrText xml:space="preserve"> PAGEREF _Toc201647933 \h </w:instrText>
            </w:r>
            <w:r w:rsidRPr="006F1808">
              <w:rPr>
                <w:noProof w:val="0"/>
                <w:webHidden/>
                <w:rPrChange w:id="224" w:author="Eriksson Tina" w:date="2025-06-24T17:00:00Z" w16du:dateUtc="2025-06-24T15:00:00Z">
                  <w:rPr>
                    <w:webHidden/>
                  </w:rPr>
                </w:rPrChange>
              </w:rPr>
            </w:r>
          </w:ins>
          <w:r w:rsidRPr="006F1808">
            <w:rPr>
              <w:noProof w:val="0"/>
              <w:webHidden/>
              <w:rPrChange w:id="225" w:author="Eriksson Tina" w:date="2025-06-24T17:00:00Z" w16du:dateUtc="2025-06-24T15:00:00Z">
                <w:rPr>
                  <w:webHidden/>
                </w:rPr>
              </w:rPrChange>
            </w:rPr>
            <w:fldChar w:fldCharType="separate"/>
          </w:r>
          <w:ins w:id="226" w:author="Eriksson Tina" w:date="2025-06-24T08:58:00Z" w16du:dateUtc="2025-06-24T06:58:00Z">
            <w:r w:rsidRPr="006F1808">
              <w:rPr>
                <w:noProof w:val="0"/>
                <w:webHidden/>
                <w:rPrChange w:id="227" w:author="Eriksson Tina" w:date="2025-06-24T17:00:00Z" w16du:dateUtc="2025-06-24T15:00:00Z">
                  <w:rPr>
                    <w:webHidden/>
                  </w:rPr>
                </w:rPrChange>
              </w:rPr>
              <w:t>9</w:t>
            </w:r>
            <w:r w:rsidRPr="006F1808">
              <w:rPr>
                <w:noProof w:val="0"/>
                <w:webHidden/>
                <w:rPrChange w:id="228" w:author="Eriksson Tina" w:date="2025-06-24T17:00:00Z" w16du:dateUtc="2025-06-24T15:00:00Z">
                  <w:rPr>
                    <w:webHidden/>
                  </w:rPr>
                </w:rPrChange>
              </w:rPr>
              <w:fldChar w:fldCharType="end"/>
            </w:r>
            <w:r w:rsidRPr="006F1808">
              <w:rPr>
                <w:rStyle w:val="Hyperlnk"/>
                <w:noProof w:val="0"/>
                <w:rPrChange w:id="229" w:author="Eriksson Tina" w:date="2025-06-24T17:00:00Z" w16du:dateUtc="2025-06-24T15:00:00Z">
                  <w:rPr>
                    <w:rStyle w:val="Hyperlnk"/>
                  </w:rPr>
                </w:rPrChange>
              </w:rPr>
              <w:fldChar w:fldCharType="end"/>
            </w:r>
          </w:ins>
        </w:p>
        <w:p w14:paraId="6106B927" w14:textId="5D92563F" w:rsidR="000F7405" w:rsidRPr="006F1808" w:rsidRDefault="000F7405">
          <w:pPr>
            <w:pStyle w:val="Innehll2"/>
            <w:tabs>
              <w:tab w:val="left" w:pos="1361"/>
            </w:tabs>
            <w:rPr>
              <w:ins w:id="230" w:author="Eriksson Tina" w:date="2025-06-24T08:58:00Z" w16du:dateUtc="2025-06-24T06:58:00Z"/>
              <w:noProof w:val="0"/>
              <w:kern w:val="2"/>
              <w:sz w:val="24"/>
              <w:szCs w:val="24"/>
              <w:lang w:eastAsia="sv-SE"/>
              <w14:ligatures w14:val="standardContextual"/>
              <w:rPrChange w:id="231" w:author="Eriksson Tina" w:date="2025-06-24T17:00:00Z" w16du:dateUtc="2025-06-24T15:00:00Z">
                <w:rPr>
                  <w:ins w:id="232" w:author="Eriksson Tina" w:date="2025-06-24T08:58:00Z" w16du:dateUtc="2025-06-24T06:58:00Z"/>
                  <w:kern w:val="2"/>
                  <w:sz w:val="24"/>
                  <w:szCs w:val="24"/>
                  <w:lang w:eastAsia="sv-SE"/>
                  <w14:ligatures w14:val="standardContextual"/>
                </w:rPr>
              </w:rPrChange>
            </w:rPr>
          </w:pPr>
          <w:ins w:id="233" w:author="Eriksson Tina" w:date="2025-06-24T08:58:00Z" w16du:dateUtc="2025-06-24T06:58:00Z">
            <w:r w:rsidRPr="006F1808">
              <w:rPr>
                <w:rStyle w:val="Hyperlnk"/>
                <w:noProof w:val="0"/>
                <w:rPrChange w:id="234" w:author="Eriksson Tina" w:date="2025-06-24T17:00:00Z" w16du:dateUtc="2025-06-24T15:00:00Z">
                  <w:rPr>
                    <w:rStyle w:val="Hyperlnk"/>
                  </w:rPr>
                </w:rPrChange>
              </w:rPr>
              <w:fldChar w:fldCharType="begin"/>
            </w:r>
            <w:r w:rsidRPr="006F1808">
              <w:rPr>
                <w:rStyle w:val="Hyperlnk"/>
                <w:noProof w:val="0"/>
                <w:rPrChange w:id="235" w:author="Eriksson Tina" w:date="2025-06-24T17:00:00Z" w16du:dateUtc="2025-06-24T15:00:00Z">
                  <w:rPr>
                    <w:rStyle w:val="Hyperlnk"/>
                  </w:rPr>
                </w:rPrChange>
              </w:rPr>
              <w:instrText xml:space="preserve"> </w:instrText>
            </w:r>
            <w:r w:rsidRPr="006F1808">
              <w:rPr>
                <w:noProof w:val="0"/>
                <w:rPrChange w:id="236" w:author="Eriksson Tina" w:date="2025-06-24T17:00:00Z" w16du:dateUtc="2025-06-24T15:00:00Z">
                  <w:rPr/>
                </w:rPrChange>
              </w:rPr>
              <w:instrText>HYPERLINK \l "_Toc201647934"</w:instrText>
            </w:r>
            <w:r w:rsidRPr="006F1808">
              <w:rPr>
                <w:rStyle w:val="Hyperlnk"/>
                <w:noProof w:val="0"/>
                <w:rPrChange w:id="237" w:author="Eriksson Tina" w:date="2025-06-24T17:00:00Z" w16du:dateUtc="2025-06-24T15:00:00Z">
                  <w:rPr>
                    <w:rStyle w:val="Hyperlnk"/>
                  </w:rPr>
                </w:rPrChange>
              </w:rPr>
              <w:instrText xml:space="preserve"> </w:instrText>
            </w:r>
            <w:r w:rsidRPr="006F1808">
              <w:rPr>
                <w:rStyle w:val="Hyperlnk"/>
                <w:noProof w:val="0"/>
                <w:rPrChange w:id="238" w:author="Eriksson Tina" w:date="2025-06-24T17:00:00Z" w16du:dateUtc="2025-06-24T15:00:00Z">
                  <w:rPr>
                    <w:rStyle w:val="Hyperlnk"/>
                  </w:rPr>
                </w:rPrChange>
              </w:rPr>
            </w:r>
            <w:r w:rsidRPr="006F1808">
              <w:rPr>
                <w:rStyle w:val="Hyperlnk"/>
                <w:noProof w:val="0"/>
                <w:rPrChange w:id="239" w:author="Eriksson Tina" w:date="2025-06-24T17:00:00Z" w16du:dateUtc="2025-06-24T15:00:00Z">
                  <w:rPr>
                    <w:rStyle w:val="Hyperlnk"/>
                  </w:rPr>
                </w:rPrChange>
              </w:rPr>
              <w:fldChar w:fldCharType="separate"/>
            </w:r>
            <w:r w:rsidRPr="006F1808">
              <w:rPr>
                <w:rStyle w:val="Hyperlnk"/>
                <w:noProof w:val="0"/>
                <w:rPrChange w:id="240" w:author="Eriksson Tina" w:date="2025-06-24T17:00:00Z" w16du:dateUtc="2025-06-24T15:00:00Z">
                  <w:rPr>
                    <w:rStyle w:val="Hyperlnk"/>
                  </w:rPr>
                </w:rPrChange>
              </w:rPr>
              <w:t>4.2</w:t>
            </w:r>
            <w:r w:rsidRPr="006F1808">
              <w:rPr>
                <w:noProof w:val="0"/>
                <w:kern w:val="2"/>
                <w:sz w:val="24"/>
                <w:szCs w:val="24"/>
                <w:lang w:eastAsia="sv-SE"/>
                <w14:ligatures w14:val="standardContextual"/>
                <w:rPrChange w:id="241" w:author="Eriksson Tina" w:date="2025-06-24T17:00:00Z" w16du:dateUtc="2025-06-24T15:00:00Z">
                  <w:rPr>
                    <w:kern w:val="2"/>
                    <w:sz w:val="24"/>
                    <w:szCs w:val="24"/>
                    <w:lang w:eastAsia="sv-SE"/>
                    <w14:ligatures w14:val="standardContextual"/>
                  </w:rPr>
                </w:rPrChange>
              </w:rPr>
              <w:tab/>
            </w:r>
            <w:r w:rsidRPr="006F1808">
              <w:rPr>
                <w:rStyle w:val="Hyperlnk"/>
                <w:noProof w:val="0"/>
                <w:rPrChange w:id="242" w:author="Eriksson Tina" w:date="2025-06-24T17:00:00Z" w16du:dateUtc="2025-06-24T15:00:00Z">
                  <w:rPr>
                    <w:rStyle w:val="Hyperlnk"/>
                  </w:rPr>
                </w:rPrChange>
              </w:rPr>
              <w:t>Fast vårdkontakt</w:t>
            </w:r>
            <w:r w:rsidRPr="006F1808">
              <w:rPr>
                <w:noProof w:val="0"/>
                <w:webHidden/>
                <w:rPrChange w:id="243" w:author="Eriksson Tina" w:date="2025-06-24T17:00:00Z" w16du:dateUtc="2025-06-24T15:00:00Z">
                  <w:rPr>
                    <w:webHidden/>
                  </w:rPr>
                </w:rPrChange>
              </w:rPr>
              <w:tab/>
            </w:r>
            <w:r w:rsidRPr="006F1808">
              <w:rPr>
                <w:noProof w:val="0"/>
                <w:webHidden/>
                <w:rPrChange w:id="244" w:author="Eriksson Tina" w:date="2025-06-24T17:00:00Z" w16du:dateUtc="2025-06-24T15:00:00Z">
                  <w:rPr>
                    <w:webHidden/>
                  </w:rPr>
                </w:rPrChange>
              </w:rPr>
              <w:fldChar w:fldCharType="begin"/>
            </w:r>
            <w:r w:rsidRPr="006F1808">
              <w:rPr>
                <w:noProof w:val="0"/>
                <w:webHidden/>
                <w:rPrChange w:id="245" w:author="Eriksson Tina" w:date="2025-06-24T17:00:00Z" w16du:dateUtc="2025-06-24T15:00:00Z">
                  <w:rPr>
                    <w:webHidden/>
                  </w:rPr>
                </w:rPrChange>
              </w:rPr>
              <w:instrText xml:space="preserve"> PAGEREF _Toc201647934 \h </w:instrText>
            </w:r>
            <w:r w:rsidRPr="006F1808">
              <w:rPr>
                <w:noProof w:val="0"/>
                <w:webHidden/>
                <w:rPrChange w:id="246" w:author="Eriksson Tina" w:date="2025-06-24T17:00:00Z" w16du:dateUtc="2025-06-24T15:00:00Z">
                  <w:rPr>
                    <w:webHidden/>
                  </w:rPr>
                </w:rPrChange>
              </w:rPr>
            </w:r>
          </w:ins>
          <w:r w:rsidRPr="006F1808">
            <w:rPr>
              <w:noProof w:val="0"/>
              <w:webHidden/>
              <w:rPrChange w:id="247" w:author="Eriksson Tina" w:date="2025-06-24T17:00:00Z" w16du:dateUtc="2025-06-24T15:00:00Z">
                <w:rPr>
                  <w:webHidden/>
                </w:rPr>
              </w:rPrChange>
            </w:rPr>
            <w:fldChar w:fldCharType="separate"/>
          </w:r>
          <w:ins w:id="248" w:author="Eriksson Tina" w:date="2025-06-24T08:58:00Z" w16du:dateUtc="2025-06-24T06:58:00Z">
            <w:r w:rsidRPr="006F1808">
              <w:rPr>
                <w:noProof w:val="0"/>
                <w:webHidden/>
                <w:rPrChange w:id="249" w:author="Eriksson Tina" w:date="2025-06-24T17:00:00Z" w16du:dateUtc="2025-06-24T15:00:00Z">
                  <w:rPr>
                    <w:webHidden/>
                  </w:rPr>
                </w:rPrChange>
              </w:rPr>
              <w:t>10</w:t>
            </w:r>
            <w:r w:rsidRPr="006F1808">
              <w:rPr>
                <w:noProof w:val="0"/>
                <w:webHidden/>
                <w:rPrChange w:id="250" w:author="Eriksson Tina" w:date="2025-06-24T17:00:00Z" w16du:dateUtc="2025-06-24T15:00:00Z">
                  <w:rPr>
                    <w:webHidden/>
                  </w:rPr>
                </w:rPrChange>
              </w:rPr>
              <w:fldChar w:fldCharType="end"/>
            </w:r>
            <w:r w:rsidRPr="006F1808">
              <w:rPr>
                <w:rStyle w:val="Hyperlnk"/>
                <w:noProof w:val="0"/>
                <w:rPrChange w:id="251" w:author="Eriksson Tina" w:date="2025-06-24T17:00:00Z" w16du:dateUtc="2025-06-24T15:00:00Z">
                  <w:rPr>
                    <w:rStyle w:val="Hyperlnk"/>
                  </w:rPr>
                </w:rPrChange>
              </w:rPr>
              <w:fldChar w:fldCharType="end"/>
            </w:r>
          </w:ins>
        </w:p>
        <w:p w14:paraId="59F9E5BB" w14:textId="109B5CF0" w:rsidR="000F7405" w:rsidRPr="006F1808" w:rsidRDefault="000F7405">
          <w:pPr>
            <w:pStyle w:val="Innehll3"/>
            <w:tabs>
              <w:tab w:val="left" w:pos="1701"/>
            </w:tabs>
            <w:rPr>
              <w:ins w:id="252" w:author="Eriksson Tina" w:date="2025-06-24T08:58:00Z" w16du:dateUtc="2025-06-24T06:58:00Z"/>
              <w:noProof w:val="0"/>
              <w:kern w:val="2"/>
              <w:sz w:val="24"/>
              <w:szCs w:val="24"/>
              <w:lang w:eastAsia="sv-SE"/>
              <w14:ligatures w14:val="standardContextual"/>
              <w:rPrChange w:id="253" w:author="Eriksson Tina" w:date="2025-06-24T17:00:00Z" w16du:dateUtc="2025-06-24T15:00:00Z">
                <w:rPr>
                  <w:ins w:id="254" w:author="Eriksson Tina" w:date="2025-06-24T08:58:00Z" w16du:dateUtc="2025-06-24T06:58:00Z"/>
                  <w:kern w:val="2"/>
                  <w:sz w:val="24"/>
                  <w:szCs w:val="24"/>
                  <w:lang w:eastAsia="sv-SE"/>
                  <w14:ligatures w14:val="standardContextual"/>
                </w:rPr>
              </w:rPrChange>
            </w:rPr>
          </w:pPr>
          <w:ins w:id="255" w:author="Eriksson Tina" w:date="2025-06-24T08:58:00Z" w16du:dateUtc="2025-06-24T06:58:00Z">
            <w:r w:rsidRPr="006F1808">
              <w:rPr>
                <w:rStyle w:val="Hyperlnk"/>
                <w:noProof w:val="0"/>
                <w:rPrChange w:id="256" w:author="Eriksson Tina" w:date="2025-06-24T17:00:00Z" w16du:dateUtc="2025-06-24T15:00:00Z">
                  <w:rPr>
                    <w:rStyle w:val="Hyperlnk"/>
                  </w:rPr>
                </w:rPrChange>
              </w:rPr>
              <w:fldChar w:fldCharType="begin"/>
            </w:r>
            <w:r w:rsidRPr="006F1808">
              <w:rPr>
                <w:rStyle w:val="Hyperlnk"/>
                <w:noProof w:val="0"/>
                <w:rPrChange w:id="257" w:author="Eriksson Tina" w:date="2025-06-24T17:00:00Z" w16du:dateUtc="2025-06-24T15:00:00Z">
                  <w:rPr>
                    <w:rStyle w:val="Hyperlnk"/>
                  </w:rPr>
                </w:rPrChange>
              </w:rPr>
              <w:instrText xml:space="preserve"> </w:instrText>
            </w:r>
            <w:r w:rsidRPr="006F1808">
              <w:rPr>
                <w:noProof w:val="0"/>
                <w:rPrChange w:id="258" w:author="Eriksson Tina" w:date="2025-06-24T17:00:00Z" w16du:dateUtc="2025-06-24T15:00:00Z">
                  <w:rPr/>
                </w:rPrChange>
              </w:rPr>
              <w:instrText>HYPERLINK \l "_Toc201647935"</w:instrText>
            </w:r>
            <w:r w:rsidRPr="006F1808">
              <w:rPr>
                <w:rStyle w:val="Hyperlnk"/>
                <w:noProof w:val="0"/>
                <w:rPrChange w:id="259" w:author="Eriksson Tina" w:date="2025-06-24T17:00:00Z" w16du:dateUtc="2025-06-24T15:00:00Z">
                  <w:rPr>
                    <w:rStyle w:val="Hyperlnk"/>
                  </w:rPr>
                </w:rPrChange>
              </w:rPr>
              <w:instrText xml:space="preserve"> </w:instrText>
            </w:r>
            <w:r w:rsidRPr="006F1808">
              <w:rPr>
                <w:rStyle w:val="Hyperlnk"/>
                <w:noProof w:val="0"/>
                <w:rPrChange w:id="260" w:author="Eriksson Tina" w:date="2025-06-24T17:00:00Z" w16du:dateUtc="2025-06-24T15:00:00Z">
                  <w:rPr>
                    <w:rStyle w:val="Hyperlnk"/>
                  </w:rPr>
                </w:rPrChange>
              </w:rPr>
            </w:r>
            <w:r w:rsidRPr="006F1808">
              <w:rPr>
                <w:rStyle w:val="Hyperlnk"/>
                <w:noProof w:val="0"/>
                <w:rPrChange w:id="261" w:author="Eriksson Tina" w:date="2025-06-24T17:00:00Z" w16du:dateUtc="2025-06-24T15:00:00Z">
                  <w:rPr>
                    <w:rStyle w:val="Hyperlnk"/>
                  </w:rPr>
                </w:rPrChange>
              </w:rPr>
              <w:fldChar w:fldCharType="separate"/>
            </w:r>
            <w:r w:rsidRPr="006F1808">
              <w:rPr>
                <w:rStyle w:val="Hyperlnk"/>
                <w:noProof w:val="0"/>
                <w:rPrChange w:id="262" w:author="Eriksson Tina" w:date="2025-06-24T17:00:00Z" w16du:dateUtc="2025-06-24T15:00:00Z">
                  <w:rPr>
                    <w:rStyle w:val="Hyperlnk"/>
                  </w:rPr>
                </w:rPrChange>
              </w:rPr>
              <w:t>4.2.1</w:t>
            </w:r>
            <w:r w:rsidRPr="006F1808">
              <w:rPr>
                <w:noProof w:val="0"/>
                <w:kern w:val="2"/>
                <w:sz w:val="24"/>
                <w:szCs w:val="24"/>
                <w:lang w:eastAsia="sv-SE"/>
                <w14:ligatures w14:val="standardContextual"/>
                <w:rPrChange w:id="263" w:author="Eriksson Tina" w:date="2025-06-24T17:00:00Z" w16du:dateUtc="2025-06-24T15:00:00Z">
                  <w:rPr>
                    <w:kern w:val="2"/>
                    <w:sz w:val="24"/>
                    <w:szCs w:val="24"/>
                    <w:lang w:eastAsia="sv-SE"/>
                    <w14:ligatures w14:val="standardContextual"/>
                  </w:rPr>
                </w:rPrChange>
              </w:rPr>
              <w:tab/>
            </w:r>
            <w:r w:rsidRPr="006F1808">
              <w:rPr>
                <w:rStyle w:val="Hyperlnk"/>
                <w:noProof w:val="0"/>
                <w:rPrChange w:id="264" w:author="Eriksson Tina" w:date="2025-06-24T17:00:00Z" w16du:dateUtc="2025-06-24T15:00:00Z">
                  <w:rPr>
                    <w:rStyle w:val="Hyperlnk"/>
                  </w:rPr>
                </w:rPrChange>
              </w:rPr>
              <w:t>Lagrum</w:t>
            </w:r>
            <w:r w:rsidRPr="006F1808">
              <w:rPr>
                <w:noProof w:val="0"/>
                <w:webHidden/>
                <w:rPrChange w:id="265" w:author="Eriksson Tina" w:date="2025-06-24T17:00:00Z" w16du:dateUtc="2025-06-24T15:00:00Z">
                  <w:rPr>
                    <w:webHidden/>
                  </w:rPr>
                </w:rPrChange>
              </w:rPr>
              <w:tab/>
            </w:r>
            <w:r w:rsidRPr="006F1808">
              <w:rPr>
                <w:noProof w:val="0"/>
                <w:webHidden/>
                <w:rPrChange w:id="266" w:author="Eriksson Tina" w:date="2025-06-24T17:00:00Z" w16du:dateUtc="2025-06-24T15:00:00Z">
                  <w:rPr>
                    <w:webHidden/>
                  </w:rPr>
                </w:rPrChange>
              </w:rPr>
              <w:fldChar w:fldCharType="begin"/>
            </w:r>
            <w:r w:rsidRPr="006F1808">
              <w:rPr>
                <w:noProof w:val="0"/>
                <w:webHidden/>
                <w:rPrChange w:id="267" w:author="Eriksson Tina" w:date="2025-06-24T17:00:00Z" w16du:dateUtc="2025-06-24T15:00:00Z">
                  <w:rPr>
                    <w:webHidden/>
                  </w:rPr>
                </w:rPrChange>
              </w:rPr>
              <w:instrText xml:space="preserve"> PAGEREF _Toc201647935 \h </w:instrText>
            </w:r>
            <w:r w:rsidRPr="006F1808">
              <w:rPr>
                <w:noProof w:val="0"/>
                <w:webHidden/>
                <w:rPrChange w:id="268" w:author="Eriksson Tina" w:date="2025-06-24T17:00:00Z" w16du:dateUtc="2025-06-24T15:00:00Z">
                  <w:rPr>
                    <w:webHidden/>
                  </w:rPr>
                </w:rPrChange>
              </w:rPr>
            </w:r>
          </w:ins>
          <w:r w:rsidRPr="006F1808">
            <w:rPr>
              <w:noProof w:val="0"/>
              <w:webHidden/>
              <w:rPrChange w:id="269" w:author="Eriksson Tina" w:date="2025-06-24T17:00:00Z" w16du:dateUtc="2025-06-24T15:00:00Z">
                <w:rPr>
                  <w:webHidden/>
                </w:rPr>
              </w:rPrChange>
            </w:rPr>
            <w:fldChar w:fldCharType="separate"/>
          </w:r>
          <w:ins w:id="270" w:author="Eriksson Tina" w:date="2025-06-24T08:58:00Z" w16du:dateUtc="2025-06-24T06:58:00Z">
            <w:r w:rsidRPr="006F1808">
              <w:rPr>
                <w:noProof w:val="0"/>
                <w:webHidden/>
                <w:rPrChange w:id="271" w:author="Eriksson Tina" w:date="2025-06-24T17:00:00Z" w16du:dateUtc="2025-06-24T15:00:00Z">
                  <w:rPr>
                    <w:webHidden/>
                  </w:rPr>
                </w:rPrChange>
              </w:rPr>
              <w:t>10</w:t>
            </w:r>
            <w:r w:rsidRPr="006F1808">
              <w:rPr>
                <w:noProof w:val="0"/>
                <w:webHidden/>
                <w:rPrChange w:id="272" w:author="Eriksson Tina" w:date="2025-06-24T17:00:00Z" w16du:dateUtc="2025-06-24T15:00:00Z">
                  <w:rPr>
                    <w:webHidden/>
                  </w:rPr>
                </w:rPrChange>
              </w:rPr>
              <w:fldChar w:fldCharType="end"/>
            </w:r>
            <w:r w:rsidRPr="006F1808">
              <w:rPr>
                <w:rStyle w:val="Hyperlnk"/>
                <w:noProof w:val="0"/>
                <w:rPrChange w:id="273" w:author="Eriksson Tina" w:date="2025-06-24T17:00:00Z" w16du:dateUtc="2025-06-24T15:00:00Z">
                  <w:rPr>
                    <w:rStyle w:val="Hyperlnk"/>
                  </w:rPr>
                </w:rPrChange>
              </w:rPr>
              <w:fldChar w:fldCharType="end"/>
            </w:r>
          </w:ins>
        </w:p>
        <w:p w14:paraId="62EF2B98" w14:textId="404D7D2D" w:rsidR="000F7405" w:rsidRPr="006F1808" w:rsidRDefault="000F7405">
          <w:pPr>
            <w:pStyle w:val="Innehll3"/>
            <w:tabs>
              <w:tab w:val="left" w:pos="1701"/>
            </w:tabs>
            <w:rPr>
              <w:ins w:id="274" w:author="Eriksson Tina" w:date="2025-06-24T08:58:00Z" w16du:dateUtc="2025-06-24T06:58:00Z"/>
              <w:noProof w:val="0"/>
              <w:kern w:val="2"/>
              <w:sz w:val="24"/>
              <w:szCs w:val="24"/>
              <w:lang w:eastAsia="sv-SE"/>
              <w14:ligatures w14:val="standardContextual"/>
              <w:rPrChange w:id="275" w:author="Eriksson Tina" w:date="2025-06-24T17:00:00Z" w16du:dateUtc="2025-06-24T15:00:00Z">
                <w:rPr>
                  <w:ins w:id="276" w:author="Eriksson Tina" w:date="2025-06-24T08:58:00Z" w16du:dateUtc="2025-06-24T06:58:00Z"/>
                  <w:kern w:val="2"/>
                  <w:sz w:val="24"/>
                  <w:szCs w:val="24"/>
                  <w:lang w:eastAsia="sv-SE"/>
                  <w14:ligatures w14:val="standardContextual"/>
                </w:rPr>
              </w:rPrChange>
            </w:rPr>
          </w:pPr>
          <w:ins w:id="277" w:author="Eriksson Tina" w:date="2025-06-24T08:58:00Z" w16du:dateUtc="2025-06-24T06:58:00Z">
            <w:r w:rsidRPr="006F1808">
              <w:rPr>
                <w:rStyle w:val="Hyperlnk"/>
                <w:noProof w:val="0"/>
                <w:rPrChange w:id="278" w:author="Eriksson Tina" w:date="2025-06-24T17:00:00Z" w16du:dateUtc="2025-06-24T15:00:00Z">
                  <w:rPr>
                    <w:rStyle w:val="Hyperlnk"/>
                  </w:rPr>
                </w:rPrChange>
              </w:rPr>
              <w:fldChar w:fldCharType="begin"/>
            </w:r>
            <w:r w:rsidRPr="006F1808">
              <w:rPr>
                <w:rStyle w:val="Hyperlnk"/>
                <w:noProof w:val="0"/>
                <w:rPrChange w:id="279" w:author="Eriksson Tina" w:date="2025-06-24T17:00:00Z" w16du:dateUtc="2025-06-24T15:00:00Z">
                  <w:rPr>
                    <w:rStyle w:val="Hyperlnk"/>
                  </w:rPr>
                </w:rPrChange>
              </w:rPr>
              <w:instrText xml:space="preserve"> </w:instrText>
            </w:r>
            <w:r w:rsidRPr="006F1808">
              <w:rPr>
                <w:noProof w:val="0"/>
                <w:rPrChange w:id="280" w:author="Eriksson Tina" w:date="2025-06-24T17:00:00Z" w16du:dateUtc="2025-06-24T15:00:00Z">
                  <w:rPr/>
                </w:rPrChange>
              </w:rPr>
              <w:instrText>HYPERLINK \l "_Toc201647936"</w:instrText>
            </w:r>
            <w:r w:rsidRPr="006F1808">
              <w:rPr>
                <w:rStyle w:val="Hyperlnk"/>
                <w:noProof w:val="0"/>
                <w:rPrChange w:id="281" w:author="Eriksson Tina" w:date="2025-06-24T17:00:00Z" w16du:dateUtc="2025-06-24T15:00:00Z">
                  <w:rPr>
                    <w:rStyle w:val="Hyperlnk"/>
                  </w:rPr>
                </w:rPrChange>
              </w:rPr>
              <w:instrText xml:space="preserve"> </w:instrText>
            </w:r>
            <w:r w:rsidRPr="006F1808">
              <w:rPr>
                <w:rStyle w:val="Hyperlnk"/>
                <w:noProof w:val="0"/>
                <w:rPrChange w:id="282" w:author="Eriksson Tina" w:date="2025-06-24T17:00:00Z" w16du:dateUtc="2025-06-24T15:00:00Z">
                  <w:rPr>
                    <w:rStyle w:val="Hyperlnk"/>
                  </w:rPr>
                </w:rPrChange>
              </w:rPr>
            </w:r>
            <w:r w:rsidRPr="006F1808">
              <w:rPr>
                <w:rStyle w:val="Hyperlnk"/>
                <w:noProof w:val="0"/>
                <w:rPrChange w:id="283" w:author="Eriksson Tina" w:date="2025-06-24T17:00:00Z" w16du:dateUtc="2025-06-24T15:00:00Z">
                  <w:rPr>
                    <w:rStyle w:val="Hyperlnk"/>
                  </w:rPr>
                </w:rPrChange>
              </w:rPr>
              <w:fldChar w:fldCharType="separate"/>
            </w:r>
            <w:r w:rsidRPr="006F1808">
              <w:rPr>
                <w:rStyle w:val="Hyperlnk"/>
                <w:noProof w:val="0"/>
                <w:rPrChange w:id="284" w:author="Eriksson Tina" w:date="2025-06-24T17:00:00Z" w16du:dateUtc="2025-06-24T15:00:00Z">
                  <w:rPr>
                    <w:rStyle w:val="Hyperlnk"/>
                  </w:rPr>
                </w:rPrChange>
              </w:rPr>
              <w:t>4.2.2</w:t>
            </w:r>
            <w:r w:rsidRPr="006F1808">
              <w:rPr>
                <w:noProof w:val="0"/>
                <w:kern w:val="2"/>
                <w:sz w:val="24"/>
                <w:szCs w:val="24"/>
                <w:lang w:eastAsia="sv-SE"/>
                <w14:ligatures w14:val="standardContextual"/>
                <w:rPrChange w:id="285" w:author="Eriksson Tina" w:date="2025-06-24T17:00:00Z" w16du:dateUtc="2025-06-24T15:00:00Z">
                  <w:rPr>
                    <w:kern w:val="2"/>
                    <w:sz w:val="24"/>
                    <w:szCs w:val="24"/>
                    <w:lang w:eastAsia="sv-SE"/>
                    <w14:ligatures w14:val="standardContextual"/>
                  </w:rPr>
                </w:rPrChange>
              </w:rPr>
              <w:tab/>
            </w:r>
            <w:r w:rsidRPr="006F1808">
              <w:rPr>
                <w:rStyle w:val="Hyperlnk"/>
                <w:noProof w:val="0"/>
                <w:rPrChange w:id="286" w:author="Eriksson Tina" w:date="2025-06-24T17:00:00Z" w16du:dateUtc="2025-06-24T15:00:00Z">
                  <w:rPr>
                    <w:rStyle w:val="Hyperlnk"/>
                  </w:rPr>
                </w:rPrChange>
              </w:rPr>
              <w:t>Begreppsdefinition</w:t>
            </w:r>
            <w:r w:rsidRPr="006F1808">
              <w:rPr>
                <w:noProof w:val="0"/>
                <w:webHidden/>
                <w:rPrChange w:id="287" w:author="Eriksson Tina" w:date="2025-06-24T17:00:00Z" w16du:dateUtc="2025-06-24T15:00:00Z">
                  <w:rPr>
                    <w:webHidden/>
                  </w:rPr>
                </w:rPrChange>
              </w:rPr>
              <w:tab/>
            </w:r>
            <w:r w:rsidRPr="006F1808">
              <w:rPr>
                <w:noProof w:val="0"/>
                <w:webHidden/>
                <w:rPrChange w:id="288" w:author="Eriksson Tina" w:date="2025-06-24T17:00:00Z" w16du:dateUtc="2025-06-24T15:00:00Z">
                  <w:rPr>
                    <w:webHidden/>
                  </w:rPr>
                </w:rPrChange>
              </w:rPr>
              <w:fldChar w:fldCharType="begin"/>
            </w:r>
            <w:r w:rsidRPr="006F1808">
              <w:rPr>
                <w:noProof w:val="0"/>
                <w:webHidden/>
                <w:rPrChange w:id="289" w:author="Eriksson Tina" w:date="2025-06-24T17:00:00Z" w16du:dateUtc="2025-06-24T15:00:00Z">
                  <w:rPr>
                    <w:webHidden/>
                  </w:rPr>
                </w:rPrChange>
              </w:rPr>
              <w:instrText xml:space="preserve"> PAGEREF _Toc201647936 \h </w:instrText>
            </w:r>
            <w:r w:rsidRPr="006F1808">
              <w:rPr>
                <w:noProof w:val="0"/>
                <w:webHidden/>
                <w:rPrChange w:id="290" w:author="Eriksson Tina" w:date="2025-06-24T17:00:00Z" w16du:dateUtc="2025-06-24T15:00:00Z">
                  <w:rPr>
                    <w:webHidden/>
                  </w:rPr>
                </w:rPrChange>
              </w:rPr>
            </w:r>
          </w:ins>
          <w:r w:rsidRPr="006F1808">
            <w:rPr>
              <w:noProof w:val="0"/>
              <w:webHidden/>
              <w:rPrChange w:id="291" w:author="Eriksson Tina" w:date="2025-06-24T17:00:00Z" w16du:dateUtc="2025-06-24T15:00:00Z">
                <w:rPr>
                  <w:webHidden/>
                </w:rPr>
              </w:rPrChange>
            </w:rPr>
            <w:fldChar w:fldCharType="separate"/>
          </w:r>
          <w:ins w:id="292" w:author="Eriksson Tina" w:date="2025-06-24T08:58:00Z" w16du:dateUtc="2025-06-24T06:58:00Z">
            <w:r w:rsidRPr="006F1808">
              <w:rPr>
                <w:noProof w:val="0"/>
                <w:webHidden/>
                <w:rPrChange w:id="293" w:author="Eriksson Tina" w:date="2025-06-24T17:00:00Z" w16du:dateUtc="2025-06-24T15:00:00Z">
                  <w:rPr>
                    <w:webHidden/>
                  </w:rPr>
                </w:rPrChange>
              </w:rPr>
              <w:t>11</w:t>
            </w:r>
            <w:r w:rsidRPr="006F1808">
              <w:rPr>
                <w:noProof w:val="0"/>
                <w:webHidden/>
                <w:rPrChange w:id="294" w:author="Eriksson Tina" w:date="2025-06-24T17:00:00Z" w16du:dateUtc="2025-06-24T15:00:00Z">
                  <w:rPr>
                    <w:webHidden/>
                  </w:rPr>
                </w:rPrChange>
              </w:rPr>
              <w:fldChar w:fldCharType="end"/>
            </w:r>
            <w:r w:rsidRPr="006F1808">
              <w:rPr>
                <w:rStyle w:val="Hyperlnk"/>
                <w:noProof w:val="0"/>
                <w:rPrChange w:id="295" w:author="Eriksson Tina" w:date="2025-06-24T17:00:00Z" w16du:dateUtc="2025-06-24T15:00:00Z">
                  <w:rPr>
                    <w:rStyle w:val="Hyperlnk"/>
                  </w:rPr>
                </w:rPrChange>
              </w:rPr>
              <w:fldChar w:fldCharType="end"/>
            </w:r>
          </w:ins>
        </w:p>
        <w:p w14:paraId="0C685F4E" w14:textId="3E07A4A7" w:rsidR="000F7405" w:rsidRPr="006F1808" w:rsidRDefault="000F7405">
          <w:pPr>
            <w:pStyle w:val="Innehll3"/>
            <w:tabs>
              <w:tab w:val="left" w:pos="1701"/>
            </w:tabs>
            <w:rPr>
              <w:ins w:id="296" w:author="Eriksson Tina" w:date="2025-06-24T08:58:00Z" w16du:dateUtc="2025-06-24T06:58:00Z"/>
              <w:noProof w:val="0"/>
              <w:kern w:val="2"/>
              <w:sz w:val="24"/>
              <w:szCs w:val="24"/>
              <w:lang w:eastAsia="sv-SE"/>
              <w14:ligatures w14:val="standardContextual"/>
              <w:rPrChange w:id="297" w:author="Eriksson Tina" w:date="2025-06-24T17:00:00Z" w16du:dateUtc="2025-06-24T15:00:00Z">
                <w:rPr>
                  <w:ins w:id="298" w:author="Eriksson Tina" w:date="2025-06-24T08:58:00Z" w16du:dateUtc="2025-06-24T06:58:00Z"/>
                  <w:kern w:val="2"/>
                  <w:sz w:val="24"/>
                  <w:szCs w:val="24"/>
                  <w:lang w:eastAsia="sv-SE"/>
                  <w14:ligatures w14:val="standardContextual"/>
                </w:rPr>
              </w:rPrChange>
            </w:rPr>
          </w:pPr>
          <w:ins w:id="299" w:author="Eriksson Tina" w:date="2025-06-24T08:58:00Z" w16du:dateUtc="2025-06-24T06:58:00Z">
            <w:r w:rsidRPr="006F1808">
              <w:rPr>
                <w:rStyle w:val="Hyperlnk"/>
                <w:noProof w:val="0"/>
                <w:rPrChange w:id="300" w:author="Eriksson Tina" w:date="2025-06-24T17:00:00Z" w16du:dateUtc="2025-06-24T15:00:00Z">
                  <w:rPr>
                    <w:rStyle w:val="Hyperlnk"/>
                  </w:rPr>
                </w:rPrChange>
              </w:rPr>
              <w:fldChar w:fldCharType="begin"/>
            </w:r>
            <w:r w:rsidRPr="006F1808">
              <w:rPr>
                <w:rStyle w:val="Hyperlnk"/>
                <w:noProof w:val="0"/>
                <w:rPrChange w:id="301" w:author="Eriksson Tina" w:date="2025-06-24T17:00:00Z" w16du:dateUtc="2025-06-24T15:00:00Z">
                  <w:rPr>
                    <w:rStyle w:val="Hyperlnk"/>
                  </w:rPr>
                </w:rPrChange>
              </w:rPr>
              <w:instrText xml:space="preserve"> </w:instrText>
            </w:r>
            <w:r w:rsidRPr="006F1808">
              <w:rPr>
                <w:noProof w:val="0"/>
                <w:rPrChange w:id="302" w:author="Eriksson Tina" w:date="2025-06-24T17:00:00Z" w16du:dateUtc="2025-06-24T15:00:00Z">
                  <w:rPr/>
                </w:rPrChange>
              </w:rPr>
              <w:instrText>HYPERLINK \l "_Toc201647937"</w:instrText>
            </w:r>
            <w:r w:rsidRPr="006F1808">
              <w:rPr>
                <w:rStyle w:val="Hyperlnk"/>
                <w:noProof w:val="0"/>
                <w:rPrChange w:id="303" w:author="Eriksson Tina" w:date="2025-06-24T17:00:00Z" w16du:dateUtc="2025-06-24T15:00:00Z">
                  <w:rPr>
                    <w:rStyle w:val="Hyperlnk"/>
                  </w:rPr>
                </w:rPrChange>
              </w:rPr>
              <w:instrText xml:space="preserve"> </w:instrText>
            </w:r>
            <w:r w:rsidRPr="006F1808">
              <w:rPr>
                <w:rStyle w:val="Hyperlnk"/>
                <w:noProof w:val="0"/>
                <w:rPrChange w:id="304" w:author="Eriksson Tina" w:date="2025-06-24T17:00:00Z" w16du:dateUtc="2025-06-24T15:00:00Z">
                  <w:rPr>
                    <w:rStyle w:val="Hyperlnk"/>
                  </w:rPr>
                </w:rPrChange>
              </w:rPr>
            </w:r>
            <w:r w:rsidRPr="006F1808">
              <w:rPr>
                <w:rStyle w:val="Hyperlnk"/>
                <w:noProof w:val="0"/>
                <w:rPrChange w:id="305" w:author="Eriksson Tina" w:date="2025-06-24T17:00:00Z" w16du:dateUtc="2025-06-24T15:00:00Z">
                  <w:rPr>
                    <w:rStyle w:val="Hyperlnk"/>
                  </w:rPr>
                </w:rPrChange>
              </w:rPr>
              <w:fldChar w:fldCharType="separate"/>
            </w:r>
            <w:r w:rsidRPr="006F1808">
              <w:rPr>
                <w:rStyle w:val="Hyperlnk"/>
                <w:noProof w:val="0"/>
                <w:rPrChange w:id="306" w:author="Eriksson Tina" w:date="2025-06-24T17:00:00Z" w16du:dateUtc="2025-06-24T15:00:00Z">
                  <w:rPr>
                    <w:rStyle w:val="Hyperlnk"/>
                  </w:rPr>
                </w:rPrChange>
              </w:rPr>
              <w:t>4.2.3</w:t>
            </w:r>
            <w:r w:rsidRPr="006F1808">
              <w:rPr>
                <w:noProof w:val="0"/>
                <w:kern w:val="2"/>
                <w:sz w:val="24"/>
                <w:szCs w:val="24"/>
                <w:lang w:eastAsia="sv-SE"/>
                <w14:ligatures w14:val="standardContextual"/>
                <w:rPrChange w:id="307" w:author="Eriksson Tina" w:date="2025-06-24T17:00:00Z" w16du:dateUtc="2025-06-24T15:00:00Z">
                  <w:rPr>
                    <w:kern w:val="2"/>
                    <w:sz w:val="24"/>
                    <w:szCs w:val="24"/>
                    <w:lang w:eastAsia="sv-SE"/>
                    <w14:ligatures w14:val="standardContextual"/>
                  </w:rPr>
                </w:rPrChange>
              </w:rPr>
              <w:tab/>
            </w:r>
            <w:r w:rsidRPr="006F1808">
              <w:rPr>
                <w:rStyle w:val="Hyperlnk"/>
                <w:noProof w:val="0"/>
                <w:rPrChange w:id="308" w:author="Eriksson Tina" w:date="2025-06-24T17:00:00Z" w16du:dateUtc="2025-06-24T15:00:00Z">
                  <w:rPr>
                    <w:rStyle w:val="Hyperlnk"/>
                  </w:rPr>
                </w:rPrChange>
              </w:rPr>
              <w:t>Beskrivning</w:t>
            </w:r>
            <w:r w:rsidRPr="006F1808">
              <w:rPr>
                <w:noProof w:val="0"/>
                <w:webHidden/>
                <w:rPrChange w:id="309" w:author="Eriksson Tina" w:date="2025-06-24T17:00:00Z" w16du:dateUtc="2025-06-24T15:00:00Z">
                  <w:rPr>
                    <w:webHidden/>
                  </w:rPr>
                </w:rPrChange>
              </w:rPr>
              <w:tab/>
            </w:r>
            <w:r w:rsidRPr="006F1808">
              <w:rPr>
                <w:noProof w:val="0"/>
                <w:webHidden/>
                <w:rPrChange w:id="310" w:author="Eriksson Tina" w:date="2025-06-24T17:00:00Z" w16du:dateUtc="2025-06-24T15:00:00Z">
                  <w:rPr>
                    <w:webHidden/>
                  </w:rPr>
                </w:rPrChange>
              </w:rPr>
              <w:fldChar w:fldCharType="begin"/>
            </w:r>
            <w:r w:rsidRPr="006F1808">
              <w:rPr>
                <w:noProof w:val="0"/>
                <w:webHidden/>
                <w:rPrChange w:id="311" w:author="Eriksson Tina" w:date="2025-06-24T17:00:00Z" w16du:dateUtc="2025-06-24T15:00:00Z">
                  <w:rPr>
                    <w:webHidden/>
                  </w:rPr>
                </w:rPrChange>
              </w:rPr>
              <w:instrText xml:space="preserve"> PAGEREF _Toc201647937 \h </w:instrText>
            </w:r>
            <w:r w:rsidRPr="006F1808">
              <w:rPr>
                <w:noProof w:val="0"/>
                <w:webHidden/>
                <w:rPrChange w:id="312" w:author="Eriksson Tina" w:date="2025-06-24T17:00:00Z" w16du:dateUtc="2025-06-24T15:00:00Z">
                  <w:rPr>
                    <w:webHidden/>
                  </w:rPr>
                </w:rPrChange>
              </w:rPr>
            </w:r>
          </w:ins>
          <w:r w:rsidRPr="006F1808">
            <w:rPr>
              <w:noProof w:val="0"/>
              <w:webHidden/>
              <w:rPrChange w:id="313" w:author="Eriksson Tina" w:date="2025-06-24T17:00:00Z" w16du:dateUtc="2025-06-24T15:00:00Z">
                <w:rPr>
                  <w:webHidden/>
                </w:rPr>
              </w:rPrChange>
            </w:rPr>
            <w:fldChar w:fldCharType="separate"/>
          </w:r>
          <w:ins w:id="314" w:author="Eriksson Tina" w:date="2025-06-24T08:58:00Z" w16du:dateUtc="2025-06-24T06:58:00Z">
            <w:r w:rsidRPr="006F1808">
              <w:rPr>
                <w:noProof w:val="0"/>
                <w:webHidden/>
                <w:rPrChange w:id="315" w:author="Eriksson Tina" w:date="2025-06-24T17:00:00Z" w16du:dateUtc="2025-06-24T15:00:00Z">
                  <w:rPr>
                    <w:webHidden/>
                  </w:rPr>
                </w:rPrChange>
              </w:rPr>
              <w:t>11</w:t>
            </w:r>
            <w:r w:rsidRPr="006F1808">
              <w:rPr>
                <w:noProof w:val="0"/>
                <w:webHidden/>
                <w:rPrChange w:id="316" w:author="Eriksson Tina" w:date="2025-06-24T17:00:00Z" w16du:dateUtc="2025-06-24T15:00:00Z">
                  <w:rPr>
                    <w:webHidden/>
                  </w:rPr>
                </w:rPrChange>
              </w:rPr>
              <w:fldChar w:fldCharType="end"/>
            </w:r>
            <w:r w:rsidRPr="006F1808">
              <w:rPr>
                <w:rStyle w:val="Hyperlnk"/>
                <w:noProof w:val="0"/>
                <w:rPrChange w:id="317" w:author="Eriksson Tina" w:date="2025-06-24T17:00:00Z" w16du:dateUtc="2025-06-24T15:00:00Z">
                  <w:rPr>
                    <w:rStyle w:val="Hyperlnk"/>
                  </w:rPr>
                </w:rPrChange>
              </w:rPr>
              <w:fldChar w:fldCharType="end"/>
            </w:r>
          </w:ins>
        </w:p>
        <w:p w14:paraId="1B1CFB32" w14:textId="2FE8F8CE" w:rsidR="000F7405" w:rsidRPr="006F1808" w:rsidRDefault="000F7405">
          <w:pPr>
            <w:pStyle w:val="Innehll2"/>
            <w:tabs>
              <w:tab w:val="left" w:pos="1361"/>
            </w:tabs>
            <w:rPr>
              <w:ins w:id="318" w:author="Eriksson Tina" w:date="2025-06-24T08:58:00Z" w16du:dateUtc="2025-06-24T06:58:00Z"/>
              <w:noProof w:val="0"/>
              <w:kern w:val="2"/>
              <w:sz w:val="24"/>
              <w:szCs w:val="24"/>
              <w:lang w:eastAsia="sv-SE"/>
              <w14:ligatures w14:val="standardContextual"/>
              <w:rPrChange w:id="319" w:author="Eriksson Tina" w:date="2025-06-24T17:00:00Z" w16du:dateUtc="2025-06-24T15:00:00Z">
                <w:rPr>
                  <w:ins w:id="320" w:author="Eriksson Tina" w:date="2025-06-24T08:58:00Z" w16du:dateUtc="2025-06-24T06:58:00Z"/>
                  <w:kern w:val="2"/>
                  <w:sz w:val="24"/>
                  <w:szCs w:val="24"/>
                  <w:lang w:eastAsia="sv-SE"/>
                  <w14:ligatures w14:val="standardContextual"/>
                </w:rPr>
              </w:rPrChange>
            </w:rPr>
          </w:pPr>
          <w:ins w:id="321" w:author="Eriksson Tina" w:date="2025-06-24T08:58:00Z" w16du:dateUtc="2025-06-24T06:58:00Z">
            <w:r w:rsidRPr="006F1808">
              <w:rPr>
                <w:rStyle w:val="Hyperlnk"/>
                <w:noProof w:val="0"/>
                <w:rPrChange w:id="322" w:author="Eriksson Tina" w:date="2025-06-24T17:00:00Z" w16du:dateUtc="2025-06-24T15:00:00Z">
                  <w:rPr>
                    <w:rStyle w:val="Hyperlnk"/>
                  </w:rPr>
                </w:rPrChange>
              </w:rPr>
              <w:fldChar w:fldCharType="begin"/>
            </w:r>
            <w:r w:rsidRPr="006F1808">
              <w:rPr>
                <w:rStyle w:val="Hyperlnk"/>
                <w:noProof w:val="0"/>
                <w:rPrChange w:id="323" w:author="Eriksson Tina" w:date="2025-06-24T17:00:00Z" w16du:dateUtc="2025-06-24T15:00:00Z">
                  <w:rPr>
                    <w:rStyle w:val="Hyperlnk"/>
                  </w:rPr>
                </w:rPrChange>
              </w:rPr>
              <w:instrText xml:space="preserve"> </w:instrText>
            </w:r>
            <w:r w:rsidRPr="006F1808">
              <w:rPr>
                <w:noProof w:val="0"/>
                <w:rPrChange w:id="324" w:author="Eriksson Tina" w:date="2025-06-24T17:00:00Z" w16du:dateUtc="2025-06-24T15:00:00Z">
                  <w:rPr/>
                </w:rPrChange>
              </w:rPr>
              <w:instrText>HYPERLINK \l "_Toc201647938"</w:instrText>
            </w:r>
            <w:r w:rsidRPr="006F1808">
              <w:rPr>
                <w:rStyle w:val="Hyperlnk"/>
                <w:noProof w:val="0"/>
                <w:rPrChange w:id="325" w:author="Eriksson Tina" w:date="2025-06-24T17:00:00Z" w16du:dateUtc="2025-06-24T15:00:00Z">
                  <w:rPr>
                    <w:rStyle w:val="Hyperlnk"/>
                  </w:rPr>
                </w:rPrChange>
              </w:rPr>
              <w:instrText xml:space="preserve"> </w:instrText>
            </w:r>
            <w:r w:rsidRPr="006F1808">
              <w:rPr>
                <w:rStyle w:val="Hyperlnk"/>
                <w:noProof w:val="0"/>
                <w:rPrChange w:id="326" w:author="Eriksson Tina" w:date="2025-06-24T17:00:00Z" w16du:dateUtc="2025-06-24T15:00:00Z">
                  <w:rPr>
                    <w:rStyle w:val="Hyperlnk"/>
                  </w:rPr>
                </w:rPrChange>
              </w:rPr>
            </w:r>
            <w:r w:rsidRPr="006F1808">
              <w:rPr>
                <w:rStyle w:val="Hyperlnk"/>
                <w:noProof w:val="0"/>
                <w:rPrChange w:id="327" w:author="Eriksson Tina" w:date="2025-06-24T17:00:00Z" w16du:dateUtc="2025-06-24T15:00:00Z">
                  <w:rPr>
                    <w:rStyle w:val="Hyperlnk"/>
                  </w:rPr>
                </w:rPrChange>
              </w:rPr>
              <w:fldChar w:fldCharType="separate"/>
            </w:r>
            <w:r w:rsidRPr="006F1808">
              <w:rPr>
                <w:rStyle w:val="Hyperlnk"/>
                <w:noProof w:val="0"/>
                <w:rPrChange w:id="328" w:author="Eriksson Tina" w:date="2025-06-24T17:00:00Z" w16du:dateUtc="2025-06-24T15:00:00Z">
                  <w:rPr>
                    <w:rStyle w:val="Hyperlnk"/>
                  </w:rPr>
                </w:rPrChange>
              </w:rPr>
              <w:t>4.3</w:t>
            </w:r>
            <w:r w:rsidRPr="006F1808">
              <w:rPr>
                <w:noProof w:val="0"/>
                <w:kern w:val="2"/>
                <w:sz w:val="24"/>
                <w:szCs w:val="24"/>
                <w:lang w:eastAsia="sv-SE"/>
                <w14:ligatures w14:val="standardContextual"/>
                <w:rPrChange w:id="329" w:author="Eriksson Tina" w:date="2025-06-24T17:00:00Z" w16du:dateUtc="2025-06-24T15:00:00Z">
                  <w:rPr>
                    <w:kern w:val="2"/>
                    <w:sz w:val="24"/>
                    <w:szCs w:val="24"/>
                    <w:lang w:eastAsia="sv-SE"/>
                    <w14:ligatures w14:val="standardContextual"/>
                  </w:rPr>
                </w:rPrChange>
              </w:rPr>
              <w:tab/>
            </w:r>
            <w:r w:rsidRPr="006F1808">
              <w:rPr>
                <w:rStyle w:val="Hyperlnk"/>
                <w:noProof w:val="0"/>
                <w:rPrChange w:id="330" w:author="Eriksson Tina" w:date="2025-06-24T17:00:00Z" w16du:dateUtc="2025-06-24T15:00:00Z">
                  <w:rPr>
                    <w:rStyle w:val="Hyperlnk"/>
                  </w:rPr>
                </w:rPrChange>
              </w:rPr>
              <w:t>Fast omsorgskontakt i hemtjänsten</w:t>
            </w:r>
            <w:r w:rsidRPr="006F1808">
              <w:rPr>
                <w:noProof w:val="0"/>
                <w:webHidden/>
                <w:rPrChange w:id="331" w:author="Eriksson Tina" w:date="2025-06-24T17:00:00Z" w16du:dateUtc="2025-06-24T15:00:00Z">
                  <w:rPr>
                    <w:webHidden/>
                  </w:rPr>
                </w:rPrChange>
              </w:rPr>
              <w:tab/>
            </w:r>
            <w:r w:rsidRPr="006F1808">
              <w:rPr>
                <w:noProof w:val="0"/>
                <w:webHidden/>
                <w:rPrChange w:id="332" w:author="Eriksson Tina" w:date="2025-06-24T17:00:00Z" w16du:dateUtc="2025-06-24T15:00:00Z">
                  <w:rPr>
                    <w:webHidden/>
                  </w:rPr>
                </w:rPrChange>
              </w:rPr>
              <w:fldChar w:fldCharType="begin"/>
            </w:r>
            <w:r w:rsidRPr="006F1808">
              <w:rPr>
                <w:noProof w:val="0"/>
                <w:webHidden/>
                <w:rPrChange w:id="333" w:author="Eriksson Tina" w:date="2025-06-24T17:00:00Z" w16du:dateUtc="2025-06-24T15:00:00Z">
                  <w:rPr>
                    <w:webHidden/>
                  </w:rPr>
                </w:rPrChange>
              </w:rPr>
              <w:instrText xml:space="preserve"> PAGEREF _Toc201647938 \h </w:instrText>
            </w:r>
            <w:r w:rsidRPr="006F1808">
              <w:rPr>
                <w:noProof w:val="0"/>
                <w:webHidden/>
                <w:rPrChange w:id="334" w:author="Eriksson Tina" w:date="2025-06-24T17:00:00Z" w16du:dateUtc="2025-06-24T15:00:00Z">
                  <w:rPr>
                    <w:webHidden/>
                  </w:rPr>
                </w:rPrChange>
              </w:rPr>
            </w:r>
          </w:ins>
          <w:r w:rsidRPr="006F1808">
            <w:rPr>
              <w:noProof w:val="0"/>
              <w:webHidden/>
              <w:rPrChange w:id="335" w:author="Eriksson Tina" w:date="2025-06-24T17:00:00Z" w16du:dateUtc="2025-06-24T15:00:00Z">
                <w:rPr>
                  <w:webHidden/>
                </w:rPr>
              </w:rPrChange>
            </w:rPr>
            <w:fldChar w:fldCharType="separate"/>
          </w:r>
          <w:ins w:id="336" w:author="Eriksson Tina" w:date="2025-06-24T08:58:00Z" w16du:dateUtc="2025-06-24T06:58:00Z">
            <w:r w:rsidRPr="006F1808">
              <w:rPr>
                <w:noProof w:val="0"/>
                <w:webHidden/>
                <w:rPrChange w:id="337" w:author="Eriksson Tina" w:date="2025-06-24T17:00:00Z" w16du:dateUtc="2025-06-24T15:00:00Z">
                  <w:rPr>
                    <w:webHidden/>
                  </w:rPr>
                </w:rPrChange>
              </w:rPr>
              <w:t>13</w:t>
            </w:r>
            <w:r w:rsidRPr="006F1808">
              <w:rPr>
                <w:noProof w:val="0"/>
                <w:webHidden/>
                <w:rPrChange w:id="338" w:author="Eriksson Tina" w:date="2025-06-24T17:00:00Z" w16du:dateUtc="2025-06-24T15:00:00Z">
                  <w:rPr>
                    <w:webHidden/>
                  </w:rPr>
                </w:rPrChange>
              </w:rPr>
              <w:fldChar w:fldCharType="end"/>
            </w:r>
            <w:r w:rsidRPr="006F1808">
              <w:rPr>
                <w:rStyle w:val="Hyperlnk"/>
                <w:noProof w:val="0"/>
                <w:rPrChange w:id="339" w:author="Eriksson Tina" w:date="2025-06-24T17:00:00Z" w16du:dateUtc="2025-06-24T15:00:00Z">
                  <w:rPr>
                    <w:rStyle w:val="Hyperlnk"/>
                  </w:rPr>
                </w:rPrChange>
              </w:rPr>
              <w:fldChar w:fldCharType="end"/>
            </w:r>
          </w:ins>
        </w:p>
        <w:p w14:paraId="41DD680F" w14:textId="13DCD7F3" w:rsidR="000F7405" w:rsidRPr="006F1808" w:rsidRDefault="000F7405">
          <w:pPr>
            <w:pStyle w:val="Innehll3"/>
            <w:tabs>
              <w:tab w:val="left" w:pos="1701"/>
            </w:tabs>
            <w:rPr>
              <w:ins w:id="340" w:author="Eriksson Tina" w:date="2025-06-24T08:58:00Z" w16du:dateUtc="2025-06-24T06:58:00Z"/>
              <w:noProof w:val="0"/>
              <w:kern w:val="2"/>
              <w:sz w:val="24"/>
              <w:szCs w:val="24"/>
              <w:lang w:eastAsia="sv-SE"/>
              <w14:ligatures w14:val="standardContextual"/>
              <w:rPrChange w:id="341" w:author="Eriksson Tina" w:date="2025-06-24T17:00:00Z" w16du:dateUtc="2025-06-24T15:00:00Z">
                <w:rPr>
                  <w:ins w:id="342" w:author="Eriksson Tina" w:date="2025-06-24T08:58:00Z" w16du:dateUtc="2025-06-24T06:58:00Z"/>
                  <w:kern w:val="2"/>
                  <w:sz w:val="24"/>
                  <w:szCs w:val="24"/>
                  <w:lang w:eastAsia="sv-SE"/>
                  <w14:ligatures w14:val="standardContextual"/>
                </w:rPr>
              </w:rPrChange>
            </w:rPr>
          </w:pPr>
          <w:ins w:id="343" w:author="Eriksson Tina" w:date="2025-06-24T08:58:00Z" w16du:dateUtc="2025-06-24T06:58:00Z">
            <w:r w:rsidRPr="006F1808">
              <w:rPr>
                <w:rStyle w:val="Hyperlnk"/>
                <w:noProof w:val="0"/>
                <w:rPrChange w:id="344" w:author="Eriksson Tina" w:date="2025-06-24T17:00:00Z" w16du:dateUtc="2025-06-24T15:00:00Z">
                  <w:rPr>
                    <w:rStyle w:val="Hyperlnk"/>
                  </w:rPr>
                </w:rPrChange>
              </w:rPr>
              <w:fldChar w:fldCharType="begin"/>
            </w:r>
            <w:r w:rsidRPr="006F1808">
              <w:rPr>
                <w:rStyle w:val="Hyperlnk"/>
                <w:noProof w:val="0"/>
                <w:rPrChange w:id="345" w:author="Eriksson Tina" w:date="2025-06-24T17:00:00Z" w16du:dateUtc="2025-06-24T15:00:00Z">
                  <w:rPr>
                    <w:rStyle w:val="Hyperlnk"/>
                  </w:rPr>
                </w:rPrChange>
              </w:rPr>
              <w:instrText xml:space="preserve"> </w:instrText>
            </w:r>
            <w:r w:rsidRPr="006F1808">
              <w:rPr>
                <w:noProof w:val="0"/>
                <w:rPrChange w:id="346" w:author="Eriksson Tina" w:date="2025-06-24T17:00:00Z" w16du:dateUtc="2025-06-24T15:00:00Z">
                  <w:rPr/>
                </w:rPrChange>
              </w:rPr>
              <w:instrText>HYPERLINK \l "_Toc201647939"</w:instrText>
            </w:r>
            <w:r w:rsidRPr="006F1808">
              <w:rPr>
                <w:rStyle w:val="Hyperlnk"/>
                <w:noProof w:val="0"/>
                <w:rPrChange w:id="347" w:author="Eriksson Tina" w:date="2025-06-24T17:00:00Z" w16du:dateUtc="2025-06-24T15:00:00Z">
                  <w:rPr>
                    <w:rStyle w:val="Hyperlnk"/>
                  </w:rPr>
                </w:rPrChange>
              </w:rPr>
              <w:instrText xml:space="preserve"> </w:instrText>
            </w:r>
            <w:r w:rsidRPr="006F1808">
              <w:rPr>
                <w:rStyle w:val="Hyperlnk"/>
                <w:noProof w:val="0"/>
                <w:rPrChange w:id="348" w:author="Eriksson Tina" w:date="2025-06-24T17:00:00Z" w16du:dateUtc="2025-06-24T15:00:00Z">
                  <w:rPr>
                    <w:rStyle w:val="Hyperlnk"/>
                  </w:rPr>
                </w:rPrChange>
              </w:rPr>
            </w:r>
            <w:r w:rsidRPr="006F1808">
              <w:rPr>
                <w:rStyle w:val="Hyperlnk"/>
                <w:noProof w:val="0"/>
                <w:rPrChange w:id="349" w:author="Eriksson Tina" w:date="2025-06-24T17:00:00Z" w16du:dateUtc="2025-06-24T15:00:00Z">
                  <w:rPr>
                    <w:rStyle w:val="Hyperlnk"/>
                  </w:rPr>
                </w:rPrChange>
              </w:rPr>
              <w:fldChar w:fldCharType="separate"/>
            </w:r>
            <w:r w:rsidRPr="006F1808">
              <w:rPr>
                <w:rStyle w:val="Hyperlnk"/>
                <w:noProof w:val="0"/>
                <w:rPrChange w:id="350" w:author="Eriksson Tina" w:date="2025-06-24T17:00:00Z" w16du:dateUtc="2025-06-24T15:00:00Z">
                  <w:rPr>
                    <w:rStyle w:val="Hyperlnk"/>
                  </w:rPr>
                </w:rPrChange>
              </w:rPr>
              <w:t>4.3.1</w:t>
            </w:r>
            <w:r w:rsidRPr="006F1808">
              <w:rPr>
                <w:noProof w:val="0"/>
                <w:kern w:val="2"/>
                <w:sz w:val="24"/>
                <w:szCs w:val="24"/>
                <w:lang w:eastAsia="sv-SE"/>
                <w14:ligatures w14:val="standardContextual"/>
                <w:rPrChange w:id="351" w:author="Eriksson Tina" w:date="2025-06-24T17:00:00Z" w16du:dateUtc="2025-06-24T15:00:00Z">
                  <w:rPr>
                    <w:kern w:val="2"/>
                    <w:sz w:val="24"/>
                    <w:szCs w:val="24"/>
                    <w:lang w:eastAsia="sv-SE"/>
                    <w14:ligatures w14:val="standardContextual"/>
                  </w:rPr>
                </w:rPrChange>
              </w:rPr>
              <w:tab/>
            </w:r>
            <w:r w:rsidRPr="006F1808">
              <w:rPr>
                <w:rStyle w:val="Hyperlnk"/>
                <w:noProof w:val="0"/>
                <w:rPrChange w:id="352" w:author="Eriksson Tina" w:date="2025-06-24T17:00:00Z" w16du:dateUtc="2025-06-24T15:00:00Z">
                  <w:rPr>
                    <w:rStyle w:val="Hyperlnk"/>
                  </w:rPr>
                </w:rPrChange>
              </w:rPr>
              <w:t>Lagrum</w:t>
            </w:r>
            <w:r w:rsidRPr="006F1808">
              <w:rPr>
                <w:noProof w:val="0"/>
                <w:webHidden/>
                <w:rPrChange w:id="353" w:author="Eriksson Tina" w:date="2025-06-24T17:00:00Z" w16du:dateUtc="2025-06-24T15:00:00Z">
                  <w:rPr>
                    <w:webHidden/>
                  </w:rPr>
                </w:rPrChange>
              </w:rPr>
              <w:tab/>
            </w:r>
            <w:r w:rsidRPr="006F1808">
              <w:rPr>
                <w:noProof w:val="0"/>
                <w:webHidden/>
                <w:rPrChange w:id="354" w:author="Eriksson Tina" w:date="2025-06-24T17:00:00Z" w16du:dateUtc="2025-06-24T15:00:00Z">
                  <w:rPr>
                    <w:webHidden/>
                  </w:rPr>
                </w:rPrChange>
              </w:rPr>
              <w:fldChar w:fldCharType="begin"/>
            </w:r>
            <w:r w:rsidRPr="006F1808">
              <w:rPr>
                <w:noProof w:val="0"/>
                <w:webHidden/>
                <w:rPrChange w:id="355" w:author="Eriksson Tina" w:date="2025-06-24T17:00:00Z" w16du:dateUtc="2025-06-24T15:00:00Z">
                  <w:rPr>
                    <w:webHidden/>
                  </w:rPr>
                </w:rPrChange>
              </w:rPr>
              <w:instrText xml:space="preserve"> PAGEREF _Toc201647939 \h </w:instrText>
            </w:r>
            <w:r w:rsidRPr="006F1808">
              <w:rPr>
                <w:noProof w:val="0"/>
                <w:webHidden/>
                <w:rPrChange w:id="356" w:author="Eriksson Tina" w:date="2025-06-24T17:00:00Z" w16du:dateUtc="2025-06-24T15:00:00Z">
                  <w:rPr>
                    <w:webHidden/>
                  </w:rPr>
                </w:rPrChange>
              </w:rPr>
            </w:r>
          </w:ins>
          <w:r w:rsidRPr="006F1808">
            <w:rPr>
              <w:noProof w:val="0"/>
              <w:webHidden/>
              <w:rPrChange w:id="357" w:author="Eriksson Tina" w:date="2025-06-24T17:00:00Z" w16du:dateUtc="2025-06-24T15:00:00Z">
                <w:rPr>
                  <w:webHidden/>
                </w:rPr>
              </w:rPrChange>
            </w:rPr>
            <w:fldChar w:fldCharType="separate"/>
          </w:r>
          <w:ins w:id="358" w:author="Eriksson Tina" w:date="2025-06-24T08:58:00Z" w16du:dateUtc="2025-06-24T06:58:00Z">
            <w:r w:rsidRPr="006F1808">
              <w:rPr>
                <w:noProof w:val="0"/>
                <w:webHidden/>
                <w:rPrChange w:id="359" w:author="Eriksson Tina" w:date="2025-06-24T17:00:00Z" w16du:dateUtc="2025-06-24T15:00:00Z">
                  <w:rPr>
                    <w:webHidden/>
                  </w:rPr>
                </w:rPrChange>
              </w:rPr>
              <w:t>13</w:t>
            </w:r>
            <w:r w:rsidRPr="006F1808">
              <w:rPr>
                <w:noProof w:val="0"/>
                <w:webHidden/>
                <w:rPrChange w:id="360" w:author="Eriksson Tina" w:date="2025-06-24T17:00:00Z" w16du:dateUtc="2025-06-24T15:00:00Z">
                  <w:rPr>
                    <w:webHidden/>
                  </w:rPr>
                </w:rPrChange>
              </w:rPr>
              <w:fldChar w:fldCharType="end"/>
            </w:r>
            <w:r w:rsidRPr="006F1808">
              <w:rPr>
                <w:rStyle w:val="Hyperlnk"/>
                <w:noProof w:val="0"/>
                <w:rPrChange w:id="361" w:author="Eriksson Tina" w:date="2025-06-24T17:00:00Z" w16du:dateUtc="2025-06-24T15:00:00Z">
                  <w:rPr>
                    <w:rStyle w:val="Hyperlnk"/>
                  </w:rPr>
                </w:rPrChange>
              </w:rPr>
              <w:fldChar w:fldCharType="end"/>
            </w:r>
          </w:ins>
        </w:p>
        <w:p w14:paraId="65EDD872" w14:textId="026C77A0" w:rsidR="000F7405" w:rsidRPr="006F1808" w:rsidRDefault="000F7405">
          <w:pPr>
            <w:pStyle w:val="Innehll3"/>
            <w:tabs>
              <w:tab w:val="left" w:pos="1701"/>
            </w:tabs>
            <w:rPr>
              <w:ins w:id="362" w:author="Eriksson Tina" w:date="2025-06-24T08:58:00Z" w16du:dateUtc="2025-06-24T06:58:00Z"/>
              <w:noProof w:val="0"/>
              <w:kern w:val="2"/>
              <w:sz w:val="24"/>
              <w:szCs w:val="24"/>
              <w:lang w:eastAsia="sv-SE"/>
              <w14:ligatures w14:val="standardContextual"/>
              <w:rPrChange w:id="363" w:author="Eriksson Tina" w:date="2025-06-24T17:00:00Z" w16du:dateUtc="2025-06-24T15:00:00Z">
                <w:rPr>
                  <w:ins w:id="364" w:author="Eriksson Tina" w:date="2025-06-24T08:58:00Z" w16du:dateUtc="2025-06-24T06:58:00Z"/>
                  <w:kern w:val="2"/>
                  <w:sz w:val="24"/>
                  <w:szCs w:val="24"/>
                  <w:lang w:eastAsia="sv-SE"/>
                  <w14:ligatures w14:val="standardContextual"/>
                </w:rPr>
              </w:rPrChange>
            </w:rPr>
          </w:pPr>
          <w:ins w:id="365" w:author="Eriksson Tina" w:date="2025-06-24T08:58:00Z" w16du:dateUtc="2025-06-24T06:58:00Z">
            <w:r w:rsidRPr="006F1808">
              <w:rPr>
                <w:rStyle w:val="Hyperlnk"/>
                <w:noProof w:val="0"/>
                <w:rPrChange w:id="366" w:author="Eriksson Tina" w:date="2025-06-24T17:00:00Z" w16du:dateUtc="2025-06-24T15:00:00Z">
                  <w:rPr>
                    <w:rStyle w:val="Hyperlnk"/>
                  </w:rPr>
                </w:rPrChange>
              </w:rPr>
              <w:fldChar w:fldCharType="begin"/>
            </w:r>
            <w:r w:rsidRPr="006F1808">
              <w:rPr>
                <w:rStyle w:val="Hyperlnk"/>
                <w:noProof w:val="0"/>
                <w:rPrChange w:id="367" w:author="Eriksson Tina" w:date="2025-06-24T17:00:00Z" w16du:dateUtc="2025-06-24T15:00:00Z">
                  <w:rPr>
                    <w:rStyle w:val="Hyperlnk"/>
                  </w:rPr>
                </w:rPrChange>
              </w:rPr>
              <w:instrText xml:space="preserve"> </w:instrText>
            </w:r>
            <w:r w:rsidRPr="006F1808">
              <w:rPr>
                <w:noProof w:val="0"/>
                <w:rPrChange w:id="368" w:author="Eriksson Tina" w:date="2025-06-24T17:00:00Z" w16du:dateUtc="2025-06-24T15:00:00Z">
                  <w:rPr/>
                </w:rPrChange>
              </w:rPr>
              <w:instrText>HYPERLINK \l "_Toc201647940"</w:instrText>
            </w:r>
            <w:r w:rsidRPr="006F1808">
              <w:rPr>
                <w:rStyle w:val="Hyperlnk"/>
                <w:noProof w:val="0"/>
                <w:rPrChange w:id="369" w:author="Eriksson Tina" w:date="2025-06-24T17:00:00Z" w16du:dateUtc="2025-06-24T15:00:00Z">
                  <w:rPr>
                    <w:rStyle w:val="Hyperlnk"/>
                  </w:rPr>
                </w:rPrChange>
              </w:rPr>
              <w:instrText xml:space="preserve"> </w:instrText>
            </w:r>
            <w:r w:rsidRPr="006F1808">
              <w:rPr>
                <w:rStyle w:val="Hyperlnk"/>
                <w:noProof w:val="0"/>
                <w:rPrChange w:id="370" w:author="Eriksson Tina" w:date="2025-06-24T17:00:00Z" w16du:dateUtc="2025-06-24T15:00:00Z">
                  <w:rPr>
                    <w:rStyle w:val="Hyperlnk"/>
                  </w:rPr>
                </w:rPrChange>
              </w:rPr>
            </w:r>
            <w:r w:rsidRPr="006F1808">
              <w:rPr>
                <w:rStyle w:val="Hyperlnk"/>
                <w:noProof w:val="0"/>
                <w:rPrChange w:id="371" w:author="Eriksson Tina" w:date="2025-06-24T17:00:00Z" w16du:dateUtc="2025-06-24T15:00:00Z">
                  <w:rPr>
                    <w:rStyle w:val="Hyperlnk"/>
                  </w:rPr>
                </w:rPrChange>
              </w:rPr>
              <w:fldChar w:fldCharType="separate"/>
            </w:r>
            <w:r w:rsidRPr="006F1808">
              <w:rPr>
                <w:rStyle w:val="Hyperlnk"/>
                <w:noProof w:val="0"/>
                <w:rPrChange w:id="372" w:author="Eriksson Tina" w:date="2025-06-24T17:00:00Z" w16du:dateUtc="2025-06-24T15:00:00Z">
                  <w:rPr>
                    <w:rStyle w:val="Hyperlnk"/>
                  </w:rPr>
                </w:rPrChange>
              </w:rPr>
              <w:t>4.3.2</w:t>
            </w:r>
            <w:r w:rsidRPr="006F1808">
              <w:rPr>
                <w:noProof w:val="0"/>
                <w:kern w:val="2"/>
                <w:sz w:val="24"/>
                <w:szCs w:val="24"/>
                <w:lang w:eastAsia="sv-SE"/>
                <w14:ligatures w14:val="standardContextual"/>
                <w:rPrChange w:id="373" w:author="Eriksson Tina" w:date="2025-06-24T17:00:00Z" w16du:dateUtc="2025-06-24T15:00:00Z">
                  <w:rPr>
                    <w:kern w:val="2"/>
                    <w:sz w:val="24"/>
                    <w:szCs w:val="24"/>
                    <w:lang w:eastAsia="sv-SE"/>
                    <w14:ligatures w14:val="standardContextual"/>
                  </w:rPr>
                </w:rPrChange>
              </w:rPr>
              <w:tab/>
            </w:r>
            <w:r w:rsidRPr="006F1808">
              <w:rPr>
                <w:rStyle w:val="Hyperlnk"/>
                <w:noProof w:val="0"/>
                <w:rPrChange w:id="374" w:author="Eriksson Tina" w:date="2025-06-24T17:00:00Z" w16du:dateUtc="2025-06-24T15:00:00Z">
                  <w:rPr>
                    <w:rStyle w:val="Hyperlnk"/>
                  </w:rPr>
                </w:rPrChange>
              </w:rPr>
              <w:t>Beskrivning</w:t>
            </w:r>
            <w:r w:rsidRPr="006F1808">
              <w:rPr>
                <w:noProof w:val="0"/>
                <w:webHidden/>
                <w:rPrChange w:id="375" w:author="Eriksson Tina" w:date="2025-06-24T17:00:00Z" w16du:dateUtc="2025-06-24T15:00:00Z">
                  <w:rPr>
                    <w:webHidden/>
                  </w:rPr>
                </w:rPrChange>
              </w:rPr>
              <w:tab/>
            </w:r>
            <w:r w:rsidRPr="006F1808">
              <w:rPr>
                <w:noProof w:val="0"/>
                <w:webHidden/>
                <w:rPrChange w:id="376" w:author="Eriksson Tina" w:date="2025-06-24T17:00:00Z" w16du:dateUtc="2025-06-24T15:00:00Z">
                  <w:rPr>
                    <w:webHidden/>
                  </w:rPr>
                </w:rPrChange>
              </w:rPr>
              <w:fldChar w:fldCharType="begin"/>
            </w:r>
            <w:r w:rsidRPr="006F1808">
              <w:rPr>
                <w:noProof w:val="0"/>
                <w:webHidden/>
                <w:rPrChange w:id="377" w:author="Eriksson Tina" w:date="2025-06-24T17:00:00Z" w16du:dateUtc="2025-06-24T15:00:00Z">
                  <w:rPr>
                    <w:webHidden/>
                  </w:rPr>
                </w:rPrChange>
              </w:rPr>
              <w:instrText xml:space="preserve"> PAGEREF _Toc201647940 \h </w:instrText>
            </w:r>
            <w:r w:rsidRPr="006F1808">
              <w:rPr>
                <w:noProof w:val="0"/>
                <w:webHidden/>
                <w:rPrChange w:id="378" w:author="Eriksson Tina" w:date="2025-06-24T17:00:00Z" w16du:dateUtc="2025-06-24T15:00:00Z">
                  <w:rPr>
                    <w:webHidden/>
                  </w:rPr>
                </w:rPrChange>
              </w:rPr>
            </w:r>
          </w:ins>
          <w:r w:rsidRPr="006F1808">
            <w:rPr>
              <w:noProof w:val="0"/>
              <w:webHidden/>
              <w:rPrChange w:id="379" w:author="Eriksson Tina" w:date="2025-06-24T17:00:00Z" w16du:dateUtc="2025-06-24T15:00:00Z">
                <w:rPr>
                  <w:webHidden/>
                </w:rPr>
              </w:rPrChange>
            </w:rPr>
            <w:fldChar w:fldCharType="separate"/>
          </w:r>
          <w:ins w:id="380" w:author="Eriksson Tina" w:date="2025-06-24T08:58:00Z" w16du:dateUtc="2025-06-24T06:58:00Z">
            <w:r w:rsidRPr="006F1808">
              <w:rPr>
                <w:noProof w:val="0"/>
                <w:webHidden/>
                <w:rPrChange w:id="381" w:author="Eriksson Tina" w:date="2025-06-24T17:00:00Z" w16du:dateUtc="2025-06-24T15:00:00Z">
                  <w:rPr>
                    <w:webHidden/>
                  </w:rPr>
                </w:rPrChange>
              </w:rPr>
              <w:t>14</w:t>
            </w:r>
            <w:r w:rsidRPr="006F1808">
              <w:rPr>
                <w:noProof w:val="0"/>
                <w:webHidden/>
                <w:rPrChange w:id="382" w:author="Eriksson Tina" w:date="2025-06-24T17:00:00Z" w16du:dateUtc="2025-06-24T15:00:00Z">
                  <w:rPr>
                    <w:webHidden/>
                  </w:rPr>
                </w:rPrChange>
              </w:rPr>
              <w:fldChar w:fldCharType="end"/>
            </w:r>
            <w:r w:rsidRPr="006F1808">
              <w:rPr>
                <w:rStyle w:val="Hyperlnk"/>
                <w:noProof w:val="0"/>
                <w:rPrChange w:id="383" w:author="Eriksson Tina" w:date="2025-06-24T17:00:00Z" w16du:dateUtc="2025-06-24T15:00:00Z">
                  <w:rPr>
                    <w:rStyle w:val="Hyperlnk"/>
                  </w:rPr>
                </w:rPrChange>
              </w:rPr>
              <w:fldChar w:fldCharType="end"/>
            </w:r>
          </w:ins>
        </w:p>
        <w:p w14:paraId="709574D0" w14:textId="186AA0C0" w:rsidR="000F7405" w:rsidRPr="006F1808" w:rsidRDefault="000F7405">
          <w:pPr>
            <w:pStyle w:val="Innehll3"/>
            <w:tabs>
              <w:tab w:val="left" w:pos="1701"/>
            </w:tabs>
            <w:rPr>
              <w:ins w:id="384" w:author="Eriksson Tina" w:date="2025-06-24T08:58:00Z" w16du:dateUtc="2025-06-24T06:58:00Z"/>
              <w:noProof w:val="0"/>
              <w:kern w:val="2"/>
              <w:sz w:val="24"/>
              <w:szCs w:val="24"/>
              <w:lang w:eastAsia="sv-SE"/>
              <w14:ligatures w14:val="standardContextual"/>
              <w:rPrChange w:id="385" w:author="Eriksson Tina" w:date="2025-06-24T17:00:00Z" w16du:dateUtc="2025-06-24T15:00:00Z">
                <w:rPr>
                  <w:ins w:id="386" w:author="Eriksson Tina" w:date="2025-06-24T08:58:00Z" w16du:dateUtc="2025-06-24T06:58:00Z"/>
                  <w:kern w:val="2"/>
                  <w:sz w:val="24"/>
                  <w:szCs w:val="24"/>
                  <w:lang w:eastAsia="sv-SE"/>
                  <w14:ligatures w14:val="standardContextual"/>
                </w:rPr>
              </w:rPrChange>
            </w:rPr>
          </w:pPr>
          <w:ins w:id="387" w:author="Eriksson Tina" w:date="2025-06-24T08:58:00Z" w16du:dateUtc="2025-06-24T06:58:00Z">
            <w:r w:rsidRPr="006F1808">
              <w:rPr>
                <w:rStyle w:val="Hyperlnk"/>
                <w:noProof w:val="0"/>
                <w:rPrChange w:id="388" w:author="Eriksson Tina" w:date="2025-06-24T17:00:00Z" w16du:dateUtc="2025-06-24T15:00:00Z">
                  <w:rPr>
                    <w:rStyle w:val="Hyperlnk"/>
                  </w:rPr>
                </w:rPrChange>
              </w:rPr>
              <w:fldChar w:fldCharType="begin"/>
            </w:r>
            <w:r w:rsidRPr="006F1808">
              <w:rPr>
                <w:rStyle w:val="Hyperlnk"/>
                <w:noProof w:val="0"/>
                <w:rPrChange w:id="389" w:author="Eriksson Tina" w:date="2025-06-24T17:00:00Z" w16du:dateUtc="2025-06-24T15:00:00Z">
                  <w:rPr>
                    <w:rStyle w:val="Hyperlnk"/>
                  </w:rPr>
                </w:rPrChange>
              </w:rPr>
              <w:instrText xml:space="preserve"> </w:instrText>
            </w:r>
            <w:r w:rsidRPr="006F1808">
              <w:rPr>
                <w:noProof w:val="0"/>
                <w:rPrChange w:id="390" w:author="Eriksson Tina" w:date="2025-06-24T17:00:00Z" w16du:dateUtc="2025-06-24T15:00:00Z">
                  <w:rPr/>
                </w:rPrChange>
              </w:rPr>
              <w:instrText>HYPERLINK \l "_Toc201647941"</w:instrText>
            </w:r>
            <w:r w:rsidRPr="006F1808">
              <w:rPr>
                <w:rStyle w:val="Hyperlnk"/>
                <w:noProof w:val="0"/>
                <w:rPrChange w:id="391" w:author="Eriksson Tina" w:date="2025-06-24T17:00:00Z" w16du:dateUtc="2025-06-24T15:00:00Z">
                  <w:rPr>
                    <w:rStyle w:val="Hyperlnk"/>
                  </w:rPr>
                </w:rPrChange>
              </w:rPr>
              <w:instrText xml:space="preserve"> </w:instrText>
            </w:r>
            <w:r w:rsidRPr="006F1808">
              <w:rPr>
                <w:rStyle w:val="Hyperlnk"/>
                <w:noProof w:val="0"/>
                <w:rPrChange w:id="392" w:author="Eriksson Tina" w:date="2025-06-24T17:00:00Z" w16du:dateUtc="2025-06-24T15:00:00Z">
                  <w:rPr>
                    <w:rStyle w:val="Hyperlnk"/>
                  </w:rPr>
                </w:rPrChange>
              </w:rPr>
            </w:r>
            <w:r w:rsidRPr="006F1808">
              <w:rPr>
                <w:rStyle w:val="Hyperlnk"/>
                <w:noProof w:val="0"/>
                <w:rPrChange w:id="393" w:author="Eriksson Tina" w:date="2025-06-24T17:00:00Z" w16du:dateUtc="2025-06-24T15:00:00Z">
                  <w:rPr>
                    <w:rStyle w:val="Hyperlnk"/>
                  </w:rPr>
                </w:rPrChange>
              </w:rPr>
              <w:fldChar w:fldCharType="separate"/>
            </w:r>
            <w:r w:rsidRPr="006F1808">
              <w:rPr>
                <w:rStyle w:val="Hyperlnk"/>
                <w:noProof w:val="0"/>
                <w:rPrChange w:id="394" w:author="Eriksson Tina" w:date="2025-06-24T17:00:00Z" w16du:dateUtc="2025-06-24T15:00:00Z">
                  <w:rPr>
                    <w:rStyle w:val="Hyperlnk"/>
                  </w:rPr>
                </w:rPrChange>
              </w:rPr>
              <w:t>4.3.3</w:t>
            </w:r>
            <w:r w:rsidRPr="006F1808">
              <w:rPr>
                <w:noProof w:val="0"/>
                <w:kern w:val="2"/>
                <w:sz w:val="24"/>
                <w:szCs w:val="24"/>
                <w:lang w:eastAsia="sv-SE"/>
                <w14:ligatures w14:val="standardContextual"/>
                <w:rPrChange w:id="395" w:author="Eriksson Tina" w:date="2025-06-24T17:00:00Z" w16du:dateUtc="2025-06-24T15:00:00Z">
                  <w:rPr>
                    <w:kern w:val="2"/>
                    <w:sz w:val="24"/>
                    <w:szCs w:val="24"/>
                    <w:lang w:eastAsia="sv-SE"/>
                    <w14:ligatures w14:val="standardContextual"/>
                  </w:rPr>
                </w:rPrChange>
              </w:rPr>
              <w:tab/>
            </w:r>
            <w:r w:rsidRPr="006F1808">
              <w:rPr>
                <w:rStyle w:val="Hyperlnk"/>
                <w:noProof w:val="0"/>
                <w:rPrChange w:id="396" w:author="Eriksson Tina" w:date="2025-06-24T17:00:00Z" w16du:dateUtc="2025-06-24T15:00:00Z">
                  <w:rPr>
                    <w:rStyle w:val="Hyperlnk"/>
                  </w:rPr>
                </w:rPrChange>
              </w:rPr>
              <w:t>Arbetsuppgifter för den fasta omsorgskontakten i hemtjänsten</w:t>
            </w:r>
            <w:r w:rsidRPr="006F1808">
              <w:rPr>
                <w:noProof w:val="0"/>
                <w:webHidden/>
                <w:rPrChange w:id="397" w:author="Eriksson Tina" w:date="2025-06-24T17:00:00Z" w16du:dateUtc="2025-06-24T15:00:00Z">
                  <w:rPr>
                    <w:webHidden/>
                  </w:rPr>
                </w:rPrChange>
              </w:rPr>
              <w:tab/>
            </w:r>
            <w:r w:rsidRPr="006F1808">
              <w:rPr>
                <w:noProof w:val="0"/>
                <w:webHidden/>
                <w:rPrChange w:id="398" w:author="Eriksson Tina" w:date="2025-06-24T17:00:00Z" w16du:dateUtc="2025-06-24T15:00:00Z">
                  <w:rPr>
                    <w:webHidden/>
                  </w:rPr>
                </w:rPrChange>
              </w:rPr>
              <w:fldChar w:fldCharType="begin"/>
            </w:r>
            <w:r w:rsidRPr="006F1808">
              <w:rPr>
                <w:noProof w:val="0"/>
                <w:webHidden/>
                <w:rPrChange w:id="399" w:author="Eriksson Tina" w:date="2025-06-24T17:00:00Z" w16du:dateUtc="2025-06-24T15:00:00Z">
                  <w:rPr>
                    <w:webHidden/>
                  </w:rPr>
                </w:rPrChange>
              </w:rPr>
              <w:instrText xml:space="preserve"> PAGEREF _Toc201647941 \h </w:instrText>
            </w:r>
            <w:r w:rsidRPr="006F1808">
              <w:rPr>
                <w:noProof w:val="0"/>
                <w:webHidden/>
                <w:rPrChange w:id="400" w:author="Eriksson Tina" w:date="2025-06-24T17:00:00Z" w16du:dateUtc="2025-06-24T15:00:00Z">
                  <w:rPr>
                    <w:webHidden/>
                  </w:rPr>
                </w:rPrChange>
              </w:rPr>
            </w:r>
          </w:ins>
          <w:r w:rsidRPr="006F1808">
            <w:rPr>
              <w:noProof w:val="0"/>
              <w:webHidden/>
              <w:rPrChange w:id="401" w:author="Eriksson Tina" w:date="2025-06-24T17:00:00Z" w16du:dateUtc="2025-06-24T15:00:00Z">
                <w:rPr>
                  <w:webHidden/>
                </w:rPr>
              </w:rPrChange>
            </w:rPr>
            <w:fldChar w:fldCharType="separate"/>
          </w:r>
          <w:ins w:id="402" w:author="Eriksson Tina" w:date="2025-06-24T08:58:00Z" w16du:dateUtc="2025-06-24T06:58:00Z">
            <w:r w:rsidRPr="006F1808">
              <w:rPr>
                <w:noProof w:val="0"/>
                <w:webHidden/>
                <w:rPrChange w:id="403" w:author="Eriksson Tina" w:date="2025-06-24T17:00:00Z" w16du:dateUtc="2025-06-24T15:00:00Z">
                  <w:rPr>
                    <w:webHidden/>
                  </w:rPr>
                </w:rPrChange>
              </w:rPr>
              <w:t>14</w:t>
            </w:r>
            <w:r w:rsidRPr="006F1808">
              <w:rPr>
                <w:noProof w:val="0"/>
                <w:webHidden/>
                <w:rPrChange w:id="404" w:author="Eriksson Tina" w:date="2025-06-24T17:00:00Z" w16du:dateUtc="2025-06-24T15:00:00Z">
                  <w:rPr>
                    <w:webHidden/>
                  </w:rPr>
                </w:rPrChange>
              </w:rPr>
              <w:fldChar w:fldCharType="end"/>
            </w:r>
            <w:r w:rsidRPr="006F1808">
              <w:rPr>
                <w:rStyle w:val="Hyperlnk"/>
                <w:noProof w:val="0"/>
                <w:rPrChange w:id="405" w:author="Eriksson Tina" w:date="2025-06-24T17:00:00Z" w16du:dateUtc="2025-06-24T15:00:00Z">
                  <w:rPr>
                    <w:rStyle w:val="Hyperlnk"/>
                  </w:rPr>
                </w:rPrChange>
              </w:rPr>
              <w:fldChar w:fldCharType="end"/>
            </w:r>
          </w:ins>
        </w:p>
        <w:p w14:paraId="30AF42E1" w14:textId="2DD1F576" w:rsidR="000F7405" w:rsidRPr="006F1808" w:rsidRDefault="000F7405">
          <w:pPr>
            <w:pStyle w:val="Innehll3"/>
            <w:tabs>
              <w:tab w:val="left" w:pos="1701"/>
            </w:tabs>
            <w:rPr>
              <w:ins w:id="406" w:author="Eriksson Tina" w:date="2025-06-24T08:58:00Z" w16du:dateUtc="2025-06-24T06:58:00Z"/>
              <w:noProof w:val="0"/>
              <w:kern w:val="2"/>
              <w:sz w:val="24"/>
              <w:szCs w:val="24"/>
              <w:lang w:eastAsia="sv-SE"/>
              <w14:ligatures w14:val="standardContextual"/>
              <w:rPrChange w:id="407" w:author="Eriksson Tina" w:date="2025-06-24T17:00:00Z" w16du:dateUtc="2025-06-24T15:00:00Z">
                <w:rPr>
                  <w:ins w:id="408" w:author="Eriksson Tina" w:date="2025-06-24T08:58:00Z" w16du:dateUtc="2025-06-24T06:58:00Z"/>
                  <w:kern w:val="2"/>
                  <w:sz w:val="24"/>
                  <w:szCs w:val="24"/>
                  <w:lang w:eastAsia="sv-SE"/>
                  <w14:ligatures w14:val="standardContextual"/>
                </w:rPr>
              </w:rPrChange>
            </w:rPr>
          </w:pPr>
          <w:ins w:id="409" w:author="Eriksson Tina" w:date="2025-06-24T08:58:00Z" w16du:dateUtc="2025-06-24T06:58:00Z">
            <w:r w:rsidRPr="006F1808">
              <w:rPr>
                <w:rStyle w:val="Hyperlnk"/>
                <w:noProof w:val="0"/>
                <w:rPrChange w:id="410" w:author="Eriksson Tina" w:date="2025-06-24T17:00:00Z" w16du:dateUtc="2025-06-24T15:00:00Z">
                  <w:rPr>
                    <w:rStyle w:val="Hyperlnk"/>
                  </w:rPr>
                </w:rPrChange>
              </w:rPr>
              <w:fldChar w:fldCharType="begin"/>
            </w:r>
            <w:r w:rsidRPr="006F1808">
              <w:rPr>
                <w:rStyle w:val="Hyperlnk"/>
                <w:noProof w:val="0"/>
                <w:rPrChange w:id="411" w:author="Eriksson Tina" w:date="2025-06-24T17:00:00Z" w16du:dateUtc="2025-06-24T15:00:00Z">
                  <w:rPr>
                    <w:rStyle w:val="Hyperlnk"/>
                  </w:rPr>
                </w:rPrChange>
              </w:rPr>
              <w:instrText xml:space="preserve"> </w:instrText>
            </w:r>
            <w:r w:rsidRPr="006F1808">
              <w:rPr>
                <w:noProof w:val="0"/>
                <w:rPrChange w:id="412" w:author="Eriksson Tina" w:date="2025-06-24T17:00:00Z" w16du:dateUtc="2025-06-24T15:00:00Z">
                  <w:rPr/>
                </w:rPrChange>
              </w:rPr>
              <w:instrText>HYPERLINK \l "_Toc201647942"</w:instrText>
            </w:r>
            <w:r w:rsidRPr="006F1808">
              <w:rPr>
                <w:rStyle w:val="Hyperlnk"/>
                <w:noProof w:val="0"/>
                <w:rPrChange w:id="413" w:author="Eriksson Tina" w:date="2025-06-24T17:00:00Z" w16du:dateUtc="2025-06-24T15:00:00Z">
                  <w:rPr>
                    <w:rStyle w:val="Hyperlnk"/>
                  </w:rPr>
                </w:rPrChange>
              </w:rPr>
              <w:instrText xml:space="preserve"> </w:instrText>
            </w:r>
            <w:r w:rsidRPr="006F1808">
              <w:rPr>
                <w:rStyle w:val="Hyperlnk"/>
                <w:noProof w:val="0"/>
                <w:rPrChange w:id="414" w:author="Eriksson Tina" w:date="2025-06-24T17:00:00Z" w16du:dateUtc="2025-06-24T15:00:00Z">
                  <w:rPr>
                    <w:rStyle w:val="Hyperlnk"/>
                  </w:rPr>
                </w:rPrChange>
              </w:rPr>
            </w:r>
            <w:r w:rsidRPr="006F1808">
              <w:rPr>
                <w:rStyle w:val="Hyperlnk"/>
                <w:noProof w:val="0"/>
                <w:rPrChange w:id="415" w:author="Eriksson Tina" w:date="2025-06-24T17:00:00Z" w16du:dateUtc="2025-06-24T15:00:00Z">
                  <w:rPr>
                    <w:rStyle w:val="Hyperlnk"/>
                  </w:rPr>
                </w:rPrChange>
              </w:rPr>
              <w:fldChar w:fldCharType="separate"/>
            </w:r>
            <w:r w:rsidRPr="006F1808">
              <w:rPr>
                <w:rStyle w:val="Hyperlnk"/>
                <w:noProof w:val="0"/>
                <w:rPrChange w:id="416" w:author="Eriksson Tina" w:date="2025-06-24T17:00:00Z" w16du:dateUtc="2025-06-24T15:00:00Z">
                  <w:rPr>
                    <w:rStyle w:val="Hyperlnk"/>
                  </w:rPr>
                </w:rPrChange>
              </w:rPr>
              <w:t>4.3.4</w:t>
            </w:r>
            <w:r w:rsidRPr="006F1808">
              <w:rPr>
                <w:noProof w:val="0"/>
                <w:kern w:val="2"/>
                <w:sz w:val="24"/>
                <w:szCs w:val="24"/>
                <w:lang w:eastAsia="sv-SE"/>
                <w14:ligatures w14:val="standardContextual"/>
                <w:rPrChange w:id="417" w:author="Eriksson Tina" w:date="2025-06-24T17:00:00Z" w16du:dateUtc="2025-06-24T15:00:00Z">
                  <w:rPr>
                    <w:kern w:val="2"/>
                    <w:sz w:val="24"/>
                    <w:szCs w:val="24"/>
                    <w:lang w:eastAsia="sv-SE"/>
                    <w14:ligatures w14:val="standardContextual"/>
                  </w:rPr>
                </w:rPrChange>
              </w:rPr>
              <w:tab/>
            </w:r>
            <w:r w:rsidRPr="006F1808">
              <w:rPr>
                <w:rStyle w:val="Hyperlnk"/>
                <w:noProof w:val="0"/>
                <w:rPrChange w:id="418" w:author="Eriksson Tina" w:date="2025-06-24T17:00:00Z" w16du:dateUtc="2025-06-24T15:00:00Z">
                  <w:rPr>
                    <w:rStyle w:val="Hyperlnk"/>
                  </w:rPr>
                </w:rPrChange>
              </w:rPr>
              <w:t>Vem får vara fast omsorgskontakt i hemtjänsten?</w:t>
            </w:r>
            <w:r w:rsidRPr="006F1808">
              <w:rPr>
                <w:noProof w:val="0"/>
                <w:webHidden/>
                <w:rPrChange w:id="419" w:author="Eriksson Tina" w:date="2025-06-24T17:00:00Z" w16du:dateUtc="2025-06-24T15:00:00Z">
                  <w:rPr>
                    <w:webHidden/>
                  </w:rPr>
                </w:rPrChange>
              </w:rPr>
              <w:tab/>
            </w:r>
            <w:r w:rsidRPr="006F1808">
              <w:rPr>
                <w:noProof w:val="0"/>
                <w:webHidden/>
                <w:rPrChange w:id="420" w:author="Eriksson Tina" w:date="2025-06-24T17:00:00Z" w16du:dateUtc="2025-06-24T15:00:00Z">
                  <w:rPr>
                    <w:webHidden/>
                  </w:rPr>
                </w:rPrChange>
              </w:rPr>
              <w:fldChar w:fldCharType="begin"/>
            </w:r>
            <w:r w:rsidRPr="006F1808">
              <w:rPr>
                <w:noProof w:val="0"/>
                <w:webHidden/>
                <w:rPrChange w:id="421" w:author="Eriksson Tina" w:date="2025-06-24T17:00:00Z" w16du:dateUtc="2025-06-24T15:00:00Z">
                  <w:rPr>
                    <w:webHidden/>
                  </w:rPr>
                </w:rPrChange>
              </w:rPr>
              <w:instrText xml:space="preserve"> PAGEREF _Toc201647942 \h </w:instrText>
            </w:r>
            <w:r w:rsidRPr="006F1808">
              <w:rPr>
                <w:noProof w:val="0"/>
                <w:webHidden/>
                <w:rPrChange w:id="422" w:author="Eriksson Tina" w:date="2025-06-24T17:00:00Z" w16du:dateUtc="2025-06-24T15:00:00Z">
                  <w:rPr>
                    <w:webHidden/>
                  </w:rPr>
                </w:rPrChange>
              </w:rPr>
            </w:r>
          </w:ins>
          <w:r w:rsidRPr="006F1808">
            <w:rPr>
              <w:noProof w:val="0"/>
              <w:webHidden/>
              <w:rPrChange w:id="423" w:author="Eriksson Tina" w:date="2025-06-24T17:00:00Z" w16du:dateUtc="2025-06-24T15:00:00Z">
                <w:rPr>
                  <w:webHidden/>
                </w:rPr>
              </w:rPrChange>
            </w:rPr>
            <w:fldChar w:fldCharType="separate"/>
          </w:r>
          <w:ins w:id="424" w:author="Eriksson Tina" w:date="2025-06-24T08:58:00Z" w16du:dateUtc="2025-06-24T06:58:00Z">
            <w:r w:rsidRPr="006F1808">
              <w:rPr>
                <w:noProof w:val="0"/>
                <w:webHidden/>
                <w:rPrChange w:id="425" w:author="Eriksson Tina" w:date="2025-06-24T17:00:00Z" w16du:dateUtc="2025-06-24T15:00:00Z">
                  <w:rPr>
                    <w:webHidden/>
                  </w:rPr>
                </w:rPrChange>
              </w:rPr>
              <w:t>15</w:t>
            </w:r>
            <w:r w:rsidRPr="006F1808">
              <w:rPr>
                <w:noProof w:val="0"/>
                <w:webHidden/>
                <w:rPrChange w:id="426" w:author="Eriksson Tina" w:date="2025-06-24T17:00:00Z" w16du:dateUtc="2025-06-24T15:00:00Z">
                  <w:rPr>
                    <w:webHidden/>
                  </w:rPr>
                </w:rPrChange>
              </w:rPr>
              <w:fldChar w:fldCharType="end"/>
            </w:r>
            <w:r w:rsidRPr="006F1808">
              <w:rPr>
                <w:rStyle w:val="Hyperlnk"/>
                <w:noProof w:val="0"/>
                <w:rPrChange w:id="427" w:author="Eriksson Tina" w:date="2025-06-24T17:00:00Z" w16du:dateUtc="2025-06-24T15:00:00Z">
                  <w:rPr>
                    <w:rStyle w:val="Hyperlnk"/>
                  </w:rPr>
                </w:rPrChange>
              </w:rPr>
              <w:fldChar w:fldCharType="end"/>
            </w:r>
          </w:ins>
        </w:p>
        <w:p w14:paraId="4EA57A32" w14:textId="6C327816" w:rsidR="000F7405" w:rsidRPr="006F1808" w:rsidRDefault="000F7405">
          <w:pPr>
            <w:pStyle w:val="Innehll2"/>
            <w:tabs>
              <w:tab w:val="left" w:pos="1361"/>
            </w:tabs>
            <w:rPr>
              <w:ins w:id="428" w:author="Eriksson Tina" w:date="2025-06-24T08:58:00Z" w16du:dateUtc="2025-06-24T06:58:00Z"/>
              <w:noProof w:val="0"/>
              <w:kern w:val="2"/>
              <w:sz w:val="24"/>
              <w:szCs w:val="24"/>
              <w:lang w:eastAsia="sv-SE"/>
              <w14:ligatures w14:val="standardContextual"/>
              <w:rPrChange w:id="429" w:author="Eriksson Tina" w:date="2025-06-24T17:00:00Z" w16du:dateUtc="2025-06-24T15:00:00Z">
                <w:rPr>
                  <w:ins w:id="430" w:author="Eriksson Tina" w:date="2025-06-24T08:58:00Z" w16du:dateUtc="2025-06-24T06:58:00Z"/>
                  <w:kern w:val="2"/>
                  <w:sz w:val="24"/>
                  <w:szCs w:val="24"/>
                  <w:lang w:eastAsia="sv-SE"/>
                  <w14:ligatures w14:val="standardContextual"/>
                </w:rPr>
              </w:rPrChange>
            </w:rPr>
          </w:pPr>
          <w:ins w:id="431" w:author="Eriksson Tina" w:date="2025-06-24T08:58:00Z" w16du:dateUtc="2025-06-24T06:58:00Z">
            <w:r w:rsidRPr="006F1808">
              <w:rPr>
                <w:rStyle w:val="Hyperlnk"/>
                <w:noProof w:val="0"/>
                <w:rPrChange w:id="432" w:author="Eriksson Tina" w:date="2025-06-24T17:00:00Z" w16du:dateUtc="2025-06-24T15:00:00Z">
                  <w:rPr>
                    <w:rStyle w:val="Hyperlnk"/>
                  </w:rPr>
                </w:rPrChange>
              </w:rPr>
              <w:fldChar w:fldCharType="begin"/>
            </w:r>
            <w:r w:rsidRPr="006F1808">
              <w:rPr>
                <w:rStyle w:val="Hyperlnk"/>
                <w:noProof w:val="0"/>
                <w:rPrChange w:id="433" w:author="Eriksson Tina" w:date="2025-06-24T17:00:00Z" w16du:dateUtc="2025-06-24T15:00:00Z">
                  <w:rPr>
                    <w:rStyle w:val="Hyperlnk"/>
                  </w:rPr>
                </w:rPrChange>
              </w:rPr>
              <w:instrText xml:space="preserve"> </w:instrText>
            </w:r>
            <w:r w:rsidRPr="006F1808">
              <w:rPr>
                <w:noProof w:val="0"/>
                <w:rPrChange w:id="434" w:author="Eriksson Tina" w:date="2025-06-24T17:00:00Z" w16du:dateUtc="2025-06-24T15:00:00Z">
                  <w:rPr/>
                </w:rPrChange>
              </w:rPr>
              <w:instrText>HYPERLINK \l "_Toc201647943"</w:instrText>
            </w:r>
            <w:r w:rsidRPr="006F1808">
              <w:rPr>
                <w:rStyle w:val="Hyperlnk"/>
                <w:noProof w:val="0"/>
                <w:rPrChange w:id="435" w:author="Eriksson Tina" w:date="2025-06-24T17:00:00Z" w16du:dateUtc="2025-06-24T15:00:00Z">
                  <w:rPr>
                    <w:rStyle w:val="Hyperlnk"/>
                  </w:rPr>
                </w:rPrChange>
              </w:rPr>
              <w:instrText xml:space="preserve"> </w:instrText>
            </w:r>
            <w:r w:rsidRPr="006F1808">
              <w:rPr>
                <w:rStyle w:val="Hyperlnk"/>
                <w:noProof w:val="0"/>
                <w:rPrChange w:id="436" w:author="Eriksson Tina" w:date="2025-06-24T17:00:00Z" w16du:dateUtc="2025-06-24T15:00:00Z">
                  <w:rPr>
                    <w:rStyle w:val="Hyperlnk"/>
                  </w:rPr>
                </w:rPrChange>
              </w:rPr>
            </w:r>
            <w:r w:rsidRPr="006F1808">
              <w:rPr>
                <w:rStyle w:val="Hyperlnk"/>
                <w:noProof w:val="0"/>
                <w:rPrChange w:id="437" w:author="Eriksson Tina" w:date="2025-06-24T17:00:00Z" w16du:dateUtc="2025-06-24T15:00:00Z">
                  <w:rPr>
                    <w:rStyle w:val="Hyperlnk"/>
                  </w:rPr>
                </w:rPrChange>
              </w:rPr>
              <w:fldChar w:fldCharType="separate"/>
            </w:r>
            <w:r w:rsidRPr="006F1808">
              <w:rPr>
                <w:rStyle w:val="Hyperlnk"/>
                <w:noProof w:val="0"/>
                <w:rPrChange w:id="438" w:author="Eriksson Tina" w:date="2025-06-24T17:00:00Z" w16du:dateUtc="2025-06-24T15:00:00Z">
                  <w:rPr>
                    <w:rStyle w:val="Hyperlnk"/>
                  </w:rPr>
                </w:rPrChange>
              </w:rPr>
              <w:t>4.4</w:t>
            </w:r>
            <w:r w:rsidRPr="006F1808">
              <w:rPr>
                <w:noProof w:val="0"/>
                <w:kern w:val="2"/>
                <w:sz w:val="24"/>
                <w:szCs w:val="24"/>
                <w:lang w:eastAsia="sv-SE"/>
                <w14:ligatures w14:val="standardContextual"/>
                <w:rPrChange w:id="439" w:author="Eriksson Tina" w:date="2025-06-24T17:00:00Z" w16du:dateUtc="2025-06-24T15:00:00Z">
                  <w:rPr>
                    <w:kern w:val="2"/>
                    <w:sz w:val="24"/>
                    <w:szCs w:val="24"/>
                    <w:lang w:eastAsia="sv-SE"/>
                    <w14:ligatures w14:val="standardContextual"/>
                  </w:rPr>
                </w:rPrChange>
              </w:rPr>
              <w:tab/>
            </w:r>
            <w:r w:rsidRPr="006F1808">
              <w:rPr>
                <w:rStyle w:val="Hyperlnk"/>
                <w:noProof w:val="0"/>
                <w:rPrChange w:id="440" w:author="Eriksson Tina" w:date="2025-06-24T17:00:00Z" w16du:dateUtc="2025-06-24T15:00:00Z">
                  <w:rPr>
                    <w:rStyle w:val="Hyperlnk"/>
                  </w:rPr>
                </w:rPrChange>
              </w:rPr>
              <w:t>Processmodeller</w:t>
            </w:r>
            <w:r w:rsidRPr="006F1808">
              <w:rPr>
                <w:noProof w:val="0"/>
                <w:webHidden/>
                <w:rPrChange w:id="441" w:author="Eriksson Tina" w:date="2025-06-24T17:00:00Z" w16du:dateUtc="2025-06-24T15:00:00Z">
                  <w:rPr>
                    <w:webHidden/>
                  </w:rPr>
                </w:rPrChange>
              </w:rPr>
              <w:tab/>
            </w:r>
            <w:r w:rsidRPr="006F1808">
              <w:rPr>
                <w:noProof w:val="0"/>
                <w:webHidden/>
                <w:rPrChange w:id="442" w:author="Eriksson Tina" w:date="2025-06-24T17:00:00Z" w16du:dateUtc="2025-06-24T15:00:00Z">
                  <w:rPr>
                    <w:webHidden/>
                  </w:rPr>
                </w:rPrChange>
              </w:rPr>
              <w:fldChar w:fldCharType="begin"/>
            </w:r>
            <w:r w:rsidRPr="006F1808">
              <w:rPr>
                <w:noProof w:val="0"/>
                <w:webHidden/>
                <w:rPrChange w:id="443" w:author="Eriksson Tina" w:date="2025-06-24T17:00:00Z" w16du:dateUtc="2025-06-24T15:00:00Z">
                  <w:rPr>
                    <w:webHidden/>
                  </w:rPr>
                </w:rPrChange>
              </w:rPr>
              <w:instrText xml:space="preserve"> PAGEREF _Toc201647943 \h </w:instrText>
            </w:r>
            <w:r w:rsidRPr="006F1808">
              <w:rPr>
                <w:noProof w:val="0"/>
                <w:webHidden/>
                <w:rPrChange w:id="444" w:author="Eriksson Tina" w:date="2025-06-24T17:00:00Z" w16du:dateUtc="2025-06-24T15:00:00Z">
                  <w:rPr>
                    <w:webHidden/>
                  </w:rPr>
                </w:rPrChange>
              </w:rPr>
            </w:r>
          </w:ins>
          <w:r w:rsidRPr="006F1808">
            <w:rPr>
              <w:noProof w:val="0"/>
              <w:webHidden/>
              <w:rPrChange w:id="445" w:author="Eriksson Tina" w:date="2025-06-24T17:00:00Z" w16du:dateUtc="2025-06-24T15:00:00Z">
                <w:rPr>
                  <w:webHidden/>
                </w:rPr>
              </w:rPrChange>
            </w:rPr>
            <w:fldChar w:fldCharType="separate"/>
          </w:r>
          <w:ins w:id="446" w:author="Eriksson Tina" w:date="2025-06-24T08:58:00Z" w16du:dateUtc="2025-06-24T06:58:00Z">
            <w:r w:rsidRPr="006F1808">
              <w:rPr>
                <w:noProof w:val="0"/>
                <w:webHidden/>
                <w:rPrChange w:id="447" w:author="Eriksson Tina" w:date="2025-06-24T17:00:00Z" w16du:dateUtc="2025-06-24T15:00:00Z">
                  <w:rPr>
                    <w:webHidden/>
                  </w:rPr>
                </w:rPrChange>
              </w:rPr>
              <w:t>16</w:t>
            </w:r>
            <w:r w:rsidRPr="006F1808">
              <w:rPr>
                <w:noProof w:val="0"/>
                <w:webHidden/>
                <w:rPrChange w:id="448" w:author="Eriksson Tina" w:date="2025-06-24T17:00:00Z" w16du:dateUtc="2025-06-24T15:00:00Z">
                  <w:rPr>
                    <w:webHidden/>
                  </w:rPr>
                </w:rPrChange>
              </w:rPr>
              <w:fldChar w:fldCharType="end"/>
            </w:r>
            <w:r w:rsidRPr="006F1808">
              <w:rPr>
                <w:rStyle w:val="Hyperlnk"/>
                <w:noProof w:val="0"/>
                <w:rPrChange w:id="449" w:author="Eriksson Tina" w:date="2025-06-24T17:00:00Z" w16du:dateUtc="2025-06-24T15:00:00Z">
                  <w:rPr>
                    <w:rStyle w:val="Hyperlnk"/>
                  </w:rPr>
                </w:rPrChange>
              </w:rPr>
              <w:fldChar w:fldCharType="end"/>
            </w:r>
          </w:ins>
        </w:p>
        <w:p w14:paraId="3D4D9C71" w14:textId="0986CC81" w:rsidR="000F7405" w:rsidRPr="006F1808" w:rsidRDefault="000F7405">
          <w:pPr>
            <w:pStyle w:val="Innehll3"/>
            <w:tabs>
              <w:tab w:val="left" w:pos="1701"/>
            </w:tabs>
            <w:rPr>
              <w:ins w:id="450" w:author="Eriksson Tina" w:date="2025-06-24T08:58:00Z" w16du:dateUtc="2025-06-24T06:58:00Z"/>
              <w:noProof w:val="0"/>
              <w:kern w:val="2"/>
              <w:sz w:val="24"/>
              <w:szCs w:val="24"/>
              <w:lang w:eastAsia="sv-SE"/>
              <w14:ligatures w14:val="standardContextual"/>
              <w:rPrChange w:id="451" w:author="Eriksson Tina" w:date="2025-06-24T17:00:00Z" w16du:dateUtc="2025-06-24T15:00:00Z">
                <w:rPr>
                  <w:ins w:id="452" w:author="Eriksson Tina" w:date="2025-06-24T08:58:00Z" w16du:dateUtc="2025-06-24T06:58:00Z"/>
                  <w:kern w:val="2"/>
                  <w:sz w:val="24"/>
                  <w:szCs w:val="24"/>
                  <w:lang w:eastAsia="sv-SE"/>
                  <w14:ligatures w14:val="standardContextual"/>
                </w:rPr>
              </w:rPrChange>
            </w:rPr>
          </w:pPr>
          <w:ins w:id="453" w:author="Eriksson Tina" w:date="2025-06-24T08:58:00Z" w16du:dateUtc="2025-06-24T06:58:00Z">
            <w:r w:rsidRPr="006F1808">
              <w:rPr>
                <w:rStyle w:val="Hyperlnk"/>
                <w:noProof w:val="0"/>
                <w:rPrChange w:id="454" w:author="Eriksson Tina" w:date="2025-06-24T17:00:00Z" w16du:dateUtc="2025-06-24T15:00:00Z">
                  <w:rPr>
                    <w:rStyle w:val="Hyperlnk"/>
                  </w:rPr>
                </w:rPrChange>
              </w:rPr>
              <w:fldChar w:fldCharType="begin"/>
            </w:r>
            <w:r w:rsidRPr="006F1808">
              <w:rPr>
                <w:rStyle w:val="Hyperlnk"/>
                <w:noProof w:val="0"/>
                <w:rPrChange w:id="455" w:author="Eriksson Tina" w:date="2025-06-24T17:00:00Z" w16du:dateUtc="2025-06-24T15:00:00Z">
                  <w:rPr>
                    <w:rStyle w:val="Hyperlnk"/>
                  </w:rPr>
                </w:rPrChange>
              </w:rPr>
              <w:instrText xml:space="preserve"> </w:instrText>
            </w:r>
            <w:r w:rsidRPr="006F1808">
              <w:rPr>
                <w:noProof w:val="0"/>
                <w:rPrChange w:id="456" w:author="Eriksson Tina" w:date="2025-06-24T17:00:00Z" w16du:dateUtc="2025-06-24T15:00:00Z">
                  <w:rPr/>
                </w:rPrChange>
              </w:rPr>
              <w:instrText>HYPERLINK \l "_Toc201647944"</w:instrText>
            </w:r>
            <w:r w:rsidRPr="006F1808">
              <w:rPr>
                <w:rStyle w:val="Hyperlnk"/>
                <w:noProof w:val="0"/>
                <w:rPrChange w:id="457" w:author="Eriksson Tina" w:date="2025-06-24T17:00:00Z" w16du:dateUtc="2025-06-24T15:00:00Z">
                  <w:rPr>
                    <w:rStyle w:val="Hyperlnk"/>
                  </w:rPr>
                </w:rPrChange>
              </w:rPr>
              <w:instrText xml:space="preserve"> </w:instrText>
            </w:r>
            <w:r w:rsidRPr="006F1808">
              <w:rPr>
                <w:rStyle w:val="Hyperlnk"/>
                <w:noProof w:val="0"/>
                <w:rPrChange w:id="458" w:author="Eriksson Tina" w:date="2025-06-24T17:00:00Z" w16du:dateUtc="2025-06-24T15:00:00Z">
                  <w:rPr>
                    <w:rStyle w:val="Hyperlnk"/>
                  </w:rPr>
                </w:rPrChange>
              </w:rPr>
            </w:r>
            <w:r w:rsidRPr="006F1808">
              <w:rPr>
                <w:rStyle w:val="Hyperlnk"/>
                <w:noProof w:val="0"/>
                <w:rPrChange w:id="459" w:author="Eriksson Tina" w:date="2025-06-24T17:00:00Z" w16du:dateUtc="2025-06-24T15:00:00Z">
                  <w:rPr>
                    <w:rStyle w:val="Hyperlnk"/>
                  </w:rPr>
                </w:rPrChange>
              </w:rPr>
              <w:fldChar w:fldCharType="separate"/>
            </w:r>
            <w:r w:rsidRPr="006F1808">
              <w:rPr>
                <w:rStyle w:val="Hyperlnk"/>
                <w:noProof w:val="0"/>
                <w:rPrChange w:id="460" w:author="Eriksson Tina" w:date="2025-06-24T17:00:00Z" w16du:dateUtc="2025-06-24T15:00:00Z">
                  <w:rPr>
                    <w:rStyle w:val="Hyperlnk"/>
                  </w:rPr>
                </w:rPrChange>
              </w:rPr>
              <w:t>4.4.1</w:t>
            </w:r>
            <w:r w:rsidRPr="006F1808">
              <w:rPr>
                <w:noProof w:val="0"/>
                <w:kern w:val="2"/>
                <w:sz w:val="24"/>
                <w:szCs w:val="24"/>
                <w:lang w:eastAsia="sv-SE"/>
                <w14:ligatures w14:val="standardContextual"/>
                <w:rPrChange w:id="461" w:author="Eriksson Tina" w:date="2025-06-24T17:00:00Z" w16du:dateUtc="2025-06-24T15:00:00Z">
                  <w:rPr>
                    <w:kern w:val="2"/>
                    <w:sz w:val="24"/>
                    <w:szCs w:val="24"/>
                    <w:lang w:eastAsia="sv-SE"/>
                    <w14:ligatures w14:val="standardContextual"/>
                  </w:rPr>
                </w:rPrChange>
              </w:rPr>
              <w:tab/>
            </w:r>
            <w:r w:rsidRPr="006F1808">
              <w:rPr>
                <w:rStyle w:val="Hyperlnk"/>
                <w:noProof w:val="0"/>
                <w:rPrChange w:id="462" w:author="Eriksson Tina" w:date="2025-06-24T17:00:00Z" w16du:dateUtc="2025-06-24T15:00:00Z">
                  <w:rPr>
                    <w:rStyle w:val="Hyperlnk"/>
                  </w:rPr>
                </w:rPrChange>
              </w:rPr>
              <w:t>Processmodell 1</w:t>
            </w:r>
            <w:r w:rsidRPr="006F1808">
              <w:rPr>
                <w:noProof w:val="0"/>
                <w:webHidden/>
                <w:rPrChange w:id="463" w:author="Eriksson Tina" w:date="2025-06-24T17:00:00Z" w16du:dateUtc="2025-06-24T15:00:00Z">
                  <w:rPr>
                    <w:webHidden/>
                  </w:rPr>
                </w:rPrChange>
              </w:rPr>
              <w:tab/>
            </w:r>
            <w:r w:rsidRPr="006F1808">
              <w:rPr>
                <w:noProof w:val="0"/>
                <w:webHidden/>
                <w:rPrChange w:id="464" w:author="Eriksson Tina" w:date="2025-06-24T17:00:00Z" w16du:dateUtc="2025-06-24T15:00:00Z">
                  <w:rPr>
                    <w:webHidden/>
                  </w:rPr>
                </w:rPrChange>
              </w:rPr>
              <w:fldChar w:fldCharType="begin"/>
            </w:r>
            <w:r w:rsidRPr="006F1808">
              <w:rPr>
                <w:noProof w:val="0"/>
                <w:webHidden/>
                <w:rPrChange w:id="465" w:author="Eriksson Tina" w:date="2025-06-24T17:00:00Z" w16du:dateUtc="2025-06-24T15:00:00Z">
                  <w:rPr>
                    <w:webHidden/>
                  </w:rPr>
                </w:rPrChange>
              </w:rPr>
              <w:instrText xml:space="preserve"> PAGEREF _Toc201647944 \h </w:instrText>
            </w:r>
            <w:r w:rsidRPr="006F1808">
              <w:rPr>
                <w:noProof w:val="0"/>
                <w:webHidden/>
                <w:rPrChange w:id="466" w:author="Eriksson Tina" w:date="2025-06-24T17:00:00Z" w16du:dateUtc="2025-06-24T15:00:00Z">
                  <w:rPr>
                    <w:webHidden/>
                  </w:rPr>
                </w:rPrChange>
              </w:rPr>
            </w:r>
          </w:ins>
          <w:r w:rsidRPr="006F1808">
            <w:rPr>
              <w:noProof w:val="0"/>
              <w:webHidden/>
              <w:rPrChange w:id="467" w:author="Eriksson Tina" w:date="2025-06-24T17:00:00Z" w16du:dateUtc="2025-06-24T15:00:00Z">
                <w:rPr>
                  <w:webHidden/>
                </w:rPr>
              </w:rPrChange>
            </w:rPr>
            <w:fldChar w:fldCharType="separate"/>
          </w:r>
          <w:ins w:id="468" w:author="Eriksson Tina" w:date="2025-06-24T08:58:00Z" w16du:dateUtc="2025-06-24T06:58:00Z">
            <w:r w:rsidRPr="006F1808">
              <w:rPr>
                <w:noProof w:val="0"/>
                <w:webHidden/>
                <w:rPrChange w:id="469" w:author="Eriksson Tina" w:date="2025-06-24T17:00:00Z" w16du:dateUtc="2025-06-24T15:00:00Z">
                  <w:rPr>
                    <w:webHidden/>
                  </w:rPr>
                </w:rPrChange>
              </w:rPr>
              <w:t>16</w:t>
            </w:r>
            <w:r w:rsidRPr="006F1808">
              <w:rPr>
                <w:noProof w:val="0"/>
                <w:webHidden/>
                <w:rPrChange w:id="470" w:author="Eriksson Tina" w:date="2025-06-24T17:00:00Z" w16du:dateUtc="2025-06-24T15:00:00Z">
                  <w:rPr>
                    <w:webHidden/>
                  </w:rPr>
                </w:rPrChange>
              </w:rPr>
              <w:fldChar w:fldCharType="end"/>
            </w:r>
            <w:r w:rsidRPr="006F1808">
              <w:rPr>
                <w:rStyle w:val="Hyperlnk"/>
                <w:noProof w:val="0"/>
                <w:rPrChange w:id="471" w:author="Eriksson Tina" w:date="2025-06-24T17:00:00Z" w16du:dateUtc="2025-06-24T15:00:00Z">
                  <w:rPr>
                    <w:rStyle w:val="Hyperlnk"/>
                  </w:rPr>
                </w:rPrChange>
              </w:rPr>
              <w:fldChar w:fldCharType="end"/>
            </w:r>
          </w:ins>
        </w:p>
        <w:p w14:paraId="65777171" w14:textId="2A18AFA5" w:rsidR="000F7405" w:rsidRPr="006F1808" w:rsidRDefault="000F7405">
          <w:pPr>
            <w:pStyle w:val="Innehll2"/>
            <w:tabs>
              <w:tab w:val="left" w:pos="1361"/>
            </w:tabs>
            <w:rPr>
              <w:ins w:id="472" w:author="Eriksson Tina" w:date="2025-06-24T08:58:00Z" w16du:dateUtc="2025-06-24T06:58:00Z"/>
              <w:noProof w:val="0"/>
              <w:kern w:val="2"/>
              <w:sz w:val="24"/>
              <w:szCs w:val="24"/>
              <w:lang w:eastAsia="sv-SE"/>
              <w14:ligatures w14:val="standardContextual"/>
              <w:rPrChange w:id="473" w:author="Eriksson Tina" w:date="2025-06-24T17:00:00Z" w16du:dateUtc="2025-06-24T15:00:00Z">
                <w:rPr>
                  <w:ins w:id="474" w:author="Eriksson Tina" w:date="2025-06-24T08:58:00Z" w16du:dateUtc="2025-06-24T06:58:00Z"/>
                  <w:kern w:val="2"/>
                  <w:sz w:val="24"/>
                  <w:szCs w:val="24"/>
                  <w:lang w:eastAsia="sv-SE"/>
                  <w14:ligatures w14:val="standardContextual"/>
                </w:rPr>
              </w:rPrChange>
            </w:rPr>
          </w:pPr>
          <w:ins w:id="475" w:author="Eriksson Tina" w:date="2025-06-24T08:58:00Z" w16du:dateUtc="2025-06-24T06:58:00Z">
            <w:r w:rsidRPr="006F1808">
              <w:rPr>
                <w:rStyle w:val="Hyperlnk"/>
                <w:noProof w:val="0"/>
                <w:rPrChange w:id="476" w:author="Eriksson Tina" w:date="2025-06-24T17:00:00Z" w16du:dateUtc="2025-06-24T15:00:00Z">
                  <w:rPr>
                    <w:rStyle w:val="Hyperlnk"/>
                  </w:rPr>
                </w:rPrChange>
              </w:rPr>
              <w:fldChar w:fldCharType="begin"/>
            </w:r>
            <w:r w:rsidRPr="006F1808">
              <w:rPr>
                <w:rStyle w:val="Hyperlnk"/>
                <w:noProof w:val="0"/>
                <w:rPrChange w:id="477" w:author="Eriksson Tina" w:date="2025-06-24T17:00:00Z" w16du:dateUtc="2025-06-24T15:00:00Z">
                  <w:rPr>
                    <w:rStyle w:val="Hyperlnk"/>
                  </w:rPr>
                </w:rPrChange>
              </w:rPr>
              <w:instrText xml:space="preserve"> </w:instrText>
            </w:r>
            <w:r w:rsidRPr="006F1808">
              <w:rPr>
                <w:noProof w:val="0"/>
                <w:rPrChange w:id="478" w:author="Eriksson Tina" w:date="2025-06-24T17:00:00Z" w16du:dateUtc="2025-06-24T15:00:00Z">
                  <w:rPr/>
                </w:rPrChange>
              </w:rPr>
              <w:instrText>HYPERLINK \l "_Toc201647945"</w:instrText>
            </w:r>
            <w:r w:rsidRPr="006F1808">
              <w:rPr>
                <w:rStyle w:val="Hyperlnk"/>
                <w:noProof w:val="0"/>
                <w:rPrChange w:id="479" w:author="Eriksson Tina" w:date="2025-06-24T17:00:00Z" w16du:dateUtc="2025-06-24T15:00:00Z">
                  <w:rPr>
                    <w:rStyle w:val="Hyperlnk"/>
                  </w:rPr>
                </w:rPrChange>
              </w:rPr>
              <w:instrText xml:space="preserve"> </w:instrText>
            </w:r>
            <w:r w:rsidRPr="006F1808">
              <w:rPr>
                <w:rStyle w:val="Hyperlnk"/>
                <w:noProof w:val="0"/>
                <w:rPrChange w:id="480" w:author="Eriksson Tina" w:date="2025-06-24T17:00:00Z" w16du:dateUtc="2025-06-24T15:00:00Z">
                  <w:rPr>
                    <w:rStyle w:val="Hyperlnk"/>
                  </w:rPr>
                </w:rPrChange>
              </w:rPr>
            </w:r>
            <w:r w:rsidRPr="006F1808">
              <w:rPr>
                <w:rStyle w:val="Hyperlnk"/>
                <w:noProof w:val="0"/>
                <w:rPrChange w:id="481" w:author="Eriksson Tina" w:date="2025-06-24T17:00:00Z" w16du:dateUtc="2025-06-24T15:00:00Z">
                  <w:rPr>
                    <w:rStyle w:val="Hyperlnk"/>
                  </w:rPr>
                </w:rPrChange>
              </w:rPr>
              <w:fldChar w:fldCharType="separate"/>
            </w:r>
            <w:r w:rsidRPr="006F1808">
              <w:rPr>
                <w:rStyle w:val="Hyperlnk"/>
                <w:noProof w:val="0"/>
                <w:rPrChange w:id="482" w:author="Eriksson Tina" w:date="2025-06-24T17:00:00Z" w16du:dateUtc="2025-06-24T15:00:00Z">
                  <w:rPr>
                    <w:rStyle w:val="Hyperlnk"/>
                  </w:rPr>
                </w:rPrChange>
              </w:rPr>
              <w:t>4.5</w:t>
            </w:r>
            <w:r w:rsidRPr="006F1808">
              <w:rPr>
                <w:noProof w:val="0"/>
                <w:kern w:val="2"/>
                <w:sz w:val="24"/>
                <w:szCs w:val="24"/>
                <w:lang w:eastAsia="sv-SE"/>
                <w14:ligatures w14:val="standardContextual"/>
                <w:rPrChange w:id="483" w:author="Eriksson Tina" w:date="2025-06-24T17:00:00Z" w16du:dateUtc="2025-06-24T15:00:00Z">
                  <w:rPr>
                    <w:kern w:val="2"/>
                    <w:sz w:val="24"/>
                    <w:szCs w:val="24"/>
                    <w:lang w:eastAsia="sv-SE"/>
                    <w14:ligatures w14:val="standardContextual"/>
                  </w:rPr>
                </w:rPrChange>
              </w:rPr>
              <w:tab/>
            </w:r>
            <w:r w:rsidRPr="006F1808">
              <w:rPr>
                <w:rStyle w:val="Hyperlnk"/>
                <w:noProof w:val="0"/>
                <w:rPrChange w:id="484" w:author="Eriksson Tina" w:date="2025-06-24T17:00:00Z" w16du:dateUtc="2025-06-24T15:00:00Z">
                  <w:rPr>
                    <w:rStyle w:val="Hyperlnk"/>
                  </w:rPr>
                </w:rPrChange>
              </w:rPr>
              <w:t>Arbetsflödesmodeller</w:t>
            </w:r>
            <w:r w:rsidRPr="006F1808">
              <w:rPr>
                <w:noProof w:val="0"/>
                <w:webHidden/>
                <w:rPrChange w:id="485" w:author="Eriksson Tina" w:date="2025-06-24T17:00:00Z" w16du:dateUtc="2025-06-24T15:00:00Z">
                  <w:rPr>
                    <w:webHidden/>
                  </w:rPr>
                </w:rPrChange>
              </w:rPr>
              <w:tab/>
            </w:r>
            <w:r w:rsidRPr="006F1808">
              <w:rPr>
                <w:noProof w:val="0"/>
                <w:webHidden/>
                <w:rPrChange w:id="486" w:author="Eriksson Tina" w:date="2025-06-24T17:00:00Z" w16du:dateUtc="2025-06-24T15:00:00Z">
                  <w:rPr>
                    <w:webHidden/>
                  </w:rPr>
                </w:rPrChange>
              </w:rPr>
              <w:fldChar w:fldCharType="begin"/>
            </w:r>
            <w:r w:rsidRPr="006F1808">
              <w:rPr>
                <w:noProof w:val="0"/>
                <w:webHidden/>
                <w:rPrChange w:id="487" w:author="Eriksson Tina" w:date="2025-06-24T17:00:00Z" w16du:dateUtc="2025-06-24T15:00:00Z">
                  <w:rPr>
                    <w:webHidden/>
                  </w:rPr>
                </w:rPrChange>
              </w:rPr>
              <w:instrText xml:space="preserve"> PAGEREF _Toc201647945 \h </w:instrText>
            </w:r>
            <w:r w:rsidRPr="006F1808">
              <w:rPr>
                <w:noProof w:val="0"/>
                <w:webHidden/>
                <w:rPrChange w:id="488" w:author="Eriksson Tina" w:date="2025-06-24T17:00:00Z" w16du:dateUtc="2025-06-24T15:00:00Z">
                  <w:rPr>
                    <w:webHidden/>
                  </w:rPr>
                </w:rPrChange>
              </w:rPr>
            </w:r>
          </w:ins>
          <w:r w:rsidRPr="006F1808">
            <w:rPr>
              <w:noProof w:val="0"/>
              <w:webHidden/>
              <w:rPrChange w:id="489" w:author="Eriksson Tina" w:date="2025-06-24T17:00:00Z" w16du:dateUtc="2025-06-24T15:00:00Z">
                <w:rPr>
                  <w:webHidden/>
                </w:rPr>
              </w:rPrChange>
            </w:rPr>
            <w:fldChar w:fldCharType="separate"/>
          </w:r>
          <w:ins w:id="490" w:author="Eriksson Tina" w:date="2025-06-24T08:58:00Z" w16du:dateUtc="2025-06-24T06:58:00Z">
            <w:r w:rsidRPr="006F1808">
              <w:rPr>
                <w:noProof w:val="0"/>
                <w:webHidden/>
                <w:rPrChange w:id="491" w:author="Eriksson Tina" w:date="2025-06-24T17:00:00Z" w16du:dateUtc="2025-06-24T15:00:00Z">
                  <w:rPr>
                    <w:webHidden/>
                  </w:rPr>
                </w:rPrChange>
              </w:rPr>
              <w:t>16</w:t>
            </w:r>
            <w:r w:rsidRPr="006F1808">
              <w:rPr>
                <w:noProof w:val="0"/>
                <w:webHidden/>
                <w:rPrChange w:id="492" w:author="Eriksson Tina" w:date="2025-06-24T17:00:00Z" w16du:dateUtc="2025-06-24T15:00:00Z">
                  <w:rPr>
                    <w:webHidden/>
                  </w:rPr>
                </w:rPrChange>
              </w:rPr>
              <w:fldChar w:fldCharType="end"/>
            </w:r>
            <w:r w:rsidRPr="006F1808">
              <w:rPr>
                <w:rStyle w:val="Hyperlnk"/>
                <w:noProof w:val="0"/>
                <w:rPrChange w:id="493" w:author="Eriksson Tina" w:date="2025-06-24T17:00:00Z" w16du:dateUtc="2025-06-24T15:00:00Z">
                  <w:rPr>
                    <w:rStyle w:val="Hyperlnk"/>
                  </w:rPr>
                </w:rPrChange>
              </w:rPr>
              <w:fldChar w:fldCharType="end"/>
            </w:r>
          </w:ins>
        </w:p>
        <w:p w14:paraId="3247E673" w14:textId="5B14F833" w:rsidR="000F7405" w:rsidRPr="006F1808" w:rsidRDefault="000F7405">
          <w:pPr>
            <w:pStyle w:val="Innehll3"/>
            <w:tabs>
              <w:tab w:val="left" w:pos="1701"/>
            </w:tabs>
            <w:rPr>
              <w:ins w:id="494" w:author="Eriksson Tina" w:date="2025-06-24T08:58:00Z" w16du:dateUtc="2025-06-24T06:58:00Z"/>
              <w:noProof w:val="0"/>
              <w:kern w:val="2"/>
              <w:sz w:val="24"/>
              <w:szCs w:val="24"/>
              <w:lang w:eastAsia="sv-SE"/>
              <w14:ligatures w14:val="standardContextual"/>
              <w:rPrChange w:id="495" w:author="Eriksson Tina" w:date="2025-06-24T17:00:00Z" w16du:dateUtc="2025-06-24T15:00:00Z">
                <w:rPr>
                  <w:ins w:id="496" w:author="Eriksson Tina" w:date="2025-06-24T08:58:00Z" w16du:dateUtc="2025-06-24T06:58:00Z"/>
                  <w:kern w:val="2"/>
                  <w:sz w:val="24"/>
                  <w:szCs w:val="24"/>
                  <w:lang w:eastAsia="sv-SE"/>
                  <w14:ligatures w14:val="standardContextual"/>
                </w:rPr>
              </w:rPrChange>
            </w:rPr>
          </w:pPr>
          <w:ins w:id="497" w:author="Eriksson Tina" w:date="2025-06-24T08:58:00Z" w16du:dateUtc="2025-06-24T06:58:00Z">
            <w:r w:rsidRPr="006F1808">
              <w:rPr>
                <w:rStyle w:val="Hyperlnk"/>
                <w:noProof w:val="0"/>
                <w:rPrChange w:id="498" w:author="Eriksson Tina" w:date="2025-06-24T17:00:00Z" w16du:dateUtc="2025-06-24T15:00:00Z">
                  <w:rPr>
                    <w:rStyle w:val="Hyperlnk"/>
                  </w:rPr>
                </w:rPrChange>
              </w:rPr>
              <w:fldChar w:fldCharType="begin"/>
            </w:r>
            <w:r w:rsidRPr="006F1808">
              <w:rPr>
                <w:rStyle w:val="Hyperlnk"/>
                <w:noProof w:val="0"/>
                <w:rPrChange w:id="499" w:author="Eriksson Tina" w:date="2025-06-24T17:00:00Z" w16du:dateUtc="2025-06-24T15:00:00Z">
                  <w:rPr>
                    <w:rStyle w:val="Hyperlnk"/>
                  </w:rPr>
                </w:rPrChange>
              </w:rPr>
              <w:instrText xml:space="preserve"> </w:instrText>
            </w:r>
            <w:r w:rsidRPr="006F1808">
              <w:rPr>
                <w:noProof w:val="0"/>
                <w:rPrChange w:id="500" w:author="Eriksson Tina" w:date="2025-06-24T17:00:00Z" w16du:dateUtc="2025-06-24T15:00:00Z">
                  <w:rPr/>
                </w:rPrChange>
              </w:rPr>
              <w:instrText>HYPERLINK \l "_Toc201647946"</w:instrText>
            </w:r>
            <w:r w:rsidRPr="006F1808">
              <w:rPr>
                <w:rStyle w:val="Hyperlnk"/>
                <w:noProof w:val="0"/>
                <w:rPrChange w:id="501" w:author="Eriksson Tina" w:date="2025-06-24T17:00:00Z" w16du:dateUtc="2025-06-24T15:00:00Z">
                  <w:rPr>
                    <w:rStyle w:val="Hyperlnk"/>
                  </w:rPr>
                </w:rPrChange>
              </w:rPr>
              <w:instrText xml:space="preserve"> </w:instrText>
            </w:r>
            <w:r w:rsidRPr="006F1808">
              <w:rPr>
                <w:rStyle w:val="Hyperlnk"/>
                <w:noProof w:val="0"/>
                <w:rPrChange w:id="502" w:author="Eriksson Tina" w:date="2025-06-24T17:00:00Z" w16du:dateUtc="2025-06-24T15:00:00Z">
                  <w:rPr>
                    <w:rStyle w:val="Hyperlnk"/>
                  </w:rPr>
                </w:rPrChange>
              </w:rPr>
            </w:r>
            <w:r w:rsidRPr="006F1808">
              <w:rPr>
                <w:rStyle w:val="Hyperlnk"/>
                <w:noProof w:val="0"/>
                <w:rPrChange w:id="503" w:author="Eriksson Tina" w:date="2025-06-24T17:00:00Z" w16du:dateUtc="2025-06-24T15:00:00Z">
                  <w:rPr>
                    <w:rStyle w:val="Hyperlnk"/>
                  </w:rPr>
                </w:rPrChange>
              </w:rPr>
              <w:fldChar w:fldCharType="separate"/>
            </w:r>
            <w:r w:rsidRPr="006F1808">
              <w:rPr>
                <w:rStyle w:val="Hyperlnk"/>
                <w:noProof w:val="0"/>
                <w:rPrChange w:id="504" w:author="Eriksson Tina" w:date="2025-06-24T17:00:00Z" w16du:dateUtc="2025-06-24T15:00:00Z">
                  <w:rPr>
                    <w:rStyle w:val="Hyperlnk"/>
                  </w:rPr>
                </w:rPrChange>
              </w:rPr>
              <w:t>4.5.1</w:t>
            </w:r>
            <w:r w:rsidRPr="006F1808">
              <w:rPr>
                <w:noProof w:val="0"/>
                <w:kern w:val="2"/>
                <w:sz w:val="24"/>
                <w:szCs w:val="24"/>
                <w:lang w:eastAsia="sv-SE"/>
                <w14:ligatures w14:val="standardContextual"/>
                <w:rPrChange w:id="505" w:author="Eriksson Tina" w:date="2025-06-24T17:00:00Z" w16du:dateUtc="2025-06-24T15:00:00Z">
                  <w:rPr>
                    <w:kern w:val="2"/>
                    <w:sz w:val="24"/>
                    <w:szCs w:val="24"/>
                    <w:lang w:eastAsia="sv-SE"/>
                    <w14:ligatures w14:val="standardContextual"/>
                  </w:rPr>
                </w:rPrChange>
              </w:rPr>
              <w:tab/>
            </w:r>
            <w:r w:rsidRPr="006F1808">
              <w:rPr>
                <w:rStyle w:val="Hyperlnk"/>
                <w:noProof w:val="0"/>
                <w:rPrChange w:id="506" w:author="Eriksson Tina" w:date="2025-06-24T17:00:00Z" w16du:dateUtc="2025-06-24T15:00:00Z">
                  <w:rPr>
                    <w:rStyle w:val="Hyperlnk"/>
                  </w:rPr>
                </w:rPrChange>
              </w:rPr>
              <w:t>Arbetsflödesmodell 1</w:t>
            </w:r>
            <w:r w:rsidRPr="006F1808">
              <w:rPr>
                <w:noProof w:val="0"/>
                <w:webHidden/>
                <w:rPrChange w:id="507" w:author="Eriksson Tina" w:date="2025-06-24T17:00:00Z" w16du:dateUtc="2025-06-24T15:00:00Z">
                  <w:rPr>
                    <w:webHidden/>
                  </w:rPr>
                </w:rPrChange>
              </w:rPr>
              <w:tab/>
            </w:r>
            <w:r w:rsidRPr="006F1808">
              <w:rPr>
                <w:noProof w:val="0"/>
                <w:webHidden/>
                <w:rPrChange w:id="508" w:author="Eriksson Tina" w:date="2025-06-24T17:00:00Z" w16du:dateUtc="2025-06-24T15:00:00Z">
                  <w:rPr>
                    <w:webHidden/>
                  </w:rPr>
                </w:rPrChange>
              </w:rPr>
              <w:fldChar w:fldCharType="begin"/>
            </w:r>
            <w:r w:rsidRPr="006F1808">
              <w:rPr>
                <w:noProof w:val="0"/>
                <w:webHidden/>
                <w:rPrChange w:id="509" w:author="Eriksson Tina" w:date="2025-06-24T17:00:00Z" w16du:dateUtc="2025-06-24T15:00:00Z">
                  <w:rPr>
                    <w:webHidden/>
                  </w:rPr>
                </w:rPrChange>
              </w:rPr>
              <w:instrText xml:space="preserve"> PAGEREF _Toc201647946 \h </w:instrText>
            </w:r>
            <w:r w:rsidRPr="006F1808">
              <w:rPr>
                <w:noProof w:val="0"/>
                <w:webHidden/>
                <w:rPrChange w:id="510" w:author="Eriksson Tina" w:date="2025-06-24T17:00:00Z" w16du:dateUtc="2025-06-24T15:00:00Z">
                  <w:rPr>
                    <w:webHidden/>
                  </w:rPr>
                </w:rPrChange>
              </w:rPr>
            </w:r>
          </w:ins>
          <w:r w:rsidRPr="006F1808">
            <w:rPr>
              <w:noProof w:val="0"/>
              <w:webHidden/>
              <w:rPrChange w:id="511" w:author="Eriksson Tina" w:date="2025-06-24T17:00:00Z" w16du:dateUtc="2025-06-24T15:00:00Z">
                <w:rPr>
                  <w:webHidden/>
                </w:rPr>
              </w:rPrChange>
            </w:rPr>
            <w:fldChar w:fldCharType="separate"/>
          </w:r>
          <w:ins w:id="512" w:author="Eriksson Tina" w:date="2025-06-24T08:58:00Z" w16du:dateUtc="2025-06-24T06:58:00Z">
            <w:r w:rsidRPr="006F1808">
              <w:rPr>
                <w:noProof w:val="0"/>
                <w:webHidden/>
                <w:rPrChange w:id="513" w:author="Eriksson Tina" w:date="2025-06-24T17:00:00Z" w16du:dateUtc="2025-06-24T15:00:00Z">
                  <w:rPr>
                    <w:webHidden/>
                  </w:rPr>
                </w:rPrChange>
              </w:rPr>
              <w:t>17</w:t>
            </w:r>
            <w:r w:rsidRPr="006F1808">
              <w:rPr>
                <w:noProof w:val="0"/>
                <w:webHidden/>
                <w:rPrChange w:id="514" w:author="Eriksson Tina" w:date="2025-06-24T17:00:00Z" w16du:dateUtc="2025-06-24T15:00:00Z">
                  <w:rPr>
                    <w:webHidden/>
                  </w:rPr>
                </w:rPrChange>
              </w:rPr>
              <w:fldChar w:fldCharType="end"/>
            </w:r>
            <w:r w:rsidRPr="006F1808">
              <w:rPr>
                <w:rStyle w:val="Hyperlnk"/>
                <w:noProof w:val="0"/>
                <w:rPrChange w:id="515" w:author="Eriksson Tina" w:date="2025-06-24T17:00:00Z" w16du:dateUtc="2025-06-24T15:00:00Z">
                  <w:rPr>
                    <w:rStyle w:val="Hyperlnk"/>
                  </w:rPr>
                </w:rPrChange>
              </w:rPr>
              <w:fldChar w:fldCharType="end"/>
            </w:r>
          </w:ins>
        </w:p>
        <w:p w14:paraId="0B60A0EC" w14:textId="76D23F1F" w:rsidR="000F7405" w:rsidRPr="006F1808" w:rsidRDefault="000F7405">
          <w:pPr>
            <w:pStyle w:val="Innehll2"/>
            <w:tabs>
              <w:tab w:val="left" w:pos="1361"/>
            </w:tabs>
            <w:rPr>
              <w:ins w:id="516" w:author="Eriksson Tina" w:date="2025-06-24T08:58:00Z" w16du:dateUtc="2025-06-24T06:58:00Z"/>
              <w:noProof w:val="0"/>
              <w:kern w:val="2"/>
              <w:sz w:val="24"/>
              <w:szCs w:val="24"/>
              <w:lang w:eastAsia="sv-SE"/>
              <w14:ligatures w14:val="standardContextual"/>
              <w:rPrChange w:id="517" w:author="Eriksson Tina" w:date="2025-06-24T17:00:00Z" w16du:dateUtc="2025-06-24T15:00:00Z">
                <w:rPr>
                  <w:ins w:id="518" w:author="Eriksson Tina" w:date="2025-06-24T08:58:00Z" w16du:dateUtc="2025-06-24T06:58:00Z"/>
                  <w:kern w:val="2"/>
                  <w:sz w:val="24"/>
                  <w:szCs w:val="24"/>
                  <w:lang w:eastAsia="sv-SE"/>
                  <w14:ligatures w14:val="standardContextual"/>
                </w:rPr>
              </w:rPrChange>
            </w:rPr>
          </w:pPr>
          <w:ins w:id="519" w:author="Eriksson Tina" w:date="2025-06-24T08:58:00Z" w16du:dateUtc="2025-06-24T06:58:00Z">
            <w:r w:rsidRPr="006F1808">
              <w:rPr>
                <w:rStyle w:val="Hyperlnk"/>
                <w:noProof w:val="0"/>
                <w:rPrChange w:id="520" w:author="Eriksson Tina" w:date="2025-06-24T17:00:00Z" w16du:dateUtc="2025-06-24T15:00:00Z">
                  <w:rPr>
                    <w:rStyle w:val="Hyperlnk"/>
                  </w:rPr>
                </w:rPrChange>
              </w:rPr>
              <w:fldChar w:fldCharType="begin"/>
            </w:r>
            <w:r w:rsidRPr="006F1808">
              <w:rPr>
                <w:rStyle w:val="Hyperlnk"/>
                <w:noProof w:val="0"/>
                <w:rPrChange w:id="521" w:author="Eriksson Tina" w:date="2025-06-24T17:00:00Z" w16du:dateUtc="2025-06-24T15:00:00Z">
                  <w:rPr>
                    <w:rStyle w:val="Hyperlnk"/>
                  </w:rPr>
                </w:rPrChange>
              </w:rPr>
              <w:instrText xml:space="preserve"> </w:instrText>
            </w:r>
            <w:r w:rsidRPr="006F1808">
              <w:rPr>
                <w:noProof w:val="0"/>
                <w:rPrChange w:id="522" w:author="Eriksson Tina" w:date="2025-06-24T17:00:00Z" w16du:dateUtc="2025-06-24T15:00:00Z">
                  <w:rPr/>
                </w:rPrChange>
              </w:rPr>
              <w:instrText>HYPERLINK \l "_Toc201647947"</w:instrText>
            </w:r>
            <w:r w:rsidRPr="006F1808">
              <w:rPr>
                <w:rStyle w:val="Hyperlnk"/>
                <w:noProof w:val="0"/>
                <w:rPrChange w:id="523" w:author="Eriksson Tina" w:date="2025-06-24T17:00:00Z" w16du:dateUtc="2025-06-24T15:00:00Z">
                  <w:rPr>
                    <w:rStyle w:val="Hyperlnk"/>
                  </w:rPr>
                </w:rPrChange>
              </w:rPr>
              <w:instrText xml:space="preserve"> </w:instrText>
            </w:r>
            <w:r w:rsidRPr="006F1808">
              <w:rPr>
                <w:rStyle w:val="Hyperlnk"/>
                <w:noProof w:val="0"/>
                <w:rPrChange w:id="524" w:author="Eriksson Tina" w:date="2025-06-24T17:00:00Z" w16du:dateUtc="2025-06-24T15:00:00Z">
                  <w:rPr>
                    <w:rStyle w:val="Hyperlnk"/>
                  </w:rPr>
                </w:rPrChange>
              </w:rPr>
            </w:r>
            <w:r w:rsidRPr="006F1808">
              <w:rPr>
                <w:rStyle w:val="Hyperlnk"/>
                <w:noProof w:val="0"/>
                <w:rPrChange w:id="525" w:author="Eriksson Tina" w:date="2025-06-24T17:00:00Z" w16du:dateUtc="2025-06-24T15:00:00Z">
                  <w:rPr>
                    <w:rStyle w:val="Hyperlnk"/>
                  </w:rPr>
                </w:rPrChange>
              </w:rPr>
              <w:fldChar w:fldCharType="separate"/>
            </w:r>
            <w:r w:rsidRPr="006F1808">
              <w:rPr>
                <w:rStyle w:val="Hyperlnk"/>
                <w:noProof w:val="0"/>
                <w:rPrChange w:id="526" w:author="Eriksson Tina" w:date="2025-06-24T17:00:00Z" w16du:dateUtc="2025-06-24T15:00:00Z">
                  <w:rPr>
                    <w:rStyle w:val="Hyperlnk"/>
                  </w:rPr>
                </w:rPrChange>
              </w:rPr>
              <w:t>4.6</w:t>
            </w:r>
            <w:r w:rsidRPr="006F1808">
              <w:rPr>
                <w:noProof w:val="0"/>
                <w:kern w:val="2"/>
                <w:sz w:val="24"/>
                <w:szCs w:val="24"/>
                <w:lang w:eastAsia="sv-SE"/>
                <w14:ligatures w14:val="standardContextual"/>
                <w:rPrChange w:id="527" w:author="Eriksson Tina" w:date="2025-06-24T17:00:00Z" w16du:dateUtc="2025-06-24T15:00:00Z">
                  <w:rPr>
                    <w:kern w:val="2"/>
                    <w:sz w:val="24"/>
                    <w:szCs w:val="24"/>
                    <w:lang w:eastAsia="sv-SE"/>
                    <w14:ligatures w14:val="standardContextual"/>
                  </w:rPr>
                </w:rPrChange>
              </w:rPr>
              <w:tab/>
            </w:r>
            <w:r w:rsidRPr="006F1808">
              <w:rPr>
                <w:rStyle w:val="Hyperlnk"/>
                <w:noProof w:val="0"/>
                <w:rPrChange w:id="528" w:author="Eriksson Tina" w:date="2025-06-24T17:00:00Z" w16du:dateUtc="2025-06-24T15:00:00Z">
                  <w:rPr>
                    <w:rStyle w:val="Hyperlnk"/>
                  </w:rPr>
                </w:rPrChange>
              </w:rPr>
              <w:t>Användningsfallsmodell</w:t>
            </w:r>
            <w:r w:rsidRPr="006F1808">
              <w:rPr>
                <w:noProof w:val="0"/>
                <w:webHidden/>
                <w:rPrChange w:id="529" w:author="Eriksson Tina" w:date="2025-06-24T17:00:00Z" w16du:dateUtc="2025-06-24T15:00:00Z">
                  <w:rPr>
                    <w:webHidden/>
                  </w:rPr>
                </w:rPrChange>
              </w:rPr>
              <w:tab/>
            </w:r>
            <w:r w:rsidRPr="006F1808">
              <w:rPr>
                <w:noProof w:val="0"/>
                <w:webHidden/>
                <w:rPrChange w:id="530" w:author="Eriksson Tina" w:date="2025-06-24T17:00:00Z" w16du:dateUtc="2025-06-24T15:00:00Z">
                  <w:rPr>
                    <w:webHidden/>
                  </w:rPr>
                </w:rPrChange>
              </w:rPr>
              <w:fldChar w:fldCharType="begin"/>
            </w:r>
            <w:r w:rsidRPr="006F1808">
              <w:rPr>
                <w:noProof w:val="0"/>
                <w:webHidden/>
                <w:rPrChange w:id="531" w:author="Eriksson Tina" w:date="2025-06-24T17:00:00Z" w16du:dateUtc="2025-06-24T15:00:00Z">
                  <w:rPr>
                    <w:webHidden/>
                  </w:rPr>
                </w:rPrChange>
              </w:rPr>
              <w:instrText xml:space="preserve"> PAGEREF _Toc201647947 \h </w:instrText>
            </w:r>
            <w:r w:rsidRPr="006F1808">
              <w:rPr>
                <w:noProof w:val="0"/>
                <w:webHidden/>
                <w:rPrChange w:id="532" w:author="Eriksson Tina" w:date="2025-06-24T17:00:00Z" w16du:dateUtc="2025-06-24T15:00:00Z">
                  <w:rPr>
                    <w:webHidden/>
                  </w:rPr>
                </w:rPrChange>
              </w:rPr>
            </w:r>
          </w:ins>
          <w:r w:rsidRPr="006F1808">
            <w:rPr>
              <w:noProof w:val="0"/>
              <w:webHidden/>
              <w:rPrChange w:id="533" w:author="Eriksson Tina" w:date="2025-06-24T17:00:00Z" w16du:dateUtc="2025-06-24T15:00:00Z">
                <w:rPr>
                  <w:webHidden/>
                </w:rPr>
              </w:rPrChange>
            </w:rPr>
            <w:fldChar w:fldCharType="separate"/>
          </w:r>
          <w:ins w:id="534" w:author="Eriksson Tina" w:date="2025-06-24T08:58:00Z" w16du:dateUtc="2025-06-24T06:58:00Z">
            <w:r w:rsidRPr="006F1808">
              <w:rPr>
                <w:noProof w:val="0"/>
                <w:webHidden/>
                <w:rPrChange w:id="535" w:author="Eriksson Tina" w:date="2025-06-24T17:00:00Z" w16du:dateUtc="2025-06-24T15:00:00Z">
                  <w:rPr>
                    <w:webHidden/>
                  </w:rPr>
                </w:rPrChange>
              </w:rPr>
              <w:t>18</w:t>
            </w:r>
            <w:r w:rsidRPr="006F1808">
              <w:rPr>
                <w:noProof w:val="0"/>
                <w:webHidden/>
                <w:rPrChange w:id="536" w:author="Eriksson Tina" w:date="2025-06-24T17:00:00Z" w16du:dateUtc="2025-06-24T15:00:00Z">
                  <w:rPr>
                    <w:webHidden/>
                  </w:rPr>
                </w:rPrChange>
              </w:rPr>
              <w:fldChar w:fldCharType="end"/>
            </w:r>
            <w:r w:rsidRPr="006F1808">
              <w:rPr>
                <w:rStyle w:val="Hyperlnk"/>
                <w:noProof w:val="0"/>
                <w:rPrChange w:id="537" w:author="Eriksson Tina" w:date="2025-06-24T17:00:00Z" w16du:dateUtc="2025-06-24T15:00:00Z">
                  <w:rPr>
                    <w:rStyle w:val="Hyperlnk"/>
                  </w:rPr>
                </w:rPrChange>
              </w:rPr>
              <w:fldChar w:fldCharType="end"/>
            </w:r>
          </w:ins>
        </w:p>
        <w:p w14:paraId="150A3ABB" w14:textId="493C0E87" w:rsidR="000F7405" w:rsidRPr="006F1808" w:rsidRDefault="000F7405">
          <w:pPr>
            <w:pStyle w:val="Innehll1"/>
            <w:rPr>
              <w:ins w:id="538" w:author="Eriksson Tina" w:date="2025-06-24T08:58:00Z" w16du:dateUtc="2025-06-24T06:58:00Z"/>
              <w:b w:val="0"/>
              <w:noProof w:val="0"/>
              <w:kern w:val="2"/>
              <w:sz w:val="24"/>
              <w:szCs w:val="24"/>
              <w14:ligatures w14:val="standardContextual"/>
              <w:rPrChange w:id="539" w:author="Eriksson Tina" w:date="2025-06-24T17:00:00Z" w16du:dateUtc="2025-06-24T15:00:00Z">
                <w:rPr>
                  <w:ins w:id="540" w:author="Eriksson Tina" w:date="2025-06-24T08:58:00Z" w16du:dateUtc="2025-06-24T06:58:00Z"/>
                  <w:b w:val="0"/>
                  <w:kern w:val="2"/>
                  <w:sz w:val="24"/>
                  <w:szCs w:val="24"/>
                  <w14:ligatures w14:val="standardContextual"/>
                </w:rPr>
              </w:rPrChange>
            </w:rPr>
          </w:pPr>
          <w:ins w:id="541" w:author="Eriksson Tina" w:date="2025-06-24T08:58:00Z" w16du:dateUtc="2025-06-24T06:58:00Z">
            <w:r w:rsidRPr="006F1808">
              <w:rPr>
                <w:rStyle w:val="Hyperlnk"/>
                <w:noProof w:val="0"/>
                <w:rPrChange w:id="542" w:author="Eriksson Tina" w:date="2025-06-24T17:00:00Z" w16du:dateUtc="2025-06-24T15:00:00Z">
                  <w:rPr>
                    <w:rStyle w:val="Hyperlnk"/>
                  </w:rPr>
                </w:rPrChange>
              </w:rPr>
              <w:fldChar w:fldCharType="begin"/>
            </w:r>
            <w:r w:rsidRPr="006F1808">
              <w:rPr>
                <w:rStyle w:val="Hyperlnk"/>
                <w:noProof w:val="0"/>
                <w:rPrChange w:id="543" w:author="Eriksson Tina" w:date="2025-06-24T17:00:00Z" w16du:dateUtc="2025-06-24T15:00:00Z">
                  <w:rPr>
                    <w:rStyle w:val="Hyperlnk"/>
                  </w:rPr>
                </w:rPrChange>
              </w:rPr>
              <w:instrText xml:space="preserve"> </w:instrText>
            </w:r>
            <w:r w:rsidRPr="006F1808">
              <w:rPr>
                <w:noProof w:val="0"/>
                <w:rPrChange w:id="544" w:author="Eriksson Tina" w:date="2025-06-24T17:00:00Z" w16du:dateUtc="2025-06-24T15:00:00Z">
                  <w:rPr/>
                </w:rPrChange>
              </w:rPr>
              <w:instrText>HYPERLINK \l "_Toc201647948"</w:instrText>
            </w:r>
            <w:r w:rsidRPr="006F1808">
              <w:rPr>
                <w:rStyle w:val="Hyperlnk"/>
                <w:noProof w:val="0"/>
                <w:rPrChange w:id="545" w:author="Eriksson Tina" w:date="2025-06-24T17:00:00Z" w16du:dateUtc="2025-06-24T15:00:00Z">
                  <w:rPr>
                    <w:rStyle w:val="Hyperlnk"/>
                  </w:rPr>
                </w:rPrChange>
              </w:rPr>
              <w:instrText xml:space="preserve"> </w:instrText>
            </w:r>
            <w:r w:rsidRPr="006F1808">
              <w:rPr>
                <w:rStyle w:val="Hyperlnk"/>
                <w:noProof w:val="0"/>
                <w:rPrChange w:id="546" w:author="Eriksson Tina" w:date="2025-06-24T17:00:00Z" w16du:dateUtc="2025-06-24T15:00:00Z">
                  <w:rPr>
                    <w:rStyle w:val="Hyperlnk"/>
                  </w:rPr>
                </w:rPrChange>
              </w:rPr>
            </w:r>
            <w:r w:rsidRPr="006F1808">
              <w:rPr>
                <w:rStyle w:val="Hyperlnk"/>
                <w:noProof w:val="0"/>
                <w:rPrChange w:id="547" w:author="Eriksson Tina" w:date="2025-06-24T17:00:00Z" w16du:dateUtc="2025-06-24T15:00:00Z">
                  <w:rPr>
                    <w:rStyle w:val="Hyperlnk"/>
                  </w:rPr>
                </w:rPrChange>
              </w:rPr>
              <w:fldChar w:fldCharType="separate"/>
            </w:r>
            <w:r w:rsidRPr="006F1808">
              <w:rPr>
                <w:rStyle w:val="Hyperlnk"/>
                <w:noProof w:val="0"/>
                <w:rPrChange w:id="548" w:author="Eriksson Tina" w:date="2025-06-24T17:00:00Z" w16du:dateUtc="2025-06-24T15:00:00Z">
                  <w:rPr>
                    <w:rStyle w:val="Hyperlnk"/>
                  </w:rPr>
                </w:rPrChange>
              </w:rPr>
              <w:t>5</w:t>
            </w:r>
            <w:r w:rsidRPr="006F1808">
              <w:rPr>
                <w:b w:val="0"/>
                <w:noProof w:val="0"/>
                <w:kern w:val="2"/>
                <w:sz w:val="24"/>
                <w:szCs w:val="24"/>
                <w14:ligatures w14:val="standardContextual"/>
                <w:rPrChange w:id="549" w:author="Eriksson Tina" w:date="2025-06-24T17:00:00Z" w16du:dateUtc="2025-06-24T15:00:00Z">
                  <w:rPr>
                    <w:b w:val="0"/>
                    <w:kern w:val="2"/>
                    <w:sz w:val="24"/>
                    <w:szCs w:val="24"/>
                    <w14:ligatures w14:val="standardContextual"/>
                  </w:rPr>
                </w:rPrChange>
              </w:rPr>
              <w:tab/>
            </w:r>
            <w:r w:rsidRPr="006F1808">
              <w:rPr>
                <w:rStyle w:val="Hyperlnk"/>
                <w:noProof w:val="0"/>
                <w:rPrChange w:id="550" w:author="Eriksson Tina" w:date="2025-06-24T17:00:00Z" w16du:dateUtc="2025-06-24T15:00:00Z">
                  <w:rPr>
                    <w:rStyle w:val="Hyperlnk"/>
                  </w:rPr>
                </w:rPrChange>
              </w:rPr>
              <w:t>Begreppsmodell</w:t>
            </w:r>
            <w:r w:rsidRPr="006F1808">
              <w:rPr>
                <w:noProof w:val="0"/>
                <w:webHidden/>
                <w:rPrChange w:id="551" w:author="Eriksson Tina" w:date="2025-06-24T17:00:00Z" w16du:dateUtc="2025-06-24T15:00:00Z">
                  <w:rPr>
                    <w:webHidden/>
                  </w:rPr>
                </w:rPrChange>
              </w:rPr>
              <w:tab/>
            </w:r>
            <w:r w:rsidRPr="006F1808">
              <w:rPr>
                <w:noProof w:val="0"/>
                <w:webHidden/>
                <w:rPrChange w:id="552" w:author="Eriksson Tina" w:date="2025-06-24T17:00:00Z" w16du:dateUtc="2025-06-24T15:00:00Z">
                  <w:rPr>
                    <w:webHidden/>
                  </w:rPr>
                </w:rPrChange>
              </w:rPr>
              <w:fldChar w:fldCharType="begin"/>
            </w:r>
            <w:r w:rsidRPr="006F1808">
              <w:rPr>
                <w:noProof w:val="0"/>
                <w:webHidden/>
                <w:rPrChange w:id="553" w:author="Eriksson Tina" w:date="2025-06-24T17:00:00Z" w16du:dateUtc="2025-06-24T15:00:00Z">
                  <w:rPr>
                    <w:webHidden/>
                  </w:rPr>
                </w:rPrChange>
              </w:rPr>
              <w:instrText xml:space="preserve"> PAGEREF _Toc201647948 \h </w:instrText>
            </w:r>
            <w:r w:rsidRPr="006F1808">
              <w:rPr>
                <w:noProof w:val="0"/>
                <w:webHidden/>
                <w:rPrChange w:id="554" w:author="Eriksson Tina" w:date="2025-06-24T17:00:00Z" w16du:dateUtc="2025-06-24T15:00:00Z">
                  <w:rPr>
                    <w:webHidden/>
                  </w:rPr>
                </w:rPrChange>
              </w:rPr>
            </w:r>
          </w:ins>
          <w:r w:rsidRPr="006F1808">
            <w:rPr>
              <w:noProof w:val="0"/>
              <w:webHidden/>
              <w:rPrChange w:id="555" w:author="Eriksson Tina" w:date="2025-06-24T17:00:00Z" w16du:dateUtc="2025-06-24T15:00:00Z">
                <w:rPr>
                  <w:webHidden/>
                </w:rPr>
              </w:rPrChange>
            </w:rPr>
            <w:fldChar w:fldCharType="separate"/>
          </w:r>
          <w:ins w:id="556" w:author="Eriksson Tina" w:date="2025-06-24T08:58:00Z" w16du:dateUtc="2025-06-24T06:58:00Z">
            <w:r w:rsidRPr="006F1808">
              <w:rPr>
                <w:noProof w:val="0"/>
                <w:webHidden/>
                <w:rPrChange w:id="557" w:author="Eriksson Tina" w:date="2025-06-24T17:00:00Z" w16du:dateUtc="2025-06-24T15:00:00Z">
                  <w:rPr>
                    <w:webHidden/>
                  </w:rPr>
                </w:rPrChange>
              </w:rPr>
              <w:t>19</w:t>
            </w:r>
            <w:r w:rsidRPr="006F1808">
              <w:rPr>
                <w:noProof w:val="0"/>
                <w:webHidden/>
                <w:rPrChange w:id="558" w:author="Eriksson Tina" w:date="2025-06-24T17:00:00Z" w16du:dateUtc="2025-06-24T15:00:00Z">
                  <w:rPr>
                    <w:webHidden/>
                  </w:rPr>
                </w:rPrChange>
              </w:rPr>
              <w:fldChar w:fldCharType="end"/>
            </w:r>
            <w:r w:rsidRPr="006F1808">
              <w:rPr>
                <w:rStyle w:val="Hyperlnk"/>
                <w:noProof w:val="0"/>
                <w:rPrChange w:id="559" w:author="Eriksson Tina" w:date="2025-06-24T17:00:00Z" w16du:dateUtc="2025-06-24T15:00:00Z">
                  <w:rPr>
                    <w:rStyle w:val="Hyperlnk"/>
                  </w:rPr>
                </w:rPrChange>
              </w:rPr>
              <w:fldChar w:fldCharType="end"/>
            </w:r>
          </w:ins>
        </w:p>
        <w:p w14:paraId="447BC5DD" w14:textId="24772ACD" w:rsidR="000F7405" w:rsidRPr="006F1808" w:rsidRDefault="000F7405">
          <w:pPr>
            <w:pStyle w:val="Innehll2"/>
            <w:tabs>
              <w:tab w:val="left" w:pos="1361"/>
            </w:tabs>
            <w:rPr>
              <w:ins w:id="560" w:author="Eriksson Tina" w:date="2025-06-24T08:58:00Z" w16du:dateUtc="2025-06-24T06:58:00Z"/>
              <w:noProof w:val="0"/>
              <w:kern w:val="2"/>
              <w:sz w:val="24"/>
              <w:szCs w:val="24"/>
              <w:lang w:eastAsia="sv-SE"/>
              <w14:ligatures w14:val="standardContextual"/>
              <w:rPrChange w:id="561" w:author="Eriksson Tina" w:date="2025-06-24T17:00:00Z" w16du:dateUtc="2025-06-24T15:00:00Z">
                <w:rPr>
                  <w:ins w:id="562" w:author="Eriksson Tina" w:date="2025-06-24T08:58:00Z" w16du:dateUtc="2025-06-24T06:58:00Z"/>
                  <w:kern w:val="2"/>
                  <w:sz w:val="24"/>
                  <w:szCs w:val="24"/>
                  <w:lang w:eastAsia="sv-SE"/>
                  <w14:ligatures w14:val="standardContextual"/>
                </w:rPr>
              </w:rPrChange>
            </w:rPr>
          </w:pPr>
          <w:ins w:id="563" w:author="Eriksson Tina" w:date="2025-06-24T08:58:00Z" w16du:dateUtc="2025-06-24T06:58:00Z">
            <w:r w:rsidRPr="006F1808">
              <w:rPr>
                <w:rStyle w:val="Hyperlnk"/>
                <w:noProof w:val="0"/>
                <w:rPrChange w:id="564" w:author="Eriksson Tina" w:date="2025-06-24T17:00:00Z" w16du:dateUtc="2025-06-24T15:00:00Z">
                  <w:rPr>
                    <w:rStyle w:val="Hyperlnk"/>
                  </w:rPr>
                </w:rPrChange>
              </w:rPr>
              <w:fldChar w:fldCharType="begin"/>
            </w:r>
            <w:r w:rsidRPr="006F1808">
              <w:rPr>
                <w:rStyle w:val="Hyperlnk"/>
                <w:noProof w:val="0"/>
                <w:rPrChange w:id="565" w:author="Eriksson Tina" w:date="2025-06-24T17:00:00Z" w16du:dateUtc="2025-06-24T15:00:00Z">
                  <w:rPr>
                    <w:rStyle w:val="Hyperlnk"/>
                  </w:rPr>
                </w:rPrChange>
              </w:rPr>
              <w:instrText xml:space="preserve"> </w:instrText>
            </w:r>
            <w:r w:rsidRPr="006F1808">
              <w:rPr>
                <w:noProof w:val="0"/>
                <w:rPrChange w:id="566" w:author="Eriksson Tina" w:date="2025-06-24T17:00:00Z" w16du:dateUtc="2025-06-24T15:00:00Z">
                  <w:rPr/>
                </w:rPrChange>
              </w:rPr>
              <w:instrText>HYPERLINK \l "_Toc201647956"</w:instrText>
            </w:r>
            <w:r w:rsidRPr="006F1808">
              <w:rPr>
                <w:rStyle w:val="Hyperlnk"/>
                <w:noProof w:val="0"/>
                <w:rPrChange w:id="567" w:author="Eriksson Tina" w:date="2025-06-24T17:00:00Z" w16du:dateUtc="2025-06-24T15:00:00Z">
                  <w:rPr>
                    <w:rStyle w:val="Hyperlnk"/>
                  </w:rPr>
                </w:rPrChange>
              </w:rPr>
              <w:instrText xml:space="preserve"> </w:instrText>
            </w:r>
            <w:r w:rsidRPr="006F1808">
              <w:rPr>
                <w:rStyle w:val="Hyperlnk"/>
                <w:noProof w:val="0"/>
                <w:rPrChange w:id="568" w:author="Eriksson Tina" w:date="2025-06-24T17:00:00Z" w16du:dateUtc="2025-06-24T15:00:00Z">
                  <w:rPr>
                    <w:rStyle w:val="Hyperlnk"/>
                  </w:rPr>
                </w:rPrChange>
              </w:rPr>
            </w:r>
            <w:r w:rsidRPr="006F1808">
              <w:rPr>
                <w:rStyle w:val="Hyperlnk"/>
                <w:noProof w:val="0"/>
                <w:rPrChange w:id="569" w:author="Eriksson Tina" w:date="2025-06-24T17:00:00Z" w16du:dateUtc="2025-06-24T15:00:00Z">
                  <w:rPr>
                    <w:rStyle w:val="Hyperlnk"/>
                  </w:rPr>
                </w:rPrChange>
              </w:rPr>
              <w:fldChar w:fldCharType="separate"/>
            </w:r>
            <w:r w:rsidRPr="006F1808">
              <w:rPr>
                <w:rStyle w:val="Hyperlnk"/>
                <w:noProof w:val="0"/>
                <w:rPrChange w:id="570" w:author="Eriksson Tina" w:date="2025-06-24T17:00:00Z" w16du:dateUtc="2025-06-24T15:00:00Z">
                  <w:rPr>
                    <w:rStyle w:val="Hyperlnk"/>
                  </w:rPr>
                </w:rPrChange>
              </w:rPr>
              <w:t>5.1</w:t>
            </w:r>
            <w:r w:rsidRPr="006F1808">
              <w:rPr>
                <w:noProof w:val="0"/>
                <w:kern w:val="2"/>
                <w:sz w:val="24"/>
                <w:szCs w:val="24"/>
                <w:lang w:eastAsia="sv-SE"/>
                <w14:ligatures w14:val="standardContextual"/>
                <w:rPrChange w:id="571" w:author="Eriksson Tina" w:date="2025-06-24T17:00:00Z" w16du:dateUtc="2025-06-24T15:00:00Z">
                  <w:rPr>
                    <w:kern w:val="2"/>
                    <w:sz w:val="24"/>
                    <w:szCs w:val="24"/>
                    <w:lang w:eastAsia="sv-SE"/>
                    <w14:ligatures w14:val="standardContextual"/>
                  </w:rPr>
                </w:rPrChange>
              </w:rPr>
              <w:tab/>
            </w:r>
            <w:r w:rsidRPr="006F1808">
              <w:rPr>
                <w:rStyle w:val="Hyperlnk"/>
                <w:noProof w:val="0"/>
                <w:rPrChange w:id="572" w:author="Eriksson Tina" w:date="2025-06-24T17:00:00Z" w16du:dateUtc="2025-06-24T15:00:00Z">
                  <w:rPr>
                    <w:rStyle w:val="Hyperlnk"/>
                  </w:rPr>
                </w:rPrChange>
              </w:rPr>
              <w:t>Begreppsmodell, grafisk del</w:t>
            </w:r>
            <w:r w:rsidRPr="006F1808">
              <w:rPr>
                <w:noProof w:val="0"/>
                <w:webHidden/>
                <w:rPrChange w:id="573" w:author="Eriksson Tina" w:date="2025-06-24T17:00:00Z" w16du:dateUtc="2025-06-24T15:00:00Z">
                  <w:rPr>
                    <w:webHidden/>
                  </w:rPr>
                </w:rPrChange>
              </w:rPr>
              <w:tab/>
            </w:r>
            <w:r w:rsidRPr="006F1808">
              <w:rPr>
                <w:noProof w:val="0"/>
                <w:webHidden/>
                <w:rPrChange w:id="574" w:author="Eriksson Tina" w:date="2025-06-24T17:00:00Z" w16du:dateUtc="2025-06-24T15:00:00Z">
                  <w:rPr>
                    <w:webHidden/>
                  </w:rPr>
                </w:rPrChange>
              </w:rPr>
              <w:fldChar w:fldCharType="begin"/>
            </w:r>
            <w:r w:rsidRPr="006F1808">
              <w:rPr>
                <w:noProof w:val="0"/>
                <w:webHidden/>
                <w:rPrChange w:id="575" w:author="Eriksson Tina" w:date="2025-06-24T17:00:00Z" w16du:dateUtc="2025-06-24T15:00:00Z">
                  <w:rPr>
                    <w:webHidden/>
                  </w:rPr>
                </w:rPrChange>
              </w:rPr>
              <w:instrText xml:space="preserve"> PAGEREF _Toc201647956 \h </w:instrText>
            </w:r>
            <w:r w:rsidRPr="006F1808">
              <w:rPr>
                <w:noProof w:val="0"/>
                <w:webHidden/>
                <w:rPrChange w:id="576" w:author="Eriksson Tina" w:date="2025-06-24T17:00:00Z" w16du:dateUtc="2025-06-24T15:00:00Z">
                  <w:rPr>
                    <w:webHidden/>
                  </w:rPr>
                </w:rPrChange>
              </w:rPr>
            </w:r>
          </w:ins>
          <w:r w:rsidRPr="006F1808">
            <w:rPr>
              <w:noProof w:val="0"/>
              <w:webHidden/>
              <w:rPrChange w:id="577" w:author="Eriksson Tina" w:date="2025-06-24T17:00:00Z" w16du:dateUtc="2025-06-24T15:00:00Z">
                <w:rPr>
                  <w:webHidden/>
                </w:rPr>
              </w:rPrChange>
            </w:rPr>
            <w:fldChar w:fldCharType="separate"/>
          </w:r>
          <w:ins w:id="578" w:author="Eriksson Tina" w:date="2025-06-24T08:58:00Z" w16du:dateUtc="2025-06-24T06:58:00Z">
            <w:r w:rsidRPr="006F1808">
              <w:rPr>
                <w:noProof w:val="0"/>
                <w:webHidden/>
                <w:rPrChange w:id="579" w:author="Eriksson Tina" w:date="2025-06-24T17:00:00Z" w16du:dateUtc="2025-06-24T15:00:00Z">
                  <w:rPr>
                    <w:webHidden/>
                  </w:rPr>
                </w:rPrChange>
              </w:rPr>
              <w:t>20</w:t>
            </w:r>
            <w:r w:rsidRPr="006F1808">
              <w:rPr>
                <w:noProof w:val="0"/>
                <w:webHidden/>
                <w:rPrChange w:id="580" w:author="Eriksson Tina" w:date="2025-06-24T17:00:00Z" w16du:dateUtc="2025-06-24T15:00:00Z">
                  <w:rPr>
                    <w:webHidden/>
                  </w:rPr>
                </w:rPrChange>
              </w:rPr>
              <w:fldChar w:fldCharType="end"/>
            </w:r>
            <w:r w:rsidRPr="006F1808">
              <w:rPr>
                <w:rStyle w:val="Hyperlnk"/>
                <w:noProof w:val="0"/>
                <w:rPrChange w:id="581" w:author="Eriksson Tina" w:date="2025-06-24T17:00:00Z" w16du:dateUtc="2025-06-24T15:00:00Z">
                  <w:rPr>
                    <w:rStyle w:val="Hyperlnk"/>
                  </w:rPr>
                </w:rPrChange>
              </w:rPr>
              <w:fldChar w:fldCharType="end"/>
            </w:r>
          </w:ins>
        </w:p>
        <w:p w14:paraId="5B629663" w14:textId="46A9750B" w:rsidR="000F7405" w:rsidRPr="006F1808" w:rsidRDefault="000F7405">
          <w:pPr>
            <w:pStyle w:val="Innehll2"/>
            <w:rPr>
              <w:ins w:id="582" w:author="Eriksson Tina" w:date="2025-06-24T08:58:00Z" w16du:dateUtc="2025-06-24T06:58:00Z"/>
              <w:noProof w:val="0"/>
              <w:kern w:val="2"/>
              <w:sz w:val="24"/>
              <w:szCs w:val="24"/>
              <w:lang w:eastAsia="sv-SE"/>
              <w14:ligatures w14:val="standardContextual"/>
              <w:rPrChange w:id="583" w:author="Eriksson Tina" w:date="2025-06-24T17:00:00Z" w16du:dateUtc="2025-06-24T15:00:00Z">
                <w:rPr>
                  <w:ins w:id="584" w:author="Eriksson Tina" w:date="2025-06-24T08:58:00Z" w16du:dateUtc="2025-06-24T06:58:00Z"/>
                  <w:kern w:val="2"/>
                  <w:sz w:val="24"/>
                  <w:szCs w:val="24"/>
                  <w:lang w:eastAsia="sv-SE"/>
                  <w14:ligatures w14:val="standardContextual"/>
                </w:rPr>
              </w:rPrChange>
            </w:rPr>
          </w:pPr>
          <w:ins w:id="585" w:author="Eriksson Tina" w:date="2025-06-24T08:58:00Z" w16du:dateUtc="2025-06-24T06:58:00Z">
            <w:r w:rsidRPr="006F1808">
              <w:rPr>
                <w:rStyle w:val="Hyperlnk"/>
                <w:noProof w:val="0"/>
                <w:rPrChange w:id="586" w:author="Eriksson Tina" w:date="2025-06-24T17:00:00Z" w16du:dateUtc="2025-06-24T15:00:00Z">
                  <w:rPr>
                    <w:rStyle w:val="Hyperlnk"/>
                  </w:rPr>
                </w:rPrChange>
              </w:rPr>
              <w:fldChar w:fldCharType="begin"/>
            </w:r>
            <w:r w:rsidRPr="006F1808">
              <w:rPr>
                <w:rStyle w:val="Hyperlnk"/>
                <w:noProof w:val="0"/>
                <w:rPrChange w:id="587" w:author="Eriksson Tina" w:date="2025-06-24T17:00:00Z" w16du:dateUtc="2025-06-24T15:00:00Z">
                  <w:rPr>
                    <w:rStyle w:val="Hyperlnk"/>
                  </w:rPr>
                </w:rPrChange>
              </w:rPr>
              <w:instrText xml:space="preserve"> </w:instrText>
            </w:r>
            <w:r w:rsidRPr="006F1808">
              <w:rPr>
                <w:noProof w:val="0"/>
                <w:rPrChange w:id="588" w:author="Eriksson Tina" w:date="2025-06-24T17:00:00Z" w16du:dateUtc="2025-06-24T15:00:00Z">
                  <w:rPr/>
                </w:rPrChange>
              </w:rPr>
              <w:instrText>HYPERLINK \l "_Toc201647957"</w:instrText>
            </w:r>
            <w:r w:rsidRPr="006F1808">
              <w:rPr>
                <w:rStyle w:val="Hyperlnk"/>
                <w:noProof w:val="0"/>
                <w:rPrChange w:id="589" w:author="Eriksson Tina" w:date="2025-06-24T17:00:00Z" w16du:dateUtc="2025-06-24T15:00:00Z">
                  <w:rPr>
                    <w:rStyle w:val="Hyperlnk"/>
                  </w:rPr>
                </w:rPrChange>
              </w:rPr>
              <w:instrText xml:space="preserve"> </w:instrText>
            </w:r>
            <w:r w:rsidRPr="006F1808">
              <w:rPr>
                <w:rStyle w:val="Hyperlnk"/>
                <w:noProof w:val="0"/>
                <w:rPrChange w:id="590" w:author="Eriksson Tina" w:date="2025-06-24T17:00:00Z" w16du:dateUtc="2025-06-24T15:00:00Z">
                  <w:rPr>
                    <w:rStyle w:val="Hyperlnk"/>
                  </w:rPr>
                </w:rPrChange>
              </w:rPr>
            </w:r>
            <w:r w:rsidRPr="006F1808">
              <w:rPr>
                <w:rStyle w:val="Hyperlnk"/>
                <w:noProof w:val="0"/>
                <w:rPrChange w:id="591" w:author="Eriksson Tina" w:date="2025-06-24T17:00:00Z" w16du:dateUtc="2025-06-24T15:00:00Z">
                  <w:rPr>
                    <w:rStyle w:val="Hyperlnk"/>
                  </w:rPr>
                </w:rPrChange>
              </w:rPr>
              <w:fldChar w:fldCharType="separate"/>
            </w:r>
            <w:r w:rsidRPr="006F1808">
              <w:rPr>
                <w:noProof w:val="0"/>
                <w:kern w:val="2"/>
                <w:sz w:val="24"/>
                <w:szCs w:val="24"/>
                <w:lang w:eastAsia="sv-SE"/>
                <w14:ligatures w14:val="standardContextual"/>
                <w:rPrChange w:id="592" w:author="Eriksson Tina" w:date="2025-06-24T17:00:00Z" w16du:dateUtc="2025-06-24T15:00:00Z">
                  <w:rPr>
                    <w:kern w:val="2"/>
                    <w:sz w:val="24"/>
                    <w:szCs w:val="24"/>
                    <w:lang w:eastAsia="sv-SE"/>
                    <w14:ligatures w14:val="standardContextual"/>
                  </w:rPr>
                </w:rPrChange>
              </w:rPr>
              <w:tab/>
            </w:r>
            <w:r w:rsidRPr="006F1808">
              <w:rPr>
                <w:rStyle w:val="Hyperlnk"/>
                <w:noProof w:val="0"/>
                <w:rPrChange w:id="593" w:author="Eriksson Tina" w:date="2025-06-24T17:00:00Z" w16du:dateUtc="2025-06-24T15:00:00Z">
                  <w:rPr>
                    <w:rStyle w:val="Hyperlnk"/>
                  </w:rPr>
                </w:rPrChange>
              </w:rPr>
              <w:t>Begreppsmodell, textuell del</w:t>
            </w:r>
            <w:r w:rsidRPr="006F1808">
              <w:rPr>
                <w:noProof w:val="0"/>
                <w:webHidden/>
                <w:rPrChange w:id="594" w:author="Eriksson Tina" w:date="2025-06-24T17:00:00Z" w16du:dateUtc="2025-06-24T15:00:00Z">
                  <w:rPr>
                    <w:webHidden/>
                  </w:rPr>
                </w:rPrChange>
              </w:rPr>
              <w:tab/>
            </w:r>
            <w:r w:rsidRPr="006F1808">
              <w:rPr>
                <w:noProof w:val="0"/>
                <w:webHidden/>
                <w:rPrChange w:id="595" w:author="Eriksson Tina" w:date="2025-06-24T17:00:00Z" w16du:dateUtc="2025-06-24T15:00:00Z">
                  <w:rPr>
                    <w:webHidden/>
                  </w:rPr>
                </w:rPrChange>
              </w:rPr>
              <w:fldChar w:fldCharType="begin"/>
            </w:r>
            <w:r w:rsidRPr="006F1808">
              <w:rPr>
                <w:noProof w:val="0"/>
                <w:webHidden/>
                <w:rPrChange w:id="596" w:author="Eriksson Tina" w:date="2025-06-24T17:00:00Z" w16du:dateUtc="2025-06-24T15:00:00Z">
                  <w:rPr>
                    <w:webHidden/>
                  </w:rPr>
                </w:rPrChange>
              </w:rPr>
              <w:instrText xml:space="preserve"> PAGEREF _Toc201647957 \h </w:instrText>
            </w:r>
            <w:r w:rsidRPr="006F1808">
              <w:rPr>
                <w:noProof w:val="0"/>
                <w:webHidden/>
                <w:rPrChange w:id="597" w:author="Eriksson Tina" w:date="2025-06-24T17:00:00Z" w16du:dateUtc="2025-06-24T15:00:00Z">
                  <w:rPr>
                    <w:webHidden/>
                  </w:rPr>
                </w:rPrChange>
              </w:rPr>
            </w:r>
          </w:ins>
          <w:r w:rsidRPr="006F1808">
            <w:rPr>
              <w:noProof w:val="0"/>
              <w:webHidden/>
              <w:rPrChange w:id="598" w:author="Eriksson Tina" w:date="2025-06-24T17:00:00Z" w16du:dateUtc="2025-06-24T15:00:00Z">
                <w:rPr>
                  <w:webHidden/>
                </w:rPr>
              </w:rPrChange>
            </w:rPr>
            <w:fldChar w:fldCharType="separate"/>
          </w:r>
          <w:ins w:id="599" w:author="Eriksson Tina" w:date="2025-06-24T08:58:00Z" w16du:dateUtc="2025-06-24T06:58:00Z">
            <w:r w:rsidRPr="006F1808">
              <w:rPr>
                <w:noProof w:val="0"/>
                <w:webHidden/>
                <w:rPrChange w:id="600" w:author="Eriksson Tina" w:date="2025-06-24T17:00:00Z" w16du:dateUtc="2025-06-24T15:00:00Z">
                  <w:rPr>
                    <w:webHidden/>
                  </w:rPr>
                </w:rPrChange>
              </w:rPr>
              <w:t>22</w:t>
            </w:r>
            <w:r w:rsidRPr="006F1808">
              <w:rPr>
                <w:noProof w:val="0"/>
                <w:webHidden/>
                <w:rPrChange w:id="601" w:author="Eriksson Tina" w:date="2025-06-24T17:00:00Z" w16du:dateUtc="2025-06-24T15:00:00Z">
                  <w:rPr>
                    <w:webHidden/>
                  </w:rPr>
                </w:rPrChange>
              </w:rPr>
              <w:fldChar w:fldCharType="end"/>
            </w:r>
            <w:r w:rsidRPr="006F1808">
              <w:rPr>
                <w:rStyle w:val="Hyperlnk"/>
                <w:noProof w:val="0"/>
                <w:rPrChange w:id="602" w:author="Eriksson Tina" w:date="2025-06-24T17:00:00Z" w16du:dateUtc="2025-06-24T15:00:00Z">
                  <w:rPr>
                    <w:rStyle w:val="Hyperlnk"/>
                  </w:rPr>
                </w:rPrChange>
              </w:rPr>
              <w:fldChar w:fldCharType="end"/>
            </w:r>
          </w:ins>
        </w:p>
        <w:p w14:paraId="70302B67" w14:textId="7758B8CC" w:rsidR="000F7405" w:rsidRPr="006F1808" w:rsidRDefault="000F7405">
          <w:pPr>
            <w:pStyle w:val="Innehll2"/>
            <w:rPr>
              <w:ins w:id="603" w:author="Eriksson Tina" w:date="2025-06-24T08:58:00Z" w16du:dateUtc="2025-06-24T06:58:00Z"/>
              <w:noProof w:val="0"/>
              <w:kern w:val="2"/>
              <w:sz w:val="24"/>
              <w:szCs w:val="24"/>
              <w:lang w:eastAsia="sv-SE"/>
              <w14:ligatures w14:val="standardContextual"/>
              <w:rPrChange w:id="604" w:author="Eriksson Tina" w:date="2025-06-24T17:00:00Z" w16du:dateUtc="2025-06-24T15:00:00Z">
                <w:rPr>
                  <w:ins w:id="605" w:author="Eriksson Tina" w:date="2025-06-24T08:58:00Z" w16du:dateUtc="2025-06-24T06:58:00Z"/>
                  <w:kern w:val="2"/>
                  <w:sz w:val="24"/>
                  <w:szCs w:val="24"/>
                  <w:lang w:eastAsia="sv-SE"/>
                  <w14:ligatures w14:val="standardContextual"/>
                </w:rPr>
              </w:rPrChange>
            </w:rPr>
          </w:pPr>
          <w:ins w:id="606" w:author="Eriksson Tina" w:date="2025-06-24T08:58:00Z" w16du:dateUtc="2025-06-24T06:58:00Z">
            <w:r w:rsidRPr="006F1808">
              <w:rPr>
                <w:rStyle w:val="Hyperlnk"/>
                <w:noProof w:val="0"/>
                <w:rPrChange w:id="607" w:author="Eriksson Tina" w:date="2025-06-24T17:00:00Z" w16du:dateUtc="2025-06-24T15:00:00Z">
                  <w:rPr>
                    <w:rStyle w:val="Hyperlnk"/>
                  </w:rPr>
                </w:rPrChange>
              </w:rPr>
              <w:fldChar w:fldCharType="begin"/>
            </w:r>
            <w:r w:rsidRPr="006F1808">
              <w:rPr>
                <w:rStyle w:val="Hyperlnk"/>
                <w:noProof w:val="0"/>
                <w:rPrChange w:id="608" w:author="Eriksson Tina" w:date="2025-06-24T17:00:00Z" w16du:dateUtc="2025-06-24T15:00:00Z">
                  <w:rPr>
                    <w:rStyle w:val="Hyperlnk"/>
                  </w:rPr>
                </w:rPrChange>
              </w:rPr>
              <w:instrText xml:space="preserve"> </w:instrText>
            </w:r>
            <w:r w:rsidRPr="006F1808">
              <w:rPr>
                <w:noProof w:val="0"/>
                <w:rPrChange w:id="609" w:author="Eriksson Tina" w:date="2025-06-24T17:00:00Z" w16du:dateUtc="2025-06-24T15:00:00Z">
                  <w:rPr/>
                </w:rPrChange>
              </w:rPr>
              <w:instrText>HYPERLINK \l "_Toc201647964"</w:instrText>
            </w:r>
            <w:r w:rsidRPr="006F1808">
              <w:rPr>
                <w:rStyle w:val="Hyperlnk"/>
                <w:noProof w:val="0"/>
                <w:rPrChange w:id="610" w:author="Eriksson Tina" w:date="2025-06-24T17:00:00Z" w16du:dateUtc="2025-06-24T15:00:00Z">
                  <w:rPr>
                    <w:rStyle w:val="Hyperlnk"/>
                  </w:rPr>
                </w:rPrChange>
              </w:rPr>
              <w:instrText xml:space="preserve"> </w:instrText>
            </w:r>
            <w:r w:rsidRPr="006F1808">
              <w:rPr>
                <w:rStyle w:val="Hyperlnk"/>
                <w:noProof w:val="0"/>
                <w:rPrChange w:id="611" w:author="Eriksson Tina" w:date="2025-06-24T17:00:00Z" w16du:dateUtc="2025-06-24T15:00:00Z">
                  <w:rPr>
                    <w:rStyle w:val="Hyperlnk"/>
                  </w:rPr>
                </w:rPrChange>
              </w:rPr>
            </w:r>
            <w:r w:rsidRPr="006F1808">
              <w:rPr>
                <w:rStyle w:val="Hyperlnk"/>
                <w:noProof w:val="0"/>
                <w:rPrChange w:id="612" w:author="Eriksson Tina" w:date="2025-06-24T17:00:00Z" w16du:dateUtc="2025-06-24T15:00:00Z">
                  <w:rPr>
                    <w:rStyle w:val="Hyperlnk"/>
                  </w:rPr>
                </w:rPrChange>
              </w:rPr>
              <w:fldChar w:fldCharType="separate"/>
            </w:r>
            <w:r w:rsidRPr="006F1808">
              <w:rPr>
                <w:rStyle w:val="Hyperlnk"/>
                <w:rFonts w:cstheme="minorHAnsi"/>
                <w:i/>
                <w:iCs/>
                <w:noProof w:val="0"/>
                <w:rPrChange w:id="613" w:author="Eriksson Tina" w:date="2025-06-24T17:00:00Z" w16du:dateUtc="2025-06-24T15:00:00Z">
                  <w:rPr>
                    <w:rStyle w:val="Hyperlnk"/>
                    <w:rFonts w:cstheme="minorHAnsi"/>
                    <w:i/>
                    <w:iCs/>
                  </w:rPr>
                </w:rPrChange>
              </w:rPr>
              <w:t>5.2</w:t>
            </w:r>
            <w:r w:rsidRPr="006F1808">
              <w:rPr>
                <w:noProof w:val="0"/>
                <w:webHidden/>
                <w:rPrChange w:id="614" w:author="Eriksson Tina" w:date="2025-06-24T17:00:00Z" w16du:dateUtc="2025-06-24T15:00:00Z">
                  <w:rPr>
                    <w:webHidden/>
                  </w:rPr>
                </w:rPrChange>
              </w:rPr>
              <w:tab/>
            </w:r>
            <w:r w:rsidRPr="006F1808">
              <w:rPr>
                <w:noProof w:val="0"/>
                <w:webHidden/>
                <w:rPrChange w:id="615" w:author="Eriksson Tina" w:date="2025-06-24T17:00:00Z" w16du:dateUtc="2025-06-24T15:00:00Z">
                  <w:rPr>
                    <w:webHidden/>
                  </w:rPr>
                </w:rPrChange>
              </w:rPr>
              <w:fldChar w:fldCharType="begin"/>
            </w:r>
            <w:r w:rsidRPr="006F1808">
              <w:rPr>
                <w:noProof w:val="0"/>
                <w:webHidden/>
                <w:rPrChange w:id="616" w:author="Eriksson Tina" w:date="2025-06-24T17:00:00Z" w16du:dateUtc="2025-06-24T15:00:00Z">
                  <w:rPr>
                    <w:webHidden/>
                  </w:rPr>
                </w:rPrChange>
              </w:rPr>
              <w:instrText xml:space="preserve"> PAGEREF _Toc201647964 \h </w:instrText>
            </w:r>
            <w:r w:rsidRPr="006F1808">
              <w:rPr>
                <w:noProof w:val="0"/>
                <w:webHidden/>
                <w:rPrChange w:id="617" w:author="Eriksson Tina" w:date="2025-06-24T17:00:00Z" w16du:dateUtc="2025-06-24T15:00:00Z">
                  <w:rPr>
                    <w:webHidden/>
                  </w:rPr>
                </w:rPrChange>
              </w:rPr>
            </w:r>
          </w:ins>
          <w:r w:rsidRPr="006F1808">
            <w:rPr>
              <w:noProof w:val="0"/>
              <w:webHidden/>
              <w:rPrChange w:id="618" w:author="Eriksson Tina" w:date="2025-06-24T17:00:00Z" w16du:dateUtc="2025-06-24T15:00:00Z">
                <w:rPr>
                  <w:webHidden/>
                </w:rPr>
              </w:rPrChange>
            </w:rPr>
            <w:fldChar w:fldCharType="separate"/>
          </w:r>
          <w:ins w:id="619" w:author="Eriksson Tina" w:date="2025-06-24T08:58:00Z" w16du:dateUtc="2025-06-24T06:58:00Z">
            <w:r w:rsidRPr="006F1808">
              <w:rPr>
                <w:noProof w:val="0"/>
                <w:webHidden/>
                <w:rPrChange w:id="620" w:author="Eriksson Tina" w:date="2025-06-24T17:00:00Z" w16du:dateUtc="2025-06-24T15:00:00Z">
                  <w:rPr>
                    <w:webHidden/>
                  </w:rPr>
                </w:rPrChange>
              </w:rPr>
              <w:t>22</w:t>
            </w:r>
            <w:r w:rsidRPr="006F1808">
              <w:rPr>
                <w:noProof w:val="0"/>
                <w:webHidden/>
                <w:rPrChange w:id="621" w:author="Eriksson Tina" w:date="2025-06-24T17:00:00Z" w16du:dateUtc="2025-06-24T15:00:00Z">
                  <w:rPr>
                    <w:webHidden/>
                  </w:rPr>
                </w:rPrChange>
              </w:rPr>
              <w:fldChar w:fldCharType="end"/>
            </w:r>
            <w:r w:rsidRPr="006F1808">
              <w:rPr>
                <w:rStyle w:val="Hyperlnk"/>
                <w:noProof w:val="0"/>
                <w:rPrChange w:id="622" w:author="Eriksson Tina" w:date="2025-06-24T17:00:00Z" w16du:dateUtc="2025-06-24T15:00:00Z">
                  <w:rPr>
                    <w:rStyle w:val="Hyperlnk"/>
                  </w:rPr>
                </w:rPrChange>
              </w:rPr>
              <w:fldChar w:fldCharType="end"/>
            </w:r>
          </w:ins>
        </w:p>
        <w:p w14:paraId="02FE0DA6" w14:textId="3354575D" w:rsidR="000F7405" w:rsidRPr="006F1808" w:rsidRDefault="000F7405">
          <w:pPr>
            <w:pStyle w:val="Innehll1"/>
            <w:rPr>
              <w:ins w:id="623" w:author="Eriksson Tina" w:date="2025-06-24T08:58:00Z" w16du:dateUtc="2025-06-24T06:58:00Z"/>
              <w:b w:val="0"/>
              <w:noProof w:val="0"/>
              <w:kern w:val="2"/>
              <w:sz w:val="24"/>
              <w:szCs w:val="24"/>
              <w14:ligatures w14:val="standardContextual"/>
              <w:rPrChange w:id="624" w:author="Eriksson Tina" w:date="2025-06-24T17:00:00Z" w16du:dateUtc="2025-06-24T15:00:00Z">
                <w:rPr>
                  <w:ins w:id="625" w:author="Eriksson Tina" w:date="2025-06-24T08:58:00Z" w16du:dateUtc="2025-06-24T06:58:00Z"/>
                  <w:b w:val="0"/>
                  <w:kern w:val="2"/>
                  <w:sz w:val="24"/>
                  <w:szCs w:val="24"/>
                  <w14:ligatures w14:val="standardContextual"/>
                </w:rPr>
              </w:rPrChange>
            </w:rPr>
          </w:pPr>
          <w:ins w:id="626" w:author="Eriksson Tina" w:date="2025-06-24T08:58:00Z" w16du:dateUtc="2025-06-24T06:58:00Z">
            <w:r w:rsidRPr="006F1808">
              <w:rPr>
                <w:rStyle w:val="Hyperlnk"/>
                <w:noProof w:val="0"/>
                <w:rPrChange w:id="627" w:author="Eriksson Tina" w:date="2025-06-24T17:00:00Z" w16du:dateUtc="2025-06-24T15:00:00Z">
                  <w:rPr>
                    <w:rStyle w:val="Hyperlnk"/>
                  </w:rPr>
                </w:rPrChange>
              </w:rPr>
              <w:fldChar w:fldCharType="begin"/>
            </w:r>
            <w:r w:rsidRPr="006F1808">
              <w:rPr>
                <w:rStyle w:val="Hyperlnk"/>
                <w:noProof w:val="0"/>
                <w:rPrChange w:id="628" w:author="Eriksson Tina" w:date="2025-06-24T17:00:00Z" w16du:dateUtc="2025-06-24T15:00:00Z">
                  <w:rPr>
                    <w:rStyle w:val="Hyperlnk"/>
                  </w:rPr>
                </w:rPrChange>
              </w:rPr>
              <w:instrText xml:space="preserve"> </w:instrText>
            </w:r>
            <w:r w:rsidRPr="006F1808">
              <w:rPr>
                <w:noProof w:val="0"/>
                <w:rPrChange w:id="629" w:author="Eriksson Tina" w:date="2025-06-24T17:00:00Z" w16du:dateUtc="2025-06-24T15:00:00Z">
                  <w:rPr/>
                </w:rPrChange>
              </w:rPr>
              <w:instrText>HYPERLINK \l "_Toc201647965"</w:instrText>
            </w:r>
            <w:r w:rsidRPr="006F1808">
              <w:rPr>
                <w:rStyle w:val="Hyperlnk"/>
                <w:noProof w:val="0"/>
                <w:rPrChange w:id="630" w:author="Eriksson Tina" w:date="2025-06-24T17:00:00Z" w16du:dateUtc="2025-06-24T15:00:00Z">
                  <w:rPr>
                    <w:rStyle w:val="Hyperlnk"/>
                  </w:rPr>
                </w:rPrChange>
              </w:rPr>
              <w:instrText xml:space="preserve"> </w:instrText>
            </w:r>
            <w:r w:rsidRPr="006F1808">
              <w:rPr>
                <w:rStyle w:val="Hyperlnk"/>
                <w:noProof w:val="0"/>
                <w:rPrChange w:id="631" w:author="Eriksson Tina" w:date="2025-06-24T17:00:00Z" w16du:dateUtc="2025-06-24T15:00:00Z">
                  <w:rPr>
                    <w:rStyle w:val="Hyperlnk"/>
                  </w:rPr>
                </w:rPrChange>
              </w:rPr>
            </w:r>
            <w:r w:rsidRPr="006F1808">
              <w:rPr>
                <w:rStyle w:val="Hyperlnk"/>
                <w:noProof w:val="0"/>
                <w:rPrChange w:id="632" w:author="Eriksson Tina" w:date="2025-06-24T17:00:00Z" w16du:dateUtc="2025-06-24T15:00:00Z">
                  <w:rPr>
                    <w:rStyle w:val="Hyperlnk"/>
                  </w:rPr>
                </w:rPrChange>
              </w:rPr>
              <w:fldChar w:fldCharType="separate"/>
            </w:r>
            <w:r w:rsidRPr="006F1808">
              <w:rPr>
                <w:rStyle w:val="Hyperlnk"/>
                <w:noProof w:val="0"/>
                <w:rPrChange w:id="633" w:author="Eriksson Tina" w:date="2025-06-24T17:00:00Z" w16du:dateUtc="2025-06-24T15:00:00Z">
                  <w:rPr>
                    <w:rStyle w:val="Hyperlnk"/>
                  </w:rPr>
                </w:rPrChange>
              </w:rPr>
              <w:t>6</w:t>
            </w:r>
            <w:r w:rsidRPr="006F1808">
              <w:rPr>
                <w:b w:val="0"/>
                <w:noProof w:val="0"/>
                <w:kern w:val="2"/>
                <w:sz w:val="24"/>
                <w:szCs w:val="24"/>
                <w14:ligatures w14:val="standardContextual"/>
                <w:rPrChange w:id="634" w:author="Eriksson Tina" w:date="2025-06-24T17:00:00Z" w16du:dateUtc="2025-06-24T15:00:00Z">
                  <w:rPr>
                    <w:b w:val="0"/>
                    <w:kern w:val="2"/>
                    <w:sz w:val="24"/>
                    <w:szCs w:val="24"/>
                    <w14:ligatures w14:val="standardContextual"/>
                  </w:rPr>
                </w:rPrChange>
              </w:rPr>
              <w:tab/>
            </w:r>
            <w:r w:rsidRPr="006F1808">
              <w:rPr>
                <w:rStyle w:val="Hyperlnk"/>
                <w:noProof w:val="0"/>
                <w:rPrChange w:id="635" w:author="Eriksson Tina" w:date="2025-06-24T17:00:00Z" w16du:dateUtc="2025-06-24T15:00:00Z">
                  <w:rPr>
                    <w:rStyle w:val="Hyperlnk"/>
                  </w:rPr>
                </w:rPrChange>
              </w:rPr>
              <w:t>Informationsmodell</w:t>
            </w:r>
            <w:r w:rsidRPr="006F1808">
              <w:rPr>
                <w:noProof w:val="0"/>
                <w:webHidden/>
                <w:rPrChange w:id="636" w:author="Eriksson Tina" w:date="2025-06-24T17:00:00Z" w16du:dateUtc="2025-06-24T15:00:00Z">
                  <w:rPr>
                    <w:webHidden/>
                  </w:rPr>
                </w:rPrChange>
              </w:rPr>
              <w:tab/>
            </w:r>
            <w:r w:rsidRPr="006F1808">
              <w:rPr>
                <w:noProof w:val="0"/>
                <w:webHidden/>
                <w:rPrChange w:id="637" w:author="Eriksson Tina" w:date="2025-06-24T17:00:00Z" w16du:dateUtc="2025-06-24T15:00:00Z">
                  <w:rPr>
                    <w:webHidden/>
                  </w:rPr>
                </w:rPrChange>
              </w:rPr>
              <w:fldChar w:fldCharType="begin"/>
            </w:r>
            <w:r w:rsidRPr="006F1808">
              <w:rPr>
                <w:noProof w:val="0"/>
                <w:webHidden/>
                <w:rPrChange w:id="638" w:author="Eriksson Tina" w:date="2025-06-24T17:00:00Z" w16du:dateUtc="2025-06-24T15:00:00Z">
                  <w:rPr>
                    <w:webHidden/>
                  </w:rPr>
                </w:rPrChange>
              </w:rPr>
              <w:instrText xml:space="preserve"> PAGEREF _Toc201647965 \h </w:instrText>
            </w:r>
            <w:r w:rsidRPr="006F1808">
              <w:rPr>
                <w:noProof w:val="0"/>
                <w:webHidden/>
                <w:rPrChange w:id="639" w:author="Eriksson Tina" w:date="2025-06-24T17:00:00Z" w16du:dateUtc="2025-06-24T15:00:00Z">
                  <w:rPr>
                    <w:webHidden/>
                  </w:rPr>
                </w:rPrChange>
              </w:rPr>
            </w:r>
          </w:ins>
          <w:r w:rsidRPr="006F1808">
            <w:rPr>
              <w:noProof w:val="0"/>
              <w:webHidden/>
              <w:rPrChange w:id="640" w:author="Eriksson Tina" w:date="2025-06-24T17:00:00Z" w16du:dateUtc="2025-06-24T15:00:00Z">
                <w:rPr>
                  <w:webHidden/>
                </w:rPr>
              </w:rPrChange>
            </w:rPr>
            <w:fldChar w:fldCharType="separate"/>
          </w:r>
          <w:ins w:id="641" w:author="Eriksson Tina" w:date="2025-06-24T08:58:00Z" w16du:dateUtc="2025-06-24T06:58:00Z">
            <w:r w:rsidRPr="006F1808">
              <w:rPr>
                <w:noProof w:val="0"/>
                <w:webHidden/>
                <w:rPrChange w:id="642" w:author="Eriksson Tina" w:date="2025-06-24T17:00:00Z" w16du:dateUtc="2025-06-24T15:00:00Z">
                  <w:rPr>
                    <w:webHidden/>
                  </w:rPr>
                </w:rPrChange>
              </w:rPr>
              <w:t>26</w:t>
            </w:r>
            <w:r w:rsidRPr="006F1808">
              <w:rPr>
                <w:noProof w:val="0"/>
                <w:webHidden/>
                <w:rPrChange w:id="643" w:author="Eriksson Tina" w:date="2025-06-24T17:00:00Z" w16du:dateUtc="2025-06-24T15:00:00Z">
                  <w:rPr>
                    <w:webHidden/>
                  </w:rPr>
                </w:rPrChange>
              </w:rPr>
              <w:fldChar w:fldCharType="end"/>
            </w:r>
            <w:r w:rsidRPr="006F1808">
              <w:rPr>
                <w:rStyle w:val="Hyperlnk"/>
                <w:noProof w:val="0"/>
                <w:rPrChange w:id="644" w:author="Eriksson Tina" w:date="2025-06-24T17:00:00Z" w16du:dateUtc="2025-06-24T15:00:00Z">
                  <w:rPr>
                    <w:rStyle w:val="Hyperlnk"/>
                  </w:rPr>
                </w:rPrChange>
              </w:rPr>
              <w:fldChar w:fldCharType="end"/>
            </w:r>
          </w:ins>
        </w:p>
        <w:p w14:paraId="675E5D43" w14:textId="40971E4C" w:rsidR="000F7405" w:rsidRPr="006F1808" w:rsidRDefault="000F7405">
          <w:pPr>
            <w:pStyle w:val="Innehll2"/>
            <w:tabs>
              <w:tab w:val="left" w:pos="1361"/>
            </w:tabs>
            <w:rPr>
              <w:ins w:id="645" w:author="Eriksson Tina" w:date="2025-06-24T08:58:00Z" w16du:dateUtc="2025-06-24T06:58:00Z"/>
              <w:noProof w:val="0"/>
              <w:kern w:val="2"/>
              <w:sz w:val="24"/>
              <w:szCs w:val="24"/>
              <w:lang w:eastAsia="sv-SE"/>
              <w14:ligatures w14:val="standardContextual"/>
              <w:rPrChange w:id="646" w:author="Eriksson Tina" w:date="2025-06-24T17:00:00Z" w16du:dateUtc="2025-06-24T15:00:00Z">
                <w:rPr>
                  <w:ins w:id="647" w:author="Eriksson Tina" w:date="2025-06-24T08:58:00Z" w16du:dateUtc="2025-06-24T06:58:00Z"/>
                  <w:kern w:val="2"/>
                  <w:sz w:val="24"/>
                  <w:szCs w:val="24"/>
                  <w:lang w:eastAsia="sv-SE"/>
                  <w14:ligatures w14:val="standardContextual"/>
                </w:rPr>
              </w:rPrChange>
            </w:rPr>
          </w:pPr>
          <w:ins w:id="648" w:author="Eriksson Tina" w:date="2025-06-24T08:58:00Z" w16du:dateUtc="2025-06-24T06:58:00Z">
            <w:r w:rsidRPr="006F1808">
              <w:rPr>
                <w:rStyle w:val="Hyperlnk"/>
                <w:noProof w:val="0"/>
                <w:rPrChange w:id="649" w:author="Eriksson Tina" w:date="2025-06-24T17:00:00Z" w16du:dateUtc="2025-06-24T15:00:00Z">
                  <w:rPr>
                    <w:rStyle w:val="Hyperlnk"/>
                  </w:rPr>
                </w:rPrChange>
              </w:rPr>
              <w:fldChar w:fldCharType="begin"/>
            </w:r>
            <w:r w:rsidRPr="006F1808">
              <w:rPr>
                <w:rStyle w:val="Hyperlnk"/>
                <w:noProof w:val="0"/>
                <w:rPrChange w:id="650" w:author="Eriksson Tina" w:date="2025-06-24T17:00:00Z" w16du:dateUtc="2025-06-24T15:00:00Z">
                  <w:rPr>
                    <w:rStyle w:val="Hyperlnk"/>
                  </w:rPr>
                </w:rPrChange>
              </w:rPr>
              <w:instrText xml:space="preserve"> </w:instrText>
            </w:r>
            <w:r w:rsidRPr="006F1808">
              <w:rPr>
                <w:noProof w:val="0"/>
                <w:rPrChange w:id="651" w:author="Eriksson Tina" w:date="2025-06-24T17:00:00Z" w16du:dateUtc="2025-06-24T15:00:00Z">
                  <w:rPr/>
                </w:rPrChange>
              </w:rPr>
              <w:instrText>HYPERLINK \l "_Toc201647971"</w:instrText>
            </w:r>
            <w:r w:rsidRPr="006F1808">
              <w:rPr>
                <w:rStyle w:val="Hyperlnk"/>
                <w:noProof w:val="0"/>
                <w:rPrChange w:id="652" w:author="Eriksson Tina" w:date="2025-06-24T17:00:00Z" w16du:dateUtc="2025-06-24T15:00:00Z">
                  <w:rPr>
                    <w:rStyle w:val="Hyperlnk"/>
                  </w:rPr>
                </w:rPrChange>
              </w:rPr>
              <w:instrText xml:space="preserve"> </w:instrText>
            </w:r>
            <w:r w:rsidRPr="006F1808">
              <w:rPr>
                <w:rStyle w:val="Hyperlnk"/>
                <w:noProof w:val="0"/>
                <w:rPrChange w:id="653" w:author="Eriksson Tina" w:date="2025-06-24T17:00:00Z" w16du:dateUtc="2025-06-24T15:00:00Z">
                  <w:rPr>
                    <w:rStyle w:val="Hyperlnk"/>
                  </w:rPr>
                </w:rPrChange>
              </w:rPr>
            </w:r>
            <w:r w:rsidRPr="006F1808">
              <w:rPr>
                <w:rStyle w:val="Hyperlnk"/>
                <w:noProof w:val="0"/>
                <w:rPrChange w:id="654" w:author="Eriksson Tina" w:date="2025-06-24T17:00:00Z" w16du:dateUtc="2025-06-24T15:00:00Z">
                  <w:rPr>
                    <w:rStyle w:val="Hyperlnk"/>
                  </w:rPr>
                </w:rPrChange>
              </w:rPr>
              <w:fldChar w:fldCharType="separate"/>
            </w:r>
            <w:r w:rsidRPr="006F1808">
              <w:rPr>
                <w:rStyle w:val="Hyperlnk"/>
                <w:noProof w:val="0"/>
                <w:rPrChange w:id="655" w:author="Eriksson Tina" w:date="2025-06-24T17:00:00Z" w16du:dateUtc="2025-06-24T15:00:00Z">
                  <w:rPr>
                    <w:rStyle w:val="Hyperlnk"/>
                  </w:rPr>
                </w:rPrChange>
              </w:rPr>
              <w:t>6.1</w:t>
            </w:r>
            <w:r w:rsidRPr="006F1808">
              <w:rPr>
                <w:noProof w:val="0"/>
                <w:kern w:val="2"/>
                <w:sz w:val="24"/>
                <w:szCs w:val="24"/>
                <w:lang w:eastAsia="sv-SE"/>
                <w14:ligatures w14:val="standardContextual"/>
                <w:rPrChange w:id="656" w:author="Eriksson Tina" w:date="2025-06-24T17:00:00Z" w16du:dateUtc="2025-06-24T15:00:00Z">
                  <w:rPr>
                    <w:kern w:val="2"/>
                    <w:sz w:val="24"/>
                    <w:szCs w:val="24"/>
                    <w:lang w:eastAsia="sv-SE"/>
                    <w14:ligatures w14:val="standardContextual"/>
                  </w:rPr>
                </w:rPrChange>
              </w:rPr>
              <w:tab/>
            </w:r>
            <w:r w:rsidRPr="006F1808">
              <w:rPr>
                <w:rStyle w:val="Hyperlnk"/>
                <w:noProof w:val="0"/>
                <w:rPrChange w:id="657" w:author="Eriksson Tina" w:date="2025-06-24T17:00:00Z" w16du:dateUtc="2025-06-24T15:00:00Z">
                  <w:rPr>
                    <w:rStyle w:val="Hyperlnk"/>
                  </w:rPr>
                </w:rPrChange>
              </w:rPr>
              <w:t>Informationsmodell, grafisk del</w:t>
            </w:r>
            <w:r w:rsidRPr="006F1808">
              <w:rPr>
                <w:noProof w:val="0"/>
                <w:webHidden/>
                <w:rPrChange w:id="658" w:author="Eriksson Tina" w:date="2025-06-24T17:00:00Z" w16du:dateUtc="2025-06-24T15:00:00Z">
                  <w:rPr>
                    <w:webHidden/>
                  </w:rPr>
                </w:rPrChange>
              </w:rPr>
              <w:tab/>
            </w:r>
            <w:r w:rsidRPr="006F1808">
              <w:rPr>
                <w:noProof w:val="0"/>
                <w:webHidden/>
                <w:rPrChange w:id="659" w:author="Eriksson Tina" w:date="2025-06-24T17:00:00Z" w16du:dateUtc="2025-06-24T15:00:00Z">
                  <w:rPr>
                    <w:webHidden/>
                  </w:rPr>
                </w:rPrChange>
              </w:rPr>
              <w:fldChar w:fldCharType="begin"/>
            </w:r>
            <w:r w:rsidRPr="006F1808">
              <w:rPr>
                <w:noProof w:val="0"/>
                <w:webHidden/>
                <w:rPrChange w:id="660" w:author="Eriksson Tina" w:date="2025-06-24T17:00:00Z" w16du:dateUtc="2025-06-24T15:00:00Z">
                  <w:rPr>
                    <w:webHidden/>
                  </w:rPr>
                </w:rPrChange>
              </w:rPr>
              <w:instrText xml:space="preserve"> PAGEREF _Toc201647971 \h </w:instrText>
            </w:r>
            <w:r w:rsidRPr="006F1808">
              <w:rPr>
                <w:noProof w:val="0"/>
                <w:webHidden/>
                <w:rPrChange w:id="661" w:author="Eriksson Tina" w:date="2025-06-24T17:00:00Z" w16du:dateUtc="2025-06-24T15:00:00Z">
                  <w:rPr>
                    <w:webHidden/>
                  </w:rPr>
                </w:rPrChange>
              </w:rPr>
            </w:r>
          </w:ins>
          <w:r w:rsidRPr="006F1808">
            <w:rPr>
              <w:noProof w:val="0"/>
              <w:webHidden/>
              <w:rPrChange w:id="662" w:author="Eriksson Tina" w:date="2025-06-24T17:00:00Z" w16du:dateUtc="2025-06-24T15:00:00Z">
                <w:rPr>
                  <w:webHidden/>
                </w:rPr>
              </w:rPrChange>
            </w:rPr>
            <w:fldChar w:fldCharType="separate"/>
          </w:r>
          <w:ins w:id="663" w:author="Eriksson Tina" w:date="2025-06-24T08:58:00Z" w16du:dateUtc="2025-06-24T06:58:00Z">
            <w:r w:rsidRPr="006F1808">
              <w:rPr>
                <w:noProof w:val="0"/>
                <w:webHidden/>
                <w:rPrChange w:id="664" w:author="Eriksson Tina" w:date="2025-06-24T17:00:00Z" w16du:dateUtc="2025-06-24T15:00:00Z">
                  <w:rPr>
                    <w:webHidden/>
                  </w:rPr>
                </w:rPrChange>
              </w:rPr>
              <w:t>26</w:t>
            </w:r>
            <w:r w:rsidRPr="006F1808">
              <w:rPr>
                <w:noProof w:val="0"/>
                <w:webHidden/>
                <w:rPrChange w:id="665" w:author="Eriksson Tina" w:date="2025-06-24T17:00:00Z" w16du:dateUtc="2025-06-24T15:00:00Z">
                  <w:rPr>
                    <w:webHidden/>
                  </w:rPr>
                </w:rPrChange>
              </w:rPr>
              <w:fldChar w:fldCharType="end"/>
            </w:r>
            <w:r w:rsidRPr="006F1808">
              <w:rPr>
                <w:rStyle w:val="Hyperlnk"/>
                <w:noProof w:val="0"/>
                <w:rPrChange w:id="666" w:author="Eriksson Tina" w:date="2025-06-24T17:00:00Z" w16du:dateUtc="2025-06-24T15:00:00Z">
                  <w:rPr>
                    <w:rStyle w:val="Hyperlnk"/>
                  </w:rPr>
                </w:rPrChange>
              </w:rPr>
              <w:fldChar w:fldCharType="end"/>
            </w:r>
          </w:ins>
        </w:p>
        <w:p w14:paraId="2A2CC9E1" w14:textId="177F7B30" w:rsidR="000F7405" w:rsidRPr="006F1808" w:rsidRDefault="000F7405">
          <w:pPr>
            <w:pStyle w:val="Innehll2"/>
            <w:tabs>
              <w:tab w:val="left" w:pos="1361"/>
            </w:tabs>
            <w:rPr>
              <w:ins w:id="667" w:author="Eriksson Tina" w:date="2025-06-24T08:58:00Z" w16du:dateUtc="2025-06-24T06:58:00Z"/>
              <w:noProof w:val="0"/>
              <w:kern w:val="2"/>
              <w:sz w:val="24"/>
              <w:szCs w:val="24"/>
              <w:lang w:eastAsia="sv-SE"/>
              <w14:ligatures w14:val="standardContextual"/>
              <w:rPrChange w:id="668" w:author="Eriksson Tina" w:date="2025-06-24T17:00:00Z" w16du:dateUtc="2025-06-24T15:00:00Z">
                <w:rPr>
                  <w:ins w:id="669" w:author="Eriksson Tina" w:date="2025-06-24T08:58:00Z" w16du:dateUtc="2025-06-24T06:58:00Z"/>
                  <w:kern w:val="2"/>
                  <w:sz w:val="24"/>
                  <w:szCs w:val="24"/>
                  <w:lang w:eastAsia="sv-SE"/>
                  <w14:ligatures w14:val="standardContextual"/>
                </w:rPr>
              </w:rPrChange>
            </w:rPr>
          </w:pPr>
          <w:ins w:id="670" w:author="Eriksson Tina" w:date="2025-06-24T08:58:00Z" w16du:dateUtc="2025-06-24T06:58:00Z">
            <w:r w:rsidRPr="006F1808">
              <w:rPr>
                <w:rStyle w:val="Hyperlnk"/>
                <w:noProof w:val="0"/>
                <w:rPrChange w:id="671" w:author="Eriksson Tina" w:date="2025-06-24T17:00:00Z" w16du:dateUtc="2025-06-24T15:00:00Z">
                  <w:rPr>
                    <w:rStyle w:val="Hyperlnk"/>
                  </w:rPr>
                </w:rPrChange>
              </w:rPr>
              <w:fldChar w:fldCharType="begin"/>
            </w:r>
            <w:r w:rsidRPr="006F1808">
              <w:rPr>
                <w:rStyle w:val="Hyperlnk"/>
                <w:noProof w:val="0"/>
                <w:rPrChange w:id="672" w:author="Eriksson Tina" w:date="2025-06-24T17:00:00Z" w16du:dateUtc="2025-06-24T15:00:00Z">
                  <w:rPr>
                    <w:rStyle w:val="Hyperlnk"/>
                  </w:rPr>
                </w:rPrChange>
              </w:rPr>
              <w:instrText xml:space="preserve"> </w:instrText>
            </w:r>
            <w:r w:rsidRPr="006F1808">
              <w:rPr>
                <w:noProof w:val="0"/>
                <w:rPrChange w:id="673" w:author="Eriksson Tina" w:date="2025-06-24T17:00:00Z" w16du:dateUtc="2025-06-24T15:00:00Z">
                  <w:rPr/>
                </w:rPrChange>
              </w:rPr>
              <w:instrText>HYPERLINK \l "_Toc201647972"</w:instrText>
            </w:r>
            <w:r w:rsidRPr="006F1808">
              <w:rPr>
                <w:rStyle w:val="Hyperlnk"/>
                <w:noProof w:val="0"/>
                <w:rPrChange w:id="674" w:author="Eriksson Tina" w:date="2025-06-24T17:00:00Z" w16du:dateUtc="2025-06-24T15:00:00Z">
                  <w:rPr>
                    <w:rStyle w:val="Hyperlnk"/>
                  </w:rPr>
                </w:rPrChange>
              </w:rPr>
              <w:instrText xml:space="preserve"> </w:instrText>
            </w:r>
            <w:r w:rsidRPr="006F1808">
              <w:rPr>
                <w:rStyle w:val="Hyperlnk"/>
                <w:noProof w:val="0"/>
                <w:rPrChange w:id="675" w:author="Eriksson Tina" w:date="2025-06-24T17:00:00Z" w16du:dateUtc="2025-06-24T15:00:00Z">
                  <w:rPr>
                    <w:rStyle w:val="Hyperlnk"/>
                  </w:rPr>
                </w:rPrChange>
              </w:rPr>
            </w:r>
            <w:r w:rsidRPr="006F1808">
              <w:rPr>
                <w:rStyle w:val="Hyperlnk"/>
                <w:noProof w:val="0"/>
                <w:rPrChange w:id="676" w:author="Eriksson Tina" w:date="2025-06-24T17:00:00Z" w16du:dateUtc="2025-06-24T15:00:00Z">
                  <w:rPr>
                    <w:rStyle w:val="Hyperlnk"/>
                  </w:rPr>
                </w:rPrChange>
              </w:rPr>
              <w:fldChar w:fldCharType="separate"/>
            </w:r>
            <w:r w:rsidRPr="006F1808">
              <w:rPr>
                <w:rStyle w:val="Hyperlnk"/>
                <w:noProof w:val="0"/>
                <w:rPrChange w:id="677" w:author="Eriksson Tina" w:date="2025-06-24T17:00:00Z" w16du:dateUtc="2025-06-24T15:00:00Z">
                  <w:rPr>
                    <w:rStyle w:val="Hyperlnk"/>
                  </w:rPr>
                </w:rPrChange>
              </w:rPr>
              <w:t>6.2</w:t>
            </w:r>
            <w:r w:rsidRPr="006F1808">
              <w:rPr>
                <w:noProof w:val="0"/>
                <w:kern w:val="2"/>
                <w:sz w:val="24"/>
                <w:szCs w:val="24"/>
                <w:lang w:eastAsia="sv-SE"/>
                <w14:ligatures w14:val="standardContextual"/>
                <w:rPrChange w:id="678" w:author="Eriksson Tina" w:date="2025-06-24T17:00:00Z" w16du:dateUtc="2025-06-24T15:00:00Z">
                  <w:rPr>
                    <w:kern w:val="2"/>
                    <w:sz w:val="24"/>
                    <w:szCs w:val="24"/>
                    <w:lang w:eastAsia="sv-SE"/>
                    <w14:ligatures w14:val="standardContextual"/>
                  </w:rPr>
                </w:rPrChange>
              </w:rPr>
              <w:tab/>
            </w:r>
            <w:r w:rsidRPr="006F1808">
              <w:rPr>
                <w:rStyle w:val="Hyperlnk"/>
                <w:noProof w:val="0"/>
                <w:rPrChange w:id="679" w:author="Eriksson Tina" w:date="2025-06-24T17:00:00Z" w16du:dateUtc="2025-06-24T15:00:00Z">
                  <w:rPr>
                    <w:rStyle w:val="Hyperlnk"/>
                  </w:rPr>
                </w:rPrChange>
              </w:rPr>
              <w:t>Informationsmodell, beskrivning av klasser och attribut</w:t>
            </w:r>
            <w:r w:rsidRPr="006F1808">
              <w:rPr>
                <w:noProof w:val="0"/>
                <w:webHidden/>
                <w:rPrChange w:id="680" w:author="Eriksson Tina" w:date="2025-06-24T17:00:00Z" w16du:dateUtc="2025-06-24T15:00:00Z">
                  <w:rPr>
                    <w:webHidden/>
                  </w:rPr>
                </w:rPrChange>
              </w:rPr>
              <w:tab/>
            </w:r>
            <w:r w:rsidRPr="006F1808">
              <w:rPr>
                <w:noProof w:val="0"/>
                <w:webHidden/>
                <w:rPrChange w:id="681" w:author="Eriksson Tina" w:date="2025-06-24T17:00:00Z" w16du:dateUtc="2025-06-24T15:00:00Z">
                  <w:rPr>
                    <w:webHidden/>
                  </w:rPr>
                </w:rPrChange>
              </w:rPr>
              <w:fldChar w:fldCharType="begin"/>
            </w:r>
            <w:r w:rsidRPr="006F1808">
              <w:rPr>
                <w:noProof w:val="0"/>
                <w:webHidden/>
                <w:rPrChange w:id="682" w:author="Eriksson Tina" w:date="2025-06-24T17:00:00Z" w16du:dateUtc="2025-06-24T15:00:00Z">
                  <w:rPr>
                    <w:webHidden/>
                  </w:rPr>
                </w:rPrChange>
              </w:rPr>
              <w:instrText xml:space="preserve"> PAGEREF _Toc201647972 \h </w:instrText>
            </w:r>
            <w:r w:rsidRPr="006F1808">
              <w:rPr>
                <w:noProof w:val="0"/>
                <w:webHidden/>
                <w:rPrChange w:id="683" w:author="Eriksson Tina" w:date="2025-06-24T17:00:00Z" w16du:dateUtc="2025-06-24T15:00:00Z">
                  <w:rPr>
                    <w:webHidden/>
                  </w:rPr>
                </w:rPrChange>
              </w:rPr>
            </w:r>
          </w:ins>
          <w:r w:rsidRPr="006F1808">
            <w:rPr>
              <w:noProof w:val="0"/>
              <w:webHidden/>
              <w:rPrChange w:id="684" w:author="Eriksson Tina" w:date="2025-06-24T17:00:00Z" w16du:dateUtc="2025-06-24T15:00:00Z">
                <w:rPr>
                  <w:webHidden/>
                </w:rPr>
              </w:rPrChange>
            </w:rPr>
            <w:fldChar w:fldCharType="separate"/>
          </w:r>
          <w:ins w:id="685" w:author="Eriksson Tina" w:date="2025-06-24T08:58:00Z" w16du:dateUtc="2025-06-24T06:58:00Z">
            <w:r w:rsidRPr="006F1808">
              <w:rPr>
                <w:noProof w:val="0"/>
                <w:webHidden/>
                <w:rPrChange w:id="686" w:author="Eriksson Tina" w:date="2025-06-24T17:00:00Z" w16du:dateUtc="2025-06-24T15:00:00Z">
                  <w:rPr>
                    <w:webHidden/>
                  </w:rPr>
                </w:rPrChange>
              </w:rPr>
              <w:t>27</w:t>
            </w:r>
            <w:r w:rsidRPr="006F1808">
              <w:rPr>
                <w:noProof w:val="0"/>
                <w:webHidden/>
                <w:rPrChange w:id="687" w:author="Eriksson Tina" w:date="2025-06-24T17:00:00Z" w16du:dateUtc="2025-06-24T15:00:00Z">
                  <w:rPr>
                    <w:webHidden/>
                  </w:rPr>
                </w:rPrChange>
              </w:rPr>
              <w:fldChar w:fldCharType="end"/>
            </w:r>
            <w:r w:rsidRPr="006F1808">
              <w:rPr>
                <w:rStyle w:val="Hyperlnk"/>
                <w:noProof w:val="0"/>
                <w:rPrChange w:id="688" w:author="Eriksson Tina" w:date="2025-06-24T17:00:00Z" w16du:dateUtc="2025-06-24T15:00:00Z">
                  <w:rPr>
                    <w:rStyle w:val="Hyperlnk"/>
                  </w:rPr>
                </w:rPrChange>
              </w:rPr>
              <w:fldChar w:fldCharType="end"/>
            </w:r>
          </w:ins>
        </w:p>
        <w:p w14:paraId="134994DB" w14:textId="717797E9" w:rsidR="000F7405" w:rsidRPr="006F1808" w:rsidRDefault="000F7405">
          <w:pPr>
            <w:pStyle w:val="Innehll2"/>
            <w:tabs>
              <w:tab w:val="left" w:pos="1361"/>
            </w:tabs>
            <w:rPr>
              <w:ins w:id="689" w:author="Eriksson Tina" w:date="2025-06-24T08:58:00Z" w16du:dateUtc="2025-06-24T06:58:00Z"/>
              <w:noProof w:val="0"/>
              <w:kern w:val="2"/>
              <w:sz w:val="24"/>
              <w:szCs w:val="24"/>
              <w:lang w:eastAsia="sv-SE"/>
              <w14:ligatures w14:val="standardContextual"/>
              <w:rPrChange w:id="690" w:author="Eriksson Tina" w:date="2025-06-24T17:00:00Z" w16du:dateUtc="2025-06-24T15:00:00Z">
                <w:rPr>
                  <w:ins w:id="691" w:author="Eriksson Tina" w:date="2025-06-24T08:58:00Z" w16du:dateUtc="2025-06-24T06:58:00Z"/>
                  <w:kern w:val="2"/>
                  <w:sz w:val="24"/>
                  <w:szCs w:val="24"/>
                  <w:lang w:eastAsia="sv-SE"/>
                  <w14:ligatures w14:val="standardContextual"/>
                </w:rPr>
              </w:rPrChange>
            </w:rPr>
          </w:pPr>
          <w:ins w:id="692" w:author="Eriksson Tina" w:date="2025-06-24T08:58:00Z" w16du:dateUtc="2025-06-24T06:58:00Z">
            <w:r w:rsidRPr="006F1808">
              <w:rPr>
                <w:rStyle w:val="Hyperlnk"/>
                <w:noProof w:val="0"/>
                <w:rPrChange w:id="693" w:author="Eriksson Tina" w:date="2025-06-24T17:00:00Z" w16du:dateUtc="2025-06-24T15:00:00Z">
                  <w:rPr>
                    <w:rStyle w:val="Hyperlnk"/>
                  </w:rPr>
                </w:rPrChange>
              </w:rPr>
              <w:fldChar w:fldCharType="begin"/>
            </w:r>
            <w:r w:rsidRPr="006F1808">
              <w:rPr>
                <w:rStyle w:val="Hyperlnk"/>
                <w:noProof w:val="0"/>
                <w:rPrChange w:id="694" w:author="Eriksson Tina" w:date="2025-06-24T17:00:00Z" w16du:dateUtc="2025-06-24T15:00:00Z">
                  <w:rPr>
                    <w:rStyle w:val="Hyperlnk"/>
                  </w:rPr>
                </w:rPrChange>
              </w:rPr>
              <w:instrText xml:space="preserve"> </w:instrText>
            </w:r>
            <w:r w:rsidRPr="006F1808">
              <w:rPr>
                <w:noProof w:val="0"/>
                <w:rPrChange w:id="695" w:author="Eriksson Tina" w:date="2025-06-24T17:00:00Z" w16du:dateUtc="2025-06-24T15:00:00Z">
                  <w:rPr/>
                </w:rPrChange>
              </w:rPr>
              <w:instrText>HYPERLINK \l "_Toc201647973"</w:instrText>
            </w:r>
            <w:r w:rsidRPr="006F1808">
              <w:rPr>
                <w:rStyle w:val="Hyperlnk"/>
                <w:noProof w:val="0"/>
                <w:rPrChange w:id="696" w:author="Eriksson Tina" w:date="2025-06-24T17:00:00Z" w16du:dateUtc="2025-06-24T15:00:00Z">
                  <w:rPr>
                    <w:rStyle w:val="Hyperlnk"/>
                  </w:rPr>
                </w:rPrChange>
              </w:rPr>
              <w:instrText xml:space="preserve"> </w:instrText>
            </w:r>
            <w:r w:rsidRPr="006F1808">
              <w:rPr>
                <w:rStyle w:val="Hyperlnk"/>
                <w:noProof w:val="0"/>
                <w:rPrChange w:id="697" w:author="Eriksson Tina" w:date="2025-06-24T17:00:00Z" w16du:dateUtc="2025-06-24T15:00:00Z">
                  <w:rPr>
                    <w:rStyle w:val="Hyperlnk"/>
                  </w:rPr>
                </w:rPrChange>
              </w:rPr>
            </w:r>
            <w:r w:rsidRPr="006F1808">
              <w:rPr>
                <w:rStyle w:val="Hyperlnk"/>
                <w:noProof w:val="0"/>
                <w:rPrChange w:id="698" w:author="Eriksson Tina" w:date="2025-06-24T17:00:00Z" w16du:dateUtc="2025-06-24T15:00:00Z">
                  <w:rPr>
                    <w:rStyle w:val="Hyperlnk"/>
                  </w:rPr>
                </w:rPrChange>
              </w:rPr>
              <w:fldChar w:fldCharType="separate"/>
            </w:r>
            <w:r w:rsidRPr="006F1808">
              <w:rPr>
                <w:rStyle w:val="Hyperlnk"/>
                <w:noProof w:val="0"/>
                <w:rPrChange w:id="699" w:author="Eriksson Tina" w:date="2025-06-24T17:00:00Z" w16du:dateUtc="2025-06-24T15:00:00Z">
                  <w:rPr>
                    <w:rStyle w:val="Hyperlnk"/>
                  </w:rPr>
                </w:rPrChange>
              </w:rPr>
              <w:t>6.3</w:t>
            </w:r>
            <w:r w:rsidRPr="006F1808">
              <w:rPr>
                <w:noProof w:val="0"/>
                <w:kern w:val="2"/>
                <w:sz w:val="24"/>
                <w:szCs w:val="24"/>
                <w:lang w:eastAsia="sv-SE"/>
                <w14:ligatures w14:val="standardContextual"/>
                <w:rPrChange w:id="700" w:author="Eriksson Tina" w:date="2025-06-24T17:00:00Z" w16du:dateUtc="2025-06-24T15:00:00Z">
                  <w:rPr>
                    <w:kern w:val="2"/>
                    <w:sz w:val="24"/>
                    <w:szCs w:val="24"/>
                    <w:lang w:eastAsia="sv-SE"/>
                    <w14:ligatures w14:val="standardContextual"/>
                  </w:rPr>
                </w:rPrChange>
              </w:rPr>
              <w:tab/>
            </w:r>
            <w:r w:rsidRPr="006F1808">
              <w:rPr>
                <w:rStyle w:val="Hyperlnk"/>
                <w:noProof w:val="0"/>
                <w:rPrChange w:id="701" w:author="Eriksson Tina" w:date="2025-06-24T17:00:00Z" w16du:dateUtc="2025-06-24T15:00:00Z">
                  <w:rPr>
                    <w:rStyle w:val="Hyperlnk"/>
                  </w:rPr>
                </w:rPrChange>
              </w:rPr>
              <w:t>Datatyper i informationsmodellen</w:t>
            </w:r>
            <w:r w:rsidRPr="006F1808">
              <w:rPr>
                <w:noProof w:val="0"/>
                <w:webHidden/>
                <w:rPrChange w:id="702" w:author="Eriksson Tina" w:date="2025-06-24T17:00:00Z" w16du:dateUtc="2025-06-24T15:00:00Z">
                  <w:rPr>
                    <w:webHidden/>
                  </w:rPr>
                </w:rPrChange>
              </w:rPr>
              <w:tab/>
            </w:r>
            <w:r w:rsidRPr="006F1808">
              <w:rPr>
                <w:noProof w:val="0"/>
                <w:webHidden/>
                <w:rPrChange w:id="703" w:author="Eriksson Tina" w:date="2025-06-24T17:00:00Z" w16du:dateUtc="2025-06-24T15:00:00Z">
                  <w:rPr>
                    <w:webHidden/>
                  </w:rPr>
                </w:rPrChange>
              </w:rPr>
              <w:fldChar w:fldCharType="begin"/>
            </w:r>
            <w:r w:rsidRPr="006F1808">
              <w:rPr>
                <w:noProof w:val="0"/>
                <w:webHidden/>
                <w:rPrChange w:id="704" w:author="Eriksson Tina" w:date="2025-06-24T17:00:00Z" w16du:dateUtc="2025-06-24T15:00:00Z">
                  <w:rPr>
                    <w:webHidden/>
                  </w:rPr>
                </w:rPrChange>
              </w:rPr>
              <w:instrText xml:space="preserve"> PAGEREF _Toc201647973 \h </w:instrText>
            </w:r>
            <w:r w:rsidRPr="006F1808">
              <w:rPr>
                <w:noProof w:val="0"/>
                <w:webHidden/>
                <w:rPrChange w:id="705" w:author="Eriksson Tina" w:date="2025-06-24T17:00:00Z" w16du:dateUtc="2025-06-24T15:00:00Z">
                  <w:rPr>
                    <w:webHidden/>
                  </w:rPr>
                </w:rPrChange>
              </w:rPr>
            </w:r>
          </w:ins>
          <w:r w:rsidRPr="006F1808">
            <w:rPr>
              <w:noProof w:val="0"/>
              <w:webHidden/>
              <w:rPrChange w:id="706" w:author="Eriksson Tina" w:date="2025-06-24T17:00:00Z" w16du:dateUtc="2025-06-24T15:00:00Z">
                <w:rPr>
                  <w:webHidden/>
                </w:rPr>
              </w:rPrChange>
            </w:rPr>
            <w:fldChar w:fldCharType="separate"/>
          </w:r>
          <w:ins w:id="707" w:author="Eriksson Tina" w:date="2025-06-24T08:58:00Z" w16du:dateUtc="2025-06-24T06:58:00Z">
            <w:r w:rsidRPr="006F1808">
              <w:rPr>
                <w:noProof w:val="0"/>
                <w:webHidden/>
                <w:rPrChange w:id="708" w:author="Eriksson Tina" w:date="2025-06-24T17:00:00Z" w16du:dateUtc="2025-06-24T15:00:00Z">
                  <w:rPr>
                    <w:webHidden/>
                  </w:rPr>
                </w:rPrChange>
              </w:rPr>
              <w:t>37</w:t>
            </w:r>
            <w:r w:rsidRPr="006F1808">
              <w:rPr>
                <w:noProof w:val="0"/>
                <w:webHidden/>
                <w:rPrChange w:id="709" w:author="Eriksson Tina" w:date="2025-06-24T17:00:00Z" w16du:dateUtc="2025-06-24T15:00:00Z">
                  <w:rPr>
                    <w:webHidden/>
                  </w:rPr>
                </w:rPrChange>
              </w:rPr>
              <w:fldChar w:fldCharType="end"/>
            </w:r>
            <w:r w:rsidRPr="006F1808">
              <w:rPr>
                <w:rStyle w:val="Hyperlnk"/>
                <w:noProof w:val="0"/>
                <w:rPrChange w:id="710" w:author="Eriksson Tina" w:date="2025-06-24T17:00:00Z" w16du:dateUtc="2025-06-24T15:00:00Z">
                  <w:rPr>
                    <w:rStyle w:val="Hyperlnk"/>
                  </w:rPr>
                </w:rPrChange>
              </w:rPr>
              <w:fldChar w:fldCharType="end"/>
            </w:r>
          </w:ins>
        </w:p>
        <w:p w14:paraId="08E0606A" w14:textId="7B557B8B" w:rsidR="000F7405" w:rsidRPr="006F1808" w:rsidRDefault="000F7405">
          <w:pPr>
            <w:pStyle w:val="Innehll2"/>
            <w:tabs>
              <w:tab w:val="left" w:pos="1361"/>
            </w:tabs>
            <w:rPr>
              <w:ins w:id="711" w:author="Eriksson Tina" w:date="2025-06-24T08:58:00Z" w16du:dateUtc="2025-06-24T06:58:00Z"/>
              <w:noProof w:val="0"/>
              <w:kern w:val="2"/>
              <w:sz w:val="24"/>
              <w:szCs w:val="24"/>
              <w:lang w:eastAsia="sv-SE"/>
              <w14:ligatures w14:val="standardContextual"/>
              <w:rPrChange w:id="712" w:author="Eriksson Tina" w:date="2025-06-24T17:00:00Z" w16du:dateUtc="2025-06-24T15:00:00Z">
                <w:rPr>
                  <w:ins w:id="713" w:author="Eriksson Tina" w:date="2025-06-24T08:58:00Z" w16du:dateUtc="2025-06-24T06:58:00Z"/>
                  <w:kern w:val="2"/>
                  <w:sz w:val="24"/>
                  <w:szCs w:val="24"/>
                  <w:lang w:eastAsia="sv-SE"/>
                  <w14:ligatures w14:val="standardContextual"/>
                </w:rPr>
              </w:rPrChange>
            </w:rPr>
          </w:pPr>
          <w:ins w:id="714" w:author="Eriksson Tina" w:date="2025-06-24T08:58:00Z" w16du:dateUtc="2025-06-24T06:58:00Z">
            <w:r w:rsidRPr="006F1808">
              <w:rPr>
                <w:rStyle w:val="Hyperlnk"/>
                <w:noProof w:val="0"/>
                <w:rPrChange w:id="715" w:author="Eriksson Tina" w:date="2025-06-24T17:00:00Z" w16du:dateUtc="2025-06-24T15:00:00Z">
                  <w:rPr>
                    <w:rStyle w:val="Hyperlnk"/>
                  </w:rPr>
                </w:rPrChange>
              </w:rPr>
              <w:fldChar w:fldCharType="begin"/>
            </w:r>
            <w:r w:rsidRPr="006F1808">
              <w:rPr>
                <w:rStyle w:val="Hyperlnk"/>
                <w:noProof w:val="0"/>
                <w:rPrChange w:id="716" w:author="Eriksson Tina" w:date="2025-06-24T17:00:00Z" w16du:dateUtc="2025-06-24T15:00:00Z">
                  <w:rPr>
                    <w:rStyle w:val="Hyperlnk"/>
                  </w:rPr>
                </w:rPrChange>
              </w:rPr>
              <w:instrText xml:space="preserve"> </w:instrText>
            </w:r>
            <w:r w:rsidRPr="006F1808">
              <w:rPr>
                <w:noProof w:val="0"/>
                <w:rPrChange w:id="717" w:author="Eriksson Tina" w:date="2025-06-24T17:00:00Z" w16du:dateUtc="2025-06-24T15:00:00Z">
                  <w:rPr/>
                </w:rPrChange>
              </w:rPr>
              <w:instrText>HYPERLINK \l "_Toc201647974"</w:instrText>
            </w:r>
            <w:r w:rsidRPr="006F1808">
              <w:rPr>
                <w:rStyle w:val="Hyperlnk"/>
                <w:noProof w:val="0"/>
                <w:rPrChange w:id="718" w:author="Eriksson Tina" w:date="2025-06-24T17:00:00Z" w16du:dateUtc="2025-06-24T15:00:00Z">
                  <w:rPr>
                    <w:rStyle w:val="Hyperlnk"/>
                  </w:rPr>
                </w:rPrChange>
              </w:rPr>
              <w:instrText xml:space="preserve"> </w:instrText>
            </w:r>
            <w:r w:rsidRPr="006F1808">
              <w:rPr>
                <w:rStyle w:val="Hyperlnk"/>
                <w:noProof w:val="0"/>
                <w:rPrChange w:id="719" w:author="Eriksson Tina" w:date="2025-06-24T17:00:00Z" w16du:dateUtc="2025-06-24T15:00:00Z">
                  <w:rPr>
                    <w:rStyle w:val="Hyperlnk"/>
                  </w:rPr>
                </w:rPrChange>
              </w:rPr>
            </w:r>
            <w:r w:rsidRPr="006F1808">
              <w:rPr>
                <w:rStyle w:val="Hyperlnk"/>
                <w:noProof w:val="0"/>
                <w:rPrChange w:id="720" w:author="Eriksson Tina" w:date="2025-06-24T17:00:00Z" w16du:dateUtc="2025-06-24T15:00:00Z">
                  <w:rPr>
                    <w:rStyle w:val="Hyperlnk"/>
                  </w:rPr>
                </w:rPrChange>
              </w:rPr>
              <w:fldChar w:fldCharType="separate"/>
            </w:r>
            <w:r w:rsidRPr="006F1808">
              <w:rPr>
                <w:rStyle w:val="Hyperlnk"/>
                <w:noProof w:val="0"/>
                <w:rPrChange w:id="721" w:author="Eriksson Tina" w:date="2025-06-24T17:00:00Z" w16du:dateUtc="2025-06-24T15:00:00Z">
                  <w:rPr>
                    <w:rStyle w:val="Hyperlnk"/>
                  </w:rPr>
                </w:rPrChange>
              </w:rPr>
              <w:t>6.4</w:t>
            </w:r>
            <w:r w:rsidRPr="006F1808">
              <w:rPr>
                <w:noProof w:val="0"/>
                <w:kern w:val="2"/>
                <w:sz w:val="24"/>
                <w:szCs w:val="24"/>
                <w:lang w:eastAsia="sv-SE"/>
                <w14:ligatures w14:val="standardContextual"/>
                <w:rPrChange w:id="722" w:author="Eriksson Tina" w:date="2025-06-24T17:00:00Z" w16du:dateUtc="2025-06-24T15:00:00Z">
                  <w:rPr>
                    <w:kern w:val="2"/>
                    <w:sz w:val="24"/>
                    <w:szCs w:val="24"/>
                    <w:lang w:eastAsia="sv-SE"/>
                    <w14:ligatures w14:val="standardContextual"/>
                  </w:rPr>
                </w:rPrChange>
              </w:rPr>
              <w:tab/>
            </w:r>
            <w:r w:rsidRPr="006F1808">
              <w:rPr>
                <w:rStyle w:val="Hyperlnk"/>
                <w:noProof w:val="0"/>
                <w:rPrChange w:id="723" w:author="Eriksson Tina" w:date="2025-06-24T17:00:00Z" w16du:dateUtc="2025-06-24T15:00:00Z">
                  <w:rPr>
                    <w:rStyle w:val="Hyperlnk"/>
                  </w:rPr>
                </w:rPrChange>
              </w:rPr>
              <w:t>Identifierare i informationsmodellen</w:t>
            </w:r>
            <w:r w:rsidRPr="006F1808">
              <w:rPr>
                <w:noProof w:val="0"/>
                <w:webHidden/>
                <w:rPrChange w:id="724" w:author="Eriksson Tina" w:date="2025-06-24T17:00:00Z" w16du:dateUtc="2025-06-24T15:00:00Z">
                  <w:rPr>
                    <w:webHidden/>
                  </w:rPr>
                </w:rPrChange>
              </w:rPr>
              <w:tab/>
            </w:r>
            <w:r w:rsidRPr="006F1808">
              <w:rPr>
                <w:noProof w:val="0"/>
                <w:webHidden/>
                <w:rPrChange w:id="725" w:author="Eriksson Tina" w:date="2025-06-24T17:00:00Z" w16du:dateUtc="2025-06-24T15:00:00Z">
                  <w:rPr>
                    <w:webHidden/>
                  </w:rPr>
                </w:rPrChange>
              </w:rPr>
              <w:fldChar w:fldCharType="begin"/>
            </w:r>
            <w:r w:rsidRPr="006F1808">
              <w:rPr>
                <w:noProof w:val="0"/>
                <w:webHidden/>
                <w:rPrChange w:id="726" w:author="Eriksson Tina" w:date="2025-06-24T17:00:00Z" w16du:dateUtc="2025-06-24T15:00:00Z">
                  <w:rPr>
                    <w:webHidden/>
                  </w:rPr>
                </w:rPrChange>
              </w:rPr>
              <w:instrText xml:space="preserve"> PAGEREF _Toc201647974 \h </w:instrText>
            </w:r>
            <w:r w:rsidRPr="006F1808">
              <w:rPr>
                <w:noProof w:val="0"/>
                <w:webHidden/>
                <w:rPrChange w:id="727" w:author="Eriksson Tina" w:date="2025-06-24T17:00:00Z" w16du:dateUtc="2025-06-24T15:00:00Z">
                  <w:rPr>
                    <w:webHidden/>
                  </w:rPr>
                </w:rPrChange>
              </w:rPr>
            </w:r>
          </w:ins>
          <w:r w:rsidRPr="006F1808">
            <w:rPr>
              <w:noProof w:val="0"/>
              <w:webHidden/>
              <w:rPrChange w:id="728" w:author="Eriksson Tina" w:date="2025-06-24T17:00:00Z" w16du:dateUtc="2025-06-24T15:00:00Z">
                <w:rPr>
                  <w:webHidden/>
                </w:rPr>
              </w:rPrChange>
            </w:rPr>
            <w:fldChar w:fldCharType="separate"/>
          </w:r>
          <w:ins w:id="729" w:author="Eriksson Tina" w:date="2025-06-24T08:58:00Z" w16du:dateUtc="2025-06-24T06:58:00Z">
            <w:r w:rsidRPr="006F1808">
              <w:rPr>
                <w:noProof w:val="0"/>
                <w:webHidden/>
                <w:rPrChange w:id="730" w:author="Eriksson Tina" w:date="2025-06-24T17:00:00Z" w16du:dateUtc="2025-06-24T15:00:00Z">
                  <w:rPr>
                    <w:webHidden/>
                  </w:rPr>
                </w:rPrChange>
              </w:rPr>
              <w:t>38</w:t>
            </w:r>
            <w:r w:rsidRPr="006F1808">
              <w:rPr>
                <w:noProof w:val="0"/>
                <w:webHidden/>
                <w:rPrChange w:id="731" w:author="Eriksson Tina" w:date="2025-06-24T17:00:00Z" w16du:dateUtc="2025-06-24T15:00:00Z">
                  <w:rPr>
                    <w:webHidden/>
                  </w:rPr>
                </w:rPrChange>
              </w:rPr>
              <w:fldChar w:fldCharType="end"/>
            </w:r>
            <w:r w:rsidRPr="006F1808">
              <w:rPr>
                <w:rStyle w:val="Hyperlnk"/>
                <w:noProof w:val="0"/>
                <w:rPrChange w:id="732" w:author="Eriksson Tina" w:date="2025-06-24T17:00:00Z" w16du:dateUtc="2025-06-24T15:00:00Z">
                  <w:rPr>
                    <w:rStyle w:val="Hyperlnk"/>
                  </w:rPr>
                </w:rPrChange>
              </w:rPr>
              <w:fldChar w:fldCharType="end"/>
            </w:r>
          </w:ins>
        </w:p>
        <w:p w14:paraId="22DF8798" w14:textId="6FB1CA70" w:rsidR="000F7405" w:rsidRPr="006F1808" w:rsidRDefault="000F7405">
          <w:pPr>
            <w:pStyle w:val="Innehll2"/>
            <w:tabs>
              <w:tab w:val="left" w:pos="1361"/>
            </w:tabs>
            <w:rPr>
              <w:ins w:id="733" w:author="Eriksson Tina" w:date="2025-06-24T08:58:00Z" w16du:dateUtc="2025-06-24T06:58:00Z"/>
              <w:noProof w:val="0"/>
              <w:kern w:val="2"/>
              <w:sz w:val="24"/>
              <w:szCs w:val="24"/>
              <w:lang w:eastAsia="sv-SE"/>
              <w14:ligatures w14:val="standardContextual"/>
              <w:rPrChange w:id="734" w:author="Eriksson Tina" w:date="2025-06-24T17:00:00Z" w16du:dateUtc="2025-06-24T15:00:00Z">
                <w:rPr>
                  <w:ins w:id="735" w:author="Eriksson Tina" w:date="2025-06-24T08:58:00Z" w16du:dateUtc="2025-06-24T06:58:00Z"/>
                  <w:kern w:val="2"/>
                  <w:sz w:val="24"/>
                  <w:szCs w:val="24"/>
                  <w:lang w:eastAsia="sv-SE"/>
                  <w14:ligatures w14:val="standardContextual"/>
                </w:rPr>
              </w:rPrChange>
            </w:rPr>
          </w:pPr>
          <w:ins w:id="736" w:author="Eriksson Tina" w:date="2025-06-24T08:58:00Z" w16du:dateUtc="2025-06-24T06:58:00Z">
            <w:r w:rsidRPr="006F1808">
              <w:rPr>
                <w:rStyle w:val="Hyperlnk"/>
                <w:noProof w:val="0"/>
                <w:rPrChange w:id="737" w:author="Eriksson Tina" w:date="2025-06-24T17:00:00Z" w16du:dateUtc="2025-06-24T15:00:00Z">
                  <w:rPr>
                    <w:rStyle w:val="Hyperlnk"/>
                  </w:rPr>
                </w:rPrChange>
              </w:rPr>
              <w:fldChar w:fldCharType="begin"/>
            </w:r>
            <w:r w:rsidRPr="006F1808">
              <w:rPr>
                <w:rStyle w:val="Hyperlnk"/>
                <w:noProof w:val="0"/>
                <w:rPrChange w:id="738" w:author="Eriksson Tina" w:date="2025-06-24T17:00:00Z" w16du:dateUtc="2025-06-24T15:00:00Z">
                  <w:rPr>
                    <w:rStyle w:val="Hyperlnk"/>
                  </w:rPr>
                </w:rPrChange>
              </w:rPr>
              <w:instrText xml:space="preserve"> </w:instrText>
            </w:r>
            <w:r w:rsidRPr="006F1808">
              <w:rPr>
                <w:noProof w:val="0"/>
                <w:rPrChange w:id="739" w:author="Eriksson Tina" w:date="2025-06-24T17:00:00Z" w16du:dateUtc="2025-06-24T15:00:00Z">
                  <w:rPr/>
                </w:rPrChange>
              </w:rPr>
              <w:instrText>HYPERLINK \l "_Toc201647975"</w:instrText>
            </w:r>
            <w:r w:rsidRPr="006F1808">
              <w:rPr>
                <w:rStyle w:val="Hyperlnk"/>
                <w:noProof w:val="0"/>
                <w:rPrChange w:id="740" w:author="Eriksson Tina" w:date="2025-06-24T17:00:00Z" w16du:dateUtc="2025-06-24T15:00:00Z">
                  <w:rPr>
                    <w:rStyle w:val="Hyperlnk"/>
                  </w:rPr>
                </w:rPrChange>
              </w:rPr>
              <w:instrText xml:space="preserve"> </w:instrText>
            </w:r>
            <w:r w:rsidRPr="006F1808">
              <w:rPr>
                <w:rStyle w:val="Hyperlnk"/>
                <w:noProof w:val="0"/>
                <w:rPrChange w:id="741" w:author="Eriksson Tina" w:date="2025-06-24T17:00:00Z" w16du:dateUtc="2025-06-24T15:00:00Z">
                  <w:rPr>
                    <w:rStyle w:val="Hyperlnk"/>
                  </w:rPr>
                </w:rPrChange>
              </w:rPr>
            </w:r>
            <w:r w:rsidRPr="006F1808">
              <w:rPr>
                <w:rStyle w:val="Hyperlnk"/>
                <w:noProof w:val="0"/>
                <w:rPrChange w:id="742" w:author="Eriksson Tina" w:date="2025-06-24T17:00:00Z" w16du:dateUtc="2025-06-24T15:00:00Z">
                  <w:rPr>
                    <w:rStyle w:val="Hyperlnk"/>
                  </w:rPr>
                </w:rPrChange>
              </w:rPr>
              <w:fldChar w:fldCharType="separate"/>
            </w:r>
            <w:r w:rsidRPr="006F1808">
              <w:rPr>
                <w:rStyle w:val="Hyperlnk"/>
                <w:noProof w:val="0"/>
                <w:rPrChange w:id="743" w:author="Eriksson Tina" w:date="2025-06-24T17:00:00Z" w16du:dateUtc="2025-06-24T15:00:00Z">
                  <w:rPr>
                    <w:rStyle w:val="Hyperlnk"/>
                  </w:rPr>
                </w:rPrChange>
              </w:rPr>
              <w:t>6.5</w:t>
            </w:r>
            <w:r w:rsidRPr="006F1808">
              <w:rPr>
                <w:noProof w:val="0"/>
                <w:kern w:val="2"/>
                <w:sz w:val="24"/>
                <w:szCs w:val="24"/>
                <w:lang w:eastAsia="sv-SE"/>
                <w14:ligatures w14:val="standardContextual"/>
                <w:rPrChange w:id="744" w:author="Eriksson Tina" w:date="2025-06-24T17:00:00Z" w16du:dateUtc="2025-06-24T15:00:00Z">
                  <w:rPr>
                    <w:kern w:val="2"/>
                    <w:sz w:val="24"/>
                    <w:szCs w:val="24"/>
                    <w:lang w:eastAsia="sv-SE"/>
                    <w14:ligatures w14:val="standardContextual"/>
                  </w:rPr>
                </w:rPrChange>
              </w:rPr>
              <w:tab/>
            </w:r>
            <w:r w:rsidRPr="006F1808">
              <w:rPr>
                <w:rStyle w:val="Hyperlnk"/>
                <w:noProof w:val="0"/>
                <w:rPrChange w:id="745" w:author="Eriksson Tina" w:date="2025-06-24T17:00:00Z" w16du:dateUtc="2025-06-24T15:00:00Z">
                  <w:rPr>
                    <w:rStyle w:val="Hyperlnk"/>
                  </w:rPr>
                </w:rPrChange>
              </w:rPr>
              <w:t>Kodverk och urval i informationsmodellen</w:t>
            </w:r>
            <w:r w:rsidRPr="006F1808">
              <w:rPr>
                <w:noProof w:val="0"/>
                <w:webHidden/>
                <w:rPrChange w:id="746" w:author="Eriksson Tina" w:date="2025-06-24T17:00:00Z" w16du:dateUtc="2025-06-24T15:00:00Z">
                  <w:rPr>
                    <w:webHidden/>
                  </w:rPr>
                </w:rPrChange>
              </w:rPr>
              <w:tab/>
            </w:r>
            <w:r w:rsidRPr="006F1808">
              <w:rPr>
                <w:noProof w:val="0"/>
                <w:webHidden/>
                <w:rPrChange w:id="747" w:author="Eriksson Tina" w:date="2025-06-24T17:00:00Z" w16du:dateUtc="2025-06-24T15:00:00Z">
                  <w:rPr>
                    <w:webHidden/>
                  </w:rPr>
                </w:rPrChange>
              </w:rPr>
              <w:fldChar w:fldCharType="begin"/>
            </w:r>
            <w:r w:rsidRPr="006F1808">
              <w:rPr>
                <w:noProof w:val="0"/>
                <w:webHidden/>
                <w:rPrChange w:id="748" w:author="Eriksson Tina" w:date="2025-06-24T17:00:00Z" w16du:dateUtc="2025-06-24T15:00:00Z">
                  <w:rPr>
                    <w:webHidden/>
                  </w:rPr>
                </w:rPrChange>
              </w:rPr>
              <w:instrText xml:space="preserve"> PAGEREF _Toc201647975 \h </w:instrText>
            </w:r>
            <w:r w:rsidRPr="006F1808">
              <w:rPr>
                <w:noProof w:val="0"/>
                <w:webHidden/>
                <w:rPrChange w:id="749" w:author="Eriksson Tina" w:date="2025-06-24T17:00:00Z" w16du:dateUtc="2025-06-24T15:00:00Z">
                  <w:rPr>
                    <w:webHidden/>
                  </w:rPr>
                </w:rPrChange>
              </w:rPr>
            </w:r>
          </w:ins>
          <w:r w:rsidRPr="006F1808">
            <w:rPr>
              <w:noProof w:val="0"/>
              <w:webHidden/>
              <w:rPrChange w:id="750" w:author="Eriksson Tina" w:date="2025-06-24T17:00:00Z" w16du:dateUtc="2025-06-24T15:00:00Z">
                <w:rPr>
                  <w:webHidden/>
                </w:rPr>
              </w:rPrChange>
            </w:rPr>
            <w:fldChar w:fldCharType="separate"/>
          </w:r>
          <w:ins w:id="751" w:author="Eriksson Tina" w:date="2025-06-24T08:58:00Z" w16du:dateUtc="2025-06-24T06:58:00Z">
            <w:r w:rsidRPr="006F1808">
              <w:rPr>
                <w:noProof w:val="0"/>
                <w:webHidden/>
                <w:rPrChange w:id="752" w:author="Eriksson Tina" w:date="2025-06-24T17:00:00Z" w16du:dateUtc="2025-06-24T15:00:00Z">
                  <w:rPr>
                    <w:webHidden/>
                  </w:rPr>
                </w:rPrChange>
              </w:rPr>
              <w:t>38</w:t>
            </w:r>
            <w:r w:rsidRPr="006F1808">
              <w:rPr>
                <w:noProof w:val="0"/>
                <w:webHidden/>
                <w:rPrChange w:id="753" w:author="Eriksson Tina" w:date="2025-06-24T17:00:00Z" w16du:dateUtc="2025-06-24T15:00:00Z">
                  <w:rPr>
                    <w:webHidden/>
                  </w:rPr>
                </w:rPrChange>
              </w:rPr>
              <w:fldChar w:fldCharType="end"/>
            </w:r>
            <w:r w:rsidRPr="006F1808">
              <w:rPr>
                <w:rStyle w:val="Hyperlnk"/>
                <w:noProof w:val="0"/>
                <w:rPrChange w:id="754" w:author="Eriksson Tina" w:date="2025-06-24T17:00:00Z" w16du:dateUtc="2025-06-24T15:00:00Z">
                  <w:rPr>
                    <w:rStyle w:val="Hyperlnk"/>
                  </w:rPr>
                </w:rPrChange>
              </w:rPr>
              <w:fldChar w:fldCharType="end"/>
            </w:r>
          </w:ins>
        </w:p>
        <w:p w14:paraId="0D63B919" w14:textId="746197D3" w:rsidR="0098255A" w:rsidRPr="006F1808" w:rsidDel="000F7405" w:rsidRDefault="0098255A">
          <w:pPr>
            <w:pStyle w:val="Innehll2"/>
            <w:rPr>
              <w:del w:id="755" w:author="Eriksson Tina" w:date="2025-06-24T08:58:00Z" w16du:dateUtc="2025-06-24T06:58:00Z"/>
              <w:noProof w:val="0"/>
              <w:sz w:val="22"/>
              <w:szCs w:val="22"/>
              <w:lang w:eastAsia="sv-SE"/>
              <w:rPrChange w:id="756" w:author="Eriksson Tina" w:date="2025-06-24T17:00:00Z" w16du:dateUtc="2025-06-24T15:00:00Z">
                <w:rPr>
                  <w:del w:id="757" w:author="Eriksson Tina" w:date="2025-06-24T08:58:00Z" w16du:dateUtc="2025-06-24T06:58:00Z"/>
                  <w:sz w:val="22"/>
                  <w:szCs w:val="22"/>
                  <w:lang w:eastAsia="sv-SE"/>
                </w:rPr>
              </w:rPrChange>
            </w:rPr>
          </w:pPr>
          <w:del w:id="758" w:author="Eriksson Tina" w:date="2025-06-24T08:58:00Z" w16du:dateUtc="2025-06-24T06:58:00Z">
            <w:r w:rsidRPr="006F1808" w:rsidDel="000F7405">
              <w:rPr>
                <w:noProof w:val="0"/>
                <w:rPrChange w:id="759" w:author="Eriksson Tina" w:date="2025-06-24T17:00:00Z" w16du:dateUtc="2025-06-24T15:00:00Z">
                  <w:rPr>
                    <w:rStyle w:val="Hyperlnk"/>
                  </w:rPr>
                </w:rPrChange>
              </w:rPr>
              <w:delText>Om mallen (version 3.0)</w:delText>
            </w:r>
            <w:r w:rsidRPr="006F1808" w:rsidDel="000F7405">
              <w:rPr>
                <w:noProof w:val="0"/>
                <w:webHidden/>
                <w:rPrChange w:id="760" w:author="Eriksson Tina" w:date="2025-06-24T17:00:00Z" w16du:dateUtc="2025-06-24T15:00:00Z">
                  <w:rPr>
                    <w:webHidden/>
                  </w:rPr>
                </w:rPrChange>
              </w:rPr>
              <w:tab/>
              <w:delText>1</w:delText>
            </w:r>
          </w:del>
        </w:p>
        <w:p w14:paraId="45C09BDE" w14:textId="390E8003" w:rsidR="0098255A" w:rsidRPr="006F1808" w:rsidDel="000F7405" w:rsidRDefault="0098255A">
          <w:pPr>
            <w:pStyle w:val="Innehll2"/>
            <w:rPr>
              <w:del w:id="761" w:author="Eriksson Tina" w:date="2025-06-24T08:58:00Z" w16du:dateUtc="2025-06-24T06:58:00Z"/>
              <w:noProof w:val="0"/>
              <w:sz w:val="22"/>
              <w:szCs w:val="22"/>
              <w:lang w:eastAsia="sv-SE"/>
              <w:rPrChange w:id="762" w:author="Eriksson Tina" w:date="2025-06-24T17:00:00Z" w16du:dateUtc="2025-06-24T15:00:00Z">
                <w:rPr>
                  <w:del w:id="763" w:author="Eriksson Tina" w:date="2025-06-24T08:58:00Z" w16du:dateUtc="2025-06-24T06:58:00Z"/>
                  <w:sz w:val="22"/>
                  <w:szCs w:val="22"/>
                  <w:lang w:eastAsia="sv-SE"/>
                </w:rPr>
              </w:rPrChange>
            </w:rPr>
          </w:pPr>
          <w:del w:id="764" w:author="Eriksson Tina" w:date="2025-06-24T08:58:00Z" w16du:dateUtc="2025-06-24T06:58:00Z">
            <w:r w:rsidRPr="006F1808" w:rsidDel="000F7405">
              <w:rPr>
                <w:noProof w:val="0"/>
                <w:rPrChange w:id="765" w:author="Eriksson Tina" w:date="2025-06-24T17:00:00Z" w16du:dateUtc="2025-06-24T15:00:00Z">
                  <w:rPr>
                    <w:rStyle w:val="Hyperlnk"/>
                  </w:rPr>
                </w:rPrChange>
              </w:rPr>
              <w:delText>Regler för användning av mallen vid tjänstekontraktsutveckling</w:delText>
            </w:r>
            <w:r w:rsidRPr="006F1808" w:rsidDel="000F7405">
              <w:rPr>
                <w:noProof w:val="0"/>
                <w:webHidden/>
                <w:rPrChange w:id="766" w:author="Eriksson Tina" w:date="2025-06-24T17:00:00Z" w16du:dateUtc="2025-06-24T15:00:00Z">
                  <w:rPr>
                    <w:webHidden/>
                  </w:rPr>
                </w:rPrChange>
              </w:rPr>
              <w:tab/>
              <w:delText>1</w:delText>
            </w:r>
          </w:del>
        </w:p>
        <w:p w14:paraId="09287ECD" w14:textId="5BD1D9B0" w:rsidR="0098255A" w:rsidRPr="006F1808" w:rsidDel="000F7405" w:rsidRDefault="0098255A">
          <w:pPr>
            <w:pStyle w:val="Innehll1"/>
            <w:rPr>
              <w:del w:id="767" w:author="Eriksson Tina" w:date="2025-06-24T08:58:00Z" w16du:dateUtc="2025-06-24T06:58:00Z"/>
              <w:b w:val="0"/>
              <w:noProof w:val="0"/>
              <w:sz w:val="22"/>
              <w:szCs w:val="22"/>
              <w:rPrChange w:id="768" w:author="Eriksson Tina" w:date="2025-06-24T17:00:00Z" w16du:dateUtc="2025-06-24T15:00:00Z">
                <w:rPr>
                  <w:del w:id="769" w:author="Eriksson Tina" w:date="2025-06-24T08:58:00Z" w16du:dateUtc="2025-06-24T06:58:00Z"/>
                  <w:b w:val="0"/>
                  <w:sz w:val="22"/>
                  <w:szCs w:val="22"/>
                </w:rPr>
              </w:rPrChange>
            </w:rPr>
          </w:pPr>
          <w:del w:id="770" w:author="Eriksson Tina" w:date="2025-06-24T08:58:00Z" w16du:dateUtc="2025-06-24T06:58:00Z">
            <w:r w:rsidRPr="006F1808" w:rsidDel="000F7405">
              <w:rPr>
                <w:noProof w:val="0"/>
                <w:rPrChange w:id="771" w:author="Eriksson Tina" w:date="2025-06-24T17:00:00Z" w16du:dateUtc="2025-06-24T15:00:00Z">
                  <w:rPr>
                    <w:rStyle w:val="Hyperlnk"/>
                  </w:rPr>
                </w:rPrChange>
              </w:rPr>
              <w:delText>1</w:delText>
            </w:r>
            <w:r w:rsidRPr="006F1808" w:rsidDel="000F7405">
              <w:rPr>
                <w:b w:val="0"/>
                <w:noProof w:val="0"/>
                <w:sz w:val="22"/>
                <w:szCs w:val="22"/>
                <w:rPrChange w:id="772" w:author="Eriksson Tina" w:date="2025-06-24T17:00:00Z" w16du:dateUtc="2025-06-24T15:00:00Z">
                  <w:rPr>
                    <w:b w:val="0"/>
                    <w:sz w:val="22"/>
                    <w:szCs w:val="22"/>
                  </w:rPr>
                </w:rPrChange>
              </w:rPr>
              <w:tab/>
            </w:r>
            <w:r w:rsidRPr="006F1808" w:rsidDel="000F7405">
              <w:rPr>
                <w:noProof w:val="0"/>
                <w:rPrChange w:id="773" w:author="Eriksson Tina" w:date="2025-06-24T17:00:00Z" w16du:dateUtc="2025-06-24T15:00:00Z">
                  <w:rPr>
                    <w:rStyle w:val="Hyperlnk"/>
                  </w:rPr>
                </w:rPrChange>
              </w:rPr>
              <w:delText>Inledning (obligatorisk)</w:delText>
            </w:r>
            <w:r w:rsidRPr="006F1808" w:rsidDel="000F7405">
              <w:rPr>
                <w:noProof w:val="0"/>
                <w:webHidden/>
                <w:rPrChange w:id="774" w:author="Eriksson Tina" w:date="2025-06-24T17:00:00Z" w16du:dateUtc="2025-06-24T15:00:00Z">
                  <w:rPr>
                    <w:webHidden/>
                  </w:rPr>
                </w:rPrChange>
              </w:rPr>
              <w:tab/>
              <w:delText>4</w:delText>
            </w:r>
          </w:del>
        </w:p>
        <w:p w14:paraId="71952834" w14:textId="7FFA8C5E" w:rsidR="0098255A" w:rsidRPr="006F1808" w:rsidDel="000F7405" w:rsidRDefault="0098255A">
          <w:pPr>
            <w:pStyle w:val="Innehll1"/>
            <w:rPr>
              <w:del w:id="775" w:author="Eriksson Tina" w:date="2025-06-24T08:58:00Z" w16du:dateUtc="2025-06-24T06:58:00Z"/>
              <w:b w:val="0"/>
              <w:noProof w:val="0"/>
              <w:sz w:val="22"/>
              <w:szCs w:val="22"/>
              <w:rPrChange w:id="776" w:author="Eriksson Tina" w:date="2025-06-24T17:00:00Z" w16du:dateUtc="2025-06-24T15:00:00Z">
                <w:rPr>
                  <w:del w:id="777" w:author="Eriksson Tina" w:date="2025-06-24T08:58:00Z" w16du:dateUtc="2025-06-24T06:58:00Z"/>
                  <w:b w:val="0"/>
                  <w:sz w:val="22"/>
                  <w:szCs w:val="22"/>
                </w:rPr>
              </w:rPrChange>
            </w:rPr>
          </w:pPr>
          <w:del w:id="778" w:author="Eriksson Tina" w:date="2025-06-24T08:58:00Z" w16du:dateUtc="2025-06-24T06:58:00Z">
            <w:r w:rsidRPr="006F1808" w:rsidDel="000F7405">
              <w:rPr>
                <w:noProof w:val="0"/>
                <w:rPrChange w:id="779" w:author="Eriksson Tina" w:date="2025-06-24T17:00:00Z" w16du:dateUtc="2025-06-24T15:00:00Z">
                  <w:rPr>
                    <w:rStyle w:val="Hyperlnk"/>
                  </w:rPr>
                </w:rPrChange>
              </w:rPr>
              <w:delText>2</w:delText>
            </w:r>
            <w:r w:rsidRPr="006F1808" w:rsidDel="000F7405">
              <w:rPr>
                <w:b w:val="0"/>
                <w:noProof w:val="0"/>
                <w:sz w:val="22"/>
                <w:szCs w:val="22"/>
                <w:rPrChange w:id="780" w:author="Eriksson Tina" w:date="2025-06-24T17:00:00Z" w16du:dateUtc="2025-06-24T15:00:00Z">
                  <w:rPr>
                    <w:b w:val="0"/>
                    <w:sz w:val="22"/>
                    <w:szCs w:val="22"/>
                  </w:rPr>
                </w:rPrChange>
              </w:rPr>
              <w:tab/>
            </w:r>
            <w:r w:rsidRPr="006F1808" w:rsidDel="000F7405">
              <w:rPr>
                <w:noProof w:val="0"/>
                <w:rPrChange w:id="781" w:author="Eriksson Tina" w:date="2025-06-24T17:00:00Z" w16du:dateUtc="2025-06-24T15:00:00Z">
                  <w:rPr>
                    <w:rStyle w:val="Hyperlnk"/>
                  </w:rPr>
                </w:rPrChange>
              </w:rPr>
              <w:delText>Informationssäkerhet (obligatorisk)</w:delText>
            </w:r>
            <w:r w:rsidRPr="006F1808" w:rsidDel="000F7405">
              <w:rPr>
                <w:noProof w:val="0"/>
                <w:webHidden/>
                <w:rPrChange w:id="782" w:author="Eriksson Tina" w:date="2025-06-24T17:00:00Z" w16du:dateUtc="2025-06-24T15:00:00Z">
                  <w:rPr>
                    <w:webHidden/>
                  </w:rPr>
                </w:rPrChange>
              </w:rPr>
              <w:tab/>
              <w:delText>4</w:delText>
            </w:r>
          </w:del>
        </w:p>
        <w:p w14:paraId="023459C4" w14:textId="282BA4A7" w:rsidR="0098255A" w:rsidRPr="006F1808" w:rsidDel="000F7405" w:rsidRDefault="0098255A">
          <w:pPr>
            <w:pStyle w:val="Innehll1"/>
            <w:rPr>
              <w:del w:id="783" w:author="Eriksson Tina" w:date="2025-06-24T08:58:00Z" w16du:dateUtc="2025-06-24T06:58:00Z"/>
              <w:b w:val="0"/>
              <w:noProof w:val="0"/>
              <w:sz w:val="22"/>
              <w:szCs w:val="22"/>
              <w:rPrChange w:id="784" w:author="Eriksson Tina" w:date="2025-06-24T17:00:00Z" w16du:dateUtc="2025-06-24T15:00:00Z">
                <w:rPr>
                  <w:del w:id="785" w:author="Eriksson Tina" w:date="2025-06-24T08:58:00Z" w16du:dateUtc="2025-06-24T06:58:00Z"/>
                  <w:b w:val="0"/>
                  <w:sz w:val="22"/>
                  <w:szCs w:val="22"/>
                </w:rPr>
              </w:rPrChange>
            </w:rPr>
          </w:pPr>
          <w:del w:id="786" w:author="Eriksson Tina" w:date="2025-06-24T08:58:00Z" w16du:dateUtc="2025-06-24T06:58:00Z">
            <w:r w:rsidRPr="006F1808" w:rsidDel="000F7405">
              <w:rPr>
                <w:noProof w:val="0"/>
                <w:rPrChange w:id="787" w:author="Eriksson Tina" w:date="2025-06-24T17:00:00Z" w16du:dateUtc="2025-06-24T15:00:00Z">
                  <w:rPr>
                    <w:rStyle w:val="Hyperlnk"/>
                  </w:rPr>
                </w:rPrChange>
              </w:rPr>
              <w:delText>3</w:delText>
            </w:r>
            <w:r w:rsidRPr="006F1808" w:rsidDel="000F7405">
              <w:rPr>
                <w:b w:val="0"/>
                <w:noProof w:val="0"/>
                <w:sz w:val="22"/>
                <w:szCs w:val="22"/>
                <w:rPrChange w:id="788" w:author="Eriksson Tina" w:date="2025-06-24T17:00:00Z" w16du:dateUtc="2025-06-24T15:00:00Z">
                  <w:rPr>
                    <w:b w:val="0"/>
                    <w:sz w:val="22"/>
                    <w:szCs w:val="22"/>
                  </w:rPr>
                </w:rPrChange>
              </w:rPr>
              <w:tab/>
            </w:r>
            <w:r w:rsidRPr="006F1808" w:rsidDel="000F7405">
              <w:rPr>
                <w:noProof w:val="0"/>
                <w:rPrChange w:id="789" w:author="Eriksson Tina" w:date="2025-06-24T17:00:00Z" w16du:dateUtc="2025-06-24T15:00:00Z">
                  <w:rPr>
                    <w:rStyle w:val="Hyperlnk"/>
                  </w:rPr>
                </w:rPrChange>
              </w:rPr>
              <w:delText>Referensmodellsförteckning (obligatorisk)</w:delText>
            </w:r>
            <w:r w:rsidRPr="006F1808" w:rsidDel="000F7405">
              <w:rPr>
                <w:noProof w:val="0"/>
                <w:webHidden/>
                <w:rPrChange w:id="790" w:author="Eriksson Tina" w:date="2025-06-24T17:00:00Z" w16du:dateUtc="2025-06-24T15:00:00Z">
                  <w:rPr>
                    <w:webHidden/>
                  </w:rPr>
                </w:rPrChange>
              </w:rPr>
              <w:tab/>
              <w:delText>6</w:delText>
            </w:r>
          </w:del>
        </w:p>
        <w:p w14:paraId="2D6465E2" w14:textId="38CD1CF6" w:rsidR="0098255A" w:rsidRPr="006F1808" w:rsidDel="000F7405" w:rsidRDefault="0098255A">
          <w:pPr>
            <w:pStyle w:val="Innehll1"/>
            <w:rPr>
              <w:del w:id="791" w:author="Eriksson Tina" w:date="2025-06-24T08:58:00Z" w16du:dateUtc="2025-06-24T06:58:00Z"/>
              <w:b w:val="0"/>
              <w:noProof w:val="0"/>
              <w:sz w:val="22"/>
              <w:szCs w:val="22"/>
              <w:rPrChange w:id="792" w:author="Eriksson Tina" w:date="2025-06-24T17:00:00Z" w16du:dateUtc="2025-06-24T15:00:00Z">
                <w:rPr>
                  <w:del w:id="793" w:author="Eriksson Tina" w:date="2025-06-24T08:58:00Z" w16du:dateUtc="2025-06-24T06:58:00Z"/>
                  <w:b w:val="0"/>
                  <w:sz w:val="22"/>
                  <w:szCs w:val="22"/>
                </w:rPr>
              </w:rPrChange>
            </w:rPr>
          </w:pPr>
          <w:del w:id="794" w:author="Eriksson Tina" w:date="2025-06-24T08:58:00Z" w16du:dateUtc="2025-06-24T06:58:00Z">
            <w:r w:rsidRPr="006F1808" w:rsidDel="000F7405">
              <w:rPr>
                <w:noProof w:val="0"/>
                <w:rPrChange w:id="795" w:author="Eriksson Tina" w:date="2025-06-24T17:00:00Z" w16du:dateUtc="2025-06-24T15:00:00Z">
                  <w:rPr>
                    <w:rStyle w:val="Hyperlnk"/>
                  </w:rPr>
                </w:rPrChange>
              </w:rPr>
              <w:delText>4</w:delText>
            </w:r>
            <w:r w:rsidRPr="006F1808" w:rsidDel="000F7405">
              <w:rPr>
                <w:b w:val="0"/>
                <w:noProof w:val="0"/>
                <w:sz w:val="22"/>
                <w:szCs w:val="22"/>
                <w:rPrChange w:id="796" w:author="Eriksson Tina" w:date="2025-06-24T17:00:00Z" w16du:dateUtc="2025-06-24T15:00:00Z">
                  <w:rPr>
                    <w:b w:val="0"/>
                    <w:sz w:val="22"/>
                    <w:szCs w:val="22"/>
                  </w:rPr>
                </w:rPrChange>
              </w:rPr>
              <w:tab/>
            </w:r>
            <w:r w:rsidRPr="006F1808" w:rsidDel="000F7405">
              <w:rPr>
                <w:noProof w:val="0"/>
                <w:rPrChange w:id="797" w:author="Eriksson Tina" w:date="2025-06-24T17:00:00Z" w16du:dateUtc="2025-06-24T15:00:00Z">
                  <w:rPr>
                    <w:rStyle w:val="Hyperlnk"/>
                  </w:rPr>
                </w:rPrChange>
              </w:rPr>
              <w:delText>Beskrivning av informationens sammanhang (icke-obligatorisk)</w:delText>
            </w:r>
            <w:r w:rsidRPr="006F1808" w:rsidDel="000F7405">
              <w:rPr>
                <w:noProof w:val="0"/>
                <w:webHidden/>
                <w:rPrChange w:id="798" w:author="Eriksson Tina" w:date="2025-06-24T17:00:00Z" w16du:dateUtc="2025-06-24T15:00:00Z">
                  <w:rPr>
                    <w:webHidden/>
                  </w:rPr>
                </w:rPrChange>
              </w:rPr>
              <w:tab/>
              <w:delText>7</w:delText>
            </w:r>
          </w:del>
        </w:p>
        <w:p w14:paraId="7FA552FC" w14:textId="7A61F804" w:rsidR="0098255A" w:rsidRPr="006F1808" w:rsidDel="000F7405" w:rsidRDefault="0098255A">
          <w:pPr>
            <w:pStyle w:val="Innehll2"/>
            <w:tabs>
              <w:tab w:val="left" w:pos="1361"/>
            </w:tabs>
            <w:rPr>
              <w:del w:id="799" w:author="Eriksson Tina" w:date="2025-06-24T08:58:00Z" w16du:dateUtc="2025-06-24T06:58:00Z"/>
              <w:noProof w:val="0"/>
              <w:sz w:val="22"/>
              <w:szCs w:val="22"/>
              <w:lang w:eastAsia="sv-SE"/>
              <w:rPrChange w:id="800" w:author="Eriksson Tina" w:date="2025-06-24T17:00:00Z" w16du:dateUtc="2025-06-24T15:00:00Z">
                <w:rPr>
                  <w:del w:id="801" w:author="Eriksson Tina" w:date="2025-06-24T08:58:00Z" w16du:dateUtc="2025-06-24T06:58:00Z"/>
                  <w:sz w:val="22"/>
                  <w:szCs w:val="22"/>
                  <w:lang w:eastAsia="sv-SE"/>
                </w:rPr>
              </w:rPrChange>
            </w:rPr>
          </w:pPr>
          <w:del w:id="802" w:author="Eriksson Tina" w:date="2025-06-24T08:58:00Z" w16du:dateUtc="2025-06-24T06:58:00Z">
            <w:r w:rsidRPr="006F1808" w:rsidDel="000F7405">
              <w:rPr>
                <w:noProof w:val="0"/>
                <w:rPrChange w:id="803" w:author="Eriksson Tina" w:date="2025-06-24T17:00:00Z" w16du:dateUtc="2025-06-24T15:00:00Z">
                  <w:rPr>
                    <w:rStyle w:val="Hyperlnk"/>
                  </w:rPr>
                </w:rPrChange>
              </w:rPr>
              <w:delText>4.1</w:delText>
            </w:r>
            <w:r w:rsidRPr="006F1808" w:rsidDel="000F7405">
              <w:rPr>
                <w:noProof w:val="0"/>
                <w:sz w:val="22"/>
                <w:szCs w:val="22"/>
                <w:lang w:eastAsia="sv-SE"/>
                <w:rPrChange w:id="804" w:author="Eriksson Tina" w:date="2025-06-24T17:00:00Z" w16du:dateUtc="2025-06-24T15:00:00Z">
                  <w:rPr>
                    <w:sz w:val="22"/>
                    <w:szCs w:val="22"/>
                    <w:lang w:eastAsia="sv-SE"/>
                  </w:rPr>
                </w:rPrChange>
              </w:rPr>
              <w:tab/>
            </w:r>
            <w:r w:rsidRPr="006F1808" w:rsidDel="000F7405">
              <w:rPr>
                <w:noProof w:val="0"/>
                <w:rPrChange w:id="805" w:author="Eriksson Tina" w:date="2025-06-24T17:00:00Z" w16du:dateUtc="2025-06-24T15:00:00Z">
                  <w:rPr>
                    <w:rStyle w:val="Hyperlnk"/>
                  </w:rPr>
                </w:rPrChange>
              </w:rPr>
              <w:delText>Processmodeller</w:delText>
            </w:r>
            <w:r w:rsidRPr="006F1808" w:rsidDel="000F7405">
              <w:rPr>
                <w:noProof w:val="0"/>
                <w:webHidden/>
                <w:rPrChange w:id="806" w:author="Eriksson Tina" w:date="2025-06-24T17:00:00Z" w16du:dateUtc="2025-06-24T15:00:00Z">
                  <w:rPr>
                    <w:webHidden/>
                  </w:rPr>
                </w:rPrChange>
              </w:rPr>
              <w:tab/>
              <w:delText>7</w:delText>
            </w:r>
          </w:del>
        </w:p>
        <w:p w14:paraId="046D941F" w14:textId="2993645B" w:rsidR="0098255A" w:rsidRPr="006F1808" w:rsidDel="000F7405" w:rsidRDefault="0098255A">
          <w:pPr>
            <w:pStyle w:val="Innehll3"/>
            <w:tabs>
              <w:tab w:val="left" w:pos="1701"/>
            </w:tabs>
            <w:rPr>
              <w:del w:id="807" w:author="Eriksson Tina" w:date="2025-06-24T08:58:00Z" w16du:dateUtc="2025-06-24T06:58:00Z"/>
              <w:noProof w:val="0"/>
              <w:sz w:val="22"/>
              <w:szCs w:val="22"/>
              <w:lang w:eastAsia="sv-SE"/>
              <w:rPrChange w:id="808" w:author="Eriksson Tina" w:date="2025-06-24T17:00:00Z" w16du:dateUtc="2025-06-24T15:00:00Z">
                <w:rPr>
                  <w:del w:id="809" w:author="Eriksson Tina" w:date="2025-06-24T08:58:00Z" w16du:dateUtc="2025-06-24T06:58:00Z"/>
                  <w:sz w:val="22"/>
                  <w:szCs w:val="22"/>
                  <w:lang w:eastAsia="sv-SE"/>
                </w:rPr>
              </w:rPrChange>
            </w:rPr>
          </w:pPr>
          <w:del w:id="810" w:author="Eriksson Tina" w:date="2025-06-24T08:58:00Z" w16du:dateUtc="2025-06-24T06:58:00Z">
            <w:r w:rsidRPr="006F1808" w:rsidDel="000F7405">
              <w:rPr>
                <w:noProof w:val="0"/>
                <w:rPrChange w:id="811" w:author="Eriksson Tina" w:date="2025-06-24T17:00:00Z" w16du:dateUtc="2025-06-24T15:00:00Z">
                  <w:rPr>
                    <w:rStyle w:val="Hyperlnk"/>
                  </w:rPr>
                </w:rPrChange>
              </w:rPr>
              <w:delText>4.1.1</w:delText>
            </w:r>
            <w:r w:rsidRPr="006F1808" w:rsidDel="000F7405">
              <w:rPr>
                <w:noProof w:val="0"/>
                <w:sz w:val="22"/>
                <w:szCs w:val="22"/>
                <w:lang w:eastAsia="sv-SE"/>
                <w:rPrChange w:id="812" w:author="Eriksson Tina" w:date="2025-06-24T17:00:00Z" w16du:dateUtc="2025-06-24T15:00:00Z">
                  <w:rPr>
                    <w:sz w:val="22"/>
                    <w:szCs w:val="22"/>
                    <w:lang w:eastAsia="sv-SE"/>
                  </w:rPr>
                </w:rPrChange>
              </w:rPr>
              <w:tab/>
            </w:r>
            <w:r w:rsidRPr="006F1808" w:rsidDel="000F7405">
              <w:rPr>
                <w:noProof w:val="0"/>
                <w:rPrChange w:id="813" w:author="Eriksson Tina" w:date="2025-06-24T17:00:00Z" w16du:dateUtc="2025-06-24T15:00:00Z">
                  <w:rPr>
                    <w:rStyle w:val="Hyperlnk"/>
                  </w:rPr>
                </w:rPrChange>
              </w:rPr>
              <w:delText>Processmodell 1</w:delText>
            </w:r>
            <w:r w:rsidRPr="006F1808" w:rsidDel="000F7405">
              <w:rPr>
                <w:noProof w:val="0"/>
                <w:webHidden/>
                <w:rPrChange w:id="814" w:author="Eriksson Tina" w:date="2025-06-24T17:00:00Z" w16du:dateUtc="2025-06-24T15:00:00Z">
                  <w:rPr>
                    <w:webHidden/>
                  </w:rPr>
                </w:rPrChange>
              </w:rPr>
              <w:tab/>
              <w:delText>7</w:delText>
            </w:r>
          </w:del>
        </w:p>
        <w:p w14:paraId="7AD8256D" w14:textId="215EB799" w:rsidR="0098255A" w:rsidRPr="006F1808" w:rsidDel="000F7405" w:rsidRDefault="0098255A">
          <w:pPr>
            <w:pStyle w:val="Innehll2"/>
            <w:tabs>
              <w:tab w:val="left" w:pos="1361"/>
            </w:tabs>
            <w:rPr>
              <w:del w:id="815" w:author="Eriksson Tina" w:date="2025-06-24T08:58:00Z" w16du:dateUtc="2025-06-24T06:58:00Z"/>
              <w:noProof w:val="0"/>
              <w:sz w:val="22"/>
              <w:szCs w:val="22"/>
              <w:lang w:eastAsia="sv-SE"/>
              <w:rPrChange w:id="816" w:author="Eriksson Tina" w:date="2025-06-24T17:00:00Z" w16du:dateUtc="2025-06-24T15:00:00Z">
                <w:rPr>
                  <w:del w:id="817" w:author="Eriksson Tina" w:date="2025-06-24T08:58:00Z" w16du:dateUtc="2025-06-24T06:58:00Z"/>
                  <w:sz w:val="22"/>
                  <w:szCs w:val="22"/>
                  <w:lang w:eastAsia="sv-SE"/>
                </w:rPr>
              </w:rPrChange>
            </w:rPr>
          </w:pPr>
          <w:del w:id="818" w:author="Eriksson Tina" w:date="2025-06-24T08:58:00Z" w16du:dateUtc="2025-06-24T06:58:00Z">
            <w:r w:rsidRPr="006F1808" w:rsidDel="000F7405">
              <w:rPr>
                <w:noProof w:val="0"/>
                <w:rPrChange w:id="819" w:author="Eriksson Tina" w:date="2025-06-24T17:00:00Z" w16du:dateUtc="2025-06-24T15:00:00Z">
                  <w:rPr>
                    <w:rStyle w:val="Hyperlnk"/>
                  </w:rPr>
                </w:rPrChange>
              </w:rPr>
              <w:delText>4.2</w:delText>
            </w:r>
            <w:r w:rsidRPr="006F1808" w:rsidDel="000F7405">
              <w:rPr>
                <w:noProof w:val="0"/>
                <w:sz w:val="22"/>
                <w:szCs w:val="22"/>
                <w:lang w:eastAsia="sv-SE"/>
                <w:rPrChange w:id="820" w:author="Eriksson Tina" w:date="2025-06-24T17:00:00Z" w16du:dateUtc="2025-06-24T15:00:00Z">
                  <w:rPr>
                    <w:sz w:val="22"/>
                    <w:szCs w:val="22"/>
                    <w:lang w:eastAsia="sv-SE"/>
                  </w:rPr>
                </w:rPrChange>
              </w:rPr>
              <w:tab/>
            </w:r>
            <w:r w:rsidRPr="006F1808" w:rsidDel="000F7405">
              <w:rPr>
                <w:noProof w:val="0"/>
                <w:rPrChange w:id="821" w:author="Eriksson Tina" w:date="2025-06-24T17:00:00Z" w16du:dateUtc="2025-06-24T15:00:00Z">
                  <w:rPr>
                    <w:rStyle w:val="Hyperlnk"/>
                  </w:rPr>
                </w:rPrChange>
              </w:rPr>
              <w:delText>Arbetsflödesmodeller</w:delText>
            </w:r>
            <w:r w:rsidRPr="006F1808" w:rsidDel="000F7405">
              <w:rPr>
                <w:noProof w:val="0"/>
                <w:webHidden/>
                <w:rPrChange w:id="822" w:author="Eriksson Tina" w:date="2025-06-24T17:00:00Z" w16du:dateUtc="2025-06-24T15:00:00Z">
                  <w:rPr>
                    <w:webHidden/>
                  </w:rPr>
                </w:rPrChange>
              </w:rPr>
              <w:tab/>
              <w:delText>8</w:delText>
            </w:r>
          </w:del>
        </w:p>
        <w:p w14:paraId="5120C154" w14:textId="59C66028" w:rsidR="0098255A" w:rsidRPr="006F1808" w:rsidDel="000F7405" w:rsidRDefault="0098255A">
          <w:pPr>
            <w:pStyle w:val="Innehll3"/>
            <w:tabs>
              <w:tab w:val="left" w:pos="1701"/>
            </w:tabs>
            <w:rPr>
              <w:del w:id="823" w:author="Eriksson Tina" w:date="2025-06-24T08:58:00Z" w16du:dateUtc="2025-06-24T06:58:00Z"/>
              <w:noProof w:val="0"/>
              <w:sz w:val="22"/>
              <w:szCs w:val="22"/>
              <w:lang w:eastAsia="sv-SE"/>
              <w:rPrChange w:id="824" w:author="Eriksson Tina" w:date="2025-06-24T17:00:00Z" w16du:dateUtc="2025-06-24T15:00:00Z">
                <w:rPr>
                  <w:del w:id="825" w:author="Eriksson Tina" w:date="2025-06-24T08:58:00Z" w16du:dateUtc="2025-06-24T06:58:00Z"/>
                  <w:sz w:val="22"/>
                  <w:szCs w:val="22"/>
                  <w:lang w:eastAsia="sv-SE"/>
                </w:rPr>
              </w:rPrChange>
            </w:rPr>
          </w:pPr>
          <w:del w:id="826" w:author="Eriksson Tina" w:date="2025-06-24T08:58:00Z" w16du:dateUtc="2025-06-24T06:58:00Z">
            <w:r w:rsidRPr="006F1808" w:rsidDel="000F7405">
              <w:rPr>
                <w:noProof w:val="0"/>
                <w:rPrChange w:id="827" w:author="Eriksson Tina" w:date="2025-06-24T17:00:00Z" w16du:dateUtc="2025-06-24T15:00:00Z">
                  <w:rPr>
                    <w:rStyle w:val="Hyperlnk"/>
                  </w:rPr>
                </w:rPrChange>
              </w:rPr>
              <w:delText>4.2.1</w:delText>
            </w:r>
            <w:r w:rsidRPr="006F1808" w:rsidDel="000F7405">
              <w:rPr>
                <w:noProof w:val="0"/>
                <w:sz w:val="22"/>
                <w:szCs w:val="22"/>
                <w:lang w:eastAsia="sv-SE"/>
                <w:rPrChange w:id="828" w:author="Eriksson Tina" w:date="2025-06-24T17:00:00Z" w16du:dateUtc="2025-06-24T15:00:00Z">
                  <w:rPr>
                    <w:sz w:val="22"/>
                    <w:szCs w:val="22"/>
                    <w:lang w:eastAsia="sv-SE"/>
                  </w:rPr>
                </w:rPrChange>
              </w:rPr>
              <w:tab/>
            </w:r>
            <w:r w:rsidRPr="006F1808" w:rsidDel="000F7405">
              <w:rPr>
                <w:noProof w:val="0"/>
                <w:rPrChange w:id="829" w:author="Eriksson Tina" w:date="2025-06-24T17:00:00Z" w16du:dateUtc="2025-06-24T15:00:00Z">
                  <w:rPr>
                    <w:rStyle w:val="Hyperlnk"/>
                  </w:rPr>
                </w:rPrChange>
              </w:rPr>
              <w:delText>Arbetsflödesmodell 1</w:delText>
            </w:r>
            <w:r w:rsidRPr="006F1808" w:rsidDel="000F7405">
              <w:rPr>
                <w:noProof w:val="0"/>
                <w:webHidden/>
                <w:rPrChange w:id="830" w:author="Eriksson Tina" w:date="2025-06-24T17:00:00Z" w16du:dateUtc="2025-06-24T15:00:00Z">
                  <w:rPr>
                    <w:webHidden/>
                  </w:rPr>
                </w:rPrChange>
              </w:rPr>
              <w:tab/>
              <w:delText>9</w:delText>
            </w:r>
          </w:del>
        </w:p>
        <w:p w14:paraId="70A5A1BC" w14:textId="59B16228" w:rsidR="0098255A" w:rsidRPr="006F1808" w:rsidDel="000F7405" w:rsidRDefault="0098255A">
          <w:pPr>
            <w:pStyle w:val="Innehll2"/>
            <w:tabs>
              <w:tab w:val="left" w:pos="1361"/>
            </w:tabs>
            <w:rPr>
              <w:del w:id="831" w:author="Eriksson Tina" w:date="2025-06-24T08:58:00Z" w16du:dateUtc="2025-06-24T06:58:00Z"/>
              <w:noProof w:val="0"/>
              <w:sz w:val="22"/>
              <w:szCs w:val="22"/>
              <w:lang w:eastAsia="sv-SE"/>
              <w:rPrChange w:id="832" w:author="Eriksson Tina" w:date="2025-06-24T17:00:00Z" w16du:dateUtc="2025-06-24T15:00:00Z">
                <w:rPr>
                  <w:del w:id="833" w:author="Eriksson Tina" w:date="2025-06-24T08:58:00Z" w16du:dateUtc="2025-06-24T06:58:00Z"/>
                  <w:sz w:val="22"/>
                  <w:szCs w:val="22"/>
                  <w:lang w:eastAsia="sv-SE"/>
                </w:rPr>
              </w:rPrChange>
            </w:rPr>
          </w:pPr>
          <w:del w:id="834" w:author="Eriksson Tina" w:date="2025-06-24T08:58:00Z" w16du:dateUtc="2025-06-24T06:58:00Z">
            <w:r w:rsidRPr="006F1808" w:rsidDel="000F7405">
              <w:rPr>
                <w:noProof w:val="0"/>
                <w:rPrChange w:id="835" w:author="Eriksson Tina" w:date="2025-06-24T17:00:00Z" w16du:dateUtc="2025-06-24T15:00:00Z">
                  <w:rPr>
                    <w:rStyle w:val="Hyperlnk"/>
                  </w:rPr>
                </w:rPrChange>
              </w:rPr>
              <w:delText>4.3</w:delText>
            </w:r>
            <w:r w:rsidRPr="006F1808" w:rsidDel="000F7405">
              <w:rPr>
                <w:noProof w:val="0"/>
                <w:sz w:val="22"/>
                <w:szCs w:val="22"/>
                <w:lang w:eastAsia="sv-SE"/>
                <w:rPrChange w:id="836" w:author="Eriksson Tina" w:date="2025-06-24T17:00:00Z" w16du:dateUtc="2025-06-24T15:00:00Z">
                  <w:rPr>
                    <w:sz w:val="22"/>
                    <w:szCs w:val="22"/>
                    <w:lang w:eastAsia="sv-SE"/>
                  </w:rPr>
                </w:rPrChange>
              </w:rPr>
              <w:tab/>
            </w:r>
            <w:r w:rsidRPr="006F1808" w:rsidDel="000F7405">
              <w:rPr>
                <w:noProof w:val="0"/>
                <w:rPrChange w:id="837" w:author="Eriksson Tina" w:date="2025-06-24T17:00:00Z" w16du:dateUtc="2025-06-24T15:00:00Z">
                  <w:rPr>
                    <w:rStyle w:val="Hyperlnk"/>
                  </w:rPr>
                </w:rPrChange>
              </w:rPr>
              <w:delText>Användningsfallsmodell</w:delText>
            </w:r>
            <w:r w:rsidRPr="006F1808" w:rsidDel="000F7405">
              <w:rPr>
                <w:noProof w:val="0"/>
                <w:webHidden/>
                <w:rPrChange w:id="838" w:author="Eriksson Tina" w:date="2025-06-24T17:00:00Z" w16du:dateUtc="2025-06-24T15:00:00Z">
                  <w:rPr>
                    <w:webHidden/>
                  </w:rPr>
                </w:rPrChange>
              </w:rPr>
              <w:tab/>
              <w:delText>10</w:delText>
            </w:r>
          </w:del>
        </w:p>
        <w:p w14:paraId="1D3A8A8E" w14:textId="35FF0558" w:rsidR="0098255A" w:rsidRPr="006F1808" w:rsidDel="000F7405" w:rsidRDefault="0098255A">
          <w:pPr>
            <w:pStyle w:val="Innehll1"/>
            <w:rPr>
              <w:del w:id="839" w:author="Eriksson Tina" w:date="2025-06-24T08:58:00Z" w16du:dateUtc="2025-06-24T06:58:00Z"/>
              <w:b w:val="0"/>
              <w:noProof w:val="0"/>
              <w:sz w:val="22"/>
              <w:szCs w:val="22"/>
              <w:rPrChange w:id="840" w:author="Eriksson Tina" w:date="2025-06-24T17:00:00Z" w16du:dateUtc="2025-06-24T15:00:00Z">
                <w:rPr>
                  <w:del w:id="841" w:author="Eriksson Tina" w:date="2025-06-24T08:58:00Z" w16du:dateUtc="2025-06-24T06:58:00Z"/>
                  <w:b w:val="0"/>
                  <w:sz w:val="22"/>
                  <w:szCs w:val="22"/>
                </w:rPr>
              </w:rPrChange>
            </w:rPr>
          </w:pPr>
          <w:del w:id="842" w:author="Eriksson Tina" w:date="2025-06-24T08:58:00Z" w16du:dateUtc="2025-06-24T06:58:00Z">
            <w:r w:rsidRPr="006F1808" w:rsidDel="000F7405">
              <w:rPr>
                <w:noProof w:val="0"/>
                <w:rPrChange w:id="843" w:author="Eriksson Tina" w:date="2025-06-24T17:00:00Z" w16du:dateUtc="2025-06-24T15:00:00Z">
                  <w:rPr>
                    <w:rStyle w:val="Hyperlnk"/>
                  </w:rPr>
                </w:rPrChange>
              </w:rPr>
              <w:delText>5</w:delText>
            </w:r>
            <w:r w:rsidRPr="006F1808" w:rsidDel="000F7405">
              <w:rPr>
                <w:b w:val="0"/>
                <w:noProof w:val="0"/>
                <w:sz w:val="22"/>
                <w:szCs w:val="22"/>
                <w:rPrChange w:id="844" w:author="Eriksson Tina" w:date="2025-06-24T17:00:00Z" w16du:dateUtc="2025-06-24T15:00:00Z">
                  <w:rPr>
                    <w:b w:val="0"/>
                    <w:sz w:val="22"/>
                    <w:szCs w:val="22"/>
                  </w:rPr>
                </w:rPrChange>
              </w:rPr>
              <w:tab/>
            </w:r>
            <w:r w:rsidRPr="006F1808" w:rsidDel="000F7405">
              <w:rPr>
                <w:noProof w:val="0"/>
                <w:rPrChange w:id="845" w:author="Eriksson Tina" w:date="2025-06-24T17:00:00Z" w16du:dateUtc="2025-06-24T15:00:00Z">
                  <w:rPr>
                    <w:rStyle w:val="Hyperlnk"/>
                  </w:rPr>
                </w:rPrChange>
              </w:rPr>
              <w:delText>Begreppsmodell (obligatorisk)</w:delText>
            </w:r>
            <w:r w:rsidRPr="006F1808" w:rsidDel="000F7405">
              <w:rPr>
                <w:noProof w:val="0"/>
                <w:webHidden/>
                <w:rPrChange w:id="846" w:author="Eriksson Tina" w:date="2025-06-24T17:00:00Z" w16du:dateUtc="2025-06-24T15:00:00Z">
                  <w:rPr>
                    <w:webHidden/>
                  </w:rPr>
                </w:rPrChange>
              </w:rPr>
              <w:tab/>
              <w:delText>11</w:delText>
            </w:r>
          </w:del>
        </w:p>
        <w:p w14:paraId="69E23ABB" w14:textId="28592314" w:rsidR="0098255A" w:rsidRPr="006F1808" w:rsidDel="000F7405" w:rsidRDefault="0098255A">
          <w:pPr>
            <w:pStyle w:val="Innehll2"/>
            <w:tabs>
              <w:tab w:val="left" w:pos="1361"/>
            </w:tabs>
            <w:rPr>
              <w:del w:id="847" w:author="Eriksson Tina" w:date="2025-06-24T08:58:00Z" w16du:dateUtc="2025-06-24T06:58:00Z"/>
              <w:noProof w:val="0"/>
              <w:sz w:val="22"/>
              <w:szCs w:val="22"/>
              <w:lang w:eastAsia="sv-SE"/>
              <w:rPrChange w:id="848" w:author="Eriksson Tina" w:date="2025-06-24T17:00:00Z" w16du:dateUtc="2025-06-24T15:00:00Z">
                <w:rPr>
                  <w:del w:id="849" w:author="Eriksson Tina" w:date="2025-06-24T08:58:00Z" w16du:dateUtc="2025-06-24T06:58:00Z"/>
                  <w:sz w:val="22"/>
                  <w:szCs w:val="22"/>
                  <w:lang w:eastAsia="sv-SE"/>
                </w:rPr>
              </w:rPrChange>
            </w:rPr>
          </w:pPr>
          <w:del w:id="850" w:author="Eriksson Tina" w:date="2025-06-24T08:58:00Z" w16du:dateUtc="2025-06-24T06:58:00Z">
            <w:r w:rsidRPr="006F1808" w:rsidDel="000F7405">
              <w:rPr>
                <w:noProof w:val="0"/>
                <w:rPrChange w:id="851" w:author="Eriksson Tina" w:date="2025-06-24T17:00:00Z" w16du:dateUtc="2025-06-24T15:00:00Z">
                  <w:rPr>
                    <w:rStyle w:val="Hyperlnk"/>
                  </w:rPr>
                </w:rPrChange>
              </w:rPr>
              <w:delText>5.1</w:delText>
            </w:r>
            <w:r w:rsidRPr="006F1808" w:rsidDel="000F7405">
              <w:rPr>
                <w:noProof w:val="0"/>
                <w:sz w:val="22"/>
                <w:szCs w:val="22"/>
                <w:lang w:eastAsia="sv-SE"/>
                <w:rPrChange w:id="852" w:author="Eriksson Tina" w:date="2025-06-24T17:00:00Z" w16du:dateUtc="2025-06-24T15:00:00Z">
                  <w:rPr>
                    <w:sz w:val="22"/>
                    <w:szCs w:val="22"/>
                    <w:lang w:eastAsia="sv-SE"/>
                  </w:rPr>
                </w:rPrChange>
              </w:rPr>
              <w:tab/>
            </w:r>
            <w:r w:rsidRPr="006F1808" w:rsidDel="000F7405">
              <w:rPr>
                <w:noProof w:val="0"/>
                <w:rPrChange w:id="853" w:author="Eriksson Tina" w:date="2025-06-24T17:00:00Z" w16du:dateUtc="2025-06-24T15:00:00Z">
                  <w:rPr>
                    <w:rStyle w:val="Hyperlnk"/>
                  </w:rPr>
                </w:rPrChange>
              </w:rPr>
              <w:delText>Begreppsmodell, grafisk del</w:delText>
            </w:r>
            <w:r w:rsidRPr="006F1808" w:rsidDel="000F7405">
              <w:rPr>
                <w:noProof w:val="0"/>
                <w:webHidden/>
                <w:rPrChange w:id="854" w:author="Eriksson Tina" w:date="2025-06-24T17:00:00Z" w16du:dateUtc="2025-06-24T15:00:00Z">
                  <w:rPr>
                    <w:webHidden/>
                  </w:rPr>
                </w:rPrChange>
              </w:rPr>
              <w:tab/>
              <w:delText>11</w:delText>
            </w:r>
          </w:del>
        </w:p>
        <w:p w14:paraId="26F40D46" w14:textId="0168D268" w:rsidR="0098255A" w:rsidRPr="006F1808" w:rsidDel="000F7405" w:rsidRDefault="0098255A">
          <w:pPr>
            <w:pStyle w:val="Innehll2"/>
            <w:tabs>
              <w:tab w:val="left" w:pos="1361"/>
            </w:tabs>
            <w:rPr>
              <w:del w:id="855" w:author="Eriksson Tina" w:date="2025-06-24T08:58:00Z" w16du:dateUtc="2025-06-24T06:58:00Z"/>
              <w:noProof w:val="0"/>
              <w:sz w:val="22"/>
              <w:szCs w:val="22"/>
              <w:lang w:eastAsia="sv-SE"/>
              <w:rPrChange w:id="856" w:author="Eriksson Tina" w:date="2025-06-24T17:00:00Z" w16du:dateUtc="2025-06-24T15:00:00Z">
                <w:rPr>
                  <w:del w:id="857" w:author="Eriksson Tina" w:date="2025-06-24T08:58:00Z" w16du:dateUtc="2025-06-24T06:58:00Z"/>
                  <w:sz w:val="22"/>
                  <w:szCs w:val="22"/>
                  <w:lang w:eastAsia="sv-SE"/>
                </w:rPr>
              </w:rPrChange>
            </w:rPr>
          </w:pPr>
          <w:del w:id="858" w:author="Eriksson Tina" w:date="2025-06-24T08:58:00Z" w16du:dateUtc="2025-06-24T06:58:00Z">
            <w:r w:rsidRPr="006F1808" w:rsidDel="000F7405">
              <w:rPr>
                <w:noProof w:val="0"/>
                <w:rPrChange w:id="859" w:author="Eriksson Tina" w:date="2025-06-24T17:00:00Z" w16du:dateUtc="2025-06-24T15:00:00Z">
                  <w:rPr>
                    <w:rStyle w:val="Hyperlnk"/>
                  </w:rPr>
                </w:rPrChange>
              </w:rPr>
              <w:delText>5.2</w:delText>
            </w:r>
            <w:r w:rsidRPr="006F1808" w:rsidDel="000F7405">
              <w:rPr>
                <w:noProof w:val="0"/>
                <w:sz w:val="22"/>
                <w:szCs w:val="22"/>
                <w:lang w:eastAsia="sv-SE"/>
                <w:rPrChange w:id="860" w:author="Eriksson Tina" w:date="2025-06-24T17:00:00Z" w16du:dateUtc="2025-06-24T15:00:00Z">
                  <w:rPr>
                    <w:sz w:val="22"/>
                    <w:szCs w:val="22"/>
                    <w:lang w:eastAsia="sv-SE"/>
                  </w:rPr>
                </w:rPrChange>
              </w:rPr>
              <w:tab/>
            </w:r>
            <w:r w:rsidRPr="006F1808" w:rsidDel="000F7405">
              <w:rPr>
                <w:noProof w:val="0"/>
                <w:rPrChange w:id="861" w:author="Eriksson Tina" w:date="2025-06-24T17:00:00Z" w16du:dateUtc="2025-06-24T15:00:00Z">
                  <w:rPr>
                    <w:rStyle w:val="Hyperlnk"/>
                  </w:rPr>
                </w:rPrChange>
              </w:rPr>
              <w:delText>Begreppsmodell, textuell del</w:delText>
            </w:r>
            <w:r w:rsidRPr="006F1808" w:rsidDel="000F7405">
              <w:rPr>
                <w:noProof w:val="0"/>
                <w:webHidden/>
                <w:rPrChange w:id="862" w:author="Eriksson Tina" w:date="2025-06-24T17:00:00Z" w16du:dateUtc="2025-06-24T15:00:00Z">
                  <w:rPr>
                    <w:webHidden/>
                  </w:rPr>
                </w:rPrChange>
              </w:rPr>
              <w:tab/>
              <w:delText>13</w:delText>
            </w:r>
          </w:del>
        </w:p>
        <w:p w14:paraId="7BADFB23" w14:textId="7864BA77" w:rsidR="0098255A" w:rsidRPr="006F1808" w:rsidDel="000F7405" w:rsidRDefault="0098255A">
          <w:pPr>
            <w:pStyle w:val="Innehll1"/>
            <w:rPr>
              <w:del w:id="863" w:author="Eriksson Tina" w:date="2025-06-24T08:58:00Z" w16du:dateUtc="2025-06-24T06:58:00Z"/>
              <w:b w:val="0"/>
              <w:noProof w:val="0"/>
              <w:sz w:val="22"/>
              <w:szCs w:val="22"/>
              <w:rPrChange w:id="864" w:author="Eriksson Tina" w:date="2025-06-24T17:00:00Z" w16du:dateUtc="2025-06-24T15:00:00Z">
                <w:rPr>
                  <w:del w:id="865" w:author="Eriksson Tina" w:date="2025-06-24T08:58:00Z" w16du:dateUtc="2025-06-24T06:58:00Z"/>
                  <w:b w:val="0"/>
                  <w:sz w:val="22"/>
                  <w:szCs w:val="22"/>
                </w:rPr>
              </w:rPrChange>
            </w:rPr>
          </w:pPr>
          <w:del w:id="866" w:author="Eriksson Tina" w:date="2025-06-24T08:58:00Z" w16du:dateUtc="2025-06-24T06:58:00Z">
            <w:r w:rsidRPr="006F1808" w:rsidDel="000F7405">
              <w:rPr>
                <w:noProof w:val="0"/>
                <w:rPrChange w:id="867" w:author="Eriksson Tina" w:date="2025-06-24T17:00:00Z" w16du:dateUtc="2025-06-24T15:00:00Z">
                  <w:rPr>
                    <w:rStyle w:val="Hyperlnk"/>
                  </w:rPr>
                </w:rPrChange>
              </w:rPr>
              <w:delText>6</w:delText>
            </w:r>
            <w:r w:rsidRPr="006F1808" w:rsidDel="000F7405">
              <w:rPr>
                <w:b w:val="0"/>
                <w:noProof w:val="0"/>
                <w:sz w:val="22"/>
                <w:szCs w:val="22"/>
                <w:rPrChange w:id="868" w:author="Eriksson Tina" w:date="2025-06-24T17:00:00Z" w16du:dateUtc="2025-06-24T15:00:00Z">
                  <w:rPr>
                    <w:b w:val="0"/>
                    <w:sz w:val="22"/>
                    <w:szCs w:val="22"/>
                  </w:rPr>
                </w:rPrChange>
              </w:rPr>
              <w:tab/>
            </w:r>
            <w:r w:rsidRPr="006F1808" w:rsidDel="000F7405">
              <w:rPr>
                <w:noProof w:val="0"/>
                <w:rPrChange w:id="869" w:author="Eriksson Tina" w:date="2025-06-24T17:00:00Z" w16du:dateUtc="2025-06-24T15:00:00Z">
                  <w:rPr>
                    <w:rStyle w:val="Hyperlnk"/>
                  </w:rPr>
                </w:rPrChange>
              </w:rPr>
              <w:delText>Informationsmodell (obligatorisk)</w:delText>
            </w:r>
            <w:r w:rsidRPr="006F1808" w:rsidDel="000F7405">
              <w:rPr>
                <w:noProof w:val="0"/>
                <w:webHidden/>
                <w:rPrChange w:id="870" w:author="Eriksson Tina" w:date="2025-06-24T17:00:00Z" w16du:dateUtc="2025-06-24T15:00:00Z">
                  <w:rPr>
                    <w:webHidden/>
                  </w:rPr>
                </w:rPrChange>
              </w:rPr>
              <w:tab/>
              <w:delText>15</w:delText>
            </w:r>
          </w:del>
        </w:p>
        <w:p w14:paraId="5C885D35" w14:textId="32719C25" w:rsidR="0098255A" w:rsidRPr="006F1808" w:rsidDel="000F7405" w:rsidRDefault="0098255A">
          <w:pPr>
            <w:pStyle w:val="Innehll2"/>
            <w:tabs>
              <w:tab w:val="left" w:pos="1361"/>
            </w:tabs>
            <w:rPr>
              <w:del w:id="871" w:author="Eriksson Tina" w:date="2025-06-24T08:58:00Z" w16du:dateUtc="2025-06-24T06:58:00Z"/>
              <w:noProof w:val="0"/>
              <w:sz w:val="22"/>
              <w:szCs w:val="22"/>
              <w:lang w:eastAsia="sv-SE"/>
              <w:rPrChange w:id="872" w:author="Eriksson Tina" w:date="2025-06-24T17:00:00Z" w16du:dateUtc="2025-06-24T15:00:00Z">
                <w:rPr>
                  <w:del w:id="873" w:author="Eriksson Tina" w:date="2025-06-24T08:58:00Z" w16du:dateUtc="2025-06-24T06:58:00Z"/>
                  <w:sz w:val="22"/>
                  <w:szCs w:val="22"/>
                  <w:lang w:eastAsia="sv-SE"/>
                </w:rPr>
              </w:rPrChange>
            </w:rPr>
          </w:pPr>
          <w:del w:id="874" w:author="Eriksson Tina" w:date="2025-06-24T08:58:00Z" w16du:dateUtc="2025-06-24T06:58:00Z">
            <w:r w:rsidRPr="006F1808" w:rsidDel="000F7405">
              <w:rPr>
                <w:noProof w:val="0"/>
                <w:rPrChange w:id="875" w:author="Eriksson Tina" w:date="2025-06-24T17:00:00Z" w16du:dateUtc="2025-06-24T15:00:00Z">
                  <w:rPr>
                    <w:rStyle w:val="Hyperlnk"/>
                  </w:rPr>
                </w:rPrChange>
              </w:rPr>
              <w:delText>6.1</w:delText>
            </w:r>
            <w:r w:rsidRPr="006F1808" w:rsidDel="000F7405">
              <w:rPr>
                <w:noProof w:val="0"/>
                <w:sz w:val="22"/>
                <w:szCs w:val="22"/>
                <w:lang w:eastAsia="sv-SE"/>
                <w:rPrChange w:id="876" w:author="Eriksson Tina" w:date="2025-06-24T17:00:00Z" w16du:dateUtc="2025-06-24T15:00:00Z">
                  <w:rPr>
                    <w:sz w:val="22"/>
                    <w:szCs w:val="22"/>
                    <w:lang w:eastAsia="sv-SE"/>
                  </w:rPr>
                </w:rPrChange>
              </w:rPr>
              <w:tab/>
            </w:r>
            <w:r w:rsidRPr="006F1808" w:rsidDel="000F7405">
              <w:rPr>
                <w:noProof w:val="0"/>
                <w:rPrChange w:id="877" w:author="Eriksson Tina" w:date="2025-06-24T17:00:00Z" w16du:dateUtc="2025-06-24T15:00:00Z">
                  <w:rPr>
                    <w:rStyle w:val="Hyperlnk"/>
                  </w:rPr>
                </w:rPrChange>
              </w:rPr>
              <w:delText>Informationsmodell, grafisk del</w:delText>
            </w:r>
            <w:r w:rsidRPr="006F1808" w:rsidDel="000F7405">
              <w:rPr>
                <w:noProof w:val="0"/>
                <w:webHidden/>
                <w:rPrChange w:id="878" w:author="Eriksson Tina" w:date="2025-06-24T17:00:00Z" w16du:dateUtc="2025-06-24T15:00:00Z">
                  <w:rPr>
                    <w:webHidden/>
                  </w:rPr>
                </w:rPrChange>
              </w:rPr>
              <w:tab/>
              <w:delText>15</w:delText>
            </w:r>
          </w:del>
        </w:p>
        <w:p w14:paraId="766C9EE1" w14:textId="55DC64BB" w:rsidR="0098255A" w:rsidRPr="006F1808" w:rsidDel="000F7405" w:rsidRDefault="0098255A">
          <w:pPr>
            <w:pStyle w:val="Innehll2"/>
            <w:tabs>
              <w:tab w:val="left" w:pos="1361"/>
            </w:tabs>
            <w:rPr>
              <w:del w:id="879" w:author="Eriksson Tina" w:date="2025-06-24T08:58:00Z" w16du:dateUtc="2025-06-24T06:58:00Z"/>
              <w:noProof w:val="0"/>
              <w:sz w:val="22"/>
              <w:szCs w:val="22"/>
              <w:lang w:eastAsia="sv-SE"/>
              <w:rPrChange w:id="880" w:author="Eriksson Tina" w:date="2025-06-24T17:00:00Z" w16du:dateUtc="2025-06-24T15:00:00Z">
                <w:rPr>
                  <w:del w:id="881" w:author="Eriksson Tina" w:date="2025-06-24T08:58:00Z" w16du:dateUtc="2025-06-24T06:58:00Z"/>
                  <w:sz w:val="22"/>
                  <w:szCs w:val="22"/>
                  <w:lang w:eastAsia="sv-SE"/>
                </w:rPr>
              </w:rPrChange>
            </w:rPr>
          </w:pPr>
          <w:del w:id="882" w:author="Eriksson Tina" w:date="2025-06-24T08:58:00Z" w16du:dateUtc="2025-06-24T06:58:00Z">
            <w:r w:rsidRPr="006F1808" w:rsidDel="000F7405">
              <w:rPr>
                <w:noProof w:val="0"/>
                <w:rPrChange w:id="883" w:author="Eriksson Tina" w:date="2025-06-24T17:00:00Z" w16du:dateUtc="2025-06-24T15:00:00Z">
                  <w:rPr>
                    <w:rStyle w:val="Hyperlnk"/>
                  </w:rPr>
                </w:rPrChange>
              </w:rPr>
              <w:delText>6.2</w:delText>
            </w:r>
            <w:r w:rsidRPr="006F1808" w:rsidDel="000F7405">
              <w:rPr>
                <w:noProof w:val="0"/>
                <w:sz w:val="22"/>
                <w:szCs w:val="22"/>
                <w:lang w:eastAsia="sv-SE"/>
                <w:rPrChange w:id="884" w:author="Eriksson Tina" w:date="2025-06-24T17:00:00Z" w16du:dateUtc="2025-06-24T15:00:00Z">
                  <w:rPr>
                    <w:sz w:val="22"/>
                    <w:szCs w:val="22"/>
                    <w:lang w:eastAsia="sv-SE"/>
                  </w:rPr>
                </w:rPrChange>
              </w:rPr>
              <w:tab/>
            </w:r>
            <w:r w:rsidRPr="006F1808" w:rsidDel="000F7405">
              <w:rPr>
                <w:noProof w:val="0"/>
                <w:rPrChange w:id="885" w:author="Eriksson Tina" w:date="2025-06-24T17:00:00Z" w16du:dateUtc="2025-06-24T15:00:00Z">
                  <w:rPr>
                    <w:rStyle w:val="Hyperlnk"/>
                  </w:rPr>
                </w:rPrChange>
              </w:rPr>
              <w:delText>Klasser och attribut</w:delText>
            </w:r>
            <w:r w:rsidRPr="006F1808" w:rsidDel="000F7405">
              <w:rPr>
                <w:noProof w:val="0"/>
                <w:webHidden/>
                <w:rPrChange w:id="886" w:author="Eriksson Tina" w:date="2025-06-24T17:00:00Z" w16du:dateUtc="2025-06-24T15:00:00Z">
                  <w:rPr>
                    <w:webHidden/>
                  </w:rPr>
                </w:rPrChange>
              </w:rPr>
              <w:tab/>
              <w:delText>16</w:delText>
            </w:r>
          </w:del>
        </w:p>
        <w:p w14:paraId="40181BC5" w14:textId="1562A46B" w:rsidR="0098255A" w:rsidRPr="006F1808" w:rsidDel="000F7405" w:rsidRDefault="0098255A">
          <w:pPr>
            <w:pStyle w:val="Innehll3"/>
            <w:tabs>
              <w:tab w:val="left" w:pos="1701"/>
            </w:tabs>
            <w:rPr>
              <w:del w:id="887" w:author="Eriksson Tina" w:date="2025-06-24T08:58:00Z" w16du:dateUtc="2025-06-24T06:58:00Z"/>
              <w:noProof w:val="0"/>
              <w:sz w:val="22"/>
              <w:szCs w:val="22"/>
              <w:lang w:eastAsia="sv-SE"/>
              <w:rPrChange w:id="888" w:author="Eriksson Tina" w:date="2025-06-24T17:00:00Z" w16du:dateUtc="2025-06-24T15:00:00Z">
                <w:rPr>
                  <w:del w:id="889" w:author="Eriksson Tina" w:date="2025-06-24T08:58:00Z" w16du:dateUtc="2025-06-24T06:58:00Z"/>
                  <w:sz w:val="22"/>
                  <w:szCs w:val="22"/>
                  <w:lang w:eastAsia="sv-SE"/>
                </w:rPr>
              </w:rPrChange>
            </w:rPr>
          </w:pPr>
          <w:del w:id="890" w:author="Eriksson Tina" w:date="2025-06-24T08:58:00Z" w16du:dateUtc="2025-06-24T06:58:00Z">
            <w:r w:rsidRPr="006F1808" w:rsidDel="000F7405">
              <w:rPr>
                <w:noProof w:val="0"/>
                <w:rPrChange w:id="891" w:author="Eriksson Tina" w:date="2025-06-24T17:00:00Z" w16du:dateUtc="2025-06-24T15:00:00Z">
                  <w:rPr>
                    <w:rStyle w:val="Hyperlnk"/>
                  </w:rPr>
                </w:rPrChange>
              </w:rPr>
              <w:delText>6.2.1</w:delText>
            </w:r>
            <w:r w:rsidRPr="006F1808" w:rsidDel="000F7405">
              <w:rPr>
                <w:noProof w:val="0"/>
                <w:sz w:val="22"/>
                <w:szCs w:val="22"/>
                <w:lang w:eastAsia="sv-SE"/>
                <w:rPrChange w:id="892" w:author="Eriksson Tina" w:date="2025-06-24T17:00:00Z" w16du:dateUtc="2025-06-24T15:00:00Z">
                  <w:rPr>
                    <w:sz w:val="22"/>
                    <w:szCs w:val="22"/>
                    <w:lang w:eastAsia="sv-SE"/>
                  </w:rPr>
                </w:rPrChange>
              </w:rPr>
              <w:tab/>
            </w:r>
            <w:r w:rsidRPr="006F1808" w:rsidDel="000F7405">
              <w:rPr>
                <w:i/>
                <w:iCs/>
                <w:noProof w:val="0"/>
                <w:rPrChange w:id="893" w:author="Eriksson Tina" w:date="2025-06-24T17:00:00Z" w16du:dateUtc="2025-06-24T15:00:00Z">
                  <w:rPr>
                    <w:rStyle w:val="Hyperlnk"/>
                    <w:i/>
                    <w:iCs/>
                  </w:rPr>
                </w:rPrChange>
              </w:rPr>
              <w:delText>Tidsbokning</w:delText>
            </w:r>
            <w:r w:rsidRPr="006F1808" w:rsidDel="000F7405">
              <w:rPr>
                <w:noProof w:val="0"/>
                <w:webHidden/>
                <w:rPrChange w:id="894" w:author="Eriksson Tina" w:date="2025-06-24T17:00:00Z" w16du:dateUtc="2025-06-24T15:00:00Z">
                  <w:rPr>
                    <w:webHidden/>
                  </w:rPr>
                </w:rPrChange>
              </w:rPr>
              <w:tab/>
              <w:delText>17</w:delText>
            </w:r>
          </w:del>
        </w:p>
        <w:p w14:paraId="77EE1C1F" w14:textId="4C5E7CE3" w:rsidR="0098255A" w:rsidRPr="006F1808" w:rsidDel="000F7405" w:rsidRDefault="0098255A">
          <w:pPr>
            <w:pStyle w:val="Innehll2"/>
            <w:tabs>
              <w:tab w:val="left" w:pos="1361"/>
            </w:tabs>
            <w:rPr>
              <w:del w:id="895" w:author="Eriksson Tina" w:date="2025-06-24T08:58:00Z" w16du:dateUtc="2025-06-24T06:58:00Z"/>
              <w:noProof w:val="0"/>
              <w:sz w:val="22"/>
              <w:szCs w:val="22"/>
              <w:lang w:eastAsia="sv-SE"/>
              <w:rPrChange w:id="896" w:author="Eriksson Tina" w:date="2025-06-24T17:00:00Z" w16du:dateUtc="2025-06-24T15:00:00Z">
                <w:rPr>
                  <w:del w:id="897" w:author="Eriksson Tina" w:date="2025-06-24T08:58:00Z" w16du:dateUtc="2025-06-24T06:58:00Z"/>
                  <w:sz w:val="22"/>
                  <w:szCs w:val="22"/>
                  <w:lang w:eastAsia="sv-SE"/>
                </w:rPr>
              </w:rPrChange>
            </w:rPr>
          </w:pPr>
          <w:del w:id="898" w:author="Eriksson Tina" w:date="2025-06-24T08:58:00Z" w16du:dateUtc="2025-06-24T06:58:00Z">
            <w:r w:rsidRPr="006F1808" w:rsidDel="000F7405">
              <w:rPr>
                <w:noProof w:val="0"/>
                <w:rPrChange w:id="899" w:author="Eriksson Tina" w:date="2025-06-24T17:00:00Z" w16du:dateUtc="2025-06-24T15:00:00Z">
                  <w:rPr>
                    <w:rStyle w:val="Hyperlnk"/>
                  </w:rPr>
                </w:rPrChange>
              </w:rPr>
              <w:delText>6.3</w:delText>
            </w:r>
            <w:r w:rsidRPr="006F1808" w:rsidDel="000F7405">
              <w:rPr>
                <w:noProof w:val="0"/>
                <w:sz w:val="22"/>
                <w:szCs w:val="22"/>
                <w:lang w:eastAsia="sv-SE"/>
                <w:rPrChange w:id="900" w:author="Eriksson Tina" w:date="2025-06-24T17:00:00Z" w16du:dateUtc="2025-06-24T15:00:00Z">
                  <w:rPr>
                    <w:sz w:val="22"/>
                    <w:szCs w:val="22"/>
                    <w:lang w:eastAsia="sv-SE"/>
                  </w:rPr>
                </w:rPrChange>
              </w:rPr>
              <w:tab/>
            </w:r>
            <w:r w:rsidRPr="006F1808" w:rsidDel="000F7405">
              <w:rPr>
                <w:noProof w:val="0"/>
                <w:rPrChange w:id="901" w:author="Eriksson Tina" w:date="2025-06-24T17:00:00Z" w16du:dateUtc="2025-06-24T15:00:00Z">
                  <w:rPr>
                    <w:rStyle w:val="Hyperlnk"/>
                  </w:rPr>
                </w:rPrChange>
              </w:rPr>
              <w:delText>Datatyper i informationsmodellen</w:delText>
            </w:r>
            <w:r w:rsidRPr="006F1808" w:rsidDel="000F7405">
              <w:rPr>
                <w:noProof w:val="0"/>
                <w:webHidden/>
                <w:rPrChange w:id="902" w:author="Eriksson Tina" w:date="2025-06-24T17:00:00Z" w16du:dateUtc="2025-06-24T15:00:00Z">
                  <w:rPr>
                    <w:webHidden/>
                  </w:rPr>
                </w:rPrChange>
              </w:rPr>
              <w:tab/>
              <w:delText>18</w:delText>
            </w:r>
          </w:del>
        </w:p>
        <w:p w14:paraId="04B9BD03" w14:textId="4AB2E82C" w:rsidR="0098255A" w:rsidRPr="006F1808" w:rsidDel="000F7405" w:rsidRDefault="0098255A">
          <w:pPr>
            <w:pStyle w:val="Innehll2"/>
            <w:tabs>
              <w:tab w:val="left" w:pos="1361"/>
            </w:tabs>
            <w:rPr>
              <w:del w:id="903" w:author="Eriksson Tina" w:date="2025-06-24T08:58:00Z" w16du:dateUtc="2025-06-24T06:58:00Z"/>
              <w:noProof w:val="0"/>
              <w:sz w:val="22"/>
              <w:szCs w:val="22"/>
              <w:lang w:eastAsia="sv-SE"/>
              <w:rPrChange w:id="904" w:author="Eriksson Tina" w:date="2025-06-24T17:00:00Z" w16du:dateUtc="2025-06-24T15:00:00Z">
                <w:rPr>
                  <w:del w:id="905" w:author="Eriksson Tina" w:date="2025-06-24T08:58:00Z" w16du:dateUtc="2025-06-24T06:58:00Z"/>
                  <w:sz w:val="22"/>
                  <w:szCs w:val="22"/>
                  <w:lang w:eastAsia="sv-SE"/>
                </w:rPr>
              </w:rPrChange>
            </w:rPr>
          </w:pPr>
          <w:del w:id="906" w:author="Eriksson Tina" w:date="2025-06-24T08:58:00Z" w16du:dateUtc="2025-06-24T06:58:00Z">
            <w:r w:rsidRPr="006F1808" w:rsidDel="000F7405">
              <w:rPr>
                <w:noProof w:val="0"/>
                <w:rPrChange w:id="907" w:author="Eriksson Tina" w:date="2025-06-24T17:00:00Z" w16du:dateUtc="2025-06-24T15:00:00Z">
                  <w:rPr>
                    <w:rStyle w:val="Hyperlnk"/>
                  </w:rPr>
                </w:rPrChange>
              </w:rPr>
              <w:delText>6.4</w:delText>
            </w:r>
            <w:r w:rsidRPr="006F1808" w:rsidDel="000F7405">
              <w:rPr>
                <w:noProof w:val="0"/>
                <w:sz w:val="22"/>
                <w:szCs w:val="22"/>
                <w:lang w:eastAsia="sv-SE"/>
                <w:rPrChange w:id="908" w:author="Eriksson Tina" w:date="2025-06-24T17:00:00Z" w16du:dateUtc="2025-06-24T15:00:00Z">
                  <w:rPr>
                    <w:sz w:val="22"/>
                    <w:szCs w:val="22"/>
                    <w:lang w:eastAsia="sv-SE"/>
                  </w:rPr>
                </w:rPrChange>
              </w:rPr>
              <w:tab/>
            </w:r>
            <w:r w:rsidRPr="006F1808" w:rsidDel="000F7405">
              <w:rPr>
                <w:noProof w:val="0"/>
                <w:rPrChange w:id="909" w:author="Eriksson Tina" w:date="2025-06-24T17:00:00Z" w16du:dateUtc="2025-06-24T15:00:00Z">
                  <w:rPr>
                    <w:rStyle w:val="Hyperlnk"/>
                  </w:rPr>
                </w:rPrChange>
              </w:rPr>
              <w:delText>Identifierare i informationsmodellen</w:delText>
            </w:r>
            <w:r w:rsidRPr="006F1808" w:rsidDel="000F7405">
              <w:rPr>
                <w:noProof w:val="0"/>
                <w:webHidden/>
                <w:rPrChange w:id="910" w:author="Eriksson Tina" w:date="2025-06-24T17:00:00Z" w16du:dateUtc="2025-06-24T15:00:00Z">
                  <w:rPr>
                    <w:webHidden/>
                  </w:rPr>
                </w:rPrChange>
              </w:rPr>
              <w:tab/>
              <w:delText>19</w:delText>
            </w:r>
          </w:del>
        </w:p>
        <w:p w14:paraId="6494D75B" w14:textId="7CD5B67C" w:rsidR="0098255A" w:rsidRPr="006F1808" w:rsidDel="000F7405" w:rsidRDefault="0098255A">
          <w:pPr>
            <w:pStyle w:val="Innehll2"/>
            <w:tabs>
              <w:tab w:val="left" w:pos="1361"/>
            </w:tabs>
            <w:rPr>
              <w:del w:id="911" w:author="Eriksson Tina" w:date="2025-06-24T08:58:00Z" w16du:dateUtc="2025-06-24T06:58:00Z"/>
              <w:noProof w:val="0"/>
              <w:sz w:val="22"/>
              <w:szCs w:val="22"/>
              <w:lang w:eastAsia="sv-SE"/>
              <w:rPrChange w:id="912" w:author="Eriksson Tina" w:date="2025-06-24T17:00:00Z" w16du:dateUtc="2025-06-24T15:00:00Z">
                <w:rPr>
                  <w:del w:id="913" w:author="Eriksson Tina" w:date="2025-06-24T08:58:00Z" w16du:dateUtc="2025-06-24T06:58:00Z"/>
                  <w:sz w:val="22"/>
                  <w:szCs w:val="22"/>
                  <w:lang w:eastAsia="sv-SE"/>
                </w:rPr>
              </w:rPrChange>
            </w:rPr>
          </w:pPr>
          <w:del w:id="914" w:author="Eriksson Tina" w:date="2025-06-24T08:58:00Z" w16du:dateUtc="2025-06-24T06:58:00Z">
            <w:r w:rsidRPr="006F1808" w:rsidDel="000F7405">
              <w:rPr>
                <w:noProof w:val="0"/>
                <w:rPrChange w:id="915" w:author="Eriksson Tina" w:date="2025-06-24T17:00:00Z" w16du:dateUtc="2025-06-24T15:00:00Z">
                  <w:rPr>
                    <w:rStyle w:val="Hyperlnk"/>
                  </w:rPr>
                </w:rPrChange>
              </w:rPr>
              <w:delText>6.5</w:delText>
            </w:r>
            <w:r w:rsidRPr="006F1808" w:rsidDel="000F7405">
              <w:rPr>
                <w:noProof w:val="0"/>
                <w:sz w:val="22"/>
                <w:szCs w:val="22"/>
                <w:lang w:eastAsia="sv-SE"/>
                <w:rPrChange w:id="916" w:author="Eriksson Tina" w:date="2025-06-24T17:00:00Z" w16du:dateUtc="2025-06-24T15:00:00Z">
                  <w:rPr>
                    <w:sz w:val="22"/>
                    <w:szCs w:val="22"/>
                    <w:lang w:eastAsia="sv-SE"/>
                  </w:rPr>
                </w:rPrChange>
              </w:rPr>
              <w:tab/>
            </w:r>
            <w:r w:rsidRPr="006F1808" w:rsidDel="000F7405">
              <w:rPr>
                <w:noProof w:val="0"/>
                <w:rPrChange w:id="917" w:author="Eriksson Tina" w:date="2025-06-24T17:00:00Z" w16du:dateUtc="2025-06-24T15:00:00Z">
                  <w:rPr>
                    <w:rStyle w:val="Hyperlnk"/>
                  </w:rPr>
                </w:rPrChange>
              </w:rPr>
              <w:delText>Kodverk och urval i informationsmodellen</w:delText>
            </w:r>
            <w:r w:rsidRPr="006F1808" w:rsidDel="000F7405">
              <w:rPr>
                <w:noProof w:val="0"/>
                <w:webHidden/>
                <w:rPrChange w:id="918" w:author="Eriksson Tina" w:date="2025-06-24T17:00:00Z" w16du:dateUtc="2025-06-24T15:00:00Z">
                  <w:rPr>
                    <w:webHidden/>
                  </w:rPr>
                </w:rPrChange>
              </w:rPr>
              <w:tab/>
              <w:delText>19</w:delText>
            </w:r>
          </w:del>
        </w:p>
        <w:p w14:paraId="130C4B23" w14:textId="3D16B1E6" w:rsidR="00976057" w:rsidRPr="006F1808" w:rsidRDefault="004F6E9F" w:rsidP="00EA678D">
          <w:pPr>
            <w:pStyle w:val="Innehll1"/>
            <w:ind w:left="0" w:firstLine="0"/>
            <w:rPr>
              <w:bCs/>
              <w:noProof w:val="0"/>
              <w:rPrChange w:id="919" w:author="Eriksson Tina" w:date="2025-06-24T17:00:00Z" w16du:dateUtc="2025-06-24T15:00:00Z">
                <w:rPr>
                  <w:bCs/>
                </w:rPr>
              </w:rPrChange>
            </w:rPr>
          </w:pPr>
          <w:r w:rsidRPr="006F1808">
            <w:rPr>
              <w:noProof w:val="0"/>
              <w:shd w:val="clear" w:color="auto" w:fill="F0F0F0"/>
              <w:rPrChange w:id="920" w:author="Eriksson Tina" w:date="2025-06-24T17:00:00Z" w16du:dateUtc="2025-06-24T15:00:00Z">
                <w:rPr>
                  <w:shd w:val="clear" w:color="auto" w:fill="F0F0F0"/>
                </w:rPr>
              </w:rPrChange>
            </w:rPr>
            <w:fldChar w:fldCharType="end"/>
          </w:r>
        </w:p>
      </w:sdtContent>
    </w:sdt>
    <w:p w14:paraId="609C56D5" w14:textId="77777777" w:rsidR="00303C3E" w:rsidRPr="006F1808" w:rsidRDefault="00303C3E">
      <w:pPr>
        <w:rPr>
          <w:rFonts w:asciiTheme="majorHAnsi" w:eastAsiaTheme="majorEastAsia" w:hAnsiTheme="majorHAnsi" w:cstheme="majorBidi"/>
          <w:b/>
          <w:color w:val="A33662" w:themeColor="accent1"/>
          <w:sz w:val="28"/>
          <w:szCs w:val="28"/>
        </w:rPr>
      </w:pPr>
      <w:r w:rsidRPr="006F1808">
        <w:br w:type="page"/>
      </w:r>
    </w:p>
    <w:p w14:paraId="59AB37C8" w14:textId="4CE59F0E" w:rsidR="0066768F" w:rsidRPr="006F1808" w:rsidDel="008E2F55" w:rsidRDefault="0066768F" w:rsidP="004D4E2E">
      <w:pPr>
        <w:pStyle w:val="Tabelltitel"/>
        <w:rPr>
          <w:del w:id="921" w:author="Eriksson Tina" w:date="2025-06-12T13:30:00Z" w16du:dateUtc="2025-06-12T11:30:00Z"/>
          <w:color w:val="098394"/>
          <w:lang w:val="sv-SE"/>
          <w:rPrChange w:id="922" w:author="Eriksson Tina" w:date="2025-06-24T17:00:00Z" w16du:dateUtc="2025-06-24T15:00:00Z">
            <w:rPr>
              <w:del w:id="923" w:author="Eriksson Tina" w:date="2025-06-12T13:30:00Z" w16du:dateUtc="2025-06-12T11:30:00Z"/>
              <w:color w:val="098394"/>
              <w:lang w:val="sv-SE"/>
            </w:rPr>
          </w:rPrChange>
        </w:rPr>
      </w:pPr>
      <w:r w:rsidRPr="006F1808">
        <w:rPr>
          <w:lang w:val="sv-SE"/>
          <w:rPrChange w:id="924" w:author="Eriksson Tina" w:date="2025-06-24T17:00:00Z" w16du:dateUtc="2025-06-24T15:00:00Z">
            <w:rPr>
              <w:lang w:val="sv-SE"/>
            </w:rPr>
          </w:rPrChange>
        </w:rPr>
        <w:lastRenderedPageBreak/>
        <w:t>Revisionshistorik</w:t>
      </w:r>
      <w:r w:rsidR="004D4E2E" w:rsidRPr="006F1808">
        <w:rPr>
          <w:lang w:val="sv-SE"/>
          <w:rPrChange w:id="925" w:author="Eriksson Tina" w:date="2025-06-24T17:00:00Z" w16du:dateUtc="2025-06-24T15:00:00Z">
            <w:rPr>
              <w:lang w:val="sv-SE"/>
            </w:rPr>
          </w:rPrChange>
        </w:rPr>
        <w:t xml:space="preserve"> </w:t>
      </w:r>
      <w:r w:rsidR="00474B01" w:rsidRPr="006F1808">
        <w:rPr>
          <w:color w:val="098394"/>
          <w:lang w:val="sv-SE"/>
          <w:rPrChange w:id="926" w:author="Eriksson Tina" w:date="2025-06-24T17:00:00Z" w16du:dateUtc="2025-06-24T15:00:00Z">
            <w:rPr>
              <w:color w:val="098394"/>
              <w:lang w:val="sv-SE"/>
            </w:rPr>
          </w:rPrChange>
        </w:rPr>
        <w:t>(obligatorisk)</w:t>
      </w:r>
    </w:p>
    <w:p w14:paraId="53CE3178" w14:textId="6A0909CD" w:rsidR="004D4E2E" w:rsidRPr="006F1808" w:rsidRDefault="004D4E2E">
      <w:pPr>
        <w:pStyle w:val="Tabelltitel"/>
        <w:rPr>
          <w:lang w:val="sv-SE"/>
          <w:rPrChange w:id="927" w:author="Eriksson Tina" w:date="2025-06-24T17:00:00Z" w16du:dateUtc="2025-06-24T15:00:00Z">
            <w:rPr/>
          </w:rPrChange>
        </w:rPr>
        <w:pPrChange w:id="928" w:author="Eriksson Tina" w:date="2025-06-12T13:30:00Z" w16du:dateUtc="2025-06-12T11:30:00Z">
          <w:pPr/>
        </w:pPrChange>
      </w:pPr>
      <w:del w:id="929" w:author="Eriksson Tina" w:date="2025-06-12T13:30:00Z" w16du:dateUtc="2025-06-12T11:30:00Z">
        <w:r w:rsidRPr="006F1808" w:rsidDel="008E2F55">
          <w:rPr>
            <w:lang w:val="sv-SE"/>
            <w:rPrChange w:id="930" w:author="Eriksson Tina" w:date="2025-06-24T17:00:00Z" w16du:dateUtc="2025-06-24T15:00:00Z">
              <w:rPr/>
            </w:rPrChange>
          </w:rPr>
          <w:delText xml:space="preserve">Revisionshistoriken ska skrivas på en sådan detaljnivå att </w:delText>
        </w:r>
        <w:r w:rsidR="003B32D7" w:rsidRPr="006F1808" w:rsidDel="008E2F55">
          <w:rPr>
            <w:lang w:val="sv-SE"/>
            <w:rPrChange w:id="931" w:author="Eriksson Tina" w:date="2025-06-24T17:00:00Z" w16du:dateUtc="2025-06-24T15:00:00Z">
              <w:rPr/>
            </w:rPrChange>
          </w:rPr>
          <w:delText>läsaren</w:delText>
        </w:r>
        <w:r w:rsidRPr="006F1808" w:rsidDel="008E2F55">
          <w:rPr>
            <w:lang w:val="sv-SE"/>
            <w:rPrChange w:id="932" w:author="Eriksson Tina" w:date="2025-06-24T17:00:00Z" w16du:dateUtc="2025-06-24T15:00:00Z">
              <w:rPr/>
            </w:rPrChange>
          </w:rPr>
          <w:delText xml:space="preserve"> ska kunna förstå hur den nya versionen skiljer sig från den föregående.</w:delText>
        </w:r>
      </w:del>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Change w:id="933" w:author="Eriksson Tina" w:date="2025-06-23T13:01:00Z" w16du:dateUtc="2025-06-23T11:01:00Z">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PrChange>
      </w:tblPr>
      <w:tblGrid>
        <w:gridCol w:w="851"/>
        <w:gridCol w:w="1276"/>
        <w:gridCol w:w="2268"/>
        <w:gridCol w:w="4667"/>
        <w:tblGridChange w:id="934">
          <w:tblGrid>
            <w:gridCol w:w="851"/>
            <w:gridCol w:w="567"/>
            <w:gridCol w:w="709"/>
            <w:gridCol w:w="567"/>
            <w:gridCol w:w="1701"/>
            <w:gridCol w:w="567"/>
            <w:gridCol w:w="4100"/>
          </w:tblGrid>
        </w:tblGridChange>
      </w:tblGrid>
      <w:tr w:rsidR="0066768F" w:rsidRPr="006F1808" w14:paraId="5C6D7B22" w14:textId="77777777" w:rsidTr="006327E5">
        <w:trPr>
          <w:trHeight w:val="21"/>
          <w:trPrChange w:id="935" w:author="Eriksson Tina" w:date="2025-06-23T13:01:00Z" w16du:dateUtc="2025-06-23T11:01:00Z">
            <w:trPr>
              <w:trHeight w:val="21"/>
            </w:trPr>
          </w:trPrChange>
        </w:trPr>
        <w:tc>
          <w:tcPr>
            <w:tcW w:w="851" w:type="dxa"/>
            <w:shd w:val="clear" w:color="auto" w:fill="A33662" w:themeFill="accent1"/>
            <w:tcPrChange w:id="936" w:author="Eriksson Tina" w:date="2025-06-23T13:01:00Z" w16du:dateUtc="2025-06-23T11:01:00Z">
              <w:tcPr>
                <w:tcW w:w="1418" w:type="dxa"/>
                <w:gridSpan w:val="2"/>
                <w:shd w:val="clear" w:color="auto" w:fill="A33662" w:themeFill="accent1"/>
              </w:tcPr>
            </w:tcPrChange>
          </w:tcPr>
          <w:p w14:paraId="1887EB18" w14:textId="77777777" w:rsidR="0066768F" w:rsidRPr="006F1808" w:rsidRDefault="0066768F" w:rsidP="0019186E">
            <w:pPr>
              <w:pStyle w:val="Tabellrubrik"/>
            </w:pPr>
            <w:r w:rsidRPr="006F1808">
              <w:t>Version</w:t>
            </w:r>
          </w:p>
        </w:tc>
        <w:tc>
          <w:tcPr>
            <w:tcW w:w="1276" w:type="dxa"/>
            <w:shd w:val="clear" w:color="auto" w:fill="A33662" w:themeFill="accent1"/>
            <w:tcPrChange w:id="937" w:author="Eriksson Tina" w:date="2025-06-23T13:01:00Z" w16du:dateUtc="2025-06-23T11:01:00Z">
              <w:tcPr>
                <w:tcW w:w="1276" w:type="dxa"/>
                <w:gridSpan w:val="2"/>
                <w:shd w:val="clear" w:color="auto" w:fill="A33662" w:themeFill="accent1"/>
              </w:tcPr>
            </w:tcPrChange>
          </w:tcPr>
          <w:p w14:paraId="3152BFBA" w14:textId="77777777" w:rsidR="0066768F" w:rsidRPr="006F1808" w:rsidRDefault="0066768F" w:rsidP="0019186E">
            <w:pPr>
              <w:pStyle w:val="Tabellrubrik"/>
            </w:pPr>
            <w:r w:rsidRPr="006F1808">
              <w:t>Datum</w:t>
            </w:r>
          </w:p>
        </w:tc>
        <w:tc>
          <w:tcPr>
            <w:tcW w:w="2268" w:type="dxa"/>
            <w:shd w:val="clear" w:color="auto" w:fill="A33662" w:themeFill="accent1"/>
            <w:tcPrChange w:id="938" w:author="Eriksson Tina" w:date="2025-06-23T13:01:00Z" w16du:dateUtc="2025-06-23T11:01:00Z">
              <w:tcPr>
                <w:tcW w:w="2268" w:type="dxa"/>
                <w:gridSpan w:val="2"/>
                <w:shd w:val="clear" w:color="auto" w:fill="A33662" w:themeFill="accent1"/>
              </w:tcPr>
            </w:tcPrChange>
          </w:tcPr>
          <w:p w14:paraId="4E920B66" w14:textId="77777777" w:rsidR="0066768F" w:rsidRPr="006F1808" w:rsidRDefault="0066768F" w:rsidP="0019186E">
            <w:pPr>
              <w:pStyle w:val="Tabellrubrik"/>
            </w:pPr>
            <w:r w:rsidRPr="006F1808">
              <w:t>Författare</w:t>
            </w:r>
          </w:p>
        </w:tc>
        <w:tc>
          <w:tcPr>
            <w:tcW w:w="4667" w:type="dxa"/>
            <w:shd w:val="clear" w:color="auto" w:fill="A33662" w:themeFill="accent1"/>
            <w:tcPrChange w:id="939" w:author="Eriksson Tina" w:date="2025-06-23T13:01:00Z" w16du:dateUtc="2025-06-23T11:01:00Z">
              <w:tcPr>
                <w:tcW w:w="4100" w:type="dxa"/>
                <w:shd w:val="clear" w:color="auto" w:fill="A33662" w:themeFill="accent1"/>
              </w:tcPr>
            </w:tcPrChange>
          </w:tcPr>
          <w:p w14:paraId="53CC372C" w14:textId="77777777" w:rsidR="0066768F" w:rsidRPr="006F1808" w:rsidRDefault="0066768F" w:rsidP="0019186E">
            <w:pPr>
              <w:pStyle w:val="Tabellrubrik"/>
            </w:pPr>
            <w:r w:rsidRPr="006F1808">
              <w:t>Kommentar</w:t>
            </w:r>
          </w:p>
        </w:tc>
      </w:tr>
      <w:tr w:rsidR="0066768F" w:rsidRPr="006F1808" w14:paraId="594A9379" w14:textId="77777777" w:rsidTr="006327E5">
        <w:tc>
          <w:tcPr>
            <w:tcW w:w="851" w:type="dxa"/>
            <w:tcBorders>
              <w:bottom w:val="single" w:sz="4" w:space="0" w:color="A33662" w:themeColor="accent1"/>
              <w:right w:val="single" w:sz="24" w:space="0" w:color="FFFFFF" w:themeColor="background1"/>
            </w:tcBorders>
            <w:tcPrChange w:id="940" w:author="Eriksson Tina" w:date="2025-06-23T13:01:00Z" w16du:dateUtc="2025-06-23T11:01:00Z">
              <w:tcPr>
                <w:tcW w:w="1418" w:type="dxa"/>
                <w:gridSpan w:val="2"/>
                <w:tcBorders>
                  <w:bottom w:val="single" w:sz="4" w:space="0" w:color="A33662" w:themeColor="accent1"/>
                  <w:right w:val="single" w:sz="24" w:space="0" w:color="FFFFFF" w:themeColor="background1"/>
                </w:tcBorders>
              </w:tcPr>
            </w:tcPrChange>
          </w:tcPr>
          <w:p w14:paraId="6F19B39F" w14:textId="2C482BEF" w:rsidR="0066768F" w:rsidRPr="006F1808" w:rsidRDefault="00E53D52" w:rsidP="0019186E">
            <w:pPr>
              <w:rPr>
                <w:rFonts w:ascii="Open Sans" w:hAnsi="Open Sans" w:cs="Times New Roman"/>
                <w:rPrChange w:id="941" w:author="Eriksson Tina" w:date="2025-06-24T17:00:00Z" w16du:dateUtc="2025-06-24T15:00:00Z">
                  <w:rPr>
                    <w:i/>
                    <w:color w:val="098394"/>
                  </w:rPr>
                </w:rPrChange>
              </w:rPr>
            </w:pPr>
            <w:r w:rsidRPr="006F1808">
              <w:rPr>
                <w:rFonts w:ascii="Open Sans" w:hAnsi="Open Sans" w:cs="Times New Roman"/>
                <w:rPrChange w:id="942" w:author="Eriksson Tina" w:date="2025-06-24T17:00:00Z" w16du:dateUtc="2025-06-24T15:00:00Z">
                  <w:rPr>
                    <w:i/>
                    <w:iCs/>
                    <w:color w:val="098394"/>
                  </w:rPr>
                </w:rPrChange>
              </w:rPr>
              <w:t>1.0</w:t>
            </w:r>
          </w:p>
        </w:tc>
        <w:tc>
          <w:tcPr>
            <w:tcW w:w="1276" w:type="dxa"/>
            <w:tcBorders>
              <w:left w:val="single" w:sz="24" w:space="0" w:color="FFFFFF" w:themeColor="background1"/>
              <w:bottom w:val="single" w:sz="4" w:space="0" w:color="A33662" w:themeColor="accent1"/>
              <w:right w:val="single" w:sz="24" w:space="0" w:color="FFFFFF" w:themeColor="background1"/>
            </w:tcBorders>
            <w:tcPrChange w:id="943" w:author="Eriksson Tina" w:date="2025-06-23T13:01:00Z" w16du:dateUtc="2025-06-23T11:01:00Z">
              <w:tcPr>
                <w:tcW w:w="1276" w:type="dxa"/>
                <w:gridSpan w:val="2"/>
                <w:tcBorders>
                  <w:left w:val="single" w:sz="24" w:space="0" w:color="FFFFFF" w:themeColor="background1"/>
                  <w:bottom w:val="single" w:sz="4" w:space="0" w:color="A33662" w:themeColor="accent1"/>
                  <w:right w:val="single" w:sz="24" w:space="0" w:color="FFFFFF" w:themeColor="background1"/>
                </w:tcBorders>
              </w:tcPr>
            </w:tcPrChange>
          </w:tcPr>
          <w:p w14:paraId="480CC6A9" w14:textId="6634E2B9" w:rsidR="0066768F" w:rsidRPr="006F1808" w:rsidRDefault="0066768F" w:rsidP="0019186E">
            <w:pPr>
              <w:rPr>
                <w:rFonts w:ascii="Open Sans" w:hAnsi="Open Sans" w:cs="Times New Roman"/>
                <w:rPrChange w:id="944" w:author="Eriksson Tina" w:date="2025-06-24T17:00:00Z" w16du:dateUtc="2025-06-24T15:00:00Z">
                  <w:rPr>
                    <w:i/>
                    <w:color w:val="098394"/>
                  </w:rPr>
                </w:rPrChange>
              </w:rPr>
            </w:pPr>
            <w:del w:id="945" w:author="Eriksson Tina" w:date="2025-06-23T13:00:00Z" w16du:dateUtc="2025-06-23T11:00:00Z">
              <w:r w:rsidRPr="006F1808" w:rsidDel="006327E5">
                <w:rPr>
                  <w:rFonts w:ascii="Open Sans" w:hAnsi="Open Sans" w:cs="Times New Roman"/>
                  <w:rPrChange w:id="946" w:author="Eriksson Tina" w:date="2025-06-24T17:00:00Z" w16du:dateUtc="2025-06-24T15:00:00Z">
                    <w:rPr>
                      <w:i/>
                      <w:color w:val="098394"/>
                    </w:rPr>
                  </w:rPrChange>
                </w:rPr>
                <w:delText>2022-12-22</w:delText>
              </w:r>
            </w:del>
            <w:ins w:id="947" w:author="Eriksson Tina" w:date="2025-06-23T13:00:00Z" w16du:dateUtc="2025-06-23T11:00:00Z">
              <w:r w:rsidR="006327E5" w:rsidRPr="006F1808">
                <w:rPr>
                  <w:rFonts w:ascii="Open Sans" w:hAnsi="Open Sans" w:cs="Times New Roman"/>
                </w:rPr>
                <w:t>2025-06-23</w:t>
              </w:r>
            </w:ins>
          </w:p>
        </w:tc>
        <w:tc>
          <w:tcPr>
            <w:tcW w:w="2268" w:type="dxa"/>
            <w:tcBorders>
              <w:left w:val="single" w:sz="24" w:space="0" w:color="FFFFFF" w:themeColor="background1"/>
              <w:bottom w:val="single" w:sz="4" w:space="0" w:color="A33662" w:themeColor="accent1"/>
              <w:right w:val="single" w:sz="24" w:space="0" w:color="FFFFFF" w:themeColor="background1"/>
            </w:tcBorders>
            <w:tcPrChange w:id="948" w:author="Eriksson Tina" w:date="2025-06-23T13:01:00Z" w16du:dateUtc="2025-06-23T11:01:00Z">
              <w:tcPr>
                <w:tcW w:w="2268" w:type="dxa"/>
                <w:gridSpan w:val="2"/>
                <w:tcBorders>
                  <w:left w:val="single" w:sz="24" w:space="0" w:color="FFFFFF" w:themeColor="background1"/>
                  <w:bottom w:val="single" w:sz="4" w:space="0" w:color="A33662" w:themeColor="accent1"/>
                  <w:right w:val="single" w:sz="24" w:space="0" w:color="FFFFFF" w:themeColor="background1"/>
                </w:tcBorders>
              </w:tcPr>
            </w:tcPrChange>
          </w:tcPr>
          <w:p w14:paraId="2D2E0A73" w14:textId="74A491AD" w:rsidR="0066768F" w:rsidRPr="006F1808" w:rsidRDefault="0066768F" w:rsidP="0019186E">
            <w:pPr>
              <w:rPr>
                <w:rFonts w:ascii="Open Sans" w:hAnsi="Open Sans" w:cs="Times New Roman"/>
                <w:rPrChange w:id="949" w:author="Eriksson Tina" w:date="2025-06-24T17:00:00Z" w16du:dateUtc="2025-06-24T15:00:00Z">
                  <w:rPr>
                    <w:i/>
                    <w:color w:val="098394"/>
                  </w:rPr>
                </w:rPrChange>
              </w:rPr>
            </w:pPr>
            <w:del w:id="950" w:author="Eriksson Tina" w:date="2025-06-23T13:00:00Z" w16du:dateUtc="2025-06-23T11:00:00Z">
              <w:r w:rsidRPr="006F1808" w:rsidDel="006327E5">
                <w:rPr>
                  <w:rFonts w:ascii="Open Sans" w:hAnsi="Open Sans" w:cs="Times New Roman"/>
                  <w:rPrChange w:id="951" w:author="Eriksson Tina" w:date="2025-06-24T17:00:00Z" w16du:dateUtc="2025-06-24T15:00:00Z">
                    <w:rPr>
                      <w:i/>
                      <w:color w:val="098394"/>
                    </w:rPr>
                  </w:rPrChange>
                </w:rPr>
                <w:delText xml:space="preserve">Förnamn </w:delText>
              </w:r>
            </w:del>
            <w:ins w:id="952" w:author="Eriksson Tina" w:date="2025-06-23T13:00:00Z" w16du:dateUtc="2025-06-23T11:00:00Z">
              <w:r w:rsidR="006327E5" w:rsidRPr="006F1808">
                <w:rPr>
                  <w:rFonts w:ascii="Open Sans" w:hAnsi="Open Sans" w:cs="Times New Roman"/>
                </w:rPr>
                <w:t>Tina</w:t>
              </w:r>
              <w:r w:rsidR="006327E5" w:rsidRPr="006F1808">
                <w:rPr>
                  <w:rFonts w:ascii="Open Sans" w:hAnsi="Open Sans" w:cs="Times New Roman"/>
                  <w:rPrChange w:id="953" w:author="Eriksson Tina" w:date="2025-06-24T17:00:00Z" w16du:dateUtc="2025-06-24T15:00:00Z">
                    <w:rPr>
                      <w:i/>
                      <w:color w:val="098394"/>
                    </w:rPr>
                  </w:rPrChange>
                </w:rPr>
                <w:t xml:space="preserve"> </w:t>
              </w:r>
            </w:ins>
            <w:del w:id="954" w:author="Eriksson Tina" w:date="2025-06-23T13:01:00Z" w16du:dateUtc="2025-06-23T11:01:00Z">
              <w:r w:rsidRPr="006F1808" w:rsidDel="006327E5">
                <w:rPr>
                  <w:rFonts w:ascii="Open Sans" w:hAnsi="Open Sans" w:cs="Times New Roman"/>
                  <w:rPrChange w:id="955" w:author="Eriksson Tina" w:date="2025-06-24T17:00:00Z" w16du:dateUtc="2025-06-24T15:00:00Z">
                    <w:rPr>
                      <w:i/>
                      <w:color w:val="098394"/>
                    </w:rPr>
                  </w:rPrChange>
                </w:rPr>
                <w:delText>Efternamn</w:delText>
              </w:r>
            </w:del>
            <w:ins w:id="956" w:author="Eriksson Tina" w:date="2025-06-23T13:01:00Z" w16du:dateUtc="2025-06-23T11:01:00Z">
              <w:r w:rsidR="006327E5" w:rsidRPr="006F1808">
                <w:rPr>
                  <w:rFonts w:ascii="Open Sans" w:hAnsi="Open Sans" w:cs="Times New Roman"/>
                </w:rPr>
                <w:t>Eriksson, Thomas Fafoutis</w:t>
              </w:r>
            </w:ins>
          </w:p>
        </w:tc>
        <w:tc>
          <w:tcPr>
            <w:tcW w:w="4667" w:type="dxa"/>
            <w:tcBorders>
              <w:left w:val="single" w:sz="24" w:space="0" w:color="FFFFFF" w:themeColor="background1"/>
              <w:bottom w:val="single" w:sz="4" w:space="0" w:color="A33662" w:themeColor="accent1"/>
            </w:tcBorders>
            <w:tcPrChange w:id="957" w:author="Eriksson Tina" w:date="2025-06-23T13:01:00Z" w16du:dateUtc="2025-06-23T11:01:00Z">
              <w:tcPr>
                <w:tcW w:w="4100" w:type="dxa"/>
                <w:tcBorders>
                  <w:left w:val="single" w:sz="24" w:space="0" w:color="FFFFFF" w:themeColor="background1"/>
                  <w:bottom w:val="single" w:sz="4" w:space="0" w:color="A33662" w:themeColor="accent1"/>
                </w:tcBorders>
              </w:tcPr>
            </w:tcPrChange>
          </w:tcPr>
          <w:p w14:paraId="5A53BB70" w14:textId="353B45F5" w:rsidR="0066768F" w:rsidRPr="006F1808" w:rsidRDefault="0066768F" w:rsidP="0019186E">
            <w:pPr>
              <w:rPr>
                <w:rFonts w:ascii="Open Sans" w:hAnsi="Open Sans" w:cs="Times New Roman"/>
                <w:rPrChange w:id="958" w:author="Eriksson Tina" w:date="2025-06-24T17:00:00Z" w16du:dateUtc="2025-06-24T15:00:00Z">
                  <w:rPr>
                    <w:i/>
                    <w:color w:val="098394"/>
                  </w:rPr>
                </w:rPrChange>
              </w:rPr>
            </w:pPr>
            <w:del w:id="959" w:author="Eriksson Tina" w:date="2025-06-23T13:01:00Z" w16du:dateUtc="2025-06-23T11:01:00Z">
              <w:r w:rsidRPr="006F1808" w:rsidDel="006327E5">
                <w:rPr>
                  <w:rFonts w:ascii="Open Sans" w:hAnsi="Open Sans" w:cs="Times New Roman"/>
                  <w:rPrChange w:id="960" w:author="Eriksson Tina" w:date="2025-06-24T17:00:00Z" w16du:dateUtc="2025-06-24T15:00:00Z">
                    <w:rPr>
                      <w:i/>
                      <w:color w:val="098394"/>
                    </w:rPr>
                  </w:rPrChange>
                </w:rPr>
                <w:delText>Lorum ipsum del trouvo il reccione</w:delText>
              </w:r>
            </w:del>
            <w:ins w:id="961" w:author="Eriksson Tina" w:date="2025-06-23T13:01:00Z" w16du:dateUtc="2025-06-23T11:01:00Z">
              <w:r w:rsidR="006327E5" w:rsidRPr="006F1808">
                <w:rPr>
                  <w:rFonts w:ascii="Open Sans" w:hAnsi="Open Sans" w:cs="Times New Roman"/>
                </w:rPr>
                <w:t>Första version av informationsspecifikation baserad på arbetet med fasta kontakter inom projektet sammanhållen planering</w:t>
              </w:r>
            </w:ins>
          </w:p>
        </w:tc>
      </w:tr>
      <w:tr w:rsidR="0066768F" w:rsidRPr="006F1808" w14:paraId="55689EA0" w14:textId="77777777" w:rsidTr="006327E5">
        <w:tc>
          <w:tcPr>
            <w:tcW w:w="851" w:type="dxa"/>
            <w:tcBorders>
              <w:top w:val="single" w:sz="4" w:space="0" w:color="A33662" w:themeColor="accent1"/>
              <w:bottom w:val="single" w:sz="4" w:space="0" w:color="A33662" w:themeColor="accent1"/>
              <w:right w:val="single" w:sz="24" w:space="0" w:color="FFFFFF" w:themeColor="background1"/>
            </w:tcBorders>
            <w:tcPrChange w:id="962" w:author="Eriksson Tina" w:date="2025-06-23T13:01:00Z" w16du:dateUtc="2025-06-23T11:01:00Z">
              <w:tcPr>
                <w:tcW w:w="1418" w:type="dxa"/>
                <w:gridSpan w:val="2"/>
                <w:tcBorders>
                  <w:top w:val="single" w:sz="4" w:space="0" w:color="A33662" w:themeColor="accent1"/>
                  <w:bottom w:val="single" w:sz="4" w:space="0" w:color="A33662" w:themeColor="accent1"/>
                  <w:right w:val="single" w:sz="24" w:space="0" w:color="FFFFFF" w:themeColor="background1"/>
                </w:tcBorders>
              </w:tcPr>
            </w:tcPrChange>
          </w:tcPr>
          <w:p w14:paraId="1D08765B" w14:textId="77777777" w:rsidR="0066768F" w:rsidRPr="006F1808" w:rsidRDefault="0066768F" w:rsidP="0019186E"/>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963" w:author="Eriksson Tina" w:date="2025-06-23T13:01:00Z" w16du:dateUtc="2025-06-23T11:01:00Z">
              <w:tcPr>
                <w:tcW w:w="1276" w:type="dxa"/>
                <w:gridSpan w:val="2"/>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68B13C06" w14:textId="77777777" w:rsidR="0066768F" w:rsidRPr="006F1808" w:rsidRDefault="0066768F" w:rsidP="0019186E"/>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964" w:author="Eriksson Tina" w:date="2025-06-23T13:01:00Z" w16du:dateUtc="2025-06-23T11:01:00Z">
              <w:tcPr>
                <w:tcW w:w="2268" w:type="dxa"/>
                <w:gridSpan w:val="2"/>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7258B082" w14:textId="77777777" w:rsidR="0066768F" w:rsidRPr="006F1808" w:rsidRDefault="0066768F" w:rsidP="0019186E"/>
        </w:tc>
        <w:tc>
          <w:tcPr>
            <w:tcW w:w="4667" w:type="dxa"/>
            <w:tcBorders>
              <w:top w:val="single" w:sz="4" w:space="0" w:color="A33662" w:themeColor="accent1"/>
              <w:left w:val="single" w:sz="24" w:space="0" w:color="FFFFFF" w:themeColor="background1"/>
              <w:bottom w:val="single" w:sz="4" w:space="0" w:color="A33662" w:themeColor="accent1"/>
            </w:tcBorders>
            <w:tcPrChange w:id="965" w:author="Eriksson Tina" w:date="2025-06-23T13:01:00Z" w16du:dateUtc="2025-06-23T11:01:00Z">
              <w:tcPr>
                <w:tcW w:w="4100" w:type="dxa"/>
                <w:tcBorders>
                  <w:top w:val="single" w:sz="4" w:space="0" w:color="A33662" w:themeColor="accent1"/>
                  <w:left w:val="single" w:sz="24" w:space="0" w:color="FFFFFF" w:themeColor="background1"/>
                  <w:bottom w:val="single" w:sz="4" w:space="0" w:color="A33662" w:themeColor="accent1"/>
                </w:tcBorders>
              </w:tcPr>
            </w:tcPrChange>
          </w:tcPr>
          <w:p w14:paraId="4F784E82" w14:textId="77777777" w:rsidR="0066768F" w:rsidRPr="006F1808" w:rsidRDefault="0066768F" w:rsidP="0019186E">
            <w:pPr>
              <w:rPr>
                <w:i/>
                <w:iCs/>
              </w:rPr>
            </w:pPr>
          </w:p>
        </w:tc>
      </w:tr>
      <w:tr w:rsidR="0066768F" w:rsidRPr="006F1808" w:rsidDel="006327E5" w14:paraId="71216D59" w14:textId="58353E0F" w:rsidTr="006327E5">
        <w:trPr>
          <w:del w:id="966" w:author="Eriksson Tina" w:date="2025-06-23T13:01:00Z"/>
        </w:trPr>
        <w:tc>
          <w:tcPr>
            <w:tcW w:w="851" w:type="dxa"/>
            <w:tcBorders>
              <w:top w:val="single" w:sz="4" w:space="0" w:color="A33662" w:themeColor="accent1"/>
              <w:bottom w:val="single" w:sz="4" w:space="0" w:color="A33662" w:themeColor="accent1"/>
              <w:right w:val="single" w:sz="24" w:space="0" w:color="FFFFFF" w:themeColor="background1"/>
            </w:tcBorders>
            <w:tcPrChange w:id="967" w:author="Eriksson Tina" w:date="2025-06-23T13:01:00Z" w16du:dateUtc="2025-06-23T11:01:00Z">
              <w:tcPr>
                <w:tcW w:w="1418" w:type="dxa"/>
                <w:gridSpan w:val="2"/>
                <w:tcBorders>
                  <w:top w:val="single" w:sz="4" w:space="0" w:color="A33662" w:themeColor="accent1"/>
                  <w:bottom w:val="single" w:sz="4" w:space="0" w:color="A33662" w:themeColor="accent1"/>
                  <w:right w:val="single" w:sz="24" w:space="0" w:color="FFFFFF" w:themeColor="background1"/>
                </w:tcBorders>
              </w:tcPr>
            </w:tcPrChange>
          </w:tcPr>
          <w:p w14:paraId="299A5251" w14:textId="0E21EE7B" w:rsidR="0066768F" w:rsidRPr="006F1808" w:rsidDel="006327E5" w:rsidRDefault="0066768F" w:rsidP="0019186E">
            <w:pPr>
              <w:rPr>
                <w:del w:id="968" w:author="Eriksson Tina" w:date="2025-06-23T13:01:00Z" w16du:dateUtc="2025-06-23T11:01:00Z"/>
              </w:rPr>
            </w:pP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969" w:author="Eriksson Tina" w:date="2025-06-23T13:01:00Z" w16du:dateUtc="2025-06-23T11:01:00Z">
              <w:tcPr>
                <w:tcW w:w="1276" w:type="dxa"/>
                <w:gridSpan w:val="2"/>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2054C060" w14:textId="46C6A499" w:rsidR="0066768F" w:rsidRPr="006F1808" w:rsidDel="006327E5" w:rsidRDefault="0066768F" w:rsidP="0019186E">
            <w:pPr>
              <w:rPr>
                <w:del w:id="970" w:author="Eriksson Tina" w:date="2025-06-23T13:01:00Z" w16du:dateUtc="2025-06-23T11:01:00Z"/>
              </w:rPr>
            </w:pP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971" w:author="Eriksson Tina" w:date="2025-06-23T13:01:00Z" w16du:dateUtc="2025-06-23T11:01:00Z">
              <w:tcPr>
                <w:tcW w:w="2268" w:type="dxa"/>
                <w:gridSpan w:val="2"/>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6E64D945" w14:textId="4DA55919" w:rsidR="0066768F" w:rsidRPr="006F1808" w:rsidDel="006327E5" w:rsidRDefault="0066768F" w:rsidP="0019186E">
            <w:pPr>
              <w:rPr>
                <w:del w:id="972" w:author="Eriksson Tina" w:date="2025-06-23T13:01:00Z" w16du:dateUtc="2025-06-23T11:01:00Z"/>
              </w:rPr>
            </w:pPr>
          </w:p>
        </w:tc>
        <w:tc>
          <w:tcPr>
            <w:tcW w:w="4667" w:type="dxa"/>
            <w:tcBorders>
              <w:top w:val="single" w:sz="4" w:space="0" w:color="A33662" w:themeColor="accent1"/>
              <w:left w:val="single" w:sz="24" w:space="0" w:color="FFFFFF" w:themeColor="background1"/>
              <w:bottom w:val="single" w:sz="4" w:space="0" w:color="A33662" w:themeColor="accent1"/>
            </w:tcBorders>
            <w:tcPrChange w:id="973" w:author="Eriksson Tina" w:date="2025-06-23T13:01:00Z" w16du:dateUtc="2025-06-23T11:01:00Z">
              <w:tcPr>
                <w:tcW w:w="4100" w:type="dxa"/>
                <w:tcBorders>
                  <w:top w:val="single" w:sz="4" w:space="0" w:color="A33662" w:themeColor="accent1"/>
                  <w:left w:val="single" w:sz="24" w:space="0" w:color="FFFFFF" w:themeColor="background1"/>
                  <w:bottom w:val="single" w:sz="4" w:space="0" w:color="A33662" w:themeColor="accent1"/>
                </w:tcBorders>
              </w:tcPr>
            </w:tcPrChange>
          </w:tcPr>
          <w:p w14:paraId="2DF02753" w14:textId="5B57F3EA" w:rsidR="0066768F" w:rsidRPr="006F1808" w:rsidDel="006327E5" w:rsidRDefault="0066768F" w:rsidP="0019186E">
            <w:pPr>
              <w:rPr>
                <w:del w:id="974" w:author="Eriksson Tina" w:date="2025-06-23T13:01:00Z" w16du:dateUtc="2025-06-23T11:01:00Z"/>
                <w:i/>
                <w:iCs/>
              </w:rPr>
            </w:pPr>
          </w:p>
        </w:tc>
      </w:tr>
      <w:tr w:rsidR="0066768F" w:rsidRPr="006F1808" w:rsidDel="006327E5" w14:paraId="552523B2" w14:textId="2AD127BB" w:rsidTr="006327E5">
        <w:trPr>
          <w:del w:id="975" w:author="Eriksson Tina" w:date="2025-06-23T13:01:00Z"/>
        </w:trPr>
        <w:tc>
          <w:tcPr>
            <w:tcW w:w="851" w:type="dxa"/>
            <w:tcBorders>
              <w:top w:val="single" w:sz="4" w:space="0" w:color="A33662" w:themeColor="accent1"/>
              <w:bottom w:val="single" w:sz="4" w:space="0" w:color="A33662" w:themeColor="accent1"/>
              <w:right w:val="single" w:sz="24" w:space="0" w:color="FFFFFF" w:themeColor="background1"/>
            </w:tcBorders>
            <w:tcPrChange w:id="976" w:author="Eriksson Tina" w:date="2025-06-23T13:01:00Z" w16du:dateUtc="2025-06-23T11:01:00Z">
              <w:tcPr>
                <w:tcW w:w="1418" w:type="dxa"/>
                <w:gridSpan w:val="2"/>
                <w:tcBorders>
                  <w:top w:val="single" w:sz="4" w:space="0" w:color="A33662" w:themeColor="accent1"/>
                  <w:bottom w:val="single" w:sz="4" w:space="0" w:color="A33662" w:themeColor="accent1"/>
                  <w:right w:val="single" w:sz="24" w:space="0" w:color="FFFFFF" w:themeColor="background1"/>
                </w:tcBorders>
              </w:tcPr>
            </w:tcPrChange>
          </w:tcPr>
          <w:p w14:paraId="2A6CD323" w14:textId="0D9AAE6D" w:rsidR="0066768F" w:rsidRPr="006F1808" w:rsidDel="006327E5" w:rsidRDefault="0066768F" w:rsidP="0019186E">
            <w:pPr>
              <w:rPr>
                <w:del w:id="977" w:author="Eriksson Tina" w:date="2025-06-23T13:01:00Z" w16du:dateUtc="2025-06-23T11:01:00Z"/>
              </w:rPr>
            </w:pP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978" w:author="Eriksson Tina" w:date="2025-06-23T13:01:00Z" w16du:dateUtc="2025-06-23T11:01:00Z">
              <w:tcPr>
                <w:tcW w:w="1276" w:type="dxa"/>
                <w:gridSpan w:val="2"/>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2BECBD75" w14:textId="0222516F" w:rsidR="0066768F" w:rsidRPr="006F1808" w:rsidDel="006327E5" w:rsidRDefault="0066768F" w:rsidP="0019186E">
            <w:pPr>
              <w:rPr>
                <w:del w:id="979" w:author="Eriksson Tina" w:date="2025-06-23T13:01:00Z" w16du:dateUtc="2025-06-23T11:01:00Z"/>
              </w:rPr>
            </w:pP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980" w:author="Eriksson Tina" w:date="2025-06-23T13:01:00Z" w16du:dateUtc="2025-06-23T11:01:00Z">
              <w:tcPr>
                <w:tcW w:w="2268" w:type="dxa"/>
                <w:gridSpan w:val="2"/>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342CFFE1" w14:textId="799ACDE3" w:rsidR="0066768F" w:rsidRPr="006F1808" w:rsidDel="006327E5" w:rsidRDefault="0066768F" w:rsidP="0019186E">
            <w:pPr>
              <w:rPr>
                <w:del w:id="981" w:author="Eriksson Tina" w:date="2025-06-23T13:01:00Z" w16du:dateUtc="2025-06-23T11:01:00Z"/>
              </w:rPr>
            </w:pPr>
          </w:p>
        </w:tc>
        <w:tc>
          <w:tcPr>
            <w:tcW w:w="4667" w:type="dxa"/>
            <w:tcBorders>
              <w:top w:val="single" w:sz="4" w:space="0" w:color="A33662" w:themeColor="accent1"/>
              <w:left w:val="single" w:sz="24" w:space="0" w:color="FFFFFF" w:themeColor="background1"/>
              <w:bottom w:val="single" w:sz="4" w:space="0" w:color="A33662" w:themeColor="accent1"/>
            </w:tcBorders>
            <w:tcPrChange w:id="982" w:author="Eriksson Tina" w:date="2025-06-23T13:01:00Z" w16du:dateUtc="2025-06-23T11:01:00Z">
              <w:tcPr>
                <w:tcW w:w="4100" w:type="dxa"/>
                <w:tcBorders>
                  <w:top w:val="single" w:sz="4" w:space="0" w:color="A33662" w:themeColor="accent1"/>
                  <w:left w:val="single" w:sz="24" w:space="0" w:color="FFFFFF" w:themeColor="background1"/>
                  <w:bottom w:val="single" w:sz="4" w:space="0" w:color="A33662" w:themeColor="accent1"/>
                </w:tcBorders>
              </w:tcPr>
            </w:tcPrChange>
          </w:tcPr>
          <w:p w14:paraId="3D61346E" w14:textId="42D97102" w:rsidR="0066768F" w:rsidRPr="006F1808" w:rsidDel="006327E5" w:rsidRDefault="0066768F" w:rsidP="0019186E">
            <w:pPr>
              <w:rPr>
                <w:del w:id="983" w:author="Eriksson Tina" w:date="2025-06-23T13:01:00Z" w16du:dateUtc="2025-06-23T11:01:00Z"/>
                <w:i/>
                <w:iCs/>
              </w:rPr>
            </w:pPr>
          </w:p>
        </w:tc>
      </w:tr>
    </w:tbl>
    <w:p w14:paraId="2C679637" w14:textId="1CFA78E6" w:rsidR="004D4E2E" w:rsidRPr="006F1808" w:rsidRDefault="004D4E2E" w:rsidP="004E1B5F"/>
    <w:p w14:paraId="4FFCDCE1" w14:textId="50C71B89" w:rsidR="004D4E2E" w:rsidRPr="006F1808" w:rsidDel="008E2F55" w:rsidRDefault="004D4E2E" w:rsidP="004D4E2E">
      <w:pPr>
        <w:pStyle w:val="Tabelltitel"/>
        <w:rPr>
          <w:del w:id="984" w:author="Eriksson Tina" w:date="2025-06-12T13:27:00Z" w16du:dateUtc="2025-06-12T11:27:00Z"/>
          <w:color w:val="098394"/>
          <w:lang w:val="sv-SE"/>
          <w:rPrChange w:id="985" w:author="Eriksson Tina" w:date="2025-06-24T17:00:00Z" w16du:dateUtc="2025-06-24T15:00:00Z">
            <w:rPr>
              <w:del w:id="986" w:author="Eriksson Tina" w:date="2025-06-12T13:27:00Z" w16du:dateUtc="2025-06-12T11:27:00Z"/>
              <w:color w:val="098394"/>
              <w:lang w:val="sv-SE"/>
            </w:rPr>
          </w:rPrChange>
        </w:rPr>
      </w:pPr>
      <w:r w:rsidRPr="006F1808">
        <w:rPr>
          <w:lang w:val="sv-SE"/>
          <w:rPrChange w:id="987" w:author="Eriksson Tina" w:date="2025-06-24T17:00:00Z" w16du:dateUtc="2025-06-24T15:00:00Z">
            <w:rPr>
              <w:lang w:val="sv-SE"/>
            </w:rPr>
          </w:rPrChange>
        </w:rPr>
        <w:t xml:space="preserve">Referenser </w:t>
      </w:r>
      <w:del w:id="988" w:author="Eriksson Tina" w:date="2025-06-12T13:27:00Z" w16du:dateUtc="2025-06-12T11:27:00Z">
        <w:r w:rsidR="00474B01" w:rsidRPr="006F1808" w:rsidDel="008E2F55">
          <w:rPr>
            <w:color w:val="098394"/>
            <w:lang w:val="sv-SE"/>
            <w:rPrChange w:id="989" w:author="Eriksson Tina" w:date="2025-06-24T17:00:00Z" w16du:dateUtc="2025-06-24T15:00:00Z">
              <w:rPr>
                <w:color w:val="098394"/>
                <w:lang w:val="sv-SE"/>
              </w:rPr>
            </w:rPrChange>
          </w:rPr>
          <w:delText>(obligatorisk)</w:delText>
        </w:r>
      </w:del>
    </w:p>
    <w:p w14:paraId="39071CE8" w14:textId="4347AF82" w:rsidR="004D4E2E" w:rsidRPr="006F1808" w:rsidDel="008E2F55" w:rsidRDefault="004D4E2E" w:rsidP="004D4E2E">
      <w:pPr>
        <w:pStyle w:val="Beskrivning"/>
        <w:rPr>
          <w:del w:id="990" w:author="Eriksson Tina" w:date="2025-06-12T13:27:00Z" w16du:dateUtc="2025-06-12T11:27:00Z"/>
          <w:b w:val="0"/>
          <w:bCs w:val="0"/>
          <w:i/>
          <w:iCs/>
          <w:color w:val="098394"/>
          <w:sz w:val="20"/>
          <w:szCs w:val="20"/>
          <w:rPrChange w:id="991" w:author="Eriksson Tina" w:date="2025-06-24T17:00:00Z" w16du:dateUtc="2025-06-24T15:00:00Z">
            <w:rPr>
              <w:del w:id="992" w:author="Eriksson Tina" w:date="2025-06-12T13:27:00Z" w16du:dateUtc="2025-06-12T11:27:00Z"/>
              <w:b w:val="0"/>
              <w:bCs w:val="0"/>
              <w:i/>
              <w:iCs/>
              <w:color w:val="098394"/>
              <w:sz w:val="20"/>
              <w:szCs w:val="20"/>
            </w:rPr>
          </w:rPrChange>
        </w:rPr>
      </w:pPr>
      <w:del w:id="993" w:author="Eriksson Tina" w:date="2025-06-12T13:27:00Z" w16du:dateUtc="2025-06-12T11:27:00Z">
        <w:r w:rsidRPr="006F1808" w:rsidDel="008E2F55">
          <w:rPr>
            <w:b w:val="0"/>
            <w:bCs w:val="0"/>
            <w:i/>
            <w:iCs/>
            <w:color w:val="098394"/>
            <w:sz w:val="20"/>
            <w:szCs w:val="20"/>
            <w:rPrChange w:id="994" w:author="Eriksson Tina" w:date="2025-06-24T17:00:00Z" w16du:dateUtc="2025-06-24T15:00:00Z">
              <w:rPr>
                <w:b w:val="0"/>
                <w:bCs w:val="0"/>
                <w:i/>
                <w:iCs/>
                <w:color w:val="098394"/>
                <w:sz w:val="20"/>
                <w:szCs w:val="20"/>
              </w:rPr>
            </w:rPrChange>
          </w:rPr>
          <w:delText>Nedan ges förslag på referenser som kan vara användbara. Justera listan efter behov!</w:delText>
        </w:r>
      </w:del>
    </w:p>
    <w:p w14:paraId="244915E1" w14:textId="54F6B1D3" w:rsidR="009916DC" w:rsidRPr="006F1808" w:rsidRDefault="007E5F4E">
      <w:pPr>
        <w:pStyle w:val="Tabelltitel"/>
        <w:rPr>
          <w:lang w:val="sv-SE"/>
          <w:rPrChange w:id="995" w:author="Eriksson Tina" w:date="2025-06-24T17:00:00Z" w16du:dateUtc="2025-06-24T15:00:00Z">
            <w:rPr/>
          </w:rPrChange>
        </w:rPr>
        <w:pPrChange w:id="996" w:author="Eriksson Tina" w:date="2025-06-12T13:27:00Z" w16du:dateUtc="2025-06-12T11:27:00Z">
          <w:pPr/>
        </w:pPrChange>
      </w:pPr>
      <w:del w:id="997" w:author="Eriksson Tina" w:date="2025-06-12T13:27:00Z" w16du:dateUtc="2025-06-12T11:27:00Z">
        <w:r w:rsidRPr="006F1808" w:rsidDel="008E2F55">
          <w:rPr>
            <w:lang w:val="sv-SE"/>
            <w:rPrChange w:id="998" w:author="Eriksson Tina" w:date="2025-06-24T17:00:00Z" w16du:dateUtc="2025-06-24T15:00:00Z">
              <w:rPr/>
            </w:rPrChange>
          </w:rPr>
          <w:delText xml:space="preserve">Länken till Socialstyrelsens information om licens för Snomed-CT är obligatorisk om </w:delText>
        </w:r>
        <w:commentRangeStart w:id="999"/>
        <w:r w:rsidR="00004B08" w:rsidRPr="006F1808" w:rsidDel="008E2F55">
          <w:rPr>
            <w:lang w:val="sv-SE"/>
            <w:rPrChange w:id="1000" w:author="Eriksson Tina" w:date="2025-06-24T17:00:00Z" w16du:dateUtc="2025-06-24T15:00:00Z">
              <w:rPr/>
            </w:rPrChange>
          </w:rPr>
          <w:delText>informationsspecifikationen</w:delText>
        </w:r>
        <w:commentRangeEnd w:id="999"/>
        <w:r w:rsidR="008D7297" w:rsidRPr="006F1808" w:rsidDel="008E2F55">
          <w:rPr>
            <w:rStyle w:val="Kommentarsreferens"/>
            <w:rFonts w:ascii="Times New Roman" w:eastAsia="Times New Roman" w:hAnsi="Times New Roman" w:cs="Times New Roman"/>
            <w:lang w:val="sv-SE" w:eastAsia="en-GB"/>
            <w:rPrChange w:id="1001" w:author="Eriksson Tina" w:date="2025-06-24T17:00:00Z" w16du:dateUtc="2025-06-24T15:00:00Z">
              <w:rPr>
                <w:rStyle w:val="Kommentarsreferens"/>
                <w:rFonts w:ascii="Times New Roman" w:eastAsia="Times New Roman" w:hAnsi="Times New Roman" w:cs="Times New Roman"/>
                <w:lang w:eastAsia="en-GB"/>
              </w:rPr>
            </w:rPrChange>
          </w:rPr>
          <w:commentReference w:id="999"/>
        </w:r>
        <w:r w:rsidR="00004B08" w:rsidRPr="006F1808" w:rsidDel="008E2F55">
          <w:rPr>
            <w:lang w:val="sv-SE"/>
            <w:rPrChange w:id="1002" w:author="Eriksson Tina" w:date="2025-06-24T17:00:00Z" w16du:dateUtc="2025-06-24T15:00:00Z">
              <w:rPr/>
            </w:rPrChange>
          </w:rPr>
          <w:delText xml:space="preserve"> </w:delText>
        </w:r>
        <w:r w:rsidR="00A179B2" w:rsidRPr="006F1808" w:rsidDel="008E2F55">
          <w:rPr>
            <w:lang w:val="sv-SE"/>
            <w:rPrChange w:id="1003" w:author="Eriksson Tina" w:date="2025-06-24T17:00:00Z" w16du:dateUtc="2025-06-24T15:00:00Z">
              <w:rPr/>
            </w:rPrChange>
          </w:rPr>
          <w:delText xml:space="preserve">refererar till </w:delText>
        </w:r>
        <w:r w:rsidR="00004B08" w:rsidRPr="006F1808" w:rsidDel="008E2F55">
          <w:rPr>
            <w:lang w:val="sv-SE"/>
            <w:rPrChange w:id="1004" w:author="Eriksson Tina" w:date="2025-06-24T17:00:00Z" w16du:dateUtc="2025-06-24T15:00:00Z">
              <w:rPr/>
            </w:rPrChange>
          </w:rPr>
          <w:delText>Snomed-CT.</w:delText>
        </w:r>
      </w:del>
    </w:p>
    <w:tbl>
      <w:tblPr>
        <w:tblStyle w:val="Tabellrutnt"/>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Change w:id="1005" w:author="Eriksson Tina" w:date="2025-06-12T13:27:00Z" w16du:dateUtc="2025-06-12T11:27:00Z">
          <w:tblPr>
            <w:tblStyle w:val="Tabellrutnt"/>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PrChange>
      </w:tblPr>
      <w:tblGrid>
        <w:gridCol w:w="590"/>
        <w:gridCol w:w="3521"/>
        <w:gridCol w:w="4961"/>
        <w:tblGridChange w:id="1006">
          <w:tblGrid>
            <w:gridCol w:w="590"/>
            <w:gridCol w:w="2906"/>
            <w:gridCol w:w="615"/>
            <w:gridCol w:w="4961"/>
            <w:gridCol w:w="3311"/>
          </w:tblGrid>
        </w:tblGridChange>
      </w:tblGrid>
      <w:tr w:rsidR="00297CE9" w:rsidRPr="006F1808" w14:paraId="29405E7B" w14:textId="77777777" w:rsidTr="008E2F55">
        <w:trPr>
          <w:trHeight w:val="20"/>
          <w:trPrChange w:id="1007" w:author="Eriksson Tina" w:date="2025-06-12T13:27:00Z" w16du:dateUtc="2025-06-12T11:27:00Z">
            <w:trPr>
              <w:trHeight w:val="19"/>
            </w:trPr>
          </w:trPrChange>
        </w:trPr>
        <w:tc>
          <w:tcPr>
            <w:tcW w:w="590" w:type="dxa"/>
            <w:shd w:val="clear" w:color="auto" w:fill="A33662" w:themeFill="accent1"/>
            <w:tcPrChange w:id="1008" w:author="Eriksson Tina" w:date="2025-06-12T13:27:00Z" w16du:dateUtc="2025-06-12T11:27:00Z">
              <w:tcPr>
                <w:tcW w:w="538" w:type="dxa"/>
                <w:shd w:val="clear" w:color="auto" w:fill="A33662" w:themeFill="accent1"/>
              </w:tcPr>
            </w:tcPrChange>
          </w:tcPr>
          <w:p w14:paraId="3D64E322" w14:textId="49CB81B5" w:rsidR="00297CE9" w:rsidRPr="006F1808" w:rsidRDefault="00297CE9" w:rsidP="0019186E">
            <w:pPr>
              <w:pStyle w:val="Tabellrubrik"/>
            </w:pPr>
            <w:r w:rsidRPr="006F1808">
              <w:t>Namn</w:t>
            </w:r>
          </w:p>
        </w:tc>
        <w:tc>
          <w:tcPr>
            <w:tcW w:w="3521" w:type="dxa"/>
            <w:shd w:val="clear" w:color="auto" w:fill="A33662" w:themeFill="accent1"/>
            <w:tcPrChange w:id="1009" w:author="Eriksson Tina" w:date="2025-06-12T13:27:00Z" w16du:dateUtc="2025-06-12T11:27:00Z">
              <w:tcPr>
                <w:tcW w:w="3290" w:type="dxa"/>
                <w:shd w:val="clear" w:color="auto" w:fill="A33662" w:themeFill="accent1"/>
              </w:tcPr>
            </w:tcPrChange>
          </w:tcPr>
          <w:p w14:paraId="626A5C3A" w14:textId="71C48BAE" w:rsidR="00297CE9" w:rsidRPr="006F1808" w:rsidRDefault="00297CE9" w:rsidP="0019186E">
            <w:pPr>
              <w:pStyle w:val="Tabellrubrik"/>
            </w:pPr>
            <w:r w:rsidRPr="006F1808">
              <w:t>Dokument</w:t>
            </w:r>
          </w:p>
        </w:tc>
        <w:tc>
          <w:tcPr>
            <w:tcW w:w="4961" w:type="dxa"/>
            <w:shd w:val="clear" w:color="auto" w:fill="A33662" w:themeFill="accent1"/>
            <w:tcPrChange w:id="1010" w:author="Eriksson Tina" w:date="2025-06-12T13:27:00Z" w16du:dateUtc="2025-06-12T11:27:00Z">
              <w:tcPr>
                <w:tcW w:w="5262" w:type="dxa"/>
                <w:gridSpan w:val="3"/>
                <w:shd w:val="clear" w:color="auto" w:fill="A33662" w:themeFill="accent1"/>
              </w:tcPr>
            </w:tcPrChange>
          </w:tcPr>
          <w:p w14:paraId="256104D9" w14:textId="2F13846F" w:rsidR="00297CE9" w:rsidRPr="006F1808" w:rsidRDefault="00297CE9" w:rsidP="0019186E">
            <w:pPr>
              <w:pStyle w:val="Tabellrubrik"/>
            </w:pPr>
            <w:r w:rsidRPr="006F1808">
              <w:t>Länk</w:t>
            </w:r>
          </w:p>
        </w:tc>
      </w:tr>
      <w:tr w:rsidR="008E2F55" w:rsidRPr="006F1808" w14:paraId="25F9F938" w14:textId="77777777" w:rsidTr="008E2F55">
        <w:trPr>
          <w:trHeight w:val="554"/>
          <w:trPrChange w:id="1011" w:author="Eriksson Tina" w:date="2025-06-12T13:27:00Z" w16du:dateUtc="2025-06-12T11:27:00Z">
            <w:trPr>
              <w:trHeight w:val="525"/>
            </w:trPr>
          </w:trPrChange>
        </w:trPr>
        <w:tc>
          <w:tcPr>
            <w:tcW w:w="590" w:type="dxa"/>
            <w:tcBorders>
              <w:bottom w:val="single" w:sz="4" w:space="0" w:color="A33662" w:themeColor="accent1"/>
              <w:right w:val="single" w:sz="24" w:space="0" w:color="FFFFFF" w:themeColor="background1"/>
            </w:tcBorders>
            <w:tcPrChange w:id="1012" w:author="Eriksson Tina" w:date="2025-06-12T13:27:00Z" w16du:dateUtc="2025-06-12T11:27:00Z">
              <w:tcPr>
                <w:tcW w:w="538" w:type="dxa"/>
                <w:tcBorders>
                  <w:bottom w:val="single" w:sz="4" w:space="0" w:color="A33662" w:themeColor="accent1"/>
                  <w:right w:val="single" w:sz="24" w:space="0" w:color="FFFFFF" w:themeColor="background1"/>
                </w:tcBorders>
              </w:tcPr>
            </w:tcPrChange>
          </w:tcPr>
          <w:p w14:paraId="25755BDE" w14:textId="12D9987A" w:rsidR="008E2F55" w:rsidRPr="006F1808" w:rsidRDefault="008E2F55" w:rsidP="008E2F55">
            <w:ins w:id="1013" w:author="Eriksson Tina" w:date="2025-06-12T13:26:00Z" w16du:dateUtc="2025-06-12T11:26:00Z">
              <w:r w:rsidRPr="006F1808">
                <w:rPr>
                  <w:rFonts w:ascii="Open Sans" w:hAnsi="Open Sans" w:cs="Times New Roman"/>
                </w:rPr>
                <w:t>R1</w:t>
              </w:r>
            </w:ins>
            <w:del w:id="1014" w:author="Eriksson Tina" w:date="2025-06-12T13:26:00Z" w16du:dateUtc="2025-06-12T11:26:00Z">
              <w:r w:rsidRPr="006F1808" w:rsidDel="00B448FF">
                <w:delText>R1</w:delText>
              </w:r>
            </w:del>
          </w:p>
        </w:tc>
        <w:tc>
          <w:tcPr>
            <w:tcW w:w="3521" w:type="dxa"/>
            <w:tcBorders>
              <w:left w:val="single" w:sz="24" w:space="0" w:color="FFFFFF" w:themeColor="background1"/>
              <w:bottom w:val="single" w:sz="4" w:space="0" w:color="A33662" w:themeColor="accent1"/>
              <w:right w:val="single" w:sz="24" w:space="0" w:color="FFFFFF" w:themeColor="background1"/>
            </w:tcBorders>
            <w:tcPrChange w:id="1015" w:author="Eriksson Tina" w:date="2025-06-12T13:27:00Z" w16du:dateUtc="2025-06-12T11:27:00Z">
              <w:tcPr>
                <w:tcW w:w="3290" w:type="dxa"/>
                <w:tcBorders>
                  <w:left w:val="single" w:sz="24" w:space="0" w:color="FFFFFF" w:themeColor="background1"/>
                  <w:bottom w:val="single" w:sz="4" w:space="0" w:color="A33662" w:themeColor="accent1"/>
                  <w:right w:val="single" w:sz="24" w:space="0" w:color="FFFFFF" w:themeColor="background1"/>
                </w:tcBorders>
              </w:tcPr>
            </w:tcPrChange>
          </w:tcPr>
          <w:p w14:paraId="22521C8E" w14:textId="01113362" w:rsidR="008E2F55" w:rsidRPr="006F1808" w:rsidRDefault="008E2F55" w:rsidP="008E2F55">
            <w:ins w:id="1016" w:author="Eriksson Tina" w:date="2025-06-12T13:26:00Z" w16du:dateUtc="2025-06-12T11:26:00Z">
              <w:r w:rsidRPr="006F1808">
                <w:rPr>
                  <w:rFonts w:ascii="Open Sans" w:hAnsi="Open Sans" w:cs="Times New Roman"/>
                </w:rPr>
                <w:t>RIV Tekniska anvisningar</w:t>
              </w:r>
            </w:ins>
            <w:del w:id="1017" w:author="Eriksson Tina" w:date="2025-06-12T13:26:00Z" w16du:dateUtc="2025-06-12T11:26:00Z">
              <w:r w:rsidRPr="006F1808" w:rsidDel="00B448FF">
                <w:delText>RIV Tekniska anvisningar</w:delText>
              </w:r>
            </w:del>
          </w:p>
        </w:tc>
        <w:tc>
          <w:tcPr>
            <w:tcW w:w="4961" w:type="dxa"/>
            <w:tcBorders>
              <w:left w:val="single" w:sz="24" w:space="0" w:color="FFFFFF" w:themeColor="background1"/>
              <w:bottom w:val="single" w:sz="4" w:space="0" w:color="A33662" w:themeColor="accent1"/>
              <w:right w:val="single" w:sz="24" w:space="0" w:color="FFFFFF" w:themeColor="background1"/>
            </w:tcBorders>
            <w:tcPrChange w:id="1018" w:author="Eriksson Tina" w:date="2025-06-12T13:27:00Z" w16du:dateUtc="2025-06-12T11:27:00Z">
              <w:tcPr>
                <w:tcW w:w="5262" w:type="dxa"/>
                <w:gridSpan w:val="3"/>
                <w:tcBorders>
                  <w:left w:val="single" w:sz="24" w:space="0" w:color="FFFFFF" w:themeColor="background1"/>
                  <w:bottom w:val="single" w:sz="4" w:space="0" w:color="A33662" w:themeColor="accent1"/>
                  <w:right w:val="single" w:sz="24" w:space="0" w:color="FFFFFF" w:themeColor="background1"/>
                </w:tcBorders>
              </w:tcPr>
            </w:tcPrChange>
          </w:tcPr>
          <w:p w14:paraId="431E434F" w14:textId="493A6D04" w:rsidR="008E2F55" w:rsidRPr="006F1808" w:rsidRDefault="008E2F55" w:rsidP="008E2F55">
            <w:ins w:id="1019" w:author="Eriksson Tina" w:date="2025-06-12T13:26:00Z" w16du:dateUtc="2025-06-12T11:26:00Z">
              <w:r w:rsidRPr="006F1808">
                <w:fldChar w:fldCharType="begin"/>
              </w:r>
              <w:r w:rsidRPr="006F1808">
                <w:instrText>HYPERLINK "http://rivta.se/"</w:instrText>
              </w:r>
              <w:r w:rsidRPr="006F1808">
                <w:fldChar w:fldCharType="separate"/>
              </w:r>
              <w:r w:rsidRPr="006F1808">
                <w:rPr>
                  <w:rFonts w:ascii="Open Sans" w:hAnsi="Open Sans" w:cs="Times New Roman"/>
                  <w:color w:val="305A47"/>
                  <w:u w:val="single"/>
                </w:rPr>
                <w:t>http://rivta.se/</w:t>
              </w:r>
              <w:r w:rsidRPr="006F1808">
                <w:fldChar w:fldCharType="end"/>
              </w:r>
            </w:ins>
            <w:del w:id="1020" w:author="Eriksson Tina" w:date="2025-06-12T13:26:00Z" w16du:dateUtc="2025-06-12T11:26:00Z">
              <w:r w:rsidRPr="006F1808" w:rsidDel="00B448FF">
                <w:fldChar w:fldCharType="begin"/>
              </w:r>
              <w:r w:rsidRPr="006F1808" w:rsidDel="00B448FF">
                <w:delInstrText>HYPERLINK "http://rivta.se/"</w:delInstrText>
              </w:r>
              <w:r w:rsidRPr="006F1808" w:rsidDel="00B448FF">
                <w:fldChar w:fldCharType="separate"/>
              </w:r>
              <w:r w:rsidRPr="006F1808" w:rsidDel="00B448FF">
                <w:rPr>
                  <w:rStyle w:val="Hyperlnk"/>
                </w:rPr>
                <w:delText>http://rivta.se/</w:delText>
              </w:r>
              <w:r w:rsidRPr="006F1808" w:rsidDel="00B448FF">
                <w:fldChar w:fldCharType="end"/>
              </w:r>
            </w:del>
          </w:p>
        </w:tc>
      </w:tr>
      <w:tr w:rsidR="008E2F55" w:rsidRPr="006F1808" w14:paraId="5C4120C3" w14:textId="77777777" w:rsidTr="008E2F55">
        <w:trPr>
          <w:trHeight w:val="540"/>
          <w:trPrChange w:id="1021" w:author="Eriksson Tina" w:date="2025-06-12T13:27:00Z" w16du:dateUtc="2025-06-12T11:27:00Z">
            <w:trPr>
              <w:trHeight w:val="512"/>
            </w:trPr>
          </w:trPrChange>
        </w:trPr>
        <w:tc>
          <w:tcPr>
            <w:tcW w:w="590" w:type="dxa"/>
            <w:tcBorders>
              <w:top w:val="single" w:sz="4" w:space="0" w:color="A33662" w:themeColor="accent1"/>
              <w:bottom w:val="single" w:sz="4" w:space="0" w:color="A33662" w:themeColor="accent1"/>
              <w:right w:val="single" w:sz="24" w:space="0" w:color="FFFFFF" w:themeColor="background1"/>
            </w:tcBorders>
            <w:tcPrChange w:id="1022" w:author="Eriksson Tina" w:date="2025-06-12T13:27:00Z" w16du:dateUtc="2025-06-12T11:27:00Z">
              <w:tcPr>
                <w:tcW w:w="538" w:type="dxa"/>
                <w:tcBorders>
                  <w:top w:val="single" w:sz="4" w:space="0" w:color="A33662" w:themeColor="accent1"/>
                  <w:bottom w:val="single" w:sz="4" w:space="0" w:color="A33662" w:themeColor="accent1"/>
                  <w:right w:val="single" w:sz="24" w:space="0" w:color="FFFFFF" w:themeColor="background1"/>
                </w:tcBorders>
              </w:tcPr>
            </w:tcPrChange>
          </w:tcPr>
          <w:p w14:paraId="01DA9B82" w14:textId="624E6BF3" w:rsidR="008E2F55" w:rsidRPr="006F1808" w:rsidRDefault="008E2F55" w:rsidP="008E2F55">
            <w:ins w:id="1023" w:author="Eriksson Tina" w:date="2025-06-12T13:26:00Z" w16du:dateUtc="2025-06-12T11:26:00Z">
              <w:r w:rsidRPr="006F1808">
                <w:rPr>
                  <w:rFonts w:ascii="Open Sans" w:hAnsi="Open Sans" w:cs="Times New Roman"/>
                </w:rPr>
                <w:t>R2</w:t>
              </w:r>
            </w:ins>
            <w:del w:id="1024" w:author="Eriksson Tina" w:date="2025-06-12T13:26:00Z" w16du:dateUtc="2025-06-12T11:26:00Z">
              <w:r w:rsidRPr="006F1808" w:rsidDel="00B448FF">
                <w:delText>R2</w:delText>
              </w:r>
            </w:del>
          </w:p>
        </w:tc>
        <w:tc>
          <w:tcPr>
            <w:tcW w:w="352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1025" w:author="Eriksson Tina" w:date="2025-06-12T13:27:00Z" w16du:dateUtc="2025-06-12T11:27:00Z">
              <w:tcPr>
                <w:tcW w:w="329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3A8C8C9D" w14:textId="3A7F8F72" w:rsidR="008E2F55" w:rsidRPr="006F1808" w:rsidRDefault="008E2F55" w:rsidP="008E2F55">
            <w:ins w:id="1026" w:author="Eriksson Tina" w:date="2025-06-12T13:26:00Z" w16du:dateUtc="2025-06-12T11:26:00Z">
              <w:r w:rsidRPr="006F1808">
                <w:rPr>
                  <w:rFonts w:ascii="Open Sans" w:hAnsi="Open Sans" w:cs="Times New Roman"/>
                </w:rPr>
                <w:t>Nationell informationsstruktur</w:t>
              </w:r>
            </w:ins>
            <w:del w:id="1027" w:author="Eriksson Tina" w:date="2025-06-12T13:26:00Z" w16du:dateUtc="2025-06-12T11:26:00Z">
              <w:r w:rsidRPr="006F1808" w:rsidDel="00B448FF">
                <w:delText>Nationell informationsstruktur</w:delText>
              </w:r>
            </w:del>
          </w:p>
        </w:tc>
        <w:tc>
          <w:tcPr>
            <w:tcW w:w="496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1028" w:author="Eriksson Tina" w:date="2025-06-12T13:27:00Z" w16du:dateUtc="2025-06-12T11:27:00Z">
              <w:tcPr>
                <w:tcW w:w="5262" w:type="dxa"/>
                <w:gridSpan w:val="3"/>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0891F1AD" w14:textId="7BC3F0A6" w:rsidR="008E2F55" w:rsidRPr="006F1808" w:rsidDel="00B448FF" w:rsidRDefault="008E2F55" w:rsidP="008E2F55">
            <w:pPr>
              <w:rPr>
                <w:del w:id="1029" w:author="Eriksson Tina" w:date="2025-06-12T13:26:00Z" w16du:dateUtc="2025-06-12T11:26:00Z"/>
              </w:rPr>
            </w:pPr>
            <w:ins w:id="1030" w:author="Eriksson Tina" w:date="2025-06-12T13:26:00Z" w16du:dateUtc="2025-06-12T11:26:00Z">
              <w:r w:rsidRPr="006F1808">
                <w:fldChar w:fldCharType="begin"/>
              </w:r>
              <w:r w:rsidRPr="006F1808">
                <w:instrText>HYPERLINK "https://informationsstruktur.socialstyrelsen.se/"</w:instrText>
              </w:r>
              <w:r w:rsidRPr="006F1808">
                <w:fldChar w:fldCharType="separate"/>
              </w:r>
              <w:r w:rsidRPr="006F1808">
                <w:rPr>
                  <w:rFonts w:ascii="Open Sans" w:hAnsi="Open Sans" w:cs="Times New Roman"/>
                  <w:color w:val="305A47"/>
                  <w:u w:val="single"/>
                </w:rPr>
                <w:t>https://informationsstruktur.socialstyrelsen.se/</w:t>
              </w:r>
              <w:r w:rsidRPr="006F1808">
                <w:fldChar w:fldCharType="end"/>
              </w:r>
            </w:ins>
            <w:del w:id="1031" w:author="Eriksson Tina" w:date="2025-06-12T13:26:00Z" w16du:dateUtc="2025-06-12T11:26:00Z">
              <w:r w:rsidRPr="006F1808" w:rsidDel="00B448FF">
                <w:fldChar w:fldCharType="begin"/>
              </w:r>
              <w:r w:rsidRPr="006F1808" w:rsidDel="00B448FF">
                <w:delInstrText>HYPERLINK "https://informationsstruktur.socialstyrelsen.se/"</w:delInstrText>
              </w:r>
              <w:r w:rsidRPr="006F1808" w:rsidDel="00B448FF">
                <w:fldChar w:fldCharType="separate"/>
              </w:r>
              <w:r w:rsidRPr="006F1808" w:rsidDel="00B448FF">
                <w:rPr>
                  <w:rStyle w:val="Hyperlnk"/>
                </w:rPr>
                <w:delText>https://informationsstruktur.socialstyrelsen.se/</w:delText>
              </w:r>
              <w:r w:rsidRPr="006F1808" w:rsidDel="00B448FF">
                <w:fldChar w:fldCharType="end"/>
              </w:r>
            </w:del>
          </w:p>
          <w:p w14:paraId="3CFB3A54" w14:textId="0B7E5510" w:rsidR="008E2F55" w:rsidRPr="006F1808" w:rsidRDefault="008E2F55" w:rsidP="008E2F55"/>
        </w:tc>
      </w:tr>
      <w:tr w:rsidR="008E2F55" w:rsidRPr="006F1808" w14:paraId="5422C3D0" w14:textId="77777777" w:rsidTr="008E2F55">
        <w:trPr>
          <w:trHeight w:val="276"/>
          <w:trPrChange w:id="1032" w:author="Eriksson Tina" w:date="2025-06-12T13:27:00Z" w16du:dateUtc="2025-06-12T11:27:00Z">
            <w:trPr>
              <w:trHeight w:val="262"/>
            </w:trPr>
          </w:trPrChange>
        </w:trPr>
        <w:tc>
          <w:tcPr>
            <w:tcW w:w="590" w:type="dxa"/>
            <w:tcBorders>
              <w:top w:val="single" w:sz="4" w:space="0" w:color="A33662" w:themeColor="accent1"/>
              <w:bottom w:val="single" w:sz="4" w:space="0" w:color="A33662" w:themeColor="accent1"/>
              <w:right w:val="single" w:sz="24" w:space="0" w:color="FFFFFF" w:themeColor="background1"/>
            </w:tcBorders>
            <w:tcPrChange w:id="1033" w:author="Eriksson Tina" w:date="2025-06-12T13:27:00Z" w16du:dateUtc="2025-06-12T11:27:00Z">
              <w:tcPr>
                <w:tcW w:w="538" w:type="dxa"/>
                <w:tcBorders>
                  <w:top w:val="single" w:sz="4" w:space="0" w:color="A33662" w:themeColor="accent1"/>
                  <w:bottom w:val="single" w:sz="4" w:space="0" w:color="A33662" w:themeColor="accent1"/>
                  <w:right w:val="single" w:sz="24" w:space="0" w:color="FFFFFF" w:themeColor="background1"/>
                </w:tcBorders>
              </w:tcPr>
            </w:tcPrChange>
          </w:tcPr>
          <w:p w14:paraId="4992C184" w14:textId="7C359C74" w:rsidR="008E2F55" w:rsidRPr="006F1808" w:rsidRDefault="008E2F55" w:rsidP="008E2F55">
            <w:ins w:id="1034" w:author="Eriksson Tina" w:date="2025-06-12T13:26:00Z" w16du:dateUtc="2025-06-12T11:26:00Z">
              <w:r w:rsidRPr="006F1808">
                <w:rPr>
                  <w:rFonts w:ascii="Open Sans" w:hAnsi="Open Sans" w:cs="Times New Roman"/>
                </w:rPr>
                <w:t>R3</w:t>
              </w:r>
            </w:ins>
            <w:del w:id="1035" w:author="Eriksson Tina" w:date="2025-06-12T13:26:00Z" w16du:dateUtc="2025-06-12T11:26:00Z">
              <w:r w:rsidRPr="006F1808" w:rsidDel="00B448FF">
                <w:delText>R3</w:delText>
              </w:r>
            </w:del>
          </w:p>
        </w:tc>
        <w:tc>
          <w:tcPr>
            <w:tcW w:w="352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1036" w:author="Eriksson Tina" w:date="2025-06-12T13:27:00Z" w16du:dateUtc="2025-06-12T11:27:00Z">
              <w:tcPr>
                <w:tcW w:w="329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1E16B547" w14:textId="7474C8FD" w:rsidR="008E2F55" w:rsidRPr="006F1808" w:rsidRDefault="008E2F55" w:rsidP="008E2F55">
            <w:ins w:id="1037" w:author="Eriksson Tina" w:date="2025-06-12T13:26:00Z" w16du:dateUtc="2025-06-12T11:26:00Z">
              <w:r w:rsidRPr="006F1808">
                <w:rPr>
                  <w:rFonts w:ascii="Open Sans" w:hAnsi="Open Sans" w:cs="Times New Roman"/>
                </w:rPr>
                <w:t>Kodverkslista</w:t>
              </w:r>
            </w:ins>
            <w:del w:id="1038" w:author="Eriksson Tina" w:date="2025-06-12T13:26:00Z" w16du:dateUtc="2025-06-12T11:26:00Z">
              <w:r w:rsidRPr="006F1808" w:rsidDel="00B448FF">
                <w:delText>Kodverkslista</w:delText>
              </w:r>
            </w:del>
          </w:p>
        </w:tc>
        <w:tc>
          <w:tcPr>
            <w:tcW w:w="496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1039" w:author="Eriksson Tina" w:date="2025-06-12T13:27:00Z" w16du:dateUtc="2025-06-12T11:27:00Z">
              <w:tcPr>
                <w:tcW w:w="5262" w:type="dxa"/>
                <w:gridSpan w:val="3"/>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683533D7" w14:textId="252E91D2" w:rsidR="008E2F55" w:rsidRPr="006F1808" w:rsidRDefault="008E2F55" w:rsidP="008E2F55">
            <w:ins w:id="1040" w:author="Eriksson Tina" w:date="2025-06-12T13:26:00Z" w16du:dateUtc="2025-06-12T11:26:00Z">
              <w:r w:rsidRPr="006F1808">
                <w:fldChar w:fldCharType="begin"/>
              </w:r>
              <w:r w:rsidRPr="006F1808">
                <w:instrText>HYPERLINK "https://inera.atlassian.net/wiki/spaces/KINT/pages/2648506471/Kodverk+och+urval+i+de+nationella+tj+nstekontrakten"</w:instrText>
              </w:r>
              <w:r w:rsidRPr="006F1808">
                <w:fldChar w:fldCharType="separate"/>
              </w:r>
              <w:r w:rsidRPr="006F1808">
                <w:rPr>
                  <w:rFonts w:ascii="Open Sans" w:hAnsi="Open Sans" w:cs="Times New Roman"/>
                  <w:color w:val="305A47"/>
                  <w:u w:val="single"/>
                </w:rPr>
                <w:t>Kodverk och urval i de nationella tjänstekontrakten</w:t>
              </w:r>
              <w:r w:rsidRPr="006F1808">
                <w:fldChar w:fldCharType="end"/>
              </w:r>
            </w:ins>
            <w:del w:id="1041" w:author="Eriksson Tina" w:date="2025-06-12T13:26:00Z" w16du:dateUtc="2025-06-12T11:26:00Z">
              <w:r w:rsidRPr="006F1808" w:rsidDel="00B448FF">
                <w:fldChar w:fldCharType="begin"/>
              </w:r>
              <w:r w:rsidRPr="006F1808" w:rsidDel="00B448FF">
                <w:delInstrText>HYPERLINK "https://riv-ta.atlassian.net/wiki/spaces/KINT/pages/270532953/Kodverk+i+nationella+tj+nsteplattformen"</w:delInstrText>
              </w:r>
              <w:r w:rsidRPr="006F1808" w:rsidDel="00B448FF">
                <w:fldChar w:fldCharType="separate"/>
              </w:r>
              <w:r w:rsidRPr="006F1808" w:rsidDel="00B448FF">
                <w:rPr>
                  <w:rStyle w:val="Hyperlnk"/>
                </w:rPr>
                <w:delText>Länk</w:delText>
              </w:r>
              <w:r w:rsidRPr="006F1808" w:rsidDel="00B448FF">
                <w:fldChar w:fldCharType="end"/>
              </w:r>
            </w:del>
          </w:p>
        </w:tc>
      </w:tr>
      <w:tr w:rsidR="008E2F55" w:rsidRPr="006F1808" w14:paraId="5ED109D7" w14:textId="77777777" w:rsidTr="008E2F55">
        <w:trPr>
          <w:trHeight w:val="540"/>
          <w:trPrChange w:id="1042" w:author="Eriksson Tina" w:date="2025-06-12T13:27:00Z" w16du:dateUtc="2025-06-12T11:27:00Z">
            <w:trPr>
              <w:trHeight w:val="512"/>
            </w:trPr>
          </w:trPrChange>
        </w:trPr>
        <w:tc>
          <w:tcPr>
            <w:tcW w:w="590" w:type="dxa"/>
            <w:tcBorders>
              <w:top w:val="single" w:sz="4" w:space="0" w:color="A33662" w:themeColor="accent1"/>
              <w:bottom w:val="single" w:sz="4" w:space="0" w:color="A33662" w:themeColor="accent1"/>
              <w:right w:val="single" w:sz="24" w:space="0" w:color="FFFFFF" w:themeColor="background1"/>
            </w:tcBorders>
            <w:tcPrChange w:id="1043" w:author="Eriksson Tina" w:date="2025-06-12T13:27:00Z" w16du:dateUtc="2025-06-12T11:27:00Z">
              <w:tcPr>
                <w:tcW w:w="538" w:type="dxa"/>
                <w:tcBorders>
                  <w:top w:val="single" w:sz="4" w:space="0" w:color="A33662" w:themeColor="accent1"/>
                  <w:bottom w:val="single" w:sz="4" w:space="0" w:color="A33662" w:themeColor="accent1"/>
                  <w:right w:val="single" w:sz="24" w:space="0" w:color="FFFFFF" w:themeColor="background1"/>
                </w:tcBorders>
              </w:tcPr>
            </w:tcPrChange>
          </w:tcPr>
          <w:p w14:paraId="54BEE791" w14:textId="4BA77831" w:rsidR="008E2F55" w:rsidRPr="006F1808" w:rsidRDefault="008E2F55" w:rsidP="008E2F55">
            <w:ins w:id="1044" w:author="Eriksson Tina" w:date="2025-06-12T13:26:00Z" w16du:dateUtc="2025-06-12T11:26:00Z">
              <w:r w:rsidRPr="006F1808">
                <w:rPr>
                  <w:rFonts w:ascii="Open Sans" w:hAnsi="Open Sans" w:cs="Times New Roman"/>
                </w:rPr>
                <w:t>R4</w:t>
              </w:r>
            </w:ins>
            <w:del w:id="1045" w:author="Eriksson Tina" w:date="2025-06-12T13:26:00Z" w16du:dateUtc="2025-06-12T11:26:00Z">
              <w:r w:rsidRPr="006F1808" w:rsidDel="00B448FF">
                <w:delText>R4</w:delText>
              </w:r>
            </w:del>
          </w:p>
        </w:tc>
        <w:tc>
          <w:tcPr>
            <w:tcW w:w="352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1046" w:author="Eriksson Tina" w:date="2025-06-12T13:27:00Z" w16du:dateUtc="2025-06-12T11:27:00Z">
              <w:tcPr>
                <w:tcW w:w="329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3AC679D2" w14:textId="03970197" w:rsidR="008E2F55" w:rsidRPr="006F1808" w:rsidRDefault="008E2F55" w:rsidP="008E2F55">
            <w:ins w:id="1047" w:author="Eriksson Tina" w:date="2025-06-12T13:26:00Z" w16du:dateUtc="2025-06-12T11:26:00Z">
              <w:r w:rsidRPr="006F1808">
                <w:rPr>
                  <w:rFonts w:ascii="Open Sans" w:hAnsi="Open Sans" w:cs="Times New Roman"/>
                </w:rPr>
                <w:t>Socialstyrelsens termbank</w:t>
              </w:r>
            </w:ins>
            <w:del w:id="1048" w:author="Eriksson Tina" w:date="2025-06-12T13:26:00Z" w16du:dateUtc="2025-06-12T11:26:00Z">
              <w:r w:rsidRPr="006F1808" w:rsidDel="00B448FF">
                <w:delText>Socialstyrelsens termbank</w:delText>
              </w:r>
            </w:del>
          </w:p>
        </w:tc>
        <w:tc>
          <w:tcPr>
            <w:tcW w:w="496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1049" w:author="Eriksson Tina" w:date="2025-06-12T13:27:00Z" w16du:dateUtc="2025-06-12T11:27:00Z">
              <w:tcPr>
                <w:tcW w:w="5262" w:type="dxa"/>
                <w:gridSpan w:val="3"/>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6B3C4674" w14:textId="701F571C" w:rsidR="008E2F55" w:rsidRPr="006F1808" w:rsidRDefault="008E2F55" w:rsidP="008E2F55">
            <w:ins w:id="1050" w:author="Eriksson Tina" w:date="2025-06-12T13:26:00Z" w16du:dateUtc="2025-06-12T11:26:00Z">
              <w:r w:rsidRPr="006F1808">
                <w:fldChar w:fldCharType="begin"/>
              </w:r>
              <w:r w:rsidRPr="006F1808">
                <w:instrText>HYPERLINK "http://termbank.socialstyrelsen.se/"</w:instrText>
              </w:r>
              <w:r w:rsidRPr="006F1808">
                <w:fldChar w:fldCharType="separate"/>
              </w:r>
              <w:r w:rsidRPr="006F1808">
                <w:rPr>
                  <w:rFonts w:ascii="Open Sans" w:hAnsi="Open Sans" w:cs="Times New Roman"/>
                  <w:color w:val="305A47"/>
                  <w:u w:val="single"/>
                </w:rPr>
                <w:t>http://termbank.socialstyrelsen.se/</w:t>
              </w:r>
              <w:r w:rsidRPr="006F1808">
                <w:fldChar w:fldCharType="end"/>
              </w:r>
              <w:r w:rsidRPr="006F1808">
                <w:rPr>
                  <w:rFonts w:ascii="Open Sans" w:hAnsi="Open Sans" w:cs="Times New Roman"/>
                </w:rPr>
                <w:t xml:space="preserve"> </w:t>
              </w:r>
            </w:ins>
            <w:del w:id="1051" w:author="Eriksson Tina" w:date="2025-06-12T13:26:00Z" w16du:dateUtc="2025-06-12T11:26:00Z">
              <w:r w:rsidRPr="006F1808" w:rsidDel="00B448FF">
                <w:fldChar w:fldCharType="begin"/>
              </w:r>
              <w:r w:rsidRPr="006F1808" w:rsidDel="00B448FF">
                <w:delInstrText>HYPERLINK "http://termbank.socialstyrelsen.se/"</w:delInstrText>
              </w:r>
              <w:r w:rsidRPr="006F1808" w:rsidDel="00B448FF">
                <w:fldChar w:fldCharType="separate"/>
              </w:r>
              <w:r w:rsidRPr="006F1808" w:rsidDel="00B448FF">
                <w:rPr>
                  <w:rStyle w:val="Hyperlnk"/>
                </w:rPr>
                <w:delText>http://termbank.socialstyrelsen.se/</w:delText>
              </w:r>
              <w:r w:rsidRPr="006F1808" w:rsidDel="00B448FF">
                <w:fldChar w:fldCharType="end"/>
              </w:r>
              <w:r w:rsidRPr="006F1808" w:rsidDel="00B448FF">
                <w:delText xml:space="preserve"> </w:delText>
              </w:r>
            </w:del>
          </w:p>
        </w:tc>
      </w:tr>
      <w:tr w:rsidR="008E2F55" w:rsidRPr="006F1808" w14:paraId="13193DEB" w14:textId="77777777" w:rsidTr="008E2F55">
        <w:trPr>
          <w:trHeight w:val="262"/>
          <w:trPrChange w:id="1052" w:author="Eriksson Tina" w:date="2025-06-12T13:27:00Z" w16du:dateUtc="2025-06-12T11:27:00Z">
            <w:trPr>
              <w:trHeight w:val="249"/>
            </w:trPr>
          </w:trPrChange>
        </w:trPr>
        <w:tc>
          <w:tcPr>
            <w:tcW w:w="590" w:type="dxa"/>
            <w:tcBorders>
              <w:top w:val="single" w:sz="4" w:space="0" w:color="A33662" w:themeColor="accent1"/>
              <w:bottom w:val="single" w:sz="4" w:space="0" w:color="A33662" w:themeColor="accent1"/>
              <w:right w:val="single" w:sz="24" w:space="0" w:color="FFFFFF" w:themeColor="background1"/>
            </w:tcBorders>
            <w:tcPrChange w:id="1053" w:author="Eriksson Tina" w:date="2025-06-12T13:27:00Z" w16du:dateUtc="2025-06-12T11:27:00Z">
              <w:tcPr>
                <w:tcW w:w="538" w:type="dxa"/>
                <w:tcBorders>
                  <w:top w:val="single" w:sz="4" w:space="0" w:color="A33662" w:themeColor="accent1"/>
                  <w:bottom w:val="single" w:sz="4" w:space="0" w:color="A33662" w:themeColor="accent1"/>
                  <w:right w:val="single" w:sz="24" w:space="0" w:color="FFFFFF" w:themeColor="background1"/>
                </w:tcBorders>
              </w:tcPr>
            </w:tcPrChange>
          </w:tcPr>
          <w:p w14:paraId="2C93246C" w14:textId="1226D301" w:rsidR="008E2F55" w:rsidRPr="006F1808" w:rsidRDefault="008E2F55" w:rsidP="008E2F55">
            <w:ins w:id="1054" w:author="Eriksson Tina" w:date="2025-06-12T13:26:00Z" w16du:dateUtc="2025-06-12T11:26:00Z">
              <w:r w:rsidRPr="006F1808">
                <w:rPr>
                  <w:rFonts w:ascii="Open Sans" w:hAnsi="Open Sans" w:cs="Times New Roman"/>
                </w:rPr>
                <w:t>R5</w:t>
              </w:r>
            </w:ins>
            <w:del w:id="1055" w:author="Eriksson Tina" w:date="2025-06-12T13:26:00Z" w16du:dateUtc="2025-06-12T11:26:00Z">
              <w:r w:rsidRPr="006F1808" w:rsidDel="00B448FF">
                <w:delText>R5</w:delText>
              </w:r>
            </w:del>
          </w:p>
        </w:tc>
        <w:tc>
          <w:tcPr>
            <w:tcW w:w="352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1056" w:author="Eriksson Tina" w:date="2025-06-12T13:27:00Z" w16du:dateUtc="2025-06-12T11:27:00Z">
              <w:tcPr>
                <w:tcW w:w="329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3F789E66" w14:textId="77777777" w:rsidR="008E2F55" w:rsidRPr="006F1808" w:rsidRDefault="008E2F55" w:rsidP="008E2F55">
            <w:pPr>
              <w:rPr>
                <w:ins w:id="1057" w:author="Eriksson Tina" w:date="2025-06-12T13:26:00Z" w16du:dateUtc="2025-06-12T11:26:00Z"/>
                <w:rFonts w:ascii="Open Sans" w:hAnsi="Open Sans" w:cs="Times New Roman"/>
              </w:rPr>
            </w:pPr>
            <w:ins w:id="1058" w:author="Eriksson Tina" w:date="2025-06-12T13:26:00Z" w16du:dateUtc="2025-06-12T11:26:00Z">
              <w:r w:rsidRPr="006F1808">
                <w:rPr>
                  <w:rFonts w:ascii="Open Sans" w:hAnsi="Open Sans" w:cs="Times New Roman"/>
                </w:rPr>
                <w:t>Om fast vårdkontakt och samordnad individuell plan, Nationell vägledning</w:t>
              </w:r>
            </w:ins>
          </w:p>
          <w:p w14:paraId="23E918E1" w14:textId="11618167" w:rsidR="008E2F55" w:rsidRPr="006F1808" w:rsidRDefault="008E2F55" w:rsidP="008E2F55">
            <w:ins w:id="1059" w:author="Eriksson Tina" w:date="2025-06-12T13:26:00Z" w16du:dateUtc="2025-06-12T11:26:00Z">
              <w:r w:rsidRPr="006F1808">
                <w:rPr>
                  <w:rFonts w:ascii="Open Sans" w:hAnsi="Open Sans" w:cs="Times New Roman"/>
                </w:rPr>
                <w:t>Artikelnummer 2017-10-25</w:t>
              </w:r>
            </w:ins>
            <w:del w:id="1060" w:author="Eriksson Tina" w:date="2025-06-12T13:26:00Z" w16du:dateUtc="2025-06-12T11:26:00Z">
              <w:r w:rsidRPr="006F1808" w:rsidDel="00B448FF">
                <w:delText>Snomed CT</w:delText>
              </w:r>
            </w:del>
          </w:p>
        </w:tc>
        <w:tc>
          <w:tcPr>
            <w:tcW w:w="496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1061" w:author="Eriksson Tina" w:date="2025-06-12T13:27:00Z" w16du:dateUtc="2025-06-12T11:27:00Z">
              <w:tcPr>
                <w:tcW w:w="5262" w:type="dxa"/>
                <w:gridSpan w:val="3"/>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406C3AD1" w14:textId="2D9546B3" w:rsidR="008E2F55" w:rsidRPr="006F1808" w:rsidRDefault="008E2F55" w:rsidP="008E2F55">
            <w:ins w:id="1062" w:author="Eriksson Tina" w:date="2025-06-12T13:26:00Z" w16du:dateUtc="2025-06-12T11:26:00Z">
              <w:r w:rsidRPr="006F1808">
                <w:fldChar w:fldCharType="begin"/>
              </w:r>
              <w:r w:rsidRPr="006F1808">
                <w:instrText>HYPERLINK "https://www.socialstyrelsen.se/globalassets/sharepoint-dokument/artikelkatalog/vagledning/2017-10-25.pdf"</w:instrText>
              </w:r>
              <w:r w:rsidRPr="006F1808">
                <w:fldChar w:fldCharType="separate"/>
              </w:r>
              <w:r w:rsidRPr="006F1808">
                <w:rPr>
                  <w:rFonts w:ascii="Open Sans" w:hAnsi="Open Sans" w:cs="Times New Roman"/>
                  <w:color w:val="182C23"/>
                  <w:u w:val="single"/>
                </w:rPr>
                <w:t>XX (socialstyrelsen.se)</w:t>
              </w:r>
              <w:r w:rsidRPr="006F1808">
                <w:fldChar w:fldCharType="end"/>
              </w:r>
            </w:ins>
            <w:del w:id="1063" w:author="Eriksson Tina" w:date="2025-06-12T13:26:00Z" w16du:dateUtc="2025-06-12T11:26:00Z">
              <w:r w:rsidRPr="006F1808" w:rsidDel="00B448FF">
                <w:fldChar w:fldCharType="begin"/>
              </w:r>
              <w:r w:rsidRPr="006F1808" w:rsidDel="00B448FF">
                <w:delInstrText>HYPERLINK "http://browser.ihtsdotools.org/"</w:delInstrText>
              </w:r>
              <w:r w:rsidRPr="006F1808" w:rsidDel="00B448FF">
                <w:fldChar w:fldCharType="separate"/>
              </w:r>
              <w:r w:rsidRPr="006F1808" w:rsidDel="00B448FF">
                <w:rPr>
                  <w:rStyle w:val="Hyperlnk"/>
                </w:rPr>
                <w:delText>http://browser.ihtsdotools.org/</w:delText>
              </w:r>
              <w:r w:rsidRPr="006F1808" w:rsidDel="00B448FF">
                <w:fldChar w:fldCharType="end"/>
              </w:r>
            </w:del>
          </w:p>
        </w:tc>
      </w:tr>
      <w:tr w:rsidR="008E2F55" w:rsidRPr="006F1808" w14:paraId="2092C75E" w14:textId="77777777" w:rsidTr="008E2F55">
        <w:trPr>
          <w:trHeight w:val="276"/>
          <w:trPrChange w:id="1064" w:author="Eriksson Tina" w:date="2025-06-12T13:27:00Z" w16du:dateUtc="2025-06-12T11:27:00Z">
            <w:trPr>
              <w:trHeight w:val="262"/>
            </w:trPr>
          </w:trPrChange>
        </w:trPr>
        <w:tc>
          <w:tcPr>
            <w:tcW w:w="590" w:type="dxa"/>
            <w:tcBorders>
              <w:top w:val="single" w:sz="4" w:space="0" w:color="A33662" w:themeColor="accent1"/>
              <w:bottom w:val="single" w:sz="4" w:space="0" w:color="A33662" w:themeColor="accent1"/>
              <w:right w:val="single" w:sz="24" w:space="0" w:color="FFFFFF" w:themeColor="background1"/>
            </w:tcBorders>
            <w:tcPrChange w:id="1065" w:author="Eriksson Tina" w:date="2025-06-12T13:27:00Z" w16du:dateUtc="2025-06-12T11:27:00Z">
              <w:tcPr>
                <w:tcW w:w="538" w:type="dxa"/>
                <w:tcBorders>
                  <w:top w:val="single" w:sz="4" w:space="0" w:color="A33662" w:themeColor="accent1"/>
                  <w:bottom w:val="single" w:sz="4" w:space="0" w:color="A33662" w:themeColor="accent1"/>
                  <w:right w:val="single" w:sz="24" w:space="0" w:color="FFFFFF" w:themeColor="background1"/>
                </w:tcBorders>
              </w:tcPr>
            </w:tcPrChange>
          </w:tcPr>
          <w:p w14:paraId="01C63648" w14:textId="11A04F40" w:rsidR="008E2F55" w:rsidRPr="006F1808" w:rsidRDefault="008E2F55" w:rsidP="008E2F55">
            <w:ins w:id="1066" w:author="Eriksson Tina" w:date="2025-06-12T13:26:00Z" w16du:dateUtc="2025-06-12T11:26:00Z">
              <w:r w:rsidRPr="006F1808">
                <w:rPr>
                  <w:rFonts w:ascii="Open Sans" w:hAnsi="Open Sans" w:cs="Times New Roman"/>
                </w:rPr>
                <w:t>R6</w:t>
              </w:r>
            </w:ins>
            <w:del w:id="1067" w:author="Eriksson Tina" w:date="2025-06-12T13:26:00Z" w16du:dateUtc="2025-06-12T11:26:00Z">
              <w:r w:rsidRPr="006F1808" w:rsidDel="00B448FF">
                <w:delText>R6</w:delText>
              </w:r>
            </w:del>
          </w:p>
        </w:tc>
        <w:tc>
          <w:tcPr>
            <w:tcW w:w="352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1068" w:author="Eriksson Tina" w:date="2025-06-12T13:27:00Z" w16du:dateUtc="2025-06-12T11:27:00Z">
              <w:tcPr>
                <w:tcW w:w="329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2C1D1544" w14:textId="3740C8E5" w:rsidR="008E2F55" w:rsidRPr="006F1808" w:rsidRDefault="008E2F55" w:rsidP="008E2F55">
            <w:ins w:id="1069" w:author="Eriksson Tina" w:date="2025-06-12T13:26:00Z" w16du:dateUtc="2025-06-12T11:26:00Z">
              <w:r w:rsidRPr="006F1808">
                <w:rPr>
                  <w:rFonts w:ascii="Open Sans" w:hAnsi="Open Sans" w:cs="Times New Roman"/>
                </w:rPr>
                <w:t xml:space="preserve">Lag (2017:612) om samverkan vid utskrivning från sluten hälso- och </w:t>
              </w:r>
              <w:r w:rsidRPr="006F1808">
                <w:rPr>
                  <w:rFonts w:ascii="Open Sans" w:hAnsi="Open Sans" w:cs="Times New Roman"/>
                </w:rPr>
                <w:lastRenderedPageBreak/>
                <w:t>sjukvård</w:t>
              </w:r>
            </w:ins>
            <w:del w:id="1070" w:author="Eriksson Tina" w:date="2025-06-12T13:26:00Z" w16du:dateUtc="2025-06-12T11:26:00Z">
              <w:r w:rsidRPr="006F1808" w:rsidDel="00B448FF">
                <w:delText>Socialstyrelsens information om Snomed CT-licens</w:delText>
              </w:r>
            </w:del>
          </w:p>
        </w:tc>
        <w:tc>
          <w:tcPr>
            <w:tcW w:w="496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1071" w:author="Eriksson Tina" w:date="2025-06-12T13:27:00Z" w16du:dateUtc="2025-06-12T11:27:00Z">
              <w:tcPr>
                <w:tcW w:w="5262" w:type="dxa"/>
                <w:gridSpan w:val="3"/>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72C59284" w14:textId="5380F968" w:rsidR="008E2F55" w:rsidRPr="006F1808" w:rsidRDefault="008E2F55" w:rsidP="008E2F55">
            <w:ins w:id="1072" w:author="Eriksson Tina" w:date="2025-06-12T13:26:00Z" w16du:dateUtc="2025-06-12T11:26:00Z">
              <w:r w:rsidRPr="006F1808">
                <w:lastRenderedPageBreak/>
                <w:fldChar w:fldCharType="begin"/>
              </w:r>
              <w:r w:rsidRPr="006F1808">
                <w:instrText>HYPERLINK "https://www.riksdagen.se/sv/dokument-och-lagar/dokument/svensk-forfattningssamling/lag-2017612-om-samverkan-vid-utskrivning-fran_sfs-2017-612/"</w:instrText>
              </w:r>
              <w:r w:rsidRPr="006F1808">
                <w:fldChar w:fldCharType="separate"/>
              </w:r>
              <w:r w:rsidRPr="006F1808">
                <w:rPr>
                  <w:rStyle w:val="Hyperlnk"/>
                </w:rPr>
                <w:t xml:space="preserve">Lag (2017:612) om samverkan vid utskrivning från sluten hälso- och sjukvård | Sveriges riksdag </w:t>
              </w:r>
              <w:r w:rsidRPr="006F1808">
                <w:rPr>
                  <w:rStyle w:val="Hyperlnk"/>
                </w:rPr>
                <w:lastRenderedPageBreak/>
                <w:t>(riksdagen.se)</w:t>
              </w:r>
              <w:r w:rsidRPr="006F1808">
                <w:fldChar w:fldCharType="end"/>
              </w:r>
            </w:ins>
            <w:del w:id="1073" w:author="Eriksson Tina" w:date="2025-06-12T13:26:00Z" w16du:dateUtc="2025-06-12T11:26:00Z">
              <w:r w:rsidRPr="006F1808" w:rsidDel="00B448FF">
                <w:fldChar w:fldCharType="begin"/>
              </w:r>
              <w:r w:rsidRPr="006F1808" w:rsidDel="00B448FF">
                <w:delInstrText>HYPERLINK "https://www.socialstyrelsen.se/kunskapsstod-och-regler/omraden/e-halsa/snomed-ct/snomed-ct-licens/"</w:delInstrText>
              </w:r>
              <w:r w:rsidRPr="006F1808" w:rsidDel="00B448FF">
                <w:fldChar w:fldCharType="separate"/>
              </w:r>
              <w:r w:rsidRPr="006F1808" w:rsidDel="00B448FF">
                <w:rPr>
                  <w:rStyle w:val="Hyperlnk"/>
                </w:rPr>
                <w:delText>https://www.socialstyrelsen.se/kunskapsstod-och-regler/omraden/e-halsa/snomed-ct/snomed-ct-licens/</w:delText>
              </w:r>
              <w:r w:rsidRPr="006F1808" w:rsidDel="00B448FF">
                <w:fldChar w:fldCharType="end"/>
              </w:r>
            </w:del>
          </w:p>
        </w:tc>
      </w:tr>
      <w:tr w:rsidR="008E2F55" w:rsidRPr="006F1808" w14:paraId="2707F49B" w14:textId="77777777" w:rsidTr="008E2F55">
        <w:trPr>
          <w:trHeight w:val="276"/>
          <w:ins w:id="1074" w:author="Eriksson Tina" w:date="2025-06-12T13:26:00Z"/>
          <w:trPrChange w:id="1075" w:author="Eriksson Tina" w:date="2025-06-12T13:27:00Z" w16du:dateUtc="2025-06-12T11:27:00Z">
            <w:trPr>
              <w:trHeight w:val="262"/>
            </w:trPr>
          </w:trPrChange>
        </w:trPr>
        <w:tc>
          <w:tcPr>
            <w:tcW w:w="590" w:type="dxa"/>
            <w:tcBorders>
              <w:top w:val="single" w:sz="4" w:space="0" w:color="A33662" w:themeColor="accent1"/>
              <w:bottom w:val="single" w:sz="4" w:space="0" w:color="A33662" w:themeColor="accent1"/>
              <w:right w:val="single" w:sz="24" w:space="0" w:color="FFFFFF" w:themeColor="background1"/>
            </w:tcBorders>
            <w:tcPrChange w:id="1076" w:author="Eriksson Tina" w:date="2025-06-12T13:27:00Z" w16du:dateUtc="2025-06-12T11:27:00Z">
              <w:tcPr>
                <w:tcW w:w="538" w:type="dxa"/>
                <w:tcBorders>
                  <w:top w:val="single" w:sz="4" w:space="0" w:color="A33662" w:themeColor="accent1"/>
                  <w:bottom w:val="single" w:sz="4" w:space="0" w:color="A33662" w:themeColor="accent1"/>
                  <w:right w:val="single" w:sz="24" w:space="0" w:color="FFFFFF" w:themeColor="background1"/>
                </w:tcBorders>
              </w:tcPr>
            </w:tcPrChange>
          </w:tcPr>
          <w:p w14:paraId="78C11677" w14:textId="773F96E0" w:rsidR="008E2F55" w:rsidRPr="006F1808" w:rsidRDefault="008E2F55" w:rsidP="008E2F55">
            <w:pPr>
              <w:rPr>
                <w:ins w:id="1077" w:author="Eriksson Tina" w:date="2025-06-12T13:26:00Z" w16du:dateUtc="2025-06-12T11:26:00Z"/>
                <w:rFonts w:ascii="Open Sans" w:hAnsi="Open Sans" w:cs="Times New Roman"/>
              </w:rPr>
            </w:pPr>
            <w:ins w:id="1078" w:author="Eriksson Tina" w:date="2025-06-12T13:26:00Z" w16du:dateUtc="2025-06-12T11:26:00Z">
              <w:r w:rsidRPr="006F1808">
                <w:rPr>
                  <w:rFonts w:ascii="Open Sans" w:hAnsi="Open Sans" w:cs="Times New Roman"/>
                </w:rPr>
                <w:lastRenderedPageBreak/>
                <w:t>R7</w:t>
              </w:r>
            </w:ins>
          </w:p>
        </w:tc>
        <w:tc>
          <w:tcPr>
            <w:tcW w:w="352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1079" w:author="Eriksson Tina" w:date="2025-06-12T13:27:00Z" w16du:dateUtc="2025-06-12T11:27:00Z">
              <w:tcPr>
                <w:tcW w:w="329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2287B8E9" w14:textId="5D8C14E5" w:rsidR="008E2F55" w:rsidRPr="006F1808" w:rsidRDefault="008E2F55" w:rsidP="008E2F55">
            <w:pPr>
              <w:rPr>
                <w:ins w:id="1080" w:author="Eriksson Tina" w:date="2025-06-12T13:26:00Z" w16du:dateUtc="2025-06-12T11:26:00Z"/>
                <w:rFonts w:ascii="Open Sans" w:hAnsi="Open Sans" w:cs="Times New Roman"/>
              </w:rPr>
            </w:pPr>
            <w:ins w:id="1081" w:author="Eriksson Tina" w:date="2025-06-12T13:26:00Z" w16du:dateUtc="2025-06-12T11:26:00Z">
              <w:r w:rsidRPr="006F1808">
                <w:rPr>
                  <w:rFonts w:ascii="Open Sans" w:hAnsi="Open Sans" w:cs="Times New Roman"/>
                </w:rPr>
                <w:t>Kompetensmål för fast läkarkontakt i primärvården – Stöd för utveckling och bedömning av kompetens</w:t>
              </w:r>
              <w:r w:rsidRPr="006F1808">
                <w:rPr>
                  <w:rFonts w:ascii="Arial" w:hAnsi="Arial" w:cs="Arial"/>
                  <w:color w:val="727779"/>
                  <w:sz w:val="21"/>
                  <w:szCs w:val="21"/>
                  <w:shd w:val="clear" w:color="auto" w:fill="FFFFFF"/>
                </w:rPr>
                <w:t xml:space="preserve"> </w:t>
              </w:r>
              <w:r w:rsidRPr="006F1808">
                <w:rPr>
                  <w:rFonts w:ascii="Open Sans" w:hAnsi="Open Sans" w:cs="Times New Roman"/>
                </w:rPr>
                <w:t>Artikelnummer: 2023-1-8348</w:t>
              </w:r>
            </w:ins>
          </w:p>
        </w:tc>
        <w:tc>
          <w:tcPr>
            <w:tcW w:w="496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1082" w:author="Eriksson Tina" w:date="2025-06-12T13:27:00Z" w16du:dateUtc="2025-06-12T11:27:00Z">
              <w:tcPr>
                <w:tcW w:w="5262" w:type="dxa"/>
                <w:gridSpan w:val="3"/>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4BCD88DA" w14:textId="620A8967" w:rsidR="008E2F55" w:rsidRPr="006F1808" w:rsidRDefault="008E2F55" w:rsidP="008E2F55">
            <w:pPr>
              <w:rPr>
                <w:ins w:id="1083" w:author="Eriksson Tina" w:date="2025-06-12T13:26:00Z" w16du:dateUtc="2025-06-12T11:26:00Z"/>
              </w:rPr>
            </w:pPr>
            <w:ins w:id="1084" w:author="Eriksson Tina" w:date="2025-06-12T13:26:00Z" w16du:dateUtc="2025-06-12T11:26:00Z">
              <w:r w:rsidRPr="006F1808">
                <w:fldChar w:fldCharType="begin"/>
              </w:r>
              <w:r w:rsidRPr="006F1808">
                <w:instrText>HYPERLINK "https://www.socialstyrelsen.se/globalassets/sharepoint-dokument/artikelkatalog/ovrigt/2023-1-8348.pdf"</w:instrText>
              </w:r>
              <w:r w:rsidRPr="006F1808">
                <w:fldChar w:fldCharType="separate"/>
              </w:r>
              <w:r w:rsidRPr="006F1808">
                <w:rPr>
                  <w:rFonts w:ascii="Open Sans" w:hAnsi="Open Sans" w:cs="Times New Roman"/>
                  <w:color w:val="305A47"/>
                  <w:u w:val="single"/>
                </w:rPr>
                <w:t>Kompetensmål för fast läkarkontakt i primärvården – Stöd för utveckling och bedömning av kompetens (socialstyrelsen.se)</w:t>
              </w:r>
              <w:r w:rsidRPr="006F1808">
                <w:fldChar w:fldCharType="end"/>
              </w:r>
            </w:ins>
          </w:p>
        </w:tc>
      </w:tr>
    </w:tbl>
    <w:p w14:paraId="398A4216" w14:textId="7DB94720" w:rsidR="004E1B5F" w:rsidRPr="006F1808" w:rsidRDefault="004E1B5F" w:rsidP="00297CE9"/>
    <w:p w14:paraId="47EA9301" w14:textId="0D167B49" w:rsidR="00297CE9" w:rsidRPr="006F1808" w:rsidRDefault="00297CE9">
      <w:r w:rsidRPr="006F1808">
        <w:br w:type="page"/>
      </w:r>
    </w:p>
    <w:p w14:paraId="3E8A1DF2" w14:textId="31BDD9AC" w:rsidR="00297CE9" w:rsidRPr="006F1808" w:rsidRDefault="00297CE9" w:rsidP="004A720A">
      <w:pPr>
        <w:pStyle w:val="Numreradrubrik1"/>
        <w:rPr>
          <w:lang w:val="sv-SE"/>
          <w:rPrChange w:id="1085" w:author="Eriksson Tina" w:date="2025-06-24T17:00:00Z" w16du:dateUtc="2025-06-24T15:00:00Z">
            <w:rPr/>
          </w:rPrChange>
        </w:rPr>
      </w:pPr>
      <w:bookmarkStart w:id="1086" w:name="_Toc121211204"/>
      <w:bookmarkStart w:id="1087" w:name="_Toc201647926"/>
      <w:r w:rsidRPr="006F1808">
        <w:rPr>
          <w:lang w:val="sv-SE"/>
          <w:rPrChange w:id="1088" w:author="Eriksson Tina" w:date="2025-06-24T17:00:00Z" w16du:dateUtc="2025-06-24T15:00:00Z">
            <w:rPr/>
          </w:rPrChange>
        </w:rPr>
        <w:lastRenderedPageBreak/>
        <w:t xml:space="preserve">Inledning </w:t>
      </w:r>
      <w:bookmarkEnd w:id="1086"/>
      <w:r w:rsidR="00474B01" w:rsidRPr="006F1808">
        <w:rPr>
          <w:color w:val="098394"/>
          <w:lang w:val="sv-SE"/>
        </w:rPr>
        <w:t>(obligatorisk)</w:t>
      </w:r>
      <w:bookmarkEnd w:id="1087"/>
    </w:p>
    <w:p w14:paraId="53ABA87A" w14:textId="77777777" w:rsidR="00297CE9" w:rsidRPr="006F1808" w:rsidRDefault="00297CE9" w:rsidP="00297CE9">
      <w:pPr>
        <w:rPr>
          <w:i/>
          <w:iCs/>
          <w:color w:val="098394"/>
        </w:rPr>
      </w:pPr>
      <w:r w:rsidRPr="006F1808">
        <w:rPr>
          <w:i/>
          <w:iCs/>
          <w:color w:val="098394"/>
        </w:rPr>
        <w:t xml:space="preserve">Inledningen ska beskriva varför den aktuella informationsspecifikationen ges ut, vem den riktar sig till, samt hur den är tänkt att användas. </w:t>
      </w:r>
    </w:p>
    <w:p w14:paraId="7B6B28CF" w14:textId="36185C29" w:rsidR="00297CE9" w:rsidRPr="006F1808" w:rsidRDefault="00297CE9" w:rsidP="00297CE9">
      <w:pPr>
        <w:rPr>
          <w:ins w:id="1089" w:author="Eriksson Tina" w:date="2025-06-12T13:30:00Z" w16du:dateUtc="2025-06-12T11:30:00Z"/>
          <w:i/>
          <w:iCs/>
          <w:color w:val="098394"/>
        </w:rPr>
      </w:pPr>
      <w:r w:rsidRPr="006F1808">
        <w:rPr>
          <w:i/>
          <w:iCs/>
          <w:color w:val="098394"/>
        </w:rPr>
        <w:t xml:space="preserve">Det är också viktigt att här klargöra vad informationsspecifikationens omfång utgörs av. Exempel kan vara: en tjänstedomän, </w:t>
      </w:r>
      <w:r w:rsidR="00BF0C0D" w:rsidRPr="006F1808">
        <w:rPr>
          <w:i/>
          <w:iCs/>
          <w:color w:val="098394"/>
        </w:rPr>
        <w:t xml:space="preserve">ett tjänstekontrakt, </w:t>
      </w:r>
      <w:r w:rsidRPr="006F1808">
        <w:rPr>
          <w:i/>
          <w:iCs/>
          <w:color w:val="098394"/>
        </w:rPr>
        <w:t xml:space="preserve">en informationsmängd, ett enskilt informationsutbyte, en applikations informationsinnehåll </w:t>
      </w:r>
      <w:proofErr w:type="gramStart"/>
      <w:r w:rsidRPr="006F1808">
        <w:rPr>
          <w:i/>
          <w:iCs/>
          <w:color w:val="098394"/>
        </w:rPr>
        <w:t>etc.</w:t>
      </w:r>
      <w:proofErr w:type="gramEnd"/>
    </w:p>
    <w:p w14:paraId="38BB59E5" w14:textId="0CBDF1F9" w:rsidR="008E2F55" w:rsidRPr="006F1808" w:rsidRDefault="008E2F55" w:rsidP="008E2F55">
      <w:pPr>
        <w:rPr>
          <w:ins w:id="1090" w:author="Eriksson Tina" w:date="2025-06-12T13:47:00Z" w16du:dateUtc="2025-06-12T11:47:00Z"/>
        </w:rPr>
      </w:pPr>
      <w:ins w:id="1091" w:author="Eriksson Tina" w:date="2025-06-12T13:30:00Z" w16du:dateUtc="2025-06-12T11:30:00Z">
        <w:r w:rsidRPr="006F1808">
          <w:t>D</w:t>
        </w:r>
      </w:ins>
      <w:ins w:id="1092" w:author="Eriksson Tina" w:date="2025-06-12T13:31:00Z" w16du:dateUtc="2025-06-12T11:31:00Z">
        <w:r w:rsidRPr="006F1808">
          <w:t xml:space="preserve">enna informationsspecifikation specificerar informationsmängden Fasta kontakter och är ett resultat av arbetet inom etapp 1 i projektet sammanhållen planering som genomfördes </w:t>
        </w:r>
        <w:proofErr w:type="gramStart"/>
        <w:r w:rsidRPr="006F1808">
          <w:t>2024-2025</w:t>
        </w:r>
        <w:proofErr w:type="gramEnd"/>
        <w:r w:rsidRPr="006F1808">
          <w:t>.</w:t>
        </w:r>
      </w:ins>
      <w:ins w:id="1093" w:author="Eriksson Tina" w:date="2025-06-12T13:32:00Z" w16du:dateUtc="2025-06-12T11:32:00Z">
        <w:r w:rsidRPr="006F1808">
          <w:t xml:space="preserve"> Arbetet har gjorts med en </w:t>
        </w:r>
      </w:ins>
      <w:ins w:id="1094" w:author="Eriksson Tina" w:date="2025-06-23T13:03:00Z" w16du:dateUtc="2025-06-23T11:03:00Z">
        <w:r w:rsidR="006327E5" w:rsidRPr="006F1808">
          <w:t>arbetsgrupp</w:t>
        </w:r>
      </w:ins>
      <w:ins w:id="1095" w:author="Eriksson Tina" w:date="2025-06-12T13:32:00Z" w16du:dateUtc="2025-06-12T11:32:00Z">
        <w:r w:rsidRPr="006F1808">
          <w:t xml:space="preserve"> bestående av verksamhets- och informatikrepresentanter från total 11 regioner. Huvudfoku</w:t>
        </w:r>
      </w:ins>
      <w:ins w:id="1096" w:author="Eriksson Tina" w:date="2025-06-12T13:33:00Z" w16du:dateUtc="2025-06-12T11:33:00Z">
        <w:r w:rsidRPr="006F1808">
          <w:t xml:space="preserve">s för arbetet </w:t>
        </w:r>
      </w:ins>
      <w:ins w:id="1097" w:author="Eriksson Tina" w:date="2025-06-24T08:58:00Z" w16du:dateUtc="2025-06-24T06:58:00Z">
        <w:r w:rsidR="000F7405" w:rsidRPr="006F1808">
          <w:t>har varit</w:t>
        </w:r>
      </w:ins>
      <w:ins w:id="1098" w:author="Eriksson Tina" w:date="2025-06-12T13:33:00Z" w16du:dateUtc="2025-06-12T11:33:00Z">
        <w:r w:rsidRPr="006F1808">
          <w:t xml:space="preserve"> att definiera och enas om vilken </w:t>
        </w:r>
      </w:ins>
      <w:ins w:id="1099" w:author="Eriksson Tina" w:date="2025-06-23T13:03:00Z" w16du:dateUtc="2025-06-23T11:03:00Z">
        <w:r w:rsidR="006327E5" w:rsidRPr="006F1808">
          <w:t>information</w:t>
        </w:r>
      </w:ins>
      <w:ins w:id="1100" w:author="Eriksson Tina" w:date="2025-06-12T13:33:00Z" w16du:dateUtc="2025-06-12T11:33:00Z">
        <w:r w:rsidRPr="006F1808">
          <w:t xml:space="preserve"> kopplad till fasta </w:t>
        </w:r>
      </w:ins>
      <w:ins w:id="1101" w:author="Eriksson Tina" w:date="2025-06-24T08:58:00Z" w16du:dateUtc="2025-06-24T06:58:00Z">
        <w:r w:rsidR="000F7405" w:rsidRPr="006F1808">
          <w:t>k</w:t>
        </w:r>
      </w:ins>
      <w:ins w:id="1102" w:author="Eriksson Tina" w:date="2025-06-12T13:33:00Z" w16du:dateUtc="2025-06-12T11:33:00Z">
        <w:r w:rsidRPr="006F1808">
          <w:t>ontakter som ska visas på 1177.se.</w:t>
        </w:r>
      </w:ins>
    </w:p>
    <w:p w14:paraId="1FEF98C1" w14:textId="61F52FA2" w:rsidR="008301D5" w:rsidRPr="006F1808" w:rsidRDefault="008301D5" w:rsidP="008E2F55">
      <w:ins w:id="1103" w:author="Eriksson Tina" w:date="2025-06-12T13:47:00Z" w16du:dateUtc="2025-06-12T11:47:00Z">
        <w:r w:rsidRPr="006F1808">
          <w:t xml:space="preserve">Informationsspecifikation syftar till att beskriva informationen som </w:t>
        </w:r>
      </w:ins>
      <w:ins w:id="1104" w:author="Eriksson Tina" w:date="2025-06-23T13:03:00Z" w16du:dateUtc="2025-06-23T11:03:00Z">
        <w:r w:rsidR="006327E5" w:rsidRPr="006F1808">
          <w:t>behöver</w:t>
        </w:r>
      </w:ins>
      <w:ins w:id="1105" w:author="Eriksson Tina" w:date="2025-06-12T13:47:00Z" w16du:dateUtc="2025-06-12T11:47:00Z">
        <w:r w:rsidRPr="006F1808">
          <w:t xml:space="preserve"> hanteras för att på ett bra sätt kunna visa upp </w:t>
        </w:r>
      </w:ins>
      <w:ins w:id="1106" w:author="Eriksson Tina" w:date="2025-06-12T13:48:00Z" w16du:dateUtc="2025-06-12T11:48:00Z">
        <w:r w:rsidRPr="006F1808">
          <w:t>och utbyta information om olika fasta kontakter, vad de har för uppdrag, kontaktuppgifter och hur man kommer i kontakt med sin fasta kontakt. Syftet med informationsmodellen har varit att</w:t>
        </w:r>
      </w:ins>
      <w:ins w:id="1107" w:author="Eriksson Tina" w:date="2025-06-12T13:49:00Z" w16du:dateUtc="2025-06-12T11:49:00Z">
        <w:r w:rsidRPr="006F1808">
          <w:t xml:space="preserve"> fungera som en leverabel för </w:t>
        </w:r>
      </w:ins>
      <w:ins w:id="1108" w:author="Eriksson Tina" w:date="2025-06-12T13:50:00Z" w16du:dateUtc="2025-06-12T11:50:00Z">
        <w:r w:rsidRPr="006F1808">
          <w:t>arbetsgruppen</w:t>
        </w:r>
      </w:ins>
      <w:ins w:id="1109" w:author="Eriksson Tina" w:date="2025-06-12T13:49:00Z" w16du:dateUtc="2025-06-12T11:49:00Z">
        <w:r w:rsidRPr="006F1808">
          <w:t xml:space="preserve"> att kunna enas om och kunna förankra för att ha samsyn å informationen som ska hanteras i vårdinformationssystemen, </w:t>
        </w:r>
      </w:ins>
      <w:ins w:id="1110" w:author="Eriksson Tina" w:date="2025-06-23T13:03:00Z" w16du:dateUtc="2025-06-23T11:03:00Z">
        <w:r w:rsidR="006327E5" w:rsidRPr="006F1808">
          <w:t>I</w:t>
        </w:r>
      </w:ins>
      <w:ins w:id="1111" w:author="Eriksson Tina" w:date="2025-06-12T13:49:00Z" w16du:dateUtc="2025-06-12T11:49:00Z">
        <w:r w:rsidRPr="006F1808">
          <w:t>neras tjänster och andra verksamhetssystem. Det är även tänkt att fungera som kravställande på tjänstekontrakt eller motsvara</w:t>
        </w:r>
      </w:ins>
      <w:ins w:id="1112" w:author="Eriksson Tina" w:date="2025-06-12T13:50:00Z" w16du:dateUtc="2025-06-12T11:50:00Z">
        <w:r w:rsidRPr="006F1808">
          <w:t>nde för att kunna utbyta information om fasta kontakter och visa upp dem i Ineras tjänster.</w:t>
        </w:r>
      </w:ins>
    </w:p>
    <w:p w14:paraId="0D886389" w14:textId="5B546E5B" w:rsidR="00297CE9" w:rsidRPr="006F1808" w:rsidRDefault="00297CE9" w:rsidP="004A720A">
      <w:pPr>
        <w:pStyle w:val="Numreradrubrik1"/>
        <w:rPr>
          <w:lang w:val="sv-SE"/>
          <w:rPrChange w:id="1113" w:author="Eriksson Tina" w:date="2025-06-24T17:00:00Z" w16du:dateUtc="2025-06-24T15:00:00Z">
            <w:rPr/>
          </w:rPrChange>
        </w:rPr>
      </w:pPr>
      <w:bookmarkStart w:id="1114" w:name="_Toc449170160"/>
      <w:bookmarkStart w:id="1115" w:name="_Toc121211205"/>
      <w:bookmarkStart w:id="1116" w:name="_Toc201647927"/>
      <w:r w:rsidRPr="006F1808">
        <w:rPr>
          <w:lang w:val="sv-SE"/>
          <w:rPrChange w:id="1117" w:author="Eriksson Tina" w:date="2025-06-24T17:00:00Z" w16du:dateUtc="2025-06-24T15:00:00Z">
            <w:rPr/>
          </w:rPrChange>
        </w:rPr>
        <w:t>Informationssäkerhet</w:t>
      </w:r>
      <w:bookmarkEnd w:id="1114"/>
      <w:bookmarkEnd w:id="1115"/>
      <w:r w:rsidRPr="006F1808">
        <w:rPr>
          <w:lang w:val="sv-SE"/>
          <w:rPrChange w:id="1118" w:author="Eriksson Tina" w:date="2025-06-24T17:00:00Z" w16du:dateUtc="2025-06-24T15:00:00Z">
            <w:rPr/>
          </w:rPrChange>
        </w:rPr>
        <w:t xml:space="preserve"> </w:t>
      </w:r>
      <w:r w:rsidR="00474B01" w:rsidRPr="006F1808">
        <w:rPr>
          <w:color w:val="098394"/>
          <w:lang w:val="sv-SE"/>
        </w:rPr>
        <w:t>(obligatorisk)</w:t>
      </w:r>
      <w:bookmarkEnd w:id="1116"/>
    </w:p>
    <w:p w14:paraId="445F2655" w14:textId="77C48265" w:rsidR="00297CE9" w:rsidRPr="006F1808" w:rsidRDefault="00297CE9" w:rsidP="00297CE9">
      <w:r w:rsidRPr="006F1808">
        <w:t>I det här avsnittet beskrivs olika informationssäkerhetsrelaterade aspekter på den information som informationsmodellen beskriver</w:t>
      </w:r>
      <w:r w:rsidR="0024006A" w:rsidRPr="006F1808">
        <w:t xml:space="preserve"> och på hur den</w:t>
      </w:r>
      <w:r w:rsidR="00111A07" w:rsidRPr="006F1808">
        <w:t>na information ska</w:t>
      </w:r>
      <w:r w:rsidR="0024006A" w:rsidRPr="006F1808">
        <w:t xml:space="preserve"> hanteras</w:t>
      </w:r>
      <w:r w:rsidR="00111A07" w:rsidRPr="006F1808">
        <w:t xml:space="preserve">. </w:t>
      </w:r>
    </w:p>
    <w:p w14:paraId="114E6120" w14:textId="77777777" w:rsidR="00297CE9" w:rsidRPr="006F1808" w:rsidRDefault="00297CE9" w:rsidP="00297CE9">
      <w:pPr>
        <w:rPr>
          <w:i/>
          <w:iCs/>
          <w:color w:val="098394"/>
        </w:rPr>
      </w:pPr>
      <w:r w:rsidRPr="006F1808">
        <w:rPr>
          <w:i/>
          <w:iCs/>
          <w:color w:val="098394"/>
        </w:rPr>
        <w:t>När man gör en informationssäkerhetsanalys bör man ta hänsyn till följande perspektiv:</w:t>
      </w:r>
    </w:p>
    <w:p w14:paraId="06F0BEBA" w14:textId="77777777" w:rsidR="00297CE9" w:rsidRPr="006F1808" w:rsidRDefault="00297CE9" w:rsidP="00297CE9">
      <w:pPr>
        <w:pStyle w:val="Punktlista"/>
        <w:rPr>
          <w:i/>
          <w:iCs/>
          <w:color w:val="098394"/>
        </w:rPr>
      </w:pPr>
      <w:proofErr w:type="spellStart"/>
      <w:r w:rsidRPr="006F1808">
        <w:rPr>
          <w:i/>
          <w:iCs/>
          <w:color w:val="098394"/>
        </w:rPr>
        <w:t>Konfidentialitet</w:t>
      </w:r>
      <w:proofErr w:type="spellEnd"/>
      <w:r w:rsidRPr="006F1808">
        <w:rPr>
          <w:i/>
          <w:iCs/>
          <w:color w:val="098394"/>
        </w:rPr>
        <w:t xml:space="preserve"> – att säkerställa att utomstående (icke behöriga) inte kan ta del av informationen</w:t>
      </w:r>
    </w:p>
    <w:p w14:paraId="5CD19E97" w14:textId="77777777" w:rsidR="00297CE9" w:rsidRPr="006F1808" w:rsidRDefault="00297CE9" w:rsidP="00297CE9">
      <w:pPr>
        <w:pStyle w:val="Punktlista"/>
        <w:rPr>
          <w:i/>
          <w:iCs/>
          <w:color w:val="098394"/>
        </w:rPr>
      </w:pPr>
      <w:r w:rsidRPr="006F1808">
        <w:rPr>
          <w:i/>
          <w:iCs/>
          <w:color w:val="098394"/>
        </w:rPr>
        <w:t>Riktighet – att säkerställa att de data som finns i ett system ska vara riktiga och inte kunna förändras av misstag, genom funktionsstörningar eller annat.</w:t>
      </w:r>
    </w:p>
    <w:p w14:paraId="70BDE975" w14:textId="77777777" w:rsidR="00297CE9" w:rsidRPr="006F1808" w:rsidRDefault="00297CE9" w:rsidP="00297CE9">
      <w:pPr>
        <w:pStyle w:val="Punktlista"/>
        <w:rPr>
          <w:i/>
          <w:iCs/>
          <w:color w:val="098394"/>
        </w:rPr>
      </w:pPr>
      <w:r w:rsidRPr="006F1808">
        <w:rPr>
          <w:i/>
          <w:iCs/>
          <w:color w:val="098394"/>
        </w:rPr>
        <w:t>Tillgänglighet – att säkerställa att informationen är tillgänglig i enlighet med verksamhetens krav</w:t>
      </w:r>
    </w:p>
    <w:p w14:paraId="40B22F34" w14:textId="7A404EE7" w:rsidR="00297CE9" w:rsidRPr="006F1808" w:rsidRDefault="00297CE9" w:rsidP="00297CE9">
      <w:pPr>
        <w:pStyle w:val="Punktlista"/>
        <w:rPr>
          <w:i/>
          <w:iCs/>
          <w:color w:val="098394"/>
        </w:rPr>
      </w:pPr>
      <w:r w:rsidRPr="006F1808">
        <w:rPr>
          <w:i/>
          <w:iCs/>
          <w:color w:val="098394"/>
        </w:rPr>
        <w:t>Spårbarhet – att säkerställa att det i efterhand går att ta reda på vad som hänt i ett system och vem som tagit del av vilka uppgifter.</w:t>
      </w:r>
    </w:p>
    <w:p w14:paraId="101FF9F8" w14:textId="01391610" w:rsidR="00297CE9" w:rsidRPr="006F1808" w:rsidRDefault="00297CE9" w:rsidP="00297CE9">
      <w:pPr>
        <w:pStyle w:val="Punktlista"/>
        <w:ind w:left="227" w:firstLine="0"/>
        <w:rPr>
          <w:i/>
          <w:iCs/>
          <w:color w:val="098394"/>
        </w:rPr>
      </w:pPr>
    </w:p>
    <w:tbl>
      <w:tblPr>
        <w:tblStyle w:val="Tabellrutnt"/>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3828"/>
        <w:gridCol w:w="5262"/>
      </w:tblGrid>
      <w:tr w:rsidR="00297CE9" w:rsidRPr="006F1808" w14:paraId="4900FCAA" w14:textId="77777777" w:rsidTr="62B378BD">
        <w:trPr>
          <w:trHeight w:val="19"/>
        </w:trPr>
        <w:tc>
          <w:tcPr>
            <w:tcW w:w="9090" w:type="dxa"/>
            <w:gridSpan w:val="2"/>
            <w:shd w:val="clear" w:color="auto" w:fill="A33662" w:themeFill="accent1"/>
          </w:tcPr>
          <w:p w14:paraId="13DE0F63" w14:textId="0DAC00D1" w:rsidR="00297CE9" w:rsidRPr="006F1808" w:rsidRDefault="00297CE9" w:rsidP="0019186E">
            <w:pPr>
              <w:pStyle w:val="Tabellrubrik"/>
            </w:pPr>
            <w:r w:rsidRPr="006F1808">
              <w:rPr>
                <w:sz w:val="16"/>
                <w:szCs w:val="18"/>
              </w:rPr>
              <w:t>Beskrivning av informationen</w:t>
            </w:r>
          </w:p>
        </w:tc>
      </w:tr>
      <w:tr w:rsidR="00297CE9" w:rsidRPr="006F1808" w14:paraId="12366410" w14:textId="77777777" w:rsidTr="62B378BD">
        <w:trPr>
          <w:trHeight w:val="525"/>
        </w:trPr>
        <w:tc>
          <w:tcPr>
            <w:tcW w:w="3828" w:type="dxa"/>
            <w:tcBorders>
              <w:bottom w:val="single" w:sz="4" w:space="0" w:color="A33662" w:themeColor="accent1"/>
              <w:right w:val="single" w:sz="24" w:space="0" w:color="FFFFFF" w:themeColor="background1"/>
            </w:tcBorders>
          </w:tcPr>
          <w:p w14:paraId="63E9B4D5" w14:textId="77777777" w:rsidR="00297CE9" w:rsidRPr="006F1808" w:rsidRDefault="00297CE9" w:rsidP="00AC71C3">
            <w:r w:rsidRPr="006F1808">
              <w:t>Översiktlig beskrivning av informationen</w:t>
            </w:r>
          </w:p>
          <w:p w14:paraId="3A1C6C45" w14:textId="347E149E" w:rsidR="00297CE9" w:rsidRPr="006F1808" w:rsidRDefault="00297CE9" w:rsidP="00AC71C3"/>
        </w:tc>
        <w:tc>
          <w:tcPr>
            <w:tcW w:w="5262" w:type="dxa"/>
            <w:tcBorders>
              <w:left w:val="single" w:sz="24" w:space="0" w:color="FFFFFF" w:themeColor="background1"/>
              <w:bottom w:val="single" w:sz="4" w:space="0" w:color="A33662" w:themeColor="accent1"/>
              <w:right w:val="single" w:sz="24" w:space="0" w:color="FFFFFF" w:themeColor="background1"/>
            </w:tcBorders>
          </w:tcPr>
          <w:p w14:paraId="6F72626A" w14:textId="6ACE0FE4" w:rsidR="00297CE9" w:rsidRPr="006F1808" w:rsidRDefault="00297CE9" w:rsidP="00AC71C3">
            <w:pPr>
              <w:rPr>
                <w:color w:val="098394"/>
                <w:szCs w:val="16"/>
              </w:rPr>
            </w:pPr>
            <w:r w:rsidRPr="006F1808">
              <w:rPr>
                <w:rStyle w:val="Diskretbetoning"/>
                <w:color w:val="098394"/>
                <w:szCs w:val="16"/>
              </w:rPr>
              <w:lastRenderedPageBreak/>
              <w:t>En fritextbeskrivning av informationen i sitt sammanhang</w:t>
            </w:r>
          </w:p>
        </w:tc>
      </w:tr>
      <w:tr w:rsidR="00297CE9" w:rsidRPr="006F1808" w14:paraId="38ECC404" w14:textId="77777777" w:rsidTr="62B378BD">
        <w:trPr>
          <w:trHeight w:val="512"/>
        </w:trPr>
        <w:tc>
          <w:tcPr>
            <w:tcW w:w="3828" w:type="dxa"/>
            <w:tcBorders>
              <w:top w:val="single" w:sz="4" w:space="0" w:color="A33662" w:themeColor="accent1"/>
              <w:bottom w:val="single" w:sz="4" w:space="0" w:color="A33662" w:themeColor="accent1"/>
              <w:right w:val="single" w:sz="24" w:space="0" w:color="FFFFFF" w:themeColor="background1"/>
            </w:tcBorders>
          </w:tcPr>
          <w:p w14:paraId="159038FC" w14:textId="77777777" w:rsidR="00297CE9" w:rsidRPr="006F1808" w:rsidRDefault="00297CE9" w:rsidP="00AC71C3">
            <w:r w:rsidRPr="006F1808">
              <w:t>Innehåller informationen personuppgifter?</w:t>
            </w:r>
          </w:p>
          <w:p w14:paraId="3E007F7C" w14:textId="31549977" w:rsidR="00297CE9" w:rsidRPr="006F1808" w:rsidRDefault="00297CE9" w:rsidP="00AC71C3"/>
        </w:tc>
        <w:tc>
          <w:tcPr>
            <w:tcW w:w="526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EA1314A" w14:textId="18E3FC60" w:rsidR="00297CE9" w:rsidRPr="006F1808" w:rsidRDefault="45B54E51" w:rsidP="62B378BD">
            <w:pPr>
              <w:rPr>
                <w:color w:val="098394"/>
              </w:rPr>
            </w:pPr>
            <w:r w:rsidRPr="006F1808">
              <w:rPr>
                <w:rStyle w:val="Diskretbetoning"/>
                <w:color w:val="098394" w:themeColor="accent5" w:themeShade="BF"/>
              </w:rPr>
              <w:t xml:space="preserve">Uppgifter om enskilda personer, oavsett om det är patienter eller medarbetare </w:t>
            </w:r>
            <w:proofErr w:type="gramStart"/>
            <w:r w:rsidR="0BC08B0E" w:rsidRPr="006F1808">
              <w:rPr>
                <w:rStyle w:val="Diskretbetoning"/>
                <w:color w:val="098394" w:themeColor="accent5" w:themeShade="BF"/>
              </w:rPr>
              <w:t>etc.</w:t>
            </w:r>
            <w:proofErr w:type="gramEnd"/>
            <w:r w:rsidRPr="006F1808">
              <w:rPr>
                <w:color w:val="098394" w:themeColor="accent5" w:themeShade="BF"/>
              </w:rPr>
              <w:t xml:space="preserve"> </w:t>
            </w:r>
          </w:p>
        </w:tc>
      </w:tr>
      <w:tr w:rsidR="00297CE9" w:rsidRPr="006F1808" w14:paraId="75A95CAB" w14:textId="77777777" w:rsidTr="62B378BD">
        <w:trPr>
          <w:trHeight w:val="262"/>
        </w:trPr>
        <w:tc>
          <w:tcPr>
            <w:tcW w:w="3828" w:type="dxa"/>
            <w:tcBorders>
              <w:top w:val="single" w:sz="4" w:space="0" w:color="A33662" w:themeColor="accent1"/>
              <w:bottom w:val="single" w:sz="4" w:space="0" w:color="A33662" w:themeColor="accent1"/>
              <w:right w:val="single" w:sz="24" w:space="0" w:color="FFFFFF" w:themeColor="background1"/>
            </w:tcBorders>
          </w:tcPr>
          <w:p w14:paraId="14A2038C" w14:textId="77777777" w:rsidR="00297CE9" w:rsidRPr="006F1808" w:rsidRDefault="00297CE9" w:rsidP="00AC71C3">
            <w:r w:rsidRPr="006F1808">
              <w:t>Innehåller informationen känsliga personuppgifter, exempelvis patientuppgifter?</w:t>
            </w:r>
          </w:p>
          <w:p w14:paraId="28EBB6D1" w14:textId="1DE5D17A" w:rsidR="00297CE9" w:rsidRPr="006F1808" w:rsidRDefault="00297CE9" w:rsidP="00AC71C3"/>
        </w:tc>
        <w:tc>
          <w:tcPr>
            <w:tcW w:w="526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3147B0B" w14:textId="77777777" w:rsidR="00297CE9" w:rsidRPr="006F1808" w:rsidRDefault="00297CE9" w:rsidP="00AC71C3">
            <w:pPr>
              <w:rPr>
                <w:rStyle w:val="Diskretbetoning"/>
                <w:color w:val="098394"/>
                <w:szCs w:val="16"/>
              </w:rPr>
            </w:pPr>
            <w:r w:rsidRPr="006F1808">
              <w:rPr>
                <w:rStyle w:val="Diskretbetoning"/>
                <w:color w:val="098394"/>
                <w:szCs w:val="16"/>
              </w:rPr>
              <w:t>Patientuppgifter eller övriga känsliga personuppgifter enligt</w:t>
            </w:r>
            <w:r w:rsidRPr="006F1808">
              <w:rPr>
                <w:color w:val="098394"/>
                <w:szCs w:val="16"/>
              </w:rPr>
              <w:t xml:space="preserve"> </w:t>
            </w:r>
            <w:r w:rsidRPr="006F1808">
              <w:rPr>
                <w:rStyle w:val="Diskretbetoning"/>
                <w:color w:val="098394"/>
                <w:szCs w:val="16"/>
              </w:rPr>
              <w:t>Dataskyddsförordningen.</w:t>
            </w:r>
          </w:p>
          <w:p w14:paraId="75D13349" w14:textId="34F556EC" w:rsidR="00297CE9" w:rsidRPr="006F1808" w:rsidRDefault="00297CE9" w:rsidP="00AC71C3">
            <w:pPr>
              <w:rPr>
                <w:color w:val="098394"/>
                <w:szCs w:val="16"/>
              </w:rPr>
            </w:pPr>
          </w:p>
        </w:tc>
      </w:tr>
      <w:tr w:rsidR="00297CE9" w:rsidRPr="006F1808" w14:paraId="268CB1B2" w14:textId="77777777" w:rsidTr="62B378BD">
        <w:trPr>
          <w:trHeight w:val="512"/>
        </w:trPr>
        <w:tc>
          <w:tcPr>
            <w:tcW w:w="3828" w:type="dxa"/>
            <w:tcBorders>
              <w:top w:val="single" w:sz="4" w:space="0" w:color="A33662" w:themeColor="accent1"/>
              <w:bottom w:val="single" w:sz="4" w:space="0" w:color="A33662" w:themeColor="accent1"/>
              <w:right w:val="single" w:sz="24" w:space="0" w:color="FFFFFF" w:themeColor="background1"/>
            </w:tcBorders>
          </w:tcPr>
          <w:p w14:paraId="44088F6A" w14:textId="7037375F" w:rsidR="00297CE9" w:rsidRPr="006F1808" w:rsidRDefault="00297CE9" w:rsidP="00AC71C3">
            <w:r w:rsidRPr="006F1808">
              <w:t>Finns informationsmängder som kräver särskilt hantering och hur ska den ske?</w:t>
            </w:r>
          </w:p>
        </w:tc>
        <w:tc>
          <w:tcPr>
            <w:tcW w:w="526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FAF5524" w14:textId="77777777" w:rsidR="00297CE9" w:rsidRPr="006F1808" w:rsidRDefault="00297CE9" w:rsidP="00AC71C3">
            <w:pPr>
              <w:rPr>
                <w:rStyle w:val="Diskretbetoning"/>
                <w:color w:val="098394"/>
                <w:szCs w:val="16"/>
              </w:rPr>
            </w:pPr>
            <w:r w:rsidRPr="006F1808">
              <w:rPr>
                <w:rStyle w:val="Diskretbetoning"/>
                <w:color w:val="098394"/>
                <w:szCs w:val="16"/>
              </w:rPr>
              <w:t>Exempelvis skyddade personuppgifter</w:t>
            </w:r>
          </w:p>
          <w:p w14:paraId="1772B4BF" w14:textId="3FADF57B" w:rsidR="00297CE9" w:rsidRPr="006F1808" w:rsidRDefault="00297CE9" w:rsidP="00AC71C3">
            <w:pPr>
              <w:rPr>
                <w:color w:val="098394"/>
                <w:szCs w:val="16"/>
              </w:rPr>
            </w:pPr>
          </w:p>
        </w:tc>
      </w:tr>
    </w:tbl>
    <w:p w14:paraId="328464E7" w14:textId="3C430744" w:rsidR="00297CE9" w:rsidRPr="006F1808" w:rsidRDefault="00297CE9" w:rsidP="00297CE9"/>
    <w:p w14:paraId="727A8BF3" w14:textId="6257D7B8" w:rsidR="00AC71C3" w:rsidRPr="006F1808" w:rsidRDefault="00AC71C3" w:rsidP="00297CE9"/>
    <w:p w14:paraId="5EFBA427" w14:textId="77777777" w:rsidR="00AC71C3" w:rsidRPr="006F1808" w:rsidRDefault="00AC71C3" w:rsidP="00297CE9"/>
    <w:tbl>
      <w:tblPr>
        <w:tblStyle w:val="Tabellrutnt"/>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3828"/>
        <w:gridCol w:w="5262"/>
      </w:tblGrid>
      <w:tr w:rsidR="00AC71C3" w:rsidRPr="006F1808" w14:paraId="6D2746D3" w14:textId="77777777" w:rsidTr="0019186E">
        <w:trPr>
          <w:trHeight w:val="19"/>
        </w:trPr>
        <w:tc>
          <w:tcPr>
            <w:tcW w:w="9090" w:type="dxa"/>
            <w:gridSpan w:val="2"/>
            <w:shd w:val="clear" w:color="auto" w:fill="A33662" w:themeFill="accent1"/>
          </w:tcPr>
          <w:p w14:paraId="0C106CB6" w14:textId="2FF563F6" w:rsidR="00AC71C3" w:rsidRPr="006F1808" w:rsidRDefault="00AC71C3" w:rsidP="0019186E">
            <w:pPr>
              <w:pStyle w:val="Tabellrubrik"/>
            </w:pPr>
            <w:r w:rsidRPr="006F1808">
              <w:rPr>
                <w:sz w:val="16"/>
                <w:szCs w:val="18"/>
              </w:rPr>
              <w:t>Informationsansvar</w:t>
            </w:r>
          </w:p>
        </w:tc>
      </w:tr>
      <w:tr w:rsidR="00AC71C3" w:rsidRPr="006F1808" w14:paraId="3768B6A9" w14:textId="77777777" w:rsidTr="0019186E">
        <w:trPr>
          <w:trHeight w:val="525"/>
        </w:trPr>
        <w:tc>
          <w:tcPr>
            <w:tcW w:w="3828" w:type="dxa"/>
            <w:tcBorders>
              <w:bottom w:val="single" w:sz="4" w:space="0" w:color="A33662" w:themeColor="accent1"/>
              <w:right w:val="single" w:sz="24" w:space="0" w:color="FFFFFF" w:themeColor="background1"/>
            </w:tcBorders>
          </w:tcPr>
          <w:p w14:paraId="03D9FC13" w14:textId="09865628" w:rsidR="00AC71C3" w:rsidRPr="006F1808" w:rsidRDefault="00AC71C3" w:rsidP="00AC71C3">
            <w:r w:rsidRPr="006F1808">
              <w:t>Vem är personuppgiftsansvarig (ägare) till informationen?</w:t>
            </w:r>
          </w:p>
        </w:tc>
        <w:tc>
          <w:tcPr>
            <w:tcW w:w="5262" w:type="dxa"/>
            <w:tcBorders>
              <w:left w:val="single" w:sz="24" w:space="0" w:color="FFFFFF" w:themeColor="background1"/>
              <w:bottom w:val="single" w:sz="4" w:space="0" w:color="A33662" w:themeColor="accent1"/>
              <w:right w:val="single" w:sz="24" w:space="0" w:color="FFFFFF" w:themeColor="background1"/>
            </w:tcBorders>
          </w:tcPr>
          <w:p w14:paraId="5CA81634" w14:textId="7F493869" w:rsidR="00AC71C3" w:rsidRPr="006F1808" w:rsidRDefault="00AC71C3" w:rsidP="00AC71C3">
            <w:pPr>
              <w:rPr>
                <w:rFonts w:cstheme="minorHAnsi"/>
                <w:color w:val="098394"/>
                <w:szCs w:val="16"/>
              </w:rPr>
            </w:pPr>
            <w:r w:rsidRPr="006F1808">
              <w:rPr>
                <w:rStyle w:val="Diskretbetoning"/>
                <w:rFonts w:cstheme="minorHAnsi"/>
                <w:color w:val="098394"/>
                <w:lang w:eastAsia="en-GB"/>
              </w:rPr>
              <w:t>Om det är möjligt att ange, beskriv vem som är personuppgiftsansvarig för informationen och om detta ansvar i något läge kan övergå till någon annan</w:t>
            </w:r>
          </w:p>
        </w:tc>
      </w:tr>
    </w:tbl>
    <w:p w14:paraId="081618CB" w14:textId="0BA7E506" w:rsidR="004E1B5F" w:rsidRPr="006F1808" w:rsidRDefault="004E1B5F" w:rsidP="004E1B5F"/>
    <w:tbl>
      <w:tblPr>
        <w:tblStyle w:val="Tabellrutnt"/>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3828"/>
        <w:gridCol w:w="5262"/>
      </w:tblGrid>
      <w:tr w:rsidR="00AC71C3" w:rsidRPr="006F1808" w14:paraId="0C548492" w14:textId="77777777" w:rsidTr="62B378BD">
        <w:trPr>
          <w:trHeight w:val="19"/>
        </w:trPr>
        <w:tc>
          <w:tcPr>
            <w:tcW w:w="9090" w:type="dxa"/>
            <w:gridSpan w:val="2"/>
            <w:shd w:val="clear" w:color="auto" w:fill="A33662" w:themeFill="accent1"/>
          </w:tcPr>
          <w:p w14:paraId="6AC46B47" w14:textId="620EE311" w:rsidR="00AC71C3" w:rsidRPr="006F1808" w:rsidRDefault="00AC71C3" w:rsidP="0019186E">
            <w:pPr>
              <w:pStyle w:val="Tabellrubrik"/>
            </w:pPr>
            <w:r w:rsidRPr="006F1808">
              <w:rPr>
                <w:sz w:val="16"/>
                <w:szCs w:val="18"/>
              </w:rPr>
              <w:t>Lagrum</w:t>
            </w:r>
          </w:p>
        </w:tc>
      </w:tr>
      <w:tr w:rsidR="00AC71C3" w:rsidRPr="006F1808" w14:paraId="049984A2" w14:textId="77777777" w:rsidTr="62B378BD">
        <w:trPr>
          <w:trHeight w:val="525"/>
        </w:trPr>
        <w:tc>
          <w:tcPr>
            <w:tcW w:w="3828" w:type="dxa"/>
            <w:tcBorders>
              <w:bottom w:val="single" w:sz="4" w:space="0" w:color="A33662" w:themeColor="accent1"/>
              <w:right w:val="single" w:sz="24" w:space="0" w:color="FFFFFF" w:themeColor="background1"/>
            </w:tcBorders>
          </w:tcPr>
          <w:p w14:paraId="2BED59CB" w14:textId="15328489" w:rsidR="00AC71C3" w:rsidRPr="006F1808" w:rsidRDefault="00AC71C3" w:rsidP="0019186E">
            <w:r w:rsidRPr="006F1808">
              <w:t>Har en juridisk analys/rättsutredning gjorts?</w:t>
            </w:r>
          </w:p>
        </w:tc>
        <w:tc>
          <w:tcPr>
            <w:tcW w:w="5262" w:type="dxa"/>
            <w:tcBorders>
              <w:left w:val="single" w:sz="24" w:space="0" w:color="FFFFFF" w:themeColor="background1"/>
              <w:bottom w:val="single" w:sz="4" w:space="0" w:color="A33662" w:themeColor="accent1"/>
              <w:right w:val="single" w:sz="24" w:space="0" w:color="FFFFFF" w:themeColor="background1"/>
            </w:tcBorders>
          </w:tcPr>
          <w:p w14:paraId="4B9A96D7" w14:textId="60A7EC03" w:rsidR="00AC71C3" w:rsidRPr="006F1808" w:rsidRDefault="00AC71C3" w:rsidP="00AC71C3">
            <w:pPr>
              <w:rPr>
                <w:color w:val="098394"/>
                <w:szCs w:val="16"/>
              </w:rPr>
            </w:pPr>
            <w:r w:rsidRPr="006F1808">
              <w:rPr>
                <w:rStyle w:val="Diskretbetoning"/>
                <w:color w:val="098394"/>
                <w:szCs w:val="16"/>
              </w:rPr>
              <w:t>Analys av aktuella legala krav eller andra regulatoriska krav</w:t>
            </w:r>
          </w:p>
        </w:tc>
      </w:tr>
      <w:tr w:rsidR="00AC71C3" w:rsidRPr="006F1808" w14:paraId="68FE288C" w14:textId="77777777" w:rsidTr="62B378BD">
        <w:trPr>
          <w:trHeight w:val="512"/>
        </w:trPr>
        <w:tc>
          <w:tcPr>
            <w:tcW w:w="3828" w:type="dxa"/>
            <w:tcBorders>
              <w:top w:val="single" w:sz="4" w:space="0" w:color="A33662" w:themeColor="accent1"/>
              <w:bottom w:val="single" w:sz="4" w:space="0" w:color="A33662" w:themeColor="accent1"/>
              <w:right w:val="single" w:sz="24" w:space="0" w:color="FFFFFF" w:themeColor="background1"/>
            </w:tcBorders>
          </w:tcPr>
          <w:p w14:paraId="65B1C664" w14:textId="52188620" w:rsidR="00AC71C3" w:rsidRPr="006F1808" w:rsidRDefault="00AC71C3" w:rsidP="0019186E">
            <w:r w:rsidRPr="006F1808">
              <w:t xml:space="preserve">Vilka lagrum reglerar hur informationen får hanteras </w:t>
            </w:r>
          </w:p>
        </w:tc>
        <w:tc>
          <w:tcPr>
            <w:tcW w:w="526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014CCB5" w14:textId="4386957E" w:rsidR="00AC71C3" w:rsidRPr="006F1808" w:rsidRDefault="00AC71C3" w:rsidP="00AC71C3">
            <w:pPr>
              <w:rPr>
                <w:color w:val="098394"/>
                <w:szCs w:val="16"/>
              </w:rPr>
            </w:pPr>
            <w:r w:rsidRPr="006F1808">
              <w:rPr>
                <w:rStyle w:val="Diskretbetoning"/>
                <w:color w:val="098394"/>
                <w:szCs w:val="16"/>
              </w:rPr>
              <w:t>Uppräkning av de lagar och föreskrifter som kommer att påverka hanteringen av uppgifterna. Oftast Patientdatalagen eller Dataskyddsförordningen men även andra lagar och förordningar kan vara aktuella</w:t>
            </w:r>
          </w:p>
        </w:tc>
      </w:tr>
      <w:tr w:rsidR="00AC71C3" w:rsidRPr="006F1808" w14:paraId="576165B4" w14:textId="77777777" w:rsidTr="62B378BD">
        <w:trPr>
          <w:trHeight w:val="262"/>
        </w:trPr>
        <w:tc>
          <w:tcPr>
            <w:tcW w:w="3828" w:type="dxa"/>
            <w:tcBorders>
              <w:top w:val="single" w:sz="4" w:space="0" w:color="A33662" w:themeColor="accent1"/>
              <w:bottom w:val="single" w:sz="4" w:space="0" w:color="A33662" w:themeColor="accent1"/>
              <w:right w:val="single" w:sz="24" w:space="0" w:color="FFFFFF" w:themeColor="background1"/>
            </w:tcBorders>
          </w:tcPr>
          <w:p w14:paraId="6B435F8E" w14:textId="4F7C4FE2" w:rsidR="00AC71C3" w:rsidRPr="006F1808" w:rsidRDefault="00AC71C3" w:rsidP="0019186E">
            <w:r w:rsidRPr="006F1808">
              <w:t>Vilka specifika lagkrav har identifierats?</w:t>
            </w:r>
          </w:p>
        </w:tc>
        <w:tc>
          <w:tcPr>
            <w:tcW w:w="526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38311B8" w14:textId="77777777" w:rsidR="00AC71C3" w:rsidRPr="006F1808" w:rsidRDefault="00AC71C3" w:rsidP="00AC71C3">
            <w:pPr>
              <w:rPr>
                <w:rStyle w:val="Diskretbetoning"/>
                <w:color w:val="098394"/>
                <w:szCs w:val="16"/>
              </w:rPr>
            </w:pPr>
            <w:r w:rsidRPr="006F1808">
              <w:rPr>
                <w:rStyle w:val="Diskretbetoning"/>
                <w:color w:val="098394"/>
                <w:szCs w:val="16"/>
              </w:rPr>
              <w:t>Uppräkning av specifika krav som identifierats.</w:t>
            </w:r>
          </w:p>
          <w:p w14:paraId="379F61F2" w14:textId="77777777" w:rsidR="00AC71C3" w:rsidRPr="006F1808" w:rsidRDefault="00AC71C3" w:rsidP="00AC71C3">
            <w:pPr>
              <w:rPr>
                <w:rStyle w:val="Diskretbetoning"/>
                <w:color w:val="098394"/>
                <w:szCs w:val="16"/>
              </w:rPr>
            </w:pPr>
          </w:p>
          <w:p w14:paraId="4D32C446" w14:textId="66092B6E" w:rsidR="00AC71C3" w:rsidRPr="006F1808" w:rsidRDefault="7DF39D1E" w:rsidP="62B378BD">
            <w:pPr>
              <w:rPr>
                <w:rStyle w:val="Diskretbetoning"/>
                <w:color w:val="098394"/>
              </w:rPr>
            </w:pPr>
            <w:r w:rsidRPr="006F1808">
              <w:rPr>
                <w:rStyle w:val="Diskretbetoning"/>
                <w:color w:val="098394" w:themeColor="accent5" w:themeShade="BF"/>
              </w:rPr>
              <w:t xml:space="preserve">Exempel är krav på spärrfunktionalitet, stark autentisering, samtyckesfunktionalitet </w:t>
            </w:r>
            <w:proofErr w:type="gramStart"/>
            <w:r w:rsidR="65CA7000" w:rsidRPr="006F1808">
              <w:rPr>
                <w:rStyle w:val="Diskretbetoning"/>
                <w:color w:val="098394" w:themeColor="accent5" w:themeShade="BF"/>
              </w:rPr>
              <w:t>etc.</w:t>
            </w:r>
            <w:proofErr w:type="gramEnd"/>
          </w:p>
          <w:p w14:paraId="2FA08C52" w14:textId="77777777" w:rsidR="00AC71C3" w:rsidRPr="006F1808" w:rsidRDefault="00AC71C3" w:rsidP="00AC71C3">
            <w:pPr>
              <w:rPr>
                <w:rStyle w:val="Diskretbetoning"/>
                <w:color w:val="098394"/>
                <w:szCs w:val="16"/>
              </w:rPr>
            </w:pPr>
          </w:p>
          <w:p w14:paraId="5E6EAFF6" w14:textId="3D33E5EE" w:rsidR="00AC71C3" w:rsidRPr="006F1808" w:rsidRDefault="00AC71C3" w:rsidP="00AC71C3">
            <w:pPr>
              <w:rPr>
                <w:color w:val="098394"/>
                <w:szCs w:val="16"/>
              </w:rPr>
            </w:pPr>
            <w:r w:rsidRPr="006F1808">
              <w:rPr>
                <w:rStyle w:val="Diskretbetoning"/>
                <w:color w:val="098394"/>
                <w:szCs w:val="16"/>
              </w:rPr>
              <w:t>Om juridisk analys gjorts och kraven finns där kan hänvisning göras till den.  Krav kan se olika ut beroende på typ av informationsflöde.</w:t>
            </w:r>
          </w:p>
        </w:tc>
      </w:tr>
    </w:tbl>
    <w:p w14:paraId="4309D1DA" w14:textId="51AEBA2F" w:rsidR="00AC71C3" w:rsidRPr="006F1808" w:rsidRDefault="00AC71C3" w:rsidP="004E1B5F"/>
    <w:tbl>
      <w:tblPr>
        <w:tblStyle w:val="Tabellrutnt"/>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3828"/>
        <w:gridCol w:w="5262"/>
      </w:tblGrid>
      <w:tr w:rsidR="00AC71C3" w:rsidRPr="006F1808" w14:paraId="72B3D797" w14:textId="77777777" w:rsidTr="0019186E">
        <w:trPr>
          <w:trHeight w:val="19"/>
        </w:trPr>
        <w:tc>
          <w:tcPr>
            <w:tcW w:w="9090" w:type="dxa"/>
            <w:gridSpan w:val="2"/>
            <w:shd w:val="clear" w:color="auto" w:fill="A33662" w:themeFill="accent1"/>
          </w:tcPr>
          <w:p w14:paraId="4F89C0BC" w14:textId="3E1AC507" w:rsidR="00AC71C3" w:rsidRPr="006F1808" w:rsidRDefault="00AC71C3" w:rsidP="0019186E">
            <w:pPr>
              <w:pStyle w:val="Tabellrubrik"/>
            </w:pPr>
            <w:r w:rsidRPr="006F1808">
              <w:rPr>
                <w:sz w:val="16"/>
                <w:szCs w:val="18"/>
              </w:rPr>
              <w:t>Informationsflöde</w:t>
            </w:r>
          </w:p>
        </w:tc>
      </w:tr>
      <w:tr w:rsidR="00AC71C3" w:rsidRPr="006F1808" w14:paraId="79CC5179" w14:textId="77777777" w:rsidTr="0019186E">
        <w:trPr>
          <w:trHeight w:val="525"/>
        </w:trPr>
        <w:tc>
          <w:tcPr>
            <w:tcW w:w="3828" w:type="dxa"/>
            <w:tcBorders>
              <w:bottom w:val="single" w:sz="4" w:space="0" w:color="A33662" w:themeColor="accent1"/>
              <w:right w:val="single" w:sz="24" w:space="0" w:color="FFFFFF" w:themeColor="background1"/>
            </w:tcBorders>
          </w:tcPr>
          <w:p w14:paraId="7862C040" w14:textId="44CDCDDE" w:rsidR="00AC71C3" w:rsidRPr="006F1808" w:rsidRDefault="00AC71C3" w:rsidP="0019186E">
            <w:r w:rsidRPr="006F1808">
              <w:t>Hur/mellan vilka parter kommer informationen att flöda?</w:t>
            </w:r>
          </w:p>
        </w:tc>
        <w:tc>
          <w:tcPr>
            <w:tcW w:w="5262" w:type="dxa"/>
            <w:tcBorders>
              <w:left w:val="single" w:sz="24" w:space="0" w:color="FFFFFF" w:themeColor="background1"/>
              <w:bottom w:val="single" w:sz="4" w:space="0" w:color="A33662" w:themeColor="accent1"/>
              <w:right w:val="single" w:sz="24" w:space="0" w:color="FFFFFF" w:themeColor="background1"/>
            </w:tcBorders>
          </w:tcPr>
          <w:p w14:paraId="19347D0F" w14:textId="77777777" w:rsidR="00AC71C3" w:rsidRPr="006F1808" w:rsidRDefault="00AC71C3" w:rsidP="00AC71C3">
            <w:pPr>
              <w:rPr>
                <w:rStyle w:val="Diskretbetoning"/>
                <w:color w:val="098394"/>
                <w:szCs w:val="16"/>
              </w:rPr>
            </w:pPr>
            <w:r w:rsidRPr="006F1808">
              <w:rPr>
                <w:rStyle w:val="Diskretbetoning"/>
                <w:color w:val="098394"/>
                <w:szCs w:val="16"/>
              </w:rPr>
              <w:t>Mellan exempelvis vårdenheter, vårdgivare, myndigheter, patienter och medborgare.</w:t>
            </w:r>
          </w:p>
          <w:p w14:paraId="7F7655F3" w14:textId="447D6264" w:rsidR="00AC71C3" w:rsidRPr="006F1808" w:rsidRDefault="00AC71C3" w:rsidP="0019186E">
            <w:pPr>
              <w:rPr>
                <w:color w:val="098394"/>
                <w:szCs w:val="16"/>
              </w:rPr>
            </w:pPr>
          </w:p>
        </w:tc>
      </w:tr>
      <w:tr w:rsidR="00AC71C3" w:rsidRPr="006F1808" w14:paraId="42A626FC" w14:textId="77777777" w:rsidTr="0019186E">
        <w:trPr>
          <w:trHeight w:val="512"/>
        </w:trPr>
        <w:tc>
          <w:tcPr>
            <w:tcW w:w="3828" w:type="dxa"/>
            <w:tcBorders>
              <w:top w:val="single" w:sz="4" w:space="0" w:color="A33662" w:themeColor="accent1"/>
              <w:bottom w:val="single" w:sz="4" w:space="0" w:color="A33662" w:themeColor="accent1"/>
              <w:right w:val="single" w:sz="24" w:space="0" w:color="FFFFFF" w:themeColor="background1"/>
            </w:tcBorders>
          </w:tcPr>
          <w:p w14:paraId="2E5E7516" w14:textId="6FDAB2C2" w:rsidR="00AC71C3" w:rsidRPr="006F1808" w:rsidRDefault="00AC71C3" w:rsidP="0019186E">
            <w:r w:rsidRPr="006F1808">
              <w:lastRenderedPageBreak/>
              <w:t>Hanteras överföring av uppgifter (utlämnande), direktåtkomst (sammanhållen journalföring) och/eller individens direktåtkomst?</w:t>
            </w:r>
          </w:p>
        </w:tc>
        <w:tc>
          <w:tcPr>
            <w:tcW w:w="526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8BE96A5" w14:textId="7A4B445D" w:rsidR="00AC71C3" w:rsidRPr="006F1808" w:rsidRDefault="00AC71C3" w:rsidP="0019186E">
            <w:pPr>
              <w:rPr>
                <w:color w:val="098394"/>
                <w:szCs w:val="16"/>
              </w:rPr>
            </w:pPr>
            <w:r w:rsidRPr="006F1808">
              <w:rPr>
                <w:rStyle w:val="Diskretbetoning"/>
                <w:color w:val="098394"/>
                <w:szCs w:val="16"/>
              </w:rPr>
              <w:t>Beroende på hur informationen hanteras blir olika krav aktuella</w:t>
            </w:r>
          </w:p>
        </w:tc>
      </w:tr>
    </w:tbl>
    <w:p w14:paraId="3729896C" w14:textId="70A09819" w:rsidR="00AC71C3" w:rsidRPr="006F1808" w:rsidRDefault="00AC71C3" w:rsidP="004E1B5F"/>
    <w:tbl>
      <w:tblPr>
        <w:tblStyle w:val="Tabellrutnt"/>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3828"/>
        <w:gridCol w:w="5262"/>
      </w:tblGrid>
      <w:tr w:rsidR="00AC71C3" w:rsidRPr="006F1808" w14:paraId="02332406" w14:textId="77777777" w:rsidTr="0019186E">
        <w:trPr>
          <w:trHeight w:val="19"/>
        </w:trPr>
        <w:tc>
          <w:tcPr>
            <w:tcW w:w="9090" w:type="dxa"/>
            <w:gridSpan w:val="2"/>
            <w:shd w:val="clear" w:color="auto" w:fill="A33662" w:themeFill="accent1"/>
          </w:tcPr>
          <w:p w14:paraId="4FC2E0B3" w14:textId="09DAE7A7" w:rsidR="00AC71C3" w:rsidRPr="006F1808" w:rsidRDefault="00AC71C3" w:rsidP="0019186E">
            <w:pPr>
              <w:pStyle w:val="Tabellrubrik"/>
            </w:pPr>
            <w:r w:rsidRPr="006F1808">
              <w:rPr>
                <w:sz w:val="16"/>
                <w:szCs w:val="18"/>
              </w:rPr>
              <w:t>Spårbarhet, tillgänglighet och arkivering</w:t>
            </w:r>
          </w:p>
        </w:tc>
      </w:tr>
      <w:tr w:rsidR="00AC71C3" w:rsidRPr="006F1808" w14:paraId="54886F20" w14:textId="77777777" w:rsidTr="0019186E">
        <w:trPr>
          <w:trHeight w:val="525"/>
        </w:trPr>
        <w:tc>
          <w:tcPr>
            <w:tcW w:w="3828" w:type="dxa"/>
            <w:tcBorders>
              <w:bottom w:val="single" w:sz="4" w:space="0" w:color="A33662" w:themeColor="accent1"/>
              <w:right w:val="single" w:sz="24" w:space="0" w:color="FFFFFF" w:themeColor="background1"/>
            </w:tcBorders>
          </w:tcPr>
          <w:p w14:paraId="4073A161" w14:textId="77777777" w:rsidR="00AC71C3" w:rsidRPr="006F1808" w:rsidRDefault="00AC71C3" w:rsidP="00AC71C3">
            <w:r w:rsidRPr="006F1808">
              <w:t>Vilka krav finns på spårbarhet (loggning)?</w:t>
            </w:r>
          </w:p>
          <w:p w14:paraId="7EF9AA5B" w14:textId="53BACDBD" w:rsidR="00AC71C3" w:rsidRPr="006F1808" w:rsidRDefault="00AC71C3" w:rsidP="00AC71C3"/>
        </w:tc>
        <w:tc>
          <w:tcPr>
            <w:tcW w:w="5262" w:type="dxa"/>
            <w:tcBorders>
              <w:left w:val="single" w:sz="24" w:space="0" w:color="FFFFFF" w:themeColor="background1"/>
              <w:bottom w:val="single" w:sz="4" w:space="0" w:color="A33662" w:themeColor="accent1"/>
              <w:right w:val="single" w:sz="24" w:space="0" w:color="FFFFFF" w:themeColor="background1"/>
            </w:tcBorders>
          </w:tcPr>
          <w:p w14:paraId="4150D1AB" w14:textId="32ADAF0E" w:rsidR="00AC71C3" w:rsidRPr="006F1808" w:rsidRDefault="00AC71C3" w:rsidP="00AC71C3">
            <w:pPr>
              <w:rPr>
                <w:color w:val="098394"/>
                <w:szCs w:val="16"/>
              </w:rPr>
            </w:pPr>
            <w:r w:rsidRPr="006F1808">
              <w:rPr>
                <w:rStyle w:val="Diskretbetoning"/>
                <w:color w:val="098394"/>
                <w:szCs w:val="16"/>
              </w:rPr>
              <w:t>Både legala krav och verksamhetskrav kan finnas. Exempelvis krav på PDL-loggning kontra övrig teknisk loggning.</w:t>
            </w:r>
          </w:p>
        </w:tc>
      </w:tr>
      <w:tr w:rsidR="00AC71C3" w:rsidRPr="006F1808" w14:paraId="59879481" w14:textId="77777777" w:rsidTr="0019186E">
        <w:trPr>
          <w:trHeight w:val="512"/>
        </w:trPr>
        <w:tc>
          <w:tcPr>
            <w:tcW w:w="3828" w:type="dxa"/>
            <w:tcBorders>
              <w:top w:val="single" w:sz="4" w:space="0" w:color="A33662" w:themeColor="accent1"/>
              <w:bottom w:val="single" w:sz="4" w:space="0" w:color="A33662" w:themeColor="accent1"/>
              <w:right w:val="single" w:sz="24" w:space="0" w:color="FFFFFF" w:themeColor="background1"/>
            </w:tcBorders>
          </w:tcPr>
          <w:p w14:paraId="111C0EF2" w14:textId="5950F9A3" w:rsidR="00AC71C3" w:rsidRPr="006F1808" w:rsidRDefault="00AC71C3" w:rsidP="00AC71C3">
            <w:r w:rsidRPr="006F1808">
              <w:t>Finns det uttalade krav från verksamheten gällande tillgänglighet?</w:t>
            </w:r>
          </w:p>
        </w:tc>
        <w:tc>
          <w:tcPr>
            <w:tcW w:w="526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84A1E38" w14:textId="77777777" w:rsidR="00AC71C3" w:rsidRPr="006F1808" w:rsidRDefault="00AC71C3" w:rsidP="00AC71C3">
            <w:pPr>
              <w:rPr>
                <w:rStyle w:val="Diskretbetoning"/>
                <w:color w:val="098394"/>
                <w:szCs w:val="16"/>
              </w:rPr>
            </w:pPr>
            <w:r w:rsidRPr="006F1808">
              <w:rPr>
                <w:rStyle w:val="Diskretbetoning"/>
                <w:color w:val="098394"/>
                <w:szCs w:val="16"/>
              </w:rPr>
              <w:t>Har verksamheten egna krav eller ska Ineras standardkrav gälla?</w:t>
            </w:r>
          </w:p>
          <w:p w14:paraId="7C76181A" w14:textId="09630F2E" w:rsidR="00AC71C3" w:rsidRPr="006F1808" w:rsidRDefault="00AC71C3" w:rsidP="00AC71C3">
            <w:pPr>
              <w:rPr>
                <w:color w:val="098394"/>
                <w:szCs w:val="16"/>
              </w:rPr>
            </w:pPr>
          </w:p>
        </w:tc>
      </w:tr>
      <w:tr w:rsidR="00AC71C3" w:rsidRPr="006F1808" w14:paraId="50FA9078" w14:textId="77777777" w:rsidTr="0019186E">
        <w:trPr>
          <w:trHeight w:val="512"/>
        </w:trPr>
        <w:tc>
          <w:tcPr>
            <w:tcW w:w="3828" w:type="dxa"/>
            <w:tcBorders>
              <w:top w:val="single" w:sz="4" w:space="0" w:color="A33662" w:themeColor="accent1"/>
              <w:bottom w:val="single" w:sz="4" w:space="0" w:color="A33662" w:themeColor="accent1"/>
              <w:right w:val="single" w:sz="24" w:space="0" w:color="FFFFFF" w:themeColor="background1"/>
            </w:tcBorders>
          </w:tcPr>
          <w:p w14:paraId="7FE280C1" w14:textId="0AEE3A02" w:rsidR="00AC71C3" w:rsidRPr="006F1808" w:rsidRDefault="00AC71C3" w:rsidP="00AC71C3">
            <w:r w:rsidRPr="006F1808">
              <w:t>Finns krav på arkivering?</w:t>
            </w:r>
          </w:p>
        </w:tc>
        <w:tc>
          <w:tcPr>
            <w:tcW w:w="526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F725A2F" w14:textId="6BD780BA" w:rsidR="00AC71C3" w:rsidRPr="006F1808" w:rsidRDefault="00AC71C3" w:rsidP="00AC71C3">
            <w:pPr>
              <w:rPr>
                <w:rStyle w:val="Diskretbetoning"/>
                <w:color w:val="098394"/>
                <w:szCs w:val="16"/>
              </w:rPr>
            </w:pPr>
            <w:r w:rsidRPr="006F1808">
              <w:rPr>
                <w:rStyle w:val="Diskretbetoning"/>
                <w:color w:val="098394"/>
                <w:szCs w:val="16"/>
              </w:rPr>
              <w:t>Exempelvis kan patientuppgifter i vissa fall behöva lagras i minst 10 år</w:t>
            </w:r>
          </w:p>
        </w:tc>
      </w:tr>
    </w:tbl>
    <w:p w14:paraId="5BF7E2C1" w14:textId="535159E3" w:rsidR="00AC71C3" w:rsidRPr="006F1808" w:rsidRDefault="00AC71C3" w:rsidP="004E1B5F"/>
    <w:tbl>
      <w:tblPr>
        <w:tblStyle w:val="Tabellrutnt"/>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3828"/>
        <w:gridCol w:w="5262"/>
      </w:tblGrid>
      <w:tr w:rsidR="00AC71C3" w:rsidRPr="006F1808" w14:paraId="7649189B" w14:textId="77777777" w:rsidTr="62B378BD">
        <w:trPr>
          <w:trHeight w:val="19"/>
        </w:trPr>
        <w:tc>
          <w:tcPr>
            <w:tcW w:w="9090" w:type="dxa"/>
            <w:gridSpan w:val="2"/>
            <w:shd w:val="clear" w:color="auto" w:fill="A33662" w:themeFill="accent1"/>
          </w:tcPr>
          <w:p w14:paraId="4F11BB3E" w14:textId="7E5D1619" w:rsidR="00AC71C3" w:rsidRPr="006F1808" w:rsidRDefault="00AC71C3" w:rsidP="0019186E">
            <w:pPr>
              <w:pStyle w:val="Tabellrubrik"/>
            </w:pPr>
            <w:r w:rsidRPr="006F1808">
              <w:rPr>
                <w:sz w:val="16"/>
                <w:szCs w:val="18"/>
              </w:rPr>
              <w:t>Krav på den som konsumerar informationen</w:t>
            </w:r>
          </w:p>
        </w:tc>
      </w:tr>
      <w:tr w:rsidR="00AC71C3" w:rsidRPr="006F1808" w14:paraId="3AE54C53" w14:textId="77777777" w:rsidTr="62B378BD">
        <w:trPr>
          <w:trHeight w:val="525"/>
        </w:trPr>
        <w:tc>
          <w:tcPr>
            <w:tcW w:w="3828" w:type="dxa"/>
            <w:tcBorders>
              <w:bottom w:val="single" w:sz="4" w:space="0" w:color="A33662" w:themeColor="accent1"/>
              <w:right w:val="single" w:sz="24" w:space="0" w:color="FFFFFF" w:themeColor="background1"/>
            </w:tcBorders>
          </w:tcPr>
          <w:p w14:paraId="13245E3E" w14:textId="09F41CF7" w:rsidR="00AC71C3" w:rsidRPr="006F1808" w:rsidRDefault="00AC71C3" w:rsidP="0019186E">
            <w:r w:rsidRPr="006F1808">
              <w:t>Vilka åtgärder krävs av den part som ansluter till tjänsten i egenskap av informationskonsument?</w:t>
            </w:r>
          </w:p>
        </w:tc>
        <w:tc>
          <w:tcPr>
            <w:tcW w:w="5262" w:type="dxa"/>
            <w:tcBorders>
              <w:left w:val="single" w:sz="24" w:space="0" w:color="FFFFFF" w:themeColor="background1"/>
              <w:bottom w:val="single" w:sz="4" w:space="0" w:color="A33662" w:themeColor="accent1"/>
              <w:right w:val="single" w:sz="24" w:space="0" w:color="FFFFFF" w:themeColor="background1"/>
            </w:tcBorders>
          </w:tcPr>
          <w:p w14:paraId="4AB0F7D2" w14:textId="77777777" w:rsidR="00AC71C3" w:rsidRPr="006F1808" w:rsidRDefault="00AC71C3" w:rsidP="00AC71C3">
            <w:pPr>
              <w:rPr>
                <w:rStyle w:val="Diskretbetoning"/>
                <w:color w:val="098394"/>
                <w:szCs w:val="16"/>
              </w:rPr>
            </w:pPr>
            <w:r w:rsidRPr="006F1808">
              <w:rPr>
                <w:rStyle w:val="Diskretbetoning"/>
                <w:color w:val="098394"/>
                <w:szCs w:val="16"/>
              </w:rPr>
              <w:t xml:space="preserve">Uppräkning av specifika krav som konsumenten måste uppfylla för att få/kunna ta del av informationen. </w:t>
            </w:r>
          </w:p>
          <w:p w14:paraId="02200FFB" w14:textId="77777777" w:rsidR="00AC71C3" w:rsidRPr="006F1808" w:rsidRDefault="00AC71C3" w:rsidP="00AC71C3">
            <w:pPr>
              <w:rPr>
                <w:rStyle w:val="Diskretbetoning"/>
                <w:color w:val="098394"/>
                <w:szCs w:val="16"/>
              </w:rPr>
            </w:pPr>
          </w:p>
          <w:p w14:paraId="2311B7BF" w14:textId="77777777" w:rsidR="00AC71C3" w:rsidRPr="006F1808" w:rsidRDefault="00AC71C3" w:rsidP="00AC71C3">
            <w:pPr>
              <w:rPr>
                <w:rStyle w:val="Diskretbetoning"/>
                <w:color w:val="098394"/>
                <w:szCs w:val="16"/>
              </w:rPr>
            </w:pPr>
            <w:r w:rsidRPr="006F1808">
              <w:rPr>
                <w:rStyle w:val="Diskretbetoning"/>
                <w:color w:val="098394"/>
                <w:szCs w:val="16"/>
              </w:rPr>
              <w:t>Om juridisk analys gjorts och kraven finns där kan hänvisning göras till den. Krav kan se olika ut beroende på typ av informationsflöde.</w:t>
            </w:r>
          </w:p>
          <w:p w14:paraId="79C2F0A1" w14:textId="77777777" w:rsidR="00AC71C3" w:rsidRPr="006F1808" w:rsidRDefault="00AC71C3" w:rsidP="00AC71C3">
            <w:pPr>
              <w:rPr>
                <w:rStyle w:val="Diskretbetoning"/>
                <w:color w:val="098394"/>
                <w:szCs w:val="16"/>
              </w:rPr>
            </w:pPr>
          </w:p>
          <w:p w14:paraId="754032AF" w14:textId="1E2734A9" w:rsidR="00AC71C3" w:rsidRPr="006F1808" w:rsidRDefault="7DF39D1E" w:rsidP="4383F454">
            <w:pPr>
              <w:rPr>
                <w:color w:val="098394"/>
              </w:rPr>
            </w:pPr>
            <w:r w:rsidRPr="006F1808">
              <w:rPr>
                <w:rStyle w:val="Diskretbetoning"/>
                <w:color w:val="098394" w:themeColor="accent5" w:themeShade="BF"/>
              </w:rPr>
              <w:t xml:space="preserve">Exempel på krav: Behörighetstilldelning via medarbetaruppdrag, Tekniska begränsningar av olika slag, Godkända autentiseringsmetoder </w:t>
            </w:r>
            <w:proofErr w:type="gramStart"/>
            <w:r w:rsidR="3CBBB040" w:rsidRPr="006F1808">
              <w:rPr>
                <w:rStyle w:val="Diskretbetoning"/>
                <w:color w:val="098394" w:themeColor="accent5" w:themeShade="BF"/>
              </w:rPr>
              <w:t>etc.</w:t>
            </w:r>
            <w:proofErr w:type="gramEnd"/>
          </w:p>
        </w:tc>
      </w:tr>
    </w:tbl>
    <w:p w14:paraId="72F228BC" w14:textId="15868C78" w:rsidR="00AC71C3" w:rsidRPr="006F1808" w:rsidRDefault="00AC71C3" w:rsidP="004E1B5F"/>
    <w:tbl>
      <w:tblPr>
        <w:tblStyle w:val="Tabellrutnt"/>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3828"/>
        <w:gridCol w:w="5262"/>
      </w:tblGrid>
      <w:tr w:rsidR="00AC71C3" w:rsidRPr="006F1808" w14:paraId="5CB5C6D2" w14:textId="77777777" w:rsidTr="0019186E">
        <w:trPr>
          <w:trHeight w:val="19"/>
        </w:trPr>
        <w:tc>
          <w:tcPr>
            <w:tcW w:w="9090" w:type="dxa"/>
            <w:gridSpan w:val="2"/>
            <w:shd w:val="clear" w:color="auto" w:fill="A33662" w:themeFill="accent1"/>
          </w:tcPr>
          <w:p w14:paraId="34207859" w14:textId="70E513A1" w:rsidR="00AC71C3" w:rsidRPr="006F1808" w:rsidRDefault="00AC71C3" w:rsidP="0019186E">
            <w:pPr>
              <w:pStyle w:val="Tabellrubrik"/>
            </w:pPr>
            <w:r w:rsidRPr="006F1808">
              <w:rPr>
                <w:sz w:val="16"/>
                <w:szCs w:val="18"/>
              </w:rPr>
              <w:t>Krav på den som producerar informationen</w:t>
            </w:r>
          </w:p>
        </w:tc>
      </w:tr>
      <w:tr w:rsidR="00AC71C3" w:rsidRPr="006F1808" w14:paraId="56CB6E4A" w14:textId="77777777" w:rsidTr="0019186E">
        <w:trPr>
          <w:trHeight w:val="525"/>
        </w:trPr>
        <w:tc>
          <w:tcPr>
            <w:tcW w:w="3828" w:type="dxa"/>
            <w:tcBorders>
              <w:bottom w:val="single" w:sz="4" w:space="0" w:color="A33662" w:themeColor="accent1"/>
              <w:right w:val="single" w:sz="24" w:space="0" w:color="FFFFFF" w:themeColor="background1"/>
            </w:tcBorders>
          </w:tcPr>
          <w:p w14:paraId="449953FC" w14:textId="4A8D3785" w:rsidR="00AC71C3" w:rsidRPr="006F1808" w:rsidRDefault="00AC71C3" w:rsidP="0019186E">
            <w:r w:rsidRPr="006F1808">
              <w:t>Vilka åtgärder krävs av den part som ansluter till tjänsten i egenskap av informationsproducent?</w:t>
            </w:r>
          </w:p>
        </w:tc>
        <w:tc>
          <w:tcPr>
            <w:tcW w:w="5262" w:type="dxa"/>
            <w:tcBorders>
              <w:left w:val="single" w:sz="24" w:space="0" w:color="FFFFFF" w:themeColor="background1"/>
              <w:bottom w:val="single" w:sz="4" w:space="0" w:color="A33662" w:themeColor="accent1"/>
              <w:right w:val="single" w:sz="24" w:space="0" w:color="FFFFFF" w:themeColor="background1"/>
            </w:tcBorders>
          </w:tcPr>
          <w:p w14:paraId="0A41DE43" w14:textId="77777777" w:rsidR="00AC71C3" w:rsidRPr="006F1808" w:rsidRDefault="00AC71C3" w:rsidP="00AC71C3">
            <w:pPr>
              <w:rPr>
                <w:rStyle w:val="Diskretbetoning"/>
                <w:color w:val="098394"/>
                <w:szCs w:val="16"/>
              </w:rPr>
            </w:pPr>
            <w:r w:rsidRPr="006F1808">
              <w:rPr>
                <w:rStyle w:val="Diskretbetoning"/>
                <w:color w:val="098394"/>
                <w:szCs w:val="16"/>
              </w:rPr>
              <w:t xml:space="preserve">Uppräkning av specifika krav som producenten måste uppfylla för att tillgängliggöra informationen. </w:t>
            </w:r>
          </w:p>
          <w:p w14:paraId="1BF86385" w14:textId="77777777" w:rsidR="00AC71C3" w:rsidRPr="006F1808" w:rsidRDefault="00AC71C3" w:rsidP="00AC71C3">
            <w:pPr>
              <w:rPr>
                <w:rStyle w:val="Diskretbetoning"/>
                <w:color w:val="098394"/>
                <w:szCs w:val="16"/>
              </w:rPr>
            </w:pPr>
          </w:p>
          <w:p w14:paraId="230E9B1E" w14:textId="77777777" w:rsidR="00AC71C3" w:rsidRPr="006F1808" w:rsidRDefault="00AC71C3" w:rsidP="00AC71C3">
            <w:pPr>
              <w:rPr>
                <w:rStyle w:val="Diskretbetoning"/>
                <w:color w:val="098394"/>
                <w:szCs w:val="16"/>
              </w:rPr>
            </w:pPr>
            <w:r w:rsidRPr="006F1808">
              <w:rPr>
                <w:rStyle w:val="Diskretbetoning"/>
                <w:color w:val="098394"/>
                <w:szCs w:val="16"/>
              </w:rPr>
              <w:t>Om juridisk analys gjorts och kraven finns där kan hänvisning göras till den. Krav kan se olika ut beroende på typ av informationsflöde.</w:t>
            </w:r>
          </w:p>
          <w:p w14:paraId="0261916A" w14:textId="77777777" w:rsidR="00AC71C3" w:rsidRPr="006F1808" w:rsidRDefault="00AC71C3" w:rsidP="00AC71C3">
            <w:pPr>
              <w:rPr>
                <w:rStyle w:val="Diskretbetoning"/>
                <w:color w:val="098394"/>
                <w:szCs w:val="16"/>
              </w:rPr>
            </w:pPr>
          </w:p>
          <w:p w14:paraId="53A0B1A2" w14:textId="741435DE" w:rsidR="00AC71C3" w:rsidRPr="006F1808" w:rsidRDefault="00AC71C3" w:rsidP="00AC71C3">
            <w:pPr>
              <w:rPr>
                <w:color w:val="098394"/>
                <w:szCs w:val="16"/>
              </w:rPr>
            </w:pPr>
            <w:r w:rsidRPr="006F1808">
              <w:rPr>
                <w:rStyle w:val="Diskretbetoning"/>
                <w:color w:val="098394"/>
                <w:szCs w:val="16"/>
              </w:rPr>
              <w:t>Exempel på krav: Producenten ansvarar för att godkänna till vilka konsumenter information lämnas. Producenten ansvarar för att sekretesspröva informationen innan utlämnande. Producenten ansvarar för att undanta vissa informationsmängder.</w:t>
            </w:r>
          </w:p>
        </w:tc>
      </w:tr>
    </w:tbl>
    <w:p w14:paraId="65C7915D" w14:textId="2DD06B25" w:rsidR="00AC71C3" w:rsidRPr="006F1808" w:rsidRDefault="00AC71C3" w:rsidP="004E1B5F"/>
    <w:p w14:paraId="57E8D584" w14:textId="511A6EDA" w:rsidR="00AC71C3" w:rsidRPr="006F1808" w:rsidRDefault="00AC71C3" w:rsidP="004A720A">
      <w:pPr>
        <w:pStyle w:val="Numreradrubrik1"/>
        <w:rPr>
          <w:lang w:val="sv-SE"/>
          <w:rPrChange w:id="1119" w:author="Eriksson Tina" w:date="2025-06-24T17:00:00Z" w16du:dateUtc="2025-06-24T15:00:00Z">
            <w:rPr/>
          </w:rPrChange>
        </w:rPr>
      </w:pPr>
      <w:bookmarkStart w:id="1120" w:name="_Toc121211206"/>
      <w:bookmarkStart w:id="1121" w:name="_Toc201647928"/>
      <w:r w:rsidRPr="006F1808">
        <w:rPr>
          <w:lang w:val="sv-SE"/>
          <w:rPrChange w:id="1122" w:author="Eriksson Tina" w:date="2025-06-24T17:00:00Z" w16du:dateUtc="2025-06-24T15:00:00Z">
            <w:rPr/>
          </w:rPrChange>
        </w:rPr>
        <w:lastRenderedPageBreak/>
        <w:t xml:space="preserve">Referensmodellsförteckning </w:t>
      </w:r>
      <w:bookmarkEnd w:id="1120"/>
      <w:r w:rsidR="00474B01" w:rsidRPr="006F1808">
        <w:rPr>
          <w:color w:val="098394"/>
          <w:lang w:val="sv-SE"/>
        </w:rPr>
        <w:t>(obligatorisk)</w:t>
      </w:r>
      <w:bookmarkEnd w:id="1121"/>
    </w:p>
    <w:p w14:paraId="1A541E38" w14:textId="2823D69E" w:rsidR="00AC71C3" w:rsidRPr="006F1808" w:rsidDel="00422751" w:rsidRDefault="00313811">
      <w:pPr>
        <w:rPr>
          <w:del w:id="1123" w:author="Eriksson Tina" w:date="2025-06-23T13:06:00Z" w16du:dateUtc="2025-06-23T11:06:00Z"/>
          <w:rPrChange w:id="1124" w:author="Eriksson Tina" w:date="2025-06-24T17:00:00Z" w16du:dateUtc="2025-06-24T15:00:00Z">
            <w:rPr>
              <w:del w:id="1125" w:author="Eriksson Tina" w:date="2025-06-23T13:06:00Z" w16du:dateUtc="2025-06-23T11:06:00Z"/>
              <w:i/>
              <w:iCs/>
              <w:color w:val="098394"/>
              <w:lang w:eastAsia="sv-SE"/>
            </w:rPr>
          </w:rPrChange>
        </w:rPr>
      </w:pPr>
      <w:del w:id="1126" w:author="Eriksson Tina" w:date="2025-06-23T13:06:00Z" w16du:dateUtc="2025-06-23T11:06:00Z">
        <w:r w:rsidRPr="006F1808" w:rsidDel="00422751">
          <w:rPr>
            <w:rPrChange w:id="1127" w:author="Eriksson Tina" w:date="2025-06-24T17:00:00Z" w16du:dateUtc="2025-06-24T15:00:00Z">
              <w:rPr>
                <w:i/>
                <w:iCs/>
                <w:color w:val="098394"/>
                <w:lang w:eastAsia="sv-SE"/>
              </w:rPr>
            </w:rPrChange>
          </w:rPr>
          <w:delText>I det här avsnittet</w:delText>
        </w:r>
        <w:r w:rsidR="00AC71C3" w:rsidRPr="006F1808" w:rsidDel="00422751">
          <w:rPr>
            <w:rPrChange w:id="1128" w:author="Eriksson Tina" w:date="2025-06-24T17:00:00Z" w16du:dateUtc="2025-06-24T15:00:00Z">
              <w:rPr>
                <w:i/>
                <w:iCs/>
                <w:color w:val="098394"/>
                <w:lang w:eastAsia="sv-SE"/>
              </w:rPr>
            </w:rPrChange>
          </w:rPr>
          <w:delText xml:space="preserve"> anges </w:delText>
        </w:r>
        <w:r w:rsidR="008D3EF8" w:rsidRPr="006F1808" w:rsidDel="00422751">
          <w:rPr>
            <w:rPrChange w:id="1129" w:author="Eriksson Tina" w:date="2025-06-24T17:00:00Z" w16du:dateUtc="2025-06-24T15:00:00Z">
              <w:rPr>
                <w:i/>
                <w:iCs/>
                <w:color w:val="098394"/>
                <w:lang w:eastAsia="sv-SE"/>
              </w:rPr>
            </w:rPrChange>
          </w:rPr>
          <w:delText xml:space="preserve">en förteckning av de </w:delText>
        </w:r>
        <w:r w:rsidR="00AC71C3" w:rsidRPr="006F1808" w:rsidDel="00422751">
          <w:rPr>
            <w:rPrChange w:id="1130" w:author="Eriksson Tina" w:date="2025-06-24T17:00:00Z" w16du:dateUtc="2025-06-24T15:00:00Z">
              <w:rPr>
                <w:i/>
                <w:iCs/>
                <w:color w:val="098394"/>
                <w:lang w:eastAsia="sv-SE"/>
              </w:rPr>
            </w:rPrChange>
          </w:rPr>
          <w:delText>eventuella referensmodeller</w:delText>
        </w:r>
        <w:r w:rsidR="00754649" w:rsidRPr="006F1808" w:rsidDel="00422751">
          <w:rPr>
            <w:rPrChange w:id="1131" w:author="Eriksson Tina" w:date="2025-06-24T17:00:00Z" w16du:dateUtc="2025-06-24T15:00:00Z">
              <w:rPr>
                <w:i/>
                <w:iCs/>
                <w:color w:val="098394"/>
                <w:lang w:eastAsia="sv-SE"/>
              </w:rPr>
            </w:rPrChange>
          </w:rPr>
          <w:delText xml:space="preserve"> </w:delText>
        </w:r>
        <w:r w:rsidR="00AC71C3" w:rsidRPr="006F1808" w:rsidDel="00422751">
          <w:rPr>
            <w:rPrChange w:id="1132" w:author="Eriksson Tina" w:date="2025-06-24T17:00:00Z" w16du:dateUtc="2025-06-24T15:00:00Z">
              <w:rPr>
                <w:i/>
                <w:iCs/>
                <w:color w:val="098394"/>
                <w:lang w:eastAsia="sv-SE"/>
              </w:rPr>
            </w:rPrChange>
          </w:rPr>
          <w:delText xml:space="preserve">som de olika modellerna i dokumentet baseras på. </w:delText>
        </w:r>
      </w:del>
    </w:p>
    <w:p w14:paraId="1478C706" w14:textId="3BC8C174" w:rsidR="00A415EC" w:rsidRPr="006F1808" w:rsidDel="00422751" w:rsidRDefault="004B04AD">
      <w:pPr>
        <w:rPr>
          <w:del w:id="1133" w:author="Eriksson Tina" w:date="2025-06-23T13:06:00Z" w16du:dateUtc="2025-06-23T11:06:00Z"/>
          <w:rPrChange w:id="1134" w:author="Eriksson Tina" w:date="2025-06-24T17:00:00Z" w16du:dateUtc="2025-06-24T15:00:00Z">
            <w:rPr>
              <w:del w:id="1135" w:author="Eriksson Tina" w:date="2025-06-23T13:06:00Z" w16du:dateUtc="2025-06-23T11:06:00Z"/>
              <w:rStyle w:val="Diskretbetoning"/>
              <w:color w:val="098394"/>
            </w:rPr>
          </w:rPrChange>
        </w:rPr>
        <w:pPrChange w:id="1136" w:author="Eriksson Tina" w:date="2025-06-23T13:11:00Z" w16du:dateUtc="2025-06-23T11:11:00Z">
          <w:pPr>
            <w:pStyle w:val="Liststycke"/>
            <w:numPr>
              <w:numId w:val="39"/>
            </w:numPr>
            <w:ind w:hanging="360"/>
          </w:pPr>
        </w:pPrChange>
      </w:pPr>
      <w:del w:id="1137" w:author="Eriksson Tina" w:date="2025-06-23T13:06:00Z" w16du:dateUtc="2025-06-23T11:06:00Z">
        <w:r w:rsidRPr="006F1808" w:rsidDel="00422751">
          <w:rPr>
            <w:rPrChange w:id="1138" w:author="Eriksson Tina" w:date="2025-06-24T17:00:00Z" w16du:dateUtc="2025-06-24T15:00:00Z">
              <w:rPr>
                <w:rStyle w:val="Diskretbetoning"/>
                <w:color w:val="098394"/>
              </w:rPr>
            </w:rPrChange>
          </w:rPr>
          <w:delText xml:space="preserve">Varje referensmodell </w:delText>
        </w:r>
        <w:r w:rsidR="0075168B" w:rsidRPr="006F1808" w:rsidDel="00422751">
          <w:rPr>
            <w:rPrChange w:id="1139" w:author="Eriksson Tina" w:date="2025-06-24T17:00:00Z" w16du:dateUtc="2025-06-24T15:00:00Z">
              <w:rPr>
                <w:rStyle w:val="Diskretbetoning"/>
                <w:color w:val="098394"/>
              </w:rPr>
            </w:rPrChange>
          </w:rPr>
          <w:delText xml:space="preserve">ska </w:delText>
        </w:r>
        <w:r w:rsidRPr="006F1808" w:rsidDel="00422751">
          <w:rPr>
            <w:rPrChange w:id="1140" w:author="Eriksson Tina" w:date="2025-06-24T17:00:00Z" w16du:dateUtc="2025-06-24T15:00:00Z">
              <w:rPr>
                <w:rStyle w:val="Diskretbetoning"/>
                <w:color w:val="098394"/>
              </w:rPr>
            </w:rPrChange>
          </w:rPr>
          <w:delText>knyt</w:delText>
        </w:r>
        <w:r w:rsidR="0075168B" w:rsidRPr="006F1808" w:rsidDel="00422751">
          <w:rPr>
            <w:rPrChange w:id="1141" w:author="Eriksson Tina" w:date="2025-06-24T17:00:00Z" w16du:dateUtc="2025-06-24T15:00:00Z">
              <w:rPr>
                <w:rStyle w:val="Diskretbetoning"/>
                <w:color w:val="098394"/>
              </w:rPr>
            </w:rPrChange>
          </w:rPr>
          <w:delText>a</w:delText>
        </w:r>
        <w:r w:rsidRPr="006F1808" w:rsidDel="00422751">
          <w:rPr>
            <w:rPrChange w:id="1142" w:author="Eriksson Tina" w:date="2025-06-24T17:00:00Z" w16du:dateUtc="2025-06-24T15:00:00Z">
              <w:rPr>
                <w:rStyle w:val="Diskretbetoning"/>
                <w:color w:val="098394"/>
              </w:rPr>
            </w:rPrChange>
          </w:rPr>
          <w:delText xml:space="preserve">s till en färg som </w:delText>
        </w:r>
        <w:r w:rsidR="0075168B" w:rsidRPr="006F1808" w:rsidDel="00422751">
          <w:rPr>
            <w:rPrChange w:id="1143" w:author="Eriksson Tina" w:date="2025-06-24T17:00:00Z" w16du:dateUtc="2025-06-24T15:00:00Z">
              <w:rPr>
                <w:rStyle w:val="Diskretbetoning"/>
                <w:color w:val="098394"/>
              </w:rPr>
            </w:rPrChange>
          </w:rPr>
          <w:delText xml:space="preserve">sedan </w:delText>
        </w:r>
        <w:r w:rsidRPr="006F1808" w:rsidDel="00422751">
          <w:rPr>
            <w:rPrChange w:id="1144" w:author="Eriksson Tina" w:date="2025-06-24T17:00:00Z" w16du:dateUtc="2025-06-24T15:00:00Z">
              <w:rPr>
                <w:rStyle w:val="Diskretbetoning"/>
                <w:color w:val="098394"/>
              </w:rPr>
            </w:rPrChange>
          </w:rPr>
          <w:delText>använ</w:delText>
        </w:r>
        <w:r w:rsidR="00E30CFF" w:rsidRPr="006F1808" w:rsidDel="00422751">
          <w:rPr>
            <w:rPrChange w:id="1145" w:author="Eriksson Tina" w:date="2025-06-24T17:00:00Z" w16du:dateUtc="2025-06-24T15:00:00Z">
              <w:rPr>
                <w:rStyle w:val="Diskretbetoning"/>
                <w:color w:val="098394"/>
              </w:rPr>
            </w:rPrChange>
          </w:rPr>
          <w:delText xml:space="preserve">ds för att i dokumentets modeller </w:delText>
        </w:r>
        <w:r w:rsidR="008D3D09" w:rsidRPr="006F1808" w:rsidDel="00422751">
          <w:rPr>
            <w:rPrChange w:id="1146" w:author="Eriksson Tina" w:date="2025-06-24T17:00:00Z" w16du:dateUtc="2025-06-24T15:00:00Z">
              <w:rPr>
                <w:rStyle w:val="Diskretbetoning"/>
                <w:color w:val="098394"/>
              </w:rPr>
            </w:rPrChange>
          </w:rPr>
          <w:delText>koppla</w:delText>
        </w:r>
        <w:r w:rsidR="00E30CFF" w:rsidRPr="006F1808" w:rsidDel="00422751">
          <w:rPr>
            <w:rPrChange w:id="1147" w:author="Eriksson Tina" w:date="2025-06-24T17:00:00Z" w16du:dateUtc="2025-06-24T15:00:00Z">
              <w:rPr>
                <w:rStyle w:val="Diskretbetoning"/>
                <w:color w:val="098394"/>
              </w:rPr>
            </w:rPrChange>
          </w:rPr>
          <w:delText xml:space="preserve"> modellelement till referensmodellerna.</w:delText>
        </w:r>
        <w:r w:rsidR="00AC71C3" w:rsidRPr="006F1808" w:rsidDel="00422751">
          <w:rPr>
            <w:rPrChange w:id="1148" w:author="Eriksson Tina" w:date="2025-06-24T17:00:00Z" w16du:dateUtc="2025-06-24T15:00:00Z">
              <w:rPr>
                <w:rStyle w:val="Diskretbetoning"/>
                <w:color w:val="098394"/>
              </w:rPr>
            </w:rPrChange>
          </w:rPr>
          <w:delText xml:space="preserve"> </w:delText>
        </w:r>
      </w:del>
    </w:p>
    <w:p w14:paraId="2C1880DC" w14:textId="1B0372FC" w:rsidR="00A415EC" w:rsidRPr="006F1808" w:rsidDel="00422751" w:rsidRDefault="00AC71C3">
      <w:pPr>
        <w:rPr>
          <w:del w:id="1149" w:author="Eriksson Tina" w:date="2025-06-23T13:06:00Z" w16du:dateUtc="2025-06-23T11:06:00Z"/>
          <w:rPrChange w:id="1150" w:author="Eriksson Tina" w:date="2025-06-24T17:00:00Z" w16du:dateUtc="2025-06-24T15:00:00Z">
            <w:rPr>
              <w:del w:id="1151" w:author="Eriksson Tina" w:date="2025-06-23T13:06:00Z" w16du:dateUtc="2025-06-23T11:06:00Z"/>
              <w:rStyle w:val="Diskretbetoning"/>
              <w:color w:val="098394"/>
            </w:rPr>
          </w:rPrChange>
        </w:rPr>
        <w:pPrChange w:id="1152" w:author="Eriksson Tina" w:date="2025-06-23T13:11:00Z" w16du:dateUtc="2025-06-23T11:11:00Z">
          <w:pPr>
            <w:pStyle w:val="Liststycke"/>
            <w:numPr>
              <w:numId w:val="39"/>
            </w:numPr>
            <w:ind w:hanging="360"/>
          </w:pPr>
        </w:pPrChange>
      </w:pPr>
      <w:del w:id="1153" w:author="Eriksson Tina" w:date="2025-06-23T13:06:00Z" w16du:dateUtc="2025-06-23T11:06:00Z">
        <w:r w:rsidRPr="006F1808" w:rsidDel="00422751">
          <w:rPr>
            <w:rPrChange w:id="1154" w:author="Eriksson Tina" w:date="2025-06-24T17:00:00Z" w16du:dateUtc="2025-06-24T15:00:00Z">
              <w:rPr>
                <w:rStyle w:val="Diskretbetoning"/>
                <w:color w:val="098394"/>
              </w:rPr>
            </w:rPrChange>
          </w:rPr>
          <w:delText xml:space="preserve">Färgen för ”Saknar referensmodell” ska alltid vara </w:delText>
        </w:r>
        <w:r w:rsidR="00D57C08" w:rsidRPr="006F1808" w:rsidDel="00422751">
          <w:rPr>
            <w:rPrChange w:id="1155" w:author="Eriksson Tina" w:date="2025-06-24T17:00:00Z" w16du:dateUtc="2025-06-24T15:00:00Z">
              <w:rPr>
                <w:rStyle w:val="Diskretbetoning"/>
                <w:color w:val="098394"/>
              </w:rPr>
            </w:rPrChange>
          </w:rPr>
          <w:delText>gul (R255/G255/B192)</w:delText>
        </w:r>
        <w:r w:rsidRPr="006F1808" w:rsidDel="00422751">
          <w:rPr>
            <w:rPrChange w:id="1156" w:author="Eriksson Tina" w:date="2025-06-24T17:00:00Z" w16du:dateUtc="2025-06-24T15:00:00Z">
              <w:rPr>
                <w:rStyle w:val="Diskretbetoning"/>
                <w:color w:val="098394"/>
              </w:rPr>
            </w:rPrChange>
          </w:rPr>
          <w:delText>.</w:delText>
        </w:r>
        <w:r w:rsidR="0075168B" w:rsidRPr="006F1808" w:rsidDel="00422751">
          <w:rPr>
            <w:rPrChange w:id="1157" w:author="Eriksson Tina" w:date="2025-06-24T17:00:00Z" w16du:dateUtc="2025-06-24T15:00:00Z">
              <w:rPr>
                <w:rStyle w:val="Diskretbetoning"/>
                <w:color w:val="098394"/>
              </w:rPr>
            </w:rPrChange>
          </w:rPr>
          <w:delText xml:space="preserve"> </w:delText>
        </w:r>
      </w:del>
    </w:p>
    <w:p w14:paraId="2FAB40FC" w14:textId="0001AA06" w:rsidR="00AC71C3" w:rsidRPr="006F1808" w:rsidRDefault="00FD496A">
      <w:pPr>
        <w:rPr>
          <w:rPrChange w:id="1158" w:author="Eriksson Tina" w:date="2025-06-24T17:00:00Z" w16du:dateUtc="2025-06-24T15:00:00Z">
            <w:rPr>
              <w:i/>
              <w:iCs/>
              <w:color w:val="098394"/>
            </w:rPr>
          </w:rPrChange>
        </w:rPr>
        <w:pPrChange w:id="1159" w:author="Eriksson Tina" w:date="2025-06-23T13:11:00Z" w16du:dateUtc="2025-06-23T11:11:00Z">
          <w:pPr>
            <w:pStyle w:val="Liststycke"/>
            <w:numPr>
              <w:numId w:val="39"/>
            </w:numPr>
            <w:ind w:hanging="360"/>
          </w:pPr>
        </w:pPrChange>
      </w:pPr>
      <w:del w:id="1160" w:author="Eriksson Tina" w:date="2025-06-23T13:06:00Z" w16du:dateUtc="2025-06-23T11:06:00Z">
        <w:r w:rsidRPr="006F1808" w:rsidDel="00422751">
          <w:rPr>
            <w:rPrChange w:id="1161" w:author="Eriksson Tina" w:date="2025-06-24T17:00:00Z" w16du:dateUtc="2025-06-24T15:00:00Z">
              <w:rPr>
                <w:rStyle w:val="Diskretbetoning"/>
                <w:color w:val="098394"/>
              </w:rPr>
            </w:rPrChange>
          </w:rPr>
          <w:delText>I</w:delText>
        </w:r>
        <w:r w:rsidR="00D75932" w:rsidRPr="006F1808" w:rsidDel="00422751">
          <w:rPr>
            <w:rPrChange w:id="1162" w:author="Eriksson Tina" w:date="2025-06-24T17:00:00Z" w16du:dateUtc="2025-06-24T15:00:00Z">
              <w:rPr>
                <w:rStyle w:val="Diskretbetoning"/>
                <w:color w:val="098394"/>
              </w:rPr>
            </w:rPrChange>
          </w:rPr>
          <w:delText xml:space="preserve"> de grafiska delarna av alla modeller</w:delText>
        </w:r>
        <w:r w:rsidRPr="006F1808" w:rsidDel="00422751">
          <w:rPr>
            <w:rPrChange w:id="1163" w:author="Eriksson Tina" w:date="2025-06-24T17:00:00Z" w16du:dateUtc="2025-06-24T15:00:00Z">
              <w:rPr>
                <w:rStyle w:val="Diskretbetoning"/>
                <w:color w:val="098394"/>
              </w:rPr>
            </w:rPrChange>
          </w:rPr>
          <w:delText xml:space="preserve"> ska </w:delText>
        </w:r>
        <w:r w:rsidR="00AC71C3" w:rsidRPr="006F1808" w:rsidDel="00422751">
          <w:rPr>
            <w:rPrChange w:id="1164" w:author="Eriksson Tina" w:date="2025-06-24T17:00:00Z" w16du:dateUtc="2025-06-24T15:00:00Z">
              <w:rPr>
                <w:rStyle w:val="Diskretbetoning"/>
                <w:color w:val="098394"/>
              </w:rPr>
            </w:rPrChange>
          </w:rPr>
          <w:delText>en förklaringsruta där färgkodningen förklaras</w:delText>
        </w:r>
        <w:r w:rsidR="00A16C6D" w:rsidRPr="006F1808" w:rsidDel="00422751">
          <w:rPr>
            <w:rPrChange w:id="1165" w:author="Eriksson Tina" w:date="2025-06-24T17:00:00Z" w16du:dateUtc="2025-06-24T15:00:00Z">
              <w:rPr>
                <w:rStyle w:val="Diskretbetoning"/>
                <w:color w:val="098394"/>
              </w:rPr>
            </w:rPrChange>
          </w:rPr>
          <w:delText xml:space="preserve"> </w:delText>
        </w:r>
        <w:r w:rsidRPr="006F1808" w:rsidDel="00422751">
          <w:rPr>
            <w:rPrChange w:id="1166" w:author="Eriksson Tina" w:date="2025-06-24T17:00:00Z" w16du:dateUtc="2025-06-24T15:00:00Z">
              <w:rPr>
                <w:rStyle w:val="Diskretbetoning"/>
                <w:color w:val="098394"/>
              </w:rPr>
            </w:rPrChange>
          </w:rPr>
          <w:delText xml:space="preserve">inkluderas </w:delText>
        </w:r>
        <w:r w:rsidR="00A16C6D" w:rsidRPr="006F1808" w:rsidDel="00422751">
          <w:rPr>
            <w:rPrChange w:id="1167" w:author="Eriksson Tina" w:date="2025-06-24T17:00:00Z" w16du:dateUtc="2025-06-24T15:00:00Z">
              <w:rPr>
                <w:rStyle w:val="Diskretbetoning"/>
                <w:color w:val="098394"/>
              </w:rPr>
            </w:rPrChange>
          </w:rPr>
          <w:delText>(s</w:delText>
        </w:r>
        <w:r w:rsidR="00AC71C3" w:rsidRPr="006F1808" w:rsidDel="00422751">
          <w:rPr>
            <w:rPrChange w:id="1168" w:author="Eriksson Tina" w:date="2025-06-24T17:00:00Z" w16du:dateUtc="2025-06-24T15:00:00Z">
              <w:rPr>
                <w:rStyle w:val="Diskretbetoning"/>
                <w:color w:val="098394"/>
              </w:rPr>
            </w:rPrChange>
          </w:rPr>
          <w:delText>e exempel</w:delText>
        </w:r>
        <w:r w:rsidRPr="006F1808" w:rsidDel="00422751">
          <w:rPr>
            <w:rPrChange w:id="1169" w:author="Eriksson Tina" w:date="2025-06-24T17:00:00Z" w16du:dateUtc="2025-06-24T15:00:00Z">
              <w:rPr>
                <w:rStyle w:val="Diskretbetoning"/>
                <w:color w:val="098394"/>
              </w:rPr>
            </w:rPrChange>
          </w:rPr>
          <w:delText xml:space="preserve"> på detta</w:delText>
        </w:r>
        <w:r w:rsidR="00AC71C3" w:rsidRPr="006F1808" w:rsidDel="00422751">
          <w:rPr>
            <w:rPrChange w:id="1170" w:author="Eriksson Tina" w:date="2025-06-24T17:00:00Z" w16du:dateUtc="2025-06-24T15:00:00Z">
              <w:rPr>
                <w:rStyle w:val="Diskretbetoning"/>
                <w:color w:val="098394"/>
              </w:rPr>
            </w:rPrChange>
          </w:rPr>
          <w:delText xml:space="preserve"> i modellexemplen senare i dokumente</w:delText>
        </w:r>
      </w:del>
      <w:ins w:id="1171" w:author="Eriksson Tina" w:date="2025-06-23T13:06:00Z" w16du:dateUtc="2025-06-23T11:06:00Z">
        <w:r w:rsidR="00422751" w:rsidRPr="006F1808">
          <w:rPr>
            <w:rPrChange w:id="1172" w:author="Eriksson Tina" w:date="2025-06-24T17:00:00Z" w16du:dateUtc="2025-06-24T15:00:00Z">
              <w:rPr>
                <w:rStyle w:val="Diskretbetoning"/>
                <w:color w:val="098394"/>
              </w:rPr>
            </w:rPrChange>
          </w:rPr>
          <w:t xml:space="preserve">I arbetet med fasta kontakter har </w:t>
        </w:r>
      </w:ins>
      <w:ins w:id="1173" w:author="Eriksson Tina" w:date="2025-06-23T13:11:00Z" w16du:dateUtc="2025-06-23T11:11:00Z">
        <w:r w:rsidR="00422751" w:rsidRPr="006F1808">
          <w:rPr>
            <w:rPrChange w:id="1174" w:author="Eriksson Tina" w:date="2025-06-24T17:00:00Z" w16du:dateUtc="2025-06-24T15:00:00Z">
              <w:rPr>
                <w:i/>
                <w:iCs/>
              </w:rPr>
            </w:rPrChange>
          </w:rPr>
          <w:t>Socialstyrelsens</w:t>
        </w:r>
      </w:ins>
      <w:ins w:id="1175" w:author="Eriksson Tina" w:date="2025-06-23T13:06:00Z" w16du:dateUtc="2025-06-23T11:06:00Z">
        <w:r w:rsidR="00422751" w:rsidRPr="006F1808">
          <w:rPr>
            <w:rPrChange w:id="1176" w:author="Eriksson Tina" w:date="2025-06-24T17:00:00Z" w16du:dateUtc="2025-06-24T15:00:00Z">
              <w:rPr>
                <w:rStyle w:val="Diskretbetoning"/>
                <w:color w:val="098394"/>
              </w:rPr>
            </w:rPrChange>
          </w:rPr>
          <w:t xml:space="preserve"> nationella informationss</w:t>
        </w:r>
      </w:ins>
      <w:ins w:id="1177" w:author="Eriksson Tina" w:date="2025-06-23T13:09:00Z" w16du:dateUtc="2025-06-23T11:09:00Z">
        <w:r w:rsidR="00422751" w:rsidRPr="006F1808">
          <w:rPr>
            <w:rPrChange w:id="1178" w:author="Eriksson Tina" w:date="2025-06-24T17:00:00Z" w16du:dateUtc="2025-06-24T15:00:00Z">
              <w:rPr>
                <w:rStyle w:val="Diskretbetoning"/>
                <w:color w:val="098394"/>
              </w:rPr>
            </w:rPrChange>
          </w:rPr>
          <w:t>truktu</w:t>
        </w:r>
      </w:ins>
      <w:ins w:id="1179" w:author="Eriksson Tina" w:date="2025-06-23T13:12:00Z" w16du:dateUtc="2025-06-23T11:12:00Z">
        <w:r w:rsidR="00422751" w:rsidRPr="006F1808">
          <w:t xml:space="preserve">r använts. Det är </w:t>
        </w:r>
        <w:proofErr w:type="spellStart"/>
        <w:r w:rsidR="00422751" w:rsidRPr="006F1808">
          <w:t>referensmodelle</w:t>
        </w:r>
      </w:ins>
      <w:ins w:id="1180" w:author="Eriksson Tina" w:date="2025-06-23T13:13:00Z" w16du:dateUtc="2025-06-23T11:13:00Z">
        <w:r w:rsidR="00422751" w:rsidRPr="006F1808">
          <w:t>rna</w:t>
        </w:r>
      </w:ins>
      <w:proofErr w:type="spellEnd"/>
      <w:ins w:id="1181" w:author="Eriksson Tina" w:date="2025-06-23T13:12:00Z" w16du:dateUtc="2025-06-23T11:12:00Z">
        <w:r w:rsidR="00422751" w:rsidRPr="006F1808">
          <w:t xml:space="preserve"> för Hälso- och sjukvård </w:t>
        </w:r>
      </w:ins>
      <w:ins w:id="1182" w:author="Eriksson Tina" w:date="2025-06-23T13:13:00Z" w16du:dateUtc="2025-06-23T11:13:00Z">
        <w:r w:rsidR="00422751" w:rsidRPr="006F1808">
          <w:t>och vård- och omsorg som nyttjats i arbetet.</w:t>
        </w:r>
      </w:ins>
      <w:del w:id="1183" w:author="Eriksson Tina" w:date="2025-06-23T13:06:00Z" w16du:dateUtc="2025-06-23T11:06:00Z">
        <w:r w:rsidR="00AC71C3" w:rsidRPr="006F1808" w:rsidDel="00422751">
          <w:rPr>
            <w:rPrChange w:id="1184" w:author="Eriksson Tina" w:date="2025-06-24T17:00:00Z" w16du:dateUtc="2025-06-24T15:00:00Z">
              <w:rPr>
                <w:rStyle w:val="Diskretbetoning"/>
                <w:color w:val="098394"/>
              </w:rPr>
            </w:rPrChange>
          </w:rPr>
          <w:delText>t</w:delText>
        </w:r>
        <w:r w:rsidR="00A16C6D" w:rsidRPr="006F1808" w:rsidDel="00422751">
          <w:rPr>
            <w:rPrChange w:id="1185" w:author="Eriksson Tina" w:date="2025-06-24T17:00:00Z" w16du:dateUtc="2025-06-24T15:00:00Z">
              <w:rPr>
                <w:rStyle w:val="Diskretbetoning"/>
                <w:color w:val="098394"/>
              </w:rPr>
            </w:rPrChange>
          </w:rPr>
          <w:delText>)</w:delText>
        </w:r>
        <w:r w:rsidR="00AC71C3" w:rsidRPr="006F1808" w:rsidDel="00422751">
          <w:rPr>
            <w:rPrChange w:id="1186" w:author="Eriksson Tina" w:date="2025-06-24T17:00:00Z" w16du:dateUtc="2025-06-24T15:00:00Z">
              <w:rPr>
                <w:rStyle w:val="Diskretbetoning"/>
                <w:color w:val="098394"/>
              </w:rPr>
            </w:rPrChange>
          </w:rPr>
          <w:delText xml:space="preserve">. </w:delText>
        </w:r>
      </w:del>
    </w:p>
    <w:tbl>
      <w:tblPr>
        <w:tblStyle w:val="Tabellrutnt"/>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Change w:id="1187" w:author="Eriksson Tina" w:date="2025-06-23T13:05:00Z" w16du:dateUtc="2025-06-23T11:05:00Z">
          <w:tblPr>
            <w:tblStyle w:val="Tabellrutnt"/>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PrChange>
      </w:tblPr>
      <w:tblGrid>
        <w:gridCol w:w="1543"/>
        <w:gridCol w:w="2726"/>
        <w:gridCol w:w="4821"/>
        <w:tblGridChange w:id="1188">
          <w:tblGrid>
            <w:gridCol w:w="1543"/>
            <w:gridCol w:w="2726"/>
            <w:gridCol w:w="4821"/>
          </w:tblGrid>
        </w:tblGridChange>
      </w:tblGrid>
      <w:tr w:rsidR="00AC71C3" w:rsidRPr="006F1808" w14:paraId="2D478153" w14:textId="77777777" w:rsidTr="00422751">
        <w:trPr>
          <w:trHeight w:val="19"/>
          <w:trPrChange w:id="1189" w:author="Eriksson Tina" w:date="2025-06-23T13:05:00Z" w16du:dateUtc="2025-06-23T11:05:00Z">
            <w:trPr>
              <w:trHeight w:val="19"/>
            </w:trPr>
          </w:trPrChange>
        </w:trPr>
        <w:tc>
          <w:tcPr>
            <w:tcW w:w="1543" w:type="dxa"/>
            <w:shd w:val="clear" w:color="auto" w:fill="A33662" w:themeFill="accent1"/>
            <w:tcPrChange w:id="1190" w:author="Eriksson Tina" w:date="2025-06-23T13:05:00Z" w16du:dateUtc="2025-06-23T11:05:00Z">
              <w:tcPr>
                <w:tcW w:w="1295" w:type="dxa"/>
                <w:shd w:val="clear" w:color="auto" w:fill="A33662" w:themeFill="accent1"/>
              </w:tcPr>
            </w:tcPrChange>
          </w:tcPr>
          <w:p w14:paraId="40CF39DE" w14:textId="513C7E20" w:rsidR="00AC71C3" w:rsidRPr="006F1808" w:rsidRDefault="00AC71C3" w:rsidP="0019186E">
            <w:pPr>
              <w:pStyle w:val="Tabellrubrik"/>
            </w:pPr>
            <w:r w:rsidRPr="006F1808">
              <w:t>Referensmodell</w:t>
            </w:r>
          </w:p>
        </w:tc>
        <w:tc>
          <w:tcPr>
            <w:tcW w:w="2726" w:type="dxa"/>
            <w:shd w:val="clear" w:color="auto" w:fill="A33662" w:themeFill="accent1"/>
            <w:tcPrChange w:id="1191" w:author="Eriksson Tina" w:date="2025-06-23T13:05:00Z" w16du:dateUtc="2025-06-23T11:05:00Z">
              <w:tcPr>
                <w:tcW w:w="2824" w:type="dxa"/>
                <w:shd w:val="clear" w:color="auto" w:fill="A33662" w:themeFill="accent1"/>
              </w:tcPr>
            </w:tcPrChange>
          </w:tcPr>
          <w:p w14:paraId="68EBC433" w14:textId="429A98A6" w:rsidR="00AC71C3" w:rsidRPr="006F1808" w:rsidRDefault="00AC71C3" w:rsidP="0019186E">
            <w:pPr>
              <w:pStyle w:val="Tabellrubrik"/>
            </w:pPr>
            <w:r w:rsidRPr="006F1808">
              <w:t>Version</w:t>
            </w:r>
          </w:p>
        </w:tc>
        <w:tc>
          <w:tcPr>
            <w:tcW w:w="4821" w:type="dxa"/>
            <w:shd w:val="clear" w:color="auto" w:fill="A33662" w:themeFill="accent1"/>
            <w:tcPrChange w:id="1192" w:author="Eriksson Tina" w:date="2025-06-23T13:05:00Z" w16du:dateUtc="2025-06-23T11:05:00Z">
              <w:tcPr>
                <w:tcW w:w="4971" w:type="dxa"/>
                <w:shd w:val="clear" w:color="auto" w:fill="A33662" w:themeFill="accent1"/>
              </w:tcPr>
            </w:tcPrChange>
          </w:tcPr>
          <w:p w14:paraId="37D2CE77" w14:textId="5BB83835" w:rsidR="00AC71C3" w:rsidRPr="006F1808" w:rsidRDefault="00AC71C3" w:rsidP="0019186E">
            <w:pPr>
              <w:pStyle w:val="Tabellrubrik"/>
            </w:pPr>
            <w:r w:rsidRPr="006F1808">
              <w:t>Färg + färgkod</w:t>
            </w:r>
          </w:p>
        </w:tc>
      </w:tr>
      <w:tr w:rsidR="00AC71C3" w:rsidRPr="006F1808" w:rsidDel="00422751" w14:paraId="6E181FF1" w14:textId="5FBE1215" w:rsidTr="00422751">
        <w:trPr>
          <w:trHeight w:val="525"/>
          <w:del w:id="1193" w:author="Eriksson Tina" w:date="2025-06-23T13:05:00Z"/>
          <w:trPrChange w:id="1194" w:author="Eriksson Tina" w:date="2025-06-23T13:05:00Z" w16du:dateUtc="2025-06-23T11:05:00Z">
            <w:trPr>
              <w:trHeight w:val="525"/>
            </w:trPr>
          </w:trPrChange>
        </w:trPr>
        <w:tc>
          <w:tcPr>
            <w:tcW w:w="1543" w:type="dxa"/>
            <w:tcBorders>
              <w:bottom w:val="single" w:sz="4" w:space="0" w:color="A33662" w:themeColor="accent1"/>
              <w:right w:val="single" w:sz="24" w:space="0" w:color="FFFFFF" w:themeColor="background1"/>
            </w:tcBorders>
            <w:tcPrChange w:id="1195" w:author="Eriksson Tina" w:date="2025-06-23T13:05:00Z" w16du:dateUtc="2025-06-23T11:05:00Z">
              <w:tcPr>
                <w:tcW w:w="1295" w:type="dxa"/>
                <w:tcBorders>
                  <w:bottom w:val="single" w:sz="4" w:space="0" w:color="A33662" w:themeColor="accent1"/>
                  <w:right w:val="single" w:sz="24" w:space="0" w:color="FFFFFF" w:themeColor="background1"/>
                </w:tcBorders>
              </w:tcPr>
            </w:tcPrChange>
          </w:tcPr>
          <w:p w14:paraId="2B391BAE" w14:textId="2B1B8271" w:rsidR="00AC71C3" w:rsidRPr="006F1808" w:rsidDel="00422751" w:rsidRDefault="00AC71C3" w:rsidP="00AC71C3">
            <w:pPr>
              <w:rPr>
                <w:del w:id="1196" w:author="Eriksson Tina" w:date="2025-06-23T13:05:00Z" w16du:dateUtc="2025-06-23T11:05:00Z"/>
                <w:color w:val="098394"/>
              </w:rPr>
            </w:pPr>
            <w:del w:id="1197" w:author="Eriksson Tina" w:date="2025-06-23T13:05:00Z" w16du:dateUtc="2025-06-23T11:05:00Z">
              <w:r w:rsidRPr="006F1808" w:rsidDel="00422751">
                <w:rPr>
                  <w:rStyle w:val="Diskretbetoning"/>
                  <w:color w:val="098394"/>
                </w:rPr>
                <w:delText>NI – Vård- och omsorgsvy</w:delText>
              </w:r>
            </w:del>
          </w:p>
        </w:tc>
        <w:tc>
          <w:tcPr>
            <w:tcW w:w="2726" w:type="dxa"/>
            <w:tcBorders>
              <w:left w:val="single" w:sz="24" w:space="0" w:color="FFFFFF" w:themeColor="background1"/>
              <w:bottom w:val="single" w:sz="4" w:space="0" w:color="A33662" w:themeColor="accent1"/>
              <w:right w:val="single" w:sz="24" w:space="0" w:color="FFFFFF" w:themeColor="background1"/>
            </w:tcBorders>
            <w:tcPrChange w:id="1198" w:author="Eriksson Tina" w:date="2025-06-23T13:05:00Z" w16du:dateUtc="2025-06-23T11:05:00Z">
              <w:tcPr>
                <w:tcW w:w="2824" w:type="dxa"/>
                <w:tcBorders>
                  <w:left w:val="single" w:sz="24" w:space="0" w:color="FFFFFF" w:themeColor="background1"/>
                  <w:bottom w:val="single" w:sz="4" w:space="0" w:color="A33662" w:themeColor="accent1"/>
                  <w:right w:val="single" w:sz="24" w:space="0" w:color="FFFFFF" w:themeColor="background1"/>
                </w:tcBorders>
              </w:tcPr>
            </w:tcPrChange>
          </w:tcPr>
          <w:p w14:paraId="48E7A379" w14:textId="596802E3" w:rsidR="00AC71C3" w:rsidRPr="006F1808" w:rsidDel="00422751" w:rsidRDefault="00AC71C3" w:rsidP="00AC71C3">
            <w:pPr>
              <w:rPr>
                <w:del w:id="1199" w:author="Eriksson Tina" w:date="2025-06-23T13:05:00Z" w16du:dateUtc="2025-06-23T11:05:00Z"/>
                <w:color w:val="098394"/>
              </w:rPr>
            </w:pPr>
          </w:p>
        </w:tc>
        <w:tc>
          <w:tcPr>
            <w:tcW w:w="4821" w:type="dxa"/>
            <w:tcBorders>
              <w:left w:val="single" w:sz="24" w:space="0" w:color="FFFFFF" w:themeColor="background1"/>
              <w:bottom w:val="single" w:sz="4" w:space="0" w:color="A33662" w:themeColor="accent1"/>
              <w:right w:val="single" w:sz="24" w:space="0" w:color="FFFFFF" w:themeColor="background1"/>
            </w:tcBorders>
            <w:tcPrChange w:id="1200" w:author="Eriksson Tina" w:date="2025-06-23T13:05:00Z" w16du:dateUtc="2025-06-23T11:05:00Z">
              <w:tcPr>
                <w:tcW w:w="4971" w:type="dxa"/>
                <w:tcBorders>
                  <w:left w:val="single" w:sz="24" w:space="0" w:color="FFFFFF" w:themeColor="background1"/>
                  <w:bottom w:val="single" w:sz="4" w:space="0" w:color="A33662" w:themeColor="accent1"/>
                  <w:right w:val="single" w:sz="24" w:space="0" w:color="FFFFFF" w:themeColor="background1"/>
                </w:tcBorders>
              </w:tcPr>
            </w:tcPrChange>
          </w:tcPr>
          <w:p w14:paraId="7CDB6D80" w14:textId="6EBD25E3" w:rsidR="00AC71C3" w:rsidRPr="006F1808" w:rsidDel="00422751" w:rsidRDefault="00AC71C3" w:rsidP="00AC71C3">
            <w:pPr>
              <w:rPr>
                <w:del w:id="1201" w:author="Eriksson Tina" w:date="2025-06-23T13:05:00Z" w16du:dateUtc="2025-06-23T11:05:00Z"/>
                <w:rStyle w:val="Diskretbetoning"/>
                <w:color w:val="098394"/>
              </w:rPr>
            </w:pPr>
            <w:del w:id="1202" w:author="Eriksson Tina" w:date="2025-06-23T13:05:00Z" w16du:dateUtc="2025-06-23T11:05:00Z">
              <w:r w:rsidRPr="006F1808" w:rsidDel="00422751">
                <w:rPr>
                  <w:rStyle w:val="Diskretbetoning"/>
                  <w:color w:val="098394"/>
                </w:rPr>
                <w:delText>Ljusrosa</w:delText>
              </w:r>
            </w:del>
          </w:p>
          <w:p w14:paraId="79773ACF" w14:textId="25E866D7" w:rsidR="00AC71C3" w:rsidRPr="006F1808" w:rsidDel="00422751" w:rsidRDefault="00AC71C3" w:rsidP="00AC71C3">
            <w:pPr>
              <w:rPr>
                <w:del w:id="1203" w:author="Eriksson Tina" w:date="2025-06-23T13:05:00Z" w16du:dateUtc="2025-06-23T11:05:00Z"/>
                <w:color w:val="098394"/>
              </w:rPr>
            </w:pPr>
            <w:del w:id="1204" w:author="Eriksson Tina" w:date="2025-06-23T13:05:00Z" w16du:dateUtc="2025-06-23T11:05:00Z">
              <w:r w:rsidRPr="006F1808" w:rsidDel="00422751">
                <w:rPr>
                  <w:rStyle w:val="Diskretbetoning"/>
                  <w:color w:val="098394"/>
                </w:rPr>
                <w:delText>R227/G200/B201</w:delText>
              </w:r>
            </w:del>
          </w:p>
        </w:tc>
      </w:tr>
      <w:tr w:rsidR="00AC71C3" w:rsidRPr="006F1808" w14:paraId="51523644" w14:textId="77777777" w:rsidTr="00422751">
        <w:trPr>
          <w:trHeight w:val="512"/>
          <w:trPrChange w:id="1205" w:author="Eriksson Tina" w:date="2025-06-23T13:05:00Z" w16du:dateUtc="2025-06-23T11:05:00Z">
            <w:trPr>
              <w:trHeight w:val="512"/>
            </w:trPr>
          </w:trPrChange>
        </w:trPr>
        <w:tc>
          <w:tcPr>
            <w:tcW w:w="1543" w:type="dxa"/>
            <w:tcBorders>
              <w:top w:val="single" w:sz="4" w:space="0" w:color="A33662" w:themeColor="accent1"/>
              <w:bottom w:val="single" w:sz="4" w:space="0" w:color="A33662" w:themeColor="accent1"/>
              <w:right w:val="single" w:sz="24" w:space="0" w:color="FFFFFF" w:themeColor="background1"/>
            </w:tcBorders>
            <w:tcPrChange w:id="1206" w:author="Eriksson Tina" w:date="2025-06-23T13:05:00Z" w16du:dateUtc="2025-06-23T11:05:00Z">
              <w:tcPr>
                <w:tcW w:w="1295" w:type="dxa"/>
                <w:tcBorders>
                  <w:top w:val="single" w:sz="4" w:space="0" w:color="A33662" w:themeColor="accent1"/>
                  <w:bottom w:val="single" w:sz="4" w:space="0" w:color="A33662" w:themeColor="accent1"/>
                  <w:right w:val="single" w:sz="24" w:space="0" w:color="FFFFFF" w:themeColor="background1"/>
                </w:tcBorders>
              </w:tcPr>
            </w:tcPrChange>
          </w:tcPr>
          <w:p w14:paraId="2E8E4D6C" w14:textId="5D2A17D2" w:rsidR="00AC71C3" w:rsidRPr="006F1808" w:rsidRDefault="00AC71C3" w:rsidP="00AC71C3">
            <w:pPr>
              <w:rPr>
                <w:rStyle w:val="Diskretbetoning"/>
                <w:rPrChange w:id="1207" w:author="Eriksson Tina" w:date="2025-06-24T17:00:00Z" w16du:dateUtc="2025-06-24T15:00:00Z">
                  <w:rPr>
                    <w:color w:val="098394"/>
                  </w:rPr>
                </w:rPrChange>
              </w:rPr>
            </w:pPr>
            <w:r w:rsidRPr="006F1808">
              <w:rPr>
                <w:rStyle w:val="Diskretbetoning"/>
                <w:i w:val="0"/>
                <w:iCs w:val="0"/>
                <w:rPrChange w:id="1208" w:author="Eriksson Tina" w:date="2025-06-24T17:00:00Z" w16du:dateUtc="2025-06-24T15:00:00Z">
                  <w:rPr>
                    <w:rStyle w:val="Diskretbetoning"/>
                    <w:color w:val="098394"/>
                  </w:rPr>
                </w:rPrChange>
              </w:rPr>
              <w:t xml:space="preserve">NI – Hälso- och </w:t>
            </w:r>
            <w:proofErr w:type="spellStart"/>
            <w:r w:rsidRPr="006F1808">
              <w:rPr>
                <w:rStyle w:val="Diskretbetoning"/>
                <w:i w:val="0"/>
                <w:iCs w:val="0"/>
                <w:rPrChange w:id="1209" w:author="Eriksson Tina" w:date="2025-06-24T17:00:00Z" w16du:dateUtc="2025-06-24T15:00:00Z">
                  <w:rPr>
                    <w:rStyle w:val="Diskretbetoning"/>
                    <w:color w:val="098394"/>
                  </w:rPr>
                </w:rPrChange>
              </w:rPr>
              <w:t>sjukvårdvy</w:t>
            </w:r>
            <w:proofErr w:type="spellEnd"/>
          </w:p>
        </w:tc>
        <w:tc>
          <w:tcPr>
            <w:tcW w:w="272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1210" w:author="Eriksson Tina" w:date="2025-06-23T13:05:00Z" w16du:dateUtc="2025-06-23T11:05:00Z">
              <w:tcPr>
                <w:tcW w:w="282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243CFF3A" w14:textId="1B7EC035" w:rsidR="00AC71C3" w:rsidRPr="006F1808" w:rsidRDefault="00AC71C3" w:rsidP="00AC71C3">
            <w:pPr>
              <w:rPr>
                <w:rStyle w:val="Diskretbetoning"/>
                <w:rPrChange w:id="1211" w:author="Eriksson Tina" w:date="2025-06-24T17:00:00Z" w16du:dateUtc="2025-06-24T15:00:00Z">
                  <w:rPr>
                    <w:color w:val="098394"/>
                  </w:rPr>
                </w:rPrChange>
              </w:rPr>
            </w:pPr>
          </w:p>
        </w:tc>
        <w:tc>
          <w:tcPr>
            <w:tcW w:w="482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1212" w:author="Eriksson Tina" w:date="2025-06-23T13:05:00Z" w16du:dateUtc="2025-06-23T11:05:00Z">
              <w:tcPr>
                <w:tcW w:w="497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1CF52454" w14:textId="77777777" w:rsidR="00AC71C3" w:rsidRPr="006F1808" w:rsidRDefault="00AC71C3" w:rsidP="00AC71C3">
            <w:pPr>
              <w:rPr>
                <w:rStyle w:val="Diskretbetoning"/>
                <w:i w:val="0"/>
                <w:iCs w:val="0"/>
                <w:rPrChange w:id="1213" w:author="Eriksson Tina" w:date="2025-06-24T17:00:00Z" w16du:dateUtc="2025-06-24T15:00:00Z">
                  <w:rPr>
                    <w:rStyle w:val="Diskretbetoning"/>
                    <w:color w:val="098394"/>
                  </w:rPr>
                </w:rPrChange>
              </w:rPr>
            </w:pPr>
            <w:r w:rsidRPr="006F1808">
              <w:rPr>
                <w:rStyle w:val="Diskretbetoning"/>
                <w:i w:val="0"/>
                <w:iCs w:val="0"/>
                <w:rPrChange w:id="1214" w:author="Eriksson Tina" w:date="2025-06-24T17:00:00Z" w16du:dateUtc="2025-06-24T15:00:00Z">
                  <w:rPr>
                    <w:rStyle w:val="Diskretbetoning"/>
                    <w:color w:val="098394"/>
                  </w:rPr>
                </w:rPrChange>
              </w:rPr>
              <w:t>Ljusblå</w:t>
            </w:r>
          </w:p>
          <w:p w14:paraId="60FC7CF2" w14:textId="037F7141" w:rsidR="00AC71C3" w:rsidRPr="006F1808" w:rsidRDefault="00AC71C3" w:rsidP="00AC71C3">
            <w:pPr>
              <w:rPr>
                <w:rStyle w:val="Diskretbetoning"/>
                <w:rPrChange w:id="1215" w:author="Eriksson Tina" w:date="2025-06-24T17:00:00Z" w16du:dateUtc="2025-06-24T15:00:00Z">
                  <w:rPr>
                    <w:color w:val="098394"/>
                  </w:rPr>
                </w:rPrChange>
              </w:rPr>
            </w:pPr>
            <w:r w:rsidRPr="006F1808">
              <w:rPr>
                <w:rStyle w:val="Diskretbetoning"/>
                <w:i w:val="0"/>
                <w:iCs w:val="0"/>
                <w:rPrChange w:id="1216" w:author="Eriksson Tina" w:date="2025-06-24T17:00:00Z" w16du:dateUtc="2025-06-24T15:00:00Z">
                  <w:rPr>
                    <w:rStyle w:val="Diskretbetoning"/>
                    <w:color w:val="098394"/>
                  </w:rPr>
                </w:rPrChange>
              </w:rPr>
              <w:t>R210/G238/B255</w:t>
            </w:r>
          </w:p>
        </w:tc>
      </w:tr>
      <w:tr w:rsidR="00AC71C3" w:rsidRPr="006F1808" w:rsidDel="00422751" w14:paraId="16C18AE4" w14:textId="04B37129" w:rsidTr="00422751">
        <w:trPr>
          <w:trHeight w:val="262"/>
          <w:del w:id="1217" w:author="Eriksson Tina" w:date="2025-06-23T13:05:00Z"/>
          <w:trPrChange w:id="1218" w:author="Eriksson Tina" w:date="2025-06-23T13:05:00Z" w16du:dateUtc="2025-06-23T11:05:00Z">
            <w:trPr>
              <w:trHeight w:val="262"/>
            </w:trPr>
          </w:trPrChange>
        </w:trPr>
        <w:tc>
          <w:tcPr>
            <w:tcW w:w="1543" w:type="dxa"/>
            <w:tcBorders>
              <w:top w:val="single" w:sz="4" w:space="0" w:color="A33662" w:themeColor="accent1"/>
              <w:bottom w:val="single" w:sz="4" w:space="0" w:color="A33662" w:themeColor="accent1"/>
              <w:right w:val="single" w:sz="24" w:space="0" w:color="FFFFFF" w:themeColor="background1"/>
            </w:tcBorders>
            <w:tcPrChange w:id="1219" w:author="Eriksson Tina" w:date="2025-06-23T13:05:00Z" w16du:dateUtc="2025-06-23T11:05:00Z">
              <w:tcPr>
                <w:tcW w:w="1295" w:type="dxa"/>
                <w:tcBorders>
                  <w:top w:val="single" w:sz="4" w:space="0" w:color="A33662" w:themeColor="accent1"/>
                  <w:bottom w:val="single" w:sz="4" w:space="0" w:color="A33662" w:themeColor="accent1"/>
                  <w:right w:val="single" w:sz="24" w:space="0" w:color="FFFFFF" w:themeColor="background1"/>
                </w:tcBorders>
              </w:tcPr>
            </w:tcPrChange>
          </w:tcPr>
          <w:p w14:paraId="59F8AD30" w14:textId="08C1D2C3" w:rsidR="00AC71C3" w:rsidRPr="006F1808" w:rsidDel="00422751" w:rsidRDefault="7DF39D1E" w:rsidP="00AC71C3">
            <w:pPr>
              <w:rPr>
                <w:del w:id="1220" w:author="Eriksson Tina" w:date="2025-06-23T13:05:00Z" w16du:dateUtc="2025-06-23T11:05:00Z"/>
                <w:color w:val="098394"/>
              </w:rPr>
            </w:pPr>
            <w:del w:id="1221" w:author="Eriksson Tina" w:date="2025-06-23T13:05:00Z" w16du:dateUtc="2025-06-23T11:05:00Z">
              <w:r w:rsidRPr="006F1808" w:rsidDel="00422751">
                <w:rPr>
                  <w:rStyle w:val="Diskretbetoning"/>
                  <w:color w:val="098394" w:themeColor="accent5" w:themeShade="BF"/>
                </w:rPr>
                <w:delText>NI- Socialtjänst</w:delText>
              </w:r>
              <w:r w:rsidR="4CF34772" w:rsidRPr="006F1808" w:rsidDel="00422751">
                <w:rPr>
                  <w:rStyle w:val="Diskretbetoning"/>
                  <w:color w:val="098394" w:themeColor="accent5" w:themeShade="BF"/>
                </w:rPr>
                <w:delText>vy</w:delText>
              </w:r>
            </w:del>
          </w:p>
        </w:tc>
        <w:tc>
          <w:tcPr>
            <w:tcW w:w="272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1222" w:author="Eriksson Tina" w:date="2025-06-23T13:05:00Z" w16du:dateUtc="2025-06-23T11:05:00Z">
              <w:tcPr>
                <w:tcW w:w="282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3418E627" w14:textId="0EBF3964" w:rsidR="00AC71C3" w:rsidRPr="006F1808" w:rsidDel="00422751" w:rsidRDefault="00AC71C3" w:rsidP="00AC71C3">
            <w:pPr>
              <w:rPr>
                <w:del w:id="1223" w:author="Eriksson Tina" w:date="2025-06-23T13:05:00Z" w16du:dateUtc="2025-06-23T11:05:00Z"/>
                <w:color w:val="098394"/>
              </w:rPr>
            </w:pPr>
          </w:p>
        </w:tc>
        <w:tc>
          <w:tcPr>
            <w:tcW w:w="482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1224" w:author="Eriksson Tina" w:date="2025-06-23T13:05:00Z" w16du:dateUtc="2025-06-23T11:05:00Z">
              <w:tcPr>
                <w:tcW w:w="497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5C3C6B4F" w14:textId="59C5F4FD" w:rsidR="00AC71C3" w:rsidRPr="006F1808" w:rsidDel="00422751" w:rsidRDefault="00AC71C3" w:rsidP="00AC71C3">
            <w:pPr>
              <w:rPr>
                <w:del w:id="1225" w:author="Eriksson Tina" w:date="2025-06-23T13:05:00Z" w16du:dateUtc="2025-06-23T11:05:00Z"/>
                <w:rStyle w:val="Diskretbetoning"/>
                <w:color w:val="098394"/>
              </w:rPr>
            </w:pPr>
            <w:del w:id="1226" w:author="Eriksson Tina" w:date="2025-06-23T13:05:00Z" w16du:dateUtc="2025-06-23T11:05:00Z">
              <w:r w:rsidRPr="006F1808" w:rsidDel="00422751">
                <w:rPr>
                  <w:rStyle w:val="Diskretbetoning"/>
                  <w:color w:val="098394"/>
                </w:rPr>
                <w:delText>Beige</w:delText>
              </w:r>
            </w:del>
          </w:p>
          <w:p w14:paraId="3A42263B" w14:textId="33ACBBF5" w:rsidR="00AC71C3" w:rsidRPr="006F1808" w:rsidDel="00422751" w:rsidRDefault="00AC71C3" w:rsidP="00AC71C3">
            <w:pPr>
              <w:rPr>
                <w:del w:id="1227" w:author="Eriksson Tina" w:date="2025-06-23T13:05:00Z" w16du:dateUtc="2025-06-23T11:05:00Z"/>
                <w:color w:val="098394"/>
              </w:rPr>
            </w:pPr>
            <w:del w:id="1228" w:author="Eriksson Tina" w:date="2025-06-23T13:05:00Z" w16du:dateUtc="2025-06-23T11:05:00Z">
              <w:r w:rsidRPr="006F1808" w:rsidDel="00422751">
                <w:rPr>
                  <w:rStyle w:val="Diskretbetoning"/>
                  <w:color w:val="098394"/>
                </w:rPr>
                <w:delText>R237/G230/B214</w:delText>
              </w:r>
            </w:del>
          </w:p>
        </w:tc>
      </w:tr>
      <w:tr w:rsidR="00AC71C3" w:rsidRPr="006F1808" w14:paraId="2DA4C70B" w14:textId="77777777" w:rsidTr="00422751">
        <w:trPr>
          <w:trHeight w:val="512"/>
          <w:trPrChange w:id="1229" w:author="Eriksson Tina" w:date="2025-06-23T13:05:00Z" w16du:dateUtc="2025-06-23T11:05:00Z">
            <w:trPr>
              <w:trHeight w:val="512"/>
            </w:trPr>
          </w:trPrChange>
        </w:trPr>
        <w:tc>
          <w:tcPr>
            <w:tcW w:w="1543" w:type="dxa"/>
            <w:tcBorders>
              <w:top w:val="single" w:sz="4" w:space="0" w:color="A33662" w:themeColor="accent1"/>
              <w:bottom w:val="single" w:sz="4" w:space="0" w:color="A33662" w:themeColor="accent1"/>
              <w:right w:val="single" w:sz="24" w:space="0" w:color="FFFFFF" w:themeColor="background1"/>
            </w:tcBorders>
            <w:tcPrChange w:id="1230" w:author="Eriksson Tina" w:date="2025-06-23T13:05:00Z" w16du:dateUtc="2025-06-23T11:05:00Z">
              <w:tcPr>
                <w:tcW w:w="1295" w:type="dxa"/>
                <w:tcBorders>
                  <w:top w:val="single" w:sz="4" w:space="0" w:color="A33662" w:themeColor="accent1"/>
                  <w:bottom w:val="single" w:sz="4" w:space="0" w:color="A33662" w:themeColor="accent1"/>
                  <w:right w:val="single" w:sz="24" w:space="0" w:color="FFFFFF" w:themeColor="background1"/>
                </w:tcBorders>
              </w:tcPr>
            </w:tcPrChange>
          </w:tcPr>
          <w:p w14:paraId="19F9FE0F" w14:textId="53476121" w:rsidR="00AC71C3" w:rsidRPr="006F1808" w:rsidRDefault="00AC71C3" w:rsidP="00AC71C3">
            <w:r w:rsidRPr="006F1808">
              <w:rPr>
                <w:rStyle w:val="Diskretbetoning"/>
                <w:i w:val="0"/>
                <w:iCs w:val="0"/>
              </w:rPr>
              <w:t xml:space="preserve">Saknar </w:t>
            </w:r>
            <w:proofErr w:type="spellStart"/>
            <w:r w:rsidRPr="006F1808">
              <w:rPr>
                <w:rStyle w:val="Diskretbetoning"/>
                <w:i w:val="0"/>
                <w:iCs w:val="0"/>
              </w:rPr>
              <w:t>referensmodell</w:t>
            </w:r>
            <w:proofErr w:type="spellEnd"/>
          </w:p>
        </w:tc>
        <w:tc>
          <w:tcPr>
            <w:tcW w:w="272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1231" w:author="Eriksson Tina" w:date="2025-06-23T13:05:00Z" w16du:dateUtc="2025-06-23T11:05:00Z">
              <w:tcPr>
                <w:tcW w:w="282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269445E4" w14:textId="1175204D" w:rsidR="00AC71C3" w:rsidRPr="006F1808" w:rsidRDefault="00AC71C3" w:rsidP="00AC71C3">
            <w:del w:id="1232" w:author="Eriksson Tina" w:date="2025-06-23T13:05:00Z" w16du:dateUtc="2025-06-23T11:05:00Z">
              <w:r w:rsidRPr="006F1808" w:rsidDel="00422751">
                <w:delText>-</w:delText>
              </w:r>
            </w:del>
          </w:p>
        </w:tc>
        <w:tc>
          <w:tcPr>
            <w:tcW w:w="482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1233" w:author="Eriksson Tina" w:date="2025-06-23T13:05:00Z" w16du:dateUtc="2025-06-23T11:05:00Z">
              <w:tcPr>
                <w:tcW w:w="497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537DAC42" w14:textId="77777777" w:rsidR="00AC71C3" w:rsidRPr="006F1808" w:rsidRDefault="00AC71C3" w:rsidP="00AC71C3">
            <w:pPr>
              <w:rPr>
                <w:rStyle w:val="Diskretbetoning"/>
                <w:i w:val="0"/>
                <w:iCs w:val="0"/>
              </w:rPr>
            </w:pPr>
            <w:r w:rsidRPr="006F1808">
              <w:rPr>
                <w:rStyle w:val="Diskretbetoning"/>
                <w:i w:val="0"/>
                <w:iCs w:val="0"/>
              </w:rPr>
              <w:t>Gul</w:t>
            </w:r>
          </w:p>
          <w:p w14:paraId="2149F766" w14:textId="17464AC1" w:rsidR="00AC71C3" w:rsidRPr="006F1808" w:rsidRDefault="00AC71C3" w:rsidP="00AC71C3">
            <w:r w:rsidRPr="006F1808">
              <w:rPr>
                <w:rStyle w:val="Diskretbetoning"/>
                <w:i w:val="0"/>
                <w:iCs w:val="0"/>
              </w:rPr>
              <w:t>R255/G255/B192</w:t>
            </w:r>
          </w:p>
        </w:tc>
      </w:tr>
    </w:tbl>
    <w:p w14:paraId="2444CDAB" w14:textId="2A1DC50A" w:rsidR="00AC71C3" w:rsidRPr="006F1808" w:rsidRDefault="00AC71C3" w:rsidP="004E1B5F"/>
    <w:p w14:paraId="68EA888E" w14:textId="7E1B7A35" w:rsidR="004A720A" w:rsidRPr="006F1808" w:rsidRDefault="00BF41DB" w:rsidP="004A720A">
      <w:pPr>
        <w:pStyle w:val="Numreradrubrik1"/>
        <w:rPr>
          <w:lang w:val="sv-SE"/>
        </w:rPr>
      </w:pPr>
      <w:bookmarkStart w:id="1234" w:name="_Toc121211207"/>
      <w:bookmarkStart w:id="1235" w:name="_Toc449170162"/>
      <w:bookmarkStart w:id="1236" w:name="_Toc201647929"/>
      <w:r w:rsidRPr="006F1808">
        <w:rPr>
          <w:lang w:val="sv-SE"/>
        </w:rPr>
        <w:t>Beskrivning av i</w:t>
      </w:r>
      <w:r w:rsidR="004A720A" w:rsidRPr="006F1808">
        <w:rPr>
          <w:lang w:val="sv-SE"/>
        </w:rPr>
        <w:t xml:space="preserve">nformationens sammanhang </w:t>
      </w:r>
      <w:bookmarkEnd w:id="1234"/>
      <w:r w:rsidR="00474B01" w:rsidRPr="006F1808">
        <w:rPr>
          <w:color w:val="098394"/>
          <w:lang w:val="sv-SE"/>
        </w:rPr>
        <w:t>(icke-obligatorisk)</w:t>
      </w:r>
      <w:bookmarkEnd w:id="1236"/>
      <w:r w:rsidR="004A720A" w:rsidRPr="006F1808">
        <w:rPr>
          <w:lang w:val="sv-SE"/>
        </w:rPr>
        <w:t xml:space="preserve"> </w:t>
      </w:r>
    </w:p>
    <w:p w14:paraId="28465C46" w14:textId="206C790D" w:rsidR="00907E7C" w:rsidRPr="006F1808" w:rsidRDefault="00907E7C" w:rsidP="00907E7C">
      <w:pPr>
        <w:rPr>
          <w:i/>
          <w:iCs/>
          <w:color w:val="098394"/>
        </w:rPr>
      </w:pPr>
      <w:r w:rsidRPr="006F1808">
        <w:rPr>
          <w:i/>
          <w:iCs/>
          <w:color w:val="098394"/>
        </w:rPr>
        <w:t xml:space="preserve">Det här avsnittet är till för att beskriva det sammanhang som informationen man beskriver förekommer i. Beroende på informationsspecifikationens syfte kan detta </w:t>
      </w:r>
      <w:r w:rsidR="00D85B05" w:rsidRPr="006F1808">
        <w:rPr>
          <w:i/>
          <w:iCs/>
          <w:color w:val="098394"/>
        </w:rPr>
        <w:t xml:space="preserve">sammanhang </w:t>
      </w:r>
      <w:r w:rsidRPr="006F1808">
        <w:rPr>
          <w:i/>
          <w:iCs/>
          <w:color w:val="098394"/>
        </w:rPr>
        <w:t>utgöras av det nuläge som man analyserat</w:t>
      </w:r>
      <w:r w:rsidR="00D85B05" w:rsidRPr="006F1808">
        <w:rPr>
          <w:i/>
          <w:iCs/>
          <w:color w:val="098394"/>
        </w:rPr>
        <w:t>,</w:t>
      </w:r>
      <w:r w:rsidRPr="006F1808">
        <w:rPr>
          <w:i/>
          <w:iCs/>
          <w:color w:val="098394"/>
        </w:rPr>
        <w:t xml:space="preserve"> eller av ett önskat läge för hur informationen ska hanteras.</w:t>
      </w:r>
      <w:r w:rsidR="007A078C" w:rsidRPr="006F1808">
        <w:rPr>
          <w:i/>
          <w:iCs/>
          <w:color w:val="098394"/>
        </w:rPr>
        <w:t xml:space="preserve"> </w:t>
      </w:r>
      <w:r w:rsidRPr="006F1808">
        <w:rPr>
          <w:i/>
          <w:iCs/>
          <w:color w:val="098394"/>
        </w:rPr>
        <w:t xml:space="preserve">Beskriv tydlig vilket </w:t>
      </w:r>
      <w:r w:rsidR="009E5AE9" w:rsidRPr="006F1808">
        <w:rPr>
          <w:i/>
          <w:iCs/>
          <w:color w:val="098394"/>
        </w:rPr>
        <w:t xml:space="preserve">av dessa </w:t>
      </w:r>
      <w:r w:rsidRPr="006F1808">
        <w:rPr>
          <w:i/>
          <w:iCs/>
          <w:color w:val="098394"/>
        </w:rPr>
        <w:t xml:space="preserve">perspektiv som </w:t>
      </w:r>
      <w:r w:rsidR="009E5AE9" w:rsidRPr="006F1808">
        <w:rPr>
          <w:i/>
          <w:iCs/>
          <w:color w:val="098394"/>
        </w:rPr>
        <w:t xml:space="preserve">modellerna i </w:t>
      </w:r>
      <w:r w:rsidRPr="006F1808">
        <w:rPr>
          <w:i/>
          <w:iCs/>
          <w:color w:val="098394"/>
        </w:rPr>
        <w:t>avsnittet beskriver</w:t>
      </w:r>
      <w:r w:rsidR="009E5AE9" w:rsidRPr="006F1808">
        <w:rPr>
          <w:i/>
          <w:iCs/>
          <w:color w:val="098394"/>
        </w:rPr>
        <w:t>!</w:t>
      </w:r>
    </w:p>
    <w:p w14:paraId="0A2EBBA6" w14:textId="03C27FE5" w:rsidR="004A720A" w:rsidRPr="006F1808" w:rsidRDefault="007A078C" w:rsidP="00907E7C">
      <w:pPr>
        <w:rPr>
          <w:i/>
          <w:iCs/>
          <w:color w:val="098394"/>
        </w:rPr>
      </w:pPr>
      <w:r w:rsidRPr="006F1808">
        <w:rPr>
          <w:i/>
          <w:iCs/>
          <w:color w:val="098394"/>
        </w:rPr>
        <w:t>Avsnittet</w:t>
      </w:r>
      <w:r w:rsidR="004A720A" w:rsidRPr="006F1808">
        <w:rPr>
          <w:i/>
          <w:iCs/>
          <w:color w:val="098394"/>
        </w:rPr>
        <w:t xml:space="preserve"> är i huvudsak till för att läsaren ska förstå vilket sammanhanget är, men också för att det ska vara möjligt att förstå </w:t>
      </w:r>
      <w:r w:rsidR="006C696F" w:rsidRPr="006F1808">
        <w:rPr>
          <w:i/>
          <w:iCs/>
          <w:color w:val="098394"/>
        </w:rPr>
        <w:t>den informationsbehovsanalys som genomförts</w:t>
      </w:r>
      <w:r w:rsidR="004A720A" w:rsidRPr="006F1808">
        <w:rPr>
          <w:i/>
          <w:iCs/>
          <w:color w:val="098394"/>
        </w:rPr>
        <w:t xml:space="preserve">. Om man här håller beskrivningen på en mindre detaljerad nivå kan det vara bra att ange referenser till mer detaljerat material för de läsare som har behov av att fördjupa sig. </w:t>
      </w:r>
    </w:p>
    <w:p w14:paraId="3DE17358" w14:textId="7EB5A7E0" w:rsidR="004A720A" w:rsidRPr="006F1808" w:rsidRDefault="004A720A" w:rsidP="004A720A">
      <w:pPr>
        <w:rPr>
          <w:i/>
          <w:iCs/>
          <w:color w:val="098394"/>
        </w:rPr>
      </w:pPr>
      <w:r w:rsidRPr="006F1808">
        <w:rPr>
          <w:i/>
          <w:iCs/>
          <w:color w:val="098394"/>
        </w:rPr>
        <w:t xml:space="preserve">Samtliga underavsnitt är valfria och utgör bara exempel på vanliga sätt att redovisa </w:t>
      </w:r>
      <w:r w:rsidR="00420913" w:rsidRPr="006F1808">
        <w:rPr>
          <w:i/>
          <w:iCs/>
          <w:color w:val="098394"/>
        </w:rPr>
        <w:t>det som efterfrågas</w:t>
      </w:r>
      <w:r w:rsidRPr="006F1808">
        <w:rPr>
          <w:i/>
          <w:iCs/>
          <w:color w:val="098394"/>
        </w:rPr>
        <w:t>.</w:t>
      </w:r>
      <w:r w:rsidR="00E505A7" w:rsidRPr="006F1808">
        <w:rPr>
          <w:i/>
          <w:iCs/>
          <w:color w:val="098394"/>
        </w:rPr>
        <w:t xml:space="preserve"> De aktuella </w:t>
      </w:r>
      <w:r w:rsidR="00A1137A" w:rsidRPr="006F1808">
        <w:rPr>
          <w:i/>
          <w:iCs/>
          <w:color w:val="098394"/>
        </w:rPr>
        <w:t>behoven</w:t>
      </w:r>
      <w:r w:rsidR="00E505A7" w:rsidRPr="006F1808">
        <w:rPr>
          <w:i/>
          <w:iCs/>
          <w:color w:val="098394"/>
        </w:rPr>
        <w:t xml:space="preserve"> avgör vilken eller vilka modelltyper som används.</w:t>
      </w:r>
    </w:p>
    <w:p w14:paraId="0D12DEF9" w14:textId="25D1F402" w:rsidR="004A720A" w:rsidRPr="006F1808" w:rsidRDefault="004A720A" w:rsidP="004A720A">
      <w:pPr>
        <w:rPr>
          <w:i/>
          <w:iCs/>
          <w:color w:val="098394"/>
        </w:rPr>
      </w:pPr>
      <w:r w:rsidRPr="006F1808">
        <w:rPr>
          <w:i/>
          <w:iCs/>
          <w:color w:val="098394"/>
        </w:rPr>
        <w:lastRenderedPageBreak/>
        <w:t xml:space="preserve">Om de modeller som redovisas i avsnittet är tagna från en </w:t>
      </w:r>
      <w:proofErr w:type="spellStart"/>
      <w:r w:rsidRPr="006F1808">
        <w:rPr>
          <w:i/>
          <w:iCs/>
          <w:color w:val="098394"/>
        </w:rPr>
        <w:t>referensmodell</w:t>
      </w:r>
      <w:proofErr w:type="spellEnd"/>
      <w:r w:rsidR="00861F06" w:rsidRPr="006F1808">
        <w:rPr>
          <w:i/>
          <w:iCs/>
          <w:color w:val="098394"/>
        </w:rPr>
        <w:t>,</w:t>
      </w:r>
      <w:r w:rsidRPr="006F1808">
        <w:rPr>
          <w:i/>
          <w:iCs/>
          <w:color w:val="098394"/>
        </w:rPr>
        <w:t xml:space="preserve"> eller baserade på en </w:t>
      </w:r>
      <w:proofErr w:type="spellStart"/>
      <w:r w:rsidRPr="006F1808">
        <w:rPr>
          <w:i/>
          <w:iCs/>
          <w:color w:val="098394"/>
        </w:rPr>
        <w:t>referensmodell</w:t>
      </w:r>
      <w:proofErr w:type="spellEnd"/>
      <w:r w:rsidR="00861F06" w:rsidRPr="006F1808">
        <w:rPr>
          <w:i/>
          <w:iCs/>
          <w:color w:val="098394"/>
        </w:rPr>
        <w:t>,</w:t>
      </w:r>
      <w:r w:rsidRPr="006F1808">
        <w:rPr>
          <w:i/>
          <w:iCs/>
          <w:color w:val="098394"/>
        </w:rPr>
        <w:t xml:space="preserve"> ska detta anges tydligt i anslutning till modellen.</w:t>
      </w:r>
    </w:p>
    <w:p w14:paraId="2800AE6E" w14:textId="34C5EB62" w:rsidR="004A720A" w:rsidRPr="006F1808" w:rsidRDefault="004A720A" w:rsidP="004A720A">
      <w:pPr>
        <w:rPr>
          <w:ins w:id="1237" w:author="Eriksson Tina" w:date="2025-06-10T14:23:00Z" w16du:dateUtc="2025-06-10T12:23:00Z"/>
          <w:i/>
          <w:iCs/>
          <w:color w:val="098394"/>
        </w:rPr>
      </w:pPr>
      <w:r w:rsidRPr="006F1808">
        <w:rPr>
          <w:i/>
          <w:iCs/>
          <w:color w:val="098394"/>
        </w:rPr>
        <w:t xml:space="preserve">Inled avsnittet, här på huvudrubriknivån, med en övergripande </w:t>
      </w:r>
      <w:r w:rsidR="007E3776" w:rsidRPr="006F1808">
        <w:rPr>
          <w:i/>
          <w:iCs/>
          <w:color w:val="098394"/>
        </w:rPr>
        <w:t xml:space="preserve">textuell </w:t>
      </w:r>
      <w:r w:rsidRPr="006F1808">
        <w:rPr>
          <w:i/>
          <w:iCs/>
          <w:color w:val="098394"/>
        </w:rPr>
        <w:t xml:space="preserve">beskrivning av </w:t>
      </w:r>
      <w:r w:rsidR="00ED31F0" w:rsidRPr="006F1808">
        <w:rPr>
          <w:i/>
          <w:iCs/>
          <w:color w:val="098394"/>
        </w:rPr>
        <w:t>informationens sammanhang</w:t>
      </w:r>
      <w:r w:rsidRPr="006F1808">
        <w:rPr>
          <w:i/>
          <w:iCs/>
          <w:color w:val="098394"/>
        </w:rPr>
        <w:t xml:space="preserve">. </w:t>
      </w:r>
    </w:p>
    <w:p w14:paraId="087AFFD4" w14:textId="10C5560F" w:rsidR="00933D29" w:rsidRPr="006F1808" w:rsidRDefault="00A6735D" w:rsidP="004A720A">
      <w:pPr>
        <w:rPr>
          <w:ins w:id="1238" w:author="Eriksson Tina" w:date="2025-06-10T14:23:00Z" w16du:dateUtc="2025-06-10T12:23:00Z"/>
          <w:rPrChange w:id="1239" w:author="Eriksson Tina" w:date="2025-06-24T17:00:00Z" w16du:dateUtc="2025-06-24T15:00:00Z">
            <w:rPr>
              <w:ins w:id="1240" w:author="Eriksson Tina" w:date="2025-06-10T14:23:00Z" w16du:dateUtc="2025-06-10T12:23:00Z"/>
              <w:i/>
              <w:iCs/>
              <w:color w:val="098394"/>
            </w:rPr>
          </w:rPrChange>
        </w:rPr>
      </w:pPr>
      <w:ins w:id="1241" w:author="Eriksson Tina" w:date="2025-06-23T13:16:00Z" w16du:dateUtc="2025-06-23T11:16:00Z">
        <w:r w:rsidRPr="006F1808">
          <w:rPr>
            <w:rPrChange w:id="1242" w:author="Eriksson Tina" w:date="2025-06-24T17:00:00Z" w16du:dateUtc="2025-06-24T15:00:00Z">
              <w:rPr>
                <w:i/>
                <w:iCs/>
                <w:color w:val="098394"/>
              </w:rPr>
            </w:rPrChange>
          </w:rPr>
          <w:t>Arbetet med informationsmängde</w:t>
        </w:r>
      </w:ins>
      <w:ins w:id="1243" w:author="Eriksson Tina" w:date="2025-06-23T13:24:00Z" w16du:dateUtc="2025-06-23T11:24:00Z">
        <w:r w:rsidRPr="006F1808">
          <w:t>n</w:t>
        </w:r>
      </w:ins>
      <w:ins w:id="1244" w:author="Eriksson Tina" w:date="2025-06-23T13:16:00Z" w16du:dateUtc="2025-06-23T11:16:00Z">
        <w:r w:rsidRPr="006F1808">
          <w:rPr>
            <w:rPrChange w:id="1245" w:author="Eriksson Tina" w:date="2025-06-24T17:00:00Z" w16du:dateUtc="2025-06-24T15:00:00Z">
              <w:rPr>
                <w:i/>
                <w:iCs/>
                <w:color w:val="098394"/>
              </w:rPr>
            </w:rPrChange>
          </w:rPr>
          <w:t xml:space="preserve"> fasta kontakter har </w:t>
        </w:r>
      </w:ins>
      <w:ins w:id="1246" w:author="Eriksson Tina" w:date="2025-06-23T13:19:00Z" w16du:dateUtc="2025-06-23T11:19:00Z">
        <w:r w:rsidRPr="006F1808">
          <w:t>gjorts</w:t>
        </w:r>
      </w:ins>
      <w:ins w:id="1247" w:author="Eriksson Tina" w:date="2025-06-23T13:16:00Z" w16du:dateUtc="2025-06-23T11:16:00Z">
        <w:r w:rsidRPr="006F1808">
          <w:rPr>
            <w:rPrChange w:id="1248" w:author="Eriksson Tina" w:date="2025-06-24T17:00:00Z" w16du:dateUtc="2025-06-24T15:00:00Z">
              <w:rPr>
                <w:i/>
                <w:iCs/>
                <w:color w:val="098394"/>
              </w:rPr>
            </w:rPrChange>
          </w:rPr>
          <w:t xml:space="preserve"> inom ramen för projektet sammanhållen planering i syfte att enas om och definiera informationsmängder och de ingående begreppen och informationen för fasta kontakter. </w:t>
        </w:r>
      </w:ins>
      <w:ins w:id="1249" w:author="Eriksson Tina" w:date="2025-06-23T13:22:00Z" w16du:dateUtc="2025-06-23T11:22:00Z">
        <w:r w:rsidRPr="006F1808">
          <w:t xml:space="preserve">De samordnarfunktionerna som </w:t>
        </w:r>
      </w:ins>
      <w:ins w:id="1250" w:author="Eriksson Tina" w:date="2025-06-23T13:25:00Z" w16du:dateUtc="2025-06-23T11:25:00Z">
        <w:r w:rsidRPr="006F1808">
          <w:t>varit i fokus under arbetet ä</w:t>
        </w:r>
      </w:ins>
      <w:ins w:id="1251" w:author="Eriksson Tina" w:date="2025-06-23T13:26:00Z" w16du:dateUtc="2025-06-23T11:26:00Z">
        <w:r w:rsidR="004527DB" w:rsidRPr="006F1808">
          <w:t xml:space="preserve">r de lagreglerade; </w:t>
        </w:r>
      </w:ins>
      <w:ins w:id="1252" w:author="Eriksson Tina" w:date="2025-06-23T13:25:00Z" w16du:dateUtc="2025-06-23T11:25:00Z">
        <w:r w:rsidRPr="006F1808">
          <w:t>fast läkarkontakt i primärvår</w:t>
        </w:r>
        <w:r w:rsidR="004527DB" w:rsidRPr="006F1808">
          <w:t>d</w:t>
        </w:r>
        <w:r w:rsidRPr="006F1808">
          <w:t>, fast vårdkontakt och fast omsorgskontakt.</w:t>
        </w:r>
      </w:ins>
    </w:p>
    <w:p w14:paraId="0241CC1E" w14:textId="79D3DC37" w:rsidR="00933D29" w:rsidRPr="006F1808" w:rsidRDefault="00933D29" w:rsidP="00933D29">
      <w:pPr>
        <w:rPr>
          <w:ins w:id="1253" w:author="Eriksson Tina" w:date="2025-06-23T13:27:00Z" w16du:dateUtc="2025-06-23T11:27:00Z"/>
        </w:rPr>
      </w:pPr>
      <w:ins w:id="1254" w:author="Eriksson Tina" w:date="2025-06-10T14:24:00Z" w16du:dateUtc="2025-06-10T12:24:00Z">
        <w:r w:rsidRPr="006F1808">
          <w:t xml:space="preserve">För att beskriva hur informationen används och skapas har ett antal scenarios </w:t>
        </w:r>
      </w:ins>
      <w:ins w:id="1255" w:author="Eriksson Tina" w:date="2025-06-10T14:25:00Z" w16du:dateUtc="2025-06-10T12:25:00Z">
        <w:r w:rsidRPr="006F1808">
          <w:t>med fokus på fast vårdkontakt tagits fram.</w:t>
        </w:r>
      </w:ins>
    </w:p>
    <w:p w14:paraId="498FDE1C" w14:textId="77777777" w:rsidR="004527DB" w:rsidRPr="006F1808" w:rsidRDefault="004527DB" w:rsidP="00933D29">
      <w:pPr>
        <w:rPr>
          <w:ins w:id="1256" w:author="Eriksson Tina" w:date="2025-06-23T13:27:00Z" w16du:dateUtc="2025-06-23T11:27:00Z"/>
        </w:rPr>
      </w:pPr>
    </w:p>
    <w:p w14:paraId="2F2ADEDA" w14:textId="63382218" w:rsidR="004527DB" w:rsidRPr="006F1808" w:rsidRDefault="004527DB" w:rsidP="004527DB">
      <w:pPr>
        <w:pStyle w:val="Numreradrubrik2"/>
        <w:rPr>
          <w:ins w:id="1257" w:author="Eriksson Tina" w:date="2025-06-23T13:27:00Z" w16du:dateUtc="2025-06-23T11:27:00Z"/>
          <w:lang w:val="sv-SE"/>
          <w:rPrChange w:id="1258" w:author="Eriksson Tina" w:date="2025-06-24T17:00:00Z" w16du:dateUtc="2025-06-24T15:00:00Z">
            <w:rPr>
              <w:ins w:id="1259" w:author="Eriksson Tina" w:date="2025-06-23T13:27:00Z" w16du:dateUtc="2025-06-23T11:27:00Z"/>
            </w:rPr>
          </w:rPrChange>
        </w:rPr>
      </w:pPr>
      <w:bookmarkStart w:id="1260" w:name="_Toc168346383"/>
      <w:bookmarkStart w:id="1261" w:name="_Toc180500001"/>
      <w:bookmarkStart w:id="1262" w:name="_Toc201647930"/>
      <w:ins w:id="1263" w:author="Eriksson Tina" w:date="2025-06-23T13:27:00Z" w16du:dateUtc="2025-06-23T11:27:00Z">
        <w:r w:rsidRPr="006F1808">
          <w:rPr>
            <w:lang w:val="sv-SE"/>
            <w:rPrChange w:id="1264" w:author="Eriksson Tina" w:date="2025-06-24T17:00:00Z" w16du:dateUtc="2025-06-24T15:00:00Z">
              <w:rPr/>
            </w:rPrChange>
          </w:rPr>
          <w:t xml:space="preserve">Fast läkarkontakt </w:t>
        </w:r>
      </w:ins>
      <w:ins w:id="1265" w:author="Eriksson Tina" w:date="2025-06-24T08:59:00Z" w16du:dateUtc="2025-06-24T06:59:00Z">
        <w:r w:rsidR="000F7405" w:rsidRPr="006F1808">
          <w:rPr>
            <w:lang w:val="sv-SE"/>
            <w:rPrChange w:id="1266" w:author="Eriksson Tina" w:date="2025-06-24T17:00:00Z" w16du:dateUtc="2025-06-24T15:00:00Z">
              <w:rPr/>
            </w:rPrChange>
          </w:rPr>
          <w:t>i</w:t>
        </w:r>
      </w:ins>
      <w:ins w:id="1267" w:author="Eriksson Tina" w:date="2025-06-23T13:27:00Z" w16du:dateUtc="2025-06-23T11:27:00Z">
        <w:r w:rsidRPr="006F1808">
          <w:rPr>
            <w:lang w:val="sv-SE"/>
            <w:rPrChange w:id="1268" w:author="Eriksson Tina" w:date="2025-06-24T17:00:00Z" w16du:dateUtc="2025-06-24T15:00:00Z">
              <w:rPr/>
            </w:rPrChange>
          </w:rPr>
          <w:t xml:space="preserve"> primärvård</w:t>
        </w:r>
        <w:bookmarkEnd w:id="1262"/>
      </w:ins>
    </w:p>
    <w:p w14:paraId="2B566964" w14:textId="2EAC9DB4" w:rsidR="004527DB" w:rsidRPr="006F1808" w:rsidRDefault="004527DB">
      <w:pPr>
        <w:pStyle w:val="Numreradrubrik3"/>
        <w:rPr>
          <w:ins w:id="1269" w:author="Eriksson Tina" w:date="2025-06-23T13:27:00Z" w16du:dateUtc="2025-06-23T11:27:00Z"/>
          <w:lang w:val="sv-SE"/>
          <w:rPrChange w:id="1270" w:author="Eriksson Tina" w:date="2025-06-24T17:00:00Z" w16du:dateUtc="2025-06-24T15:00:00Z">
            <w:rPr>
              <w:ins w:id="1271" w:author="Eriksson Tina" w:date="2025-06-23T13:27:00Z" w16du:dateUtc="2025-06-23T11:27:00Z"/>
            </w:rPr>
          </w:rPrChange>
        </w:rPr>
        <w:pPrChange w:id="1272" w:author="Eriksson Tina" w:date="2025-06-23T13:27:00Z" w16du:dateUtc="2025-06-23T11:27:00Z">
          <w:pPr>
            <w:pStyle w:val="Numreradrubrik2"/>
          </w:pPr>
        </w:pPrChange>
      </w:pPr>
      <w:bookmarkStart w:id="1273" w:name="_Toc201647931"/>
      <w:ins w:id="1274" w:author="Eriksson Tina" w:date="2025-06-23T13:27:00Z" w16du:dateUtc="2025-06-23T11:27:00Z">
        <w:r w:rsidRPr="006F1808">
          <w:rPr>
            <w:lang w:val="sv-SE"/>
            <w:rPrChange w:id="1275" w:author="Eriksson Tina" w:date="2025-06-24T17:00:00Z" w16du:dateUtc="2025-06-24T15:00:00Z">
              <w:rPr/>
            </w:rPrChange>
          </w:rPr>
          <w:t>Lagrum</w:t>
        </w:r>
        <w:bookmarkEnd w:id="1260"/>
        <w:bookmarkEnd w:id="1261"/>
        <w:bookmarkEnd w:id="1273"/>
      </w:ins>
    </w:p>
    <w:p w14:paraId="2D15F6AC" w14:textId="77777777" w:rsidR="004527DB" w:rsidRPr="006F1808" w:rsidRDefault="004527DB" w:rsidP="004527DB">
      <w:pPr>
        <w:rPr>
          <w:ins w:id="1276" w:author="Eriksson Tina" w:date="2025-06-23T13:27:00Z" w16du:dateUtc="2025-06-23T11:27:00Z"/>
        </w:rPr>
      </w:pPr>
      <w:ins w:id="1277" w:author="Eriksson Tina" w:date="2025-06-23T13:27:00Z" w16du:dateUtc="2025-06-23T11:27:00Z">
        <w:r w:rsidRPr="006F1808">
          <w:t xml:space="preserve">Fast läkarkontakt regleras både i Hälso- och sjukvårdslagen (2017:30) och Patientlagen (2014:821). </w:t>
        </w:r>
      </w:ins>
    </w:p>
    <w:p w14:paraId="3EA4FA0E" w14:textId="77777777" w:rsidR="004527DB" w:rsidRPr="006F1808" w:rsidRDefault="004527DB" w:rsidP="004527DB">
      <w:pPr>
        <w:rPr>
          <w:ins w:id="1278" w:author="Eriksson Tina" w:date="2025-06-23T13:27:00Z" w16du:dateUtc="2025-06-23T11:27:00Z"/>
        </w:rPr>
      </w:pPr>
      <w:ins w:id="1279" w:author="Eriksson Tina" w:date="2025-06-23T13:27:00Z" w16du:dateUtc="2025-06-23T11:27:00Z">
        <w:r w:rsidRPr="006F1808">
          <w:t>Enligt 7 kap. 3 § första stycket hälso- och sjukvårdslagen (2017:30) ska regionen organisera primärvården så att alla som omfattas av regionens ansvar för hälso- och sjukvård kan välja utförare av hälso- och sjukvårdstjänster samt få tillgång till och välja en fast läkarkontakt (vårdvalssystem). Regionen får inte begränsa den enskildes val till ett visst geografiskt område inom regionen.</w:t>
        </w:r>
      </w:ins>
    </w:p>
    <w:p w14:paraId="5A19AF32" w14:textId="77777777" w:rsidR="004527DB" w:rsidRPr="006F1808" w:rsidRDefault="004527DB" w:rsidP="004527DB">
      <w:pPr>
        <w:rPr>
          <w:ins w:id="1280" w:author="Eriksson Tina" w:date="2025-06-23T13:27:00Z" w16du:dateUtc="2025-06-23T11:27:00Z"/>
        </w:rPr>
      </w:pPr>
      <w:ins w:id="1281" w:author="Eriksson Tina" w:date="2025-06-23T13:27:00Z" w16du:dateUtc="2025-06-23T11:27:00Z">
        <w:r w:rsidRPr="006F1808">
          <w:t xml:space="preserve">Av 6 kap. 3 § patientlagen (2014:821) framgår det att patienten ska få möjlighet att välja en fast läkarkontakt inom primärvården. </w:t>
        </w:r>
      </w:ins>
    </w:p>
    <w:p w14:paraId="2662EF47" w14:textId="77777777" w:rsidR="004527DB" w:rsidRPr="006F1808" w:rsidRDefault="004527DB" w:rsidP="004527DB">
      <w:pPr>
        <w:rPr>
          <w:ins w:id="1282" w:author="Eriksson Tina" w:date="2025-06-23T13:27:00Z" w16du:dateUtc="2025-06-23T11:27:00Z"/>
        </w:rPr>
      </w:pPr>
      <w:ins w:id="1283" w:author="Eriksson Tina" w:date="2025-06-23T13:27:00Z" w16du:dateUtc="2025-06-23T11:27:00Z">
        <w:r w:rsidRPr="006F1808">
          <w:t>Patienten ska få information om möjligheten att välja fast läkarkontakt (3 kap. 2 § 1 patientlagen).</w:t>
        </w:r>
      </w:ins>
    </w:p>
    <w:p w14:paraId="3C822FAA" w14:textId="77777777" w:rsidR="004527DB" w:rsidRPr="006F1808" w:rsidRDefault="004527DB">
      <w:pPr>
        <w:pStyle w:val="Numreradrubrik3"/>
        <w:rPr>
          <w:ins w:id="1284" w:author="Eriksson Tina" w:date="2025-06-23T13:27:00Z" w16du:dateUtc="2025-06-23T11:27:00Z"/>
          <w:lang w:val="sv-SE"/>
          <w:rPrChange w:id="1285" w:author="Eriksson Tina" w:date="2025-06-24T17:00:00Z" w16du:dateUtc="2025-06-24T15:00:00Z">
            <w:rPr>
              <w:ins w:id="1286" w:author="Eriksson Tina" w:date="2025-06-23T13:27:00Z" w16du:dateUtc="2025-06-23T11:27:00Z"/>
            </w:rPr>
          </w:rPrChange>
        </w:rPr>
        <w:pPrChange w:id="1287" w:author="Eriksson Tina" w:date="2025-06-23T13:27:00Z" w16du:dateUtc="2025-06-23T11:27:00Z">
          <w:pPr>
            <w:pStyle w:val="Numreradrubrik2"/>
          </w:pPr>
        </w:pPrChange>
      </w:pPr>
      <w:bookmarkStart w:id="1288" w:name="_Toc168346384"/>
      <w:bookmarkStart w:id="1289" w:name="_Toc180500002"/>
      <w:bookmarkStart w:id="1290" w:name="_Toc201647932"/>
      <w:ins w:id="1291" w:author="Eriksson Tina" w:date="2025-06-23T13:27:00Z" w16du:dateUtc="2025-06-23T11:27:00Z">
        <w:r w:rsidRPr="006F1808">
          <w:rPr>
            <w:lang w:val="sv-SE"/>
            <w:rPrChange w:id="1292" w:author="Eriksson Tina" w:date="2025-06-24T17:00:00Z" w16du:dateUtc="2025-06-24T15:00:00Z">
              <w:rPr/>
            </w:rPrChange>
          </w:rPr>
          <w:t>Begreppsdefinition</w:t>
        </w:r>
        <w:bookmarkEnd w:id="1288"/>
        <w:bookmarkEnd w:id="1289"/>
        <w:bookmarkEnd w:id="1290"/>
      </w:ins>
    </w:p>
    <w:tbl>
      <w:tblPr>
        <w:tblStyle w:val="Tabellrutnt"/>
        <w:tblpPr w:leftFromText="141" w:rightFromText="141" w:vertAnchor="text" w:horzAnchor="page" w:tblpX="2608" w:tblpY="307"/>
        <w:tblW w:w="0" w:type="auto"/>
        <w:shd w:val="clear" w:color="auto" w:fill="E7DAC5" w:themeFill="accent2"/>
        <w:tblLook w:val="04A0" w:firstRow="1" w:lastRow="0" w:firstColumn="1" w:lastColumn="0" w:noHBand="0" w:noVBand="1"/>
      </w:tblPr>
      <w:tblGrid>
        <w:gridCol w:w="5812"/>
      </w:tblGrid>
      <w:tr w:rsidR="004527DB" w:rsidRPr="006F1808" w14:paraId="3613858C" w14:textId="77777777" w:rsidTr="00B67345">
        <w:trPr>
          <w:trHeight w:val="452"/>
          <w:ins w:id="1293" w:author="Eriksson Tina" w:date="2025-06-23T13:27:00Z"/>
        </w:trPr>
        <w:tc>
          <w:tcPr>
            <w:tcW w:w="5812" w:type="dxa"/>
            <w:tcBorders>
              <w:top w:val="nil"/>
              <w:left w:val="nil"/>
              <w:bottom w:val="nil"/>
              <w:right w:val="nil"/>
            </w:tcBorders>
            <w:shd w:val="clear" w:color="auto" w:fill="E7DAC5" w:themeFill="accent2"/>
          </w:tcPr>
          <w:p w14:paraId="696B616D" w14:textId="77777777" w:rsidR="004527DB" w:rsidRPr="006F1808" w:rsidRDefault="004527DB" w:rsidP="00B67345">
            <w:pPr>
              <w:rPr>
                <w:ins w:id="1294" w:author="Eriksson Tina" w:date="2025-06-23T13:27:00Z" w16du:dateUtc="2025-06-23T11:27:00Z"/>
                <w:rFonts w:hAnsi="Open Sans"/>
                <w:b/>
                <w:bCs/>
                <w:color w:val="353636" w:themeColor="text1"/>
                <w:kern w:val="24"/>
              </w:rPr>
            </w:pPr>
          </w:p>
          <w:p w14:paraId="5785762D" w14:textId="77777777" w:rsidR="004527DB" w:rsidRPr="006F1808" w:rsidRDefault="004527DB" w:rsidP="00B67345">
            <w:pPr>
              <w:rPr>
                <w:ins w:id="1295" w:author="Eriksson Tina" w:date="2025-06-23T13:27:00Z" w16du:dateUtc="2025-06-23T11:27:00Z"/>
                <w:rFonts w:hAnsi="Open Sans"/>
                <w:b/>
                <w:bCs/>
                <w:color w:val="353636" w:themeColor="text1"/>
                <w:kern w:val="24"/>
              </w:rPr>
            </w:pPr>
            <w:ins w:id="1296" w:author="Eriksson Tina" w:date="2025-06-23T13:27:00Z" w16du:dateUtc="2025-06-23T11:27:00Z">
              <w:r w:rsidRPr="006F1808">
                <w:rPr>
                  <w:rFonts w:hAnsi="Open Sans"/>
                  <w:b/>
                  <w:bCs/>
                  <w:color w:val="353636" w:themeColor="text1"/>
                  <w:kern w:val="24"/>
                </w:rPr>
                <w:t>Fast läkarkontakt i primärvård</w:t>
              </w:r>
            </w:ins>
          </w:p>
        </w:tc>
      </w:tr>
      <w:tr w:rsidR="004527DB" w:rsidRPr="006F1808" w14:paraId="15909426" w14:textId="77777777" w:rsidTr="00B67345">
        <w:trPr>
          <w:trHeight w:val="1354"/>
          <w:ins w:id="1297" w:author="Eriksson Tina" w:date="2025-06-23T13:27:00Z"/>
        </w:trPr>
        <w:tc>
          <w:tcPr>
            <w:tcW w:w="5812" w:type="dxa"/>
            <w:tcBorders>
              <w:top w:val="nil"/>
              <w:left w:val="nil"/>
              <w:bottom w:val="nil"/>
              <w:right w:val="nil"/>
            </w:tcBorders>
            <w:shd w:val="clear" w:color="auto" w:fill="E7DAC5" w:themeFill="accent2"/>
          </w:tcPr>
          <w:p w14:paraId="25F72699" w14:textId="77777777" w:rsidR="004527DB" w:rsidRPr="006F1808" w:rsidRDefault="004527DB" w:rsidP="00B67345">
            <w:pPr>
              <w:rPr>
                <w:ins w:id="1298" w:author="Eriksson Tina" w:date="2025-06-23T13:27:00Z" w16du:dateUtc="2025-06-23T11:27:00Z"/>
                <w:rFonts w:hAnsi="Open Sans"/>
                <w:color w:val="353636" w:themeColor="text1"/>
                <w:kern w:val="24"/>
              </w:rPr>
            </w:pPr>
            <w:ins w:id="1299" w:author="Eriksson Tina" w:date="2025-06-23T13:27:00Z" w16du:dateUtc="2025-06-23T11:27:00Z">
              <w:r w:rsidRPr="006F1808">
                <w:rPr>
                  <w:rFonts w:hAnsi="Open Sans"/>
                  <w:color w:val="353636" w:themeColor="text1"/>
                  <w:kern w:val="24"/>
                </w:rPr>
                <w:t>namngiven läkare på den primärvårdsenhet där patienten är listad som ansvarar för och samordnar patientens medicinska vård</w:t>
              </w:r>
            </w:ins>
          </w:p>
        </w:tc>
      </w:tr>
    </w:tbl>
    <w:p w14:paraId="6690441A" w14:textId="77777777" w:rsidR="004527DB" w:rsidRPr="006F1808" w:rsidRDefault="004527DB" w:rsidP="004527DB">
      <w:pPr>
        <w:pStyle w:val="Rubrik3"/>
        <w:rPr>
          <w:ins w:id="1300" w:author="Eriksson Tina" w:date="2025-06-23T13:27:00Z" w16du:dateUtc="2025-06-23T11:27:00Z"/>
          <w:lang w:val="sv-SE"/>
          <w:rPrChange w:id="1301" w:author="Eriksson Tina" w:date="2025-06-24T17:00:00Z" w16du:dateUtc="2025-06-24T15:00:00Z">
            <w:rPr>
              <w:ins w:id="1302" w:author="Eriksson Tina" w:date="2025-06-23T13:27:00Z" w16du:dateUtc="2025-06-23T11:27:00Z"/>
            </w:rPr>
          </w:rPrChange>
        </w:rPr>
      </w:pPr>
    </w:p>
    <w:p w14:paraId="47919287" w14:textId="77777777" w:rsidR="004527DB" w:rsidRPr="006F1808" w:rsidRDefault="004527DB">
      <w:pPr>
        <w:pStyle w:val="Numreradrubrik3"/>
        <w:rPr>
          <w:ins w:id="1303" w:author="Eriksson Tina" w:date="2025-06-23T13:27:00Z" w16du:dateUtc="2025-06-23T11:27:00Z"/>
          <w:lang w:val="sv-SE"/>
          <w:rPrChange w:id="1304" w:author="Eriksson Tina" w:date="2025-06-24T17:00:00Z" w16du:dateUtc="2025-06-24T15:00:00Z">
            <w:rPr>
              <w:ins w:id="1305" w:author="Eriksson Tina" w:date="2025-06-23T13:27:00Z" w16du:dateUtc="2025-06-23T11:27:00Z"/>
            </w:rPr>
          </w:rPrChange>
        </w:rPr>
        <w:pPrChange w:id="1306" w:author="Eriksson Tina" w:date="2025-06-23T13:27:00Z" w16du:dateUtc="2025-06-23T11:27:00Z">
          <w:pPr>
            <w:pStyle w:val="Numreradrubrik2"/>
          </w:pPr>
        </w:pPrChange>
      </w:pPr>
      <w:bookmarkStart w:id="1307" w:name="_Toc168346385"/>
      <w:bookmarkStart w:id="1308" w:name="_Toc180500003"/>
      <w:bookmarkStart w:id="1309" w:name="_Toc201647933"/>
      <w:ins w:id="1310" w:author="Eriksson Tina" w:date="2025-06-23T13:27:00Z" w16du:dateUtc="2025-06-23T11:27:00Z">
        <w:r w:rsidRPr="006F1808">
          <w:rPr>
            <w:lang w:val="sv-SE"/>
            <w:rPrChange w:id="1311" w:author="Eriksson Tina" w:date="2025-06-24T17:00:00Z" w16du:dateUtc="2025-06-24T15:00:00Z">
              <w:rPr/>
            </w:rPrChange>
          </w:rPr>
          <w:t>Beskrivning</w:t>
        </w:r>
        <w:bookmarkEnd w:id="1307"/>
        <w:bookmarkEnd w:id="1308"/>
        <w:bookmarkEnd w:id="1309"/>
      </w:ins>
    </w:p>
    <w:p w14:paraId="36AF3343" w14:textId="77777777" w:rsidR="004527DB" w:rsidRPr="006F1808" w:rsidRDefault="004527DB" w:rsidP="004527DB">
      <w:pPr>
        <w:rPr>
          <w:ins w:id="1312" w:author="Eriksson Tina" w:date="2025-06-23T13:27:00Z" w16du:dateUtc="2025-06-23T11:27:00Z"/>
        </w:rPr>
      </w:pPr>
      <w:ins w:id="1313" w:author="Eriksson Tina" w:date="2025-06-23T13:27:00Z" w16du:dateUtc="2025-06-23T11:27:00Z">
        <w:r w:rsidRPr="006F1808">
          <w:t>Fast läkarkontakt i primärvård är en lagreglerad funktion som syftar till att ge ökad kontinuitet och trygghet för patienter och i förlängningen en ökad patientsäkerhet. Den enskilde patienten ska kunna välja och få tillgång till en fast läkarkontakt inom primärvården hos den primärvårdsenhet där hen är listad. Patienter som har komplexa behov, såsom multisjuka äldre eller personer med kroniska sjukdomar bör prioriteras och tilldelas en fast läkarkontakt.</w:t>
        </w:r>
      </w:ins>
    </w:p>
    <w:p w14:paraId="7A4E7298" w14:textId="77777777" w:rsidR="004527DB" w:rsidRPr="006F1808" w:rsidRDefault="004527DB" w:rsidP="004527DB">
      <w:pPr>
        <w:rPr>
          <w:ins w:id="1314" w:author="Eriksson Tina" w:date="2025-06-23T13:27:00Z" w16du:dateUtc="2025-06-23T11:27:00Z"/>
        </w:rPr>
      </w:pPr>
      <w:ins w:id="1315" w:author="Eriksson Tina" w:date="2025-06-23T13:27:00Z" w16du:dateUtc="2025-06-23T11:27:00Z">
        <w:r w:rsidRPr="006F1808">
          <w:t xml:space="preserve">Fast läkarkontakt i primärvård ska vara specialist i allmänmedicin eller genomgå ST-utbildning inom allmänmedicin. Specialist inom barn- och ungdomsmedicin eller geriatrik kan vara fast läkarkontakt för sin målgrupp. Annan specialistutbildad läkare med likvärdig kompetens kan också vara fast läkarkontakt [R7]. </w:t>
        </w:r>
      </w:ins>
    </w:p>
    <w:p w14:paraId="2E8F2895" w14:textId="77777777" w:rsidR="004527DB" w:rsidRPr="006F1808" w:rsidRDefault="004527DB" w:rsidP="004527DB">
      <w:pPr>
        <w:rPr>
          <w:ins w:id="1316" w:author="Eriksson Tina" w:date="2025-06-23T13:27:00Z" w16du:dateUtc="2025-06-23T11:27:00Z"/>
        </w:rPr>
      </w:pPr>
      <w:ins w:id="1317" w:author="Eriksson Tina" w:date="2025-06-23T13:27:00Z" w16du:dateUtc="2025-06-23T11:27:00Z">
        <w:r w:rsidRPr="006F1808">
          <w:t xml:space="preserve">Den fasta läkarkontakten i primärvården har ett samordningsansvar i syfte att skapa trygghet och kontinuitet för patienten. I ansvaret ingår att vägleda patienten i hans eller hennes kontakter med övrig hälso- och sjukvård och i förekommande fall samverka med övrig vård och patientens fasta vårdkontakter.  </w:t>
        </w:r>
        <w:r w:rsidRPr="006F1808">
          <w:rPr>
            <w:rStyle w:val="ui-provider"/>
          </w:rPr>
          <w:t>Det ingår även i uppdraget att samordna vidtagna utrednings- och behandlingsåtgärder för att skapa en samlad bild av patientens totala hälsotillstånd och kommunicera den till patienten.</w:t>
        </w:r>
      </w:ins>
    </w:p>
    <w:p w14:paraId="45149D3E" w14:textId="77777777" w:rsidR="004527DB" w:rsidRPr="006F1808" w:rsidRDefault="004527DB" w:rsidP="004527DB">
      <w:pPr>
        <w:rPr>
          <w:ins w:id="1318" w:author="Eriksson Tina" w:date="2025-06-23T13:27:00Z" w16du:dateUtc="2025-06-23T11:27:00Z"/>
        </w:rPr>
      </w:pPr>
      <w:ins w:id="1319" w:author="Eriksson Tina" w:date="2025-06-23T13:27:00Z" w16du:dateUtc="2025-06-23T11:27:00Z">
        <w:r w:rsidRPr="006F1808">
          <w:t>Regleringen om fast läkarkontakt gäller bara inom regionalt finansierad primärvård. Det gäller även om driften har överlåtits till en privat utförare. Privata vårdgivare utan offentlig finansiering faller utanför regleringen.</w:t>
        </w:r>
      </w:ins>
    </w:p>
    <w:p w14:paraId="42E12771" w14:textId="77777777" w:rsidR="004527DB" w:rsidRPr="006F1808" w:rsidRDefault="004527DB" w:rsidP="004527DB">
      <w:pPr>
        <w:rPr>
          <w:ins w:id="1320" w:author="Eriksson Tina" w:date="2025-06-23T13:27:00Z" w16du:dateUtc="2025-06-23T11:27:00Z"/>
        </w:rPr>
      </w:pPr>
    </w:p>
    <w:p w14:paraId="52B304AC" w14:textId="77777777" w:rsidR="004527DB" w:rsidRPr="006F1808" w:rsidRDefault="004527DB">
      <w:pPr>
        <w:pStyle w:val="Numreradrubrik2"/>
        <w:rPr>
          <w:ins w:id="1321" w:author="Eriksson Tina" w:date="2025-06-23T13:27:00Z" w16du:dateUtc="2025-06-23T11:27:00Z"/>
          <w:lang w:val="sv-SE"/>
          <w:rPrChange w:id="1322" w:author="Eriksson Tina" w:date="2025-06-24T17:00:00Z" w16du:dateUtc="2025-06-24T15:00:00Z">
            <w:rPr>
              <w:ins w:id="1323" w:author="Eriksson Tina" w:date="2025-06-23T13:27:00Z" w16du:dateUtc="2025-06-23T11:27:00Z"/>
            </w:rPr>
          </w:rPrChange>
        </w:rPr>
        <w:pPrChange w:id="1324" w:author="Eriksson Tina" w:date="2025-06-23T13:28:00Z" w16du:dateUtc="2025-06-23T11:28:00Z">
          <w:pPr>
            <w:pStyle w:val="Numreradrubrik1"/>
          </w:pPr>
        </w:pPrChange>
      </w:pPr>
      <w:bookmarkStart w:id="1325" w:name="_Toc168346386"/>
      <w:bookmarkStart w:id="1326" w:name="_Toc180500004"/>
      <w:bookmarkStart w:id="1327" w:name="_Toc201647934"/>
      <w:ins w:id="1328" w:author="Eriksson Tina" w:date="2025-06-23T13:27:00Z" w16du:dateUtc="2025-06-23T11:27:00Z">
        <w:r w:rsidRPr="006F1808">
          <w:rPr>
            <w:lang w:val="sv-SE"/>
            <w:rPrChange w:id="1329" w:author="Eriksson Tina" w:date="2025-06-24T17:00:00Z" w16du:dateUtc="2025-06-24T15:00:00Z">
              <w:rPr/>
            </w:rPrChange>
          </w:rPr>
          <w:t>Fast vårdkontakt</w:t>
        </w:r>
        <w:bookmarkEnd w:id="1325"/>
        <w:bookmarkEnd w:id="1326"/>
        <w:bookmarkEnd w:id="1327"/>
      </w:ins>
    </w:p>
    <w:p w14:paraId="38C72688" w14:textId="77777777" w:rsidR="004527DB" w:rsidRPr="006F1808" w:rsidRDefault="004527DB">
      <w:pPr>
        <w:pStyle w:val="Numreradrubrik3"/>
        <w:rPr>
          <w:ins w:id="1330" w:author="Eriksson Tina" w:date="2025-06-23T13:27:00Z" w16du:dateUtc="2025-06-23T11:27:00Z"/>
          <w:lang w:val="sv-SE"/>
          <w:rPrChange w:id="1331" w:author="Eriksson Tina" w:date="2025-06-24T17:00:00Z" w16du:dateUtc="2025-06-24T15:00:00Z">
            <w:rPr>
              <w:ins w:id="1332" w:author="Eriksson Tina" w:date="2025-06-23T13:27:00Z" w16du:dateUtc="2025-06-23T11:27:00Z"/>
            </w:rPr>
          </w:rPrChange>
        </w:rPr>
        <w:pPrChange w:id="1333" w:author="Eriksson Tina" w:date="2025-06-23T13:28:00Z" w16du:dateUtc="2025-06-23T11:28:00Z">
          <w:pPr>
            <w:pStyle w:val="Numreradrubrik2"/>
          </w:pPr>
        </w:pPrChange>
      </w:pPr>
      <w:bookmarkStart w:id="1334" w:name="_Toc168346387"/>
      <w:bookmarkStart w:id="1335" w:name="_Toc180500005"/>
      <w:bookmarkStart w:id="1336" w:name="_Toc201647935"/>
      <w:ins w:id="1337" w:author="Eriksson Tina" w:date="2025-06-23T13:27:00Z" w16du:dateUtc="2025-06-23T11:27:00Z">
        <w:r w:rsidRPr="006F1808">
          <w:rPr>
            <w:lang w:val="sv-SE"/>
            <w:rPrChange w:id="1338" w:author="Eriksson Tina" w:date="2025-06-24T17:00:00Z" w16du:dateUtc="2025-06-24T15:00:00Z">
              <w:rPr/>
            </w:rPrChange>
          </w:rPr>
          <w:t>Lagrum</w:t>
        </w:r>
        <w:bookmarkEnd w:id="1334"/>
        <w:bookmarkEnd w:id="1335"/>
        <w:bookmarkEnd w:id="1336"/>
        <w:r w:rsidRPr="006F1808">
          <w:rPr>
            <w:lang w:val="sv-SE"/>
            <w:rPrChange w:id="1339" w:author="Eriksson Tina" w:date="2025-06-24T17:00:00Z" w16du:dateUtc="2025-06-24T15:00:00Z">
              <w:rPr/>
            </w:rPrChange>
          </w:rPr>
          <w:t xml:space="preserve"> </w:t>
        </w:r>
      </w:ins>
    </w:p>
    <w:p w14:paraId="4B1E0666" w14:textId="77777777" w:rsidR="004527DB" w:rsidRPr="006F1808" w:rsidRDefault="004527DB" w:rsidP="004527DB">
      <w:pPr>
        <w:rPr>
          <w:ins w:id="1340" w:author="Eriksson Tina" w:date="2025-06-23T13:27:00Z" w16du:dateUtc="2025-06-23T11:27:00Z"/>
        </w:rPr>
      </w:pPr>
      <w:ins w:id="1341" w:author="Eriksson Tina" w:date="2025-06-23T13:27:00Z" w16du:dateUtc="2025-06-23T11:27:00Z">
        <w:r w:rsidRPr="006F1808">
          <w:t>Fast vårdkontakt regleras i patientlagen, hälso- och sjukvårdsförordningen och i Socialstyrelsens föreskrifter.</w:t>
        </w:r>
      </w:ins>
    </w:p>
    <w:p w14:paraId="59E84C79" w14:textId="77777777" w:rsidR="004527DB" w:rsidRPr="006F1808" w:rsidRDefault="004527DB" w:rsidP="004527DB">
      <w:pPr>
        <w:rPr>
          <w:ins w:id="1342" w:author="Eriksson Tina" w:date="2025-06-23T13:27:00Z" w16du:dateUtc="2025-06-23T11:27:00Z"/>
        </w:rPr>
      </w:pPr>
      <w:ins w:id="1343" w:author="Eriksson Tina" w:date="2025-06-23T13:27:00Z" w16du:dateUtc="2025-06-23T11:27:00Z">
        <w:r w:rsidRPr="006F1808">
          <w:t>Enligt 4 kap. 1 § hälso- och sjukvårdsförordningen (2017:80) och 6 kap. 2 § patientlagen (2014:821) framgår att verksamhetschefen skall utse fast vårdkontakt om</w:t>
        </w:r>
        <w:r w:rsidRPr="006F1808">
          <w:rPr>
            <w:b/>
            <w:bCs/>
          </w:rPr>
          <w:t xml:space="preserve"> </w:t>
        </w:r>
        <w:r w:rsidRPr="006F1808">
          <w:t>patienten själv begär det, eller om det är nödvändigt för att tillgodose patientens behov av trygghet, kontinuitet, samordning och säkerhet.</w:t>
        </w:r>
      </w:ins>
    </w:p>
    <w:p w14:paraId="3FCA9A7E" w14:textId="77777777" w:rsidR="004527DB" w:rsidRPr="006F1808" w:rsidRDefault="004527DB" w:rsidP="004527DB">
      <w:pPr>
        <w:rPr>
          <w:ins w:id="1344" w:author="Eriksson Tina" w:date="2025-06-23T13:27:00Z" w16du:dateUtc="2025-06-23T11:27:00Z"/>
        </w:rPr>
      </w:pPr>
      <w:ins w:id="1345" w:author="Eriksson Tina" w:date="2025-06-23T13:27:00Z" w16du:dateUtc="2025-06-23T11:27:00Z">
        <w:r w:rsidRPr="006F1808">
          <w:t xml:space="preserve">Enligt kap 3. 2 § i patientlagen ska patienterna få information om möjlighet till fast vårdkontakt. </w:t>
        </w:r>
      </w:ins>
    </w:p>
    <w:p w14:paraId="5A95BA20" w14:textId="77777777" w:rsidR="004527DB" w:rsidRPr="006F1808" w:rsidRDefault="004527DB" w:rsidP="004527DB">
      <w:pPr>
        <w:rPr>
          <w:ins w:id="1346" w:author="Eriksson Tina" w:date="2025-06-23T13:27:00Z" w16du:dateUtc="2025-06-23T11:27:00Z"/>
          <w:b/>
          <w:bCs/>
        </w:rPr>
      </w:pPr>
      <w:ins w:id="1347" w:author="Eriksson Tina" w:date="2025-06-23T13:27:00Z" w16du:dateUtc="2025-06-23T11:27:00Z">
        <w:r w:rsidRPr="006F1808">
          <w:t xml:space="preserve">3 kap. 2 b § i samma lag anger att en patient som skrivs ut från sluten vård ska få sammanfattande information om den vård och behandling som getts under vårdtiden, om avsikten är att patienten ska få insatser från socialtjänst, kommunal hälso- och sjukvård eller den </w:t>
        </w:r>
        <w:r w:rsidRPr="006F1808">
          <w:lastRenderedPageBreak/>
          <w:t xml:space="preserve">regionfinansierade öppna vården. Om information finns tillgänglig, ska patienten även få uppgifter om vem som är patientens fasta vårdkontakt, tidpunkt för när samordnad individuell planering avses genomföras och uppgifter om befintliga planer </w:t>
        </w:r>
        <w:r w:rsidRPr="006F1808">
          <w:rPr>
            <w:b/>
            <w:bCs/>
          </w:rPr>
          <w:t>för</w:t>
        </w:r>
        <w:r w:rsidRPr="006F1808">
          <w:t xml:space="preserve"> vård och omsorg efter utskrivningen.</w:t>
        </w:r>
        <w:r w:rsidRPr="006F1808">
          <w:rPr>
            <w:b/>
            <w:bCs/>
          </w:rPr>
          <w:t xml:space="preserve"> </w:t>
        </w:r>
      </w:ins>
    </w:p>
    <w:p w14:paraId="3D123C1C" w14:textId="77777777" w:rsidR="004527DB" w:rsidRPr="006F1808" w:rsidRDefault="004527DB" w:rsidP="004527DB">
      <w:pPr>
        <w:rPr>
          <w:ins w:id="1348" w:author="Eriksson Tina" w:date="2025-06-23T13:27:00Z" w16du:dateUtc="2025-06-23T11:27:00Z"/>
        </w:rPr>
      </w:pPr>
      <w:ins w:id="1349" w:author="Eriksson Tina" w:date="2025-06-23T13:27:00Z" w16du:dateUtc="2025-06-23T11:27:00Z">
        <w:r w:rsidRPr="006F1808">
          <w:t xml:space="preserve">Den 1 januari 2018 trädde lagen (2017:612) om samverkan vid utskrivning från sluten hälso- och sjukvård i kraft. Den nya lagen kom att ersätta lagen (1990:1404) om kommunernas betalningsansvar för viss hälso- och sjukvård. Den nya lagen berör patienter som efter utskrivning från sluten vård behöver insatser från socialtjänsten, den kommunalt finansierade hälso- och sjukvården eller den regionfinansierade öppna vården. I 2 kap. 5 § nämnda lag anges </w:t>
        </w:r>
        <w:proofErr w:type="gramStart"/>
        <w:r w:rsidRPr="006F1808">
          <w:t>bl.a.</w:t>
        </w:r>
        <w:proofErr w:type="gramEnd"/>
        <w:r w:rsidRPr="006F1808">
          <w:t xml:space="preserve"> att när en enhet i den regionfinansierade öppna vården har tagit emot ett inskrivningsmeddelande i fråga om en patient, ska verksamhetschefen vid den enheten utse en fast vårdkontakt för patienten. </w:t>
        </w:r>
      </w:ins>
    </w:p>
    <w:p w14:paraId="7F98D9E1" w14:textId="77777777" w:rsidR="004527DB" w:rsidRPr="006F1808" w:rsidRDefault="004527DB" w:rsidP="004527DB">
      <w:pPr>
        <w:rPr>
          <w:ins w:id="1350" w:author="Eriksson Tina" w:date="2025-06-23T13:27:00Z" w16du:dateUtc="2025-06-23T11:27:00Z"/>
        </w:rPr>
      </w:pPr>
      <w:ins w:id="1351" w:author="Eriksson Tina" w:date="2025-06-23T13:27:00Z" w16du:dateUtc="2025-06-23T11:27:00Z">
        <w:r w:rsidRPr="006F1808">
          <w:t>För utskrivna personer som bedöms behöva fortsatta insatser från både kommun och region, ska patientens fasta vårdkontakt i den regionsfinansierade öppna vården kalla till en samordnad individuell planering, senast tre dagar efter det att en underrättelse om att patienten är utskrivningsklar har lämnats (4 kap. 1 och 3 §§).</w:t>
        </w:r>
      </w:ins>
    </w:p>
    <w:p w14:paraId="25EB9988" w14:textId="77777777" w:rsidR="004527DB" w:rsidRPr="006F1808" w:rsidRDefault="004527DB" w:rsidP="004527DB">
      <w:pPr>
        <w:rPr>
          <w:ins w:id="1352" w:author="Eriksson Tina" w:date="2025-06-23T13:27:00Z" w16du:dateUtc="2025-06-23T11:27:00Z"/>
        </w:rPr>
      </w:pPr>
      <w:ins w:id="1353" w:author="Eriksson Tina" w:date="2025-06-23T13:27:00Z" w16du:dateUtc="2025-06-23T11:27:00Z">
        <w:r w:rsidRPr="006F1808">
          <w:t>I Socialstyrelsens föreskrifter (SOSFS 2011:7) om livsuppehållande behandling finns bestämmelser om fast vårdkontakt. I 2 kap. 3 § anges att</w:t>
        </w:r>
        <w:r w:rsidRPr="006F1808">
          <w:rPr>
            <w:rFonts w:hAnsi="Open Sans"/>
            <w:color w:val="353636" w:themeColor="text1"/>
            <w:kern w:val="24"/>
            <w:sz w:val="22"/>
            <w:szCs w:val="22"/>
          </w:rPr>
          <w:t xml:space="preserve"> </w:t>
        </w:r>
        <w:r w:rsidRPr="006F1808">
          <w:rPr>
            <w:rFonts w:hAnsi="Open Sans"/>
            <w:color w:val="353636" w:themeColor="text1"/>
            <w:kern w:val="24"/>
          </w:rPr>
          <w:t xml:space="preserve">verksamhetschefen ska ansvara för att det för en patient med ett livshotande tillstånd ska utses en legitimerad läkare som fast vårdkontakt. Detta ska göras så snart som möjligt efter att en behandlande läkare har konstaterat tillståndet. </w:t>
        </w:r>
        <w:r w:rsidRPr="006F1808">
          <w:t xml:space="preserve"> </w:t>
        </w:r>
      </w:ins>
    </w:p>
    <w:p w14:paraId="5A6DB592" w14:textId="77777777" w:rsidR="004527DB" w:rsidRPr="006F1808" w:rsidRDefault="004527DB">
      <w:pPr>
        <w:pStyle w:val="Numreradrubrik3"/>
        <w:rPr>
          <w:ins w:id="1354" w:author="Eriksson Tina" w:date="2025-06-23T13:27:00Z" w16du:dateUtc="2025-06-23T11:27:00Z"/>
          <w:lang w:val="sv-SE"/>
          <w:rPrChange w:id="1355" w:author="Eriksson Tina" w:date="2025-06-24T17:00:00Z" w16du:dateUtc="2025-06-24T15:00:00Z">
            <w:rPr>
              <w:ins w:id="1356" w:author="Eriksson Tina" w:date="2025-06-23T13:27:00Z" w16du:dateUtc="2025-06-23T11:27:00Z"/>
            </w:rPr>
          </w:rPrChange>
        </w:rPr>
        <w:pPrChange w:id="1357" w:author="Eriksson Tina" w:date="2025-06-23T13:28:00Z" w16du:dateUtc="2025-06-23T11:28:00Z">
          <w:pPr>
            <w:pStyle w:val="Numreradrubrik2"/>
          </w:pPr>
        </w:pPrChange>
      </w:pPr>
      <w:bookmarkStart w:id="1358" w:name="_Toc168346388"/>
      <w:bookmarkStart w:id="1359" w:name="_Toc180500006"/>
      <w:bookmarkStart w:id="1360" w:name="_Toc201647936"/>
      <w:ins w:id="1361" w:author="Eriksson Tina" w:date="2025-06-23T13:27:00Z" w16du:dateUtc="2025-06-23T11:27:00Z">
        <w:r w:rsidRPr="006F1808">
          <w:rPr>
            <w:lang w:val="sv-SE"/>
            <w:rPrChange w:id="1362" w:author="Eriksson Tina" w:date="2025-06-24T17:00:00Z" w16du:dateUtc="2025-06-24T15:00:00Z">
              <w:rPr/>
            </w:rPrChange>
          </w:rPr>
          <w:t>Begreppsdefinition</w:t>
        </w:r>
        <w:bookmarkEnd w:id="1358"/>
        <w:bookmarkEnd w:id="1359"/>
        <w:bookmarkEnd w:id="1360"/>
      </w:ins>
    </w:p>
    <w:tbl>
      <w:tblPr>
        <w:tblStyle w:val="Tabellrutnt"/>
        <w:tblW w:w="0" w:type="auto"/>
        <w:tblInd w:w="167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DAC5" w:themeFill="accent2"/>
        <w:tblLook w:val="04A0" w:firstRow="1" w:lastRow="0" w:firstColumn="1" w:lastColumn="0" w:noHBand="0" w:noVBand="1"/>
      </w:tblPr>
      <w:tblGrid>
        <w:gridCol w:w="5740"/>
      </w:tblGrid>
      <w:tr w:rsidR="004527DB" w:rsidRPr="006F1808" w14:paraId="28E15044" w14:textId="77777777" w:rsidTr="00B67345">
        <w:trPr>
          <w:trHeight w:val="421"/>
          <w:ins w:id="1363" w:author="Eriksson Tina" w:date="2025-06-23T13:27:00Z"/>
        </w:trPr>
        <w:tc>
          <w:tcPr>
            <w:tcW w:w="5740" w:type="dxa"/>
            <w:shd w:val="clear" w:color="auto" w:fill="E7DAC5" w:themeFill="accent2"/>
          </w:tcPr>
          <w:p w14:paraId="3DDB8099" w14:textId="77777777" w:rsidR="004527DB" w:rsidRPr="006F1808" w:rsidRDefault="004527DB" w:rsidP="00B67345">
            <w:pPr>
              <w:rPr>
                <w:ins w:id="1364" w:author="Eriksson Tina" w:date="2025-06-23T13:27:00Z" w16du:dateUtc="2025-06-23T11:27:00Z"/>
                <w:b/>
                <w:bCs/>
              </w:rPr>
            </w:pPr>
            <w:ins w:id="1365" w:author="Eriksson Tina" w:date="2025-06-23T13:27:00Z" w16du:dateUtc="2025-06-23T11:27:00Z">
              <w:r w:rsidRPr="006F1808">
                <w:rPr>
                  <w:b/>
                  <w:bCs/>
                </w:rPr>
                <w:t>Fast vårdkontakt</w:t>
              </w:r>
            </w:ins>
          </w:p>
        </w:tc>
      </w:tr>
      <w:tr w:rsidR="004527DB" w:rsidRPr="006F1808" w14:paraId="7A792BC4" w14:textId="77777777" w:rsidTr="00B67345">
        <w:trPr>
          <w:trHeight w:val="1032"/>
          <w:ins w:id="1366" w:author="Eriksson Tina" w:date="2025-06-23T13:27:00Z"/>
        </w:trPr>
        <w:tc>
          <w:tcPr>
            <w:tcW w:w="5740" w:type="dxa"/>
            <w:shd w:val="clear" w:color="auto" w:fill="E7DAC5" w:themeFill="accent2"/>
          </w:tcPr>
          <w:p w14:paraId="66D0FCA5" w14:textId="77777777" w:rsidR="004527DB" w:rsidRPr="006F1808" w:rsidRDefault="004527DB" w:rsidP="00B67345">
            <w:pPr>
              <w:rPr>
                <w:ins w:id="1367" w:author="Eriksson Tina" w:date="2025-06-23T13:27:00Z" w16du:dateUtc="2025-06-23T11:27:00Z"/>
              </w:rPr>
            </w:pPr>
            <w:ins w:id="1368" w:author="Eriksson Tina" w:date="2025-06-23T13:27:00Z" w16du:dateUtc="2025-06-23T11:27:00Z">
              <w:r w:rsidRPr="006F1808">
                <w:t>namngiven personal inom hälso- och sjukvård som ska bistå och stödja patienten genom att samordna vårdens insatser och övriga kontakter</w:t>
              </w:r>
            </w:ins>
          </w:p>
        </w:tc>
      </w:tr>
    </w:tbl>
    <w:p w14:paraId="1590F8A4" w14:textId="77777777" w:rsidR="004527DB" w:rsidRPr="006F1808" w:rsidRDefault="004527DB" w:rsidP="004527DB">
      <w:pPr>
        <w:rPr>
          <w:ins w:id="1369" w:author="Eriksson Tina" w:date="2025-06-23T13:27:00Z" w16du:dateUtc="2025-06-23T11:27:00Z"/>
        </w:rPr>
      </w:pPr>
    </w:p>
    <w:p w14:paraId="759F578F" w14:textId="77777777" w:rsidR="004527DB" w:rsidRPr="006F1808" w:rsidRDefault="004527DB">
      <w:pPr>
        <w:pStyle w:val="Numreradrubrik3"/>
        <w:rPr>
          <w:ins w:id="1370" w:author="Eriksson Tina" w:date="2025-06-23T13:27:00Z" w16du:dateUtc="2025-06-23T11:27:00Z"/>
          <w:lang w:val="sv-SE"/>
          <w:rPrChange w:id="1371" w:author="Eriksson Tina" w:date="2025-06-24T17:00:00Z" w16du:dateUtc="2025-06-24T15:00:00Z">
            <w:rPr>
              <w:ins w:id="1372" w:author="Eriksson Tina" w:date="2025-06-23T13:27:00Z" w16du:dateUtc="2025-06-23T11:27:00Z"/>
            </w:rPr>
          </w:rPrChange>
        </w:rPr>
        <w:pPrChange w:id="1373" w:author="Eriksson Tina" w:date="2025-06-23T13:28:00Z" w16du:dateUtc="2025-06-23T11:28:00Z">
          <w:pPr>
            <w:pStyle w:val="Numreradrubrik2"/>
          </w:pPr>
        </w:pPrChange>
      </w:pPr>
      <w:bookmarkStart w:id="1374" w:name="_Toc168346389"/>
      <w:bookmarkStart w:id="1375" w:name="_Toc180500007"/>
      <w:bookmarkStart w:id="1376" w:name="_Toc201647937"/>
      <w:ins w:id="1377" w:author="Eriksson Tina" w:date="2025-06-23T13:27:00Z" w16du:dateUtc="2025-06-23T11:27:00Z">
        <w:r w:rsidRPr="006F1808">
          <w:rPr>
            <w:lang w:val="sv-SE"/>
            <w:rPrChange w:id="1378" w:author="Eriksson Tina" w:date="2025-06-24T17:00:00Z" w16du:dateUtc="2025-06-24T15:00:00Z">
              <w:rPr/>
            </w:rPrChange>
          </w:rPr>
          <w:t>Beskrivning</w:t>
        </w:r>
        <w:bookmarkEnd w:id="1374"/>
        <w:bookmarkEnd w:id="1375"/>
        <w:bookmarkEnd w:id="1376"/>
      </w:ins>
    </w:p>
    <w:p w14:paraId="7CEEFAB0" w14:textId="77777777" w:rsidR="004527DB" w:rsidRPr="006F1808" w:rsidRDefault="004527DB" w:rsidP="004527DB">
      <w:pPr>
        <w:rPr>
          <w:ins w:id="1379" w:author="Eriksson Tina" w:date="2025-06-23T13:27:00Z" w16du:dateUtc="2025-06-23T11:27:00Z"/>
        </w:rPr>
      </w:pPr>
      <w:ins w:id="1380" w:author="Eriksson Tina" w:date="2025-06-23T13:27:00Z" w16du:dateUtc="2025-06-23T11:27:00Z">
        <w:r w:rsidRPr="006F1808">
          <w:t>Fast vårdkontakt är en lagstadgad funktion som syftar till att stärka patientens ställning genom att bistå och stödja patienten med sina kontakter i vården. Den fasta vårdkontaktens uppgift är att överblicka patientens hela vårdsituation och därigenom skapa trygghet, kontinuitet och samordning.</w:t>
        </w:r>
      </w:ins>
    </w:p>
    <w:p w14:paraId="771427F2" w14:textId="77777777" w:rsidR="004527DB" w:rsidRPr="006F1808" w:rsidRDefault="004527DB" w:rsidP="004527DB">
      <w:pPr>
        <w:rPr>
          <w:ins w:id="1381" w:author="Eriksson Tina" w:date="2025-06-23T13:27:00Z" w16du:dateUtc="2025-06-23T11:27:00Z"/>
        </w:rPr>
      </w:pPr>
      <w:ins w:id="1382" w:author="Eriksson Tina" w:date="2025-06-23T13:27:00Z" w16du:dateUtc="2025-06-23T11:27:00Z">
        <w:r w:rsidRPr="006F1808">
          <w:t>En fast vårdkontakt kan utses inom alla verksamheter inom hälso- och sjukvård:</w:t>
        </w:r>
      </w:ins>
    </w:p>
    <w:p w14:paraId="5B4D7269" w14:textId="77777777" w:rsidR="004527DB" w:rsidRPr="006F1808" w:rsidRDefault="004527DB" w:rsidP="004527DB">
      <w:pPr>
        <w:pStyle w:val="Liststycke"/>
        <w:numPr>
          <w:ilvl w:val="0"/>
          <w:numId w:val="40"/>
        </w:numPr>
        <w:rPr>
          <w:ins w:id="1383" w:author="Eriksson Tina" w:date="2025-06-23T13:27:00Z" w16du:dateUtc="2025-06-23T11:27:00Z"/>
        </w:rPr>
      </w:pPr>
      <w:ins w:id="1384" w:author="Eriksson Tina" w:date="2025-06-23T13:27:00Z" w16du:dateUtc="2025-06-23T11:27:00Z">
        <w:r w:rsidRPr="006F1808">
          <w:t>Slutenvård</w:t>
        </w:r>
      </w:ins>
    </w:p>
    <w:p w14:paraId="452B1DF4" w14:textId="77777777" w:rsidR="004527DB" w:rsidRPr="006F1808" w:rsidRDefault="004527DB" w:rsidP="004527DB">
      <w:pPr>
        <w:pStyle w:val="Liststycke"/>
        <w:numPr>
          <w:ilvl w:val="1"/>
          <w:numId w:val="40"/>
        </w:numPr>
        <w:rPr>
          <w:ins w:id="1385" w:author="Eriksson Tina" w:date="2025-06-23T13:27:00Z" w16du:dateUtc="2025-06-23T11:27:00Z"/>
        </w:rPr>
      </w:pPr>
      <w:ins w:id="1386" w:author="Eriksson Tina" w:date="2025-06-23T13:27:00Z" w16du:dateUtc="2025-06-23T11:27:00Z">
        <w:r w:rsidRPr="006F1808">
          <w:t>specialiserad vård</w:t>
        </w:r>
      </w:ins>
    </w:p>
    <w:p w14:paraId="2229047E" w14:textId="77777777" w:rsidR="004527DB" w:rsidRPr="006F1808" w:rsidRDefault="004527DB" w:rsidP="004527DB">
      <w:pPr>
        <w:pStyle w:val="Liststycke"/>
        <w:numPr>
          <w:ilvl w:val="0"/>
          <w:numId w:val="40"/>
        </w:numPr>
        <w:rPr>
          <w:ins w:id="1387" w:author="Eriksson Tina" w:date="2025-06-23T13:27:00Z" w16du:dateUtc="2025-06-23T11:27:00Z"/>
        </w:rPr>
      </w:pPr>
      <w:ins w:id="1388" w:author="Eriksson Tina" w:date="2025-06-23T13:27:00Z" w16du:dateUtc="2025-06-23T11:27:00Z">
        <w:r w:rsidRPr="006F1808">
          <w:lastRenderedPageBreak/>
          <w:t>Öppenvård</w:t>
        </w:r>
      </w:ins>
    </w:p>
    <w:p w14:paraId="1A9E0A00" w14:textId="77777777" w:rsidR="004527DB" w:rsidRPr="006F1808" w:rsidRDefault="004527DB" w:rsidP="004527DB">
      <w:pPr>
        <w:pStyle w:val="Liststycke"/>
        <w:numPr>
          <w:ilvl w:val="1"/>
          <w:numId w:val="40"/>
        </w:numPr>
        <w:rPr>
          <w:ins w:id="1389" w:author="Eriksson Tina" w:date="2025-06-23T13:27:00Z" w16du:dateUtc="2025-06-23T11:27:00Z"/>
        </w:rPr>
      </w:pPr>
      <w:ins w:id="1390" w:author="Eriksson Tina" w:date="2025-06-23T13:27:00Z" w16du:dateUtc="2025-06-23T11:27:00Z">
        <w:r w:rsidRPr="006F1808">
          <w:t>regional primärvård</w:t>
        </w:r>
      </w:ins>
    </w:p>
    <w:p w14:paraId="3BF26CA1" w14:textId="77777777" w:rsidR="004527DB" w:rsidRPr="006F1808" w:rsidRDefault="004527DB" w:rsidP="004527DB">
      <w:pPr>
        <w:pStyle w:val="Liststycke"/>
        <w:numPr>
          <w:ilvl w:val="1"/>
          <w:numId w:val="40"/>
        </w:numPr>
        <w:rPr>
          <w:ins w:id="1391" w:author="Eriksson Tina" w:date="2025-06-23T13:27:00Z" w16du:dateUtc="2025-06-23T11:27:00Z"/>
        </w:rPr>
      </w:pPr>
      <w:ins w:id="1392" w:author="Eriksson Tina" w:date="2025-06-23T13:27:00Z" w16du:dateUtc="2025-06-23T11:27:00Z">
        <w:r w:rsidRPr="006F1808">
          <w:t>kommunal primärvård</w:t>
        </w:r>
      </w:ins>
    </w:p>
    <w:p w14:paraId="5E3E3307" w14:textId="77777777" w:rsidR="004527DB" w:rsidRPr="006F1808" w:rsidRDefault="004527DB" w:rsidP="004527DB">
      <w:pPr>
        <w:pStyle w:val="Liststycke"/>
        <w:numPr>
          <w:ilvl w:val="1"/>
          <w:numId w:val="40"/>
        </w:numPr>
        <w:rPr>
          <w:ins w:id="1393" w:author="Eriksson Tina" w:date="2025-06-23T13:27:00Z" w16du:dateUtc="2025-06-23T11:27:00Z"/>
        </w:rPr>
      </w:pPr>
      <w:ins w:id="1394" w:author="Eriksson Tina" w:date="2025-06-23T13:27:00Z" w16du:dateUtc="2025-06-23T11:27:00Z">
        <w:r w:rsidRPr="006F1808">
          <w:t>specialiserad vård</w:t>
        </w:r>
      </w:ins>
    </w:p>
    <w:p w14:paraId="13388BE2" w14:textId="77777777" w:rsidR="004527DB" w:rsidRPr="006F1808" w:rsidRDefault="004527DB" w:rsidP="004527DB">
      <w:pPr>
        <w:rPr>
          <w:ins w:id="1395" w:author="Eriksson Tina" w:date="2025-06-23T13:27:00Z" w16du:dateUtc="2025-06-23T11:27:00Z"/>
        </w:rPr>
      </w:pPr>
      <w:ins w:id="1396" w:author="Eriksson Tina" w:date="2025-06-23T13:27:00Z" w16du:dateUtc="2025-06-23T11:27:00Z">
        <w:r w:rsidRPr="006F1808">
          <w:t>En fast vårdkontakt ska utses i de fall patienten själv begär det eller har behov av det, exempelvis genom tilldelning i enlighet med lag om samverkan vid utskrivning.</w:t>
        </w:r>
      </w:ins>
    </w:p>
    <w:p w14:paraId="7B5B05A2" w14:textId="77777777" w:rsidR="004527DB" w:rsidRPr="006F1808" w:rsidRDefault="004527DB" w:rsidP="004527DB">
      <w:pPr>
        <w:rPr>
          <w:ins w:id="1397" w:author="Eriksson Tina" w:date="2025-06-23T13:27:00Z" w16du:dateUtc="2025-06-23T11:27:00Z"/>
        </w:rPr>
      </w:pPr>
      <w:ins w:id="1398" w:author="Eriksson Tina" w:date="2025-06-23T13:27:00Z" w16du:dateUtc="2025-06-23T11:27:00Z">
        <w:r w:rsidRPr="006F1808">
          <w:t xml:space="preserve">En fast vårdkontakt kan vara någon ur hälso- och sjukvårdspersonalen, både inom öppen- och slutenvården. Det kan också vara en mer administrativ funktion som koordinerar patientens vård. </w:t>
        </w:r>
      </w:ins>
    </w:p>
    <w:p w14:paraId="6DF42251" w14:textId="77777777" w:rsidR="004527DB" w:rsidRPr="006F1808" w:rsidRDefault="004527DB" w:rsidP="004527DB">
      <w:pPr>
        <w:rPr>
          <w:ins w:id="1399" w:author="Eriksson Tina" w:date="2025-06-23T13:27:00Z" w16du:dateUtc="2025-06-23T11:27:00Z"/>
        </w:rPr>
      </w:pPr>
      <w:ins w:id="1400" w:author="Eriksson Tina" w:date="2025-06-23T13:27:00Z" w16du:dateUtc="2025-06-23T11:27:00Z">
        <w:r w:rsidRPr="006F1808">
          <w:t xml:space="preserve">Den fasta läkarkontakten i primärvård kan även vara fast vårdkontakt. </w:t>
        </w:r>
      </w:ins>
    </w:p>
    <w:p w14:paraId="49D5710A" w14:textId="77777777" w:rsidR="004527DB" w:rsidRPr="006F1808" w:rsidRDefault="004527DB" w:rsidP="004527DB">
      <w:pPr>
        <w:rPr>
          <w:ins w:id="1401" w:author="Eriksson Tina" w:date="2025-06-23T13:27:00Z" w16du:dateUtc="2025-06-23T11:27:00Z"/>
        </w:rPr>
      </w:pPr>
      <w:ins w:id="1402" w:author="Eriksson Tina" w:date="2025-06-23T13:27:00Z" w16du:dateUtc="2025-06-23T11:27:00Z">
        <w:r w:rsidRPr="006F1808">
          <w:t xml:space="preserve">Om den fasta vårdkontakten inte är medicinskt ansvarig för patienten är det lämpligt att det görs tydligt vem som har det ansvaret. </w:t>
        </w:r>
      </w:ins>
    </w:p>
    <w:p w14:paraId="1C5E70F7" w14:textId="77777777" w:rsidR="004527DB" w:rsidRPr="006F1808" w:rsidRDefault="004527DB" w:rsidP="004527DB">
      <w:pPr>
        <w:rPr>
          <w:ins w:id="1403" w:author="Eriksson Tina" w:date="2025-06-23T13:27:00Z" w16du:dateUtc="2025-06-23T11:27:00Z"/>
        </w:rPr>
      </w:pPr>
      <w:ins w:id="1404" w:author="Eriksson Tina" w:date="2025-06-23T13:27:00Z" w16du:dateUtc="2025-06-23T11:27:00Z">
        <w:r w:rsidRPr="006F1808">
          <w:t>En fast vårdkontakt syftar till att skapa trygghet för patienten genom att patientens behov blir styrande. En fast vårdkontakts huvudsakliga uppgifter är att [R5]:</w:t>
        </w:r>
      </w:ins>
    </w:p>
    <w:p w14:paraId="6E206F85" w14:textId="77777777" w:rsidR="004527DB" w:rsidRPr="006F1808" w:rsidRDefault="004527DB" w:rsidP="004527DB">
      <w:pPr>
        <w:pStyle w:val="Liststycke"/>
        <w:numPr>
          <w:ilvl w:val="0"/>
          <w:numId w:val="41"/>
        </w:numPr>
        <w:rPr>
          <w:ins w:id="1405" w:author="Eriksson Tina" w:date="2025-06-23T13:27:00Z" w16du:dateUtc="2025-06-23T11:27:00Z"/>
        </w:rPr>
      </w:pPr>
      <w:ins w:id="1406" w:author="Eriksson Tina" w:date="2025-06-23T13:27:00Z" w16du:dateUtc="2025-06-23T11:27:00Z">
        <w:r w:rsidRPr="006F1808">
          <w:rPr>
            <w:b/>
            <w:bCs/>
          </w:rPr>
          <w:t>samordna</w:t>
        </w:r>
        <w:r w:rsidRPr="006F1808">
          <w:t xml:space="preserve"> vårdens insatser i samverkan med relevanta yrkeskategorier</w:t>
        </w:r>
      </w:ins>
    </w:p>
    <w:p w14:paraId="6D633F91" w14:textId="77777777" w:rsidR="004527DB" w:rsidRPr="006F1808" w:rsidRDefault="004527DB" w:rsidP="004527DB">
      <w:pPr>
        <w:pStyle w:val="Liststycke"/>
        <w:numPr>
          <w:ilvl w:val="0"/>
          <w:numId w:val="41"/>
        </w:numPr>
        <w:rPr>
          <w:ins w:id="1407" w:author="Eriksson Tina" w:date="2025-06-23T13:27:00Z" w16du:dateUtc="2025-06-23T11:27:00Z"/>
        </w:rPr>
      </w:pPr>
      <w:ins w:id="1408" w:author="Eriksson Tina" w:date="2025-06-23T13:27:00Z" w16du:dateUtc="2025-06-23T11:27:00Z">
        <w:r w:rsidRPr="006F1808">
          <w:rPr>
            <w:b/>
            <w:bCs/>
          </w:rPr>
          <w:t>informera</w:t>
        </w:r>
        <w:r w:rsidRPr="006F1808">
          <w:t xml:space="preserve"> patienten om vårdsituationen exempelvis aktuellt hälsotillstånd, metoder för vård och behandling eller vårdgaranti.  Om informationen inte kan lämnas till patienten ska den ges till närstående.</w:t>
        </w:r>
      </w:ins>
    </w:p>
    <w:p w14:paraId="138AA06E" w14:textId="77777777" w:rsidR="004527DB" w:rsidRPr="006F1808" w:rsidRDefault="004527DB" w:rsidP="004527DB">
      <w:pPr>
        <w:pStyle w:val="Liststycke"/>
        <w:numPr>
          <w:ilvl w:val="0"/>
          <w:numId w:val="41"/>
        </w:numPr>
        <w:rPr>
          <w:ins w:id="1409" w:author="Eriksson Tina" w:date="2025-06-23T13:27:00Z" w16du:dateUtc="2025-06-23T11:27:00Z"/>
        </w:rPr>
      </w:pPr>
      <w:ins w:id="1410" w:author="Eriksson Tina" w:date="2025-06-23T13:27:00Z" w16du:dateUtc="2025-06-23T11:27:00Z">
        <w:r w:rsidRPr="006F1808">
          <w:rPr>
            <w:b/>
            <w:bCs/>
          </w:rPr>
          <w:t>förmedla</w:t>
        </w:r>
        <w:r w:rsidRPr="006F1808">
          <w:t xml:space="preserve"> kontakter till andra delar av vården, exempelvis specialiserad vård</w:t>
        </w:r>
      </w:ins>
    </w:p>
    <w:p w14:paraId="48394E16" w14:textId="77777777" w:rsidR="004527DB" w:rsidRPr="006F1808" w:rsidRDefault="004527DB" w:rsidP="004527DB">
      <w:pPr>
        <w:pStyle w:val="Liststycke"/>
        <w:numPr>
          <w:ilvl w:val="0"/>
          <w:numId w:val="41"/>
        </w:numPr>
        <w:rPr>
          <w:ins w:id="1411" w:author="Eriksson Tina" w:date="2025-06-23T13:27:00Z" w16du:dateUtc="2025-06-23T11:27:00Z"/>
        </w:rPr>
      </w:pPr>
      <w:ins w:id="1412" w:author="Eriksson Tina" w:date="2025-06-23T13:27:00Z" w16du:dateUtc="2025-06-23T11:27:00Z">
        <w:r w:rsidRPr="006F1808">
          <w:t xml:space="preserve">vara patientens </w:t>
        </w:r>
        <w:r w:rsidRPr="006F1808">
          <w:rPr>
            <w:b/>
            <w:bCs/>
          </w:rPr>
          <w:t>kontakt</w:t>
        </w:r>
        <w:r w:rsidRPr="006F1808">
          <w:t xml:space="preserve"> gentemot andra delar av vård, omsorg och myndigheter </w:t>
        </w:r>
      </w:ins>
    </w:p>
    <w:p w14:paraId="59758FB0" w14:textId="77777777" w:rsidR="004527DB" w:rsidRPr="006F1808" w:rsidRDefault="004527DB" w:rsidP="004527DB">
      <w:pPr>
        <w:rPr>
          <w:ins w:id="1413" w:author="Eriksson Tina" w:date="2025-06-23T13:27:00Z" w16du:dateUtc="2025-06-23T11:27:00Z"/>
        </w:rPr>
      </w:pPr>
      <w:ins w:id="1414" w:author="Eriksson Tina" w:date="2025-06-23T13:27:00Z" w16du:dateUtc="2025-06-23T11:27:00Z">
        <w:r w:rsidRPr="006F1808">
          <w:t xml:space="preserve">Om en patient vid utskrivning från sluten vård behöver insatser från socialtjänsten, den kommunala primärvården eller den regionalt finansierade öppna vården ska en fast vårdkontakt utses [R6]. När en enhet i den regionalt finansierade öppna vården har tagit emot ett inskrivningsmeddelande i fråga om en patient, är verksamhetschefen vid den enheten ansvarig för att utse en fast vårdkontakt för patienten. Den fasta vårdkontakten ska utses innan patienten skrivs ut från den slutna vården. </w:t>
        </w:r>
      </w:ins>
    </w:p>
    <w:p w14:paraId="0E1629C8" w14:textId="77777777" w:rsidR="004527DB" w:rsidRPr="006F1808" w:rsidRDefault="004527DB" w:rsidP="004527DB">
      <w:pPr>
        <w:rPr>
          <w:ins w:id="1415" w:author="Eriksson Tina" w:date="2025-06-23T13:27:00Z" w16du:dateUtc="2025-06-23T11:27:00Z"/>
        </w:rPr>
      </w:pPr>
      <w:ins w:id="1416" w:author="Eriksson Tina" w:date="2025-06-23T13:27:00Z" w16du:dateUtc="2025-06-23T11:27:00Z">
        <w:r w:rsidRPr="006F1808">
          <w:t>När en person som skrivs ut från den slutna vården sedan tidigare bor på särskilt boende, eller har kommunal hemsjukvård, kan den huvudsakliga fortsatta vården komma att ske i kommunal regi. Det är ett exempel på när fast vårdkontakt kan utses i kommunal primärvård.</w:t>
        </w:r>
      </w:ins>
    </w:p>
    <w:p w14:paraId="034DA524" w14:textId="77777777" w:rsidR="004527DB" w:rsidRPr="006F1808" w:rsidRDefault="004527DB" w:rsidP="004527DB">
      <w:pPr>
        <w:rPr>
          <w:ins w:id="1417" w:author="Eriksson Tina" w:date="2025-06-23T13:27:00Z" w16du:dateUtc="2025-06-23T11:27:00Z"/>
        </w:rPr>
      </w:pPr>
      <w:ins w:id="1418" w:author="Eriksson Tina" w:date="2025-06-23T13:27:00Z" w16du:dateUtc="2025-06-23T11:27:00Z">
        <w:r w:rsidRPr="006F1808">
          <w:t>Det är behovet som avgör hur länge en patient behöver ha en fast vårdkontakt och behovet bör omprövas regelbundet.</w:t>
        </w:r>
      </w:ins>
    </w:p>
    <w:p w14:paraId="54C5147E" w14:textId="77777777" w:rsidR="004527DB" w:rsidRPr="006F1808" w:rsidRDefault="004527DB">
      <w:pPr>
        <w:pStyle w:val="Numreradrubrik4"/>
        <w:rPr>
          <w:ins w:id="1419" w:author="Eriksson Tina" w:date="2025-06-23T13:27:00Z" w16du:dateUtc="2025-06-23T11:27:00Z"/>
          <w:lang w:val="sv-SE"/>
          <w:rPrChange w:id="1420" w:author="Eriksson Tina" w:date="2025-06-24T17:00:00Z" w16du:dateUtc="2025-06-24T15:00:00Z">
            <w:rPr>
              <w:ins w:id="1421" w:author="Eriksson Tina" w:date="2025-06-23T13:27:00Z" w16du:dateUtc="2025-06-23T11:27:00Z"/>
            </w:rPr>
          </w:rPrChange>
        </w:rPr>
        <w:pPrChange w:id="1422" w:author="Eriksson Tina" w:date="2025-06-23T13:28:00Z" w16du:dateUtc="2025-06-23T11:28:00Z">
          <w:pPr>
            <w:pStyle w:val="Numreradrubrik3"/>
          </w:pPr>
        </w:pPrChange>
      </w:pPr>
      <w:bookmarkStart w:id="1423" w:name="_Toc168346390"/>
      <w:bookmarkStart w:id="1424" w:name="_Toc180500008"/>
      <w:ins w:id="1425" w:author="Eriksson Tina" w:date="2025-06-23T13:27:00Z" w16du:dateUtc="2025-06-23T11:27:00Z">
        <w:r w:rsidRPr="006F1808">
          <w:rPr>
            <w:lang w:val="sv-SE"/>
            <w:rPrChange w:id="1426" w:author="Eriksson Tina" w:date="2025-06-24T17:00:00Z" w16du:dateUtc="2025-06-24T15:00:00Z">
              <w:rPr/>
            </w:rPrChange>
          </w:rPr>
          <w:t>Livshotande tillstånd</w:t>
        </w:r>
        <w:bookmarkEnd w:id="1423"/>
        <w:bookmarkEnd w:id="1424"/>
      </w:ins>
    </w:p>
    <w:p w14:paraId="27B00B61" w14:textId="77777777" w:rsidR="004527DB" w:rsidRPr="006F1808" w:rsidRDefault="004527DB" w:rsidP="004527DB">
      <w:pPr>
        <w:rPr>
          <w:ins w:id="1427" w:author="Eriksson Tina" w:date="2025-06-23T13:27:00Z" w16du:dateUtc="2025-06-23T11:27:00Z"/>
        </w:rPr>
      </w:pPr>
      <w:ins w:id="1428" w:author="Eriksson Tina" w:date="2025-06-23T13:27:00Z" w16du:dateUtc="2025-06-23T11:27:00Z">
        <w:r w:rsidRPr="006F1808">
          <w:t xml:space="preserve"> Vid livshotande tillstånd ska en legitimerad läkare utses till fast vårdkontakt. Livshotande tillstånd är tillstånd som på grund av sjukdom eller skada innebär fara för en människas liv vilket innefattar både akuta tillstånd och livets slutskede [R4]. Om patientens vård bedrivs inom </w:t>
        </w:r>
        <w:r w:rsidRPr="006F1808">
          <w:lastRenderedPageBreak/>
          <w:t xml:space="preserve">specialiserad vård ska en legitimerad läkare utses som fast vårdkontakt inom den verksamheten. Om ansvaret flyttats över till primärvården utses fast vårdkontakt i den verksamheten, det är ett tillfälle då en fast läkarkontakt i primärvård även kan vara en fast vårdkontakt. </w:t>
        </w:r>
      </w:ins>
    </w:p>
    <w:p w14:paraId="27B15E68" w14:textId="77777777" w:rsidR="004527DB" w:rsidRPr="006F1808" w:rsidRDefault="004527DB" w:rsidP="004527DB">
      <w:pPr>
        <w:rPr>
          <w:ins w:id="1429" w:author="Eriksson Tina" w:date="2025-06-23T13:27:00Z" w16du:dateUtc="2025-06-23T11:27:00Z"/>
        </w:rPr>
      </w:pPr>
      <w:ins w:id="1430" w:author="Eriksson Tina" w:date="2025-06-23T13:27:00Z" w16du:dateUtc="2025-06-23T11:27:00Z">
        <w:r w:rsidRPr="006F1808">
          <w:t xml:space="preserve">Det är läkaren, i rollen som fast vårdkontakt som ansvarar för att vägleda och informera patient och närstående, samt ta det övergripande ansvaret för patientens vård. Andra fasta vårdkontakters uppgifter i form av samordning av kontakter, vägledning, och information ska ske i nära samverkan med </w:t>
        </w:r>
        <w:r w:rsidRPr="006F1808">
          <w:rPr>
            <w:i/>
            <w:iCs/>
          </w:rPr>
          <w:t>läkaren som bär huvudansvaret</w:t>
        </w:r>
        <w:r w:rsidRPr="006F1808">
          <w:t>. I livets slutskede är det extra viktigt med nära personcentrerad samverkan mellan läkaren i rollen som fast vårdkontakt och patientens övriga fasta kontakter. </w:t>
        </w:r>
      </w:ins>
    </w:p>
    <w:p w14:paraId="5A7F9146" w14:textId="77777777" w:rsidR="004527DB" w:rsidRPr="006F1808" w:rsidRDefault="004527DB">
      <w:pPr>
        <w:pStyle w:val="Numreradrubrik4"/>
        <w:rPr>
          <w:ins w:id="1431" w:author="Eriksson Tina" w:date="2025-06-23T13:27:00Z" w16du:dateUtc="2025-06-23T11:27:00Z"/>
          <w:lang w:val="sv-SE"/>
          <w:rPrChange w:id="1432" w:author="Eriksson Tina" w:date="2025-06-24T17:00:00Z" w16du:dateUtc="2025-06-24T15:00:00Z">
            <w:rPr>
              <w:ins w:id="1433" w:author="Eriksson Tina" w:date="2025-06-23T13:27:00Z" w16du:dateUtc="2025-06-23T11:27:00Z"/>
            </w:rPr>
          </w:rPrChange>
        </w:rPr>
        <w:pPrChange w:id="1434" w:author="Eriksson Tina" w:date="2025-06-23T13:28:00Z" w16du:dateUtc="2025-06-23T11:28:00Z">
          <w:pPr>
            <w:pStyle w:val="Numreradrubrik3"/>
          </w:pPr>
        </w:pPrChange>
      </w:pPr>
      <w:bookmarkStart w:id="1435" w:name="_Toc168346391"/>
      <w:bookmarkStart w:id="1436" w:name="_Toc180500009"/>
      <w:ins w:id="1437" w:author="Eriksson Tina" w:date="2025-06-23T13:27:00Z" w16du:dateUtc="2025-06-23T11:27:00Z">
        <w:r w:rsidRPr="006F1808">
          <w:rPr>
            <w:lang w:val="sv-SE"/>
            <w:rPrChange w:id="1438" w:author="Eriksson Tina" w:date="2025-06-24T17:00:00Z" w16du:dateUtc="2025-06-24T15:00:00Z">
              <w:rPr/>
            </w:rPrChange>
          </w:rPr>
          <w:t xml:space="preserve">Fast vårdkontakt </w:t>
        </w:r>
        <w:bookmarkEnd w:id="1435"/>
        <w:r w:rsidRPr="006F1808">
          <w:rPr>
            <w:lang w:val="sv-SE"/>
            <w:rPrChange w:id="1439" w:author="Eriksson Tina" w:date="2025-06-24T17:00:00Z" w16du:dateUtc="2025-06-24T15:00:00Z">
              <w:rPr/>
            </w:rPrChange>
          </w:rPr>
          <w:t>med övergripande samordningsansvar</w:t>
        </w:r>
        <w:bookmarkEnd w:id="1436"/>
      </w:ins>
    </w:p>
    <w:p w14:paraId="6AF50DEF" w14:textId="77777777" w:rsidR="004527DB" w:rsidRPr="006F1808" w:rsidRDefault="004527DB" w:rsidP="004527DB">
      <w:pPr>
        <w:rPr>
          <w:ins w:id="1440" w:author="Eriksson Tina" w:date="2025-06-23T13:27:00Z" w16du:dateUtc="2025-06-23T11:27:00Z"/>
        </w:rPr>
      </w:pPr>
      <w:ins w:id="1441" w:author="Eriksson Tina" w:date="2025-06-23T13:27:00Z" w16du:dateUtc="2025-06-23T11:27:00Z">
        <w:r w:rsidRPr="006F1808">
          <w:t xml:space="preserve">Patienter som har kontakt med flera olika delar av sjukvården och olika vårdgivare kan behöva två eller flera fasta vårdkontakter. Dessa ska då samverka och samordna insatser för varje enskild patient. Denna typ av samordning förutsätter samtycke från patienten och att bestämmelser om sekretess beaktas. </w:t>
        </w:r>
      </w:ins>
    </w:p>
    <w:p w14:paraId="56246C0E" w14:textId="77777777" w:rsidR="004527DB" w:rsidRPr="006F1808" w:rsidRDefault="004527DB" w:rsidP="004527DB">
      <w:pPr>
        <w:rPr>
          <w:ins w:id="1442" w:author="Eriksson Tina" w:date="2025-06-23T13:27:00Z" w16du:dateUtc="2025-06-23T11:27:00Z"/>
        </w:rPr>
      </w:pPr>
      <w:ins w:id="1443" w:author="Eriksson Tina" w:date="2025-06-23T13:27:00Z" w16du:dateUtc="2025-06-23T11:27:00Z">
        <w:r w:rsidRPr="006F1808">
          <w:t xml:space="preserve">När flera fasta vårdkontakter är involverade runt en patient </w:t>
        </w:r>
        <w:r w:rsidRPr="006F1808">
          <w:rPr>
            <w:b/>
            <w:bCs/>
          </w:rPr>
          <w:t>bör</w:t>
        </w:r>
        <w:r w:rsidRPr="006F1808">
          <w:t xml:space="preserve"> en fast vårdkontakt med övergripande samordningsansvar utses. Den fasta vårdkontakten med övergripande samordningsansvar har ett huvudansvar för samordningen och ska ha en god kännedom om patienten och dennes behov, samt goda förutsättningar att säkerställa att patienten får sina vård och omsorgsbehov tillgodosedda. En fast vårdkontakt med övergripande samordningsansvar ska finnas där den huvudsakliga vården utförs. Med den huvudsakliga vården menas där grundsjukdomen behandlas, där personen huvudsakligen vistas eller den verksamhet där den enskilde har flest hälso- och sjukvårdskontakter.</w:t>
        </w:r>
      </w:ins>
    </w:p>
    <w:p w14:paraId="4E523405" w14:textId="77777777" w:rsidR="004527DB" w:rsidRPr="006F1808" w:rsidRDefault="004527DB" w:rsidP="004527DB">
      <w:pPr>
        <w:rPr>
          <w:ins w:id="1444" w:author="Eriksson Tina" w:date="2025-06-23T13:27:00Z" w16du:dateUtc="2025-06-23T11:27:00Z"/>
        </w:rPr>
      </w:pPr>
      <w:ins w:id="1445" w:author="Eriksson Tina" w:date="2025-06-23T13:27:00Z" w16du:dateUtc="2025-06-23T11:27:00Z">
        <w:r w:rsidRPr="006F1808">
          <w:t xml:space="preserve">Hur samordningen mellan de fasta vårdkontakterna ska ske </w:t>
        </w:r>
        <w:r w:rsidRPr="006F1808">
          <w:rPr>
            <w:b/>
            <w:bCs/>
          </w:rPr>
          <w:t>ska</w:t>
        </w:r>
        <w:r w:rsidRPr="006F1808">
          <w:t xml:space="preserve"> framgå av SIP, vårdplanen eller den dokumenterade överenskommelsen.</w:t>
        </w:r>
      </w:ins>
    </w:p>
    <w:p w14:paraId="79D2DF78" w14:textId="2C0ECEEA" w:rsidR="004527DB" w:rsidRPr="006F1808" w:rsidRDefault="004527DB" w:rsidP="00933D29">
      <w:pPr>
        <w:rPr>
          <w:ins w:id="1446" w:author="Eriksson Tina" w:date="2025-06-23T13:28:00Z" w16du:dateUtc="2025-06-23T11:28:00Z"/>
        </w:rPr>
      </w:pPr>
    </w:p>
    <w:p w14:paraId="058307F4" w14:textId="77777777" w:rsidR="004527DB" w:rsidRPr="006F1808" w:rsidRDefault="004527DB">
      <w:pPr>
        <w:pStyle w:val="Numreradrubrik2"/>
        <w:rPr>
          <w:ins w:id="1447" w:author="Eriksson Tina" w:date="2025-06-23T13:30:00Z" w16du:dateUtc="2025-06-23T11:30:00Z"/>
          <w:lang w:val="sv-SE"/>
          <w:rPrChange w:id="1448" w:author="Eriksson Tina" w:date="2025-06-24T17:00:00Z" w16du:dateUtc="2025-06-24T15:00:00Z">
            <w:rPr>
              <w:ins w:id="1449" w:author="Eriksson Tina" w:date="2025-06-23T13:30:00Z" w16du:dateUtc="2025-06-23T11:30:00Z"/>
            </w:rPr>
          </w:rPrChange>
        </w:rPr>
        <w:pPrChange w:id="1450" w:author="Eriksson Tina" w:date="2025-06-23T13:30:00Z" w16du:dateUtc="2025-06-23T11:30:00Z">
          <w:pPr>
            <w:pStyle w:val="Numreradrubrik1"/>
          </w:pPr>
        </w:pPrChange>
      </w:pPr>
      <w:bookmarkStart w:id="1451" w:name="_Toc198904597"/>
      <w:bookmarkStart w:id="1452" w:name="_Toc201647938"/>
      <w:ins w:id="1453" w:author="Eriksson Tina" w:date="2025-06-23T13:30:00Z" w16du:dateUtc="2025-06-23T11:30:00Z">
        <w:r w:rsidRPr="006F1808">
          <w:rPr>
            <w:lang w:val="sv-SE"/>
            <w:rPrChange w:id="1454" w:author="Eriksson Tina" w:date="2025-06-24T17:00:00Z" w16du:dateUtc="2025-06-24T15:00:00Z">
              <w:rPr/>
            </w:rPrChange>
          </w:rPr>
          <w:t>Fast omsorgskontakt i hemtjänsten</w:t>
        </w:r>
        <w:bookmarkEnd w:id="1451"/>
        <w:bookmarkEnd w:id="1452"/>
      </w:ins>
    </w:p>
    <w:p w14:paraId="0ED4DB55" w14:textId="77777777" w:rsidR="004527DB" w:rsidRPr="006F1808" w:rsidRDefault="004527DB" w:rsidP="004527DB">
      <w:pPr>
        <w:rPr>
          <w:ins w:id="1455" w:author="Eriksson Tina" w:date="2025-06-23T13:30:00Z" w16du:dateUtc="2025-06-23T11:30:00Z"/>
        </w:rPr>
      </w:pPr>
      <w:ins w:id="1456" w:author="Eriksson Tina" w:date="2025-06-23T13:30:00Z" w16du:dateUtc="2025-06-23T11:30:00Z">
        <w:r w:rsidRPr="006F1808">
          <w:t>Den fasta kontakt inom omsorgen som är tydligast definierad är den fasta omsorgskontakten inom hemtjänsten. Den är därför i fokus för arbetet som presenteras i detta dokument. I arbetet har vi även tittat på och diskuterat andra typer av möjliga fasta kontakter i omsorgen, dessa nämns i avsnitt 2.3 i detta dokument.</w:t>
        </w:r>
      </w:ins>
    </w:p>
    <w:p w14:paraId="16EF0E7E" w14:textId="77777777" w:rsidR="004527DB" w:rsidRPr="006F1808" w:rsidRDefault="004527DB">
      <w:pPr>
        <w:pStyle w:val="Numreradrubrik3"/>
        <w:rPr>
          <w:ins w:id="1457" w:author="Eriksson Tina" w:date="2025-06-23T13:30:00Z" w16du:dateUtc="2025-06-23T11:30:00Z"/>
          <w:lang w:val="sv-SE"/>
          <w:rPrChange w:id="1458" w:author="Eriksson Tina" w:date="2025-06-24T17:00:00Z" w16du:dateUtc="2025-06-24T15:00:00Z">
            <w:rPr>
              <w:ins w:id="1459" w:author="Eriksson Tina" w:date="2025-06-23T13:30:00Z" w16du:dateUtc="2025-06-23T11:30:00Z"/>
            </w:rPr>
          </w:rPrChange>
        </w:rPr>
        <w:pPrChange w:id="1460" w:author="Eriksson Tina" w:date="2025-06-23T13:30:00Z" w16du:dateUtc="2025-06-23T11:30:00Z">
          <w:pPr>
            <w:pStyle w:val="Numreradrubrik2"/>
          </w:pPr>
        </w:pPrChange>
      </w:pPr>
      <w:bookmarkStart w:id="1461" w:name="_Toc198904598"/>
      <w:bookmarkStart w:id="1462" w:name="_Toc201647939"/>
      <w:ins w:id="1463" w:author="Eriksson Tina" w:date="2025-06-23T13:30:00Z" w16du:dateUtc="2025-06-23T11:30:00Z">
        <w:r w:rsidRPr="006F1808">
          <w:rPr>
            <w:lang w:val="sv-SE"/>
            <w:rPrChange w:id="1464" w:author="Eriksson Tina" w:date="2025-06-24T17:00:00Z" w16du:dateUtc="2025-06-24T15:00:00Z">
              <w:rPr/>
            </w:rPrChange>
          </w:rPr>
          <w:t>Lagrum</w:t>
        </w:r>
        <w:bookmarkEnd w:id="1461"/>
        <w:bookmarkEnd w:id="1462"/>
      </w:ins>
    </w:p>
    <w:p w14:paraId="6C0BBD9B" w14:textId="77777777" w:rsidR="004527DB" w:rsidRPr="006F1808" w:rsidRDefault="004527DB" w:rsidP="004527DB">
      <w:pPr>
        <w:rPr>
          <w:ins w:id="1465" w:author="Eriksson Tina" w:date="2025-06-23T13:30:00Z" w16du:dateUtc="2025-06-23T11:30:00Z"/>
        </w:rPr>
      </w:pPr>
      <w:ins w:id="1466" w:author="Eriksson Tina" w:date="2025-06-23T13:30:00Z" w16du:dateUtc="2025-06-23T11:30:00Z">
        <w:r w:rsidRPr="006F1808">
          <w:t>Inom omsorgen finns lagstadgat att en omsorgstagare med hemtjänst har rätt till en fast omsorgskontakt samt vem som får vara fast omsorgskontakt. (Socialtjänstlagen)</w:t>
        </w:r>
      </w:ins>
    </w:p>
    <w:p w14:paraId="1975C83D" w14:textId="77777777" w:rsidR="004527DB" w:rsidRPr="006F1808" w:rsidRDefault="004527DB" w:rsidP="004527DB">
      <w:pPr>
        <w:rPr>
          <w:ins w:id="1467" w:author="Eriksson Tina" w:date="2025-06-23T13:30:00Z" w16du:dateUtc="2025-06-23T11:30:00Z"/>
        </w:rPr>
      </w:pPr>
      <w:ins w:id="1468" w:author="Eriksson Tina" w:date="2025-06-23T13:30:00Z" w16du:dateUtc="2025-06-23T11:30:00Z">
        <w:r w:rsidRPr="006F1808">
          <w:t xml:space="preserve">4 kap. 2 b § </w:t>
        </w:r>
        <w:proofErr w:type="spellStart"/>
        <w:r w:rsidRPr="006F1808">
          <w:t>SoL</w:t>
        </w:r>
        <w:proofErr w:type="spellEnd"/>
        <w:r w:rsidRPr="006F1808">
          <w:t xml:space="preserve"> </w:t>
        </w:r>
      </w:ins>
    </w:p>
    <w:p w14:paraId="568F9969" w14:textId="77777777" w:rsidR="004527DB" w:rsidRPr="006F1808" w:rsidRDefault="004527DB" w:rsidP="004527DB">
      <w:pPr>
        <w:rPr>
          <w:ins w:id="1469" w:author="Eriksson Tina" w:date="2025-06-23T13:30:00Z" w16du:dateUtc="2025-06-23T11:30:00Z"/>
        </w:rPr>
      </w:pPr>
      <w:ins w:id="1470" w:author="Eriksson Tina" w:date="2025-06-23T13:30:00Z" w16du:dateUtc="2025-06-23T11:30:00Z">
        <w:r w:rsidRPr="006F1808">
          <w:rPr>
            <w:rPrChange w:id="1471" w:author="Eriksson Tina" w:date="2025-06-24T17:00:00Z" w16du:dateUtc="2025-06-24T15:00:00Z">
              <w:rPr>
                <w:noProof/>
              </w:rPr>
            </w:rPrChange>
          </w:rPr>
          <w:lastRenderedPageBreak/>
          <mc:AlternateContent>
            <mc:Choice Requires="wps">
              <w:drawing>
                <wp:inline distT="91440" distB="91440" distL="114300" distR="114300" wp14:anchorId="76ED2569" wp14:editId="02C12DE0">
                  <wp:extent cx="4226560" cy="1403985"/>
                  <wp:effectExtent l="0" t="0" r="0" b="0"/>
                  <wp:docPr id="325999982"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6560" cy="1403985"/>
                          </a:xfrm>
                          <a:prstGeom prst="rect">
                            <a:avLst/>
                          </a:prstGeom>
                          <a:noFill/>
                          <a:ln w="9525">
                            <a:noFill/>
                            <a:miter lim="800000"/>
                            <a:headEnd/>
                            <a:tailEnd/>
                          </a:ln>
                        </wps:spPr>
                        <wps:txbx>
                          <w:txbxContent>
                            <w:p w14:paraId="583C3DDA" w14:textId="77777777" w:rsidR="004527DB" w:rsidRPr="006F1808" w:rsidRDefault="004527DB" w:rsidP="004527DB">
                              <w:pPr>
                                <w:pBdr>
                                  <w:top w:val="single" w:sz="24" w:space="8" w:color="A33662" w:themeColor="accent1"/>
                                  <w:bottom w:val="single" w:sz="24" w:space="8" w:color="A33662" w:themeColor="accent1"/>
                                </w:pBdr>
                                <w:spacing w:after="0"/>
                                <w:rPr>
                                  <w:i/>
                                  <w:iCs/>
                                  <w:color w:val="A33662" w:themeColor="accent1"/>
                                  <w:szCs w:val="16"/>
                                </w:rPr>
                              </w:pPr>
                              <w:r w:rsidRPr="006F1808">
                                <w:rPr>
                                  <w:i/>
                                  <w:iCs/>
                                  <w:color w:val="A33662" w:themeColor="accent1"/>
                                  <w:szCs w:val="16"/>
                                </w:rPr>
                                <w:t xml:space="preserve"> Den som har hemtjänst med stöd av 1 eller 2 a § erbjudas en fast omsorgskontakt, om det inte bedöms vara uppenbart obehövligt. Den fasta omsorgskontakten ska tillgodose den enskildes behov av trygghet, kontinuitet, individanpassad omsorg och samordning när hemtjänstinsatsen verkställs. Lag (2022:388).</w:t>
                              </w:r>
                            </w:p>
                          </w:txbxContent>
                        </wps:txbx>
                        <wps:bodyPr rot="0" vert="horz" wrap="square" lIns="91440" tIns="45720" rIns="91440" bIns="45720" anchor="t" anchorCtr="0">
                          <a:spAutoFit/>
                        </wps:bodyPr>
                      </wps:wsp>
                    </a:graphicData>
                  </a:graphic>
                </wp:inline>
              </w:drawing>
            </mc:Choice>
            <mc:Fallback>
              <w:pict>
                <v:shapetype w14:anchorId="76ED2569" id="_x0000_t202" coordsize="21600,21600" o:spt="202" path="m,l,21600r21600,l21600,xe">
                  <v:stroke joinstyle="miter"/>
                  <v:path gradientshapeok="t" o:connecttype="rect"/>
                </v:shapetype>
                <v:shape id="Textruta 2" o:spid="_x0000_s1026" type="#_x0000_t202" style="width:332.8pt;height:11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" filled="f" stroked="f">
                  <v:textbox style="mso-fit-shape-to-text:t">
                    <w:txbxContent>
                      <w:p w14:paraId="583C3DDA" w14:textId="77777777" w:rsidR="004527DB" w:rsidRPr="006F1808" w:rsidRDefault="004527DB" w:rsidP="004527DB">
                        <w:pPr>
                          <w:pBdr>
                            <w:top w:val="single" w:sz="24" w:space="8" w:color="A33662" w:themeColor="accent1"/>
                            <w:bottom w:val="single" w:sz="24" w:space="8" w:color="A33662" w:themeColor="accent1"/>
                          </w:pBdr>
                          <w:spacing w:after="0"/>
                          <w:rPr>
                            <w:i/>
                            <w:iCs/>
                            <w:color w:val="A33662" w:themeColor="accent1"/>
                            <w:szCs w:val="16"/>
                          </w:rPr>
                        </w:pPr>
                        <w:r w:rsidRPr="006F1808">
                          <w:rPr>
                            <w:i/>
                            <w:iCs/>
                            <w:color w:val="A33662" w:themeColor="accent1"/>
                            <w:szCs w:val="16"/>
                          </w:rPr>
                          <w:t xml:space="preserve"> Den som har hemtjänst med stöd av 1 eller 2 a § erbjudas en fast omsorgskontakt, om det inte bedöms vara uppenbart obehövligt. Den fasta omsorgskontakten ska tillgodose den enskildes behov av trygghet, kontinuitet, individanpassad omsorg och samordning när hemtjänstinsatsen verkställs. Lag (2022:388).</w:t>
                        </w:r>
                      </w:p>
                    </w:txbxContent>
                  </v:textbox>
                  <w10:anchorlock/>
                </v:shape>
              </w:pict>
            </mc:Fallback>
          </mc:AlternateContent>
        </w:r>
      </w:ins>
    </w:p>
    <w:p w14:paraId="5DFD3566" w14:textId="77777777" w:rsidR="004527DB" w:rsidRPr="006F1808" w:rsidRDefault="004527DB" w:rsidP="004527DB">
      <w:pPr>
        <w:rPr>
          <w:ins w:id="1472" w:author="Eriksson Tina" w:date="2025-06-23T13:30:00Z" w16du:dateUtc="2025-06-23T11:30:00Z"/>
        </w:rPr>
      </w:pPr>
      <w:ins w:id="1473" w:author="Eriksson Tina" w:date="2025-06-23T13:30:00Z" w16du:dateUtc="2025-06-23T11:30:00Z">
        <w:r w:rsidRPr="006F1808">
          <w:t>Inom socialtjänsten 3 kapitlet 3 d § anges även vem som får vara fast omsorgskontakt</w:t>
        </w:r>
        <w:r w:rsidRPr="006F1808">
          <w:rPr>
            <w:rPrChange w:id="1474" w:author="Eriksson Tina" w:date="2025-06-24T17:00:00Z" w16du:dateUtc="2025-06-24T15:00:00Z">
              <w:rPr>
                <w:noProof/>
              </w:rPr>
            </w:rPrChange>
          </w:rPr>
          <mc:AlternateContent>
            <mc:Choice Requires="wps">
              <w:drawing>
                <wp:inline distT="91440" distB="91440" distL="114300" distR="114300" wp14:anchorId="4809A040" wp14:editId="345581BB">
                  <wp:extent cx="4166235" cy="1403985"/>
                  <wp:effectExtent l="0" t="0" r="0" b="0"/>
                  <wp:docPr id="463306660"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6235" cy="1403985"/>
                          </a:xfrm>
                          <a:prstGeom prst="rect">
                            <a:avLst/>
                          </a:prstGeom>
                          <a:noFill/>
                          <a:ln w="9525">
                            <a:noFill/>
                            <a:miter lim="800000"/>
                            <a:headEnd/>
                            <a:tailEnd/>
                          </a:ln>
                        </wps:spPr>
                        <wps:txbx>
                          <w:txbxContent>
                            <w:p w14:paraId="7EFDE8B3" w14:textId="77777777" w:rsidR="004527DB" w:rsidRPr="006F1808" w:rsidRDefault="004527DB" w:rsidP="004527DB">
                              <w:pPr>
                                <w:pBdr>
                                  <w:top w:val="single" w:sz="24" w:space="8" w:color="A33662" w:themeColor="accent1"/>
                                  <w:bottom w:val="single" w:sz="24" w:space="8" w:color="A33662" w:themeColor="accent1"/>
                                </w:pBdr>
                                <w:spacing w:after="0"/>
                                <w:rPr>
                                  <w:i/>
                                  <w:iCs/>
                                  <w:color w:val="A33662" w:themeColor="accent1"/>
                                  <w:szCs w:val="16"/>
                                </w:rPr>
                              </w:pPr>
                              <w:r w:rsidRPr="006F1808">
                                <w:rPr>
                                  <w:i/>
                                  <w:iCs/>
                                  <w:color w:val="A33662" w:themeColor="accent1"/>
                                  <w:szCs w:val="16"/>
                                </w:rPr>
                                <w:t>I verksamhet enligt denna lag får endast den som har ett sådant bevis om rätt att använda yrkestiteln undersköterska som avses i 4 kap. 5 a § patientsäkerhetslagen (2010:659) utses till fast omsorgskontakt. Lag (2022:388).</w:t>
                              </w:r>
                            </w:p>
                          </w:txbxContent>
                        </wps:txbx>
                        <wps:bodyPr rot="0" vert="horz" wrap="square" lIns="91440" tIns="45720" rIns="91440" bIns="45720" anchor="t" anchorCtr="0">
                          <a:spAutoFit/>
                        </wps:bodyPr>
                      </wps:wsp>
                    </a:graphicData>
                  </a:graphic>
                </wp:inline>
              </w:drawing>
            </mc:Choice>
            <mc:Fallback>
              <w:pict>
                <v:shape w14:anchorId="4809A040" id="_x0000_s1027" type="#_x0000_t202" style="width:328.05pt;height:11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" filled="f" stroked="f">
                  <v:textbox style="mso-fit-shape-to-text:t">
                    <w:txbxContent>
                      <w:p w14:paraId="7EFDE8B3" w14:textId="77777777" w:rsidR="004527DB" w:rsidRPr="006F1808" w:rsidRDefault="004527DB" w:rsidP="004527DB">
                        <w:pPr>
                          <w:pBdr>
                            <w:top w:val="single" w:sz="24" w:space="8" w:color="A33662" w:themeColor="accent1"/>
                            <w:bottom w:val="single" w:sz="24" w:space="8" w:color="A33662" w:themeColor="accent1"/>
                          </w:pBdr>
                          <w:spacing w:after="0"/>
                          <w:rPr>
                            <w:i/>
                            <w:iCs/>
                            <w:color w:val="A33662" w:themeColor="accent1"/>
                            <w:szCs w:val="16"/>
                          </w:rPr>
                        </w:pPr>
                        <w:r w:rsidRPr="006F1808">
                          <w:rPr>
                            <w:i/>
                            <w:iCs/>
                            <w:color w:val="A33662" w:themeColor="accent1"/>
                            <w:szCs w:val="16"/>
                          </w:rPr>
                          <w:t>I verksamhet enligt denna lag får endast den som har ett sådant bevis om rätt att använda yrkestiteln undersköterska som avses i 4 kap. 5 a § patientsäkerhetslagen (2010:659) utses till fast omsorgskontakt. Lag (2022:388).</w:t>
                        </w:r>
                      </w:p>
                    </w:txbxContent>
                  </v:textbox>
                  <w10:anchorlock/>
                </v:shape>
              </w:pict>
            </mc:Fallback>
          </mc:AlternateContent>
        </w:r>
      </w:ins>
    </w:p>
    <w:p w14:paraId="55F6653E" w14:textId="77777777" w:rsidR="004527DB" w:rsidRPr="006F1808" w:rsidRDefault="004527DB" w:rsidP="004527DB">
      <w:pPr>
        <w:rPr>
          <w:ins w:id="1475" w:author="Eriksson Tina" w:date="2025-06-23T13:30:00Z" w16du:dateUtc="2025-06-23T11:30:00Z"/>
        </w:rPr>
      </w:pPr>
    </w:p>
    <w:p w14:paraId="6896D789" w14:textId="77777777" w:rsidR="004527DB" w:rsidRPr="006F1808" w:rsidRDefault="004527DB">
      <w:pPr>
        <w:pStyle w:val="Numreradrubrik3"/>
        <w:rPr>
          <w:ins w:id="1476" w:author="Eriksson Tina" w:date="2025-06-23T13:30:00Z" w16du:dateUtc="2025-06-23T11:30:00Z"/>
          <w:lang w:val="sv-SE"/>
          <w:rPrChange w:id="1477" w:author="Eriksson Tina" w:date="2025-06-24T17:00:00Z" w16du:dateUtc="2025-06-24T15:00:00Z">
            <w:rPr>
              <w:ins w:id="1478" w:author="Eriksson Tina" w:date="2025-06-23T13:30:00Z" w16du:dateUtc="2025-06-23T11:30:00Z"/>
            </w:rPr>
          </w:rPrChange>
        </w:rPr>
        <w:pPrChange w:id="1479" w:author="Eriksson Tina" w:date="2025-06-23T13:30:00Z" w16du:dateUtc="2025-06-23T11:30:00Z">
          <w:pPr>
            <w:pStyle w:val="Numreradrubrik2"/>
          </w:pPr>
        </w:pPrChange>
      </w:pPr>
      <w:bookmarkStart w:id="1480" w:name="_Toc198904599"/>
      <w:bookmarkStart w:id="1481" w:name="_Toc201647940"/>
      <w:ins w:id="1482" w:author="Eriksson Tina" w:date="2025-06-23T13:30:00Z" w16du:dateUtc="2025-06-23T11:30:00Z">
        <w:r w:rsidRPr="006F1808">
          <w:rPr>
            <w:lang w:val="sv-SE"/>
            <w:rPrChange w:id="1483" w:author="Eriksson Tina" w:date="2025-06-24T17:00:00Z" w16du:dateUtc="2025-06-24T15:00:00Z">
              <w:rPr/>
            </w:rPrChange>
          </w:rPr>
          <w:t>Beskrivning</w:t>
        </w:r>
        <w:bookmarkEnd w:id="1480"/>
        <w:bookmarkEnd w:id="1481"/>
        <w:r w:rsidRPr="006F1808">
          <w:rPr>
            <w:lang w:val="sv-SE"/>
            <w:rPrChange w:id="1484" w:author="Eriksson Tina" w:date="2025-06-24T17:00:00Z" w16du:dateUtc="2025-06-24T15:00:00Z">
              <w:rPr/>
            </w:rPrChange>
          </w:rPr>
          <w:t xml:space="preserve"> </w:t>
        </w:r>
      </w:ins>
    </w:p>
    <w:p w14:paraId="7DD77EB4" w14:textId="77777777" w:rsidR="004527DB" w:rsidRPr="006F1808" w:rsidRDefault="004527DB" w:rsidP="004527DB">
      <w:pPr>
        <w:rPr>
          <w:ins w:id="1485" w:author="Eriksson Tina" w:date="2025-06-23T13:30:00Z" w16du:dateUtc="2025-06-23T11:30:00Z"/>
        </w:rPr>
      </w:pPr>
      <w:ins w:id="1486" w:author="Eriksson Tina" w:date="2025-06-23T13:30:00Z" w16du:dateUtc="2025-06-23T11:30:00Z">
        <w:r w:rsidRPr="006F1808">
          <w:t>Varje omsorgstagare som har hemtjänst har rätt till en fast omsorgskontakt som ansvarar för att känna till den enskildes behov och önskemål, och arbeta för en individanpassad god och trygg omsorg. Redan innan regleringen har många omsorgstagare haft en fast kontaktperson i hemtjänsten men regleringen syftar till att skapa en större enhetlighet kring rollen över landet.</w:t>
        </w:r>
      </w:ins>
    </w:p>
    <w:p w14:paraId="4F24BAB9" w14:textId="77777777" w:rsidR="004527DB" w:rsidRPr="006F1808" w:rsidRDefault="004527DB" w:rsidP="004527DB">
      <w:pPr>
        <w:rPr>
          <w:ins w:id="1487" w:author="Eriksson Tina" w:date="2025-06-23T13:30:00Z" w16du:dateUtc="2025-06-23T11:30:00Z"/>
        </w:rPr>
      </w:pPr>
      <w:ins w:id="1488" w:author="Eriksson Tina" w:date="2025-06-23T13:30:00Z" w16du:dateUtc="2025-06-23T11:30:00Z">
        <w:r w:rsidRPr="006F1808">
          <w:rPr>
            <w:rPrChange w:id="1489" w:author="Eriksson Tina" w:date="2025-06-24T17:00:00Z" w16du:dateUtc="2025-06-24T15:00:00Z">
              <w:rPr>
                <w:noProof/>
              </w:rPr>
            </w:rPrChange>
          </w:rPr>
          <mc:AlternateContent>
            <mc:Choice Requires="wps">
              <w:drawing>
                <wp:anchor distT="0" distB="0" distL="114300" distR="114300" simplePos="0" relativeHeight="251660289" behindDoc="0" locked="0" layoutInCell="1" allowOverlap="1" wp14:anchorId="4F5EC28B" wp14:editId="015A1FA6">
                  <wp:simplePos x="0" y="0"/>
                  <wp:positionH relativeFrom="column">
                    <wp:posOffset>606501</wp:posOffset>
                  </wp:positionH>
                  <wp:positionV relativeFrom="paragraph">
                    <wp:posOffset>197485</wp:posOffset>
                  </wp:positionV>
                  <wp:extent cx="3642970" cy="1258214"/>
                  <wp:effectExtent l="0" t="0" r="15240" b="18415"/>
                  <wp:wrapNone/>
                  <wp:docPr id="121834257" name="Rektangel 1"/>
                  <wp:cNvGraphicFramePr/>
                  <a:graphic xmlns:a="http://schemas.openxmlformats.org/drawingml/2006/main">
                    <a:graphicData uri="http://schemas.microsoft.com/office/word/2010/wordprocessingShape">
                      <wps:wsp>
                        <wps:cNvSpPr/>
                        <wps:spPr>
                          <a:xfrm>
                            <a:off x="0" y="0"/>
                            <a:ext cx="3642970" cy="1258214"/>
                          </a:xfrm>
                          <a:prstGeom prst="rect">
                            <a:avLst/>
                          </a:prstGeom>
                          <a:ln/>
                        </wps:spPr>
                        <wps:style>
                          <a:lnRef idx="3">
                            <a:schemeClr val="lt1"/>
                          </a:lnRef>
                          <a:fillRef idx="1">
                            <a:schemeClr val="accent2"/>
                          </a:fillRef>
                          <a:effectRef idx="1">
                            <a:schemeClr val="accent2"/>
                          </a:effectRef>
                          <a:fontRef idx="minor">
                            <a:schemeClr val="lt1"/>
                          </a:fontRef>
                        </wps:style>
                        <wps:txbx>
                          <w:txbxContent>
                            <w:p w14:paraId="2040DDB0" w14:textId="77777777" w:rsidR="004527DB" w:rsidRPr="006F1808" w:rsidRDefault="004527DB" w:rsidP="004527DB">
                              <w:pPr>
                                <w:spacing w:after="0"/>
                                <w:rPr>
                                  <w:b/>
                                  <w:bCs/>
                                  <w:color w:val="353636" w:themeColor="text1"/>
                                </w:rPr>
                              </w:pPr>
                              <w:r w:rsidRPr="006F1808">
                                <w:rPr>
                                  <w:b/>
                                  <w:bCs/>
                                  <w:color w:val="353636" w:themeColor="text1"/>
                                </w:rPr>
                                <w:t>Fast omsorgskontakt i hemtjänsten</w:t>
                              </w:r>
                            </w:p>
                            <w:p w14:paraId="738568D9" w14:textId="77777777" w:rsidR="004527DB" w:rsidRPr="006F1808" w:rsidRDefault="004527DB" w:rsidP="004527DB">
                              <w:pPr>
                                <w:spacing w:line="240" w:lineRule="auto"/>
                                <w:rPr>
                                  <w:color w:val="353636" w:themeColor="text1"/>
                                </w:rPr>
                              </w:pPr>
                              <w:r w:rsidRPr="006F1808">
                                <w:rPr>
                                  <w:rFonts w:ascii="Open Sans" w:hAnsi="Open Sans" w:cs="Times New Roman"/>
                                  <w:color w:val="353636" w:themeColor="text1"/>
                                </w:rPr>
                                <w:t>namngiven personal inom hemtjänstens verkställande verksamhet som ska bistå och stödja omsorgstagaren och hens anhöriga genom att samordna insatser och övriga kontakter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5EC28B" id="Rektangel 1" o:spid="_x0000_s1028" style="position:absolute;margin-left:47.75pt;margin-top:15.55pt;width:286.85pt;height:99.05pt;z-index:251660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" fillcolor="#e7dac5 [3205]" strokecolor="white [3201]" strokeweight="1.5pt">
                  <v:textbox>
                    <w:txbxContent>
                      <w:p w14:paraId="2040DDB0" w14:textId="77777777" w:rsidR="004527DB" w:rsidRPr="006F1808" w:rsidRDefault="004527DB" w:rsidP="004527DB">
                        <w:pPr>
                          <w:spacing w:after="0"/>
                          <w:rPr>
                            <w:b/>
                            <w:bCs/>
                            <w:color w:val="353636" w:themeColor="text1"/>
                          </w:rPr>
                        </w:pPr>
                        <w:r w:rsidRPr="006F1808">
                          <w:rPr>
                            <w:b/>
                            <w:bCs/>
                            <w:color w:val="353636" w:themeColor="text1"/>
                          </w:rPr>
                          <w:t>Fast omsorgskontakt i hemtjänsten</w:t>
                        </w:r>
                      </w:p>
                      <w:p w14:paraId="738568D9" w14:textId="77777777" w:rsidR="004527DB" w:rsidRPr="006F1808" w:rsidRDefault="004527DB" w:rsidP="004527DB">
                        <w:pPr>
                          <w:spacing w:line="240" w:lineRule="auto"/>
                          <w:rPr>
                            <w:color w:val="353636" w:themeColor="text1"/>
                          </w:rPr>
                        </w:pPr>
                        <w:r w:rsidRPr="006F1808">
                          <w:rPr>
                            <w:rFonts w:ascii="Open Sans" w:hAnsi="Open Sans" w:cs="Times New Roman"/>
                            <w:color w:val="353636" w:themeColor="text1"/>
                          </w:rPr>
                          <w:t>namngiven personal inom hemtjänstens verkställande verksamhet som ska bistå och stödja omsorgstagaren och hens anhöriga genom att samordna insatser och övriga kontakter</w:t>
                        </w:r>
                      </w:p>
                    </w:txbxContent>
                  </v:textbox>
                </v:rect>
              </w:pict>
            </mc:Fallback>
          </mc:AlternateContent>
        </w:r>
      </w:ins>
    </w:p>
    <w:p w14:paraId="4F1C2472" w14:textId="77777777" w:rsidR="004527DB" w:rsidRPr="006F1808" w:rsidRDefault="004527DB" w:rsidP="004527DB">
      <w:pPr>
        <w:rPr>
          <w:ins w:id="1490" w:author="Eriksson Tina" w:date="2025-06-23T13:30:00Z" w16du:dateUtc="2025-06-23T11:30:00Z"/>
        </w:rPr>
      </w:pPr>
    </w:p>
    <w:p w14:paraId="05AF1012" w14:textId="77777777" w:rsidR="004527DB" w:rsidRPr="006F1808" w:rsidRDefault="004527DB" w:rsidP="004527DB">
      <w:pPr>
        <w:rPr>
          <w:ins w:id="1491" w:author="Eriksson Tina" w:date="2025-06-23T13:30:00Z" w16du:dateUtc="2025-06-23T11:30:00Z"/>
        </w:rPr>
      </w:pPr>
    </w:p>
    <w:p w14:paraId="2808302C" w14:textId="77777777" w:rsidR="004527DB" w:rsidRPr="006F1808" w:rsidRDefault="004527DB" w:rsidP="004527DB">
      <w:pPr>
        <w:rPr>
          <w:ins w:id="1492" w:author="Eriksson Tina" w:date="2025-06-23T13:30:00Z" w16du:dateUtc="2025-06-23T11:30:00Z"/>
        </w:rPr>
      </w:pPr>
    </w:p>
    <w:p w14:paraId="5D2CD336" w14:textId="77777777" w:rsidR="004527DB" w:rsidRPr="006F1808" w:rsidRDefault="004527DB" w:rsidP="004527DB">
      <w:pPr>
        <w:rPr>
          <w:ins w:id="1493" w:author="Eriksson Tina" w:date="2025-06-23T13:30:00Z" w16du:dateUtc="2025-06-23T11:30:00Z"/>
        </w:rPr>
      </w:pPr>
    </w:p>
    <w:p w14:paraId="1BAFA68C" w14:textId="77777777" w:rsidR="004527DB" w:rsidRPr="006F1808" w:rsidRDefault="004527DB" w:rsidP="004527DB">
      <w:pPr>
        <w:rPr>
          <w:ins w:id="1494" w:author="Eriksson Tina" w:date="2025-06-23T13:30:00Z" w16du:dateUtc="2025-06-23T11:30:00Z"/>
        </w:rPr>
      </w:pPr>
    </w:p>
    <w:p w14:paraId="3C94F9DD" w14:textId="77777777" w:rsidR="004527DB" w:rsidRPr="006F1808" w:rsidRDefault="004527DB" w:rsidP="004527DB">
      <w:pPr>
        <w:rPr>
          <w:ins w:id="1495" w:author="Eriksson Tina" w:date="2025-06-23T13:30:00Z" w16du:dateUtc="2025-06-23T11:30:00Z"/>
        </w:rPr>
      </w:pPr>
      <w:ins w:id="1496" w:author="Eriksson Tina" w:date="2025-06-23T13:30:00Z" w16du:dateUtc="2025-06-23T11:30:00Z">
        <w:r w:rsidRPr="006F1808">
          <w:t>En fast omsorgskontakt ska alltid erbjudas till den som har hemtjänst och det ska dokumenteras vem den fasta omsorgskontakten är eller om en person har tackat nej till erbjudandet om att få en fast omsorgskontakt. Oavsett om hemtjänsten bedrivs av en kommunal eller privat aktör så ska en fast omsorgskontakt erbjudas.</w:t>
        </w:r>
      </w:ins>
    </w:p>
    <w:p w14:paraId="3A42652F" w14:textId="77777777" w:rsidR="004527DB" w:rsidRPr="006F1808" w:rsidRDefault="004527DB" w:rsidP="004527DB">
      <w:pPr>
        <w:rPr>
          <w:ins w:id="1497" w:author="Eriksson Tina" w:date="2025-06-23T13:30:00Z" w16du:dateUtc="2025-06-23T11:30:00Z"/>
        </w:rPr>
      </w:pPr>
      <w:ins w:id="1498" w:author="Eriksson Tina" w:date="2025-06-23T13:30:00Z" w16du:dateUtc="2025-06-23T11:30:00Z">
        <w:r w:rsidRPr="006F1808">
          <w:t>Den fasta omsorgskontakten ska tillgodose den enskildes behov av:</w:t>
        </w:r>
      </w:ins>
    </w:p>
    <w:p w14:paraId="20308402" w14:textId="77777777" w:rsidR="004527DB" w:rsidRPr="006F1808" w:rsidRDefault="004527DB" w:rsidP="004527DB">
      <w:pPr>
        <w:pStyle w:val="Liststycke"/>
        <w:numPr>
          <w:ilvl w:val="0"/>
          <w:numId w:val="42"/>
        </w:numPr>
        <w:spacing w:line="278" w:lineRule="auto"/>
        <w:rPr>
          <w:ins w:id="1499" w:author="Eriksson Tina" w:date="2025-06-23T13:30:00Z" w16du:dateUtc="2025-06-23T11:30:00Z"/>
        </w:rPr>
      </w:pPr>
      <w:ins w:id="1500" w:author="Eriksson Tina" w:date="2025-06-23T13:30:00Z" w16du:dateUtc="2025-06-23T11:30:00Z">
        <w:r w:rsidRPr="006F1808">
          <w:t>Trygghet</w:t>
        </w:r>
      </w:ins>
    </w:p>
    <w:p w14:paraId="00450298" w14:textId="77777777" w:rsidR="004527DB" w:rsidRPr="006F1808" w:rsidRDefault="004527DB" w:rsidP="004527DB">
      <w:pPr>
        <w:pStyle w:val="Liststycke"/>
        <w:numPr>
          <w:ilvl w:val="0"/>
          <w:numId w:val="42"/>
        </w:numPr>
        <w:spacing w:line="278" w:lineRule="auto"/>
        <w:rPr>
          <w:ins w:id="1501" w:author="Eriksson Tina" w:date="2025-06-23T13:30:00Z" w16du:dateUtc="2025-06-23T11:30:00Z"/>
        </w:rPr>
      </w:pPr>
      <w:ins w:id="1502" w:author="Eriksson Tina" w:date="2025-06-23T13:30:00Z" w16du:dateUtc="2025-06-23T11:30:00Z">
        <w:r w:rsidRPr="006F1808">
          <w:t>Kontinuitet</w:t>
        </w:r>
      </w:ins>
    </w:p>
    <w:p w14:paraId="728127BB" w14:textId="77777777" w:rsidR="004527DB" w:rsidRPr="006F1808" w:rsidRDefault="004527DB" w:rsidP="004527DB">
      <w:pPr>
        <w:pStyle w:val="Liststycke"/>
        <w:numPr>
          <w:ilvl w:val="0"/>
          <w:numId w:val="42"/>
        </w:numPr>
        <w:spacing w:line="278" w:lineRule="auto"/>
        <w:rPr>
          <w:ins w:id="1503" w:author="Eriksson Tina" w:date="2025-06-23T13:30:00Z" w16du:dateUtc="2025-06-23T11:30:00Z"/>
        </w:rPr>
      </w:pPr>
      <w:ins w:id="1504" w:author="Eriksson Tina" w:date="2025-06-23T13:30:00Z" w16du:dateUtc="2025-06-23T11:30:00Z">
        <w:r w:rsidRPr="006F1808">
          <w:t>Individanpassad omsorg</w:t>
        </w:r>
      </w:ins>
    </w:p>
    <w:p w14:paraId="5FDE18B6" w14:textId="77777777" w:rsidR="004527DB" w:rsidRPr="006F1808" w:rsidRDefault="004527DB" w:rsidP="004527DB">
      <w:pPr>
        <w:pStyle w:val="Liststycke"/>
        <w:numPr>
          <w:ilvl w:val="0"/>
          <w:numId w:val="42"/>
        </w:numPr>
        <w:spacing w:line="278" w:lineRule="auto"/>
        <w:rPr>
          <w:ins w:id="1505" w:author="Eriksson Tina" w:date="2025-06-23T13:30:00Z" w16du:dateUtc="2025-06-23T11:30:00Z"/>
        </w:rPr>
      </w:pPr>
      <w:ins w:id="1506" w:author="Eriksson Tina" w:date="2025-06-23T13:30:00Z" w16du:dateUtc="2025-06-23T11:30:00Z">
        <w:r w:rsidRPr="006F1808">
          <w:lastRenderedPageBreak/>
          <w:t>Samordning</w:t>
        </w:r>
      </w:ins>
    </w:p>
    <w:p w14:paraId="6666D602" w14:textId="77777777" w:rsidR="004527DB" w:rsidRPr="006F1808" w:rsidRDefault="004527DB" w:rsidP="004527DB">
      <w:pPr>
        <w:rPr>
          <w:ins w:id="1507" w:author="Eriksson Tina" w:date="2025-06-23T13:30:00Z" w16du:dateUtc="2025-06-23T11:30:00Z"/>
        </w:rPr>
      </w:pPr>
      <w:ins w:id="1508" w:author="Eriksson Tina" w:date="2025-06-23T13:30:00Z" w16du:dateUtc="2025-06-23T11:30:00Z">
        <w:r w:rsidRPr="006F1808">
          <w:t>Genom bestämmelsen är förhoppningen att rollen fast omsorgskontakt inom hemtjänsten ska bli mer likvärdig över hela landet.</w:t>
        </w:r>
      </w:ins>
    </w:p>
    <w:p w14:paraId="122CE70B" w14:textId="77777777" w:rsidR="004527DB" w:rsidRPr="006F1808" w:rsidRDefault="004527DB">
      <w:pPr>
        <w:pStyle w:val="Numreradrubrik3"/>
        <w:rPr>
          <w:ins w:id="1509" w:author="Eriksson Tina" w:date="2025-06-23T13:30:00Z" w16du:dateUtc="2025-06-23T11:30:00Z"/>
          <w:lang w:val="sv-SE"/>
          <w:rPrChange w:id="1510" w:author="Eriksson Tina" w:date="2025-06-24T17:00:00Z" w16du:dateUtc="2025-06-24T15:00:00Z">
            <w:rPr>
              <w:ins w:id="1511" w:author="Eriksson Tina" w:date="2025-06-23T13:30:00Z" w16du:dateUtc="2025-06-23T11:30:00Z"/>
            </w:rPr>
          </w:rPrChange>
        </w:rPr>
        <w:pPrChange w:id="1512" w:author="Eriksson Tina" w:date="2025-06-23T13:30:00Z" w16du:dateUtc="2025-06-23T11:30:00Z">
          <w:pPr>
            <w:pStyle w:val="Numreradrubrik2"/>
          </w:pPr>
        </w:pPrChange>
      </w:pPr>
      <w:bookmarkStart w:id="1513" w:name="_Toc198904600"/>
      <w:bookmarkStart w:id="1514" w:name="_Toc201647941"/>
      <w:ins w:id="1515" w:author="Eriksson Tina" w:date="2025-06-23T13:30:00Z" w16du:dateUtc="2025-06-23T11:30:00Z">
        <w:r w:rsidRPr="006F1808">
          <w:rPr>
            <w:lang w:val="sv-SE"/>
            <w:rPrChange w:id="1516" w:author="Eriksson Tina" w:date="2025-06-24T17:00:00Z" w16du:dateUtc="2025-06-24T15:00:00Z">
              <w:rPr/>
            </w:rPrChange>
          </w:rPr>
          <w:t>Arbetsuppgifter för den fasta omsorgskontakten i hemtjänsten</w:t>
        </w:r>
        <w:bookmarkEnd w:id="1513"/>
        <w:bookmarkEnd w:id="1514"/>
      </w:ins>
    </w:p>
    <w:p w14:paraId="5FA83C14" w14:textId="77777777" w:rsidR="004527DB" w:rsidRPr="006F1808" w:rsidRDefault="004527DB" w:rsidP="004527DB">
      <w:pPr>
        <w:rPr>
          <w:ins w:id="1517" w:author="Eriksson Tina" w:date="2025-06-23T13:30:00Z" w16du:dateUtc="2025-06-23T11:30:00Z"/>
        </w:rPr>
      </w:pPr>
    </w:p>
    <w:p w14:paraId="5415B61D" w14:textId="77777777" w:rsidR="004527DB" w:rsidRPr="006F1808" w:rsidRDefault="004527DB" w:rsidP="004527DB">
      <w:pPr>
        <w:rPr>
          <w:ins w:id="1518" w:author="Eriksson Tina" w:date="2025-06-23T13:30:00Z" w16du:dateUtc="2025-06-23T11:30:00Z"/>
        </w:rPr>
      </w:pPr>
      <w:ins w:id="1519" w:author="Eriksson Tina" w:date="2025-06-23T13:30:00Z" w16du:dateUtc="2025-06-23T11:30:00Z">
        <w:r w:rsidRPr="006F1808">
          <w:t>Funktionen fast omsorgskontakt syftar till att göra omsorgen mer individanpassad och främja personalkontinuitet. Det är därför centralt att den fasta omsorgskontakten ges möjlighet att arbeta i nära relation till sin omsorgstagare. Det finns inte reglerat i socialtjänstlagen exakt vilka arbetsuppgifter den fasta omsorgskontakten ska ha men enligt förarbetet till lagförslaget kan följande delar ingå i uppdraget. (R2)</w:t>
        </w:r>
      </w:ins>
    </w:p>
    <w:p w14:paraId="5FF8511F" w14:textId="77777777" w:rsidR="004527DB" w:rsidRPr="006F1808" w:rsidRDefault="004527DB" w:rsidP="004527DB">
      <w:pPr>
        <w:rPr>
          <w:ins w:id="1520" w:author="Eriksson Tina" w:date="2025-06-23T13:30:00Z" w16du:dateUtc="2025-06-23T11:30:00Z"/>
        </w:rPr>
      </w:pPr>
      <w:ins w:id="1521" w:author="Eriksson Tina" w:date="2025-06-23T13:30:00Z" w16du:dateUtc="2025-06-23T11:30:00Z">
        <w:r w:rsidRPr="006F1808">
          <w:t xml:space="preserve">Vara en </w:t>
        </w:r>
        <w:r w:rsidRPr="006F1808">
          <w:rPr>
            <w:b/>
            <w:bCs/>
          </w:rPr>
          <w:t>central del i det dagliga omsorgsarbetet</w:t>
        </w:r>
        <w:r w:rsidRPr="006F1808">
          <w:t xml:space="preserve"> för omsorgstagaren vad gäller stöd och service, omsorg och personlig omvårdnad.</w:t>
        </w:r>
      </w:ins>
    </w:p>
    <w:p w14:paraId="544D0341" w14:textId="77777777" w:rsidR="004527DB" w:rsidRPr="006F1808" w:rsidRDefault="004527DB" w:rsidP="004527DB">
      <w:pPr>
        <w:rPr>
          <w:ins w:id="1522" w:author="Eriksson Tina" w:date="2025-06-23T13:30:00Z" w16du:dateUtc="2025-06-23T11:30:00Z"/>
        </w:rPr>
      </w:pPr>
      <w:ins w:id="1523" w:author="Eriksson Tina" w:date="2025-06-23T13:30:00Z" w16du:dateUtc="2025-06-23T11:30:00Z">
        <w:r w:rsidRPr="006F1808">
          <w:t xml:space="preserve">Skapa </w:t>
        </w:r>
        <w:r w:rsidRPr="006F1808">
          <w:rPr>
            <w:b/>
            <w:bCs/>
          </w:rPr>
          <w:t>trygghet och kontinuitet</w:t>
        </w:r>
        <w:r w:rsidRPr="006F1808">
          <w:t xml:space="preserve"> genom att träffa sin omsorgstagare med viss frekvens och regelbundenhet. Det är den fasta omsorgskontaktens uppdrag att arbeta nära omsorgstagaren och få en helhetsbild av dennes situation och anpassa insatserna utifrån behoven.</w:t>
        </w:r>
      </w:ins>
    </w:p>
    <w:p w14:paraId="2982AB28" w14:textId="77777777" w:rsidR="004527DB" w:rsidRPr="006F1808" w:rsidRDefault="004527DB" w:rsidP="004527DB">
      <w:pPr>
        <w:rPr>
          <w:ins w:id="1524" w:author="Eriksson Tina" w:date="2025-06-23T13:30:00Z" w16du:dateUtc="2025-06-23T11:30:00Z"/>
        </w:rPr>
      </w:pPr>
      <w:ins w:id="1525" w:author="Eriksson Tina" w:date="2025-06-23T13:30:00Z" w16du:dateUtc="2025-06-23T11:30:00Z">
        <w:r w:rsidRPr="006F1808">
          <w:rPr>
            <w:b/>
            <w:bCs/>
          </w:rPr>
          <w:t>Planera, individanpassa och följa upp omsorgen</w:t>
        </w:r>
        <w:r w:rsidRPr="006F1808">
          <w:t xml:space="preserve"> är uppgifter för den fasta omsorgskontakten. Ett sätt att göra detta är genom att tillsammans med omsorgstagaren vara den som upprättar genomförandeplanen, samt att följa upp utförandet av omsorgen och revidera genomförandeplanen om det finns behov av det.</w:t>
        </w:r>
      </w:ins>
    </w:p>
    <w:p w14:paraId="14ECEF81" w14:textId="77777777" w:rsidR="004527DB" w:rsidRPr="006F1808" w:rsidRDefault="004527DB" w:rsidP="004527DB">
      <w:pPr>
        <w:rPr>
          <w:ins w:id="1526" w:author="Eriksson Tina" w:date="2025-06-23T13:30:00Z" w16du:dateUtc="2025-06-23T11:30:00Z"/>
        </w:rPr>
      </w:pPr>
      <w:ins w:id="1527" w:author="Eriksson Tina" w:date="2025-06-23T13:30:00Z" w16du:dateUtc="2025-06-23T11:30:00Z">
        <w:r w:rsidRPr="006F1808">
          <w:t xml:space="preserve">Den fasta omsorgskontakten ska tillgodose </w:t>
        </w:r>
        <w:r w:rsidRPr="006F1808">
          <w:rPr>
            <w:b/>
            <w:bCs/>
          </w:rPr>
          <w:t>samordningen</w:t>
        </w:r>
        <w:r w:rsidRPr="006F1808">
          <w:t xml:space="preserve"> av hemtjänstinsatsen och även samordna med andra yrkesgrupper kring omsorgstagaren så som hälso- och sjukvårdspersonal. I ansvaret kan det även ingå att delta i uppföljningsmöten med biståndshandläggaren och samverkan kring den individuella planen (SIP).</w:t>
        </w:r>
      </w:ins>
    </w:p>
    <w:p w14:paraId="60ACF6C3" w14:textId="77777777" w:rsidR="004527DB" w:rsidRPr="006F1808" w:rsidRDefault="004527DB" w:rsidP="004527DB">
      <w:pPr>
        <w:rPr>
          <w:ins w:id="1528" w:author="Eriksson Tina" w:date="2025-06-23T13:30:00Z" w16du:dateUtc="2025-06-23T11:30:00Z"/>
        </w:rPr>
      </w:pPr>
      <w:ins w:id="1529" w:author="Eriksson Tina" w:date="2025-06-23T13:30:00Z" w16du:dateUtc="2025-06-23T11:30:00Z">
        <w:r w:rsidRPr="006F1808">
          <w:rPr>
            <w:b/>
            <w:bCs/>
          </w:rPr>
          <w:t xml:space="preserve">Vara ett stöd för anhöriga </w:t>
        </w:r>
        <w:r w:rsidRPr="006F1808">
          <w:t>så att även de kan känna sig trygga och ha möjlighet att höra av sig till den fasta omsorgskontakten vid behov. (R2)</w:t>
        </w:r>
      </w:ins>
    </w:p>
    <w:p w14:paraId="66837AF1" w14:textId="77777777" w:rsidR="004527DB" w:rsidRPr="006F1808" w:rsidRDefault="004527DB">
      <w:pPr>
        <w:pStyle w:val="Numreradrubrik3"/>
        <w:rPr>
          <w:ins w:id="1530" w:author="Eriksson Tina" w:date="2025-06-23T13:30:00Z" w16du:dateUtc="2025-06-23T11:30:00Z"/>
          <w:lang w:val="sv-SE"/>
          <w:rPrChange w:id="1531" w:author="Eriksson Tina" w:date="2025-06-24T17:00:00Z" w16du:dateUtc="2025-06-24T15:00:00Z">
            <w:rPr>
              <w:ins w:id="1532" w:author="Eriksson Tina" w:date="2025-06-23T13:30:00Z" w16du:dateUtc="2025-06-23T11:30:00Z"/>
            </w:rPr>
          </w:rPrChange>
        </w:rPr>
        <w:pPrChange w:id="1533" w:author="Eriksson Tina" w:date="2025-06-23T13:30:00Z" w16du:dateUtc="2025-06-23T11:30:00Z">
          <w:pPr>
            <w:pStyle w:val="Numreradrubrik2"/>
            <w:ind w:right="423"/>
          </w:pPr>
        </w:pPrChange>
      </w:pPr>
      <w:bookmarkStart w:id="1534" w:name="_Toc198904601"/>
      <w:bookmarkStart w:id="1535" w:name="_Toc201647942"/>
      <w:ins w:id="1536" w:author="Eriksson Tina" w:date="2025-06-23T13:30:00Z" w16du:dateUtc="2025-06-23T11:30:00Z">
        <w:r w:rsidRPr="006F1808">
          <w:rPr>
            <w:lang w:val="sv-SE"/>
            <w:rPrChange w:id="1537" w:author="Eriksson Tina" w:date="2025-06-24T17:00:00Z" w16du:dateUtc="2025-06-24T15:00:00Z">
              <w:rPr/>
            </w:rPrChange>
          </w:rPr>
          <w:t>Vem får vara fast omsorgskontakt i hemtjänsten?</w:t>
        </w:r>
        <w:bookmarkEnd w:id="1534"/>
        <w:bookmarkEnd w:id="1535"/>
      </w:ins>
    </w:p>
    <w:p w14:paraId="5D10632A" w14:textId="77777777" w:rsidR="004527DB" w:rsidRPr="006F1808" w:rsidRDefault="004527DB" w:rsidP="004527DB">
      <w:pPr>
        <w:rPr>
          <w:ins w:id="1538" w:author="Eriksson Tina" w:date="2025-06-23T13:30:00Z" w16du:dateUtc="2025-06-23T11:30:00Z"/>
        </w:rPr>
      </w:pPr>
      <w:ins w:id="1539" w:author="Eriksson Tina" w:date="2025-06-23T13:30:00Z" w16du:dateUtc="2025-06-23T11:30:00Z">
        <w:r w:rsidRPr="006F1808">
          <w:t>Den fasta omsorgskontakten ska vara:</w:t>
        </w:r>
      </w:ins>
    </w:p>
    <w:p w14:paraId="58B92683" w14:textId="77777777" w:rsidR="004527DB" w:rsidRPr="006F1808" w:rsidRDefault="004527DB" w:rsidP="004527DB">
      <w:pPr>
        <w:pStyle w:val="Liststycke"/>
        <w:numPr>
          <w:ilvl w:val="0"/>
          <w:numId w:val="43"/>
        </w:numPr>
        <w:spacing w:line="278" w:lineRule="auto"/>
        <w:rPr>
          <w:ins w:id="1540" w:author="Eriksson Tina" w:date="2025-06-23T13:30:00Z" w16du:dateUtc="2025-06-23T11:30:00Z"/>
        </w:rPr>
      </w:pPr>
      <w:ins w:id="1541" w:author="Eriksson Tina" w:date="2025-06-23T13:30:00Z" w16du:dateUtc="2025-06-23T11:30:00Z">
        <w:r w:rsidRPr="006F1808">
          <w:t>En utpekad/namngiven person</w:t>
        </w:r>
      </w:ins>
    </w:p>
    <w:p w14:paraId="52074AC7" w14:textId="77777777" w:rsidR="004527DB" w:rsidRPr="006F1808" w:rsidRDefault="004527DB" w:rsidP="004527DB">
      <w:pPr>
        <w:pStyle w:val="Liststycke"/>
        <w:numPr>
          <w:ilvl w:val="0"/>
          <w:numId w:val="43"/>
        </w:numPr>
        <w:spacing w:line="278" w:lineRule="auto"/>
        <w:rPr>
          <w:ins w:id="1542" w:author="Eriksson Tina" w:date="2025-06-23T13:30:00Z" w16du:dateUtc="2025-06-23T11:30:00Z"/>
        </w:rPr>
      </w:pPr>
      <w:ins w:id="1543" w:author="Eriksson Tina" w:date="2025-06-23T13:30:00Z" w16du:dateUtc="2025-06-23T11:30:00Z">
        <w:r w:rsidRPr="006F1808">
          <w:t>Del av den verkställande verksamheten</w:t>
        </w:r>
      </w:ins>
    </w:p>
    <w:p w14:paraId="7CCC904D" w14:textId="77777777" w:rsidR="004527DB" w:rsidRPr="006F1808" w:rsidRDefault="004527DB" w:rsidP="004527DB">
      <w:pPr>
        <w:pStyle w:val="Liststycke"/>
        <w:numPr>
          <w:ilvl w:val="0"/>
          <w:numId w:val="43"/>
        </w:numPr>
        <w:spacing w:line="278" w:lineRule="auto"/>
        <w:rPr>
          <w:ins w:id="1544" w:author="Eriksson Tina" w:date="2025-06-23T13:30:00Z" w16du:dateUtc="2025-06-23T11:30:00Z"/>
        </w:rPr>
      </w:pPr>
      <w:ins w:id="1545" w:author="Eriksson Tina" w:date="2025-06-23T13:30:00Z" w16du:dateUtc="2025-06-23T11:30:00Z">
        <w:r w:rsidRPr="006F1808">
          <w:t>Undersköterska (R2)</w:t>
        </w:r>
      </w:ins>
    </w:p>
    <w:p w14:paraId="4EC8DC46" w14:textId="77777777" w:rsidR="004527DB" w:rsidRPr="006F1808" w:rsidRDefault="004527DB" w:rsidP="004527DB">
      <w:pPr>
        <w:rPr>
          <w:ins w:id="1546" w:author="Eriksson Tina" w:date="2025-06-23T13:30:00Z" w16du:dateUtc="2025-06-23T11:30:00Z"/>
        </w:rPr>
      </w:pPr>
      <w:ins w:id="1547" w:author="Eriksson Tina" w:date="2025-06-23T13:30:00Z" w16du:dateUtc="2025-06-23T11:30:00Z">
        <w:r w:rsidRPr="006F1808">
          <w:t>Det är inte den fasta omsorgskontakten som ska bedöma och tillgodose den enskildes behov men spelar en viktig roll genom att ha god kännedom om omsorgstagaren och kunna observera ändrade behov.</w:t>
        </w:r>
      </w:ins>
    </w:p>
    <w:p w14:paraId="0AB73E7A" w14:textId="77777777" w:rsidR="004527DB" w:rsidRPr="006F1808" w:rsidRDefault="004527DB">
      <w:pPr>
        <w:pStyle w:val="Numreradrubrik4"/>
        <w:rPr>
          <w:ins w:id="1548" w:author="Eriksson Tina" w:date="2025-06-23T13:30:00Z" w16du:dateUtc="2025-06-23T11:30:00Z"/>
          <w:lang w:val="sv-SE"/>
          <w:rPrChange w:id="1549" w:author="Eriksson Tina" w:date="2025-06-24T17:00:00Z" w16du:dateUtc="2025-06-24T15:00:00Z">
            <w:rPr>
              <w:ins w:id="1550" w:author="Eriksson Tina" w:date="2025-06-23T13:30:00Z" w16du:dateUtc="2025-06-23T11:30:00Z"/>
            </w:rPr>
          </w:rPrChange>
        </w:rPr>
        <w:pPrChange w:id="1551" w:author="Eriksson Tina" w:date="2025-06-23T13:30:00Z" w16du:dateUtc="2025-06-23T11:30:00Z">
          <w:pPr>
            <w:pStyle w:val="Numreradrubrik3"/>
          </w:pPr>
        </w:pPrChange>
      </w:pPr>
      <w:bookmarkStart w:id="1552" w:name="_Toc198904602"/>
      <w:ins w:id="1553" w:author="Eriksson Tina" w:date="2025-06-23T13:30:00Z" w16du:dateUtc="2025-06-23T11:30:00Z">
        <w:r w:rsidRPr="006F1808">
          <w:rPr>
            <w:lang w:val="sv-SE"/>
            <w:rPrChange w:id="1554" w:author="Eriksson Tina" w:date="2025-06-24T17:00:00Z" w16du:dateUtc="2025-06-24T15:00:00Z">
              <w:rPr/>
            </w:rPrChange>
          </w:rPr>
          <w:lastRenderedPageBreak/>
          <w:t>Kompetenskrav på Fast omsorgskontakt</w:t>
        </w:r>
        <w:bookmarkEnd w:id="1552"/>
      </w:ins>
    </w:p>
    <w:p w14:paraId="32E48804" w14:textId="77777777" w:rsidR="004527DB" w:rsidRPr="006F1808" w:rsidRDefault="004527DB" w:rsidP="004527DB">
      <w:pPr>
        <w:rPr>
          <w:ins w:id="1555" w:author="Eriksson Tina" w:date="2025-06-23T13:30:00Z" w16du:dateUtc="2025-06-23T11:30:00Z"/>
        </w:rPr>
      </w:pPr>
      <w:ins w:id="1556" w:author="Eriksson Tina" w:date="2025-06-23T13:30:00Z" w16du:dateUtc="2025-06-23T11:30:00Z">
        <w:r w:rsidRPr="006F1808">
          <w:t>Per 1 juli 2023 måste den fasta omsorgskontakten ha yrkestiteln undersköterska. Det kommer dock finnas undantag att en person som varit anställd som undersköterska innan 1 juli 2023 kan ha funktionen fast omsorgskontakt fram till den 30 juni 2033.</w:t>
        </w:r>
      </w:ins>
    </w:p>
    <w:p w14:paraId="0442D60D" w14:textId="77777777" w:rsidR="004527DB" w:rsidRPr="006F1808" w:rsidRDefault="004527DB" w:rsidP="004527DB">
      <w:pPr>
        <w:rPr>
          <w:ins w:id="1557" w:author="Eriksson Tina" w:date="2025-06-23T13:30:00Z" w16du:dateUtc="2025-06-23T11:30:00Z"/>
        </w:rPr>
      </w:pPr>
      <w:ins w:id="1558" w:author="Eriksson Tina" w:date="2025-06-23T13:30:00Z" w16du:dateUtc="2025-06-23T11:30:00Z">
        <w:r w:rsidRPr="006F1808">
          <w:t>Den fasta omsorgskontakten ska ha god personkännedom och därigenom kunna notera förändringar i hälso- och funktionstillståndet hos omsorgstagaren. Det är därför viktigt att omsorgstagaren träffar den fasta omsorgskontakten regelbundet och med viss frekvens.</w:t>
        </w:r>
      </w:ins>
    </w:p>
    <w:p w14:paraId="131A66F9" w14:textId="77777777" w:rsidR="004527DB" w:rsidRPr="006F1808" w:rsidRDefault="004527DB" w:rsidP="004527DB">
      <w:pPr>
        <w:rPr>
          <w:ins w:id="1559" w:author="Eriksson Tina" w:date="2025-06-23T13:30:00Z" w16du:dateUtc="2025-06-23T11:30:00Z"/>
        </w:rPr>
      </w:pPr>
      <w:ins w:id="1560" w:author="Eriksson Tina" w:date="2025-06-23T13:30:00Z" w16du:dateUtc="2025-06-23T11:30:00Z">
        <w:r w:rsidRPr="006F1808">
          <w:t>Det är viktigt att den fasta omsorgskontakten har god kunskap om omsorg, både personlig omvårdnad och service. Hen ska även kunna bedöma hälso- och funktionstillstånd samt ha medicinska kunskaper om diagnoser och sjukdomar och kunna utföra delegerade hälso- och sjukvårdsuppgifter så som läkemedelshantering, såromläggning och provtagning. (R1)</w:t>
        </w:r>
      </w:ins>
    </w:p>
    <w:p w14:paraId="2FBB4C0E" w14:textId="77777777" w:rsidR="004527DB" w:rsidRPr="006F1808" w:rsidRDefault="004527DB" w:rsidP="00933D29">
      <w:pPr>
        <w:rPr>
          <w:ins w:id="1561" w:author="Eriksson Tina" w:date="2025-06-23T13:27:00Z" w16du:dateUtc="2025-06-23T11:27:00Z"/>
        </w:rPr>
      </w:pPr>
    </w:p>
    <w:p w14:paraId="4F0F2C64" w14:textId="77777777" w:rsidR="004527DB" w:rsidRPr="006F1808" w:rsidRDefault="004527DB" w:rsidP="00933D29"/>
    <w:p w14:paraId="4F2A9716" w14:textId="3899D86F" w:rsidR="004A720A" w:rsidRPr="006F1808" w:rsidRDefault="004A720A" w:rsidP="004A720A">
      <w:pPr>
        <w:pStyle w:val="Numreradrubrik2"/>
        <w:rPr>
          <w:lang w:val="sv-SE"/>
          <w:rPrChange w:id="1562" w:author="Eriksson Tina" w:date="2025-06-24T17:00:00Z" w16du:dateUtc="2025-06-24T15:00:00Z">
            <w:rPr/>
          </w:rPrChange>
        </w:rPr>
      </w:pPr>
      <w:bookmarkStart w:id="1563" w:name="_Toc121211208"/>
      <w:bookmarkStart w:id="1564" w:name="_Toc201647943"/>
      <w:r w:rsidRPr="006F1808">
        <w:rPr>
          <w:lang w:val="sv-SE"/>
          <w:rPrChange w:id="1565" w:author="Eriksson Tina" w:date="2025-06-24T17:00:00Z" w16du:dateUtc="2025-06-24T15:00:00Z">
            <w:rPr/>
          </w:rPrChange>
        </w:rPr>
        <w:t>Process</w:t>
      </w:r>
      <w:ins w:id="1566" w:author="Eriksson Tina" w:date="2025-06-24T09:09:00Z" w16du:dateUtc="2025-06-24T07:09:00Z">
        <w:r w:rsidR="00F32E49" w:rsidRPr="006F1808">
          <w:rPr>
            <w:lang w:val="sv-SE"/>
            <w:rPrChange w:id="1567" w:author="Eriksson Tina" w:date="2025-06-24T17:00:00Z" w16du:dateUtc="2025-06-24T15:00:00Z">
              <w:rPr/>
            </w:rPrChange>
          </w:rPr>
          <w:t>er och användarflöden</w:t>
        </w:r>
      </w:ins>
      <w:del w:id="1568" w:author="Eriksson Tina" w:date="2025-06-24T09:09:00Z" w16du:dateUtc="2025-06-24T07:09:00Z">
        <w:r w:rsidRPr="006F1808" w:rsidDel="00F32E49">
          <w:rPr>
            <w:lang w:val="sv-SE"/>
            <w:rPrChange w:id="1569" w:author="Eriksson Tina" w:date="2025-06-24T17:00:00Z" w16du:dateUtc="2025-06-24T15:00:00Z">
              <w:rPr/>
            </w:rPrChange>
          </w:rPr>
          <w:delText>model</w:delText>
        </w:r>
      </w:del>
      <w:del w:id="1570" w:author="Eriksson Tina" w:date="2025-06-24T09:08:00Z" w16du:dateUtc="2025-06-24T07:08:00Z">
        <w:r w:rsidRPr="006F1808" w:rsidDel="00F32E49">
          <w:rPr>
            <w:lang w:val="sv-SE"/>
            <w:rPrChange w:id="1571" w:author="Eriksson Tina" w:date="2025-06-24T17:00:00Z" w16du:dateUtc="2025-06-24T15:00:00Z">
              <w:rPr/>
            </w:rPrChange>
          </w:rPr>
          <w:delText>ler</w:delText>
        </w:r>
        <w:bookmarkEnd w:id="1564"/>
        <w:r w:rsidRPr="006F1808" w:rsidDel="00F32E49">
          <w:rPr>
            <w:lang w:val="sv-SE"/>
            <w:rPrChange w:id="1572" w:author="Eriksson Tina" w:date="2025-06-24T17:00:00Z" w16du:dateUtc="2025-06-24T15:00:00Z">
              <w:rPr/>
            </w:rPrChange>
          </w:rPr>
          <w:delText xml:space="preserve"> </w:delText>
        </w:r>
      </w:del>
      <w:bookmarkEnd w:id="1563"/>
    </w:p>
    <w:p w14:paraId="18A1397F" w14:textId="400D29AF" w:rsidR="000F7405" w:rsidRPr="006F1808" w:rsidRDefault="000F7405" w:rsidP="004A720A">
      <w:pPr>
        <w:rPr>
          <w:ins w:id="1573" w:author="Eriksson Tina" w:date="2025-06-24T09:01:00Z" w16du:dateUtc="2025-06-24T07:01:00Z"/>
          <w:rPrChange w:id="1574" w:author="Eriksson Tina" w:date="2025-06-24T17:00:00Z" w16du:dateUtc="2025-06-24T15:00:00Z">
            <w:rPr>
              <w:ins w:id="1575" w:author="Eriksson Tina" w:date="2025-06-24T09:01:00Z" w16du:dateUtc="2025-06-24T07:01:00Z"/>
              <w:i/>
              <w:iCs/>
              <w:color w:val="098394"/>
            </w:rPr>
          </w:rPrChange>
        </w:rPr>
      </w:pPr>
      <w:ins w:id="1576" w:author="Eriksson Tina" w:date="2025-06-24T09:01:00Z" w16du:dateUtc="2025-06-24T07:01:00Z">
        <w:r w:rsidRPr="006F1808">
          <w:rPr>
            <w:rPrChange w:id="1577" w:author="Eriksson Tina" w:date="2025-06-24T17:00:00Z" w16du:dateUtc="2025-06-24T15:00:00Z">
              <w:rPr>
                <w:i/>
                <w:iCs/>
                <w:color w:val="098394"/>
              </w:rPr>
            </w:rPrChange>
          </w:rPr>
          <w:t>I detta avsnitt finns övergripande användarflöden och processer för fast vårdkontakt</w:t>
        </w:r>
      </w:ins>
    </w:p>
    <w:p w14:paraId="2FF308A0" w14:textId="15003E7F" w:rsidR="004A720A" w:rsidRPr="006F1808" w:rsidDel="000F7405" w:rsidRDefault="004A720A" w:rsidP="004A720A">
      <w:pPr>
        <w:rPr>
          <w:del w:id="1578" w:author="Eriksson Tina" w:date="2025-06-24T09:01:00Z" w16du:dateUtc="2025-06-24T07:01:00Z"/>
          <w:i/>
          <w:iCs/>
          <w:color w:val="098394"/>
          <w:rPrChange w:id="1579" w:author="Eriksson Tina" w:date="2025-06-24T17:00:00Z" w16du:dateUtc="2025-06-24T15:00:00Z">
            <w:rPr>
              <w:del w:id="1580" w:author="Eriksson Tina" w:date="2025-06-24T09:01:00Z" w16du:dateUtc="2025-06-24T07:01:00Z"/>
              <w:i/>
              <w:iCs/>
              <w:color w:val="098394"/>
            </w:rPr>
          </w:rPrChange>
        </w:rPr>
      </w:pPr>
      <w:del w:id="1581" w:author="Eriksson Tina" w:date="2025-06-24T09:01:00Z" w16du:dateUtc="2025-06-24T07:01:00Z">
        <w:r w:rsidRPr="006F1808" w:rsidDel="000F7405">
          <w:rPr>
            <w:i/>
            <w:iCs/>
            <w:color w:val="098394"/>
            <w:rPrChange w:id="1582" w:author="Eriksson Tina" w:date="2025-06-24T17:00:00Z" w16du:dateUtc="2025-06-24T15:00:00Z">
              <w:rPr>
                <w:i/>
                <w:iCs/>
                <w:color w:val="098394"/>
              </w:rPr>
            </w:rPrChange>
          </w:rPr>
          <w:delText xml:space="preserve">Ett sätt att beskriva den </w:delText>
        </w:r>
        <w:r w:rsidR="00857003" w:rsidRPr="006F1808" w:rsidDel="000F7405">
          <w:rPr>
            <w:i/>
            <w:iCs/>
            <w:color w:val="098394"/>
            <w:rPrChange w:id="1583" w:author="Eriksson Tina" w:date="2025-06-24T17:00:00Z" w16du:dateUtc="2025-06-24T15:00:00Z">
              <w:rPr>
                <w:i/>
                <w:iCs/>
                <w:color w:val="098394"/>
              </w:rPr>
            </w:rPrChange>
          </w:rPr>
          <w:delText>informationsbehovsanalys man gjort</w:delText>
        </w:r>
        <w:r w:rsidRPr="006F1808" w:rsidDel="000F7405">
          <w:rPr>
            <w:i/>
            <w:iCs/>
            <w:color w:val="098394"/>
            <w:rPrChange w:id="1584" w:author="Eriksson Tina" w:date="2025-06-24T17:00:00Z" w16du:dateUtc="2025-06-24T15:00:00Z">
              <w:rPr>
                <w:i/>
                <w:iCs/>
                <w:color w:val="098394"/>
              </w:rPr>
            </w:rPrChange>
          </w:rPr>
          <w:delText xml:space="preserve"> är i form av processmodeller. </w:delText>
        </w:r>
      </w:del>
    </w:p>
    <w:p w14:paraId="199EAF9B" w14:textId="13B84DF2" w:rsidR="004A720A" w:rsidRPr="006F1808" w:rsidDel="000F7405" w:rsidRDefault="004A720A" w:rsidP="004A720A">
      <w:pPr>
        <w:rPr>
          <w:del w:id="1585" w:author="Eriksson Tina" w:date="2025-06-24T09:01:00Z" w16du:dateUtc="2025-06-24T07:01:00Z"/>
          <w:i/>
          <w:iCs/>
          <w:color w:val="098394"/>
          <w:rPrChange w:id="1586" w:author="Eriksson Tina" w:date="2025-06-24T17:00:00Z" w16du:dateUtc="2025-06-24T15:00:00Z">
            <w:rPr>
              <w:del w:id="1587" w:author="Eriksson Tina" w:date="2025-06-24T09:01:00Z" w16du:dateUtc="2025-06-24T07:01:00Z"/>
              <w:i/>
              <w:iCs/>
              <w:color w:val="098394"/>
            </w:rPr>
          </w:rPrChange>
        </w:rPr>
      </w:pPr>
      <w:del w:id="1588" w:author="Eriksson Tina" w:date="2025-06-24T09:01:00Z" w16du:dateUtc="2025-06-24T07:01:00Z">
        <w:r w:rsidRPr="006F1808" w:rsidDel="000F7405">
          <w:rPr>
            <w:i/>
            <w:iCs/>
            <w:color w:val="098394"/>
            <w:rPrChange w:id="1589" w:author="Eriksson Tina" w:date="2025-06-24T17:00:00Z" w16du:dateUtc="2025-06-24T15:00:00Z">
              <w:rPr>
                <w:i/>
                <w:iCs/>
                <w:color w:val="098394"/>
              </w:rPr>
            </w:rPrChange>
          </w:rPr>
          <w:delText>Processerna visualiseras med valfri grafisk notation.</w:delText>
        </w:r>
        <w:r w:rsidR="00201BB0" w:rsidRPr="006F1808" w:rsidDel="000F7405">
          <w:rPr>
            <w:i/>
            <w:iCs/>
            <w:color w:val="098394"/>
            <w:rPrChange w:id="1590" w:author="Eriksson Tina" w:date="2025-06-24T17:00:00Z" w16du:dateUtc="2025-06-24T15:00:00Z">
              <w:rPr>
                <w:i/>
                <w:iCs/>
                <w:color w:val="098394"/>
              </w:rPr>
            </w:rPrChange>
          </w:rPr>
          <w:delText xml:space="preserve"> Ange här vilken notation som använts så att läsare</w:delText>
        </w:r>
        <w:r w:rsidR="00BF4518" w:rsidRPr="006F1808" w:rsidDel="000F7405">
          <w:rPr>
            <w:i/>
            <w:iCs/>
            <w:color w:val="098394"/>
            <w:rPrChange w:id="1591" w:author="Eriksson Tina" w:date="2025-06-24T17:00:00Z" w16du:dateUtc="2025-06-24T15:00:00Z">
              <w:rPr>
                <w:i/>
                <w:iCs/>
                <w:color w:val="098394"/>
              </w:rPr>
            </w:rPrChange>
          </w:rPr>
          <w:delText xml:space="preserve">n vet vilka </w:delText>
        </w:r>
        <w:r w:rsidR="00712A13" w:rsidRPr="006F1808" w:rsidDel="000F7405">
          <w:rPr>
            <w:i/>
            <w:iCs/>
            <w:color w:val="098394"/>
            <w:rPrChange w:id="1592" w:author="Eriksson Tina" w:date="2025-06-24T17:00:00Z" w16du:dateUtc="2025-06-24T15:00:00Z">
              <w:rPr>
                <w:i/>
                <w:iCs/>
                <w:color w:val="098394"/>
              </w:rPr>
            </w:rPrChange>
          </w:rPr>
          <w:delText xml:space="preserve">förkunskaper som förväntas för att läsa </w:delText>
        </w:r>
        <w:r w:rsidR="004A17AC" w:rsidRPr="006F1808" w:rsidDel="000F7405">
          <w:rPr>
            <w:i/>
            <w:iCs/>
            <w:color w:val="098394"/>
            <w:rPrChange w:id="1593" w:author="Eriksson Tina" w:date="2025-06-24T17:00:00Z" w16du:dateUtc="2025-06-24T15:00:00Z">
              <w:rPr>
                <w:i/>
                <w:iCs/>
                <w:color w:val="098394"/>
              </w:rPr>
            </w:rPrChange>
          </w:rPr>
          <w:delText>modellen</w:delText>
        </w:r>
        <w:r w:rsidR="00712A13" w:rsidRPr="006F1808" w:rsidDel="000F7405">
          <w:rPr>
            <w:i/>
            <w:iCs/>
            <w:color w:val="098394"/>
            <w:rPrChange w:id="1594" w:author="Eriksson Tina" w:date="2025-06-24T17:00:00Z" w16du:dateUtc="2025-06-24T15:00:00Z">
              <w:rPr>
                <w:i/>
                <w:iCs/>
                <w:color w:val="098394"/>
              </w:rPr>
            </w:rPrChange>
          </w:rPr>
          <w:delText xml:space="preserve">. </w:delText>
        </w:r>
      </w:del>
    </w:p>
    <w:p w14:paraId="74BC7531" w14:textId="15CB6463" w:rsidR="004A720A" w:rsidRPr="006F1808" w:rsidRDefault="004A720A" w:rsidP="004A720A">
      <w:pPr>
        <w:pStyle w:val="Numreradrubrik3"/>
        <w:rPr>
          <w:ins w:id="1595" w:author="Eriksson Tina" w:date="2025-06-24T09:09:00Z" w16du:dateUtc="2025-06-24T07:09:00Z"/>
          <w:lang w:val="sv-SE"/>
          <w:rPrChange w:id="1596" w:author="Eriksson Tina" w:date="2025-06-24T17:00:00Z" w16du:dateUtc="2025-06-24T15:00:00Z">
            <w:rPr>
              <w:ins w:id="1597" w:author="Eriksson Tina" w:date="2025-06-24T09:09:00Z" w16du:dateUtc="2025-06-24T07:09:00Z"/>
            </w:rPr>
          </w:rPrChange>
        </w:rPr>
      </w:pPr>
      <w:bookmarkStart w:id="1598" w:name="_Toc201647944"/>
      <w:del w:id="1599" w:author="Eriksson Tina" w:date="2025-06-24T09:09:00Z" w16du:dateUtc="2025-06-24T07:09:00Z">
        <w:r w:rsidRPr="006F1808" w:rsidDel="00F32E49">
          <w:rPr>
            <w:lang w:val="sv-SE"/>
            <w:rPrChange w:id="1600" w:author="Eriksson Tina" w:date="2025-06-24T17:00:00Z" w16du:dateUtc="2025-06-24T15:00:00Z">
              <w:rPr/>
            </w:rPrChange>
          </w:rPr>
          <w:delText>Processmodell 1</w:delText>
        </w:r>
      </w:del>
      <w:bookmarkEnd w:id="1598"/>
      <w:ins w:id="1601" w:author="Eriksson Tina" w:date="2025-06-24T09:09:00Z" w16du:dateUtc="2025-06-24T07:09:00Z">
        <w:r w:rsidR="00F32E49" w:rsidRPr="006F1808">
          <w:rPr>
            <w:lang w:val="sv-SE"/>
            <w:rPrChange w:id="1602" w:author="Eriksson Tina" w:date="2025-06-24T17:00:00Z" w16du:dateUtc="2025-06-24T15:00:00Z">
              <w:rPr/>
            </w:rPrChange>
          </w:rPr>
          <w:t>Patienten begär fast vårdkontakt</w:t>
        </w:r>
      </w:ins>
    </w:p>
    <w:p w14:paraId="425AE399" w14:textId="77777777" w:rsidR="00F32E49" w:rsidRPr="006F1808" w:rsidRDefault="00F32E49" w:rsidP="00F32E49">
      <w:pPr>
        <w:rPr>
          <w:ins w:id="1603" w:author="Eriksson Tina" w:date="2025-06-24T09:09:00Z" w16du:dateUtc="2025-06-24T07:09:00Z"/>
        </w:rPr>
        <w:pPrChange w:id="1604" w:author="Eriksson Tina" w:date="2025-06-24T09:09:00Z" w16du:dateUtc="2025-06-24T07:09:00Z">
          <w:pPr>
            <w:pStyle w:val="Numreradrubrik1"/>
          </w:pPr>
        </w:pPrChange>
      </w:pPr>
      <w:ins w:id="1605" w:author="Eriksson Tina" w:date="2025-06-24T09:09:00Z" w16du:dateUtc="2025-06-24T07:09:00Z">
        <w:r w:rsidRPr="006F1808">
          <w:t>Enligt patientlagen, se kapitel 3.1 har en patient rätt att begära en fast vårdkontakt.</w:t>
        </w:r>
      </w:ins>
    </w:p>
    <w:p w14:paraId="4C1FC8C1" w14:textId="77777777" w:rsidR="00F32E49" w:rsidRPr="006F1808" w:rsidRDefault="00F32E49" w:rsidP="00F32E49">
      <w:pPr>
        <w:pPrChange w:id="1606" w:author="Eriksson Tina" w:date="2025-06-24T09:09:00Z" w16du:dateUtc="2025-06-24T07:09:00Z">
          <w:pPr>
            <w:pStyle w:val="Numreradrubrik3"/>
          </w:pPr>
        </w:pPrChange>
      </w:pPr>
    </w:p>
    <w:p w14:paraId="07908124" w14:textId="2BDCB332" w:rsidR="004A720A" w:rsidRPr="006F1808" w:rsidRDefault="00F32E49" w:rsidP="004A720A">
      <w:pPr>
        <w:rPr>
          <w:rPrChange w:id="1607" w:author="Eriksson Tina" w:date="2025-06-24T17:00:00Z" w16du:dateUtc="2025-06-24T15:00:00Z">
            <w:rPr>
              <w:lang w:val="en-US"/>
            </w:rPr>
          </w:rPrChange>
        </w:rPr>
      </w:pPr>
      <w:ins w:id="1608" w:author="Eriksson Tina" w:date="2025-06-24T09:10:00Z" w16du:dateUtc="2025-06-24T07:10:00Z">
        <w:r w:rsidRPr="006F1808">
          <w:drawing>
            <wp:inline distT="0" distB="0" distL="0" distR="0" wp14:anchorId="4CD33D23" wp14:editId="5C24021D">
              <wp:extent cx="5759450" cy="2235835"/>
              <wp:effectExtent l="0" t="0" r="0" b="0"/>
              <wp:docPr id="1844227876" name="Bildobjekt 1" descr="En bild som visar text, diagram, skärmbild&#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27876" name="Bildobjekt 1" descr="En bild som visar text, diagram, skärmbild&#10;&#10;AI-genererat innehåll kan vara felaktigt."/>
                      <pic:cNvPicPr/>
                    </pic:nvPicPr>
                    <pic:blipFill>
                      <a:blip r:embed="rId19"/>
                      <a:stretch>
                        <a:fillRect/>
                      </a:stretch>
                    </pic:blipFill>
                    <pic:spPr>
                      <a:xfrm>
                        <a:off x="0" y="0"/>
                        <a:ext cx="5759450" cy="2235835"/>
                      </a:xfrm>
                      <a:prstGeom prst="rect">
                        <a:avLst/>
                      </a:prstGeom>
                    </pic:spPr>
                  </pic:pic>
                </a:graphicData>
              </a:graphic>
            </wp:inline>
          </w:drawing>
        </w:r>
      </w:ins>
    </w:p>
    <w:p w14:paraId="68DCF569" w14:textId="757511BD" w:rsidR="004A720A" w:rsidRPr="006F1808" w:rsidRDefault="004A720A" w:rsidP="004A720A">
      <w:pPr>
        <w:keepNext/>
        <w:jc w:val="center"/>
      </w:pPr>
      <w:del w:id="1609" w:author="Eriksson Tina" w:date="2025-06-24T09:09:00Z" w16du:dateUtc="2025-06-24T07:09:00Z">
        <w:r w:rsidRPr="006F1808" w:rsidDel="00F32E49">
          <w:rPr>
            <w:sz w:val="24"/>
            <w:szCs w:val="24"/>
            <w:rPrChange w:id="1610" w:author="Eriksson Tina" w:date="2025-06-24T17:00:00Z" w16du:dateUtc="2025-06-24T15:00:00Z">
              <w:rPr>
                <w:noProof/>
                <w:sz w:val="24"/>
                <w:szCs w:val="24"/>
              </w:rPr>
            </w:rPrChange>
          </w:rPr>
          <w:drawing>
            <wp:inline distT="0" distB="0" distL="0" distR="0" wp14:anchorId="44D0343A" wp14:editId="273664BE">
              <wp:extent cx="2951756" cy="553155"/>
              <wp:effectExtent l="0" t="0" r="1270" b="0"/>
              <wp:docPr id="13" name="Bildobjekt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69720" cy="556521"/>
                      </a:xfrm>
                      <a:prstGeom prst="rect">
                        <a:avLst/>
                      </a:prstGeom>
                      <a:noFill/>
                      <a:ln>
                        <a:noFill/>
                      </a:ln>
                    </pic:spPr>
                  </pic:pic>
                </a:graphicData>
              </a:graphic>
            </wp:inline>
          </w:drawing>
        </w:r>
      </w:del>
    </w:p>
    <w:p w14:paraId="20076EA6" w14:textId="631C8817" w:rsidR="004A720A" w:rsidRPr="006F1808" w:rsidRDefault="004A720A" w:rsidP="004A720A">
      <w:pPr>
        <w:pStyle w:val="Beskrivning"/>
        <w:jc w:val="center"/>
        <w:rPr>
          <w:rPrChange w:id="1611" w:author="Eriksson Tina" w:date="2025-06-24T17:00:00Z" w16du:dateUtc="2025-06-24T15:00:00Z">
            <w:rPr>
              <w:color w:val="098394"/>
            </w:rPr>
          </w:rPrChange>
        </w:rPr>
      </w:pPr>
      <w:del w:id="1612" w:author="Eriksson Tina" w:date="2025-06-24T09:10:00Z" w16du:dateUtc="2025-06-24T07:10:00Z">
        <w:r w:rsidRPr="006F1808" w:rsidDel="00F32E49">
          <w:rPr>
            <w:rPrChange w:id="1613" w:author="Eriksson Tina" w:date="2025-06-24T17:00:00Z" w16du:dateUtc="2025-06-24T15:00:00Z">
              <w:rPr>
                <w:color w:val="098394"/>
              </w:rPr>
            </w:rPrChange>
          </w:rPr>
          <w:delText xml:space="preserve">Figur </w:delText>
        </w:r>
        <w:r w:rsidRPr="006F1808" w:rsidDel="00F32E49">
          <w:rPr>
            <w:rPrChange w:id="1614" w:author="Eriksson Tina" w:date="2025-06-24T17:00:00Z" w16du:dateUtc="2025-06-24T15:00:00Z">
              <w:rPr>
                <w:color w:val="098394"/>
              </w:rPr>
            </w:rPrChange>
          </w:rPr>
          <w:fldChar w:fldCharType="begin"/>
        </w:r>
        <w:r w:rsidRPr="006F1808" w:rsidDel="00F32E49">
          <w:rPr>
            <w:rPrChange w:id="1615" w:author="Eriksson Tina" w:date="2025-06-24T17:00:00Z" w16du:dateUtc="2025-06-24T15:00:00Z">
              <w:rPr>
                <w:color w:val="098394"/>
              </w:rPr>
            </w:rPrChange>
          </w:rPr>
          <w:delInstrText xml:space="preserve"> SEQ Figure \* ARABIC </w:delInstrText>
        </w:r>
        <w:r w:rsidRPr="006F1808" w:rsidDel="00F32E49">
          <w:rPr>
            <w:rPrChange w:id="1616" w:author="Eriksson Tina" w:date="2025-06-24T17:00:00Z" w16du:dateUtc="2025-06-24T15:00:00Z">
              <w:rPr>
                <w:color w:val="098394"/>
              </w:rPr>
            </w:rPrChange>
          </w:rPr>
          <w:fldChar w:fldCharType="separate"/>
        </w:r>
        <w:r w:rsidR="00474E8C" w:rsidRPr="006F1808" w:rsidDel="00F32E49">
          <w:rPr>
            <w:rPrChange w:id="1617" w:author="Eriksson Tina" w:date="2025-06-24T17:00:00Z" w16du:dateUtc="2025-06-24T15:00:00Z">
              <w:rPr>
                <w:noProof/>
                <w:color w:val="098394"/>
              </w:rPr>
            </w:rPrChange>
          </w:rPr>
          <w:delText>1</w:delText>
        </w:r>
        <w:r w:rsidRPr="006F1808" w:rsidDel="00F32E49">
          <w:rPr>
            <w:rPrChange w:id="1618" w:author="Eriksson Tina" w:date="2025-06-24T17:00:00Z" w16du:dateUtc="2025-06-24T15:00:00Z">
              <w:rPr>
                <w:color w:val="098394"/>
              </w:rPr>
            </w:rPrChange>
          </w:rPr>
          <w:fldChar w:fldCharType="end"/>
        </w:r>
        <w:r w:rsidRPr="006F1808" w:rsidDel="00F32E49">
          <w:rPr>
            <w:rPrChange w:id="1619" w:author="Eriksson Tina" w:date="2025-06-24T17:00:00Z" w16du:dateUtc="2025-06-24T15:00:00Z">
              <w:rPr>
                <w:color w:val="098394"/>
              </w:rPr>
            </w:rPrChange>
          </w:rPr>
          <w:delText>. Exempel processmodell</w:delText>
        </w:r>
      </w:del>
      <w:ins w:id="1620" w:author="Eriksson Tina" w:date="2025-06-24T09:10:00Z" w16du:dateUtc="2025-06-24T07:10:00Z">
        <w:r w:rsidR="00F32E49" w:rsidRPr="006F1808">
          <w:rPr>
            <w:rPrChange w:id="1621" w:author="Eriksson Tina" w:date="2025-06-24T17:00:00Z" w16du:dateUtc="2025-06-24T15:00:00Z">
              <w:rPr>
                <w:color w:val="098394"/>
              </w:rPr>
            </w:rPrChange>
          </w:rPr>
          <w:t>Figur 1 patienten begär fast vårdkontakt</w:t>
        </w:r>
      </w:ins>
    </w:p>
    <w:p w14:paraId="3655E753" w14:textId="77777777" w:rsidR="004A720A" w:rsidRPr="006F1808" w:rsidRDefault="004A720A" w:rsidP="004A720A">
      <w:pPr>
        <w:rPr>
          <w:i/>
          <w:iCs/>
          <w:color w:val="098394"/>
        </w:rPr>
      </w:pPr>
    </w:p>
    <w:bookmarkEnd w:id="1235"/>
    <w:p w14:paraId="4F682A1C" w14:textId="21CD066A" w:rsidR="00F32E49" w:rsidRPr="006F1808" w:rsidRDefault="004A720A" w:rsidP="004A720A">
      <w:pPr>
        <w:rPr>
          <w:rStyle w:val="Diskretbetoning"/>
          <w:b/>
          <w:bCs/>
          <w:i w:val="0"/>
          <w:iCs w:val="0"/>
          <w:rPrChange w:id="1622" w:author="Eriksson Tina" w:date="2025-06-24T17:00:00Z" w16du:dateUtc="2025-06-24T15:00:00Z">
            <w:rPr>
              <w:rStyle w:val="Diskretbetoning"/>
              <w:b/>
              <w:bCs/>
              <w:color w:val="098394"/>
            </w:rPr>
          </w:rPrChange>
        </w:rPr>
      </w:pPr>
      <w:del w:id="1623" w:author="Eriksson Tina" w:date="2025-06-24T09:11:00Z" w16du:dateUtc="2025-06-24T07:11:00Z">
        <w:r w:rsidRPr="006F1808" w:rsidDel="00F32E49">
          <w:rPr>
            <w:rStyle w:val="Diskretbetoning"/>
            <w:b/>
            <w:bCs/>
            <w:i w:val="0"/>
            <w:iCs w:val="0"/>
          </w:rPr>
          <w:delText>Beskrivning av processmodell</w:delText>
        </w:r>
        <w:r w:rsidRPr="006F1808" w:rsidDel="00F32E49">
          <w:rPr>
            <w:rStyle w:val="Diskretbetoning"/>
            <w:b/>
            <w:bCs/>
          </w:rPr>
          <w:delText xml:space="preserve"> </w:delText>
        </w:r>
        <w:r w:rsidRPr="006F1808" w:rsidDel="00F32E49">
          <w:rPr>
            <w:rStyle w:val="Diskretbetoning"/>
            <w:b/>
            <w:bCs/>
            <w:color w:val="098394"/>
          </w:rPr>
          <w:delText>(exempel)</w:delText>
        </w:r>
      </w:del>
      <w:ins w:id="1624" w:author="Eriksson Tina" w:date="2025-06-24T09:11:00Z" w16du:dateUtc="2025-06-24T07:11:00Z">
        <w:r w:rsidR="00F32E49" w:rsidRPr="006F1808">
          <w:rPr>
            <w:rStyle w:val="Diskretbetoning"/>
            <w:b/>
            <w:bCs/>
            <w:i w:val="0"/>
            <w:iCs w:val="0"/>
          </w:rPr>
          <w:t>Aktörer</w:t>
        </w:r>
      </w:ins>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Change w:id="1625" w:author="Eriksson Tina" w:date="2025-06-24T09:14:00Z" w16du:dateUtc="2025-06-24T07:14:00Z">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PrChange>
      </w:tblPr>
      <w:tblGrid>
        <w:gridCol w:w="2729"/>
        <w:gridCol w:w="2774"/>
        <w:gridCol w:w="2782"/>
        <w:tblGridChange w:id="1626">
          <w:tblGrid>
            <w:gridCol w:w="1440"/>
            <w:gridCol w:w="1289"/>
            <w:gridCol w:w="1110"/>
            <w:gridCol w:w="1664"/>
            <w:gridCol w:w="742"/>
            <w:gridCol w:w="2040"/>
          </w:tblGrid>
        </w:tblGridChange>
      </w:tblGrid>
      <w:tr w:rsidR="00F32E49" w:rsidRPr="006F1808" w14:paraId="7F225D19" w14:textId="77777777" w:rsidTr="00F32E49">
        <w:trPr>
          <w:trHeight w:val="21"/>
          <w:trPrChange w:id="1627" w:author="Eriksson Tina" w:date="2025-06-24T09:14:00Z" w16du:dateUtc="2025-06-24T07:14:00Z">
            <w:trPr>
              <w:gridAfter w:val="0"/>
              <w:trHeight w:val="21"/>
            </w:trPr>
          </w:trPrChange>
        </w:trPr>
        <w:tc>
          <w:tcPr>
            <w:tcW w:w="2729" w:type="dxa"/>
            <w:shd w:val="clear" w:color="auto" w:fill="A33662" w:themeFill="accent1"/>
            <w:tcPrChange w:id="1628" w:author="Eriksson Tina" w:date="2025-06-24T09:14:00Z" w16du:dateUtc="2025-06-24T07:14:00Z">
              <w:tcPr>
                <w:tcW w:w="1424" w:type="dxa"/>
                <w:shd w:val="clear" w:color="auto" w:fill="A33662" w:themeFill="accent1"/>
              </w:tcPr>
            </w:tcPrChange>
          </w:tcPr>
          <w:p w14:paraId="37FECC87" w14:textId="534D5158" w:rsidR="00F32E49" w:rsidRPr="006F1808" w:rsidRDefault="00F32E49" w:rsidP="00F32E49">
            <w:pPr>
              <w:pStyle w:val="Tabellrubrik"/>
            </w:pPr>
            <w:ins w:id="1629" w:author="Eriksson Tina" w:date="2025-06-24T09:12:00Z" w16du:dateUtc="2025-06-24T07:12:00Z">
              <w:r w:rsidRPr="006F1808">
                <w:t>Aktör</w:t>
              </w:r>
            </w:ins>
            <w:del w:id="1630" w:author="Eriksson Tina" w:date="2025-06-24T09:12:00Z" w16du:dateUtc="2025-06-24T07:12:00Z">
              <w:r w:rsidRPr="006F1808" w:rsidDel="003F541B">
                <w:delText>Processsteg</w:delText>
              </w:r>
            </w:del>
          </w:p>
        </w:tc>
        <w:tc>
          <w:tcPr>
            <w:tcW w:w="2774" w:type="dxa"/>
            <w:shd w:val="clear" w:color="auto" w:fill="A33662" w:themeFill="accent1"/>
            <w:tcPrChange w:id="1631" w:author="Eriksson Tina" w:date="2025-06-24T09:14:00Z" w16du:dateUtc="2025-06-24T07:14:00Z">
              <w:tcPr>
                <w:tcW w:w="2404" w:type="dxa"/>
                <w:gridSpan w:val="2"/>
                <w:shd w:val="clear" w:color="auto" w:fill="A33662" w:themeFill="accent1"/>
              </w:tcPr>
            </w:tcPrChange>
          </w:tcPr>
          <w:p w14:paraId="44F91828" w14:textId="3C05BA0B" w:rsidR="00F32E49" w:rsidRPr="006F1808" w:rsidRDefault="00F32E49" w:rsidP="00F32E49">
            <w:pPr>
              <w:pStyle w:val="Tabellrubrik"/>
            </w:pPr>
            <w:ins w:id="1632" w:author="Eriksson Tina" w:date="2025-06-24T09:12:00Z" w16du:dateUtc="2025-06-24T07:12:00Z">
              <w:r w:rsidRPr="006F1808">
                <w:t>bESKRIVNING</w:t>
              </w:r>
            </w:ins>
            <w:del w:id="1633" w:author="Eriksson Tina" w:date="2025-06-24T09:12:00Z" w16du:dateUtc="2025-06-24T07:12:00Z">
              <w:r w:rsidRPr="006F1808" w:rsidDel="003F541B">
                <w:delText>Värde in</w:delText>
              </w:r>
            </w:del>
          </w:p>
        </w:tc>
        <w:tc>
          <w:tcPr>
            <w:tcW w:w="2782" w:type="dxa"/>
            <w:shd w:val="clear" w:color="auto" w:fill="A33662" w:themeFill="accent1"/>
            <w:tcPrChange w:id="1634" w:author="Eriksson Tina" w:date="2025-06-24T09:14:00Z" w16du:dateUtc="2025-06-24T07:14:00Z">
              <w:tcPr>
                <w:tcW w:w="2409" w:type="dxa"/>
                <w:gridSpan w:val="2"/>
                <w:shd w:val="clear" w:color="auto" w:fill="A33662" w:themeFill="accent1"/>
              </w:tcPr>
            </w:tcPrChange>
          </w:tcPr>
          <w:p w14:paraId="23208A74" w14:textId="38BFBD89" w:rsidR="00F32E49" w:rsidRPr="006F1808" w:rsidRDefault="00F32E49" w:rsidP="00F32E49">
            <w:pPr>
              <w:pStyle w:val="Tabellrubrik"/>
            </w:pPr>
            <w:ins w:id="1635" w:author="Eriksson Tina" w:date="2025-06-24T09:12:00Z" w16du:dateUtc="2025-06-24T07:12:00Z">
              <w:r w:rsidRPr="006F1808">
                <w:t>KOMMENTAR</w:t>
              </w:r>
            </w:ins>
            <w:del w:id="1636" w:author="Eriksson Tina" w:date="2025-06-24T09:12:00Z" w16du:dateUtc="2025-06-24T07:12:00Z">
              <w:r w:rsidRPr="006F1808" w:rsidDel="003F541B">
                <w:delText>Beskrivning</w:delText>
              </w:r>
            </w:del>
          </w:p>
        </w:tc>
      </w:tr>
      <w:tr w:rsidR="00F32E49" w:rsidRPr="006F1808" w14:paraId="081F497B" w14:textId="77777777" w:rsidTr="00F32E49">
        <w:trPr>
          <w:trHeight w:val="711"/>
          <w:trPrChange w:id="1637" w:author="Eriksson Tina" w:date="2025-06-24T09:14:00Z" w16du:dateUtc="2025-06-24T07:14:00Z">
            <w:trPr>
              <w:gridAfter w:val="0"/>
            </w:trPr>
          </w:trPrChange>
        </w:trPr>
        <w:tc>
          <w:tcPr>
            <w:tcW w:w="2729" w:type="dxa"/>
            <w:tcBorders>
              <w:bottom w:val="single" w:sz="4" w:space="0" w:color="A33662" w:themeColor="accent1"/>
              <w:right w:val="single" w:sz="24" w:space="0" w:color="FFFFFF" w:themeColor="background1"/>
            </w:tcBorders>
            <w:tcPrChange w:id="1638" w:author="Eriksson Tina" w:date="2025-06-24T09:14:00Z" w16du:dateUtc="2025-06-24T07:14:00Z">
              <w:tcPr>
                <w:tcW w:w="1424" w:type="dxa"/>
                <w:tcBorders>
                  <w:bottom w:val="single" w:sz="4" w:space="0" w:color="A33662" w:themeColor="accent1"/>
                  <w:right w:val="single" w:sz="24" w:space="0" w:color="FFFFFF" w:themeColor="background1"/>
                </w:tcBorders>
              </w:tcPr>
            </w:tcPrChange>
          </w:tcPr>
          <w:p w14:paraId="645A856F" w14:textId="39EECF20" w:rsidR="00F32E49" w:rsidRPr="006F1808" w:rsidRDefault="00F32E49" w:rsidP="00F32E49">
            <w:pPr>
              <w:rPr>
                <w:color w:val="098394"/>
              </w:rPr>
            </w:pPr>
            <w:ins w:id="1639" w:author="Eriksson Tina" w:date="2025-06-24T09:12:00Z" w16du:dateUtc="2025-06-24T07:12:00Z">
              <w:r w:rsidRPr="006F1808">
                <w:rPr>
                  <w:rFonts w:cstheme="minorHAnsi"/>
                </w:rPr>
                <w:t>Hälso- och sjukvårdspersonal</w:t>
              </w:r>
            </w:ins>
            <w:del w:id="1640" w:author="Eriksson Tina" w:date="2025-06-24T09:12:00Z" w16du:dateUtc="2025-06-24T07:12:00Z">
              <w:r w:rsidRPr="006F1808" w:rsidDel="008A6698">
                <w:rPr>
                  <w:rStyle w:val="Diskretbetoning"/>
                  <w:rFonts w:cs="Arial"/>
                  <w:color w:val="098394" w:themeColor="accent5" w:themeShade="BF"/>
                </w:rPr>
                <w:delText>Namn på processteg</w:delText>
              </w:r>
            </w:del>
          </w:p>
        </w:tc>
        <w:tc>
          <w:tcPr>
            <w:tcW w:w="2774" w:type="dxa"/>
            <w:tcBorders>
              <w:left w:val="single" w:sz="24" w:space="0" w:color="FFFFFF" w:themeColor="background1"/>
              <w:bottom w:val="single" w:sz="4" w:space="0" w:color="A33662" w:themeColor="accent1"/>
              <w:right w:val="single" w:sz="24" w:space="0" w:color="FFFFFF" w:themeColor="background1"/>
            </w:tcBorders>
            <w:tcPrChange w:id="1641" w:author="Eriksson Tina" w:date="2025-06-24T09:14:00Z" w16du:dateUtc="2025-06-24T07:14:00Z">
              <w:tcPr>
                <w:tcW w:w="2404" w:type="dxa"/>
                <w:gridSpan w:val="2"/>
                <w:tcBorders>
                  <w:left w:val="single" w:sz="24" w:space="0" w:color="FFFFFF" w:themeColor="background1"/>
                  <w:bottom w:val="single" w:sz="4" w:space="0" w:color="A33662" w:themeColor="accent1"/>
                  <w:right w:val="single" w:sz="24" w:space="0" w:color="FFFFFF" w:themeColor="background1"/>
                </w:tcBorders>
              </w:tcPr>
            </w:tcPrChange>
          </w:tcPr>
          <w:p w14:paraId="7FBDEF2D" w14:textId="482E835F" w:rsidR="00F32E49" w:rsidRPr="006F1808" w:rsidRDefault="00F32E49" w:rsidP="00F32E49">
            <w:pPr>
              <w:rPr>
                <w:color w:val="098394"/>
              </w:rPr>
            </w:pPr>
            <w:ins w:id="1642" w:author="Eriksson Tina" w:date="2025-06-24T09:12:00Z" w16du:dateUtc="2025-06-24T07:12:00Z">
              <w:r w:rsidRPr="006F1808">
                <w:rPr>
                  <w:rFonts w:ascii="Arial" w:hAnsi="Arial" w:cs="Arial"/>
                  <w:color w:val="262626"/>
                  <w:shd w:val="clear" w:color="auto" w:fill="FFFFFF"/>
                </w:rPr>
                <w:t>person eller personer som i sitt yrke utför hälso- och sjukvård</w:t>
              </w:r>
            </w:ins>
            <w:del w:id="1643" w:author="Eriksson Tina" w:date="2025-06-24T09:12:00Z" w16du:dateUtc="2025-06-24T07:12:00Z">
              <w:r w:rsidRPr="006F1808" w:rsidDel="008A6698">
                <w:rPr>
                  <w:rStyle w:val="Diskretbetoning"/>
                  <w:rFonts w:cs="Arial"/>
                  <w:color w:val="098394" w:themeColor="accent5" w:themeShade="BF"/>
                </w:rPr>
                <w:delText>Det som inleder processteget och som förädlas i och med att aktiviteterna i processteget genomförs.</w:delText>
              </w:r>
            </w:del>
          </w:p>
        </w:tc>
        <w:tc>
          <w:tcPr>
            <w:tcW w:w="2782" w:type="dxa"/>
            <w:tcBorders>
              <w:left w:val="single" w:sz="24" w:space="0" w:color="FFFFFF" w:themeColor="background1"/>
              <w:bottom w:val="single" w:sz="4" w:space="0" w:color="A33662" w:themeColor="accent1"/>
              <w:right w:val="single" w:sz="24" w:space="0" w:color="FFFFFF" w:themeColor="background1"/>
            </w:tcBorders>
            <w:tcPrChange w:id="1644" w:author="Eriksson Tina" w:date="2025-06-24T09:14:00Z" w16du:dateUtc="2025-06-24T07:14:00Z">
              <w:tcPr>
                <w:tcW w:w="2409" w:type="dxa"/>
                <w:gridSpan w:val="2"/>
                <w:tcBorders>
                  <w:left w:val="single" w:sz="24" w:space="0" w:color="FFFFFF" w:themeColor="background1"/>
                  <w:bottom w:val="single" w:sz="4" w:space="0" w:color="A33662" w:themeColor="accent1"/>
                  <w:right w:val="single" w:sz="24" w:space="0" w:color="FFFFFF" w:themeColor="background1"/>
                </w:tcBorders>
              </w:tcPr>
            </w:tcPrChange>
          </w:tcPr>
          <w:p w14:paraId="348D9B37" w14:textId="7D5C61E4" w:rsidR="00F32E49" w:rsidRPr="006F1808" w:rsidRDefault="00F32E49" w:rsidP="00F32E49">
            <w:pPr>
              <w:rPr>
                <w:color w:val="098394"/>
              </w:rPr>
            </w:pPr>
            <w:del w:id="1645" w:author="Eriksson Tina" w:date="2025-06-24T09:12:00Z" w16du:dateUtc="2025-06-24T07:12:00Z">
              <w:r w:rsidRPr="006F1808" w:rsidDel="00F32E49">
                <w:rPr>
                  <w:rStyle w:val="Diskretbetoning"/>
                  <w:rFonts w:cs="Arial"/>
                  <w:color w:val="098394"/>
                </w:rPr>
                <w:delText>En beskrivning av den/de aktiviteter som processteget omfattar</w:delText>
              </w:r>
            </w:del>
          </w:p>
        </w:tc>
      </w:tr>
      <w:tr w:rsidR="00F32E49" w:rsidRPr="006F1808" w14:paraId="07DDC40E" w14:textId="77777777" w:rsidTr="00237475">
        <w:trPr>
          <w:trHeight w:val="841"/>
          <w:trPrChange w:id="1646" w:author="Eriksson Tina" w:date="2025-06-24T09:28:00Z" w16du:dateUtc="2025-06-24T07:28:00Z">
            <w:trPr>
              <w:gridAfter w:val="0"/>
            </w:trPr>
          </w:trPrChange>
        </w:trPr>
        <w:tc>
          <w:tcPr>
            <w:tcW w:w="2729" w:type="dxa"/>
            <w:tcBorders>
              <w:top w:val="single" w:sz="4" w:space="0" w:color="A33662" w:themeColor="accent1"/>
              <w:bottom w:val="single" w:sz="4" w:space="0" w:color="A33662" w:themeColor="accent1"/>
              <w:right w:val="single" w:sz="24" w:space="0" w:color="FFFFFF" w:themeColor="background1"/>
            </w:tcBorders>
            <w:tcPrChange w:id="1647" w:author="Eriksson Tina" w:date="2025-06-24T09:28:00Z" w16du:dateUtc="2025-06-24T07:28:00Z">
              <w:tcPr>
                <w:tcW w:w="1424" w:type="dxa"/>
                <w:tcBorders>
                  <w:top w:val="single" w:sz="4" w:space="0" w:color="A33662" w:themeColor="accent1"/>
                  <w:bottom w:val="single" w:sz="4" w:space="0" w:color="A33662" w:themeColor="accent1"/>
                  <w:right w:val="single" w:sz="24" w:space="0" w:color="FFFFFF" w:themeColor="background1"/>
                </w:tcBorders>
              </w:tcPr>
            </w:tcPrChange>
          </w:tcPr>
          <w:p w14:paraId="53006DD4" w14:textId="0AF40B8F" w:rsidR="00F32E49" w:rsidRPr="006F1808" w:rsidDel="008A6698" w:rsidRDefault="00F32E49" w:rsidP="00F32E49">
            <w:pPr>
              <w:rPr>
                <w:del w:id="1648" w:author="Eriksson Tina" w:date="2025-06-24T09:12:00Z" w16du:dateUtc="2025-06-24T07:12:00Z"/>
                <w:rStyle w:val="Diskretbetoning"/>
                <w:rFonts w:cs="Arial"/>
                <w:color w:val="098394"/>
              </w:rPr>
            </w:pPr>
            <w:ins w:id="1649" w:author="Eriksson Tina" w:date="2025-06-24T09:12:00Z" w16du:dateUtc="2025-06-24T07:12:00Z">
              <w:r w:rsidRPr="006F1808">
                <w:t>Patient</w:t>
              </w:r>
            </w:ins>
            <w:del w:id="1650" w:author="Eriksson Tina" w:date="2025-06-24T09:12:00Z" w16du:dateUtc="2025-06-24T07:12:00Z">
              <w:r w:rsidRPr="006F1808" w:rsidDel="008A6698">
                <w:rPr>
                  <w:rStyle w:val="Diskretbetoning"/>
                  <w:rFonts w:cs="Arial"/>
                  <w:color w:val="098394"/>
                </w:rPr>
                <w:delText>Exempel:</w:delText>
              </w:r>
            </w:del>
          </w:p>
          <w:p w14:paraId="3352A583" w14:textId="4C9BAACB" w:rsidR="00F32E49" w:rsidRPr="006F1808" w:rsidRDefault="00F32E49" w:rsidP="00F32E49">
            <w:pPr>
              <w:rPr>
                <w:color w:val="098394"/>
              </w:rPr>
            </w:pPr>
            <w:del w:id="1651" w:author="Eriksson Tina" w:date="2025-06-24T09:12:00Z" w16du:dateUtc="2025-06-24T07:12:00Z">
              <w:r w:rsidRPr="006F1808" w:rsidDel="008A6698">
                <w:rPr>
                  <w:rStyle w:val="Diskretbetoning"/>
                  <w:color w:val="098394"/>
                </w:rPr>
                <w:delText>Ta emot vårdbegäran för egen räkning</w:delText>
              </w:r>
            </w:del>
          </w:p>
        </w:tc>
        <w:tc>
          <w:tcPr>
            <w:tcW w:w="277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1652" w:author="Eriksson Tina" w:date="2025-06-24T09:28:00Z" w16du:dateUtc="2025-06-24T07:28:00Z">
              <w:tcPr>
                <w:tcW w:w="2404" w:type="dxa"/>
                <w:gridSpan w:val="2"/>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4A2F50C7" w14:textId="0F301DCB" w:rsidR="00F32E49" w:rsidRPr="006F1808" w:rsidDel="008A6698" w:rsidRDefault="00F32E49" w:rsidP="00F32E49">
            <w:pPr>
              <w:rPr>
                <w:del w:id="1653" w:author="Eriksson Tina" w:date="2025-06-24T09:12:00Z" w16du:dateUtc="2025-06-24T07:12:00Z"/>
                <w:rStyle w:val="Diskretbetoning"/>
                <w:i w:val="0"/>
                <w:iCs w:val="0"/>
                <w:rPrChange w:id="1654" w:author="Eriksson Tina" w:date="2025-06-24T17:00:00Z" w16du:dateUtc="2025-06-24T15:00:00Z">
                  <w:rPr>
                    <w:del w:id="1655" w:author="Eriksson Tina" w:date="2025-06-24T09:12:00Z" w16du:dateUtc="2025-06-24T07:12:00Z"/>
                    <w:rStyle w:val="Diskretbetoning"/>
                    <w:rFonts w:cs="Arial"/>
                    <w:color w:val="098394"/>
                  </w:rPr>
                </w:rPrChange>
              </w:rPr>
            </w:pPr>
            <w:ins w:id="1656" w:author="Eriksson Tina" w:date="2025-06-24T09:12:00Z" w16du:dateUtc="2025-06-24T07:12:00Z">
              <w:r w:rsidRPr="006F1808">
                <w:rPr>
                  <w:rStyle w:val="ui-provider"/>
                </w:rPr>
                <w:t>person som erhåller eller är registrerad för att erhålla hälso- och sjukvård</w:t>
              </w:r>
            </w:ins>
            <w:del w:id="1657" w:author="Eriksson Tina" w:date="2025-06-24T09:12:00Z" w16du:dateUtc="2025-06-24T07:12:00Z">
              <w:r w:rsidRPr="006F1808" w:rsidDel="008A6698">
                <w:rPr>
                  <w:rStyle w:val="Diskretbetoning"/>
                  <w:rFonts w:cs="Arial"/>
                  <w:color w:val="098394"/>
                </w:rPr>
                <w:delText>Exempel:</w:delText>
              </w:r>
            </w:del>
          </w:p>
          <w:p w14:paraId="04A4646A" w14:textId="2A4D2C47" w:rsidR="00F32E49" w:rsidRPr="006F1808" w:rsidRDefault="00F32E49" w:rsidP="00F32E49">
            <w:pPr>
              <w:rPr>
                <w:color w:val="098394"/>
              </w:rPr>
            </w:pPr>
            <w:del w:id="1658" w:author="Eriksson Tina" w:date="2025-06-24T09:12:00Z" w16du:dateUtc="2025-06-24T07:12:00Z">
              <w:r w:rsidRPr="006F1808" w:rsidDel="008A6698">
                <w:rPr>
                  <w:rStyle w:val="Diskretbetoning"/>
                  <w:color w:val="098394"/>
                </w:rPr>
                <w:delText>Vårdbegäran för egen räkning med patientens sökorsak</w:delText>
              </w:r>
            </w:del>
          </w:p>
        </w:tc>
        <w:tc>
          <w:tcPr>
            <w:tcW w:w="278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1659" w:author="Eriksson Tina" w:date="2025-06-24T09:28:00Z" w16du:dateUtc="2025-06-24T07:28:00Z">
              <w:tcPr>
                <w:tcW w:w="2409" w:type="dxa"/>
                <w:gridSpan w:val="2"/>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0D3A4FDD" w14:textId="7DC8B4DB" w:rsidR="00F32E49" w:rsidRPr="006F1808" w:rsidDel="00F32E49" w:rsidRDefault="00F32E49" w:rsidP="00F32E49">
            <w:pPr>
              <w:rPr>
                <w:del w:id="1660" w:author="Eriksson Tina" w:date="2025-06-24T09:12:00Z" w16du:dateUtc="2025-06-24T07:12:00Z"/>
                <w:rStyle w:val="Diskretbetoning"/>
                <w:rFonts w:cs="Arial"/>
                <w:color w:val="098394"/>
              </w:rPr>
            </w:pPr>
            <w:del w:id="1661" w:author="Eriksson Tina" w:date="2025-06-24T09:12:00Z" w16du:dateUtc="2025-06-24T07:12:00Z">
              <w:r w:rsidRPr="006F1808" w:rsidDel="00F32E49">
                <w:rPr>
                  <w:rStyle w:val="Diskretbetoning"/>
                  <w:rFonts w:cs="Arial"/>
                  <w:color w:val="098394"/>
                </w:rPr>
                <w:delText>Exempel:</w:delText>
              </w:r>
            </w:del>
          </w:p>
          <w:p w14:paraId="31ACF779" w14:textId="7FE1931A" w:rsidR="00F32E49" w:rsidRPr="006F1808" w:rsidRDefault="00F32E49" w:rsidP="00F32E49">
            <w:pPr>
              <w:rPr>
                <w:color w:val="098394"/>
              </w:rPr>
            </w:pPr>
            <w:del w:id="1662" w:author="Eriksson Tina" w:date="2025-06-24T09:12:00Z" w16du:dateUtc="2025-06-24T07:12:00Z">
              <w:r w:rsidRPr="006F1808" w:rsidDel="00F32E49">
                <w:rPr>
                  <w:rStyle w:val="Diskretbetoning"/>
                  <w:color w:val="098394"/>
                </w:rPr>
                <w:delText>Aktivitet som startar den individanpassade vårdprocessen genom att patienten eller företrädare för patienten kontaktar eller blir kontaktad av hälso- och sjukvården.</w:delText>
              </w:r>
            </w:del>
          </w:p>
        </w:tc>
      </w:tr>
      <w:tr w:rsidR="00F32E49" w:rsidRPr="006F1808" w:rsidDel="00F32E49" w14:paraId="6A59B93C" w14:textId="4DE04DE9" w:rsidTr="00F32E49">
        <w:trPr>
          <w:trHeight w:val="278"/>
          <w:del w:id="1663" w:author="Eriksson Tina" w:date="2025-06-24T09:14:00Z" w16du:dateUtc="2025-06-24T07:14:00Z"/>
          <w:trPrChange w:id="1664" w:author="Eriksson Tina" w:date="2025-06-24T09:14:00Z" w16du:dateUtc="2025-06-24T07:14:00Z">
            <w:trPr>
              <w:gridAfter w:val="0"/>
            </w:trPr>
          </w:trPrChange>
        </w:trPr>
        <w:tc>
          <w:tcPr>
            <w:tcW w:w="2729" w:type="dxa"/>
            <w:tcBorders>
              <w:top w:val="single" w:sz="4" w:space="0" w:color="A33662" w:themeColor="accent1"/>
              <w:bottom w:val="single" w:sz="4" w:space="0" w:color="A33662" w:themeColor="accent1"/>
              <w:right w:val="single" w:sz="24" w:space="0" w:color="FFFFFF" w:themeColor="background1"/>
            </w:tcBorders>
            <w:tcPrChange w:id="1665" w:author="Eriksson Tina" w:date="2025-06-24T09:14:00Z" w16du:dateUtc="2025-06-24T07:14:00Z">
              <w:tcPr>
                <w:tcW w:w="1424" w:type="dxa"/>
                <w:tcBorders>
                  <w:top w:val="single" w:sz="4" w:space="0" w:color="A33662" w:themeColor="accent1"/>
                  <w:bottom w:val="single" w:sz="4" w:space="0" w:color="A33662" w:themeColor="accent1"/>
                  <w:right w:val="single" w:sz="24" w:space="0" w:color="FFFFFF" w:themeColor="background1"/>
                </w:tcBorders>
              </w:tcPr>
            </w:tcPrChange>
          </w:tcPr>
          <w:p w14:paraId="61B71205" w14:textId="52ADCEAA" w:rsidR="00F32E49" w:rsidRPr="006F1808" w:rsidDel="00F32E49" w:rsidRDefault="00F32E49" w:rsidP="00F32E49">
            <w:pPr>
              <w:rPr>
                <w:del w:id="1666" w:author="Eriksson Tina" w:date="2025-06-24T09:14:00Z" w16du:dateUtc="2025-06-24T07:14:00Z"/>
              </w:rPr>
            </w:pPr>
          </w:p>
        </w:tc>
        <w:tc>
          <w:tcPr>
            <w:tcW w:w="277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1667" w:author="Eriksson Tina" w:date="2025-06-24T09:14:00Z" w16du:dateUtc="2025-06-24T07:14:00Z">
              <w:tcPr>
                <w:tcW w:w="2404" w:type="dxa"/>
                <w:gridSpan w:val="2"/>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473B27DA" w14:textId="70DE2A58" w:rsidR="00F32E49" w:rsidRPr="006F1808" w:rsidDel="00F32E49" w:rsidRDefault="00F32E49" w:rsidP="00F32E49">
            <w:pPr>
              <w:rPr>
                <w:del w:id="1668" w:author="Eriksson Tina" w:date="2025-06-24T09:14:00Z" w16du:dateUtc="2025-06-24T07:14:00Z"/>
              </w:rPr>
            </w:pPr>
          </w:p>
        </w:tc>
        <w:tc>
          <w:tcPr>
            <w:tcW w:w="278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1669" w:author="Eriksson Tina" w:date="2025-06-24T09:14:00Z" w16du:dateUtc="2025-06-24T07:14:00Z">
              <w:tcPr>
                <w:tcW w:w="2409" w:type="dxa"/>
                <w:gridSpan w:val="2"/>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4374AE76" w14:textId="160B62F7" w:rsidR="00F32E49" w:rsidRPr="006F1808" w:rsidDel="00F32E49" w:rsidRDefault="00F32E49" w:rsidP="00F32E49">
            <w:pPr>
              <w:rPr>
                <w:del w:id="1670" w:author="Eriksson Tina" w:date="2025-06-24T09:14:00Z" w16du:dateUtc="2025-06-24T07:14:00Z"/>
              </w:rPr>
            </w:pPr>
          </w:p>
        </w:tc>
      </w:tr>
      <w:tr w:rsidR="00F32E49" w:rsidRPr="006F1808" w:rsidDel="00F32E49" w14:paraId="320F15A2" w14:textId="0A9DE9BC" w:rsidTr="00F32E49">
        <w:trPr>
          <w:trHeight w:val="309"/>
          <w:del w:id="1671" w:author="Eriksson Tina" w:date="2025-06-24T09:14:00Z" w16du:dateUtc="2025-06-24T07:14:00Z"/>
          <w:trPrChange w:id="1672" w:author="Eriksson Tina" w:date="2025-06-24T09:14:00Z" w16du:dateUtc="2025-06-24T07:14:00Z">
            <w:trPr>
              <w:gridAfter w:val="0"/>
            </w:trPr>
          </w:trPrChange>
        </w:trPr>
        <w:tc>
          <w:tcPr>
            <w:tcW w:w="2729" w:type="dxa"/>
            <w:tcBorders>
              <w:top w:val="single" w:sz="4" w:space="0" w:color="A33662" w:themeColor="accent1"/>
              <w:bottom w:val="single" w:sz="4" w:space="0" w:color="A33662" w:themeColor="accent1"/>
              <w:right w:val="single" w:sz="24" w:space="0" w:color="FFFFFF" w:themeColor="background1"/>
            </w:tcBorders>
            <w:tcPrChange w:id="1673" w:author="Eriksson Tina" w:date="2025-06-24T09:14:00Z" w16du:dateUtc="2025-06-24T07:14:00Z">
              <w:tcPr>
                <w:tcW w:w="1424" w:type="dxa"/>
                <w:tcBorders>
                  <w:top w:val="single" w:sz="4" w:space="0" w:color="A33662" w:themeColor="accent1"/>
                  <w:bottom w:val="single" w:sz="4" w:space="0" w:color="A33662" w:themeColor="accent1"/>
                  <w:right w:val="single" w:sz="24" w:space="0" w:color="FFFFFF" w:themeColor="background1"/>
                </w:tcBorders>
              </w:tcPr>
            </w:tcPrChange>
          </w:tcPr>
          <w:p w14:paraId="0F241F85" w14:textId="3119B59E" w:rsidR="00F32E49" w:rsidRPr="006F1808" w:rsidDel="00F32E49" w:rsidRDefault="00F32E49" w:rsidP="00F32E49">
            <w:pPr>
              <w:rPr>
                <w:del w:id="1674" w:author="Eriksson Tina" w:date="2025-06-24T09:14:00Z" w16du:dateUtc="2025-06-24T07:14:00Z"/>
              </w:rPr>
            </w:pPr>
          </w:p>
        </w:tc>
        <w:tc>
          <w:tcPr>
            <w:tcW w:w="277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1675" w:author="Eriksson Tina" w:date="2025-06-24T09:14:00Z" w16du:dateUtc="2025-06-24T07:14:00Z">
              <w:tcPr>
                <w:tcW w:w="2404" w:type="dxa"/>
                <w:gridSpan w:val="2"/>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77D9FA4B" w14:textId="42593D4C" w:rsidR="00F32E49" w:rsidRPr="006F1808" w:rsidDel="00F32E49" w:rsidRDefault="00F32E49" w:rsidP="00F32E49">
            <w:pPr>
              <w:rPr>
                <w:del w:id="1676" w:author="Eriksson Tina" w:date="2025-06-24T09:14:00Z" w16du:dateUtc="2025-06-24T07:14:00Z"/>
              </w:rPr>
            </w:pPr>
          </w:p>
        </w:tc>
        <w:tc>
          <w:tcPr>
            <w:tcW w:w="278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1677" w:author="Eriksson Tina" w:date="2025-06-24T09:14:00Z" w16du:dateUtc="2025-06-24T07:14:00Z">
              <w:tcPr>
                <w:tcW w:w="2409" w:type="dxa"/>
                <w:gridSpan w:val="2"/>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00640C4E" w14:textId="749170B6" w:rsidR="00F32E49" w:rsidRPr="006F1808" w:rsidDel="00F32E49" w:rsidRDefault="00F32E49" w:rsidP="00F32E49">
            <w:pPr>
              <w:rPr>
                <w:del w:id="1678" w:author="Eriksson Tina" w:date="2025-06-24T09:14:00Z" w16du:dateUtc="2025-06-24T07:14:00Z"/>
              </w:rPr>
            </w:pPr>
          </w:p>
        </w:tc>
      </w:tr>
    </w:tbl>
    <w:p w14:paraId="5E56FF9B" w14:textId="77777777" w:rsidR="004A720A" w:rsidRPr="006F1808" w:rsidRDefault="004A720A" w:rsidP="004A720A">
      <w:pPr>
        <w:rPr>
          <w:ins w:id="1679" w:author="Eriksson Tina" w:date="2025-06-24T09:13:00Z" w16du:dateUtc="2025-06-24T07:13:00Z"/>
          <w:rStyle w:val="Diskretbetoning"/>
          <w:i w:val="0"/>
          <w:iCs w:val="0"/>
          <w:color w:val="098394"/>
        </w:rPr>
      </w:pPr>
    </w:p>
    <w:p w14:paraId="624A02D6" w14:textId="4D80D9FC" w:rsidR="00F32E49" w:rsidRPr="006F1808" w:rsidRDefault="00F32E49" w:rsidP="004A720A">
      <w:pPr>
        <w:rPr>
          <w:ins w:id="1680" w:author="Eriksson Tina" w:date="2025-06-24T09:13:00Z" w16du:dateUtc="2025-06-24T07:13:00Z"/>
          <w:rStyle w:val="Diskretbetoning"/>
          <w:b/>
          <w:bCs/>
          <w:i w:val="0"/>
          <w:iCs w:val="0"/>
          <w:rPrChange w:id="1681" w:author="Eriksson Tina" w:date="2025-06-24T17:00:00Z" w16du:dateUtc="2025-06-24T15:00:00Z">
            <w:rPr>
              <w:ins w:id="1682" w:author="Eriksson Tina" w:date="2025-06-24T09:13:00Z" w16du:dateUtc="2025-06-24T07:13:00Z"/>
              <w:rStyle w:val="Diskretbetoning"/>
              <w:i w:val="0"/>
              <w:iCs w:val="0"/>
              <w:color w:val="098394"/>
            </w:rPr>
          </w:rPrChange>
        </w:rPr>
      </w:pPr>
      <w:ins w:id="1683" w:author="Eriksson Tina" w:date="2025-06-24T09:13:00Z" w16du:dateUtc="2025-06-24T07:13:00Z">
        <w:r w:rsidRPr="006F1808">
          <w:rPr>
            <w:rStyle w:val="Diskretbetoning"/>
            <w:b/>
            <w:bCs/>
            <w:i w:val="0"/>
            <w:iCs w:val="0"/>
            <w:rPrChange w:id="1684" w:author="Eriksson Tina" w:date="2025-06-24T17:00:00Z" w16du:dateUtc="2025-06-24T15:00:00Z">
              <w:rPr>
                <w:rStyle w:val="Diskretbetoning"/>
                <w:i w:val="0"/>
                <w:iCs w:val="0"/>
                <w:color w:val="098394"/>
              </w:rPr>
            </w:rPrChange>
          </w:rPr>
          <w:t>Processteg</w:t>
        </w:r>
      </w:ins>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Change w:id="1685" w:author="Eriksson Tina" w:date="2025-06-24T09:14:00Z" w16du:dateUtc="2025-06-24T07:14:00Z">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PrChange>
      </w:tblPr>
      <w:tblGrid>
        <w:gridCol w:w="2093"/>
        <w:gridCol w:w="4281"/>
        <w:gridCol w:w="1961"/>
        <w:tblGridChange w:id="1686">
          <w:tblGrid>
            <w:gridCol w:w="1816"/>
            <w:gridCol w:w="277"/>
            <w:gridCol w:w="4"/>
            <w:gridCol w:w="2118"/>
            <w:gridCol w:w="2159"/>
            <w:gridCol w:w="12"/>
            <w:gridCol w:w="235"/>
            <w:gridCol w:w="1714"/>
            <w:gridCol w:w="16"/>
          </w:tblGrid>
        </w:tblGridChange>
      </w:tblGrid>
      <w:tr w:rsidR="00F32E49" w:rsidRPr="006F1808" w14:paraId="614CC354" w14:textId="77777777" w:rsidTr="00F32E49">
        <w:trPr>
          <w:trHeight w:val="43"/>
          <w:ins w:id="1687" w:author="Eriksson Tina" w:date="2025-06-24T09:13:00Z" w16du:dateUtc="2025-06-24T07:13:00Z"/>
          <w:trPrChange w:id="1688" w:author="Eriksson Tina" w:date="2025-06-24T09:14:00Z" w16du:dateUtc="2025-06-24T07:14:00Z">
            <w:trPr>
              <w:trHeight w:val="34"/>
            </w:trPr>
          </w:trPrChange>
        </w:trPr>
        <w:tc>
          <w:tcPr>
            <w:tcW w:w="2093" w:type="dxa"/>
            <w:shd w:val="clear" w:color="auto" w:fill="A33662" w:themeFill="accent1"/>
            <w:tcPrChange w:id="1689" w:author="Eriksson Tina" w:date="2025-06-24T09:14:00Z" w16du:dateUtc="2025-06-24T07:14:00Z">
              <w:tcPr>
                <w:tcW w:w="2097" w:type="dxa"/>
                <w:gridSpan w:val="3"/>
                <w:shd w:val="clear" w:color="auto" w:fill="A33662" w:themeFill="accent1"/>
              </w:tcPr>
            </w:tcPrChange>
          </w:tcPr>
          <w:p w14:paraId="7415EFE0" w14:textId="368321CC" w:rsidR="00F32E49" w:rsidRPr="006F1808" w:rsidRDefault="00F32E49" w:rsidP="00F32E49">
            <w:pPr>
              <w:pStyle w:val="Tabellrubrik"/>
              <w:rPr>
                <w:ins w:id="1690" w:author="Eriksson Tina" w:date="2025-06-24T09:13:00Z" w16du:dateUtc="2025-06-24T07:13:00Z"/>
              </w:rPr>
            </w:pPr>
            <w:ins w:id="1691" w:author="Eriksson Tina" w:date="2025-06-24T09:13:00Z" w16du:dateUtc="2025-06-24T07:13:00Z">
              <w:r w:rsidRPr="006F1808">
                <w:t>PROCESSTEG</w:t>
              </w:r>
            </w:ins>
          </w:p>
        </w:tc>
        <w:tc>
          <w:tcPr>
            <w:tcW w:w="4281" w:type="dxa"/>
            <w:shd w:val="clear" w:color="auto" w:fill="A33662" w:themeFill="accent1"/>
            <w:tcPrChange w:id="1692" w:author="Eriksson Tina" w:date="2025-06-24T09:14:00Z" w16du:dateUtc="2025-06-24T07:14:00Z">
              <w:tcPr>
                <w:tcW w:w="4289" w:type="dxa"/>
                <w:gridSpan w:val="3"/>
                <w:shd w:val="clear" w:color="auto" w:fill="A33662" w:themeFill="accent1"/>
              </w:tcPr>
            </w:tcPrChange>
          </w:tcPr>
          <w:p w14:paraId="08A04E7A" w14:textId="251A1BBF" w:rsidR="00F32E49" w:rsidRPr="006F1808" w:rsidRDefault="00F32E49" w:rsidP="00F32E49">
            <w:pPr>
              <w:pStyle w:val="Tabellrubrik"/>
              <w:rPr>
                <w:ins w:id="1693" w:author="Eriksson Tina" w:date="2025-06-24T09:13:00Z" w16du:dateUtc="2025-06-24T07:13:00Z"/>
              </w:rPr>
            </w:pPr>
            <w:ins w:id="1694" w:author="Eriksson Tina" w:date="2025-06-24T09:13:00Z" w16du:dateUtc="2025-06-24T07:13:00Z">
              <w:r w:rsidRPr="006F1808">
                <w:t>bESKRIVNING</w:t>
              </w:r>
            </w:ins>
          </w:p>
        </w:tc>
        <w:tc>
          <w:tcPr>
            <w:tcW w:w="1961" w:type="dxa"/>
            <w:shd w:val="clear" w:color="auto" w:fill="A33662" w:themeFill="accent1"/>
            <w:tcPrChange w:id="1695" w:author="Eriksson Tina" w:date="2025-06-24T09:14:00Z" w16du:dateUtc="2025-06-24T07:14:00Z">
              <w:tcPr>
                <w:tcW w:w="1965" w:type="dxa"/>
                <w:gridSpan w:val="3"/>
                <w:shd w:val="clear" w:color="auto" w:fill="A33662" w:themeFill="accent1"/>
              </w:tcPr>
            </w:tcPrChange>
          </w:tcPr>
          <w:p w14:paraId="08EF5998" w14:textId="2C207B0A" w:rsidR="00F32E49" w:rsidRPr="006F1808" w:rsidRDefault="00F32E49" w:rsidP="00F32E49">
            <w:pPr>
              <w:pStyle w:val="Tabellrubrik"/>
              <w:rPr>
                <w:ins w:id="1696" w:author="Eriksson Tina" w:date="2025-06-24T09:13:00Z" w16du:dateUtc="2025-06-24T07:13:00Z"/>
              </w:rPr>
            </w:pPr>
            <w:ins w:id="1697" w:author="Eriksson Tina" w:date="2025-06-24T09:13:00Z" w16du:dateUtc="2025-06-24T07:13:00Z">
              <w:r w:rsidRPr="006F1808">
                <w:t>KOMMENTAR</w:t>
              </w:r>
            </w:ins>
          </w:p>
        </w:tc>
      </w:tr>
      <w:tr w:rsidR="00F32E49" w:rsidRPr="006F1808" w14:paraId="312FAD23" w14:textId="77777777" w:rsidTr="00F32E49">
        <w:trPr>
          <w:trHeight w:val="936"/>
          <w:ins w:id="1698" w:author="Eriksson Tina" w:date="2025-06-24T09:13:00Z" w16du:dateUtc="2025-06-24T07:13:00Z"/>
          <w:trPrChange w:id="1699" w:author="Eriksson Tina" w:date="2025-06-24T09:14:00Z" w16du:dateUtc="2025-06-24T07:14:00Z">
            <w:trPr>
              <w:trHeight w:val="1344"/>
            </w:trPr>
          </w:trPrChange>
        </w:trPr>
        <w:tc>
          <w:tcPr>
            <w:tcW w:w="2093" w:type="dxa"/>
            <w:tcBorders>
              <w:bottom w:val="single" w:sz="4" w:space="0" w:color="A33662" w:themeColor="accent1"/>
              <w:right w:val="single" w:sz="24" w:space="0" w:color="FFFFFF" w:themeColor="background1"/>
            </w:tcBorders>
            <w:tcPrChange w:id="1700" w:author="Eriksson Tina" w:date="2025-06-24T09:14:00Z" w16du:dateUtc="2025-06-24T07:14:00Z">
              <w:tcPr>
                <w:tcW w:w="2097" w:type="dxa"/>
                <w:gridSpan w:val="3"/>
                <w:tcBorders>
                  <w:bottom w:val="single" w:sz="4" w:space="0" w:color="A33662" w:themeColor="accent1"/>
                  <w:right w:val="single" w:sz="24" w:space="0" w:color="FFFFFF" w:themeColor="background1"/>
                </w:tcBorders>
              </w:tcPr>
            </w:tcPrChange>
          </w:tcPr>
          <w:p w14:paraId="58EE66AC" w14:textId="38C6BC65" w:rsidR="00F32E49" w:rsidRPr="006F1808" w:rsidRDefault="00F32E49" w:rsidP="00F32E49">
            <w:pPr>
              <w:rPr>
                <w:ins w:id="1701" w:author="Eriksson Tina" w:date="2025-06-24T09:13:00Z" w16du:dateUtc="2025-06-24T07:13:00Z"/>
                <w:color w:val="098394"/>
              </w:rPr>
            </w:pPr>
            <w:ins w:id="1702" w:author="Eriksson Tina" w:date="2025-06-24T09:14:00Z" w16du:dateUtc="2025-06-24T07:14:00Z">
              <w:r w:rsidRPr="006F1808">
                <w:rPr>
                  <w:rFonts w:cstheme="minorHAnsi"/>
                </w:rPr>
                <w:t>Hittar information om fast vårdkontakt</w:t>
              </w:r>
            </w:ins>
          </w:p>
        </w:tc>
        <w:tc>
          <w:tcPr>
            <w:tcW w:w="4281" w:type="dxa"/>
            <w:tcBorders>
              <w:left w:val="single" w:sz="24" w:space="0" w:color="FFFFFF" w:themeColor="background1"/>
              <w:bottom w:val="single" w:sz="4" w:space="0" w:color="A33662" w:themeColor="accent1"/>
              <w:right w:val="single" w:sz="24" w:space="0" w:color="FFFFFF" w:themeColor="background1"/>
            </w:tcBorders>
            <w:tcPrChange w:id="1703" w:author="Eriksson Tina" w:date="2025-06-24T09:14:00Z" w16du:dateUtc="2025-06-24T07:14:00Z">
              <w:tcPr>
                <w:tcW w:w="4289" w:type="dxa"/>
                <w:gridSpan w:val="3"/>
                <w:tcBorders>
                  <w:left w:val="single" w:sz="24" w:space="0" w:color="FFFFFF" w:themeColor="background1"/>
                  <w:bottom w:val="single" w:sz="4" w:space="0" w:color="A33662" w:themeColor="accent1"/>
                  <w:right w:val="single" w:sz="24" w:space="0" w:color="FFFFFF" w:themeColor="background1"/>
                </w:tcBorders>
              </w:tcPr>
            </w:tcPrChange>
          </w:tcPr>
          <w:p w14:paraId="4CE5C9AC" w14:textId="2B306A99" w:rsidR="00F32E49" w:rsidRPr="006F1808" w:rsidRDefault="00F32E49" w:rsidP="00F32E49">
            <w:pPr>
              <w:rPr>
                <w:ins w:id="1704" w:author="Eriksson Tina" w:date="2025-06-24T09:13:00Z" w16du:dateUtc="2025-06-24T07:13:00Z"/>
                <w:color w:val="098394"/>
              </w:rPr>
            </w:pPr>
            <w:ins w:id="1705" w:author="Eriksson Tina" w:date="2025-06-24T09:14:00Z" w16du:dateUtc="2025-06-24T07:14:00Z">
              <w:r w:rsidRPr="006F1808">
                <w:rPr>
                  <w:rFonts w:cstheme="minorHAnsi"/>
                </w:rPr>
                <w:t xml:space="preserve">Patienten behöver stöd av samordning av sin vård och söker information om fast vårdkontakt </w:t>
              </w:r>
            </w:ins>
          </w:p>
        </w:tc>
        <w:tc>
          <w:tcPr>
            <w:tcW w:w="1961" w:type="dxa"/>
            <w:tcBorders>
              <w:left w:val="single" w:sz="24" w:space="0" w:color="FFFFFF" w:themeColor="background1"/>
              <w:bottom w:val="single" w:sz="4" w:space="0" w:color="A33662" w:themeColor="accent1"/>
              <w:right w:val="single" w:sz="24" w:space="0" w:color="FFFFFF" w:themeColor="background1"/>
            </w:tcBorders>
            <w:tcPrChange w:id="1706" w:author="Eriksson Tina" w:date="2025-06-24T09:14:00Z" w16du:dateUtc="2025-06-24T07:14:00Z">
              <w:tcPr>
                <w:tcW w:w="1965" w:type="dxa"/>
                <w:gridSpan w:val="3"/>
                <w:tcBorders>
                  <w:left w:val="single" w:sz="24" w:space="0" w:color="FFFFFF" w:themeColor="background1"/>
                  <w:bottom w:val="single" w:sz="4" w:space="0" w:color="A33662" w:themeColor="accent1"/>
                  <w:right w:val="single" w:sz="24" w:space="0" w:color="FFFFFF" w:themeColor="background1"/>
                </w:tcBorders>
              </w:tcPr>
            </w:tcPrChange>
          </w:tcPr>
          <w:p w14:paraId="2676A89F" w14:textId="77777777" w:rsidR="00F32E49" w:rsidRPr="006F1808" w:rsidRDefault="00F32E49" w:rsidP="00F32E49">
            <w:pPr>
              <w:rPr>
                <w:ins w:id="1707" w:author="Eriksson Tina" w:date="2025-06-24T09:13:00Z" w16du:dateUtc="2025-06-24T07:13:00Z"/>
                <w:color w:val="098394"/>
              </w:rPr>
            </w:pPr>
          </w:p>
        </w:tc>
      </w:tr>
      <w:tr w:rsidR="00F32E49" w:rsidRPr="006F1808" w14:paraId="036CB287" w14:textId="77777777" w:rsidTr="00F32E49">
        <w:trPr>
          <w:trHeight w:val="586"/>
          <w:ins w:id="1708" w:author="Eriksson Tina" w:date="2025-06-24T09:13:00Z" w16du:dateUtc="2025-06-24T07:13:00Z"/>
          <w:trPrChange w:id="1709" w:author="Eriksson Tina" w:date="2025-06-24T09:14:00Z" w16du:dateUtc="2025-06-24T07:14:00Z">
            <w:trPr>
              <w:trHeight w:val="921"/>
            </w:trPr>
          </w:trPrChange>
        </w:trPr>
        <w:tc>
          <w:tcPr>
            <w:tcW w:w="2093" w:type="dxa"/>
            <w:tcBorders>
              <w:top w:val="single" w:sz="4" w:space="0" w:color="A33662" w:themeColor="accent1"/>
              <w:bottom w:val="single" w:sz="4" w:space="0" w:color="A33662" w:themeColor="accent1"/>
              <w:right w:val="single" w:sz="24" w:space="0" w:color="FFFFFF" w:themeColor="background1"/>
            </w:tcBorders>
            <w:tcPrChange w:id="1710" w:author="Eriksson Tina" w:date="2025-06-24T09:14:00Z" w16du:dateUtc="2025-06-24T07:14:00Z">
              <w:tcPr>
                <w:tcW w:w="2097" w:type="dxa"/>
                <w:gridSpan w:val="3"/>
                <w:tcBorders>
                  <w:top w:val="single" w:sz="4" w:space="0" w:color="A33662" w:themeColor="accent1"/>
                  <w:bottom w:val="single" w:sz="4" w:space="0" w:color="A33662" w:themeColor="accent1"/>
                  <w:right w:val="single" w:sz="24" w:space="0" w:color="FFFFFF" w:themeColor="background1"/>
                </w:tcBorders>
              </w:tcPr>
            </w:tcPrChange>
          </w:tcPr>
          <w:p w14:paraId="0D11D53C" w14:textId="03394DEE" w:rsidR="00F32E49" w:rsidRPr="006F1808" w:rsidRDefault="00F32E49" w:rsidP="00F32E49">
            <w:pPr>
              <w:rPr>
                <w:ins w:id="1711" w:author="Eriksson Tina" w:date="2025-06-24T09:13:00Z" w16du:dateUtc="2025-06-24T07:13:00Z"/>
                <w:color w:val="098394"/>
              </w:rPr>
            </w:pPr>
            <w:ins w:id="1712" w:author="Eriksson Tina" w:date="2025-06-24T09:14:00Z" w16du:dateUtc="2025-06-24T07:14:00Z">
              <w:r w:rsidRPr="006F1808">
                <w:rPr>
                  <w:rFonts w:cstheme="minorHAnsi"/>
                </w:rPr>
                <w:t>Begär fast vårdkontakt</w:t>
              </w:r>
            </w:ins>
          </w:p>
        </w:tc>
        <w:tc>
          <w:tcPr>
            <w:tcW w:w="428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1713" w:author="Eriksson Tina" w:date="2025-06-24T09:14:00Z" w16du:dateUtc="2025-06-24T07:14:00Z">
              <w:tcPr>
                <w:tcW w:w="4289" w:type="dxa"/>
                <w:gridSpan w:val="3"/>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033AB0B3" w14:textId="70619E23" w:rsidR="00F32E49" w:rsidRPr="006F1808" w:rsidRDefault="00F32E49" w:rsidP="00F32E49">
            <w:pPr>
              <w:rPr>
                <w:ins w:id="1714" w:author="Eriksson Tina" w:date="2025-06-24T09:13:00Z" w16du:dateUtc="2025-06-24T07:13:00Z"/>
                <w:color w:val="098394"/>
              </w:rPr>
            </w:pPr>
            <w:ins w:id="1715" w:author="Eriksson Tina" w:date="2025-06-24T09:14:00Z" w16du:dateUtc="2025-06-24T07:14:00Z">
              <w:r w:rsidRPr="006F1808">
                <w:rPr>
                  <w:rStyle w:val="ui-provider"/>
                </w:rPr>
                <w:t>Patienten begär en fast vårdkontakt</w:t>
              </w:r>
            </w:ins>
          </w:p>
        </w:tc>
        <w:tc>
          <w:tcPr>
            <w:tcW w:w="196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1716" w:author="Eriksson Tina" w:date="2025-06-24T09:14:00Z" w16du:dateUtc="2025-06-24T07:14:00Z">
              <w:tcPr>
                <w:tcW w:w="1965" w:type="dxa"/>
                <w:gridSpan w:val="3"/>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7D9976BA" w14:textId="77777777" w:rsidR="00F32E49" w:rsidRPr="006F1808" w:rsidRDefault="00F32E49" w:rsidP="00F32E49">
            <w:pPr>
              <w:rPr>
                <w:ins w:id="1717" w:author="Eriksson Tina" w:date="2025-06-24T09:13:00Z" w16du:dateUtc="2025-06-24T07:13:00Z"/>
                <w:color w:val="098394"/>
              </w:rPr>
            </w:pPr>
          </w:p>
        </w:tc>
      </w:tr>
      <w:tr w:rsidR="00F32E49" w:rsidRPr="006F1808" w14:paraId="36012EE6" w14:textId="77777777" w:rsidTr="00F32E49">
        <w:trPr>
          <w:trHeight w:val="866"/>
          <w:ins w:id="1718" w:author="Eriksson Tina" w:date="2025-06-24T09:13:00Z" w16du:dateUtc="2025-06-24T07:13:00Z"/>
          <w:trPrChange w:id="1719" w:author="Eriksson Tina" w:date="2025-06-24T09:14:00Z" w16du:dateUtc="2025-06-24T07:14:00Z">
            <w:trPr>
              <w:trHeight w:val="1344"/>
            </w:trPr>
          </w:trPrChange>
        </w:trPr>
        <w:tc>
          <w:tcPr>
            <w:tcW w:w="2093" w:type="dxa"/>
            <w:tcBorders>
              <w:top w:val="single" w:sz="4" w:space="0" w:color="A33662" w:themeColor="accent1"/>
              <w:bottom w:val="single" w:sz="4" w:space="0" w:color="A33662" w:themeColor="accent1"/>
              <w:right w:val="single" w:sz="24" w:space="0" w:color="FFFFFF" w:themeColor="background1"/>
            </w:tcBorders>
            <w:tcPrChange w:id="1720" w:author="Eriksson Tina" w:date="2025-06-24T09:14:00Z" w16du:dateUtc="2025-06-24T07:14:00Z">
              <w:tcPr>
                <w:tcW w:w="2097" w:type="dxa"/>
                <w:gridSpan w:val="3"/>
                <w:tcBorders>
                  <w:top w:val="single" w:sz="4" w:space="0" w:color="A33662" w:themeColor="accent1"/>
                  <w:bottom w:val="single" w:sz="4" w:space="0" w:color="A33662" w:themeColor="accent1"/>
                  <w:right w:val="single" w:sz="24" w:space="0" w:color="FFFFFF" w:themeColor="background1"/>
                </w:tcBorders>
              </w:tcPr>
            </w:tcPrChange>
          </w:tcPr>
          <w:p w14:paraId="7C098722" w14:textId="6BFCA1FE" w:rsidR="00F32E49" w:rsidRPr="006F1808" w:rsidRDefault="00F32E49" w:rsidP="00F32E49">
            <w:pPr>
              <w:rPr>
                <w:ins w:id="1721" w:author="Eriksson Tina" w:date="2025-06-24T09:13:00Z" w16du:dateUtc="2025-06-24T07:13:00Z"/>
              </w:rPr>
            </w:pPr>
            <w:ins w:id="1722" w:author="Eriksson Tina" w:date="2025-06-24T09:14:00Z" w16du:dateUtc="2025-06-24T07:14:00Z">
              <w:r w:rsidRPr="006F1808">
                <w:rPr>
                  <w:rFonts w:cstheme="minorHAnsi"/>
                </w:rPr>
                <w:t>Tar emot begäran om fast vårdkontakt</w:t>
              </w:r>
            </w:ins>
          </w:p>
        </w:tc>
        <w:tc>
          <w:tcPr>
            <w:tcW w:w="428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1723" w:author="Eriksson Tina" w:date="2025-06-24T09:14:00Z" w16du:dateUtc="2025-06-24T07:14:00Z">
              <w:tcPr>
                <w:tcW w:w="4289" w:type="dxa"/>
                <w:gridSpan w:val="3"/>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149215FF" w14:textId="55DF8216" w:rsidR="00F32E49" w:rsidRPr="006F1808" w:rsidRDefault="00F32E49" w:rsidP="00F32E49">
            <w:pPr>
              <w:rPr>
                <w:ins w:id="1724" w:author="Eriksson Tina" w:date="2025-06-24T09:13:00Z" w16du:dateUtc="2025-06-24T07:13:00Z"/>
              </w:rPr>
            </w:pPr>
            <w:ins w:id="1725" w:author="Eriksson Tina" w:date="2025-06-24T09:14:00Z" w16du:dateUtc="2025-06-24T07:14:00Z">
              <w:r w:rsidRPr="006F1808">
                <w:rPr>
                  <w:rStyle w:val="ui-provider"/>
                </w:rPr>
                <w:t>Hälso- och sjukvårdspersonal tar emot begäran om fast vårdkontakt från patienten</w:t>
              </w:r>
            </w:ins>
          </w:p>
        </w:tc>
        <w:tc>
          <w:tcPr>
            <w:tcW w:w="196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1726" w:author="Eriksson Tina" w:date="2025-06-24T09:14:00Z" w16du:dateUtc="2025-06-24T07:14:00Z">
              <w:tcPr>
                <w:tcW w:w="1965" w:type="dxa"/>
                <w:gridSpan w:val="3"/>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436287D1" w14:textId="77777777" w:rsidR="00F32E49" w:rsidRPr="006F1808" w:rsidRDefault="00F32E49" w:rsidP="00F32E49">
            <w:pPr>
              <w:rPr>
                <w:ins w:id="1727" w:author="Eriksson Tina" w:date="2025-06-24T09:13:00Z" w16du:dateUtc="2025-06-24T07:13:00Z"/>
              </w:rPr>
            </w:pPr>
          </w:p>
        </w:tc>
      </w:tr>
      <w:tr w:rsidR="00F32E49" w:rsidRPr="006F1808" w14:paraId="16E28AF9" w14:textId="77777777" w:rsidTr="00F32E49">
        <w:trPr>
          <w:trHeight w:val="595"/>
          <w:ins w:id="1728" w:author="Eriksson Tina" w:date="2025-06-24T09:13:00Z" w16du:dateUtc="2025-06-24T07:13:00Z"/>
          <w:trPrChange w:id="1729" w:author="Eriksson Tina" w:date="2025-06-24T09:14:00Z" w16du:dateUtc="2025-06-24T07:14:00Z">
            <w:trPr>
              <w:trHeight w:val="1369"/>
            </w:trPr>
          </w:trPrChange>
        </w:trPr>
        <w:tc>
          <w:tcPr>
            <w:tcW w:w="2093" w:type="dxa"/>
            <w:tcBorders>
              <w:top w:val="single" w:sz="4" w:space="0" w:color="A33662" w:themeColor="accent1"/>
              <w:bottom w:val="single" w:sz="4" w:space="0" w:color="A33662" w:themeColor="accent1"/>
              <w:right w:val="single" w:sz="24" w:space="0" w:color="FFFFFF" w:themeColor="background1"/>
            </w:tcBorders>
            <w:tcPrChange w:id="1730" w:author="Eriksson Tina" w:date="2025-06-24T09:14:00Z" w16du:dateUtc="2025-06-24T07:14:00Z">
              <w:tcPr>
                <w:tcW w:w="2097" w:type="dxa"/>
                <w:gridSpan w:val="3"/>
                <w:tcBorders>
                  <w:top w:val="single" w:sz="4" w:space="0" w:color="A33662" w:themeColor="accent1"/>
                  <w:bottom w:val="single" w:sz="4" w:space="0" w:color="A33662" w:themeColor="accent1"/>
                  <w:right w:val="single" w:sz="24" w:space="0" w:color="FFFFFF" w:themeColor="background1"/>
                </w:tcBorders>
              </w:tcPr>
            </w:tcPrChange>
          </w:tcPr>
          <w:p w14:paraId="6670FC74" w14:textId="7A8E66B9" w:rsidR="00F32E49" w:rsidRPr="006F1808" w:rsidRDefault="00F32E49" w:rsidP="00F32E49">
            <w:pPr>
              <w:rPr>
                <w:ins w:id="1731" w:author="Eriksson Tina" w:date="2025-06-24T09:13:00Z" w16du:dateUtc="2025-06-24T07:13:00Z"/>
              </w:rPr>
            </w:pPr>
            <w:ins w:id="1732" w:author="Eriksson Tina" w:date="2025-06-24T09:14:00Z" w16du:dateUtc="2025-06-24T07:14:00Z">
              <w:r w:rsidRPr="006F1808">
                <w:rPr>
                  <w:rFonts w:cstheme="minorHAnsi"/>
                </w:rPr>
                <w:t>Utser fast vårdkontakt</w:t>
              </w:r>
            </w:ins>
          </w:p>
        </w:tc>
        <w:tc>
          <w:tcPr>
            <w:tcW w:w="428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1733" w:author="Eriksson Tina" w:date="2025-06-24T09:14:00Z" w16du:dateUtc="2025-06-24T07:14:00Z">
              <w:tcPr>
                <w:tcW w:w="4289" w:type="dxa"/>
                <w:gridSpan w:val="3"/>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1791D23F" w14:textId="4407B427" w:rsidR="00F32E49" w:rsidRPr="006F1808" w:rsidRDefault="00F32E49" w:rsidP="00F32E49">
            <w:pPr>
              <w:rPr>
                <w:ins w:id="1734" w:author="Eriksson Tina" w:date="2025-06-24T09:13:00Z" w16du:dateUtc="2025-06-24T07:13:00Z"/>
              </w:rPr>
            </w:pPr>
            <w:ins w:id="1735" w:author="Eriksson Tina" w:date="2025-06-24T09:14:00Z" w16du:dateUtc="2025-06-24T07:14:00Z">
              <w:r w:rsidRPr="006F1808">
                <w:rPr>
                  <w:rStyle w:val="ui-provider"/>
                </w:rPr>
                <w:t>Hälso- och sjukvårdspersonal utser en namngiven fast vårdkontakt till patienten</w:t>
              </w:r>
            </w:ins>
          </w:p>
        </w:tc>
        <w:tc>
          <w:tcPr>
            <w:tcW w:w="196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1736" w:author="Eriksson Tina" w:date="2025-06-24T09:14:00Z" w16du:dateUtc="2025-06-24T07:14:00Z">
              <w:tcPr>
                <w:tcW w:w="1965" w:type="dxa"/>
                <w:gridSpan w:val="3"/>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503B8823" w14:textId="77777777" w:rsidR="00F32E49" w:rsidRPr="006F1808" w:rsidRDefault="00F32E49" w:rsidP="00F32E49">
            <w:pPr>
              <w:rPr>
                <w:ins w:id="1737" w:author="Eriksson Tina" w:date="2025-06-24T09:13:00Z" w16du:dateUtc="2025-06-24T07:13:00Z"/>
              </w:rPr>
            </w:pPr>
          </w:p>
        </w:tc>
      </w:tr>
      <w:tr w:rsidR="00F32E49" w:rsidRPr="006F1808" w14:paraId="034B85D5" w14:textId="77777777" w:rsidTr="00F32E49">
        <w:trPr>
          <w:trHeight w:val="577"/>
          <w:ins w:id="1738" w:author="Eriksson Tina" w:date="2025-06-24T09:14:00Z" w16du:dateUtc="2025-06-24T07:14:00Z"/>
          <w:trPrChange w:id="1739" w:author="Eriksson Tina" w:date="2025-06-24T09:14:00Z" w16du:dateUtc="2025-06-24T07:14:00Z">
            <w:trPr>
              <w:gridAfter w:val="0"/>
            </w:trPr>
          </w:trPrChange>
        </w:trPr>
        <w:tc>
          <w:tcPr>
            <w:tcW w:w="2093" w:type="dxa"/>
            <w:tcBorders>
              <w:top w:val="single" w:sz="4" w:space="0" w:color="A33662" w:themeColor="accent1"/>
              <w:bottom w:val="single" w:sz="4" w:space="0" w:color="A33662" w:themeColor="accent1"/>
              <w:right w:val="single" w:sz="24" w:space="0" w:color="FFFFFF" w:themeColor="background1"/>
            </w:tcBorders>
            <w:tcPrChange w:id="1740" w:author="Eriksson Tina" w:date="2025-06-24T09:14:00Z" w16du:dateUtc="2025-06-24T07:14:00Z">
              <w:tcPr>
                <w:tcW w:w="1816" w:type="dxa"/>
                <w:tcBorders>
                  <w:top w:val="single" w:sz="4" w:space="0" w:color="A33662" w:themeColor="accent1"/>
                  <w:bottom w:val="single" w:sz="4" w:space="0" w:color="A33662" w:themeColor="accent1"/>
                  <w:right w:val="single" w:sz="24" w:space="0" w:color="FFFFFF" w:themeColor="background1"/>
                </w:tcBorders>
              </w:tcPr>
            </w:tcPrChange>
          </w:tcPr>
          <w:p w14:paraId="24AF84BD" w14:textId="0359F328" w:rsidR="00F32E49" w:rsidRPr="006F1808" w:rsidRDefault="00F32E49" w:rsidP="00F32E49">
            <w:pPr>
              <w:rPr>
                <w:ins w:id="1741" w:author="Eriksson Tina" w:date="2025-06-24T09:14:00Z" w16du:dateUtc="2025-06-24T07:14:00Z"/>
                <w:rFonts w:cstheme="minorHAnsi"/>
              </w:rPr>
            </w:pPr>
            <w:ins w:id="1742" w:author="Eriksson Tina" w:date="2025-06-24T09:14:00Z" w16du:dateUtc="2025-06-24T07:14:00Z">
              <w:r w:rsidRPr="006F1808">
                <w:rPr>
                  <w:rFonts w:cstheme="minorHAnsi"/>
                </w:rPr>
                <w:t>Dokumenterar fast vårdkontakt</w:t>
              </w:r>
            </w:ins>
          </w:p>
        </w:tc>
        <w:tc>
          <w:tcPr>
            <w:tcW w:w="428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1743" w:author="Eriksson Tina" w:date="2025-06-24T09:14:00Z" w16du:dateUtc="2025-06-24T07:14:00Z">
              <w:tcPr>
                <w:tcW w:w="2399" w:type="dxa"/>
                <w:gridSpan w:val="3"/>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7C8404C6" w14:textId="2CD1F08B" w:rsidR="00F32E49" w:rsidRPr="006F1808" w:rsidRDefault="00F32E49" w:rsidP="00F32E49">
            <w:pPr>
              <w:rPr>
                <w:ins w:id="1744" w:author="Eriksson Tina" w:date="2025-06-24T09:14:00Z" w16du:dateUtc="2025-06-24T07:14:00Z"/>
                <w:rStyle w:val="Rubrik2Char"/>
                <w:lang w:val="sv-SE"/>
                <w:rPrChange w:id="1745" w:author="Eriksson Tina" w:date="2025-06-24T17:00:00Z" w16du:dateUtc="2025-06-24T15:00:00Z">
                  <w:rPr>
                    <w:ins w:id="1746" w:author="Eriksson Tina" w:date="2025-06-24T09:14:00Z" w16du:dateUtc="2025-06-24T07:14:00Z"/>
                    <w:rStyle w:val="Rubrik2Char"/>
                  </w:rPr>
                </w:rPrChange>
              </w:rPr>
            </w:pPr>
            <w:ins w:id="1747" w:author="Eriksson Tina" w:date="2025-06-24T09:14:00Z" w16du:dateUtc="2025-06-24T07:14:00Z">
              <w:r w:rsidRPr="006F1808">
                <w:rPr>
                  <w:rStyle w:val="ui-provider"/>
                </w:rPr>
                <w:t>Dokumentation av vem som utsetts till patientens fasta vårdkontakt.</w:t>
              </w:r>
            </w:ins>
          </w:p>
        </w:tc>
        <w:tc>
          <w:tcPr>
            <w:tcW w:w="196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1748" w:author="Eriksson Tina" w:date="2025-06-24T09:14:00Z" w16du:dateUtc="2025-06-24T07:14:00Z">
              <w:tcPr>
                <w:tcW w:w="2406" w:type="dxa"/>
                <w:gridSpan w:val="3"/>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6FB81005" w14:textId="77777777" w:rsidR="00F32E49" w:rsidRPr="006F1808" w:rsidRDefault="00F32E49" w:rsidP="00F32E49">
            <w:pPr>
              <w:rPr>
                <w:ins w:id="1749" w:author="Eriksson Tina" w:date="2025-06-24T09:14:00Z" w16du:dateUtc="2025-06-24T07:14:00Z"/>
              </w:rPr>
            </w:pPr>
          </w:p>
        </w:tc>
      </w:tr>
      <w:tr w:rsidR="00F32E49" w:rsidRPr="006F1808" w14:paraId="407F4F14" w14:textId="77777777" w:rsidTr="00F32E49">
        <w:trPr>
          <w:trHeight w:val="1240"/>
          <w:ins w:id="1750" w:author="Eriksson Tina" w:date="2025-06-24T09:14:00Z" w16du:dateUtc="2025-06-24T07:14:00Z"/>
          <w:trPrChange w:id="1751" w:author="Eriksson Tina" w:date="2025-06-24T09:14:00Z" w16du:dateUtc="2025-06-24T07:14:00Z">
            <w:trPr>
              <w:gridAfter w:val="0"/>
            </w:trPr>
          </w:trPrChange>
        </w:trPr>
        <w:tc>
          <w:tcPr>
            <w:tcW w:w="2093" w:type="dxa"/>
            <w:tcBorders>
              <w:top w:val="single" w:sz="4" w:space="0" w:color="A33662" w:themeColor="accent1"/>
              <w:bottom w:val="single" w:sz="4" w:space="0" w:color="A33662" w:themeColor="accent1"/>
              <w:right w:val="single" w:sz="24" w:space="0" w:color="FFFFFF" w:themeColor="background1"/>
            </w:tcBorders>
            <w:tcPrChange w:id="1752" w:author="Eriksson Tina" w:date="2025-06-24T09:14:00Z" w16du:dateUtc="2025-06-24T07:14:00Z">
              <w:tcPr>
                <w:tcW w:w="1816" w:type="dxa"/>
                <w:tcBorders>
                  <w:top w:val="single" w:sz="4" w:space="0" w:color="A33662" w:themeColor="accent1"/>
                  <w:bottom w:val="single" w:sz="4" w:space="0" w:color="A33662" w:themeColor="accent1"/>
                  <w:right w:val="single" w:sz="24" w:space="0" w:color="FFFFFF" w:themeColor="background1"/>
                </w:tcBorders>
              </w:tcPr>
            </w:tcPrChange>
          </w:tcPr>
          <w:p w14:paraId="4914C818" w14:textId="6F097938" w:rsidR="00F32E49" w:rsidRPr="006F1808" w:rsidRDefault="00F32E49" w:rsidP="00F32E49">
            <w:pPr>
              <w:rPr>
                <w:ins w:id="1753" w:author="Eriksson Tina" w:date="2025-06-24T09:14:00Z" w16du:dateUtc="2025-06-24T07:14:00Z"/>
                <w:rFonts w:cstheme="minorHAnsi"/>
              </w:rPr>
            </w:pPr>
            <w:ins w:id="1754" w:author="Eriksson Tina" w:date="2025-06-24T09:14:00Z" w16du:dateUtc="2025-06-24T07:14:00Z">
              <w:r w:rsidRPr="006F1808">
                <w:rPr>
                  <w:rFonts w:cstheme="minorHAnsi"/>
                </w:rPr>
                <w:t>Meddelar patienten</w:t>
              </w:r>
            </w:ins>
          </w:p>
        </w:tc>
        <w:tc>
          <w:tcPr>
            <w:tcW w:w="428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1755" w:author="Eriksson Tina" w:date="2025-06-24T09:14:00Z" w16du:dateUtc="2025-06-24T07:14:00Z">
              <w:tcPr>
                <w:tcW w:w="2399" w:type="dxa"/>
                <w:gridSpan w:val="3"/>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3D4D20C7" w14:textId="597C5A12" w:rsidR="00F32E49" w:rsidRPr="006F1808" w:rsidRDefault="00F32E49" w:rsidP="00F32E49">
            <w:pPr>
              <w:rPr>
                <w:ins w:id="1756" w:author="Eriksson Tina" w:date="2025-06-24T09:14:00Z" w16du:dateUtc="2025-06-24T07:14:00Z"/>
                <w:rStyle w:val="Rubrik2Char"/>
                <w:lang w:val="sv-SE"/>
                <w:rPrChange w:id="1757" w:author="Eriksson Tina" w:date="2025-06-24T17:00:00Z" w16du:dateUtc="2025-06-24T15:00:00Z">
                  <w:rPr>
                    <w:ins w:id="1758" w:author="Eriksson Tina" w:date="2025-06-24T09:14:00Z" w16du:dateUtc="2025-06-24T07:14:00Z"/>
                    <w:rStyle w:val="Rubrik2Char"/>
                  </w:rPr>
                </w:rPrChange>
              </w:rPr>
            </w:pPr>
            <w:ins w:id="1759" w:author="Eriksson Tina" w:date="2025-06-24T09:14:00Z" w16du:dateUtc="2025-06-24T07:14:00Z">
              <w:r w:rsidRPr="006F1808">
                <w:rPr>
                  <w:rStyle w:val="ui-provider"/>
                </w:rPr>
                <w:t>Om det inte är tillräckligt med att visa informationen om fast vårdkontakt på 1177 så meddelas patienten separat om vem som är utsedd till fast vårdkontakt</w:t>
              </w:r>
            </w:ins>
          </w:p>
        </w:tc>
        <w:tc>
          <w:tcPr>
            <w:tcW w:w="196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1760" w:author="Eriksson Tina" w:date="2025-06-24T09:14:00Z" w16du:dateUtc="2025-06-24T07:14:00Z">
              <w:tcPr>
                <w:tcW w:w="2406" w:type="dxa"/>
                <w:gridSpan w:val="3"/>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52EF46E3" w14:textId="77777777" w:rsidR="00F32E49" w:rsidRPr="006F1808" w:rsidRDefault="00F32E49" w:rsidP="00F32E49">
            <w:pPr>
              <w:rPr>
                <w:ins w:id="1761" w:author="Eriksson Tina" w:date="2025-06-24T09:14:00Z" w16du:dateUtc="2025-06-24T07:14:00Z"/>
              </w:rPr>
            </w:pPr>
          </w:p>
        </w:tc>
      </w:tr>
    </w:tbl>
    <w:p w14:paraId="6CF92E6E" w14:textId="77777777" w:rsidR="00F32E49" w:rsidRPr="006F1808" w:rsidRDefault="00F32E49" w:rsidP="004A720A">
      <w:pPr>
        <w:rPr>
          <w:ins w:id="1762" w:author="Eriksson Tina" w:date="2025-06-24T09:17:00Z" w16du:dateUtc="2025-06-24T07:17:00Z"/>
          <w:rStyle w:val="Diskretbetoning"/>
          <w:i w:val="0"/>
          <w:iCs w:val="0"/>
          <w:color w:val="098394"/>
        </w:rPr>
      </w:pPr>
    </w:p>
    <w:p w14:paraId="7269F115" w14:textId="77777777" w:rsidR="00F32E49" w:rsidRPr="006F1808" w:rsidRDefault="00F32E49" w:rsidP="00F32E49">
      <w:pPr>
        <w:pStyle w:val="Numreradrubrik3"/>
        <w:rPr>
          <w:ins w:id="1763" w:author="Eriksson Tina" w:date="2025-06-24T09:17:00Z" w16du:dateUtc="2025-06-24T07:17:00Z"/>
          <w:lang w:val="sv-SE"/>
          <w:rPrChange w:id="1764" w:author="Eriksson Tina" w:date="2025-06-24T17:00:00Z" w16du:dateUtc="2025-06-24T15:00:00Z">
            <w:rPr>
              <w:ins w:id="1765" w:author="Eriksson Tina" w:date="2025-06-24T09:17:00Z" w16du:dateUtc="2025-06-24T07:17:00Z"/>
              <w:b/>
              <w:bCs/>
            </w:rPr>
          </w:rPrChange>
        </w:rPr>
        <w:pPrChange w:id="1766" w:author="Eriksson Tina" w:date="2025-06-24T09:17:00Z" w16du:dateUtc="2025-06-24T07:17:00Z">
          <w:pPr/>
        </w:pPrChange>
      </w:pPr>
      <w:ins w:id="1767" w:author="Eriksson Tina" w:date="2025-06-24T09:17:00Z">
        <w:r w:rsidRPr="006F1808">
          <w:rPr>
            <w:lang w:val="sv-SE"/>
            <w:rPrChange w:id="1768" w:author="Eriksson Tina" w:date="2025-06-24T17:00:00Z" w16du:dateUtc="2025-06-24T15:00:00Z">
              <w:rPr>
                <w:b/>
                <w:bCs/>
              </w:rPr>
            </w:rPrChange>
          </w:rPr>
          <w:t>Hälso- och sjukvården tilldelar fast vårdkontakt</w:t>
        </w:r>
      </w:ins>
    </w:p>
    <w:p w14:paraId="6403505F" w14:textId="6151A9F1" w:rsidR="00F32E49" w:rsidRPr="006F1808" w:rsidRDefault="005C650A" w:rsidP="00F32E49">
      <w:pPr>
        <w:rPr>
          <w:ins w:id="1769" w:author="Eriksson Tina" w:date="2025-06-24T09:17:00Z" w16du:dateUtc="2025-06-24T07:17:00Z"/>
        </w:rPr>
      </w:pPr>
      <w:ins w:id="1770" w:author="Eriksson Tina" w:date="2025-06-24T09:17:00Z" w16du:dateUtc="2025-06-24T07:17:00Z">
        <w:r w:rsidRPr="006F1808">
          <w:t>Patienter som har behov av samordning, har stort informationsbehov och där det är viktigt att tillgodose en god kontinuitet i vården, kan tilldelas en fast vårdkontakt.</w:t>
        </w:r>
      </w:ins>
    </w:p>
    <w:p w14:paraId="6E2F3DBA" w14:textId="5C7C02B0" w:rsidR="00F32E49" w:rsidRPr="006F1808" w:rsidRDefault="005C650A" w:rsidP="00F32E49">
      <w:pPr>
        <w:rPr>
          <w:ins w:id="1771" w:author="Eriksson Tina" w:date="2025-06-24T09:17:00Z" w16du:dateUtc="2025-06-24T07:17:00Z"/>
        </w:rPr>
      </w:pPr>
      <w:ins w:id="1772" w:author="Eriksson Tina" w:date="2025-06-24T09:18:00Z" w16du:dateUtc="2025-06-24T07:18:00Z">
        <w:r w:rsidRPr="006F1808">
          <w:drawing>
            <wp:inline distT="0" distB="0" distL="0" distR="0" wp14:anchorId="1C8004A3" wp14:editId="0FE2FC22">
              <wp:extent cx="5759450" cy="1910080"/>
              <wp:effectExtent l="0" t="0" r="0" b="0"/>
              <wp:docPr id="1510406053" name="Bildobjekt 1" descr="En bild som visar diagram, linje, skärmbild, Plan&#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06053" name="Bildobjekt 1" descr="En bild som visar diagram, linje, skärmbild, Plan&#10;&#10;AI-genererat innehåll kan vara felaktigt."/>
                      <pic:cNvPicPr/>
                    </pic:nvPicPr>
                    <pic:blipFill>
                      <a:blip r:embed="rId21"/>
                      <a:stretch>
                        <a:fillRect/>
                      </a:stretch>
                    </pic:blipFill>
                    <pic:spPr>
                      <a:xfrm>
                        <a:off x="0" y="0"/>
                        <a:ext cx="5759450" cy="1910080"/>
                      </a:xfrm>
                      <a:prstGeom prst="rect">
                        <a:avLst/>
                      </a:prstGeom>
                    </pic:spPr>
                  </pic:pic>
                </a:graphicData>
              </a:graphic>
            </wp:inline>
          </w:drawing>
        </w:r>
      </w:ins>
    </w:p>
    <w:p w14:paraId="255FF405" w14:textId="77777777" w:rsidR="00F32E49" w:rsidRPr="006F1808" w:rsidRDefault="00F32E49" w:rsidP="00F32E49">
      <w:pPr>
        <w:keepNext/>
        <w:jc w:val="center"/>
        <w:rPr>
          <w:ins w:id="1773" w:author="Eriksson Tina" w:date="2025-06-24T09:17:00Z" w16du:dateUtc="2025-06-24T07:17:00Z"/>
        </w:rPr>
      </w:pPr>
    </w:p>
    <w:p w14:paraId="6D212992" w14:textId="04134182" w:rsidR="00F32E49" w:rsidRPr="006F1808" w:rsidRDefault="00F32E49" w:rsidP="00F32E49">
      <w:pPr>
        <w:pStyle w:val="Beskrivning"/>
        <w:jc w:val="center"/>
        <w:rPr>
          <w:ins w:id="1774" w:author="Eriksson Tina" w:date="2025-06-24T09:17:00Z" w16du:dateUtc="2025-06-24T07:17:00Z"/>
        </w:rPr>
      </w:pPr>
      <w:ins w:id="1775" w:author="Eriksson Tina" w:date="2025-06-24T09:17:00Z" w16du:dateUtc="2025-06-24T07:17:00Z">
        <w:r w:rsidRPr="006F1808">
          <w:t xml:space="preserve">Figur </w:t>
        </w:r>
      </w:ins>
      <w:ins w:id="1776" w:author="Eriksson Tina" w:date="2025-06-24T09:18:00Z" w16du:dateUtc="2025-06-24T07:18:00Z">
        <w:r w:rsidR="005C650A" w:rsidRPr="006F1808">
          <w:t>2 Hälso- och sjukvården tilldelar fast vårdkontakt</w:t>
        </w:r>
      </w:ins>
    </w:p>
    <w:p w14:paraId="2C44CA5D" w14:textId="77777777" w:rsidR="00F32E49" w:rsidRPr="006F1808" w:rsidRDefault="00F32E49" w:rsidP="00F32E49">
      <w:pPr>
        <w:rPr>
          <w:ins w:id="1777" w:author="Eriksson Tina" w:date="2025-06-24T09:17:00Z" w16du:dateUtc="2025-06-24T07:17:00Z"/>
          <w:i/>
          <w:iCs/>
          <w:color w:val="098394"/>
        </w:rPr>
      </w:pPr>
    </w:p>
    <w:p w14:paraId="6614233B" w14:textId="77777777" w:rsidR="00F32E49" w:rsidRPr="006F1808" w:rsidRDefault="00F32E49" w:rsidP="00F32E49">
      <w:pPr>
        <w:rPr>
          <w:ins w:id="1778" w:author="Eriksson Tina" w:date="2025-06-24T09:17:00Z" w16du:dateUtc="2025-06-24T07:17:00Z"/>
          <w:rStyle w:val="Diskretbetoning"/>
          <w:b/>
          <w:bCs/>
          <w:i w:val="0"/>
          <w:iCs w:val="0"/>
        </w:rPr>
      </w:pPr>
      <w:ins w:id="1779" w:author="Eriksson Tina" w:date="2025-06-24T09:17:00Z" w16du:dateUtc="2025-06-24T07:17:00Z">
        <w:r w:rsidRPr="006F1808">
          <w:rPr>
            <w:rStyle w:val="Diskretbetoning"/>
            <w:b/>
            <w:bCs/>
            <w:i w:val="0"/>
            <w:iCs w:val="0"/>
          </w:rPr>
          <w:t>Aktörer</w:t>
        </w:r>
      </w:ins>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729"/>
        <w:gridCol w:w="2774"/>
        <w:gridCol w:w="2782"/>
        <w:tblGridChange w:id="1780">
          <w:tblGrid>
            <w:gridCol w:w="2729"/>
            <w:gridCol w:w="2774"/>
            <w:gridCol w:w="2782"/>
          </w:tblGrid>
        </w:tblGridChange>
      </w:tblGrid>
      <w:tr w:rsidR="00F32E49" w:rsidRPr="006F1808" w14:paraId="71FB12FE" w14:textId="77777777" w:rsidTr="00140B91">
        <w:trPr>
          <w:trHeight w:val="21"/>
          <w:ins w:id="1781" w:author="Eriksson Tina" w:date="2025-06-24T09:17:00Z" w16du:dateUtc="2025-06-24T07:17:00Z"/>
        </w:trPr>
        <w:tc>
          <w:tcPr>
            <w:tcW w:w="2729" w:type="dxa"/>
            <w:shd w:val="clear" w:color="auto" w:fill="A33662" w:themeFill="accent1"/>
          </w:tcPr>
          <w:p w14:paraId="2D987948" w14:textId="77777777" w:rsidR="00F32E49" w:rsidRPr="006F1808" w:rsidRDefault="00F32E49" w:rsidP="00140B91">
            <w:pPr>
              <w:pStyle w:val="Tabellrubrik"/>
              <w:rPr>
                <w:ins w:id="1782" w:author="Eriksson Tina" w:date="2025-06-24T09:17:00Z" w16du:dateUtc="2025-06-24T07:17:00Z"/>
              </w:rPr>
            </w:pPr>
            <w:ins w:id="1783" w:author="Eriksson Tina" w:date="2025-06-24T09:17:00Z" w16du:dateUtc="2025-06-24T07:17:00Z">
              <w:r w:rsidRPr="006F1808">
                <w:t>Aktör</w:t>
              </w:r>
            </w:ins>
          </w:p>
        </w:tc>
        <w:tc>
          <w:tcPr>
            <w:tcW w:w="2774" w:type="dxa"/>
            <w:shd w:val="clear" w:color="auto" w:fill="A33662" w:themeFill="accent1"/>
          </w:tcPr>
          <w:p w14:paraId="4D7199BE" w14:textId="77777777" w:rsidR="00F32E49" w:rsidRPr="006F1808" w:rsidRDefault="00F32E49" w:rsidP="00140B91">
            <w:pPr>
              <w:pStyle w:val="Tabellrubrik"/>
              <w:rPr>
                <w:ins w:id="1784" w:author="Eriksson Tina" w:date="2025-06-24T09:17:00Z" w16du:dateUtc="2025-06-24T07:17:00Z"/>
              </w:rPr>
            </w:pPr>
            <w:ins w:id="1785" w:author="Eriksson Tina" w:date="2025-06-24T09:17:00Z" w16du:dateUtc="2025-06-24T07:17:00Z">
              <w:r w:rsidRPr="006F1808">
                <w:t>bESKRIVNING</w:t>
              </w:r>
            </w:ins>
          </w:p>
        </w:tc>
        <w:tc>
          <w:tcPr>
            <w:tcW w:w="2782" w:type="dxa"/>
            <w:shd w:val="clear" w:color="auto" w:fill="A33662" w:themeFill="accent1"/>
          </w:tcPr>
          <w:p w14:paraId="1A23FF05" w14:textId="77777777" w:rsidR="00F32E49" w:rsidRPr="006F1808" w:rsidRDefault="00F32E49" w:rsidP="00140B91">
            <w:pPr>
              <w:pStyle w:val="Tabellrubrik"/>
              <w:rPr>
                <w:ins w:id="1786" w:author="Eriksson Tina" w:date="2025-06-24T09:17:00Z" w16du:dateUtc="2025-06-24T07:17:00Z"/>
              </w:rPr>
            </w:pPr>
            <w:ins w:id="1787" w:author="Eriksson Tina" w:date="2025-06-24T09:17:00Z" w16du:dateUtc="2025-06-24T07:17:00Z">
              <w:r w:rsidRPr="006F1808">
                <w:t>KOMMENTAR</w:t>
              </w:r>
            </w:ins>
          </w:p>
        </w:tc>
      </w:tr>
      <w:tr w:rsidR="00F32E49" w:rsidRPr="006F1808" w14:paraId="64117E79" w14:textId="77777777" w:rsidTr="00140B91">
        <w:trPr>
          <w:trHeight w:val="711"/>
          <w:ins w:id="1788" w:author="Eriksson Tina" w:date="2025-06-24T09:17:00Z" w16du:dateUtc="2025-06-24T07:17:00Z"/>
        </w:trPr>
        <w:tc>
          <w:tcPr>
            <w:tcW w:w="2729" w:type="dxa"/>
            <w:tcBorders>
              <w:bottom w:val="single" w:sz="4" w:space="0" w:color="A33662" w:themeColor="accent1"/>
              <w:right w:val="single" w:sz="24" w:space="0" w:color="FFFFFF" w:themeColor="background1"/>
            </w:tcBorders>
          </w:tcPr>
          <w:p w14:paraId="4814929C" w14:textId="77777777" w:rsidR="00F32E49" w:rsidRPr="006F1808" w:rsidRDefault="00F32E49" w:rsidP="00140B91">
            <w:pPr>
              <w:rPr>
                <w:ins w:id="1789" w:author="Eriksson Tina" w:date="2025-06-24T09:17:00Z" w16du:dateUtc="2025-06-24T07:17:00Z"/>
                <w:color w:val="098394"/>
              </w:rPr>
            </w:pPr>
            <w:ins w:id="1790" w:author="Eriksson Tina" w:date="2025-06-24T09:17:00Z" w16du:dateUtc="2025-06-24T07:17:00Z">
              <w:r w:rsidRPr="006F1808">
                <w:rPr>
                  <w:rFonts w:cstheme="minorHAnsi"/>
                </w:rPr>
                <w:t>Hälso- och sjukvårdspersonal</w:t>
              </w:r>
            </w:ins>
          </w:p>
        </w:tc>
        <w:tc>
          <w:tcPr>
            <w:tcW w:w="2774" w:type="dxa"/>
            <w:tcBorders>
              <w:left w:val="single" w:sz="24" w:space="0" w:color="FFFFFF" w:themeColor="background1"/>
              <w:bottom w:val="single" w:sz="4" w:space="0" w:color="A33662" w:themeColor="accent1"/>
              <w:right w:val="single" w:sz="24" w:space="0" w:color="FFFFFF" w:themeColor="background1"/>
            </w:tcBorders>
          </w:tcPr>
          <w:p w14:paraId="584939B8" w14:textId="77777777" w:rsidR="00F32E49" w:rsidRPr="006F1808" w:rsidRDefault="00F32E49" w:rsidP="00140B91">
            <w:pPr>
              <w:rPr>
                <w:ins w:id="1791" w:author="Eriksson Tina" w:date="2025-06-24T09:17:00Z" w16du:dateUtc="2025-06-24T07:17:00Z"/>
                <w:color w:val="098394"/>
              </w:rPr>
            </w:pPr>
            <w:ins w:id="1792" w:author="Eriksson Tina" w:date="2025-06-24T09:17:00Z" w16du:dateUtc="2025-06-24T07:17:00Z">
              <w:r w:rsidRPr="006F1808">
                <w:rPr>
                  <w:rFonts w:ascii="Arial" w:hAnsi="Arial" w:cs="Arial"/>
                  <w:color w:val="262626"/>
                  <w:shd w:val="clear" w:color="auto" w:fill="FFFFFF"/>
                </w:rPr>
                <w:t>person eller personer som i sitt yrke utför hälso- och sjukvård</w:t>
              </w:r>
            </w:ins>
          </w:p>
        </w:tc>
        <w:tc>
          <w:tcPr>
            <w:tcW w:w="2782" w:type="dxa"/>
            <w:tcBorders>
              <w:left w:val="single" w:sz="24" w:space="0" w:color="FFFFFF" w:themeColor="background1"/>
              <w:bottom w:val="single" w:sz="4" w:space="0" w:color="A33662" w:themeColor="accent1"/>
              <w:right w:val="single" w:sz="24" w:space="0" w:color="FFFFFF" w:themeColor="background1"/>
            </w:tcBorders>
          </w:tcPr>
          <w:p w14:paraId="0C3839E3" w14:textId="77777777" w:rsidR="00F32E49" w:rsidRPr="006F1808" w:rsidRDefault="00F32E49" w:rsidP="00140B91">
            <w:pPr>
              <w:rPr>
                <w:ins w:id="1793" w:author="Eriksson Tina" w:date="2025-06-24T09:17:00Z" w16du:dateUtc="2025-06-24T07:17:00Z"/>
                <w:color w:val="098394"/>
              </w:rPr>
            </w:pPr>
          </w:p>
        </w:tc>
      </w:tr>
      <w:tr w:rsidR="00F32E49" w:rsidRPr="006F1808" w14:paraId="37C5F43A" w14:textId="77777777" w:rsidTr="005C650A">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PrExChange w:id="1794" w:author="Eriksson Tina" w:date="2025-06-24T09:18:00Z" w16du:dateUtc="2025-06-24T07:18:00Z">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PrEx>
          </w:tblPrExChange>
        </w:tblPrEx>
        <w:trPr>
          <w:trHeight w:val="784"/>
          <w:ins w:id="1795" w:author="Eriksson Tina" w:date="2025-06-24T09:17:00Z" w16du:dateUtc="2025-06-24T07:17:00Z"/>
          <w:trPrChange w:id="1796" w:author="Eriksson Tina" w:date="2025-06-24T09:18:00Z" w16du:dateUtc="2025-06-24T07:18:00Z">
            <w:trPr>
              <w:trHeight w:val="1407"/>
            </w:trPr>
          </w:trPrChange>
        </w:trPr>
        <w:tc>
          <w:tcPr>
            <w:tcW w:w="2729" w:type="dxa"/>
            <w:tcBorders>
              <w:top w:val="single" w:sz="4" w:space="0" w:color="A33662" w:themeColor="accent1"/>
              <w:bottom w:val="single" w:sz="4" w:space="0" w:color="A33662" w:themeColor="accent1"/>
              <w:right w:val="single" w:sz="24" w:space="0" w:color="FFFFFF" w:themeColor="background1"/>
            </w:tcBorders>
            <w:tcPrChange w:id="1797" w:author="Eriksson Tina" w:date="2025-06-24T09:18:00Z" w16du:dateUtc="2025-06-24T07:18:00Z">
              <w:tcPr>
                <w:tcW w:w="2729" w:type="dxa"/>
                <w:tcBorders>
                  <w:top w:val="single" w:sz="4" w:space="0" w:color="A33662" w:themeColor="accent1"/>
                  <w:bottom w:val="single" w:sz="4" w:space="0" w:color="A33662" w:themeColor="accent1"/>
                  <w:right w:val="single" w:sz="24" w:space="0" w:color="FFFFFF" w:themeColor="background1"/>
                </w:tcBorders>
              </w:tcPr>
            </w:tcPrChange>
          </w:tcPr>
          <w:p w14:paraId="0E2DCCF7" w14:textId="77777777" w:rsidR="00F32E49" w:rsidRPr="006F1808" w:rsidRDefault="00F32E49" w:rsidP="00140B91">
            <w:pPr>
              <w:rPr>
                <w:ins w:id="1798" w:author="Eriksson Tina" w:date="2025-06-24T09:17:00Z" w16du:dateUtc="2025-06-24T07:17:00Z"/>
                <w:color w:val="098394"/>
              </w:rPr>
            </w:pPr>
            <w:ins w:id="1799" w:author="Eriksson Tina" w:date="2025-06-24T09:17:00Z" w16du:dateUtc="2025-06-24T07:17:00Z">
              <w:r w:rsidRPr="006F1808">
                <w:t>Patient</w:t>
              </w:r>
            </w:ins>
          </w:p>
        </w:tc>
        <w:tc>
          <w:tcPr>
            <w:tcW w:w="277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1800" w:author="Eriksson Tina" w:date="2025-06-24T09:18:00Z" w16du:dateUtc="2025-06-24T07:18:00Z">
              <w:tcPr>
                <w:tcW w:w="277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0204F3C2" w14:textId="3F7350A6" w:rsidR="00F32E49" w:rsidRPr="006F1808" w:rsidRDefault="00F32E49" w:rsidP="00140B91">
            <w:pPr>
              <w:rPr>
                <w:ins w:id="1801" w:author="Eriksson Tina" w:date="2025-06-24T09:17:00Z" w16du:dateUtc="2025-06-24T07:17:00Z"/>
                <w:rPrChange w:id="1802" w:author="Eriksson Tina" w:date="2025-06-24T17:00:00Z" w16du:dateUtc="2025-06-24T15:00:00Z">
                  <w:rPr>
                    <w:ins w:id="1803" w:author="Eriksson Tina" w:date="2025-06-24T09:17:00Z" w16du:dateUtc="2025-06-24T07:17:00Z"/>
                    <w:color w:val="098394"/>
                  </w:rPr>
                </w:rPrChange>
              </w:rPr>
            </w:pPr>
            <w:ins w:id="1804" w:author="Eriksson Tina" w:date="2025-06-24T09:17:00Z" w16du:dateUtc="2025-06-24T07:17:00Z">
              <w:r w:rsidRPr="006F1808">
                <w:rPr>
                  <w:rStyle w:val="ui-provider"/>
                </w:rPr>
                <w:t>person som erhåller eller är registrerad för att erhålla hälso- och sjukvård</w:t>
              </w:r>
            </w:ins>
          </w:p>
        </w:tc>
        <w:tc>
          <w:tcPr>
            <w:tcW w:w="278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1805" w:author="Eriksson Tina" w:date="2025-06-24T09:18:00Z" w16du:dateUtc="2025-06-24T07:18:00Z">
              <w:tcPr>
                <w:tcW w:w="278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130812CD" w14:textId="77777777" w:rsidR="00F32E49" w:rsidRPr="006F1808" w:rsidRDefault="00F32E49" w:rsidP="00140B91">
            <w:pPr>
              <w:rPr>
                <w:ins w:id="1806" w:author="Eriksson Tina" w:date="2025-06-24T09:17:00Z" w16du:dateUtc="2025-06-24T07:17:00Z"/>
                <w:color w:val="098394"/>
              </w:rPr>
            </w:pPr>
          </w:p>
        </w:tc>
      </w:tr>
    </w:tbl>
    <w:p w14:paraId="403736ED" w14:textId="77777777" w:rsidR="00F32E49" w:rsidRPr="006F1808" w:rsidRDefault="00F32E49" w:rsidP="00F32E49">
      <w:pPr>
        <w:rPr>
          <w:ins w:id="1807" w:author="Eriksson Tina" w:date="2025-06-24T09:17:00Z" w16du:dateUtc="2025-06-24T07:17:00Z"/>
          <w:rStyle w:val="Diskretbetoning"/>
          <w:i w:val="0"/>
          <w:iCs w:val="0"/>
          <w:color w:val="098394"/>
        </w:rPr>
      </w:pPr>
    </w:p>
    <w:p w14:paraId="2143047B" w14:textId="77777777" w:rsidR="00F32E49" w:rsidRPr="006F1808" w:rsidRDefault="00F32E49" w:rsidP="00F32E49">
      <w:pPr>
        <w:rPr>
          <w:ins w:id="1808" w:author="Eriksson Tina" w:date="2025-06-24T09:17:00Z" w16du:dateUtc="2025-06-24T07:17:00Z"/>
          <w:rStyle w:val="Diskretbetoning"/>
          <w:b/>
          <w:bCs/>
          <w:i w:val="0"/>
          <w:iCs w:val="0"/>
        </w:rPr>
      </w:pPr>
      <w:ins w:id="1809" w:author="Eriksson Tina" w:date="2025-06-24T09:17:00Z" w16du:dateUtc="2025-06-24T07:17:00Z">
        <w:r w:rsidRPr="006F1808">
          <w:rPr>
            <w:rStyle w:val="Diskretbetoning"/>
            <w:b/>
            <w:bCs/>
            <w:i w:val="0"/>
            <w:iCs w:val="0"/>
          </w:rPr>
          <w:t>Processteg</w:t>
        </w:r>
      </w:ins>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093"/>
        <w:gridCol w:w="4281"/>
        <w:gridCol w:w="1961"/>
        <w:tblGridChange w:id="1810">
          <w:tblGrid>
            <w:gridCol w:w="2093"/>
            <w:gridCol w:w="4281"/>
            <w:gridCol w:w="1961"/>
          </w:tblGrid>
        </w:tblGridChange>
      </w:tblGrid>
      <w:tr w:rsidR="00F32E49" w:rsidRPr="006F1808" w14:paraId="250175B4" w14:textId="77777777" w:rsidTr="00140B91">
        <w:trPr>
          <w:trHeight w:val="43"/>
          <w:ins w:id="1811" w:author="Eriksson Tina" w:date="2025-06-24T09:17:00Z" w16du:dateUtc="2025-06-24T07:17:00Z"/>
        </w:trPr>
        <w:tc>
          <w:tcPr>
            <w:tcW w:w="2093" w:type="dxa"/>
            <w:shd w:val="clear" w:color="auto" w:fill="A33662" w:themeFill="accent1"/>
          </w:tcPr>
          <w:p w14:paraId="230FA91E" w14:textId="77777777" w:rsidR="00F32E49" w:rsidRPr="006F1808" w:rsidRDefault="00F32E49" w:rsidP="00140B91">
            <w:pPr>
              <w:pStyle w:val="Tabellrubrik"/>
              <w:rPr>
                <w:ins w:id="1812" w:author="Eriksson Tina" w:date="2025-06-24T09:17:00Z" w16du:dateUtc="2025-06-24T07:17:00Z"/>
              </w:rPr>
            </w:pPr>
            <w:ins w:id="1813" w:author="Eriksson Tina" w:date="2025-06-24T09:17:00Z" w16du:dateUtc="2025-06-24T07:17:00Z">
              <w:r w:rsidRPr="006F1808">
                <w:t>PROCESSTEG</w:t>
              </w:r>
            </w:ins>
          </w:p>
        </w:tc>
        <w:tc>
          <w:tcPr>
            <w:tcW w:w="4281" w:type="dxa"/>
            <w:shd w:val="clear" w:color="auto" w:fill="A33662" w:themeFill="accent1"/>
          </w:tcPr>
          <w:p w14:paraId="2AD7B3D9" w14:textId="77777777" w:rsidR="00F32E49" w:rsidRPr="006F1808" w:rsidRDefault="00F32E49" w:rsidP="00140B91">
            <w:pPr>
              <w:pStyle w:val="Tabellrubrik"/>
              <w:rPr>
                <w:ins w:id="1814" w:author="Eriksson Tina" w:date="2025-06-24T09:17:00Z" w16du:dateUtc="2025-06-24T07:17:00Z"/>
              </w:rPr>
            </w:pPr>
            <w:ins w:id="1815" w:author="Eriksson Tina" w:date="2025-06-24T09:17:00Z" w16du:dateUtc="2025-06-24T07:17:00Z">
              <w:r w:rsidRPr="006F1808">
                <w:t>bESKRIVNING</w:t>
              </w:r>
            </w:ins>
          </w:p>
        </w:tc>
        <w:tc>
          <w:tcPr>
            <w:tcW w:w="1961" w:type="dxa"/>
            <w:shd w:val="clear" w:color="auto" w:fill="A33662" w:themeFill="accent1"/>
          </w:tcPr>
          <w:p w14:paraId="301B5E68" w14:textId="77777777" w:rsidR="00F32E49" w:rsidRPr="006F1808" w:rsidRDefault="00F32E49" w:rsidP="00140B91">
            <w:pPr>
              <w:pStyle w:val="Tabellrubrik"/>
              <w:rPr>
                <w:ins w:id="1816" w:author="Eriksson Tina" w:date="2025-06-24T09:17:00Z" w16du:dateUtc="2025-06-24T07:17:00Z"/>
              </w:rPr>
            </w:pPr>
            <w:ins w:id="1817" w:author="Eriksson Tina" w:date="2025-06-24T09:17:00Z" w16du:dateUtc="2025-06-24T07:17:00Z">
              <w:r w:rsidRPr="006F1808">
                <w:t>KOMMENTAR</w:t>
              </w:r>
            </w:ins>
          </w:p>
        </w:tc>
      </w:tr>
      <w:tr w:rsidR="005C650A" w:rsidRPr="006F1808" w14:paraId="5D8C0B50" w14:textId="77777777" w:rsidTr="005C650A">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PrExChange w:id="1818" w:author="Eriksson Tina" w:date="2025-06-24T09:19:00Z" w16du:dateUtc="2025-06-24T07:19:00Z">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PrEx>
          </w:tblPrExChange>
        </w:tblPrEx>
        <w:trPr>
          <w:trHeight w:val="286"/>
          <w:ins w:id="1819" w:author="Eriksson Tina" w:date="2025-06-24T09:17:00Z" w16du:dateUtc="2025-06-24T07:17:00Z"/>
          <w:trPrChange w:id="1820" w:author="Eriksson Tina" w:date="2025-06-24T09:19:00Z" w16du:dateUtc="2025-06-24T07:19:00Z">
            <w:trPr>
              <w:trHeight w:val="936"/>
            </w:trPr>
          </w:trPrChange>
        </w:trPr>
        <w:tc>
          <w:tcPr>
            <w:tcW w:w="2093" w:type="dxa"/>
            <w:tcBorders>
              <w:bottom w:val="single" w:sz="4" w:space="0" w:color="A33662" w:themeColor="accent1"/>
              <w:right w:val="single" w:sz="24" w:space="0" w:color="FFFFFF" w:themeColor="background1"/>
            </w:tcBorders>
            <w:tcPrChange w:id="1821" w:author="Eriksson Tina" w:date="2025-06-24T09:19:00Z" w16du:dateUtc="2025-06-24T07:19:00Z">
              <w:tcPr>
                <w:tcW w:w="2093" w:type="dxa"/>
                <w:tcBorders>
                  <w:bottom w:val="single" w:sz="4" w:space="0" w:color="A33662" w:themeColor="accent1"/>
                  <w:right w:val="single" w:sz="24" w:space="0" w:color="FFFFFF" w:themeColor="background1"/>
                </w:tcBorders>
              </w:tcPr>
            </w:tcPrChange>
          </w:tcPr>
          <w:p w14:paraId="440D3D87" w14:textId="571E1442" w:rsidR="005C650A" w:rsidRPr="006F1808" w:rsidRDefault="005C650A" w:rsidP="005C650A">
            <w:pPr>
              <w:rPr>
                <w:ins w:id="1822" w:author="Eriksson Tina" w:date="2025-06-24T09:17:00Z" w16du:dateUtc="2025-06-24T07:17:00Z"/>
                <w:color w:val="098394"/>
              </w:rPr>
            </w:pPr>
            <w:ins w:id="1823" w:author="Eriksson Tina" w:date="2025-06-24T09:19:00Z" w16du:dateUtc="2025-06-24T07:19:00Z">
              <w:r w:rsidRPr="006F1808">
                <w:rPr>
                  <w:rFonts w:cstheme="minorHAnsi"/>
                </w:rPr>
                <w:t>Deltar i ett öppenvårdsbesök</w:t>
              </w:r>
            </w:ins>
          </w:p>
        </w:tc>
        <w:tc>
          <w:tcPr>
            <w:tcW w:w="4281" w:type="dxa"/>
            <w:tcBorders>
              <w:left w:val="single" w:sz="24" w:space="0" w:color="FFFFFF" w:themeColor="background1"/>
              <w:bottom w:val="single" w:sz="4" w:space="0" w:color="A33662" w:themeColor="accent1"/>
              <w:right w:val="single" w:sz="24" w:space="0" w:color="FFFFFF" w:themeColor="background1"/>
            </w:tcBorders>
            <w:tcPrChange w:id="1824" w:author="Eriksson Tina" w:date="2025-06-24T09:19:00Z" w16du:dateUtc="2025-06-24T07:19:00Z">
              <w:tcPr>
                <w:tcW w:w="4281" w:type="dxa"/>
                <w:tcBorders>
                  <w:left w:val="single" w:sz="24" w:space="0" w:color="FFFFFF" w:themeColor="background1"/>
                  <w:bottom w:val="single" w:sz="4" w:space="0" w:color="A33662" w:themeColor="accent1"/>
                  <w:right w:val="single" w:sz="24" w:space="0" w:color="FFFFFF" w:themeColor="background1"/>
                </w:tcBorders>
              </w:tcPr>
            </w:tcPrChange>
          </w:tcPr>
          <w:p w14:paraId="4AFE344A" w14:textId="5C260658" w:rsidR="005C650A" w:rsidRPr="006F1808" w:rsidRDefault="005C650A" w:rsidP="005C650A">
            <w:pPr>
              <w:rPr>
                <w:ins w:id="1825" w:author="Eriksson Tina" w:date="2025-06-24T09:17:00Z" w16du:dateUtc="2025-06-24T07:17:00Z"/>
                <w:color w:val="098394"/>
              </w:rPr>
            </w:pPr>
            <w:ins w:id="1826" w:author="Eriksson Tina" w:date="2025-06-24T09:19:00Z" w16du:dateUtc="2025-06-24T07:19:00Z">
              <w:r w:rsidRPr="006F1808">
                <w:rPr>
                  <w:rFonts w:cstheme="minorHAnsi"/>
                </w:rPr>
                <w:t>Patienten deltar i ett öppenvårdsbesök</w:t>
              </w:r>
            </w:ins>
          </w:p>
        </w:tc>
        <w:tc>
          <w:tcPr>
            <w:tcW w:w="1961" w:type="dxa"/>
            <w:tcBorders>
              <w:left w:val="single" w:sz="24" w:space="0" w:color="FFFFFF" w:themeColor="background1"/>
              <w:bottom w:val="single" w:sz="4" w:space="0" w:color="A33662" w:themeColor="accent1"/>
              <w:right w:val="single" w:sz="24" w:space="0" w:color="FFFFFF" w:themeColor="background1"/>
            </w:tcBorders>
            <w:tcPrChange w:id="1827" w:author="Eriksson Tina" w:date="2025-06-24T09:19:00Z" w16du:dateUtc="2025-06-24T07:19:00Z">
              <w:tcPr>
                <w:tcW w:w="1961" w:type="dxa"/>
                <w:tcBorders>
                  <w:left w:val="single" w:sz="24" w:space="0" w:color="FFFFFF" w:themeColor="background1"/>
                  <w:bottom w:val="single" w:sz="4" w:space="0" w:color="A33662" w:themeColor="accent1"/>
                  <w:right w:val="single" w:sz="24" w:space="0" w:color="FFFFFF" w:themeColor="background1"/>
                </w:tcBorders>
              </w:tcPr>
            </w:tcPrChange>
          </w:tcPr>
          <w:p w14:paraId="1528E954" w14:textId="77777777" w:rsidR="005C650A" w:rsidRPr="006F1808" w:rsidRDefault="005C650A" w:rsidP="005C650A">
            <w:pPr>
              <w:rPr>
                <w:ins w:id="1828" w:author="Eriksson Tina" w:date="2025-06-24T09:17:00Z" w16du:dateUtc="2025-06-24T07:17:00Z"/>
                <w:color w:val="098394"/>
              </w:rPr>
            </w:pPr>
          </w:p>
        </w:tc>
      </w:tr>
      <w:tr w:rsidR="005C650A" w:rsidRPr="006F1808" w14:paraId="44F89F8C" w14:textId="77777777" w:rsidTr="00140B91">
        <w:trPr>
          <w:trHeight w:val="586"/>
          <w:ins w:id="1829" w:author="Eriksson Tina" w:date="2025-06-24T09:17:00Z" w16du:dateUtc="2025-06-24T07:17:00Z"/>
        </w:trPr>
        <w:tc>
          <w:tcPr>
            <w:tcW w:w="2093" w:type="dxa"/>
            <w:tcBorders>
              <w:top w:val="single" w:sz="4" w:space="0" w:color="A33662" w:themeColor="accent1"/>
              <w:bottom w:val="single" w:sz="4" w:space="0" w:color="A33662" w:themeColor="accent1"/>
              <w:right w:val="single" w:sz="24" w:space="0" w:color="FFFFFF" w:themeColor="background1"/>
            </w:tcBorders>
          </w:tcPr>
          <w:p w14:paraId="609AE70F" w14:textId="384B25D8" w:rsidR="005C650A" w:rsidRPr="006F1808" w:rsidRDefault="005C650A" w:rsidP="005C650A">
            <w:pPr>
              <w:rPr>
                <w:ins w:id="1830" w:author="Eriksson Tina" w:date="2025-06-24T09:17:00Z" w16du:dateUtc="2025-06-24T07:17:00Z"/>
                <w:color w:val="098394"/>
              </w:rPr>
            </w:pPr>
            <w:ins w:id="1831" w:author="Eriksson Tina" w:date="2025-06-24T09:19:00Z" w16du:dateUtc="2025-06-24T07:19:00Z">
              <w:r w:rsidRPr="006F1808">
                <w:rPr>
                  <w:rFonts w:cstheme="minorHAnsi"/>
                </w:rPr>
                <w:t>Bedömer behov av fast vårdkontakt</w:t>
              </w:r>
            </w:ins>
          </w:p>
        </w:tc>
        <w:tc>
          <w:tcPr>
            <w:tcW w:w="428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19F12FA" w14:textId="79242D7F" w:rsidR="005C650A" w:rsidRPr="006F1808" w:rsidRDefault="005C650A" w:rsidP="005C650A">
            <w:pPr>
              <w:rPr>
                <w:ins w:id="1832" w:author="Eriksson Tina" w:date="2025-06-24T09:17:00Z" w16du:dateUtc="2025-06-24T07:17:00Z"/>
                <w:color w:val="098394"/>
              </w:rPr>
            </w:pPr>
            <w:ins w:id="1833" w:author="Eriksson Tina" w:date="2025-06-24T09:19:00Z" w16du:dateUtc="2025-06-24T07:19:00Z">
              <w:r w:rsidRPr="006F1808">
                <w:rPr>
                  <w:rFonts w:cstheme="minorHAnsi"/>
                </w:rPr>
                <w:t>Hälso- och sjukvårdspersonalen bedömer att patienten har behov av fast vårdkontakt</w:t>
              </w:r>
            </w:ins>
          </w:p>
        </w:tc>
        <w:tc>
          <w:tcPr>
            <w:tcW w:w="196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EA7C335" w14:textId="77777777" w:rsidR="005C650A" w:rsidRPr="006F1808" w:rsidRDefault="005C650A" w:rsidP="005C650A">
            <w:pPr>
              <w:rPr>
                <w:ins w:id="1834" w:author="Eriksson Tina" w:date="2025-06-24T09:17:00Z" w16du:dateUtc="2025-06-24T07:17:00Z"/>
                <w:color w:val="098394"/>
              </w:rPr>
            </w:pPr>
          </w:p>
        </w:tc>
      </w:tr>
      <w:tr w:rsidR="005C650A" w:rsidRPr="006F1808" w14:paraId="262BB1BF" w14:textId="77777777" w:rsidTr="00140B91">
        <w:trPr>
          <w:trHeight w:val="866"/>
          <w:ins w:id="1835" w:author="Eriksson Tina" w:date="2025-06-24T09:17:00Z" w16du:dateUtc="2025-06-24T07:17:00Z"/>
        </w:trPr>
        <w:tc>
          <w:tcPr>
            <w:tcW w:w="2093" w:type="dxa"/>
            <w:tcBorders>
              <w:top w:val="single" w:sz="4" w:space="0" w:color="A33662" w:themeColor="accent1"/>
              <w:bottom w:val="single" w:sz="4" w:space="0" w:color="A33662" w:themeColor="accent1"/>
              <w:right w:val="single" w:sz="24" w:space="0" w:color="FFFFFF" w:themeColor="background1"/>
            </w:tcBorders>
          </w:tcPr>
          <w:p w14:paraId="110D88CA" w14:textId="1D19F1F1" w:rsidR="005C650A" w:rsidRPr="006F1808" w:rsidRDefault="005C650A" w:rsidP="005C650A">
            <w:pPr>
              <w:rPr>
                <w:ins w:id="1836" w:author="Eriksson Tina" w:date="2025-06-24T09:17:00Z" w16du:dateUtc="2025-06-24T07:17:00Z"/>
              </w:rPr>
            </w:pPr>
            <w:ins w:id="1837" w:author="Eriksson Tina" w:date="2025-06-24T09:19:00Z" w16du:dateUtc="2025-06-24T07:19:00Z">
              <w:r w:rsidRPr="006F1808">
                <w:rPr>
                  <w:rFonts w:cstheme="minorHAnsi"/>
                </w:rPr>
                <w:t>Informerar patienten</w:t>
              </w:r>
            </w:ins>
          </w:p>
        </w:tc>
        <w:tc>
          <w:tcPr>
            <w:tcW w:w="428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F45796F" w14:textId="07CF6AB3" w:rsidR="005C650A" w:rsidRPr="006F1808" w:rsidRDefault="005C650A" w:rsidP="005C650A">
            <w:pPr>
              <w:rPr>
                <w:ins w:id="1838" w:author="Eriksson Tina" w:date="2025-06-24T09:17:00Z" w16du:dateUtc="2025-06-24T07:17:00Z"/>
              </w:rPr>
            </w:pPr>
            <w:ins w:id="1839" w:author="Eriksson Tina" w:date="2025-06-24T09:19:00Z" w16du:dateUtc="2025-06-24T07:19:00Z">
              <w:r w:rsidRPr="006F1808">
                <w:rPr>
                  <w:rFonts w:cstheme="minorHAnsi"/>
                </w:rPr>
                <w:t>Hälso- och sjukvårdspersonalen informerar patienten om att denne kan få en fast vårdkontakt på enheten.</w:t>
              </w:r>
            </w:ins>
          </w:p>
        </w:tc>
        <w:tc>
          <w:tcPr>
            <w:tcW w:w="196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7507F2D" w14:textId="77777777" w:rsidR="005C650A" w:rsidRPr="006F1808" w:rsidRDefault="005C650A" w:rsidP="005C650A">
            <w:pPr>
              <w:rPr>
                <w:ins w:id="1840" w:author="Eriksson Tina" w:date="2025-06-24T09:17:00Z" w16du:dateUtc="2025-06-24T07:17:00Z"/>
              </w:rPr>
            </w:pPr>
          </w:p>
        </w:tc>
      </w:tr>
      <w:tr w:rsidR="005C650A" w:rsidRPr="006F1808" w14:paraId="1D315044" w14:textId="77777777" w:rsidTr="00140B91">
        <w:trPr>
          <w:trHeight w:val="595"/>
          <w:ins w:id="1841" w:author="Eriksson Tina" w:date="2025-06-24T09:17:00Z" w16du:dateUtc="2025-06-24T07:17:00Z"/>
        </w:trPr>
        <w:tc>
          <w:tcPr>
            <w:tcW w:w="2093" w:type="dxa"/>
            <w:tcBorders>
              <w:top w:val="single" w:sz="4" w:space="0" w:color="A33662" w:themeColor="accent1"/>
              <w:bottom w:val="single" w:sz="4" w:space="0" w:color="A33662" w:themeColor="accent1"/>
              <w:right w:val="single" w:sz="24" w:space="0" w:color="FFFFFF" w:themeColor="background1"/>
            </w:tcBorders>
          </w:tcPr>
          <w:p w14:paraId="754EC267" w14:textId="3161D8AE" w:rsidR="005C650A" w:rsidRPr="006F1808" w:rsidRDefault="005C650A" w:rsidP="005C650A">
            <w:pPr>
              <w:rPr>
                <w:ins w:id="1842" w:author="Eriksson Tina" w:date="2025-06-24T09:17:00Z" w16du:dateUtc="2025-06-24T07:17:00Z"/>
              </w:rPr>
            </w:pPr>
            <w:ins w:id="1843" w:author="Eriksson Tina" w:date="2025-06-24T09:19:00Z" w16du:dateUtc="2025-06-24T07:19:00Z">
              <w:r w:rsidRPr="006F1808">
                <w:rPr>
                  <w:rFonts w:cstheme="minorHAnsi"/>
                </w:rPr>
                <w:t>Mottager information om fast vårdkontakt</w:t>
              </w:r>
            </w:ins>
          </w:p>
        </w:tc>
        <w:tc>
          <w:tcPr>
            <w:tcW w:w="428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984D756" w14:textId="68B72063" w:rsidR="005C650A" w:rsidRPr="006F1808" w:rsidRDefault="005C650A" w:rsidP="005C650A">
            <w:pPr>
              <w:rPr>
                <w:ins w:id="1844" w:author="Eriksson Tina" w:date="2025-06-24T09:17:00Z" w16du:dateUtc="2025-06-24T07:17:00Z"/>
              </w:rPr>
            </w:pPr>
            <w:ins w:id="1845" w:author="Eriksson Tina" w:date="2025-06-24T09:19:00Z" w16du:dateUtc="2025-06-24T07:19:00Z">
              <w:r w:rsidRPr="006F1808">
                <w:rPr>
                  <w:rFonts w:cstheme="minorHAnsi"/>
                </w:rPr>
                <w:t>Patienten tar emot information om möjlighet till fast vårdkontakt.</w:t>
              </w:r>
            </w:ins>
          </w:p>
        </w:tc>
        <w:tc>
          <w:tcPr>
            <w:tcW w:w="196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845EA11" w14:textId="77777777" w:rsidR="005C650A" w:rsidRPr="006F1808" w:rsidRDefault="005C650A" w:rsidP="005C650A">
            <w:pPr>
              <w:rPr>
                <w:ins w:id="1846" w:author="Eriksson Tina" w:date="2025-06-24T09:17:00Z" w16du:dateUtc="2025-06-24T07:17:00Z"/>
              </w:rPr>
            </w:pPr>
          </w:p>
        </w:tc>
      </w:tr>
      <w:tr w:rsidR="005C650A" w:rsidRPr="006F1808" w14:paraId="03D925FF" w14:textId="77777777" w:rsidTr="00140B91">
        <w:trPr>
          <w:trHeight w:val="577"/>
          <w:ins w:id="1847" w:author="Eriksson Tina" w:date="2025-06-24T09:17:00Z" w16du:dateUtc="2025-06-24T07:17:00Z"/>
        </w:trPr>
        <w:tc>
          <w:tcPr>
            <w:tcW w:w="2093" w:type="dxa"/>
            <w:tcBorders>
              <w:top w:val="single" w:sz="4" w:space="0" w:color="A33662" w:themeColor="accent1"/>
              <w:bottom w:val="single" w:sz="4" w:space="0" w:color="A33662" w:themeColor="accent1"/>
              <w:right w:val="single" w:sz="24" w:space="0" w:color="FFFFFF" w:themeColor="background1"/>
            </w:tcBorders>
          </w:tcPr>
          <w:p w14:paraId="07E0FC20" w14:textId="5B4BBB9E" w:rsidR="005C650A" w:rsidRPr="006F1808" w:rsidRDefault="005C650A" w:rsidP="005C650A">
            <w:pPr>
              <w:rPr>
                <w:ins w:id="1848" w:author="Eriksson Tina" w:date="2025-06-24T09:17:00Z" w16du:dateUtc="2025-06-24T07:17:00Z"/>
                <w:rFonts w:cstheme="minorHAnsi"/>
              </w:rPr>
            </w:pPr>
            <w:ins w:id="1849" w:author="Eriksson Tina" w:date="2025-06-24T09:19:00Z" w16du:dateUtc="2025-06-24T07:19:00Z">
              <w:r w:rsidRPr="006F1808">
                <w:rPr>
                  <w:rFonts w:cstheme="minorHAnsi"/>
                </w:rPr>
                <w:t>Dokumenterar att patienten avböjt erbjudande om fast vårdkontakt</w:t>
              </w:r>
            </w:ins>
          </w:p>
        </w:tc>
        <w:tc>
          <w:tcPr>
            <w:tcW w:w="428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350CAC" w14:textId="026AD6FF" w:rsidR="005C650A" w:rsidRPr="006F1808" w:rsidRDefault="005C650A" w:rsidP="005C650A">
            <w:pPr>
              <w:rPr>
                <w:ins w:id="1850" w:author="Eriksson Tina" w:date="2025-06-24T09:17:00Z" w16du:dateUtc="2025-06-24T07:17:00Z"/>
                <w:rStyle w:val="Rubrik2Char"/>
                <w:lang w:val="sv-SE"/>
              </w:rPr>
            </w:pPr>
            <w:ins w:id="1851" w:author="Eriksson Tina" w:date="2025-06-24T09:19:00Z" w16du:dateUtc="2025-06-24T07:19:00Z">
              <w:r w:rsidRPr="006F1808">
                <w:rPr>
                  <w:rFonts w:cstheme="minorHAnsi"/>
                </w:rPr>
                <w:t>Om patienten avböjer fast vårdkontakt ska detta dokumenteras</w:t>
              </w:r>
            </w:ins>
          </w:p>
        </w:tc>
        <w:tc>
          <w:tcPr>
            <w:tcW w:w="196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7341366" w14:textId="77777777" w:rsidR="005C650A" w:rsidRPr="006F1808" w:rsidRDefault="005C650A" w:rsidP="005C650A">
            <w:pPr>
              <w:rPr>
                <w:ins w:id="1852" w:author="Eriksson Tina" w:date="2025-06-24T09:17:00Z" w16du:dateUtc="2025-06-24T07:17:00Z"/>
              </w:rPr>
            </w:pPr>
          </w:p>
        </w:tc>
      </w:tr>
      <w:tr w:rsidR="005C650A" w:rsidRPr="006F1808" w14:paraId="743C011A" w14:textId="77777777" w:rsidTr="005C650A">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PrExChange w:id="1853" w:author="Eriksson Tina" w:date="2025-06-24T09:19:00Z" w16du:dateUtc="2025-06-24T07:19:00Z">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PrEx>
          </w:tblPrExChange>
        </w:tblPrEx>
        <w:trPr>
          <w:trHeight w:val="581"/>
          <w:ins w:id="1854" w:author="Eriksson Tina" w:date="2025-06-24T09:17:00Z" w16du:dateUtc="2025-06-24T07:17:00Z"/>
          <w:trPrChange w:id="1855" w:author="Eriksson Tina" w:date="2025-06-24T09:19:00Z" w16du:dateUtc="2025-06-24T07:19:00Z">
            <w:trPr>
              <w:trHeight w:val="1240"/>
            </w:trPr>
          </w:trPrChange>
        </w:trPr>
        <w:tc>
          <w:tcPr>
            <w:tcW w:w="2093" w:type="dxa"/>
            <w:tcBorders>
              <w:top w:val="single" w:sz="4" w:space="0" w:color="A33662" w:themeColor="accent1"/>
              <w:bottom w:val="single" w:sz="4" w:space="0" w:color="A33662" w:themeColor="accent1"/>
              <w:right w:val="single" w:sz="24" w:space="0" w:color="FFFFFF" w:themeColor="background1"/>
            </w:tcBorders>
            <w:tcPrChange w:id="1856" w:author="Eriksson Tina" w:date="2025-06-24T09:19:00Z" w16du:dateUtc="2025-06-24T07:19:00Z">
              <w:tcPr>
                <w:tcW w:w="2093" w:type="dxa"/>
                <w:tcBorders>
                  <w:top w:val="single" w:sz="4" w:space="0" w:color="A33662" w:themeColor="accent1"/>
                  <w:bottom w:val="single" w:sz="4" w:space="0" w:color="A33662" w:themeColor="accent1"/>
                  <w:right w:val="single" w:sz="24" w:space="0" w:color="FFFFFF" w:themeColor="background1"/>
                </w:tcBorders>
              </w:tcPr>
            </w:tcPrChange>
          </w:tcPr>
          <w:p w14:paraId="3C93575E" w14:textId="7B5D1002" w:rsidR="005C650A" w:rsidRPr="006F1808" w:rsidRDefault="005C650A" w:rsidP="005C650A">
            <w:pPr>
              <w:rPr>
                <w:ins w:id="1857" w:author="Eriksson Tina" w:date="2025-06-24T09:17:00Z" w16du:dateUtc="2025-06-24T07:17:00Z"/>
                <w:rFonts w:cstheme="minorHAnsi"/>
              </w:rPr>
            </w:pPr>
            <w:ins w:id="1858" w:author="Eriksson Tina" w:date="2025-06-24T09:19:00Z" w16du:dateUtc="2025-06-24T07:19:00Z">
              <w:r w:rsidRPr="006F1808">
                <w:rPr>
                  <w:rFonts w:cstheme="minorHAnsi"/>
                </w:rPr>
                <w:t>Utser fast vårdkontakt</w:t>
              </w:r>
            </w:ins>
          </w:p>
        </w:tc>
        <w:tc>
          <w:tcPr>
            <w:tcW w:w="428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1859" w:author="Eriksson Tina" w:date="2025-06-24T09:19:00Z" w16du:dateUtc="2025-06-24T07:19:00Z">
              <w:tcPr>
                <w:tcW w:w="428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7B8B7FAC" w14:textId="67CFF7FC" w:rsidR="005C650A" w:rsidRPr="006F1808" w:rsidRDefault="005C650A" w:rsidP="005C650A">
            <w:pPr>
              <w:rPr>
                <w:ins w:id="1860" w:author="Eriksson Tina" w:date="2025-06-24T09:17:00Z" w16du:dateUtc="2025-06-24T07:17:00Z"/>
                <w:rStyle w:val="Rubrik2Char"/>
                <w:lang w:val="sv-SE"/>
              </w:rPr>
            </w:pPr>
            <w:ins w:id="1861" w:author="Eriksson Tina" w:date="2025-06-24T09:19:00Z" w16du:dateUtc="2025-06-24T07:19:00Z">
              <w:r w:rsidRPr="006F1808">
                <w:rPr>
                  <w:rStyle w:val="ui-provider"/>
                </w:rPr>
                <w:t>Hälso- och sjukvårdspersonal utser en namngiven fast vårdkontakt till patienten</w:t>
              </w:r>
            </w:ins>
          </w:p>
        </w:tc>
        <w:tc>
          <w:tcPr>
            <w:tcW w:w="196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1862" w:author="Eriksson Tina" w:date="2025-06-24T09:19:00Z" w16du:dateUtc="2025-06-24T07:19:00Z">
              <w:tcPr>
                <w:tcW w:w="196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31ADD11D" w14:textId="77777777" w:rsidR="005C650A" w:rsidRPr="006F1808" w:rsidRDefault="005C650A" w:rsidP="005C650A">
            <w:pPr>
              <w:rPr>
                <w:ins w:id="1863" w:author="Eriksson Tina" w:date="2025-06-24T09:17:00Z" w16du:dateUtc="2025-06-24T07:17:00Z"/>
              </w:rPr>
            </w:pPr>
          </w:p>
        </w:tc>
      </w:tr>
      <w:tr w:rsidR="005C650A" w:rsidRPr="006F1808" w14:paraId="17C9EFB2" w14:textId="77777777" w:rsidTr="005C650A">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PrExChange w:id="1864" w:author="Eriksson Tina" w:date="2025-06-24T09:19:00Z" w16du:dateUtc="2025-06-24T07:19:00Z">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PrEx>
          </w:tblPrExChange>
        </w:tblPrEx>
        <w:trPr>
          <w:trHeight w:val="591"/>
          <w:ins w:id="1865" w:author="Eriksson Tina" w:date="2025-06-24T09:19:00Z" w16du:dateUtc="2025-06-24T07:19:00Z"/>
          <w:trPrChange w:id="1866" w:author="Eriksson Tina" w:date="2025-06-24T09:19:00Z" w16du:dateUtc="2025-06-24T07:19:00Z">
            <w:trPr>
              <w:trHeight w:val="1240"/>
            </w:trPr>
          </w:trPrChange>
        </w:trPr>
        <w:tc>
          <w:tcPr>
            <w:tcW w:w="2093" w:type="dxa"/>
            <w:tcBorders>
              <w:top w:val="single" w:sz="4" w:space="0" w:color="A33662" w:themeColor="accent1"/>
              <w:bottom w:val="single" w:sz="4" w:space="0" w:color="A33662" w:themeColor="accent1"/>
              <w:right w:val="single" w:sz="24" w:space="0" w:color="FFFFFF" w:themeColor="background1"/>
            </w:tcBorders>
            <w:tcPrChange w:id="1867" w:author="Eriksson Tina" w:date="2025-06-24T09:19:00Z" w16du:dateUtc="2025-06-24T07:19:00Z">
              <w:tcPr>
                <w:tcW w:w="2093" w:type="dxa"/>
                <w:tcBorders>
                  <w:top w:val="single" w:sz="4" w:space="0" w:color="A33662" w:themeColor="accent1"/>
                  <w:bottom w:val="single" w:sz="4" w:space="0" w:color="A33662" w:themeColor="accent1"/>
                  <w:right w:val="single" w:sz="24" w:space="0" w:color="FFFFFF" w:themeColor="background1"/>
                </w:tcBorders>
              </w:tcPr>
            </w:tcPrChange>
          </w:tcPr>
          <w:p w14:paraId="63EA7A1F" w14:textId="38FD38AF" w:rsidR="005C650A" w:rsidRPr="006F1808" w:rsidRDefault="005C650A" w:rsidP="005C650A">
            <w:pPr>
              <w:rPr>
                <w:ins w:id="1868" w:author="Eriksson Tina" w:date="2025-06-24T09:19:00Z" w16du:dateUtc="2025-06-24T07:19:00Z"/>
                <w:rFonts w:cstheme="minorHAnsi"/>
              </w:rPr>
            </w:pPr>
            <w:ins w:id="1869" w:author="Eriksson Tina" w:date="2025-06-24T09:19:00Z" w16du:dateUtc="2025-06-24T07:19:00Z">
              <w:r w:rsidRPr="006F1808">
                <w:rPr>
                  <w:rFonts w:cstheme="minorHAnsi"/>
                </w:rPr>
                <w:t>Dokumenterar fast vårdkontakt</w:t>
              </w:r>
            </w:ins>
          </w:p>
        </w:tc>
        <w:tc>
          <w:tcPr>
            <w:tcW w:w="428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1870" w:author="Eriksson Tina" w:date="2025-06-24T09:19:00Z" w16du:dateUtc="2025-06-24T07:19:00Z">
              <w:tcPr>
                <w:tcW w:w="428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355BEB8D" w14:textId="6574742E" w:rsidR="005C650A" w:rsidRPr="006F1808" w:rsidRDefault="005C650A" w:rsidP="005C650A">
            <w:pPr>
              <w:rPr>
                <w:ins w:id="1871" w:author="Eriksson Tina" w:date="2025-06-24T09:19:00Z" w16du:dateUtc="2025-06-24T07:19:00Z"/>
                <w:rStyle w:val="Rubrik2Char"/>
                <w:lang w:val="sv-SE"/>
                <w:rPrChange w:id="1872" w:author="Eriksson Tina" w:date="2025-06-24T17:00:00Z" w16du:dateUtc="2025-06-24T15:00:00Z">
                  <w:rPr>
                    <w:ins w:id="1873" w:author="Eriksson Tina" w:date="2025-06-24T09:19:00Z" w16du:dateUtc="2025-06-24T07:19:00Z"/>
                    <w:rStyle w:val="Rubrik2Char"/>
                  </w:rPr>
                </w:rPrChange>
              </w:rPr>
            </w:pPr>
            <w:ins w:id="1874" w:author="Eriksson Tina" w:date="2025-06-24T09:19:00Z" w16du:dateUtc="2025-06-24T07:19:00Z">
              <w:r w:rsidRPr="006F1808">
                <w:rPr>
                  <w:rStyle w:val="ui-provider"/>
                </w:rPr>
                <w:t>Dokumentation av vem som utsetts till patientens fasta vårdkontakt.</w:t>
              </w:r>
            </w:ins>
          </w:p>
        </w:tc>
        <w:tc>
          <w:tcPr>
            <w:tcW w:w="196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1875" w:author="Eriksson Tina" w:date="2025-06-24T09:19:00Z" w16du:dateUtc="2025-06-24T07:19:00Z">
              <w:tcPr>
                <w:tcW w:w="196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22685678" w14:textId="77777777" w:rsidR="005C650A" w:rsidRPr="006F1808" w:rsidRDefault="005C650A" w:rsidP="005C650A">
            <w:pPr>
              <w:rPr>
                <w:ins w:id="1876" w:author="Eriksson Tina" w:date="2025-06-24T09:19:00Z" w16du:dateUtc="2025-06-24T07:19:00Z"/>
              </w:rPr>
            </w:pPr>
          </w:p>
        </w:tc>
      </w:tr>
      <w:tr w:rsidR="005C650A" w:rsidRPr="006F1808" w14:paraId="16CCBB1B" w14:textId="77777777" w:rsidTr="00140B91">
        <w:trPr>
          <w:trHeight w:val="1240"/>
          <w:ins w:id="1877" w:author="Eriksson Tina" w:date="2025-06-24T09:19:00Z" w16du:dateUtc="2025-06-24T07:19:00Z"/>
        </w:trPr>
        <w:tc>
          <w:tcPr>
            <w:tcW w:w="2093" w:type="dxa"/>
            <w:tcBorders>
              <w:top w:val="single" w:sz="4" w:space="0" w:color="A33662" w:themeColor="accent1"/>
              <w:bottom w:val="single" w:sz="4" w:space="0" w:color="A33662" w:themeColor="accent1"/>
              <w:right w:val="single" w:sz="24" w:space="0" w:color="FFFFFF" w:themeColor="background1"/>
            </w:tcBorders>
          </w:tcPr>
          <w:p w14:paraId="655A1468" w14:textId="4732C86F" w:rsidR="005C650A" w:rsidRPr="006F1808" w:rsidRDefault="005C650A" w:rsidP="005C650A">
            <w:pPr>
              <w:rPr>
                <w:ins w:id="1878" w:author="Eriksson Tina" w:date="2025-06-24T09:19:00Z" w16du:dateUtc="2025-06-24T07:19:00Z"/>
                <w:rFonts w:cstheme="minorHAnsi"/>
              </w:rPr>
            </w:pPr>
            <w:ins w:id="1879" w:author="Eriksson Tina" w:date="2025-06-24T09:19:00Z" w16du:dateUtc="2025-06-24T07:19:00Z">
              <w:r w:rsidRPr="006F1808">
                <w:rPr>
                  <w:rFonts w:cstheme="minorHAnsi"/>
                </w:rPr>
                <w:t>Meddelar patienten</w:t>
              </w:r>
            </w:ins>
          </w:p>
        </w:tc>
        <w:tc>
          <w:tcPr>
            <w:tcW w:w="428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BCDD231" w14:textId="02402B10" w:rsidR="005C650A" w:rsidRPr="006F1808" w:rsidRDefault="005C650A" w:rsidP="005C650A">
            <w:pPr>
              <w:rPr>
                <w:ins w:id="1880" w:author="Eriksson Tina" w:date="2025-06-24T09:19:00Z" w16du:dateUtc="2025-06-24T07:19:00Z"/>
                <w:rStyle w:val="Rubrik2Char"/>
                <w:lang w:val="sv-SE"/>
                <w:rPrChange w:id="1881" w:author="Eriksson Tina" w:date="2025-06-24T17:00:00Z" w16du:dateUtc="2025-06-24T15:00:00Z">
                  <w:rPr>
                    <w:ins w:id="1882" w:author="Eriksson Tina" w:date="2025-06-24T09:19:00Z" w16du:dateUtc="2025-06-24T07:19:00Z"/>
                    <w:rStyle w:val="Rubrik2Char"/>
                  </w:rPr>
                </w:rPrChange>
              </w:rPr>
            </w:pPr>
            <w:ins w:id="1883" w:author="Eriksson Tina" w:date="2025-06-24T09:19:00Z" w16du:dateUtc="2025-06-24T07:19:00Z">
              <w:r w:rsidRPr="006F1808">
                <w:rPr>
                  <w:rStyle w:val="ui-provider"/>
                </w:rPr>
                <w:t>Om det inte är tillräckligt med att visa informationen om fast vårdkontakt på 1177 så meddelas patienten separat om vem som är utsedd till fast vårdkontakt</w:t>
              </w:r>
            </w:ins>
          </w:p>
        </w:tc>
        <w:tc>
          <w:tcPr>
            <w:tcW w:w="196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20577AB" w14:textId="77777777" w:rsidR="005C650A" w:rsidRPr="006F1808" w:rsidRDefault="005C650A" w:rsidP="005C650A">
            <w:pPr>
              <w:rPr>
                <w:ins w:id="1884" w:author="Eriksson Tina" w:date="2025-06-24T09:19:00Z" w16du:dateUtc="2025-06-24T07:19:00Z"/>
              </w:rPr>
            </w:pPr>
          </w:p>
        </w:tc>
      </w:tr>
    </w:tbl>
    <w:p w14:paraId="3D032BCC" w14:textId="77777777" w:rsidR="00F32E49" w:rsidRPr="006F1808" w:rsidRDefault="00F32E49" w:rsidP="00F32E49">
      <w:pPr>
        <w:rPr>
          <w:ins w:id="1885" w:author="Eriksson Tina" w:date="2025-06-24T09:17:00Z" w16du:dateUtc="2025-06-24T07:17:00Z"/>
          <w:rStyle w:val="Diskretbetoning"/>
          <w:i w:val="0"/>
          <w:iCs w:val="0"/>
          <w:color w:val="098394"/>
        </w:rPr>
      </w:pPr>
    </w:p>
    <w:p w14:paraId="69733057" w14:textId="77777777" w:rsidR="005C650A" w:rsidRPr="006F1808" w:rsidRDefault="005C650A" w:rsidP="005C650A">
      <w:pPr>
        <w:pStyle w:val="Numreradrubrik3"/>
        <w:rPr>
          <w:ins w:id="1886" w:author="Eriksson Tina" w:date="2025-06-24T09:20:00Z" w16du:dateUtc="2025-06-24T07:20:00Z"/>
          <w:lang w:val="sv-SE"/>
          <w:rPrChange w:id="1887" w:author="Eriksson Tina" w:date="2025-06-24T17:00:00Z" w16du:dateUtc="2025-06-24T15:00:00Z">
            <w:rPr>
              <w:ins w:id="1888" w:author="Eriksson Tina" w:date="2025-06-24T09:20:00Z" w16du:dateUtc="2025-06-24T07:20:00Z"/>
            </w:rPr>
          </w:rPrChange>
        </w:rPr>
        <w:pPrChange w:id="1889" w:author="Eriksson Tina" w:date="2025-06-24T09:20:00Z" w16du:dateUtc="2025-06-24T07:20:00Z">
          <w:pPr>
            <w:pStyle w:val="Numreradrubrik2"/>
          </w:pPr>
        </w:pPrChange>
      </w:pPr>
      <w:bookmarkStart w:id="1890" w:name="_Toc168346399"/>
      <w:bookmarkStart w:id="1891" w:name="_Toc180500018"/>
      <w:ins w:id="1892" w:author="Eriksson Tina" w:date="2025-06-24T09:20:00Z" w16du:dateUtc="2025-06-24T07:20:00Z">
        <w:r w:rsidRPr="006F1808">
          <w:rPr>
            <w:lang w:val="sv-SE"/>
            <w:rPrChange w:id="1893" w:author="Eriksson Tina" w:date="2025-06-24T17:00:00Z" w16du:dateUtc="2025-06-24T15:00:00Z">
              <w:rPr/>
            </w:rPrChange>
          </w:rPr>
          <w:t>Tilldelning i enlighet med lag om samverkan vid utskrivning</w:t>
        </w:r>
        <w:bookmarkEnd w:id="1890"/>
        <w:bookmarkEnd w:id="1891"/>
      </w:ins>
    </w:p>
    <w:p w14:paraId="50EB9431" w14:textId="77777777" w:rsidR="005C650A" w:rsidRPr="006F1808" w:rsidRDefault="005C650A" w:rsidP="005C650A">
      <w:pPr>
        <w:rPr>
          <w:ins w:id="1894" w:author="Eriksson Tina" w:date="2025-06-24T09:20:00Z" w16du:dateUtc="2025-06-24T07:20:00Z"/>
        </w:rPr>
      </w:pPr>
      <w:ins w:id="1895" w:author="Eriksson Tina" w:date="2025-06-24T09:20:00Z" w16du:dateUtc="2025-06-24T07:20:00Z">
        <w:r w:rsidRPr="006F1808">
          <w:t>Om en patient bedöms ha behov av insatser från primärvården eller omsorgen efter utskrivning ska ett inskrivningsmeddelande skickas till berörd verksamhet.</w:t>
        </w:r>
      </w:ins>
    </w:p>
    <w:p w14:paraId="24CAF987" w14:textId="37572EBE" w:rsidR="005C650A" w:rsidRPr="006F1808" w:rsidRDefault="005C650A" w:rsidP="005C650A">
      <w:pPr>
        <w:rPr>
          <w:ins w:id="1896" w:author="Eriksson Tina" w:date="2025-06-24T09:19:00Z" w16du:dateUtc="2025-06-24T07:19:00Z"/>
        </w:rPr>
      </w:pPr>
      <w:ins w:id="1897" w:author="Eriksson Tina" w:date="2025-06-24T09:21:00Z" w16du:dateUtc="2025-06-24T07:21:00Z">
        <w:r w:rsidRPr="006F1808">
          <w:drawing>
            <wp:inline distT="0" distB="0" distL="0" distR="0" wp14:anchorId="26A900D9" wp14:editId="09CAE610">
              <wp:extent cx="5759450" cy="1899285"/>
              <wp:effectExtent l="0" t="0" r="0" b="5715"/>
              <wp:docPr id="494660170" name="Bildobjekt 1" descr="En bild som visar diagram, skärmbild&#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60170" name="Bildobjekt 1" descr="En bild som visar diagram, skärmbild&#10;&#10;AI-genererat innehåll kan vara felaktigt."/>
                      <pic:cNvPicPr/>
                    </pic:nvPicPr>
                    <pic:blipFill>
                      <a:blip r:embed="rId22"/>
                      <a:stretch>
                        <a:fillRect/>
                      </a:stretch>
                    </pic:blipFill>
                    <pic:spPr>
                      <a:xfrm>
                        <a:off x="0" y="0"/>
                        <a:ext cx="5759450" cy="1899285"/>
                      </a:xfrm>
                      <a:prstGeom prst="rect">
                        <a:avLst/>
                      </a:prstGeom>
                    </pic:spPr>
                  </pic:pic>
                </a:graphicData>
              </a:graphic>
            </wp:inline>
          </w:drawing>
        </w:r>
      </w:ins>
    </w:p>
    <w:p w14:paraId="19D36D30" w14:textId="77777777" w:rsidR="005C650A" w:rsidRPr="006F1808" w:rsidRDefault="005C650A" w:rsidP="005C650A">
      <w:pPr>
        <w:keepNext/>
        <w:jc w:val="center"/>
        <w:rPr>
          <w:ins w:id="1898" w:author="Eriksson Tina" w:date="2025-06-24T09:19:00Z" w16du:dateUtc="2025-06-24T07:19:00Z"/>
        </w:rPr>
      </w:pPr>
    </w:p>
    <w:p w14:paraId="11093223" w14:textId="66466CE9" w:rsidR="005C650A" w:rsidRPr="006F1808" w:rsidRDefault="005C650A" w:rsidP="005C650A">
      <w:pPr>
        <w:pStyle w:val="Beskrivning"/>
        <w:jc w:val="center"/>
        <w:rPr>
          <w:ins w:id="1899" w:author="Eriksson Tina" w:date="2025-06-24T09:20:00Z"/>
        </w:rPr>
      </w:pPr>
      <w:ins w:id="1900" w:author="Eriksson Tina" w:date="2025-06-24T09:19:00Z" w16du:dateUtc="2025-06-24T07:19:00Z">
        <w:r w:rsidRPr="006F1808">
          <w:t xml:space="preserve">Figur </w:t>
        </w:r>
      </w:ins>
      <w:ins w:id="1901" w:author="Eriksson Tina" w:date="2025-06-24T09:21:00Z" w16du:dateUtc="2025-06-24T07:21:00Z">
        <w:r w:rsidRPr="006F1808">
          <w:t>3</w:t>
        </w:r>
      </w:ins>
      <w:ins w:id="1902" w:author="Eriksson Tina" w:date="2025-06-24T09:19:00Z" w16du:dateUtc="2025-06-24T07:19:00Z">
        <w:r w:rsidRPr="006F1808">
          <w:t xml:space="preserve"> </w:t>
        </w:r>
      </w:ins>
      <w:ins w:id="1903" w:author="Eriksson Tina" w:date="2025-06-24T09:20:00Z">
        <w:r w:rsidRPr="006F1808">
          <w:t>Tilldelning av fast vårdkontakt i enlighet med lag om samverkan vid utskrivning</w:t>
        </w:r>
      </w:ins>
    </w:p>
    <w:p w14:paraId="5F10864E" w14:textId="28D5239C" w:rsidR="005C650A" w:rsidRPr="006F1808" w:rsidRDefault="005C650A" w:rsidP="005C650A">
      <w:pPr>
        <w:pStyle w:val="Beskrivning"/>
        <w:jc w:val="center"/>
        <w:rPr>
          <w:ins w:id="1904" w:author="Eriksson Tina" w:date="2025-06-24T09:19:00Z" w16du:dateUtc="2025-06-24T07:19:00Z"/>
        </w:rPr>
      </w:pPr>
    </w:p>
    <w:p w14:paraId="17FD3D33" w14:textId="77777777" w:rsidR="005C650A" w:rsidRPr="006F1808" w:rsidRDefault="005C650A" w:rsidP="005C650A">
      <w:pPr>
        <w:rPr>
          <w:ins w:id="1905" w:author="Eriksson Tina" w:date="2025-06-24T09:19:00Z" w16du:dateUtc="2025-06-24T07:19:00Z"/>
          <w:i/>
          <w:iCs/>
          <w:color w:val="098394"/>
        </w:rPr>
      </w:pPr>
    </w:p>
    <w:p w14:paraId="69217F5A" w14:textId="77777777" w:rsidR="005C650A" w:rsidRPr="006F1808" w:rsidRDefault="005C650A" w:rsidP="005C650A">
      <w:pPr>
        <w:rPr>
          <w:ins w:id="1906" w:author="Eriksson Tina" w:date="2025-06-24T09:19:00Z" w16du:dateUtc="2025-06-24T07:19:00Z"/>
          <w:rStyle w:val="Diskretbetoning"/>
          <w:b/>
          <w:bCs/>
          <w:i w:val="0"/>
          <w:iCs w:val="0"/>
        </w:rPr>
      </w:pPr>
      <w:ins w:id="1907" w:author="Eriksson Tina" w:date="2025-06-24T09:19:00Z" w16du:dateUtc="2025-06-24T07:19:00Z">
        <w:r w:rsidRPr="006F1808">
          <w:rPr>
            <w:rStyle w:val="Diskretbetoning"/>
            <w:b/>
            <w:bCs/>
            <w:i w:val="0"/>
            <w:iCs w:val="0"/>
          </w:rPr>
          <w:t>Aktörer</w:t>
        </w:r>
      </w:ins>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729"/>
        <w:gridCol w:w="2774"/>
        <w:gridCol w:w="2782"/>
      </w:tblGrid>
      <w:tr w:rsidR="005C650A" w:rsidRPr="006F1808" w14:paraId="16638566" w14:textId="77777777" w:rsidTr="00140B91">
        <w:trPr>
          <w:trHeight w:val="21"/>
          <w:ins w:id="1908" w:author="Eriksson Tina" w:date="2025-06-24T09:19:00Z" w16du:dateUtc="2025-06-24T07:19:00Z"/>
        </w:trPr>
        <w:tc>
          <w:tcPr>
            <w:tcW w:w="2729" w:type="dxa"/>
            <w:shd w:val="clear" w:color="auto" w:fill="A33662" w:themeFill="accent1"/>
          </w:tcPr>
          <w:p w14:paraId="451F97E1" w14:textId="77777777" w:rsidR="005C650A" w:rsidRPr="006F1808" w:rsidRDefault="005C650A" w:rsidP="00140B91">
            <w:pPr>
              <w:pStyle w:val="Tabellrubrik"/>
              <w:rPr>
                <w:ins w:id="1909" w:author="Eriksson Tina" w:date="2025-06-24T09:19:00Z" w16du:dateUtc="2025-06-24T07:19:00Z"/>
              </w:rPr>
            </w:pPr>
            <w:ins w:id="1910" w:author="Eriksson Tina" w:date="2025-06-24T09:19:00Z" w16du:dateUtc="2025-06-24T07:19:00Z">
              <w:r w:rsidRPr="006F1808">
                <w:t>Aktör</w:t>
              </w:r>
            </w:ins>
          </w:p>
        </w:tc>
        <w:tc>
          <w:tcPr>
            <w:tcW w:w="2774" w:type="dxa"/>
            <w:shd w:val="clear" w:color="auto" w:fill="A33662" w:themeFill="accent1"/>
          </w:tcPr>
          <w:p w14:paraId="68127A10" w14:textId="77777777" w:rsidR="005C650A" w:rsidRPr="006F1808" w:rsidRDefault="005C650A" w:rsidP="00140B91">
            <w:pPr>
              <w:pStyle w:val="Tabellrubrik"/>
              <w:rPr>
                <w:ins w:id="1911" w:author="Eriksson Tina" w:date="2025-06-24T09:19:00Z" w16du:dateUtc="2025-06-24T07:19:00Z"/>
              </w:rPr>
            </w:pPr>
            <w:ins w:id="1912" w:author="Eriksson Tina" w:date="2025-06-24T09:19:00Z" w16du:dateUtc="2025-06-24T07:19:00Z">
              <w:r w:rsidRPr="006F1808">
                <w:t>bESKRIVNING</w:t>
              </w:r>
            </w:ins>
          </w:p>
        </w:tc>
        <w:tc>
          <w:tcPr>
            <w:tcW w:w="2782" w:type="dxa"/>
            <w:shd w:val="clear" w:color="auto" w:fill="A33662" w:themeFill="accent1"/>
          </w:tcPr>
          <w:p w14:paraId="27E1A429" w14:textId="77777777" w:rsidR="005C650A" w:rsidRPr="006F1808" w:rsidRDefault="005C650A" w:rsidP="00140B91">
            <w:pPr>
              <w:pStyle w:val="Tabellrubrik"/>
              <w:rPr>
                <w:ins w:id="1913" w:author="Eriksson Tina" w:date="2025-06-24T09:19:00Z" w16du:dateUtc="2025-06-24T07:19:00Z"/>
              </w:rPr>
            </w:pPr>
            <w:ins w:id="1914" w:author="Eriksson Tina" w:date="2025-06-24T09:19:00Z" w16du:dateUtc="2025-06-24T07:19:00Z">
              <w:r w:rsidRPr="006F1808">
                <w:t>KOMMENTAR</w:t>
              </w:r>
            </w:ins>
          </w:p>
        </w:tc>
      </w:tr>
      <w:tr w:rsidR="005C650A" w:rsidRPr="006F1808" w14:paraId="31531581" w14:textId="77777777" w:rsidTr="00140B91">
        <w:trPr>
          <w:trHeight w:val="711"/>
          <w:ins w:id="1915" w:author="Eriksson Tina" w:date="2025-06-24T09:19:00Z" w16du:dateUtc="2025-06-24T07:19:00Z"/>
        </w:trPr>
        <w:tc>
          <w:tcPr>
            <w:tcW w:w="2729" w:type="dxa"/>
            <w:tcBorders>
              <w:bottom w:val="single" w:sz="4" w:space="0" w:color="A33662" w:themeColor="accent1"/>
              <w:right w:val="single" w:sz="24" w:space="0" w:color="FFFFFF" w:themeColor="background1"/>
            </w:tcBorders>
          </w:tcPr>
          <w:p w14:paraId="03015EFE" w14:textId="77777777" w:rsidR="005C650A" w:rsidRPr="006F1808" w:rsidRDefault="005C650A" w:rsidP="00140B91">
            <w:pPr>
              <w:rPr>
                <w:ins w:id="1916" w:author="Eriksson Tina" w:date="2025-06-24T09:19:00Z" w16du:dateUtc="2025-06-24T07:19:00Z"/>
                <w:color w:val="098394"/>
              </w:rPr>
            </w:pPr>
            <w:ins w:id="1917" w:author="Eriksson Tina" w:date="2025-06-24T09:19:00Z" w16du:dateUtc="2025-06-24T07:19:00Z">
              <w:r w:rsidRPr="006F1808">
                <w:rPr>
                  <w:rFonts w:cstheme="minorHAnsi"/>
                </w:rPr>
                <w:t>Hälso- och sjukvårdspersonal</w:t>
              </w:r>
            </w:ins>
          </w:p>
        </w:tc>
        <w:tc>
          <w:tcPr>
            <w:tcW w:w="2774" w:type="dxa"/>
            <w:tcBorders>
              <w:left w:val="single" w:sz="24" w:space="0" w:color="FFFFFF" w:themeColor="background1"/>
              <w:bottom w:val="single" w:sz="4" w:space="0" w:color="A33662" w:themeColor="accent1"/>
              <w:right w:val="single" w:sz="24" w:space="0" w:color="FFFFFF" w:themeColor="background1"/>
            </w:tcBorders>
          </w:tcPr>
          <w:p w14:paraId="66A5EDF1" w14:textId="77777777" w:rsidR="005C650A" w:rsidRPr="006F1808" w:rsidRDefault="005C650A" w:rsidP="00140B91">
            <w:pPr>
              <w:rPr>
                <w:ins w:id="1918" w:author="Eriksson Tina" w:date="2025-06-24T09:19:00Z" w16du:dateUtc="2025-06-24T07:19:00Z"/>
                <w:color w:val="098394"/>
              </w:rPr>
            </w:pPr>
            <w:ins w:id="1919" w:author="Eriksson Tina" w:date="2025-06-24T09:19:00Z" w16du:dateUtc="2025-06-24T07:19:00Z">
              <w:r w:rsidRPr="006F1808">
                <w:rPr>
                  <w:rFonts w:ascii="Arial" w:hAnsi="Arial" w:cs="Arial"/>
                  <w:color w:val="262626"/>
                  <w:shd w:val="clear" w:color="auto" w:fill="FFFFFF"/>
                </w:rPr>
                <w:t>person eller personer som i sitt yrke utför hälso- och sjukvård</w:t>
              </w:r>
            </w:ins>
          </w:p>
        </w:tc>
        <w:tc>
          <w:tcPr>
            <w:tcW w:w="2782" w:type="dxa"/>
            <w:tcBorders>
              <w:left w:val="single" w:sz="24" w:space="0" w:color="FFFFFF" w:themeColor="background1"/>
              <w:bottom w:val="single" w:sz="4" w:space="0" w:color="A33662" w:themeColor="accent1"/>
              <w:right w:val="single" w:sz="24" w:space="0" w:color="FFFFFF" w:themeColor="background1"/>
            </w:tcBorders>
          </w:tcPr>
          <w:p w14:paraId="06A63530" w14:textId="77777777" w:rsidR="005C650A" w:rsidRPr="006F1808" w:rsidRDefault="005C650A" w:rsidP="00140B91">
            <w:pPr>
              <w:rPr>
                <w:ins w:id="1920" w:author="Eriksson Tina" w:date="2025-06-24T09:19:00Z" w16du:dateUtc="2025-06-24T07:19:00Z"/>
                <w:color w:val="098394"/>
              </w:rPr>
            </w:pPr>
          </w:p>
        </w:tc>
      </w:tr>
      <w:tr w:rsidR="006F1808" w:rsidRPr="006F1808" w14:paraId="501F2B00" w14:textId="77777777" w:rsidTr="00140B91">
        <w:trPr>
          <w:trHeight w:val="784"/>
          <w:ins w:id="1921" w:author="Eriksson Tina" w:date="2025-06-24T09:19:00Z" w16du:dateUtc="2025-06-24T07:19:00Z"/>
        </w:trPr>
        <w:tc>
          <w:tcPr>
            <w:tcW w:w="2729" w:type="dxa"/>
            <w:tcBorders>
              <w:top w:val="single" w:sz="4" w:space="0" w:color="A33662" w:themeColor="accent1"/>
              <w:bottom w:val="single" w:sz="4" w:space="0" w:color="A33662" w:themeColor="accent1"/>
              <w:right w:val="single" w:sz="24" w:space="0" w:color="FFFFFF" w:themeColor="background1"/>
            </w:tcBorders>
          </w:tcPr>
          <w:p w14:paraId="5B6CD000" w14:textId="77777777" w:rsidR="005C650A" w:rsidRPr="006F1808" w:rsidRDefault="005C650A" w:rsidP="00140B91">
            <w:pPr>
              <w:rPr>
                <w:ins w:id="1922" w:author="Eriksson Tina" w:date="2025-06-24T09:19:00Z" w16du:dateUtc="2025-06-24T07:19:00Z"/>
                <w:color w:val="098394"/>
              </w:rPr>
            </w:pPr>
            <w:ins w:id="1923" w:author="Eriksson Tina" w:date="2025-06-24T09:19:00Z" w16du:dateUtc="2025-06-24T07:19:00Z">
              <w:r w:rsidRPr="006F1808">
                <w:t>Patient</w:t>
              </w:r>
            </w:ins>
          </w:p>
        </w:tc>
        <w:tc>
          <w:tcPr>
            <w:tcW w:w="277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8747D8B" w14:textId="77777777" w:rsidR="005C650A" w:rsidRPr="006F1808" w:rsidRDefault="005C650A" w:rsidP="00140B91">
            <w:pPr>
              <w:rPr>
                <w:ins w:id="1924" w:author="Eriksson Tina" w:date="2025-06-24T09:19:00Z" w16du:dateUtc="2025-06-24T07:19:00Z"/>
              </w:rPr>
            </w:pPr>
            <w:ins w:id="1925" w:author="Eriksson Tina" w:date="2025-06-24T09:19:00Z" w16du:dateUtc="2025-06-24T07:19:00Z">
              <w:r w:rsidRPr="006F1808">
                <w:rPr>
                  <w:rStyle w:val="ui-provider"/>
                </w:rPr>
                <w:t>person som erhåller eller är registrerad för att erhålla hälso- och sjukvård</w:t>
              </w:r>
            </w:ins>
          </w:p>
        </w:tc>
        <w:tc>
          <w:tcPr>
            <w:tcW w:w="278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8012CC4" w14:textId="77777777" w:rsidR="005C650A" w:rsidRPr="006F1808" w:rsidRDefault="005C650A" w:rsidP="00140B91">
            <w:pPr>
              <w:rPr>
                <w:ins w:id="1926" w:author="Eriksson Tina" w:date="2025-06-24T09:19:00Z" w16du:dateUtc="2025-06-24T07:19:00Z"/>
                <w:color w:val="098394"/>
              </w:rPr>
            </w:pPr>
          </w:p>
        </w:tc>
      </w:tr>
    </w:tbl>
    <w:p w14:paraId="56C189FF" w14:textId="77777777" w:rsidR="005C650A" w:rsidRPr="006F1808" w:rsidRDefault="005C650A" w:rsidP="005C650A">
      <w:pPr>
        <w:rPr>
          <w:ins w:id="1927" w:author="Eriksson Tina" w:date="2025-06-24T09:19:00Z" w16du:dateUtc="2025-06-24T07:19:00Z"/>
          <w:rStyle w:val="Diskretbetoning"/>
          <w:i w:val="0"/>
          <w:iCs w:val="0"/>
          <w:color w:val="098394"/>
        </w:rPr>
      </w:pPr>
    </w:p>
    <w:p w14:paraId="59D7E429" w14:textId="77777777" w:rsidR="005C650A" w:rsidRPr="006F1808" w:rsidRDefault="005C650A" w:rsidP="005C650A">
      <w:pPr>
        <w:rPr>
          <w:ins w:id="1928" w:author="Eriksson Tina" w:date="2025-06-24T09:19:00Z" w16du:dateUtc="2025-06-24T07:19:00Z"/>
          <w:rStyle w:val="Diskretbetoning"/>
          <w:b/>
          <w:bCs/>
          <w:i w:val="0"/>
          <w:iCs w:val="0"/>
        </w:rPr>
      </w:pPr>
      <w:ins w:id="1929" w:author="Eriksson Tina" w:date="2025-06-24T09:19:00Z" w16du:dateUtc="2025-06-24T07:19:00Z">
        <w:r w:rsidRPr="006F1808">
          <w:rPr>
            <w:rStyle w:val="Diskretbetoning"/>
            <w:b/>
            <w:bCs/>
            <w:i w:val="0"/>
            <w:iCs w:val="0"/>
          </w:rPr>
          <w:t>Processteg</w:t>
        </w:r>
      </w:ins>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397"/>
        <w:gridCol w:w="4281"/>
        <w:gridCol w:w="1961"/>
      </w:tblGrid>
      <w:tr w:rsidR="005C650A" w:rsidRPr="006F1808" w14:paraId="3FD2919F" w14:textId="77777777" w:rsidTr="00140B91">
        <w:trPr>
          <w:trHeight w:val="43"/>
          <w:ins w:id="1930" w:author="Eriksson Tina" w:date="2025-06-24T09:19:00Z" w16du:dateUtc="2025-06-24T07:19:00Z"/>
        </w:trPr>
        <w:tc>
          <w:tcPr>
            <w:tcW w:w="2093" w:type="dxa"/>
            <w:shd w:val="clear" w:color="auto" w:fill="A33662" w:themeFill="accent1"/>
          </w:tcPr>
          <w:p w14:paraId="4A58E1A5" w14:textId="77777777" w:rsidR="005C650A" w:rsidRPr="006F1808" w:rsidRDefault="005C650A" w:rsidP="00140B91">
            <w:pPr>
              <w:pStyle w:val="Tabellrubrik"/>
              <w:rPr>
                <w:ins w:id="1931" w:author="Eriksson Tina" w:date="2025-06-24T09:19:00Z" w16du:dateUtc="2025-06-24T07:19:00Z"/>
              </w:rPr>
            </w:pPr>
            <w:ins w:id="1932" w:author="Eriksson Tina" w:date="2025-06-24T09:19:00Z" w16du:dateUtc="2025-06-24T07:19:00Z">
              <w:r w:rsidRPr="006F1808">
                <w:t>PROCESSTEG</w:t>
              </w:r>
            </w:ins>
          </w:p>
        </w:tc>
        <w:tc>
          <w:tcPr>
            <w:tcW w:w="4281" w:type="dxa"/>
            <w:shd w:val="clear" w:color="auto" w:fill="A33662" w:themeFill="accent1"/>
          </w:tcPr>
          <w:p w14:paraId="4ED54E3B" w14:textId="77777777" w:rsidR="005C650A" w:rsidRPr="006F1808" w:rsidRDefault="005C650A" w:rsidP="00140B91">
            <w:pPr>
              <w:pStyle w:val="Tabellrubrik"/>
              <w:rPr>
                <w:ins w:id="1933" w:author="Eriksson Tina" w:date="2025-06-24T09:19:00Z" w16du:dateUtc="2025-06-24T07:19:00Z"/>
              </w:rPr>
            </w:pPr>
            <w:ins w:id="1934" w:author="Eriksson Tina" w:date="2025-06-24T09:19:00Z" w16du:dateUtc="2025-06-24T07:19:00Z">
              <w:r w:rsidRPr="006F1808">
                <w:t>bESKRIVNING</w:t>
              </w:r>
            </w:ins>
          </w:p>
        </w:tc>
        <w:tc>
          <w:tcPr>
            <w:tcW w:w="1961" w:type="dxa"/>
            <w:shd w:val="clear" w:color="auto" w:fill="A33662" w:themeFill="accent1"/>
          </w:tcPr>
          <w:p w14:paraId="68271EB9" w14:textId="77777777" w:rsidR="005C650A" w:rsidRPr="006F1808" w:rsidRDefault="005C650A" w:rsidP="00140B91">
            <w:pPr>
              <w:pStyle w:val="Tabellrubrik"/>
              <w:rPr>
                <w:ins w:id="1935" w:author="Eriksson Tina" w:date="2025-06-24T09:19:00Z" w16du:dateUtc="2025-06-24T07:19:00Z"/>
              </w:rPr>
            </w:pPr>
            <w:ins w:id="1936" w:author="Eriksson Tina" w:date="2025-06-24T09:19:00Z" w16du:dateUtc="2025-06-24T07:19:00Z">
              <w:r w:rsidRPr="006F1808">
                <w:t>KOMMENTAR</w:t>
              </w:r>
            </w:ins>
          </w:p>
        </w:tc>
      </w:tr>
      <w:tr w:rsidR="006F1808" w:rsidRPr="006F1808" w14:paraId="2F70E687" w14:textId="77777777" w:rsidTr="00140B91">
        <w:trPr>
          <w:trHeight w:val="286"/>
          <w:ins w:id="1937" w:author="Eriksson Tina" w:date="2025-06-24T09:19:00Z" w16du:dateUtc="2025-06-24T07:19:00Z"/>
        </w:trPr>
        <w:tc>
          <w:tcPr>
            <w:tcW w:w="2093" w:type="dxa"/>
            <w:tcBorders>
              <w:bottom w:val="single" w:sz="4" w:space="0" w:color="A33662" w:themeColor="accent1"/>
              <w:right w:val="single" w:sz="24" w:space="0" w:color="FFFFFF" w:themeColor="background1"/>
            </w:tcBorders>
          </w:tcPr>
          <w:p w14:paraId="0C29689E" w14:textId="7AC3B124" w:rsidR="005C650A" w:rsidRPr="006F1808" w:rsidRDefault="005C650A" w:rsidP="005C650A">
            <w:pPr>
              <w:rPr>
                <w:ins w:id="1938" w:author="Eriksson Tina" w:date="2025-06-24T09:19:00Z" w16du:dateUtc="2025-06-24T07:19:00Z"/>
                <w:color w:val="098394"/>
              </w:rPr>
            </w:pPr>
            <w:ins w:id="1939" w:author="Eriksson Tina" w:date="2025-06-24T09:20:00Z" w16du:dateUtc="2025-06-24T07:20:00Z">
              <w:r w:rsidRPr="006F1808">
                <w:rPr>
                  <w:rFonts w:cstheme="minorHAnsi"/>
                </w:rPr>
                <w:t>Läggs in på avdelning</w:t>
              </w:r>
            </w:ins>
          </w:p>
        </w:tc>
        <w:tc>
          <w:tcPr>
            <w:tcW w:w="4281" w:type="dxa"/>
            <w:tcBorders>
              <w:left w:val="single" w:sz="24" w:space="0" w:color="FFFFFF" w:themeColor="background1"/>
              <w:bottom w:val="single" w:sz="4" w:space="0" w:color="A33662" w:themeColor="accent1"/>
              <w:right w:val="single" w:sz="24" w:space="0" w:color="FFFFFF" w:themeColor="background1"/>
            </w:tcBorders>
          </w:tcPr>
          <w:p w14:paraId="2B9F1F6F" w14:textId="16BE556D" w:rsidR="005C650A" w:rsidRPr="006F1808" w:rsidRDefault="005C650A" w:rsidP="005C650A">
            <w:pPr>
              <w:rPr>
                <w:ins w:id="1940" w:author="Eriksson Tina" w:date="2025-06-24T09:19:00Z" w16du:dateUtc="2025-06-24T07:19:00Z"/>
                <w:color w:val="098394"/>
              </w:rPr>
            </w:pPr>
            <w:ins w:id="1941" w:author="Eriksson Tina" w:date="2025-06-24T09:20:00Z" w16du:dateUtc="2025-06-24T07:20:00Z">
              <w:r w:rsidRPr="006F1808">
                <w:rPr>
                  <w:rFonts w:cstheme="minorHAnsi"/>
                </w:rPr>
                <w:t>Patienten läggs in på en avdelning</w:t>
              </w:r>
            </w:ins>
          </w:p>
        </w:tc>
        <w:tc>
          <w:tcPr>
            <w:tcW w:w="1961" w:type="dxa"/>
            <w:tcBorders>
              <w:left w:val="single" w:sz="24" w:space="0" w:color="FFFFFF" w:themeColor="background1"/>
              <w:bottom w:val="single" w:sz="4" w:space="0" w:color="A33662" w:themeColor="accent1"/>
              <w:right w:val="single" w:sz="24" w:space="0" w:color="FFFFFF" w:themeColor="background1"/>
            </w:tcBorders>
          </w:tcPr>
          <w:p w14:paraId="1285BB58" w14:textId="77777777" w:rsidR="005C650A" w:rsidRPr="006F1808" w:rsidRDefault="005C650A" w:rsidP="005C650A">
            <w:pPr>
              <w:rPr>
                <w:ins w:id="1942" w:author="Eriksson Tina" w:date="2025-06-24T09:19:00Z" w16du:dateUtc="2025-06-24T07:19:00Z"/>
                <w:color w:val="098394"/>
              </w:rPr>
            </w:pPr>
          </w:p>
        </w:tc>
      </w:tr>
      <w:tr w:rsidR="006F1808" w:rsidRPr="006F1808" w14:paraId="163376DA" w14:textId="77777777" w:rsidTr="00140B91">
        <w:trPr>
          <w:trHeight w:val="586"/>
          <w:ins w:id="1943" w:author="Eriksson Tina" w:date="2025-06-24T09:19:00Z" w16du:dateUtc="2025-06-24T07:19:00Z"/>
        </w:trPr>
        <w:tc>
          <w:tcPr>
            <w:tcW w:w="2093" w:type="dxa"/>
            <w:tcBorders>
              <w:top w:val="single" w:sz="4" w:space="0" w:color="A33662" w:themeColor="accent1"/>
              <w:bottom w:val="single" w:sz="4" w:space="0" w:color="A33662" w:themeColor="accent1"/>
              <w:right w:val="single" w:sz="24" w:space="0" w:color="FFFFFF" w:themeColor="background1"/>
            </w:tcBorders>
          </w:tcPr>
          <w:p w14:paraId="19488E6E" w14:textId="0F7CC892" w:rsidR="005C650A" w:rsidRPr="006F1808" w:rsidRDefault="005C650A" w:rsidP="005C650A">
            <w:pPr>
              <w:rPr>
                <w:ins w:id="1944" w:author="Eriksson Tina" w:date="2025-06-24T09:19:00Z" w16du:dateUtc="2025-06-24T07:19:00Z"/>
                <w:color w:val="098394"/>
              </w:rPr>
            </w:pPr>
            <w:ins w:id="1945" w:author="Eriksson Tina" w:date="2025-06-24T09:20:00Z" w16du:dateUtc="2025-06-24T07:20:00Z">
              <w:r w:rsidRPr="006F1808">
                <w:rPr>
                  <w:rFonts w:cstheme="minorHAnsi"/>
                </w:rPr>
                <w:t xml:space="preserve">Bedömer behov av fast vårdkontakt inom primärvården </w:t>
              </w:r>
            </w:ins>
          </w:p>
        </w:tc>
        <w:tc>
          <w:tcPr>
            <w:tcW w:w="428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F8CCD15" w14:textId="17525C43" w:rsidR="005C650A" w:rsidRPr="006F1808" w:rsidRDefault="005C650A" w:rsidP="005C650A">
            <w:pPr>
              <w:rPr>
                <w:ins w:id="1946" w:author="Eriksson Tina" w:date="2025-06-24T09:19:00Z" w16du:dateUtc="2025-06-24T07:19:00Z"/>
                <w:color w:val="098394"/>
              </w:rPr>
            </w:pPr>
            <w:ins w:id="1947" w:author="Eriksson Tina" w:date="2025-06-24T09:20:00Z" w16du:dateUtc="2025-06-24T07:20:00Z">
              <w:r w:rsidRPr="006F1808">
                <w:rPr>
                  <w:rFonts w:cstheme="minorHAnsi"/>
                </w:rPr>
                <w:t>Hälso- och sjukvårdspersonalen bedömer att patienten vid utskrivning behöver insatser från primärvården.</w:t>
              </w:r>
            </w:ins>
          </w:p>
        </w:tc>
        <w:tc>
          <w:tcPr>
            <w:tcW w:w="196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7A45E2B" w14:textId="77777777" w:rsidR="005C650A" w:rsidRPr="006F1808" w:rsidRDefault="005C650A" w:rsidP="005C650A">
            <w:pPr>
              <w:rPr>
                <w:ins w:id="1948" w:author="Eriksson Tina" w:date="2025-06-24T09:19:00Z" w16du:dateUtc="2025-06-24T07:19:00Z"/>
                <w:color w:val="098394"/>
              </w:rPr>
            </w:pPr>
          </w:p>
        </w:tc>
      </w:tr>
      <w:tr w:rsidR="006F1808" w:rsidRPr="006F1808" w14:paraId="058C83AA" w14:textId="77777777" w:rsidTr="00140B91">
        <w:trPr>
          <w:trHeight w:val="866"/>
          <w:ins w:id="1949" w:author="Eriksson Tina" w:date="2025-06-24T09:19:00Z" w16du:dateUtc="2025-06-24T07:19:00Z"/>
        </w:trPr>
        <w:tc>
          <w:tcPr>
            <w:tcW w:w="2093" w:type="dxa"/>
            <w:tcBorders>
              <w:top w:val="single" w:sz="4" w:space="0" w:color="A33662" w:themeColor="accent1"/>
              <w:bottom w:val="single" w:sz="4" w:space="0" w:color="A33662" w:themeColor="accent1"/>
              <w:right w:val="single" w:sz="24" w:space="0" w:color="FFFFFF" w:themeColor="background1"/>
            </w:tcBorders>
          </w:tcPr>
          <w:p w14:paraId="69E48B78" w14:textId="12D9B6B2" w:rsidR="005C650A" w:rsidRPr="006F1808" w:rsidRDefault="005C650A" w:rsidP="005C650A">
            <w:pPr>
              <w:rPr>
                <w:ins w:id="1950" w:author="Eriksson Tina" w:date="2025-06-24T09:19:00Z" w16du:dateUtc="2025-06-24T07:19:00Z"/>
              </w:rPr>
            </w:pPr>
            <w:ins w:id="1951" w:author="Eriksson Tina" w:date="2025-06-24T09:20:00Z" w16du:dateUtc="2025-06-24T07:20:00Z">
              <w:r w:rsidRPr="006F1808">
                <w:rPr>
                  <w:rFonts w:cstheme="minorHAnsi"/>
                </w:rPr>
                <w:t>Informerar patienten</w:t>
              </w:r>
            </w:ins>
          </w:p>
        </w:tc>
        <w:tc>
          <w:tcPr>
            <w:tcW w:w="428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FC75EC5" w14:textId="6737D61B" w:rsidR="005C650A" w:rsidRPr="006F1808" w:rsidRDefault="005C650A" w:rsidP="005C650A">
            <w:pPr>
              <w:rPr>
                <w:ins w:id="1952" w:author="Eriksson Tina" w:date="2025-06-24T09:19:00Z" w16du:dateUtc="2025-06-24T07:19:00Z"/>
              </w:rPr>
            </w:pPr>
            <w:ins w:id="1953" w:author="Eriksson Tina" w:date="2025-06-24T09:20:00Z" w16du:dateUtc="2025-06-24T07:20:00Z">
              <w:r w:rsidRPr="006F1808">
                <w:rPr>
                  <w:rFonts w:cstheme="minorHAnsi"/>
                </w:rPr>
                <w:t>Ger information till patienten om att fast vårdkontakt ska utses i primärvården</w:t>
              </w:r>
            </w:ins>
          </w:p>
        </w:tc>
        <w:tc>
          <w:tcPr>
            <w:tcW w:w="196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E8BA627" w14:textId="77777777" w:rsidR="005C650A" w:rsidRPr="006F1808" w:rsidRDefault="005C650A" w:rsidP="005C650A">
            <w:pPr>
              <w:rPr>
                <w:ins w:id="1954" w:author="Eriksson Tina" w:date="2025-06-24T09:19:00Z" w16du:dateUtc="2025-06-24T07:19:00Z"/>
              </w:rPr>
            </w:pPr>
          </w:p>
        </w:tc>
      </w:tr>
      <w:tr w:rsidR="006F1808" w:rsidRPr="006F1808" w14:paraId="509EAA19" w14:textId="77777777" w:rsidTr="00140B91">
        <w:trPr>
          <w:trHeight w:val="595"/>
          <w:ins w:id="1955" w:author="Eriksson Tina" w:date="2025-06-24T09:19:00Z" w16du:dateUtc="2025-06-24T07:19:00Z"/>
        </w:trPr>
        <w:tc>
          <w:tcPr>
            <w:tcW w:w="2093" w:type="dxa"/>
            <w:tcBorders>
              <w:top w:val="single" w:sz="4" w:space="0" w:color="A33662" w:themeColor="accent1"/>
              <w:bottom w:val="single" w:sz="4" w:space="0" w:color="A33662" w:themeColor="accent1"/>
              <w:right w:val="single" w:sz="24" w:space="0" w:color="FFFFFF" w:themeColor="background1"/>
            </w:tcBorders>
          </w:tcPr>
          <w:p w14:paraId="21A8D5C1" w14:textId="612A1CD1" w:rsidR="005C650A" w:rsidRPr="006F1808" w:rsidRDefault="005C650A" w:rsidP="005C650A">
            <w:pPr>
              <w:rPr>
                <w:ins w:id="1956" w:author="Eriksson Tina" w:date="2025-06-24T09:19:00Z" w16du:dateUtc="2025-06-24T07:19:00Z"/>
              </w:rPr>
            </w:pPr>
            <w:ins w:id="1957" w:author="Eriksson Tina" w:date="2025-06-24T09:20:00Z" w16du:dateUtc="2025-06-24T07:20:00Z">
              <w:r w:rsidRPr="006F1808">
                <w:rPr>
                  <w:rFonts w:cstheme="minorHAnsi"/>
                </w:rPr>
                <w:t>Dokumenterar att patienten avböjt erbjudande om fast vårdkontakt</w:t>
              </w:r>
            </w:ins>
          </w:p>
        </w:tc>
        <w:tc>
          <w:tcPr>
            <w:tcW w:w="428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51CFF63" w14:textId="527290E7" w:rsidR="005C650A" w:rsidRPr="006F1808" w:rsidRDefault="005C650A" w:rsidP="005C650A">
            <w:pPr>
              <w:rPr>
                <w:ins w:id="1958" w:author="Eriksson Tina" w:date="2025-06-24T09:19:00Z" w16du:dateUtc="2025-06-24T07:19:00Z"/>
              </w:rPr>
            </w:pPr>
            <w:ins w:id="1959" w:author="Eriksson Tina" w:date="2025-06-24T09:20:00Z" w16du:dateUtc="2025-06-24T07:20:00Z">
              <w:r w:rsidRPr="006F1808">
                <w:rPr>
                  <w:rFonts w:cstheme="minorHAnsi"/>
                </w:rPr>
                <w:t>Om patienten avböjer fast vårdkontakt ska detta dokumenteras</w:t>
              </w:r>
            </w:ins>
          </w:p>
        </w:tc>
        <w:tc>
          <w:tcPr>
            <w:tcW w:w="196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47E7499" w14:textId="77777777" w:rsidR="005C650A" w:rsidRPr="006F1808" w:rsidRDefault="005C650A" w:rsidP="005C650A">
            <w:pPr>
              <w:rPr>
                <w:ins w:id="1960" w:author="Eriksson Tina" w:date="2025-06-24T09:19:00Z" w16du:dateUtc="2025-06-24T07:19:00Z"/>
              </w:rPr>
            </w:pPr>
          </w:p>
        </w:tc>
      </w:tr>
      <w:tr w:rsidR="005C650A" w:rsidRPr="006F1808" w14:paraId="0D49C4AC" w14:textId="77777777" w:rsidTr="00140B91">
        <w:trPr>
          <w:trHeight w:val="577"/>
          <w:ins w:id="1961" w:author="Eriksson Tina" w:date="2025-06-24T09:19:00Z" w16du:dateUtc="2025-06-24T07:19:00Z"/>
        </w:trPr>
        <w:tc>
          <w:tcPr>
            <w:tcW w:w="2093" w:type="dxa"/>
            <w:tcBorders>
              <w:top w:val="single" w:sz="4" w:space="0" w:color="A33662" w:themeColor="accent1"/>
              <w:bottom w:val="single" w:sz="4" w:space="0" w:color="A33662" w:themeColor="accent1"/>
              <w:right w:val="single" w:sz="24" w:space="0" w:color="FFFFFF" w:themeColor="background1"/>
            </w:tcBorders>
          </w:tcPr>
          <w:p w14:paraId="53E4334E" w14:textId="475AEEE4" w:rsidR="005C650A" w:rsidRPr="006F1808" w:rsidRDefault="005C650A" w:rsidP="005C650A">
            <w:pPr>
              <w:rPr>
                <w:ins w:id="1962" w:author="Eriksson Tina" w:date="2025-06-24T09:19:00Z" w16du:dateUtc="2025-06-24T07:19:00Z"/>
                <w:rFonts w:cstheme="minorHAnsi"/>
              </w:rPr>
            </w:pPr>
            <w:ins w:id="1963" w:author="Eriksson Tina" w:date="2025-06-24T09:20:00Z" w16du:dateUtc="2025-06-24T07:20:00Z">
              <w:r w:rsidRPr="006F1808">
                <w:rPr>
                  <w:rFonts w:cstheme="minorHAnsi"/>
                </w:rPr>
                <w:t>Dokumenterar att patienten avböjt erbjudande om fast vårdkontakt</w:t>
              </w:r>
            </w:ins>
          </w:p>
        </w:tc>
        <w:tc>
          <w:tcPr>
            <w:tcW w:w="428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4911511" w14:textId="2EA052CC" w:rsidR="005C650A" w:rsidRPr="006F1808" w:rsidRDefault="005C650A" w:rsidP="005C650A">
            <w:pPr>
              <w:rPr>
                <w:ins w:id="1964" w:author="Eriksson Tina" w:date="2025-06-24T09:19:00Z" w16du:dateUtc="2025-06-24T07:19:00Z"/>
                <w:rStyle w:val="Rubrik2Char"/>
                <w:lang w:val="sv-SE"/>
              </w:rPr>
            </w:pPr>
            <w:ins w:id="1965" w:author="Eriksson Tina" w:date="2025-06-24T09:20:00Z" w16du:dateUtc="2025-06-24T07:20:00Z">
              <w:r w:rsidRPr="006F1808">
                <w:rPr>
                  <w:rFonts w:cstheme="minorHAnsi"/>
                </w:rPr>
                <w:t>Om patienten avböjer fast vårdkontakt ska detta dokumenteras</w:t>
              </w:r>
            </w:ins>
          </w:p>
        </w:tc>
        <w:tc>
          <w:tcPr>
            <w:tcW w:w="196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CE2364B" w14:textId="77777777" w:rsidR="005C650A" w:rsidRPr="006F1808" w:rsidRDefault="005C650A" w:rsidP="005C650A">
            <w:pPr>
              <w:rPr>
                <w:ins w:id="1966" w:author="Eriksson Tina" w:date="2025-06-24T09:19:00Z" w16du:dateUtc="2025-06-24T07:19:00Z"/>
              </w:rPr>
            </w:pPr>
          </w:p>
        </w:tc>
      </w:tr>
      <w:tr w:rsidR="005C650A" w:rsidRPr="006F1808" w14:paraId="45184C9D" w14:textId="77777777" w:rsidTr="00140B91">
        <w:trPr>
          <w:trHeight w:val="581"/>
          <w:ins w:id="1967" w:author="Eriksson Tina" w:date="2025-06-24T09:19:00Z" w16du:dateUtc="2025-06-24T07:19:00Z"/>
        </w:trPr>
        <w:tc>
          <w:tcPr>
            <w:tcW w:w="2093" w:type="dxa"/>
            <w:tcBorders>
              <w:top w:val="single" w:sz="4" w:space="0" w:color="A33662" w:themeColor="accent1"/>
              <w:bottom w:val="single" w:sz="4" w:space="0" w:color="A33662" w:themeColor="accent1"/>
              <w:right w:val="single" w:sz="24" w:space="0" w:color="FFFFFF" w:themeColor="background1"/>
            </w:tcBorders>
          </w:tcPr>
          <w:p w14:paraId="620AC3D6" w14:textId="0F18E16C" w:rsidR="005C650A" w:rsidRPr="006F1808" w:rsidRDefault="005C650A" w:rsidP="005C650A">
            <w:pPr>
              <w:rPr>
                <w:ins w:id="1968" w:author="Eriksson Tina" w:date="2025-06-24T09:19:00Z" w16du:dateUtc="2025-06-24T07:19:00Z"/>
                <w:rFonts w:cstheme="minorHAnsi"/>
              </w:rPr>
            </w:pPr>
            <w:ins w:id="1969" w:author="Eriksson Tina" w:date="2025-06-24T09:20:00Z" w16du:dateUtc="2025-06-24T07:20:00Z">
              <w:r w:rsidRPr="006F1808">
                <w:t>Skapar och skickar ett inskrivningsmeddelande</w:t>
              </w:r>
            </w:ins>
          </w:p>
        </w:tc>
        <w:tc>
          <w:tcPr>
            <w:tcW w:w="428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207E246" w14:textId="5775C82A" w:rsidR="005C650A" w:rsidRPr="006F1808" w:rsidRDefault="005C650A" w:rsidP="005C650A">
            <w:pPr>
              <w:rPr>
                <w:ins w:id="1970" w:author="Eriksson Tina" w:date="2025-06-24T09:19:00Z" w16du:dateUtc="2025-06-24T07:19:00Z"/>
                <w:rStyle w:val="Rubrik2Char"/>
                <w:lang w:val="sv-SE"/>
              </w:rPr>
            </w:pPr>
            <w:ins w:id="1971" w:author="Eriksson Tina" w:date="2025-06-24T09:20:00Z" w16du:dateUtc="2025-06-24T07:20:00Z">
              <w:r w:rsidRPr="006F1808">
                <w:rPr>
                  <w:rFonts w:cstheme="minorHAnsi"/>
                </w:rPr>
                <w:t>Hälso- och sjukvårdspersonalen skapar ett inskrivningsmeddelande och skickar detta till primärvården</w:t>
              </w:r>
            </w:ins>
          </w:p>
        </w:tc>
        <w:tc>
          <w:tcPr>
            <w:tcW w:w="196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3808919" w14:textId="77777777" w:rsidR="005C650A" w:rsidRPr="006F1808" w:rsidRDefault="005C650A" w:rsidP="005C650A">
            <w:pPr>
              <w:rPr>
                <w:ins w:id="1972" w:author="Eriksson Tina" w:date="2025-06-24T09:19:00Z" w16du:dateUtc="2025-06-24T07:19:00Z"/>
              </w:rPr>
            </w:pPr>
          </w:p>
        </w:tc>
      </w:tr>
      <w:tr w:rsidR="005C650A" w:rsidRPr="006F1808" w14:paraId="2F609A22" w14:textId="77777777" w:rsidTr="00140B91">
        <w:trPr>
          <w:trHeight w:val="591"/>
          <w:ins w:id="1973" w:author="Eriksson Tina" w:date="2025-06-24T09:19:00Z" w16du:dateUtc="2025-06-24T07:19:00Z"/>
        </w:trPr>
        <w:tc>
          <w:tcPr>
            <w:tcW w:w="2093" w:type="dxa"/>
            <w:tcBorders>
              <w:top w:val="single" w:sz="4" w:space="0" w:color="A33662" w:themeColor="accent1"/>
              <w:bottom w:val="single" w:sz="4" w:space="0" w:color="A33662" w:themeColor="accent1"/>
              <w:right w:val="single" w:sz="24" w:space="0" w:color="FFFFFF" w:themeColor="background1"/>
            </w:tcBorders>
          </w:tcPr>
          <w:p w14:paraId="503FF648" w14:textId="23A1A75B" w:rsidR="005C650A" w:rsidRPr="006F1808" w:rsidRDefault="005C650A" w:rsidP="005C650A">
            <w:pPr>
              <w:rPr>
                <w:ins w:id="1974" w:author="Eriksson Tina" w:date="2025-06-24T09:19:00Z" w16du:dateUtc="2025-06-24T07:19:00Z"/>
                <w:rFonts w:cstheme="minorHAnsi"/>
              </w:rPr>
            </w:pPr>
            <w:ins w:id="1975" w:author="Eriksson Tina" w:date="2025-06-24T09:20:00Z" w16du:dateUtc="2025-06-24T07:20:00Z">
              <w:r w:rsidRPr="006F1808">
                <w:t>Ta emot inskrivningsmeddelande</w:t>
              </w:r>
            </w:ins>
          </w:p>
        </w:tc>
        <w:tc>
          <w:tcPr>
            <w:tcW w:w="428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0D7FA6E" w14:textId="408C9743" w:rsidR="005C650A" w:rsidRPr="006F1808" w:rsidRDefault="005C650A" w:rsidP="005C650A">
            <w:pPr>
              <w:rPr>
                <w:ins w:id="1976" w:author="Eriksson Tina" w:date="2025-06-24T09:19:00Z" w16du:dateUtc="2025-06-24T07:19:00Z"/>
                <w:rStyle w:val="Rubrik2Char"/>
                <w:lang w:val="sv-SE"/>
              </w:rPr>
            </w:pPr>
            <w:ins w:id="1977" w:author="Eriksson Tina" w:date="2025-06-24T09:20:00Z" w16du:dateUtc="2025-06-24T07:20:00Z">
              <w:r w:rsidRPr="006F1808">
                <w:rPr>
                  <w:rFonts w:cstheme="minorHAnsi"/>
                </w:rPr>
                <w:t xml:space="preserve">Hälso- och sjukvårdspersonalen inom primärvården tar emot ett inskrivningsmeddelande </w:t>
              </w:r>
            </w:ins>
          </w:p>
        </w:tc>
        <w:tc>
          <w:tcPr>
            <w:tcW w:w="196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8AF125F" w14:textId="77777777" w:rsidR="005C650A" w:rsidRPr="006F1808" w:rsidRDefault="005C650A" w:rsidP="005C650A">
            <w:pPr>
              <w:rPr>
                <w:ins w:id="1978" w:author="Eriksson Tina" w:date="2025-06-24T09:19:00Z" w16du:dateUtc="2025-06-24T07:19:00Z"/>
              </w:rPr>
            </w:pPr>
          </w:p>
        </w:tc>
      </w:tr>
      <w:tr w:rsidR="005C650A" w:rsidRPr="006F1808" w14:paraId="30D59A8D" w14:textId="77777777" w:rsidTr="00140B91">
        <w:trPr>
          <w:trHeight w:val="1240"/>
          <w:ins w:id="1979" w:author="Eriksson Tina" w:date="2025-06-24T09:19:00Z" w16du:dateUtc="2025-06-24T07:19:00Z"/>
        </w:trPr>
        <w:tc>
          <w:tcPr>
            <w:tcW w:w="2093" w:type="dxa"/>
            <w:tcBorders>
              <w:top w:val="single" w:sz="4" w:space="0" w:color="A33662" w:themeColor="accent1"/>
              <w:bottom w:val="single" w:sz="4" w:space="0" w:color="A33662" w:themeColor="accent1"/>
              <w:right w:val="single" w:sz="24" w:space="0" w:color="FFFFFF" w:themeColor="background1"/>
            </w:tcBorders>
          </w:tcPr>
          <w:p w14:paraId="2805D91A" w14:textId="79C408C5" w:rsidR="005C650A" w:rsidRPr="006F1808" w:rsidRDefault="005C650A" w:rsidP="005C650A">
            <w:pPr>
              <w:rPr>
                <w:ins w:id="1980" w:author="Eriksson Tina" w:date="2025-06-24T09:19:00Z" w16du:dateUtc="2025-06-24T07:19:00Z"/>
                <w:rFonts w:cstheme="minorHAnsi"/>
              </w:rPr>
            </w:pPr>
            <w:ins w:id="1981" w:author="Eriksson Tina" w:date="2025-06-24T09:20:00Z" w16du:dateUtc="2025-06-24T07:20:00Z">
              <w:r w:rsidRPr="006F1808">
                <w:rPr>
                  <w:rFonts w:cstheme="minorHAnsi"/>
                </w:rPr>
                <w:t>Utser fast vårdkontakt</w:t>
              </w:r>
            </w:ins>
          </w:p>
        </w:tc>
        <w:tc>
          <w:tcPr>
            <w:tcW w:w="428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366909E" w14:textId="14DF7F51" w:rsidR="005C650A" w:rsidRPr="006F1808" w:rsidRDefault="005C650A" w:rsidP="005C650A">
            <w:pPr>
              <w:rPr>
                <w:ins w:id="1982" w:author="Eriksson Tina" w:date="2025-06-24T09:19:00Z" w16du:dateUtc="2025-06-24T07:19:00Z"/>
                <w:rStyle w:val="Rubrik2Char"/>
                <w:lang w:val="sv-SE"/>
              </w:rPr>
            </w:pPr>
            <w:ins w:id="1983" w:author="Eriksson Tina" w:date="2025-06-24T09:20:00Z" w16du:dateUtc="2025-06-24T07:20:00Z">
              <w:r w:rsidRPr="006F1808">
                <w:rPr>
                  <w:rStyle w:val="ui-provider"/>
                </w:rPr>
                <w:t>Hälso- och sjukvårdspersonal utser en namngiven fast vårdkontakt till patienten</w:t>
              </w:r>
            </w:ins>
          </w:p>
        </w:tc>
        <w:tc>
          <w:tcPr>
            <w:tcW w:w="196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C6AC88" w14:textId="77777777" w:rsidR="005C650A" w:rsidRPr="006F1808" w:rsidRDefault="005C650A" w:rsidP="005C650A">
            <w:pPr>
              <w:rPr>
                <w:ins w:id="1984" w:author="Eriksson Tina" w:date="2025-06-24T09:19:00Z" w16du:dateUtc="2025-06-24T07:19:00Z"/>
              </w:rPr>
            </w:pPr>
          </w:p>
        </w:tc>
      </w:tr>
      <w:tr w:rsidR="005C650A" w:rsidRPr="006F1808" w14:paraId="2EA851DA" w14:textId="77777777" w:rsidTr="00140B91">
        <w:trPr>
          <w:trHeight w:val="1240"/>
          <w:ins w:id="1985" w:author="Eriksson Tina" w:date="2025-06-24T09:20:00Z" w16du:dateUtc="2025-06-24T07:20:00Z"/>
        </w:trPr>
        <w:tc>
          <w:tcPr>
            <w:tcW w:w="2093" w:type="dxa"/>
            <w:tcBorders>
              <w:top w:val="single" w:sz="4" w:space="0" w:color="A33662" w:themeColor="accent1"/>
              <w:bottom w:val="single" w:sz="4" w:space="0" w:color="A33662" w:themeColor="accent1"/>
              <w:right w:val="single" w:sz="24" w:space="0" w:color="FFFFFF" w:themeColor="background1"/>
            </w:tcBorders>
          </w:tcPr>
          <w:p w14:paraId="3D1816CF" w14:textId="0A58D172" w:rsidR="005C650A" w:rsidRPr="006F1808" w:rsidRDefault="005C650A" w:rsidP="005C650A">
            <w:pPr>
              <w:rPr>
                <w:ins w:id="1986" w:author="Eriksson Tina" w:date="2025-06-24T09:20:00Z" w16du:dateUtc="2025-06-24T07:20:00Z"/>
                <w:rFonts w:cstheme="minorHAnsi"/>
              </w:rPr>
            </w:pPr>
            <w:ins w:id="1987" w:author="Eriksson Tina" w:date="2025-06-24T09:20:00Z" w16du:dateUtc="2025-06-24T07:20:00Z">
              <w:r w:rsidRPr="006F1808">
                <w:rPr>
                  <w:rFonts w:cstheme="minorHAnsi"/>
                </w:rPr>
                <w:t>Dokumenterar fast vårdkontakt</w:t>
              </w:r>
            </w:ins>
          </w:p>
        </w:tc>
        <w:tc>
          <w:tcPr>
            <w:tcW w:w="428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02FD8D7" w14:textId="0C67AD34" w:rsidR="005C650A" w:rsidRPr="006F1808" w:rsidRDefault="005C650A" w:rsidP="005C650A">
            <w:pPr>
              <w:rPr>
                <w:ins w:id="1988" w:author="Eriksson Tina" w:date="2025-06-24T09:20:00Z" w16du:dateUtc="2025-06-24T07:20:00Z"/>
                <w:rStyle w:val="Rubrik2Char"/>
                <w:lang w:val="sv-SE"/>
                <w:rPrChange w:id="1989" w:author="Eriksson Tina" w:date="2025-06-24T17:00:00Z" w16du:dateUtc="2025-06-24T15:00:00Z">
                  <w:rPr>
                    <w:ins w:id="1990" w:author="Eriksson Tina" w:date="2025-06-24T09:20:00Z" w16du:dateUtc="2025-06-24T07:20:00Z"/>
                    <w:rStyle w:val="Rubrik2Char"/>
                  </w:rPr>
                </w:rPrChange>
              </w:rPr>
            </w:pPr>
            <w:ins w:id="1991" w:author="Eriksson Tina" w:date="2025-06-24T09:20:00Z" w16du:dateUtc="2025-06-24T07:20:00Z">
              <w:r w:rsidRPr="006F1808">
                <w:rPr>
                  <w:rStyle w:val="ui-provider"/>
                </w:rPr>
                <w:t>Dokumentation av vem som utsetts till patientens fasta vårdkontakt.</w:t>
              </w:r>
            </w:ins>
          </w:p>
        </w:tc>
        <w:tc>
          <w:tcPr>
            <w:tcW w:w="196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69EA18C" w14:textId="77777777" w:rsidR="005C650A" w:rsidRPr="006F1808" w:rsidRDefault="005C650A" w:rsidP="005C650A">
            <w:pPr>
              <w:rPr>
                <w:ins w:id="1992" w:author="Eriksson Tina" w:date="2025-06-24T09:20:00Z" w16du:dateUtc="2025-06-24T07:20:00Z"/>
              </w:rPr>
            </w:pPr>
          </w:p>
        </w:tc>
      </w:tr>
      <w:tr w:rsidR="005C650A" w:rsidRPr="006F1808" w14:paraId="4B15090D" w14:textId="77777777" w:rsidTr="00140B91">
        <w:trPr>
          <w:trHeight w:val="1240"/>
          <w:ins w:id="1993" w:author="Eriksson Tina" w:date="2025-06-24T09:20:00Z" w16du:dateUtc="2025-06-24T07:20:00Z"/>
        </w:trPr>
        <w:tc>
          <w:tcPr>
            <w:tcW w:w="2093" w:type="dxa"/>
            <w:tcBorders>
              <w:top w:val="single" w:sz="4" w:space="0" w:color="A33662" w:themeColor="accent1"/>
              <w:bottom w:val="single" w:sz="4" w:space="0" w:color="A33662" w:themeColor="accent1"/>
              <w:right w:val="single" w:sz="24" w:space="0" w:color="FFFFFF" w:themeColor="background1"/>
            </w:tcBorders>
          </w:tcPr>
          <w:p w14:paraId="08CCFE81" w14:textId="01091FCD" w:rsidR="005C650A" w:rsidRPr="006F1808" w:rsidRDefault="005C650A" w:rsidP="005C650A">
            <w:pPr>
              <w:rPr>
                <w:ins w:id="1994" w:author="Eriksson Tina" w:date="2025-06-24T09:20:00Z" w16du:dateUtc="2025-06-24T07:20:00Z"/>
                <w:rFonts w:cstheme="minorHAnsi"/>
              </w:rPr>
            </w:pPr>
            <w:ins w:id="1995" w:author="Eriksson Tina" w:date="2025-06-24T09:20:00Z" w16du:dateUtc="2025-06-24T07:20:00Z">
              <w:r w:rsidRPr="006F1808">
                <w:rPr>
                  <w:rFonts w:cstheme="minorHAnsi"/>
                </w:rPr>
                <w:t>Meddelar patienten</w:t>
              </w:r>
            </w:ins>
          </w:p>
        </w:tc>
        <w:tc>
          <w:tcPr>
            <w:tcW w:w="428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4C4426" w14:textId="5615BA69" w:rsidR="005C650A" w:rsidRPr="006F1808" w:rsidRDefault="005C650A" w:rsidP="005C650A">
            <w:pPr>
              <w:rPr>
                <w:ins w:id="1996" w:author="Eriksson Tina" w:date="2025-06-24T09:20:00Z" w16du:dateUtc="2025-06-24T07:20:00Z"/>
                <w:rStyle w:val="Rubrik2Char"/>
                <w:lang w:val="sv-SE"/>
                <w:rPrChange w:id="1997" w:author="Eriksson Tina" w:date="2025-06-24T17:00:00Z" w16du:dateUtc="2025-06-24T15:00:00Z">
                  <w:rPr>
                    <w:ins w:id="1998" w:author="Eriksson Tina" w:date="2025-06-24T09:20:00Z" w16du:dateUtc="2025-06-24T07:20:00Z"/>
                    <w:rStyle w:val="Rubrik2Char"/>
                  </w:rPr>
                </w:rPrChange>
              </w:rPr>
            </w:pPr>
            <w:ins w:id="1999" w:author="Eriksson Tina" w:date="2025-06-24T09:20:00Z" w16du:dateUtc="2025-06-24T07:20:00Z">
              <w:r w:rsidRPr="006F1808">
                <w:rPr>
                  <w:rStyle w:val="ui-provider"/>
                </w:rPr>
                <w:t>Om det inte är tillräckligt med att visa informationen om fast vårdkontakt på 1177 så meddelas patienten separat om vem som är utsedd till fast vårdkontakt</w:t>
              </w:r>
            </w:ins>
          </w:p>
        </w:tc>
        <w:tc>
          <w:tcPr>
            <w:tcW w:w="196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7DF42DD" w14:textId="77777777" w:rsidR="005C650A" w:rsidRPr="006F1808" w:rsidRDefault="005C650A" w:rsidP="005C650A">
            <w:pPr>
              <w:rPr>
                <w:ins w:id="2000" w:author="Eriksson Tina" w:date="2025-06-24T09:20:00Z" w16du:dateUtc="2025-06-24T07:20:00Z"/>
              </w:rPr>
            </w:pPr>
          </w:p>
        </w:tc>
      </w:tr>
    </w:tbl>
    <w:p w14:paraId="0D96CF18" w14:textId="77777777" w:rsidR="005C650A" w:rsidRPr="006F1808" w:rsidRDefault="005C650A" w:rsidP="005C650A">
      <w:pPr>
        <w:rPr>
          <w:ins w:id="2001" w:author="Eriksson Tina" w:date="2025-06-24T09:19:00Z" w16du:dateUtc="2025-06-24T07:19:00Z"/>
          <w:rStyle w:val="Diskretbetoning"/>
          <w:i w:val="0"/>
          <w:iCs w:val="0"/>
          <w:color w:val="098394"/>
        </w:rPr>
      </w:pPr>
    </w:p>
    <w:p w14:paraId="28A73E48" w14:textId="77777777" w:rsidR="005C650A" w:rsidRPr="006F1808" w:rsidRDefault="005C650A" w:rsidP="005C650A">
      <w:pPr>
        <w:pStyle w:val="Numreradrubrik3"/>
        <w:rPr>
          <w:ins w:id="2002" w:author="Eriksson Tina" w:date="2025-06-24T09:22:00Z" w16du:dateUtc="2025-06-24T07:22:00Z"/>
          <w:lang w:val="sv-SE"/>
          <w:rPrChange w:id="2003" w:author="Eriksson Tina" w:date="2025-06-24T17:00:00Z" w16du:dateUtc="2025-06-24T15:00:00Z">
            <w:rPr>
              <w:ins w:id="2004" w:author="Eriksson Tina" w:date="2025-06-24T09:22:00Z" w16du:dateUtc="2025-06-24T07:22:00Z"/>
              <w:b/>
              <w:bCs/>
            </w:rPr>
          </w:rPrChange>
        </w:rPr>
        <w:pPrChange w:id="2005" w:author="Eriksson Tina" w:date="2025-06-24T09:22:00Z" w16du:dateUtc="2025-06-24T07:22:00Z">
          <w:pPr/>
        </w:pPrChange>
      </w:pPr>
      <w:ins w:id="2006" w:author="Eriksson Tina" w:date="2025-06-24T09:22:00Z">
        <w:r w:rsidRPr="006F1808">
          <w:rPr>
            <w:lang w:val="sv-SE"/>
            <w:rPrChange w:id="2007" w:author="Eriksson Tina" w:date="2025-06-24T17:00:00Z" w16du:dateUtc="2025-06-24T15:00:00Z">
              <w:rPr>
                <w:b/>
                <w:bCs/>
              </w:rPr>
            </w:rPrChange>
          </w:rPr>
          <w:t>Tilldelning av fast vårdkontakt vid livshotande tillstånd</w:t>
        </w:r>
      </w:ins>
    </w:p>
    <w:p w14:paraId="5AB0E2D5" w14:textId="0BD00915" w:rsidR="005C650A" w:rsidRPr="006F1808" w:rsidRDefault="005C650A" w:rsidP="005C650A">
      <w:pPr>
        <w:rPr>
          <w:ins w:id="2008" w:author="Eriksson Tina" w:date="2025-06-24T09:23:00Z" w16du:dateUtc="2025-06-24T07:23:00Z"/>
        </w:rPr>
      </w:pPr>
      <w:ins w:id="2009" w:author="Eriksson Tina" w:date="2025-06-24T09:22:00Z">
        <w:r w:rsidRPr="006F1808">
          <w:t>Vid livshotande tillstånd ska en legitimerad läkare utses till fast vårdkontakt.</w:t>
        </w:r>
      </w:ins>
    </w:p>
    <w:p w14:paraId="0BB7E726" w14:textId="77777777" w:rsidR="005C650A" w:rsidRPr="006F1808" w:rsidRDefault="005C650A" w:rsidP="005C650A">
      <w:pPr>
        <w:rPr>
          <w:ins w:id="2010" w:author="Eriksson Tina" w:date="2025-06-24T09:23:00Z" w16du:dateUtc="2025-06-24T07:23:00Z"/>
        </w:rPr>
      </w:pPr>
    </w:p>
    <w:p w14:paraId="436553F0" w14:textId="07225D9C" w:rsidR="005C650A" w:rsidRPr="006F1808" w:rsidRDefault="005C650A" w:rsidP="005C650A">
      <w:pPr>
        <w:rPr>
          <w:ins w:id="2011" w:author="Eriksson Tina" w:date="2025-06-24T09:22:00Z" w16du:dateUtc="2025-06-24T07:22:00Z"/>
        </w:rPr>
      </w:pPr>
      <w:ins w:id="2012" w:author="Eriksson Tina" w:date="2025-06-24T09:23:00Z" w16du:dateUtc="2025-06-24T07:23:00Z">
        <w:r w:rsidRPr="006F1808">
          <w:drawing>
            <wp:inline distT="0" distB="0" distL="0" distR="0" wp14:anchorId="4C6DD4E8" wp14:editId="68BC0999">
              <wp:extent cx="5759450" cy="2332990"/>
              <wp:effectExtent l="0" t="0" r="0" b="0"/>
              <wp:docPr id="2060465033" name="Bildobjekt 1" descr="En bild som visar diagram, skärmbild, text, tecknad seri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65033" name="Bildobjekt 1" descr="En bild som visar diagram, skärmbild, text, tecknad serie&#10;&#10;AI-genererat innehåll kan vara felaktigt."/>
                      <pic:cNvPicPr/>
                    </pic:nvPicPr>
                    <pic:blipFill>
                      <a:blip r:embed="rId23"/>
                      <a:stretch>
                        <a:fillRect/>
                      </a:stretch>
                    </pic:blipFill>
                    <pic:spPr>
                      <a:xfrm>
                        <a:off x="0" y="0"/>
                        <a:ext cx="5759450" cy="2332990"/>
                      </a:xfrm>
                      <a:prstGeom prst="rect">
                        <a:avLst/>
                      </a:prstGeom>
                    </pic:spPr>
                  </pic:pic>
                </a:graphicData>
              </a:graphic>
            </wp:inline>
          </w:drawing>
        </w:r>
      </w:ins>
    </w:p>
    <w:p w14:paraId="4EFAFE8A" w14:textId="2C51502D" w:rsidR="005C650A" w:rsidRPr="006F1808" w:rsidRDefault="005C650A" w:rsidP="005C650A">
      <w:pPr>
        <w:rPr>
          <w:ins w:id="2013" w:author="Eriksson Tina" w:date="2025-06-24T09:22:00Z" w16du:dateUtc="2025-06-24T07:22:00Z"/>
        </w:rPr>
      </w:pPr>
    </w:p>
    <w:p w14:paraId="0E03C2F6" w14:textId="77777777" w:rsidR="005C650A" w:rsidRPr="006F1808" w:rsidRDefault="005C650A" w:rsidP="005C650A">
      <w:pPr>
        <w:keepNext/>
        <w:jc w:val="center"/>
        <w:rPr>
          <w:ins w:id="2014" w:author="Eriksson Tina" w:date="2025-06-24T09:22:00Z" w16du:dateUtc="2025-06-24T07:22:00Z"/>
        </w:rPr>
      </w:pPr>
    </w:p>
    <w:p w14:paraId="415B0E24" w14:textId="77777777" w:rsidR="005C650A" w:rsidRPr="006F1808" w:rsidRDefault="005C650A" w:rsidP="005C650A">
      <w:pPr>
        <w:pStyle w:val="Beskrivning"/>
        <w:jc w:val="center"/>
        <w:rPr>
          <w:ins w:id="2015" w:author="Eriksson Tina" w:date="2025-06-24T09:22:00Z" w16du:dateUtc="2025-06-24T07:22:00Z"/>
        </w:rPr>
      </w:pPr>
      <w:ins w:id="2016" w:author="Eriksson Tina" w:date="2025-06-24T09:22:00Z" w16du:dateUtc="2025-06-24T07:22:00Z">
        <w:r w:rsidRPr="006F1808">
          <w:t>Figur 3 Tilldelning av fast vårdkontakt i enlighet med lag om samverkan vid utskrivning</w:t>
        </w:r>
      </w:ins>
    </w:p>
    <w:p w14:paraId="2093BBA9" w14:textId="77777777" w:rsidR="005C650A" w:rsidRPr="006F1808" w:rsidRDefault="005C650A" w:rsidP="005C650A">
      <w:pPr>
        <w:rPr>
          <w:ins w:id="2017" w:author="Eriksson Tina" w:date="2025-06-24T09:22:00Z" w16du:dateUtc="2025-06-24T07:22:00Z"/>
          <w:color w:val="098394"/>
          <w:rPrChange w:id="2018" w:author="Eriksson Tina" w:date="2025-06-24T17:00:00Z" w16du:dateUtc="2025-06-24T15:00:00Z">
            <w:rPr>
              <w:ins w:id="2019" w:author="Eriksson Tina" w:date="2025-06-24T09:22:00Z" w16du:dateUtc="2025-06-24T07:22:00Z"/>
              <w:i/>
              <w:iCs/>
              <w:color w:val="098394"/>
            </w:rPr>
          </w:rPrChange>
        </w:rPr>
      </w:pPr>
    </w:p>
    <w:p w14:paraId="5E92FABD" w14:textId="77777777" w:rsidR="005C650A" w:rsidRPr="006F1808" w:rsidRDefault="005C650A" w:rsidP="005C650A">
      <w:pPr>
        <w:rPr>
          <w:ins w:id="2020" w:author="Eriksson Tina" w:date="2025-06-24T09:22:00Z" w16du:dateUtc="2025-06-24T07:22:00Z"/>
          <w:rStyle w:val="Diskretbetoning"/>
          <w:b/>
          <w:bCs/>
          <w:i w:val="0"/>
          <w:iCs w:val="0"/>
        </w:rPr>
      </w:pPr>
      <w:ins w:id="2021" w:author="Eriksson Tina" w:date="2025-06-24T09:22:00Z" w16du:dateUtc="2025-06-24T07:22:00Z">
        <w:r w:rsidRPr="006F1808">
          <w:rPr>
            <w:rStyle w:val="Diskretbetoning"/>
            <w:b/>
            <w:bCs/>
            <w:i w:val="0"/>
            <w:iCs w:val="0"/>
          </w:rPr>
          <w:t>Aktörer</w:t>
        </w:r>
      </w:ins>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729"/>
        <w:gridCol w:w="2774"/>
        <w:gridCol w:w="2782"/>
      </w:tblGrid>
      <w:tr w:rsidR="006F1808" w:rsidRPr="006F1808" w14:paraId="397271BE" w14:textId="77777777" w:rsidTr="00140B91">
        <w:trPr>
          <w:trHeight w:val="21"/>
          <w:ins w:id="2022" w:author="Eriksson Tina" w:date="2025-06-24T09:22:00Z" w16du:dateUtc="2025-06-24T07:22:00Z"/>
        </w:trPr>
        <w:tc>
          <w:tcPr>
            <w:tcW w:w="2729" w:type="dxa"/>
            <w:shd w:val="clear" w:color="auto" w:fill="A33662" w:themeFill="accent1"/>
          </w:tcPr>
          <w:p w14:paraId="47AA1547" w14:textId="77777777" w:rsidR="005C650A" w:rsidRPr="006F1808" w:rsidRDefault="005C650A" w:rsidP="00140B91">
            <w:pPr>
              <w:pStyle w:val="Tabellrubrik"/>
              <w:rPr>
                <w:ins w:id="2023" w:author="Eriksson Tina" w:date="2025-06-24T09:22:00Z" w16du:dateUtc="2025-06-24T07:22:00Z"/>
              </w:rPr>
            </w:pPr>
            <w:ins w:id="2024" w:author="Eriksson Tina" w:date="2025-06-24T09:22:00Z" w16du:dateUtc="2025-06-24T07:22:00Z">
              <w:r w:rsidRPr="006F1808">
                <w:t>Aktör</w:t>
              </w:r>
            </w:ins>
          </w:p>
        </w:tc>
        <w:tc>
          <w:tcPr>
            <w:tcW w:w="2774" w:type="dxa"/>
            <w:shd w:val="clear" w:color="auto" w:fill="A33662" w:themeFill="accent1"/>
          </w:tcPr>
          <w:p w14:paraId="62FF1EDB" w14:textId="77777777" w:rsidR="005C650A" w:rsidRPr="006F1808" w:rsidRDefault="005C650A" w:rsidP="00140B91">
            <w:pPr>
              <w:pStyle w:val="Tabellrubrik"/>
              <w:rPr>
                <w:ins w:id="2025" w:author="Eriksson Tina" w:date="2025-06-24T09:22:00Z" w16du:dateUtc="2025-06-24T07:22:00Z"/>
              </w:rPr>
            </w:pPr>
            <w:ins w:id="2026" w:author="Eriksson Tina" w:date="2025-06-24T09:22:00Z" w16du:dateUtc="2025-06-24T07:22:00Z">
              <w:r w:rsidRPr="006F1808">
                <w:t>bESKRIVNING</w:t>
              </w:r>
            </w:ins>
          </w:p>
        </w:tc>
        <w:tc>
          <w:tcPr>
            <w:tcW w:w="2782" w:type="dxa"/>
            <w:shd w:val="clear" w:color="auto" w:fill="A33662" w:themeFill="accent1"/>
          </w:tcPr>
          <w:p w14:paraId="704F9E22" w14:textId="77777777" w:rsidR="005C650A" w:rsidRPr="006F1808" w:rsidRDefault="005C650A" w:rsidP="00140B91">
            <w:pPr>
              <w:pStyle w:val="Tabellrubrik"/>
              <w:rPr>
                <w:ins w:id="2027" w:author="Eriksson Tina" w:date="2025-06-24T09:22:00Z" w16du:dateUtc="2025-06-24T07:22:00Z"/>
              </w:rPr>
            </w:pPr>
            <w:ins w:id="2028" w:author="Eriksson Tina" w:date="2025-06-24T09:22:00Z" w16du:dateUtc="2025-06-24T07:22:00Z">
              <w:r w:rsidRPr="006F1808">
                <w:t>KOMMENTAR</w:t>
              </w:r>
            </w:ins>
          </w:p>
        </w:tc>
      </w:tr>
      <w:tr w:rsidR="006F1808" w:rsidRPr="006F1808" w14:paraId="130EA646" w14:textId="77777777" w:rsidTr="00140B91">
        <w:trPr>
          <w:trHeight w:val="711"/>
          <w:ins w:id="2029" w:author="Eriksson Tina" w:date="2025-06-24T09:22:00Z" w16du:dateUtc="2025-06-24T07:22:00Z"/>
        </w:trPr>
        <w:tc>
          <w:tcPr>
            <w:tcW w:w="2729" w:type="dxa"/>
            <w:tcBorders>
              <w:bottom w:val="single" w:sz="4" w:space="0" w:color="A33662" w:themeColor="accent1"/>
              <w:right w:val="single" w:sz="24" w:space="0" w:color="FFFFFF" w:themeColor="background1"/>
            </w:tcBorders>
          </w:tcPr>
          <w:p w14:paraId="7682555F" w14:textId="1D5C535D" w:rsidR="005C650A" w:rsidRPr="006F1808" w:rsidRDefault="005C650A" w:rsidP="005C650A">
            <w:pPr>
              <w:rPr>
                <w:ins w:id="2030" w:author="Eriksson Tina" w:date="2025-06-24T09:22:00Z" w16du:dateUtc="2025-06-24T07:22:00Z"/>
                <w:color w:val="098394"/>
              </w:rPr>
            </w:pPr>
            <w:ins w:id="2031" w:author="Eriksson Tina" w:date="2025-06-24T09:23:00Z" w16du:dateUtc="2025-06-24T07:23:00Z">
              <w:r w:rsidRPr="006F1808">
                <w:rPr>
                  <w:rFonts w:cstheme="minorHAnsi"/>
                </w:rPr>
                <w:t>Hälso- och sjukvårdspersonal</w:t>
              </w:r>
            </w:ins>
          </w:p>
        </w:tc>
        <w:tc>
          <w:tcPr>
            <w:tcW w:w="2774" w:type="dxa"/>
            <w:tcBorders>
              <w:left w:val="single" w:sz="24" w:space="0" w:color="FFFFFF" w:themeColor="background1"/>
              <w:bottom w:val="single" w:sz="4" w:space="0" w:color="A33662" w:themeColor="accent1"/>
              <w:right w:val="single" w:sz="24" w:space="0" w:color="FFFFFF" w:themeColor="background1"/>
            </w:tcBorders>
          </w:tcPr>
          <w:p w14:paraId="01120511" w14:textId="10324A8B" w:rsidR="005C650A" w:rsidRPr="006F1808" w:rsidRDefault="005C650A" w:rsidP="005C650A">
            <w:pPr>
              <w:rPr>
                <w:ins w:id="2032" w:author="Eriksson Tina" w:date="2025-06-24T09:22:00Z" w16du:dateUtc="2025-06-24T07:22:00Z"/>
                <w:color w:val="098394"/>
              </w:rPr>
            </w:pPr>
            <w:ins w:id="2033" w:author="Eriksson Tina" w:date="2025-06-24T09:23:00Z" w16du:dateUtc="2025-06-24T07:23:00Z">
              <w:r w:rsidRPr="006F1808">
                <w:rPr>
                  <w:rFonts w:ascii="Arial" w:hAnsi="Arial" w:cs="Arial"/>
                  <w:color w:val="262626"/>
                  <w:shd w:val="clear" w:color="auto" w:fill="FFFFFF"/>
                </w:rPr>
                <w:t>person eller personer som i sitt yrke utför hälso- och sjukvård</w:t>
              </w:r>
            </w:ins>
          </w:p>
        </w:tc>
        <w:tc>
          <w:tcPr>
            <w:tcW w:w="2782" w:type="dxa"/>
            <w:tcBorders>
              <w:left w:val="single" w:sz="24" w:space="0" w:color="FFFFFF" w:themeColor="background1"/>
              <w:bottom w:val="single" w:sz="4" w:space="0" w:color="A33662" w:themeColor="accent1"/>
              <w:right w:val="single" w:sz="24" w:space="0" w:color="FFFFFF" w:themeColor="background1"/>
            </w:tcBorders>
          </w:tcPr>
          <w:p w14:paraId="2B5911DA" w14:textId="77777777" w:rsidR="005C650A" w:rsidRPr="006F1808" w:rsidRDefault="005C650A" w:rsidP="005C650A">
            <w:pPr>
              <w:rPr>
                <w:ins w:id="2034" w:author="Eriksson Tina" w:date="2025-06-24T09:22:00Z" w16du:dateUtc="2025-06-24T07:22:00Z"/>
                <w:color w:val="098394"/>
              </w:rPr>
            </w:pPr>
          </w:p>
        </w:tc>
      </w:tr>
      <w:tr w:rsidR="005C650A" w:rsidRPr="006F1808" w14:paraId="6033493C" w14:textId="77777777" w:rsidTr="00140B91">
        <w:trPr>
          <w:trHeight w:val="784"/>
          <w:ins w:id="2035" w:author="Eriksson Tina" w:date="2025-06-24T09:22:00Z" w16du:dateUtc="2025-06-24T07:22:00Z"/>
        </w:trPr>
        <w:tc>
          <w:tcPr>
            <w:tcW w:w="2729" w:type="dxa"/>
            <w:tcBorders>
              <w:top w:val="single" w:sz="4" w:space="0" w:color="A33662" w:themeColor="accent1"/>
              <w:bottom w:val="single" w:sz="4" w:space="0" w:color="A33662" w:themeColor="accent1"/>
              <w:right w:val="single" w:sz="24" w:space="0" w:color="FFFFFF" w:themeColor="background1"/>
            </w:tcBorders>
          </w:tcPr>
          <w:p w14:paraId="340D94C0" w14:textId="7FE1379B" w:rsidR="005C650A" w:rsidRPr="006F1808" w:rsidRDefault="005C650A" w:rsidP="005C650A">
            <w:pPr>
              <w:rPr>
                <w:ins w:id="2036" w:author="Eriksson Tina" w:date="2025-06-24T09:22:00Z" w16du:dateUtc="2025-06-24T07:22:00Z"/>
                <w:color w:val="098394"/>
              </w:rPr>
            </w:pPr>
            <w:ins w:id="2037" w:author="Eriksson Tina" w:date="2025-06-24T09:23:00Z" w16du:dateUtc="2025-06-24T07:23:00Z">
              <w:r w:rsidRPr="006F1808">
                <w:t>Patient</w:t>
              </w:r>
            </w:ins>
          </w:p>
        </w:tc>
        <w:tc>
          <w:tcPr>
            <w:tcW w:w="277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EEA2D9D" w14:textId="77777777" w:rsidR="005C650A" w:rsidRPr="006F1808" w:rsidRDefault="005C650A" w:rsidP="005C650A">
            <w:pPr>
              <w:rPr>
                <w:ins w:id="2038" w:author="Eriksson Tina" w:date="2025-06-24T09:23:00Z" w16du:dateUtc="2025-06-24T07:23:00Z"/>
                <w:rStyle w:val="ui-provider"/>
              </w:rPr>
            </w:pPr>
            <w:ins w:id="2039" w:author="Eriksson Tina" w:date="2025-06-24T09:23:00Z" w16du:dateUtc="2025-06-24T07:23:00Z">
              <w:r w:rsidRPr="006F1808">
                <w:rPr>
                  <w:rStyle w:val="ui-provider"/>
                </w:rPr>
                <w:t>person som erhåller eller är registrerad för att erhålla hälso- och sjukvård</w:t>
              </w:r>
            </w:ins>
          </w:p>
          <w:p w14:paraId="08104642" w14:textId="7E1F3967" w:rsidR="005C650A" w:rsidRPr="006F1808" w:rsidRDefault="005C650A" w:rsidP="005C650A">
            <w:pPr>
              <w:rPr>
                <w:ins w:id="2040" w:author="Eriksson Tina" w:date="2025-06-24T09:22:00Z" w16du:dateUtc="2025-06-24T07:22:00Z"/>
              </w:rPr>
            </w:pPr>
          </w:p>
        </w:tc>
        <w:tc>
          <w:tcPr>
            <w:tcW w:w="278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3640C28" w14:textId="77777777" w:rsidR="005C650A" w:rsidRPr="006F1808" w:rsidRDefault="005C650A" w:rsidP="005C650A">
            <w:pPr>
              <w:rPr>
                <w:ins w:id="2041" w:author="Eriksson Tina" w:date="2025-06-24T09:22:00Z" w16du:dateUtc="2025-06-24T07:22:00Z"/>
                <w:color w:val="098394"/>
              </w:rPr>
            </w:pPr>
          </w:p>
        </w:tc>
      </w:tr>
      <w:tr w:rsidR="005C650A" w:rsidRPr="006F1808" w14:paraId="4562EE3F" w14:textId="77777777" w:rsidTr="00140B91">
        <w:trPr>
          <w:trHeight w:val="784"/>
          <w:ins w:id="2042" w:author="Eriksson Tina" w:date="2025-06-24T09:23:00Z" w16du:dateUtc="2025-06-24T07:23:00Z"/>
        </w:trPr>
        <w:tc>
          <w:tcPr>
            <w:tcW w:w="2729" w:type="dxa"/>
            <w:tcBorders>
              <w:top w:val="single" w:sz="4" w:space="0" w:color="A33662" w:themeColor="accent1"/>
              <w:bottom w:val="single" w:sz="4" w:space="0" w:color="A33662" w:themeColor="accent1"/>
              <w:right w:val="single" w:sz="24" w:space="0" w:color="FFFFFF" w:themeColor="background1"/>
            </w:tcBorders>
          </w:tcPr>
          <w:p w14:paraId="6C4971FC" w14:textId="7F5AC2F8" w:rsidR="005C650A" w:rsidRPr="006F1808" w:rsidRDefault="005C650A" w:rsidP="005C650A">
            <w:pPr>
              <w:rPr>
                <w:ins w:id="2043" w:author="Eriksson Tina" w:date="2025-06-24T09:23:00Z" w16du:dateUtc="2025-06-24T07:23:00Z"/>
              </w:rPr>
            </w:pPr>
            <w:ins w:id="2044" w:author="Eriksson Tina" w:date="2025-06-24T09:23:00Z" w16du:dateUtc="2025-06-24T07:23:00Z">
              <w:r w:rsidRPr="006F1808">
                <w:t>Anhöriga</w:t>
              </w:r>
            </w:ins>
          </w:p>
        </w:tc>
        <w:tc>
          <w:tcPr>
            <w:tcW w:w="277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8A6D458" w14:textId="57F6AD5C" w:rsidR="005C650A" w:rsidRPr="006F1808" w:rsidRDefault="005C650A" w:rsidP="005C650A">
            <w:pPr>
              <w:rPr>
                <w:ins w:id="2045" w:author="Eriksson Tina" w:date="2025-06-24T09:23:00Z" w16du:dateUtc="2025-06-24T07:23:00Z"/>
                <w:rStyle w:val="Rubrik2Char"/>
                <w:lang w:val="sv-SE"/>
                <w:rPrChange w:id="2046" w:author="Eriksson Tina" w:date="2025-06-24T17:00:00Z" w16du:dateUtc="2025-06-24T15:00:00Z">
                  <w:rPr>
                    <w:ins w:id="2047" w:author="Eriksson Tina" w:date="2025-06-24T09:23:00Z" w16du:dateUtc="2025-06-24T07:23:00Z"/>
                    <w:rStyle w:val="Rubrik2Char"/>
                  </w:rPr>
                </w:rPrChange>
              </w:rPr>
            </w:pPr>
            <w:ins w:id="2048" w:author="Eriksson Tina" w:date="2025-06-24T09:23:00Z" w16du:dateUtc="2025-06-24T07:23:00Z">
              <w:r w:rsidRPr="006F1808">
                <w:rPr>
                  <w:rFonts w:ascii="Arial" w:hAnsi="Arial" w:cs="Arial"/>
                  <w:color w:val="262626"/>
                  <w:shd w:val="clear" w:color="auto" w:fill="FFFFFF"/>
                </w:rPr>
                <w:t>person inom familjen eller bland de närmaste släktingarna</w:t>
              </w:r>
            </w:ins>
          </w:p>
        </w:tc>
        <w:tc>
          <w:tcPr>
            <w:tcW w:w="278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32D214B" w14:textId="77777777" w:rsidR="005C650A" w:rsidRPr="006F1808" w:rsidRDefault="005C650A" w:rsidP="005C650A">
            <w:pPr>
              <w:rPr>
                <w:ins w:id="2049" w:author="Eriksson Tina" w:date="2025-06-24T09:23:00Z" w16du:dateUtc="2025-06-24T07:23:00Z"/>
                <w:color w:val="098394"/>
              </w:rPr>
            </w:pPr>
          </w:p>
        </w:tc>
      </w:tr>
    </w:tbl>
    <w:p w14:paraId="2A8D7E35" w14:textId="77777777" w:rsidR="005C650A" w:rsidRPr="006F1808" w:rsidRDefault="005C650A" w:rsidP="005C650A">
      <w:pPr>
        <w:rPr>
          <w:ins w:id="2050" w:author="Eriksson Tina" w:date="2025-06-24T09:22:00Z" w16du:dateUtc="2025-06-24T07:22:00Z"/>
          <w:rStyle w:val="Diskretbetoning"/>
          <w:i w:val="0"/>
          <w:iCs w:val="0"/>
          <w:color w:val="098394"/>
        </w:rPr>
      </w:pPr>
    </w:p>
    <w:p w14:paraId="112F70F4" w14:textId="77777777" w:rsidR="005C650A" w:rsidRPr="006F1808" w:rsidRDefault="005C650A" w:rsidP="005C650A">
      <w:pPr>
        <w:rPr>
          <w:ins w:id="2051" w:author="Eriksson Tina" w:date="2025-06-24T09:22:00Z" w16du:dateUtc="2025-06-24T07:22:00Z"/>
          <w:rStyle w:val="Diskretbetoning"/>
          <w:b/>
          <w:bCs/>
          <w:i w:val="0"/>
          <w:iCs w:val="0"/>
        </w:rPr>
      </w:pPr>
      <w:ins w:id="2052" w:author="Eriksson Tina" w:date="2025-06-24T09:22:00Z" w16du:dateUtc="2025-06-24T07:22:00Z">
        <w:r w:rsidRPr="006F1808">
          <w:rPr>
            <w:rStyle w:val="Diskretbetoning"/>
            <w:b/>
            <w:bCs/>
            <w:i w:val="0"/>
            <w:iCs w:val="0"/>
          </w:rPr>
          <w:t>Processteg</w:t>
        </w:r>
      </w:ins>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397"/>
        <w:gridCol w:w="4281"/>
        <w:gridCol w:w="1961"/>
      </w:tblGrid>
      <w:tr w:rsidR="006F1808" w:rsidRPr="006F1808" w14:paraId="174FB220" w14:textId="77777777" w:rsidTr="00D616AC">
        <w:trPr>
          <w:trHeight w:val="43"/>
          <w:ins w:id="2053" w:author="Eriksson Tina" w:date="2025-06-24T09:22:00Z" w16du:dateUtc="2025-06-24T07:22:00Z"/>
        </w:trPr>
        <w:tc>
          <w:tcPr>
            <w:tcW w:w="2397" w:type="dxa"/>
            <w:shd w:val="clear" w:color="auto" w:fill="A33662" w:themeFill="accent1"/>
          </w:tcPr>
          <w:p w14:paraId="640CEEDF" w14:textId="77777777" w:rsidR="005C650A" w:rsidRPr="006F1808" w:rsidRDefault="005C650A" w:rsidP="00140B91">
            <w:pPr>
              <w:pStyle w:val="Tabellrubrik"/>
              <w:rPr>
                <w:ins w:id="2054" w:author="Eriksson Tina" w:date="2025-06-24T09:22:00Z" w16du:dateUtc="2025-06-24T07:22:00Z"/>
              </w:rPr>
            </w:pPr>
            <w:ins w:id="2055" w:author="Eriksson Tina" w:date="2025-06-24T09:22:00Z" w16du:dateUtc="2025-06-24T07:22:00Z">
              <w:r w:rsidRPr="006F1808">
                <w:t>PROCESSTEG</w:t>
              </w:r>
            </w:ins>
          </w:p>
        </w:tc>
        <w:tc>
          <w:tcPr>
            <w:tcW w:w="4281" w:type="dxa"/>
            <w:shd w:val="clear" w:color="auto" w:fill="A33662" w:themeFill="accent1"/>
          </w:tcPr>
          <w:p w14:paraId="5F34BD9F" w14:textId="77777777" w:rsidR="005C650A" w:rsidRPr="006F1808" w:rsidRDefault="005C650A" w:rsidP="00140B91">
            <w:pPr>
              <w:pStyle w:val="Tabellrubrik"/>
              <w:rPr>
                <w:ins w:id="2056" w:author="Eriksson Tina" w:date="2025-06-24T09:22:00Z" w16du:dateUtc="2025-06-24T07:22:00Z"/>
              </w:rPr>
            </w:pPr>
            <w:ins w:id="2057" w:author="Eriksson Tina" w:date="2025-06-24T09:22:00Z" w16du:dateUtc="2025-06-24T07:22:00Z">
              <w:r w:rsidRPr="006F1808">
                <w:t>bESKRIVNING</w:t>
              </w:r>
            </w:ins>
          </w:p>
        </w:tc>
        <w:tc>
          <w:tcPr>
            <w:tcW w:w="1961" w:type="dxa"/>
            <w:shd w:val="clear" w:color="auto" w:fill="A33662" w:themeFill="accent1"/>
          </w:tcPr>
          <w:p w14:paraId="055B6A16" w14:textId="77777777" w:rsidR="005C650A" w:rsidRPr="006F1808" w:rsidRDefault="005C650A" w:rsidP="00140B91">
            <w:pPr>
              <w:pStyle w:val="Tabellrubrik"/>
              <w:rPr>
                <w:ins w:id="2058" w:author="Eriksson Tina" w:date="2025-06-24T09:22:00Z" w16du:dateUtc="2025-06-24T07:22:00Z"/>
              </w:rPr>
            </w:pPr>
            <w:ins w:id="2059" w:author="Eriksson Tina" w:date="2025-06-24T09:22:00Z" w16du:dateUtc="2025-06-24T07:22:00Z">
              <w:r w:rsidRPr="006F1808">
                <w:t>KOMMENTAR</w:t>
              </w:r>
            </w:ins>
          </w:p>
        </w:tc>
      </w:tr>
      <w:tr w:rsidR="00D616AC" w:rsidRPr="006F1808" w14:paraId="650C2D3F" w14:textId="77777777" w:rsidTr="00D616AC">
        <w:trPr>
          <w:trHeight w:val="286"/>
          <w:ins w:id="2060" w:author="Eriksson Tina" w:date="2025-06-24T09:22:00Z" w16du:dateUtc="2025-06-24T07:22:00Z"/>
        </w:trPr>
        <w:tc>
          <w:tcPr>
            <w:tcW w:w="2397" w:type="dxa"/>
            <w:tcBorders>
              <w:bottom w:val="single" w:sz="4" w:space="0" w:color="A33662" w:themeColor="accent1"/>
              <w:right w:val="single" w:sz="24" w:space="0" w:color="FFFFFF" w:themeColor="background1"/>
            </w:tcBorders>
          </w:tcPr>
          <w:p w14:paraId="17E4C95D" w14:textId="507217B2" w:rsidR="00D616AC" w:rsidRPr="006F1808" w:rsidRDefault="00D616AC" w:rsidP="00D616AC">
            <w:pPr>
              <w:rPr>
                <w:ins w:id="2061" w:author="Eriksson Tina" w:date="2025-06-24T09:22:00Z" w16du:dateUtc="2025-06-24T07:22:00Z"/>
                <w:color w:val="098394"/>
              </w:rPr>
            </w:pPr>
            <w:ins w:id="2062" w:author="Eriksson Tina" w:date="2025-06-24T16:43:00Z" w16du:dateUtc="2025-06-24T14:43:00Z">
              <w:r w:rsidRPr="006F1808">
                <w:rPr>
                  <w:rFonts w:cstheme="minorHAnsi"/>
                </w:rPr>
                <w:t>Bedömning att patientens tillstånd är livshotande och behov av fast vårdkontakt finns</w:t>
              </w:r>
            </w:ins>
          </w:p>
        </w:tc>
        <w:tc>
          <w:tcPr>
            <w:tcW w:w="4281" w:type="dxa"/>
            <w:tcBorders>
              <w:left w:val="single" w:sz="24" w:space="0" w:color="FFFFFF" w:themeColor="background1"/>
              <w:bottom w:val="single" w:sz="4" w:space="0" w:color="A33662" w:themeColor="accent1"/>
              <w:right w:val="single" w:sz="24" w:space="0" w:color="FFFFFF" w:themeColor="background1"/>
            </w:tcBorders>
          </w:tcPr>
          <w:p w14:paraId="3F0DB154" w14:textId="62C9B0B9" w:rsidR="00D616AC" w:rsidRPr="006F1808" w:rsidRDefault="00D616AC" w:rsidP="00D616AC">
            <w:pPr>
              <w:rPr>
                <w:ins w:id="2063" w:author="Eriksson Tina" w:date="2025-06-24T09:22:00Z" w16du:dateUtc="2025-06-24T07:22:00Z"/>
                <w:color w:val="098394"/>
              </w:rPr>
            </w:pPr>
            <w:ins w:id="2064" w:author="Eriksson Tina" w:date="2025-06-24T16:43:00Z" w16du:dateUtc="2025-06-24T14:43:00Z">
              <w:r w:rsidRPr="006F1808">
                <w:rPr>
                  <w:rFonts w:cstheme="minorHAnsi"/>
                </w:rPr>
                <w:t>Om patientens tillstånd bedöms livshotande ska en fast vårdkontakt utses. Den fasta vårdkontakten ska vara en legitimerad läkare.</w:t>
              </w:r>
            </w:ins>
          </w:p>
        </w:tc>
        <w:tc>
          <w:tcPr>
            <w:tcW w:w="1961" w:type="dxa"/>
            <w:tcBorders>
              <w:left w:val="single" w:sz="24" w:space="0" w:color="FFFFFF" w:themeColor="background1"/>
              <w:bottom w:val="single" w:sz="4" w:space="0" w:color="A33662" w:themeColor="accent1"/>
              <w:right w:val="single" w:sz="24" w:space="0" w:color="FFFFFF" w:themeColor="background1"/>
            </w:tcBorders>
          </w:tcPr>
          <w:p w14:paraId="0B58B45E" w14:textId="77777777" w:rsidR="00D616AC" w:rsidRPr="006F1808" w:rsidRDefault="00D616AC" w:rsidP="00D616AC">
            <w:pPr>
              <w:rPr>
                <w:ins w:id="2065" w:author="Eriksson Tina" w:date="2025-06-24T09:22:00Z" w16du:dateUtc="2025-06-24T07:22:00Z"/>
                <w:color w:val="098394"/>
              </w:rPr>
            </w:pPr>
          </w:p>
        </w:tc>
      </w:tr>
      <w:tr w:rsidR="00D616AC" w:rsidRPr="006F1808" w14:paraId="5C390A10" w14:textId="77777777" w:rsidTr="00D616AC">
        <w:trPr>
          <w:trHeight w:val="586"/>
          <w:ins w:id="2066" w:author="Eriksson Tina" w:date="2025-06-24T09:22:00Z" w16du:dateUtc="2025-06-24T07:22:00Z"/>
        </w:trPr>
        <w:tc>
          <w:tcPr>
            <w:tcW w:w="2397" w:type="dxa"/>
            <w:tcBorders>
              <w:top w:val="single" w:sz="4" w:space="0" w:color="A33662" w:themeColor="accent1"/>
              <w:bottom w:val="single" w:sz="4" w:space="0" w:color="A33662" w:themeColor="accent1"/>
              <w:right w:val="single" w:sz="24" w:space="0" w:color="FFFFFF" w:themeColor="background1"/>
            </w:tcBorders>
          </w:tcPr>
          <w:p w14:paraId="1F30C572" w14:textId="4B587670" w:rsidR="00D616AC" w:rsidRPr="006F1808" w:rsidRDefault="00D616AC" w:rsidP="00D616AC">
            <w:pPr>
              <w:rPr>
                <w:ins w:id="2067" w:author="Eriksson Tina" w:date="2025-06-24T09:22:00Z" w16du:dateUtc="2025-06-24T07:22:00Z"/>
                <w:color w:val="098394"/>
              </w:rPr>
            </w:pPr>
            <w:ins w:id="2068" w:author="Eriksson Tina" w:date="2025-06-24T16:43:00Z" w16du:dateUtc="2025-06-24T14:43:00Z">
              <w:r w:rsidRPr="006F1808">
                <w:rPr>
                  <w:rFonts w:cstheme="minorHAnsi"/>
                </w:rPr>
                <w:t xml:space="preserve">Utser en legitimerad läkare som fast vårdkontakt </w:t>
              </w:r>
            </w:ins>
          </w:p>
        </w:tc>
        <w:tc>
          <w:tcPr>
            <w:tcW w:w="428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D136E0C" w14:textId="5C838CB7" w:rsidR="00D616AC" w:rsidRPr="006F1808" w:rsidRDefault="00D616AC" w:rsidP="00D616AC">
            <w:pPr>
              <w:rPr>
                <w:ins w:id="2069" w:author="Eriksson Tina" w:date="2025-06-24T09:22:00Z" w16du:dateUtc="2025-06-24T07:22:00Z"/>
                <w:color w:val="098394"/>
              </w:rPr>
            </w:pPr>
            <w:ins w:id="2070" w:author="Eriksson Tina" w:date="2025-06-24T16:43:00Z" w16du:dateUtc="2025-06-24T14:43:00Z">
              <w:r w:rsidRPr="006F1808">
                <w:rPr>
                  <w:rFonts w:cstheme="minorHAnsi"/>
                </w:rPr>
                <w:t>En legitimerad läkare utses som fast vårdkontakt.</w:t>
              </w:r>
            </w:ins>
          </w:p>
        </w:tc>
        <w:tc>
          <w:tcPr>
            <w:tcW w:w="196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718EB6" w14:textId="77777777" w:rsidR="00D616AC" w:rsidRPr="006F1808" w:rsidRDefault="00D616AC" w:rsidP="00D616AC">
            <w:pPr>
              <w:rPr>
                <w:ins w:id="2071" w:author="Eriksson Tina" w:date="2025-06-24T09:22:00Z" w16du:dateUtc="2025-06-24T07:22:00Z"/>
                <w:color w:val="098394"/>
              </w:rPr>
            </w:pPr>
          </w:p>
        </w:tc>
      </w:tr>
      <w:tr w:rsidR="00D616AC" w:rsidRPr="006F1808" w14:paraId="6C3DE0C8" w14:textId="77777777" w:rsidTr="00D616AC">
        <w:trPr>
          <w:trHeight w:val="866"/>
          <w:ins w:id="2072" w:author="Eriksson Tina" w:date="2025-06-24T09:22:00Z" w16du:dateUtc="2025-06-24T07:22:00Z"/>
        </w:trPr>
        <w:tc>
          <w:tcPr>
            <w:tcW w:w="2397" w:type="dxa"/>
            <w:tcBorders>
              <w:top w:val="single" w:sz="4" w:space="0" w:color="A33662" w:themeColor="accent1"/>
              <w:bottom w:val="single" w:sz="4" w:space="0" w:color="A33662" w:themeColor="accent1"/>
              <w:right w:val="single" w:sz="24" w:space="0" w:color="FFFFFF" w:themeColor="background1"/>
            </w:tcBorders>
          </w:tcPr>
          <w:p w14:paraId="13E4639A" w14:textId="28B2363D" w:rsidR="00D616AC" w:rsidRPr="006F1808" w:rsidRDefault="00D616AC" w:rsidP="00D616AC">
            <w:pPr>
              <w:rPr>
                <w:ins w:id="2073" w:author="Eriksson Tina" w:date="2025-06-24T09:22:00Z" w16du:dateUtc="2025-06-24T07:22:00Z"/>
              </w:rPr>
            </w:pPr>
            <w:ins w:id="2074" w:author="Eriksson Tina" w:date="2025-06-24T16:43:00Z" w16du:dateUtc="2025-06-24T14:43:00Z">
              <w:r w:rsidRPr="006F1808">
                <w:rPr>
                  <w:rFonts w:cstheme="minorHAnsi"/>
                </w:rPr>
                <w:t>Dokumenterar fast vårdkontakt</w:t>
              </w:r>
            </w:ins>
          </w:p>
        </w:tc>
        <w:tc>
          <w:tcPr>
            <w:tcW w:w="428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CDBC19" w14:textId="6494456D" w:rsidR="00D616AC" w:rsidRPr="006F1808" w:rsidRDefault="00D616AC" w:rsidP="00D616AC">
            <w:pPr>
              <w:rPr>
                <w:ins w:id="2075" w:author="Eriksson Tina" w:date="2025-06-24T09:22:00Z" w16du:dateUtc="2025-06-24T07:22:00Z"/>
              </w:rPr>
            </w:pPr>
            <w:ins w:id="2076" w:author="Eriksson Tina" w:date="2025-06-24T16:43:00Z" w16du:dateUtc="2025-06-24T14:43:00Z">
              <w:r w:rsidRPr="006F1808">
                <w:rPr>
                  <w:rStyle w:val="ui-provider"/>
                </w:rPr>
                <w:t>Dokumentation av vem som utsetts till patientens fasta vårdkontakt.</w:t>
              </w:r>
            </w:ins>
          </w:p>
        </w:tc>
        <w:tc>
          <w:tcPr>
            <w:tcW w:w="196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EB5EAEA" w14:textId="77777777" w:rsidR="00D616AC" w:rsidRPr="006F1808" w:rsidRDefault="00D616AC" w:rsidP="00D616AC">
            <w:pPr>
              <w:rPr>
                <w:ins w:id="2077" w:author="Eriksson Tina" w:date="2025-06-24T09:22:00Z" w16du:dateUtc="2025-06-24T07:22:00Z"/>
              </w:rPr>
            </w:pPr>
          </w:p>
        </w:tc>
      </w:tr>
      <w:tr w:rsidR="00D616AC" w:rsidRPr="006F1808" w14:paraId="7A9F8608" w14:textId="77777777" w:rsidTr="00D616AC">
        <w:trPr>
          <w:trHeight w:val="595"/>
          <w:ins w:id="2078" w:author="Eriksson Tina" w:date="2025-06-24T09:22:00Z" w16du:dateUtc="2025-06-24T07:22:00Z"/>
        </w:trPr>
        <w:tc>
          <w:tcPr>
            <w:tcW w:w="2397" w:type="dxa"/>
            <w:tcBorders>
              <w:top w:val="single" w:sz="4" w:space="0" w:color="A33662" w:themeColor="accent1"/>
              <w:bottom w:val="single" w:sz="4" w:space="0" w:color="A33662" w:themeColor="accent1"/>
              <w:right w:val="single" w:sz="24" w:space="0" w:color="FFFFFF" w:themeColor="background1"/>
            </w:tcBorders>
          </w:tcPr>
          <w:p w14:paraId="5ABC9D6C" w14:textId="39008154" w:rsidR="00D616AC" w:rsidRPr="006F1808" w:rsidRDefault="00D616AC" w:rsidP="00D616AC">
            <w:pPr>
              <w:rPr>
                <w:ins w:id="2079" w:author="Eriksson Tina" w:date="2025-06-24T09:22:00Z" w16du:dateUtc="2025-06-24T07:22:00Z"/>
              </w:rPr>
            </w:pPr>
            <w:ins w:id="2080" w:author="Eriksson Tina" w:date="2025-06-24T16:43:00Z" w16du:dateUtc="2025-06-24T14:43:00Z">
              <w:r w:rsidRPr="006F1808">
                <w:rPr>
                  <w:rFonts w:cstheme="minorHAnsi"/>
                </w:rPr>
                <w:t>Meddelar patienten</w:t>
              </w:r>
            </w:ins>
          </w:p>
        </w:tc>
        <w:tc>
          <w:tcPr>
            <w:tcW w:w="428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F0246F" w14:textId="17642736" w:rsidR="00D616AC" w:rsidRPr="006F1808" w:rsidRDefault="00D616AC" w:rsidP="00D616AC">
            <w:pPr>
              <w:rPr>
                <w:ins w:id="2081" w:author="Eriksson Tina" w:date="2025-06-24T09:22:00Z" w16du:dateUtc="2025-06-24T07:22:00Z"/>
              </w:rPr>
            </w:pPr>
            <w:ins w:id="2082" w:author="Eriksson Tina" w:date="2025-06-24T16:43:00Z" w16du:dateUtc="2025-06-24T14:43:00Z">
              <w:r w:rsidRPr="006F1808">
                <w:rPr>
                  <w:rFonts w:cstheme="minorHAnsi"/>
                </w:rPr>
                <w:t>Patienten och i förekommande fall anhöriga får personlig information om vem som är den fasta vårdkontakten.</w:t>
              </w:r>
            </w:ins>
          </w:p>
        </w:tc>
        <w:tc>
          <w:tcPr>
            <w:tcW w:w="196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7B274E3" w14:textId="77777777" w:rsidR="00D616AC" w:rsidRPr="006F1808" w:rsidRDefault="00D616AC" w:rsidP="00D616AC">
            <w:pPr>
              <w:rPr>
                <w:ins w:id="2083" w:author="Eriksson Tina" w:date="2025-06-24T09:22:00Z" w16du:dateUtc="2025-06-24T07:22:00Z"/>
              </w:rPr>
            </w:pPr>
          </w:p>
        </w:tc>
      </w:tr>
    </w:tbl>
    <w:p w14:paraId="1090477F" w14:textId="77777777" w:rsidR="005C650A" w:rsidRPr="006F1808" w:rsidRDefault="005C650A" w:rsidP="005C650A">
      <w:pPr>
        <w:rPr>
          <w:ins w:id="2084" w:author="Eriksson Tina" w:date="2025-06-24T09:22:00Z" w16du:dateUtc="2025-06-24T07:22:00Z"/>
          <w:rStyle w:val="Diskretbetoning"/>
          <w:i w:val="0"/>
          <w:iCs w:val="0"/>
          <w:color w:val="098394"/>
        </w:rPr>
      </w:pPr>
    </w:p>
    <w:p w14:paraId="614BEDCC" w14:textId="77777777" w:rsidR="00F32E49" w:rsidRPr="006F1808" w:rsidRDefault="00F32E49" w:rsidP="004A720A">
      <w:pPr>
        <w:rPr>
          <w:ins w:id="2085" w:author="Eriksson Tina" w:date="2025-06-24T16:44:00Z" w16du:dateUtc="2025-06-24T14:44:00Z"/>
          <w:rStyle w:val="Diskretbetoning"/>
          <w:i w:val="0"/>
          <w:iCs w:val="0"/>
          <w:color w:val="098394"/>
        </w:rPr>
      </w:pPr>
    </w:p>
    <w:p w14:paraId="42396977" w14:textId="77777777" w:rsidR="00D616AC" w:rsidRPr="006F1808" w:rsidRDefault="00D616AC" w:rsidP="004A720A">
      <w:pPr>
        <w:rPr>
          <w:ins w:id="2086" w:author="Eriksson Tina" w:date="2025-06-24T16:44:00Z" w16du:dateUtc="2025-06-24T14:44:00Z"/>
          <w:rStyle w:val="Diskretbetoning"/>
          <w:i w:val="0"/>
          <w:iCs w:val="0"/>
          <w:color w:val="098394"/>
        </w:rPr>
      </w:pPr>
    </w:p>
    <w:p w14:paraId="2BE01BDB" w14:textId="77777777" w:rsidR="00D616AC" w:rsidRPr="006F1808" w:rsidRDefault="00D616AC" w:rsidP="00D616AC">
      <w:pPr>
        <w:pStyle w:val="Numreradrubrik3"/>
        <w:rPr>
          <w:ins w:id="2087" w:author="Eriksson Tina" w:date="2025-06-24T16:45:00Z" w16du:dateUtc="2025-06-24T14:45:00Z"/>
          <w:lang w:val="sv-SE"/>
          <w:rPrChange w:id="2088" w:author="Eriksson Tina" w:date="2025-06-24T17:00:00Z" w16du:dateUtc="2025-06-24T15:00:00Z">
            <w:rPr>
              <w:ins w:id="2089" w:author="Eriksson Tina" w:date="2025-06-24T16:45:00Z" w16du:dateUtc="2025-06-24T14:45:00Z"/>
            </w:rPr>
          </w:rPrChange>
        </w:rPr>
      </w:pPr>
      <w:bookmarkStart w:id="2090" w:name="_Toc168346405"/>
      <w:bookmarkStart w:id="2091" w:name="_Toc180500024"/>
      <w:ins w:id="2092" w:author="Eriksson Tina" w:date="2025-06-24T16:44:00Z" w16du:dateUtc="2025-06-24T14:44:00Z">
        <w:r w:rsidRPr="006F1808">
          <w:rPr>
            <w:lang w:val="sv-SE"/>
            <w:rPrChange w:id="2093" w:author="Eriksson Tina" w:date="2025-06-24T17:00:00Z" w16du:dateUtc="2025-06-24T15:00:00Z">
              <w:rPr/>
            </w:rPrChange>
          </w:rPr>
          <w:t>Ändring av fast vårdkontakt</w:t>
        </w:r>
      </w:ins>
      <w:bookmarkEnd w:id="2090"/>
      <w:bookmarkEnd w:id="2091"/>
    </w:p>
    <w:p w14:paraId="7DB9111C" w14:textId="44FFFED5" w:rsidR="00D616AC" w:rsidRPr="006F1808" w:rsidRDefault="00D616AC" w:rsidP="00D616AC">
      <w:pPr>
        <w:rPr>
          <w:ins w:id="2094" w:author="Eriksson Tina" w:date="2025-06-24T16:45:00Z" w16du:dateUtc="2025-06-24T14:45:00Z"/>
        </w:rPr>
        <w:pPrChange w:id="2095" w:author="Eriksson Tina" w:date="2025-06-24T16:45:00Z" w16du:dateUtc="2025-06-24T14:45:00Z">
          <w:pPr>
            <w:pStyle w:val="Numreradrubrik1"/>
          </w:pPr>
        </w:pPrChange>
      </w:pPr>
      <w:ins w:id="2096" w:author="Eriksson Tina" w:date="2025-06-24T16:45:00Z" w16du:dateUtc="2025-06-24T14:45:00Z">
        <w:r w:rsidRPr="006F1808">
          <w:t>Patienter som har en fast vårdkontakt över en längre tid kan behöva byta fast vårdkontakt på en enhet av olika anledningar, exempelvis kan den person som varit fast vårdkontakt avsluta sin anställning eller bli långvarigt borta från sin arbetsplats.</w:t>
        </w:r>
      </w:ins>
    </w:p>
    <w:p w14:paraId="6B3AA787" w14:textId="77777777" w:rsidR="00D616AC" w:rsidRPr="006F1808" w:rsidRDefault="00D616AC" w:rsidP="00D616AC">
      <w:pPr>
        <w:rPr>
          <w:ins w:id="2097" w:author="Eriksson Tina" w:date="2025-06-24T16:44:00Z" w16du:dateUtc="2025-06-24T14:44:00Z"/>
        </w:rPr>
      </w:pPr>
    </w:p>
    <w:p w14:paraId="4439CC8C" w14:textId="2C7BAAFB" w:rsidR="00D616AC" w:rsidRPr="006F1808" w:rsidRDefault="009058AE" w:rsidP="00D616AC">
      <w:pPr>
        <w:rPr>
          <w:ins w:id="2098" w:author="Eriksson Tina" w:date="2025-06-24T16:44:00Z" w16du:dateUtc="2025-06-24T14:44:00Z"/>
        </w:rPr>
      </w:pPr>
      <w:ins w:id="2099" w:author="Eriksson Tina" w:date="2025-06-24T16:46:00Z" w16du:dateUtc="2025-06-24T14:46:00Z">
        <w:r w:rsidRPr="006F1808">
          <w:drawing>
            <wp:inline distT="0" distB="0" distL="0" distR="0" wp14:anchorId="1F5B3368" wp14:editId="24E45C2C">
              <wp:extent cx="5759450" cy="2145665"/>
              <wp:effectExtent l="0" t="0" r="0" b="6985"/>
              <wp:docPr id="166521948"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1948" name=""/>
                      <pic:cNvPicPr/>
                    </pic:nvPicPr>
                    <pic:blipFill>
                      <a:blip r:embed="rId24"/>
                      <a:stretch>
                        <a:fillRect/>
                      </a:stretch>
                    </pic:blipFill>
                    <pic:spPr>
                      <a:xfrm>
                        <a:off x="0" y="0"/>
                        <a:ext cx="5759450" cy="2145665"/>
                      </a:xfrm>
                      <a:prstGeom prst="rect">
                        <a:avLst/>
                      </a:prstGeom>
                    </pic:spPr>
                  </pic:pic>
                </a:graphicData>
              </a:graphic>
            </wp:inline>
          </w:drawing>
        </w:r>
      </w:ins>
    </w:p>
    <w:p w14:paraId="35DD7D6F" w14:textId="34CE7FB4" w:rsidR="00D616AC" w:rsidRPr="006F1808" w:rsidRDefault="00D616AC" w:rsidP="009058AE">
      <w:pPr>
        <w:pStyle w:val="Beskrivning"/>
        <w:jc w:val="center"/>
        <w:rPr>
          <w:ins w:id="2100" w:author="Eriksson Tina" w:date="2025-06-24T16:44:00Z" w16du:dateUtc="2025-06-24T14:44:00Z"/>
        </w:rPr>
      </w:pPr>
      <w:ins w:id="2101" w:author="Eriksson Tina" w:date="2025-06-24T16:44:00Z" w16du:dateUtc="2025-06-24T14:44:00Z">
        <w:r w:rsidRPr="006F1808">
          <w:t xml:space="preserve">Figur </w:t>
        </w:r>
      </w:ins>
      <w:ins w:id="2102" w:author="Eriksson Tina" w:date="2025-06-24T16:47:00Z" w16du:dateUtc="2025-06-24T14:47:00Z">
        <w:r w:rsidR="009058AE" w:rsidRPr="006F1808">
          <w:t>5</w:t>
        </w:r>
      </w:ins>
      <w:ins w:id="2103" w:author="Eriksson Tina" w:date="2025-06-24T16:44:00Z" w16du:dateUtc="2025-06-24T14:44:00Z">
        <w:r w:rsidRPr="006F1808">
          <w:t xml:space="preserve"> </w:t>
        </w:r>
      </w:ins>
      <w:ins w:id="2104" w:author="Eriksson Tina" w:date="2025-06-24T16:47:00Z" w16du:dateUtc="2025-06-24T14:47:00Z">
        <w:r w:rsidR="009058AE" w:rsidRPr="006F1808">
          <w:t>Ändring av fast vårdkontakt</w:t>
        </w:r>
      </w:ins>
    </w:p>
    <w:p w14:paraId="0D21D150" w14:textId="77777777" w:rsidR="00D616AC" w:rsidRPr="006F1808" w:rsidRDefault="00D616AC" w:rsidP="00D616AC">
      <w:pPr>
        <w:rPr>
          <w:ins w:id="2105" w:author="Eriksson Tina" w:date="2025-06-24T16:44:00Z" w16du:dateUtc="2025-06-24T14:44:00Z"/>
          <w:color w:val="098394"/>
        </w:rPr>
      </w:pPr>
    </w:p>
    <w:p w14:paraId="65679033" w14:textId="77777777" w:rsidR="00D616AC" w:rsidRPr="006F1808" w:rsidRDefault="00D616AC" w:rsidP="00D616AC">
      <w:pPr>
        <w:rPr>
          <w:ins w:id="2106" w:author="Eriksson Tina" w:date="2025-06-24T16:44:00Z" w16du:dateUtc="2025-06-24T14:44:00Z"/>
          <w:rStyle w:val="Diskretbetoning"/>
          <w:b/>
          <w:bCs/>
          <w:i w:val="0"/>
          <w:iCs w:val="0"/>
        </w:rPr>
      </w:pPr>
      <w:ins w:id="2107" w:author="Eriksson Tina" w:date="2025-06-24T16:44:00Z" w16du:dateUtc="2025-06-24T14:44:00Z">
        <w:r w:rsidRPr="006F1808">
          <w:rPr>
            <w:rStyle w:val="Diskretbetoning"/>
            <w:b/>
            <w:bCs/>
            <w:i w:val="0"/>
            <w:iCs w:val="0"/>
          </w:rPr>
          <w:t>Aktörer</w:t>
        </w:r>
      </w:ins>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729"/>
        <w:gridCol w:w="2774"/>
        <w:gridCol w:w="2782"/>
      </w:tblGrid>
      <w:tr w:rsidR="00D616AC" w:rsidRPr="006F1808" w14:paraId="64B8B2AE" w14:textId="77777777" w:rsidTr="00140B91">
        <w:trPr>
          <w:trHeight w:val="21"/>
          <w:ins w:id="2108" w:author="Eriksson Tina" w:date="2025-06-24T16:44:00Z" w16du:dateUtc="2025-06-24T14:44:00Z"/>
        </w:trPr>
        <w:tc>
          <w:tcPr>
            <w:tcW w:w="2729" w:type="dxa"/>
            <w:shd w:val="clear" w:color="auto" w:fill="A33662" w:themeFill="accent1"/>
          </w:tcPr>
          <w:p w14:paraId="5113DFD3" w14:textId="77777777" w:rsidR="00D616AC" w:rsidRPr="006F1808" w:rsidRDefault="00D616AC" w:rsidP="00140B91">
            <w:pPr>
              <w:pStyle w:val="Tabellrubrik"/>
              <w:rPr>
                <w:ins w:id="2109" w:author="Eriksson Tina" w:date="2025-06-24T16:44:00Z" w16du:dateUtc="2025-06-24T14:44:00Z"/>
              </w:rPr>
            </w:pPr>
            <w:ins w:id="2110" w:author="Eriksson Tina" w:date="2025-06-24T16:44:00Z" w16du:dateUtc="2025-06-24T14:44:00Z">
              <w:r w:rsidRPr="006F1808">
                <w:t>Aktör</w:t>
              </w:r>
            </w:ins>
          </w:p>
        </w:tc>
        <w:tc>
          <w:tcPr>
            <w:tcW w:w="2774" w:type="dxa"/>
            <w:shd w:val="clear" w:color="auto" w:fill="A33662" w:themeFill="accent1"/>
          </w:tcPr>
          <w:p w14:paraId="027E7FB1" w14:textId="77777777" w:rsidR="00D616AC" w:rsidRPr="006F1808" w:rsidRDefault="00D616AC" w:rsidP="00140B91">
            <w:pPr>
              <w:pStyle w:val="Tabellrubrik"/>
              <w:rPr>
                <w:ins w:id="2111" w:author="Eriksson Tina" w:date="2025-06-24T16:44:00Z" w16du:dateUtc="2025-06-24T14:44:00Z"/>
              </w:rPr>
            </w:pPr>
            <w:ins w:id="2112" w:author="Eriksson Tina" w:date="2025-06-24T16:44:00Z" w16du:dateUtc="2025-06-24T14:44:00Z">
              <w:r w:rsidRPr="006F1808">
                <w:t>bESKRIVNING</w:t>
              </w:r>
            </w:ins>
          </w:p>
        </w:tc>
        <w:tc>
          <w:tcPr>
            <w:tcW w:w="2782" w:type="dxa"/>
            <w:shd w:val="clear" w:color="auto" w:fill="A33662" w:themeFill="accent1"/>
          </w:tcPr>
          <w:p w14:paraId="49F55B34" w14:textId="77777777" w:rsidR="00D616AC" w:rsidRPr="006F1808" w:rsidRDefault="00D616AC" w:rsidP="00140B91">
            <w:pPr>
              <w:pStyle w:val="Tabellrubrik"/>
              <w:rPr>
                <w:ins w:id="2113" w:author="Eriksson Tina" w:date="2025-06-24T16:44:00Z" w16du:dateUtc="2025-06-24T14:44:00Z"/>
              </w:rPr>
            </w:pPr>
            <w:ins w:id="2114" w:author="Eriksson Tina" w:date="2025-06-24T16:44:00Z" w16du:dateUtc="2025-06-24T14:44:00Z">
              <w:r w:rsidRPr="006F1808">
                <w:t>KOMMENTAR</w:t>
              </w:r>
            </w:ins>
          </w:p>
        </w:tc>
      </w:tr>
      <w:tr w:rsidR="00D616AC" w:rsidRPr="006F1808" w14:paraId="2007AE74" w14:textId="77777777" w:rsidTr="00140B91">
        <w:trPr>
          <w:trHeight w:val="711"/>
          <w:ins w:id="2115" w:author="Eriksson Tina" w:date="2025-06-24T16:44:00Z" w16du:dateUtc="2025-06-24T14:44:00Z"/>
        </w:trPr>
        <w:tc>
          <w:tcPr>
            <w:tcW w:w="2729" w:type="dxa"/>
            <w:tcBorders>
              <w:bottom w:val="single" w:sz="4" w:space="0" w:color="A33662" w:themeColor="accent1"/>
              <w:right w:val="single" w:sz="24" w:space="0" w:color="FFFFFF" w:themeColor="background1"/>
            </w:tcBorders>
          </w:tcPr>
          <w:p w14:paraId="1CABB76C" w14:textId="77777777" w:rsidR="00D616AC" w:rsidRPr="006F1808" w:rsidRDefault="00D616AC" w:rsidP="00140B91">
            <w:pPr>
              <w:rPr>
                <w:ins w:id="2116" w:author="Eriksson Tina" w:date="2025-06-24T16:44:00Z" w16du:dateUtc="2025-06-24T14:44:00Z"/>
                <w:color w:val="098394"/>
              </w:rPr>
            </w:pPr>
            <w:ins w:id="2117" w:author="Eriksson Tina" w:date="2025-06-24T16:44:00Z" w16du:dateUtc="2025-06-24T14:44:00Z">
              <w:r w:rsidRPr="006F1808">
                <w:rPr>
                  <w:rFonts w:cstheme="minorHAnsi"/>
                </w:rPr>
                <w:t>Hälso- och sjukvårdspersonal</w:t>
              </w:r>
            </w:ins>
          </w:p>
        </w:tc>
        <w:tc>
          <w:tcPr>
            <w:tcW w:w="2774" w:type="dxa"/>
            <w:tcBorders>
              <w:left w:val="single" w:sz="24" w:space="0" w:color="FFFFFF" w:themeColor="background1"/>
              <w:bottom w:val="single" w:sz="4" w:space="0" w:color="A33662" w:themeColor="accent1"/>
              <w:right w:val="single" w:sz="24" w:space="0" w:color="FFFFFF" w:themeColor="background1"/>
            </w:tcBorders>
          </w:tcPr>
          <w:p w14:paraId="02A86788" w14:textId="77777777" w:rsidR="00D616AC" w:rsidRPr="006F1808" w:rsidRDefault="00D616AC" w:rsidP="00140B91">
            <w:pPr>
              <w:rPr>
                <w:ins w:id="2118" w:author="Eriksson Tina" w:date="2025-06-24T16:44:00Z" w16du:dateUtc="2025-06-24T14:44:00Z"/>
                <w:color w:val="098394"/>
              </w:rPr>
            </w:pPr>
            <w:ins w:id="2119" w:author="Eriksson Tina" w:date="2025-06-24T16:44:00Z" w16du:dateUtc="2025-06-24T14:44:00Z">
              <w:r w:rsidRPr="006F1808">
                <w:rPr>
                  <w:rFonts w:ascii="Arial" w:hAnsi="Arial" w:cs="Arial"/>
                  <w:color w:val="262626"/>
                  <w:shd w:val="clear" w:color="auto" w:fill="FFFFFF"/>
                </w:rPr>
                <w:t>person eller personer som i sitt yrke utför hälso- och sjukvård</w:t>
              </w:r>
            </w:ins>
          </w:p>
        </w:tc>
        <w:tc>
          <w:tcPr>
            <w:tcW w:w="2782" w:type="dxa"/>
            <w:tcBorders>
              <w:left w:val="single" w:sz="24" w:space="0" w:color="FFFFFF" w:themeColor="background1"/>
              <w:bottom w:val="single" w:sz="4" w:space="0" w:color="A33662" w:themeColor="accent1"/>
              <w:right w:val="single" w:sz="24" w:space="0" w:color="FFFFFF" w:themeColor="background1"/>
            </w:tcBorders>
          </w:tcPr>
          <w:p w14:paraId="11986FDA" w14:textId="77777777" w:rsidR="00D616AC" w:rsidRPr="006F1808" w:rsidRDefault="00D616AC" w:rsidP="00140B91">
            <w:pPr>
              <w:rPr>
                <w:ins w:id="2120" w:author="Eriksson Tina" w:date="2025-06-24T16:44:00Z" w16du:dateUtc="2025-06-24T14:44:00Z"/>
                <w:color w:val="098394"/>
              </w:rPr>
            </w:pPr>
          </w:p>
        </w:tc>
      </w:tr>
      <w:tr w:rsidR="00D616AC" w:rsidRPr="006F1808" w14:paraId="6392CA8B" w14:textId="77777777" w:rsidTr="00140B91">
        <w:trPr>
          <w:trHeight w:val="784"/>
          <w:ins w:id="2121" w:author="Eriksson Tina" w:date="2025-06-24T16:44:00Z" w16du:dateUtc="2025-06-24T14:44:00Z"/>
        </w:trPr>
        <w:tc>
          <w:tcPr>
            <w:tcW w:w="2729" w:type="dxa"/>
            <w:tcBorders>
              <w:top w:val="single" w:sz="4" w:space="0" w:color="A33662" w:themeColor="accent1"/>
              <w:bottom w:val="single" w:sz="4" w:space="0" w:color="A33662" w:themeColor="accent1"/>
              <w:right w:val="single" w:sz="24" w:space="0" w:color="FFFFFF" w:themeColor="background1"/>
            </w:tcBorders>
          </w:tcPr>
          <w:p w14:paraId="61BC61B8" w14:textId="77777777" w:rsidR="00D616AC" w:rsidRPr="006F1808" w:rsidRDefault="00D616AC" w:rsidP="00140B91">
            <w:pPr>
              <w:rPr>
                <w:ins w:id="2122" w:author="Eriksson Tina" w:date="2025-06-24T16:44:00Z" w16du:dateUtc="2025-06-24T14:44:00Z"/>
                <w:color w:val="098394"/>
              </w:rPr>
            </w:pPr>
            <w:ins w:id="2123" w:author="Eriksson Tina" w:date="2025-06-24T16:44:00Z" w16du:dateUtc="2025-06-24T14:44:00Z">
              <w:r w:rsidRPr="006F1808">
                <w:t>Patient</w:t>
              </w:r>
            </w:ins>
          </w:p>
        </w:tc>
        <w:tc>
          <w:tcPr>
            <w:tcW w:w="277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2FDB7EC" w14:textId="77777777" w:rsidR="00D616AC" w:rsidRPr="006F1808" w:rsidRDefault="00D616AC" w:rsidP="00140B91">
            <w:pPr>
              <w:rPr>
                <w:ins w:id="2124" w:author="Eriksson Tina" w:date="2025-06-24T16:44:00Z" w16du:dateUtc="2025-06-24T14:44:00Z"/>
                <w:rStyle w:val="ui-provider"/>
              </w:rPr>
            </w:pPr>
            <w:ins w:id="2125" w:author="Eriksson Tina" w:date="2025-06-24T16:44:00Z" w16du:dateUtc="2025-06-24T14:44:00Z">
              <w:r w:rsidRPr="006F1808">
                <w:rPr>
                  <w:rStyle w:val="ui-provider"/>
                </w:rPr>
                <w:t>person som erhåller eller är registrerad för att erhålla hälso- och sjukvård</w:t>
              </w:r>
            </w:ins>
          </w:p>
          <w:p w14:paraId="2A8597AD" w14:textId="77777777" w:rsidR="00D616AC" w:rsidRPr="006F1808" w:rsidRDefault="00D616AC" w:rsidP="00140B91">
            <w:pPr>
              <w:rPr>
                <w:ins w:id="2126" w:author="Eriksson Tina" w:date="2025-06-24T16:44:00Z" w16du:dateUtc="2025-06-24T14:44:00Z"/>
              </w:rPr>
            </w:pPr>
          </w:p>
        </w:tc>
        <w:tc>
          <w:tcPr>
            <w:tcW w:w="278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2189180" w14:textId="77777777" w:rsidR="00D616AC" w:rsidRPr="006F1808" w:rsidRDefault="00D616AC" w:rsidP="00140B91">
            <w:pPr>
              <w:rPr>
                <w:ins w:id="2127" w:author="Eriksson Tina" w:date="2025-06-24T16:44:00Z" w16du:dateUtc="2025-06-24T14:44:00Z"/>
                <w:color w:val="098394"/>
              </w:rPr>
            </w:pPr>
          </w:p>
        </w:tc>
      </w:tr>
    </w:tbl>
    <w:p w14:paraId="2A87B112" w14:textId="77777777" w:rsidR="00D616AC" w:rsidRPr="006F1808" w:rsidRDefault="00D616AC" w:rsidP="00D616AC">
      <w:pPr>
        <w:rPr>
          <w:ins w:id="2128" w:author="Eriksson Tina" w:date="2025-06-24T16:44:00Z" w16du:dateUtc="2025-06-24T14:44:00Z"/>
          <w:rStyle w:val="Diskretbetoning"/>
          <w:i w:val="0"/>
          <w:iCs w:val="0"/>
          <w:color w:val="098394"/>
        </w:rPr>
      </w:pPr>
    </w:p>
    <w:p w14:paraId="32A0D974" w14:textId="77777777" w:rsidR="00D616AC" w:rsidRPr="006F1808" w:rsidRDefault="00D616AC" w:rsidP="00D616AC">
      <w:pPr>
        <w:rPr>
          <w:ins w:id="2129" w:author="Eriksson Tina" w:date="2025-06-24T16:44:00Z" w16du:dateUtc="2025-06-24T14:44:00Z"/>
          <w:rStyle w:val="Diskretbetoning"/>
          <w:b/>
          <w:bCs/>
          <w:i w:val="0"/>
          <w:iCs w:val="0"/>
        </w:rPr>
      </w:pPr>
      <w:ins w:id="2130" w:author="Eriksson Tina" w:date="2025-06-24T16:44:00Z" w16du:dateUtc="2025-06-24T14:44:00Z">
        <w:r w:rsidRPr="006F1808">
          <w:rPr>
            <w:rStyle w:val="Diskretbetoning"/>
            <w:b/>
            <w:bCs/>
            <w:i w:val="0"/>
            <w:iCs w:val="0"/>
          </w:rPr>
          <w:t>Processteg</w:t>
        </w:r>
      </w:ins>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397"/>
        <w:gridCol w:w="4281"/>
        <w:gridCol w:w="1961"/>
      </w:tblGrid>
      <w:tr w:rsidR="00D616AC" w:rsidRPr="006F1808" w14:paraId="285CA543" w14:textId="77777777" w:rsidTr="00140B91">
        <w:trPr>
          <w:trHeight w:val="43"/>
          <w:ins w:id="2131" w:author="Eriksson Tina" w:date="2025-06-24T16:44:00Z" w16du:dateUtc="2025-06-24T14:44:00Z"/>
        </w:trPr>
        <w:tc>
          <w:tcPr>
            <w:tcW w:w="2397" w:type="dxa"/>
            <w:shd w:val="clear" w:color="auto" w:fill="A33662" w:themeFill="accent1"/>
          </w:tcPr>
          <w:p w14:paraId="5FC30FC7" w14:textId="77777777" w:rsidR="00D616AC" w:rsidRPr="006F1808" w:rsidRDefault="00D616AC" w:rsidP="00140B91">
            <w:pPr>
              <w:pStyle w:val="Tabellrubrik"/>
              <w:rPr>
                <w:ins w:id="2132" w:author="Eriksson Tina" w:date="2025-06-24T16:44:00Z" w16du:dateUtc="2025-06-24T14:44:00Z"/>
              </w:rPr>
            </w:pPr>
            <w:ins w:id="2133" w:author="Eriksson Tina" w:date="2025-06-24T16:44:00Z" w16du:dateUtc="2025-06-24T14:44:00Z">
              <w:r w:rsidRPr="006F1808">
                <w:t>PROCESSTEG</w:t>
              </w:r>
            </w:ins>
          </w:p>
        </w:tc>
        <w:tc>
          <w:tcPr>
            <w:tcW w:w="4281" w:type="dxa"/>
            <w:shd w:val="clear" w:color="auto" w:fill="A33662" w:themeFill="accent1"/>
          </w:tcPr>
          <w:p w14:paraId="594140EC" w14:textId="77777777" w:rsidR="00D616AC" w:rsidRPr="006F1808" w:rsidRDefault="00D616AC" w:rsidP="00140B91">
            <w:pPr>
              <w:pStyle w:val="Tabellrubrik"/>
              <w:rPr>
                <w:ins w:id="2134" w:author="Eriksson Tina" w:date="2025-06-24T16:44:00Z" w16du:dateUtc="2025-06-24T14:44:00Z"/>
              </w:rPr>
            </w:pPr>
            <w:ins w:id="2135" w:author="Eriksson Tina" w:date="2025-06-24T16:44:00Z" w16du:dateUtc="2025-06-24T14:44:00Z">
              <w:r w:rsidRPr="006F1808">
                <w:t>bESKRIVNING</w:t>
              </w:r>
            </w:ins>
          </w:p>
        </w:tc>
        <w:tc>
          <w:tcPr>
            <w:tcW w:w="1961" w:type="dxa"/>
            <w:shd w:val="clear" w:color="auto" w:fill="A33662" w:themeFill="accent1"/>
          </w:tcPr>
          <w:p w14:paraId="376492B3" w14:textId="77777777" w:rsidR="00D616AC" w:rsidRPr="006F1808" w:rsidRDefault="00D616AC" w:rsidP="00140B91">
            <w:pPr>
              <w:pStyle w:val="Tabellrubrik"/>
              <w:rPr>
                <w:ins w:id="2136" w:author="Eriksson Tina" w:date="2025-06-24T16:44:00Z" w16du:dateUtc="2025-06-24T14:44:00Z"/>
              </w:rPr>
            </w:pPr>
            <w:ins w:id="2137" w:author="Eriksson Tina" w:date="2025-06-24T16:44:00Z" w16du:dateUtc="2025-06-24T14:44:00Z">
              <w:r w:rsidRPr="006F1808">
                <w:t>KOMMENTAR</w:t>
              </w:r>
            </w:ins>
          </w:p>
        </w:tc>
      </w:tr>
      <w:tr w:rsidR="009058AE" w:rsidRPr="006F1808" w14:paraId="66B33839" w14:textId="77777777" w:rsidTr="00140B91">
        <w:trPr>
          <w:trHeight w:val="286"/>
          <w:ins w:id="2138" w:author="Eriksson Tina" w:date="2025-06-24T16:44:00Z" w16du:dateUtc="2025-06-24T14:44:00Z"/>
        </w:trPr>
        <w:tc>
          <w:tcPr>
            <w:tcW w:w="2397" w:type="dxa"/>
            <w:tcBorders>
              <w:bottom w:val="single" w:sz="4" w:space="0" w:color="A33662" w:themeColor="accent1"/>
              <w:right w:val="single" w:sz="24" w:space="0" w:color="FFFFFF" w:themeColor="background1"/>
            </w:tcBorders>
          </w:tcPr>
          <w:p w14:paraId="053CB2B7" w14:textId="4865158C" w:rsidR="009058AE" w:rsidRPr="006F1808" w:rsidRDefault="009058AE" w:rsidP="009058AE">
            <w:pPr>
              <w:rPr>
                <w:ins w:id="2139" w:author="Eriksson Tina" w:date="2025-06-24T16:44:00Z" w16du:dateUtc="2025-06-24T14:44:00Z"/>
                <w:color w:val="098394"/>
              </w:rPr>
            </w:pPr>
            <w:ins w:id="2140" w:author="Eriksson Tina" w:date="2025-06-24T16:47:00Z" w16du:dateUtc="2025-06-24T14:47:00Z">
              <w:r w:rsidRPr="006F1808">
                <w:rPr>
                  <w:rFonts w:cstheme="minorHAnsi"/>
                </w:rPr>
                <w:t>Behov av ändring av fast vårdkontakt</w:t>
              </w:r>
            </w:ins>
          </w:p>
        </w:tc>
        <w:tc>
          <w:tcPr>
            <w:tcW w:w="4281" w:type="dxa"/>
            <w:tcBorders>
              <w:left w:val="single" w:sz="24" w:space="0" w:color="FFFFFF" w:themeColor="background1"/>
              <w:bottom w:val="single" w:sz="4" w:space="0" w:color="A33662" w:themeColor="accent1"/>
              <w:right w:val="single" w:sz="24" w:space="0" w:color="FFFFFF" w:themeColor="background1"/>
            </w:tcBorders>
          </w:tcPr>
          <w:p w14:paraId="04A0D2E0" w14:textId="6A11F964" w:rsidR="009058AE" w:rsidRPr="006F1808" w:rsidRDefault="009058AE" w:rsidP="009058AE">
            <w:pPr>
              <w:rPr>
                <w:ins w:id="2141" w:author="Eriksson Tina" w:date="2025-06-24T16:44:00Z" w16du:dateUtc="2025-06-24T14:44:00Z"/>
                <w:color w:val="098394"/>
              </w:rPr>
            </w:pPr>
            <w:ins w:id="2142" w:author="Eriksson Tina" w:date="2025-06-24T16:47:00Z" w16du:dateUtc="2025-06-24T14:47:00Z">
              <w:r w:rsidRPr="006F1808">
                <w:rPr>
                  <w:rFonts w:cstheme="minorHAnsi"/>
                </w:rPr>
                <w:t>Vid personalomsättning kan behov av att ändra en patients fasta vårdkontakt finnas.</w:t>
              </w:r>
            </w:ins>
          </w:p>
        </w:tc>
        <w:tc>
          <w:tcPr>
            <w:tcW w:w="1961" w:type="dxa"/>
            <w:tcBorders>
              <w:left w:val="single" w:sz="24" w:space="0" w:color="FFFFFF" w:themeColor="background1"/>
              <w:bottom w:val="single" w:sz="4" w:space="0" w:color="A33662" w:themeColor="accent1"/>
              <w:right w:val="single" w:sz="24" w:space="0" w:color="FFFFFF" w:themeColor="background1"/>
            </w:tcBorders>
          </w:tcPr>
          <w:p w14:paraId="28C69E4A" w14:textId="77777777" w:rsidR="009058AE" w:rsidRPr="006F1808" w:rsidRDefault="009058AE" w:rsidP="009058AE">
            <w:pPr>
              <w:rPr>
                <w:ins w:id="2143" w:author="Eriksson Tina" w:date="2025-06-24T16:44:00Z" w16du:dateUtc="2025-06-24T14:44:00Z"/>
                <w:color w:val="098394"/>
              </w:rPr>
            </w:pPr>
          </w:p>
        </w:tc>
      </w:tr>
      <w:tr w:rsidR="009058AE" w:rsidRPr="006F1808" w14:paraId="228C238E" w14:textId="77777777" w:rsidTr="00140B91">
        <w:trPr>
          <w:trHeight w:val="586"/>
          <w:ins w:id="2144" w:author="Eriksson Tina" w:date="2025-06-24T16:44:00Z" w16du:dateUtc="2025-06-24T14:44:00Z"/>
        </w:trPr>
        <w:tc>
          <w:tcPr>
            <w:tcW w:w="2397" w:type="dxa"/>
            <w:tcBorders>
              <w:top w:val="single" w:sz="4" w:space="0" w:color="A33662" w:themeColor="accent1"/>
              <w:bottom w:val="single" w:sz="4" w:space="0" w:color="A33662" w:themeColor="accent1"/>
              <w:right w:val="single" w:sz="24" w:space="0" w:color="FFFFFF" w:themeColor="background1"/>
            </w:tcBorders>
          </w:tcPr>
          <w:p w14:paraId="0480DD85" w14:textId="6E1E51AA" w:rsidR="009058AE" w:rsidRPr="006F1808" w:rsidRDefault="009058AE" w:rsidP="009058AE">
            <w:pPr>
              <w:rPr>
                <w:ins w:id="2145" w:author="Eriksson Tina" w:date="2025-06-24T16:44:00Z" w16du:dateUtc="2025-06-24T14:44:00Z"/>
                <w:color w:val="098394"/>
              </w:rPr>
            </w:pPr>
            <w:ins w:id="2146" w:author="Eriksson Tina" w:date="2025-06-24T16:47:00Z" w16du:dateUtc="2025-06-24T14:47:00Z">
              <w:r w:rsidRPr="006F1808">
                <w:rPr>
                  <w:rFonts w:cstheme="minorHAnsi"/>
                </w:rPr>
                <w:t>Utser en ersättare för uppdraget fast vårdkontakt</w:t>
              </w:r>
            </w:ins>
          </w:p>
        </w:tc>
        <w:tc>
          <w:tcPr>
            <w:tcW w:w="428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EBEDFA0" w14:textId="37D82C6B" w:rsidR="009058AE" w:rsidRPr="006F1808" w:rsidRDefault="009058AE" w:rsidP="009058AE">
            <w:pPr>
              <w:rPr>
                <w:ins w:id="2147" w:author="Eriksson Tina" w:date="2025-06-24T16:44:00Z" w16du:dateUtc="2025-06-24T14:44:00Z"/>
                <w:color w:val="098394"/>
              </w:rPr>
            </w:pPr>
            <w:ins w:id="2148" w:author="Eriksson Tina" w:date="2025-06-24T16:47:00Z" w16du:dateUtc="2025-06-24T14:47:00Z">
              <w:r w:rsidRPr="006F1808">
                <w:rPr>
                  <w:rFonts w:cstheme="minorHAnsi"/>
                </w:rPr>
                <w:t>En ny person utses som patientens fasta vårdkontakt.</w:t>
              </w:r>
            </w:ins>
          </w:p>
        </w:tc>
        <w:tc>
          <w:tcPr>
            <w:tcW w:w="196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B95F2B0" w14:textId="77777777" w:rsidR="009058AE" w:rsidRPr="006F1808" w:rsidRDefault="009058AE" w:rsidP="009058AE">
            <w:pPr>
              <w:rPr>
                <w:ins w:id="2149" w:author="Eriksson Tina" w:date="2025-06-24T16:44:00Z" w16du:dateUtc="2025-06-24T14:44:00Z"/>
                <w:color w:val="098394"/>
              </w:rPr>
            </w:pPr>
          </w:p>
        </w:tc>
      </w:tr>
      <w:tr w:rsidR="009058AE" w:rsidRPr="006F1808" w14:paraId="27A5CECD" w14:textId="77777777" w:rsidTr="00140B91">
        <w:trPr>
          <w:trHeight w:val="866"/>
          <w:ins w:id="2150" w:author="Eriksson Tina" w:date="2025-06-24T16:44:00Z" w16du:dateUtc="2025-06-24T14:44:00Z"/>
        </w:trPr>
        <w:tc>
          <w:tcPr>
            <w:tcW w:w="2397" w:type="dxa"/>
            <w:tcBorders>
              <w:top w:val="single" w:sz="4" w:space="0" w:color="A33662" w:themeColor="accent1"/>
              <w:bottom w:val="single" w:sz="4" w:space="0" w:color="A33662" w:themeColor="accent1"/>
              <w:right w:val="single" w:sz="24" w:space="0" w:color="FFFFFF" w:themeColor="background1"/>
            </w:tcBorders>
          </w:tcPr>
          <w:p w14:paraId="753CBB5A" w14:textId="00FBD9BA" w:rsidR="009058AE" w:rsidRPr="006F1808" w:rsidRDefault="009058AE" w:rsidP="009058AE">
            <w:pPr>
              <w:rPr>
                <w:ins w:id="2151" w:author="Eriksson Tina" w:date="2025-06-24T16:44:00Z" w16du:dateUtc="2025-06-24T14:44:00Z"/>
              </w:rPr>
            </w:pPr>
            <w:ins w:id="2152" w:author="Eriksson Tina" w:date="2025-06-24T16:47:00Z" w16du:dateUtc="2025-06-24T14:47:00Z">
              <w:r w:rsidRPr="006F1808">
                <w:rPr>
                  <w:rFonts w:cstheme="minorHAnsi"/>
                </w:rPr>
                <w:t>Dokumenterar fast vårdkontakt</w:t>
              </w:r>
            </w:ins>
          </w:p>
        </w:tc>
        <w:tc>
          <w:tcPr>
            <w:tcW w:w="428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5EC5173" w14:textId="1BAFD91A" w:rsidR="009058AE" w:rsidRPr="006F1808" w:rsidRDefault="009058AE" w:rsidP="009058AE">
            <w:pPr>
              <w:rPr>
                <w:ins w:id="2153" w:author="Eriksson Tina" w:date="2025-06-24T16:44:00Z" w16du:dateUtc="2025-06-24T14:44:00Z"/>
              </w:rPr>
            </w:pPr>
            <w:ins w:id="2154" w:author="Eriksson Tina" w:date="2025-06-24T16:47:00Z" w16du:dateUtc="2025-06-24T14:47:00Z">
              <w:r w:rsidRPr="006F1808">
                <w:rPr>
                  <w:rStyle w:val="ui-provider"/>
                </w:rPr>
                <w:t>Dokumentation av vem som utsetts till patientens fasta vårdkontakt.</w:t>
              </w:r>
            </w:ins>
          </w:p>
        </w:tc>
        <w:tc>
          <w:tcPr>
            <w:tcW w:w="196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5FD7607" w14:textId="77777777" w:rsidR="009058AE" w:rsidRPr="006F1808" w:rsidRDefault="009058AE" w:rsidP="009058AE">
            <w:pPr>
              <w:rPr>
                <w:ins w:id="2155" w:author="Eriksson Tina" w:date="2025-06-24T16:44:00Z" w16du:dateUtc="2025-06-24T14:44:00Z"/>
              </w:rPr>
            </w:pPr>
          </w:p>
        </w:tc>
      </w:tr>
      <w:tr w:rsidR="009058AE" w:rsidRPr="006F1808" w14:paraId="374200FF" w14:textId="77777777" w:rsidTr="00140B91">
        <w:trPr>
          <w:trHeight w:val="595"/>
          <w:ins w:id="2156" w:author="Eriksson Tina" w:date="2025-06-24T16:44:00Z" w16du:dateUtc="2025-06-24T14:44:00Z"/>
        </w:trPr>
        <w:tc>
          <w:tcPr>
            <w:tcW w:w="2397" w:type="dxa"/>
            <w:tcBorders>
              <w:top w:val="single" w:sz="4" w:space="0" w:color="A33662" w:themeColor="accent1"/>
              <w:bottom w:val="single" w:sz="4" w:space="0" w:color="A33662" w:themeColor="accent1"/>
              <w:right w:val="single" w:sz="24" w:space="0" w:color="FFFFFF" w:themeColor="background1"/>
            </w:tcBorders>
          </w:tcPr>
          <w:p w14:paraId="1EFB434D" w14:textId="612FC453" w:rsidR="009058AE" w:rsidRPr="006F1808" w:rsidRDefault="009058AE" w:rsidP="009058AE">
            <w:pPr>
              <w:rPr>
                <w:ins w:id="2157" w:author="Eriksson Tina" w:date="2025-06-24T16:44:00Z" w16du:dateUtc="2025-06-24T14:44:00Z"/>
              </w:rPr>
            </w:pPr>
            <w:ins w:id="2158" w:author="Eriksson Tina" w:date="2025-06-24T16:47:00Z" w16du:dateUtc="2025-06-24T14:47:00Z">
              <w:r w:rsidRPr="006F1808">
                <w:rPr>
                  <w:rFonts w:cstheme="minorHAnsi"/>
                </w:rPr>
                <w:t>Meddelar patienten</w:t>
              </w:r>
            </w:ins>
          </w:p>
        </w:tc>
        <w:tc>
          <w:tcPr>
            <w:tcW w:w="428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85196A0" w14:textId="165AB853" w:rsidR="009058AE" w:rsidRPr="006F1808" w:rsidRDefault="009058AE" w:rsidP="009058AE">
            <w:pPr>
              <w:rPr>
                <w:ins w:id="2159" w:author="Eriksson Tina" w:date="2025-06-24T16:44:00Z" w16du:dateUtc="2025-06-24T14:44:00Z"/>
              </w:rPr>
            </w:pPr>
            <w:ins w:id="2160" w:author="Eriksson Tina" w:date="2025-06-24T16:47:00Z" w16du:dateUtc="2025-06-24T14:47:00Z">
              <w:r w:rsidRPr="006F1808">
                <w:rPr>
                  <w:rFonts w:cstheme="minorHAnsi"/>
                </w:rPr>
                <w:t>Patienten och i förekommande fall anhöriga får personlig information om vem som är den fasta vårdkontakten.</w:t>
              </w:r>
            </w:ins>
          </w:p>
        </w:tc>
        <w:tc>
          <w:tcPr>
            <w:tcW w:w="196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0C2DB3" w14:textId="77777777" w:rsidR="009058AE" w:rsidRPr="006F1808" w:rsidRDefault="009058AE" w:rsidP="009058AE">
            <w:pPr>
              <w:rPr>
                <w:ins w:id="2161" w:author="Eriksson Tina" w:date="2025-06-24T16:44:00Z" w16du:dateUtc="2025-06-24T14:44:00Z"/>
              </w:rPr>
            </w:pPr>
          </w:p>
        </w:tc>
      </w:tr>
    </w:tbl>
    <w:p w14:paraId="7A2D0FB9" w14:textId="77777777" w:rsidR="00D616AC" w:rsidRPr="006F1808" w:rsidRDefault="00D616AC" w:rsidP="00D616AC">
      <w:pPr>
        <w:rPr>
          <w:ins w:id="2162" w:author="Eriksson Tina" w:date="2025-06-24T16:48:00Z" w16du:dateUtc="2025-06-24T14:48:00Z"/>
          <w:rStyle w:val="Diskretbetoning"/>
          <w:i w:val="0"/>
          <w:iCs w:val="0"/>
          <w:color w:val="098394"/>
        </w:rPr>
      </w:pPr>
    </w:p>
    <w:p w14:paraId="3537F384" w14:textId="77777777" w:rsidR="009058AE" w:rsidRPr="006F1808" w:rsidRDefault="009058AE" w:rsidP="00D616AC">
      <w:pPr>
        <w:rPr>
          <w:ins w:id="2163" w:author="Eriksson Tina" w:date="2025-06-24T16:48:00Z" w16du:dateUtc="2025-06-24T14:48:00Z"/>
          <w:rStyle w:val="Diskretbetoning"/>
          <w:i w:val="0"/>
          <w:iCs w:val="0"/>
          <w:color w:val="098394"/>
        </w:rPr>
      </w:pPr>
    </w:p>
    <w:p w14:paraId="40B06135" w14:textId="77777777" w:rsidR="009058AE" w:rsidRPr="006F1808" w:rsidRDefault="009058AE" w:rsidP="00D616AC">
      <w:pPr>
        <w:rPr>
          <w:ins w:id="2164" w:author="Eriksson Tina" w:date="2025-06-24T16:48:00Z" w16du:dateUtc="2025-06-24T14:48:00Z"/>
          <w:rStyle w:val="Diskretbetoning"/>
          <w:i w:val="0"/>
          <w:iCs w:val="0"/>
          <w:color w:val="098394"/>
        </w:rPr>
      </w:pPr>
    </w:p>
    <w:p w14:paraId="128CD383" w14:textId="77777777" w:rsidR="009058AE" w:rsidRPr="006F1808" w:rsidRDefault="009058AE" w:rsidP="009058AE">
      <w:pPr>
        <w:rPr>
          <w:ins w:id="2165" w:author="Eriksson Tina" w:date="2025-06-24T16:48:00Z" w16du:dateUtc="2025-06-24T14:48:00Z"/>
          <w:rStyle w:val="Diskretbetoning"/>
          <w:i w:val="0"/>
          <w:iCs w:val="0"/>
          <w:color w:val="098394"/>
        </w:rPr>
      </w:pPr>
    </w:p>
    <w:p w14:paraId="78EA57D8" w14:textId="77777777" w:rsidR="009058AE" w:rsidRPr="006F1808" w:rsidRDefault="009058AE" w:rsidP="009058AE">
      <w:pPr>
        <w:pStyle w:val="Numreradrubrik3"/>
        <w:rPr>
          <w:ins w:id="2166" w:author="Eriksson Tina" w:date="2025-06-24T16:48:00Z" w16du:dateUtc="2025-06-24T14:48:00Z"/>
          <w:lang w:val="sv-SE"/>
          <w:rPrChange w:id="2167" w:author="Eriksson Tina" w:date="2025-06-24T17:00:00Z" w16du:dateUtc="2025-06-24T15:00:00Z">
            <w:rPr>
              <w:ins w:id="2168" w:author="Eriksson Tina" w:date="2025-06-24T16:48:00Z" w16du:dateUtc="2025-06-24T14:48:00Z"/>
            </w:rPr>
          </w:rPrChange>
        </w:rPr>
      </w:pPr>
      <w:ins w:id="2169" w:author="Eriksson Tina" w:date="2025-06-24T16:48:00Z" w16du:dateUtc="2025-06-24T14:48:00Z">
        <w:r w:rsidRPr="006F1808">
          <w:rPr>
            <w:lang w:val="sv-SE"/>
            <w:rPrChange w:id="2170" w:author="Eriksson Tina" w:date="2025-06-24T17:00:00Z" w16du:dateUtc="2025-06-24T15:00:00Z">
              <w:rPr/>
            </w:rPrChange>
          </w:rPr>
          <w:t>Avslut</w:t>
        </w:r>
        <w:r w:rsidRPr="006F1808">
          <w:rPr>
            <w:lang w:val="sv-SE"/>
            <w:rPrChange w:id="2171" w:author="Eriksson Tina" w:date="2025-06-24T17:00:00Z" w16du:dateUtc="2025-06-24T15:00:00Z">
              <w:rPr/>
            </w:rPrChange>
          </w:rPr>
          <w:t xml:space="preserve"> av fast vårdkontakt</w:t>
        </w:r>
      </w:ins>
    </w:p>
    <w:p w14:paraId="52504230" w14:textId="77777777" w:rsidR="009058AE" w:rsidRPr="006F1808" w:rsidRDefault="009058AE" w:rsidP="009058AE">
      <w:pPr>
        <w:pStyle w:val="Numreradrubrik3"/>
        <w:numPr>
          <w:ilvl w:val="0"/>
          <w:numId w:val="0"/>
        </w:numPr>
        <w:rPr>
          <w:ins w:id="2172" w:author="Eriksson Tina" w:date="2025-06-24T16:48:00Z" w16du:dateUtc="2025-06-24T14:48:00Z"/>
          <w:lang w:val="sv-SE"/>
          <w:rPrChange w:id="2173" w:author="Eriksson Tina" w:date="2025-06-24T17:00:00Z" w16du:dateUtc="2025-06-24T15:00:00Z">
            <w:rPr>
              <w:ins w:id="2174" w:author="Eriksson Tina" w:date="2025-06-24T16:48:00Z" w16du:dateUtc="2025-06-24T14:48:00Z"/>
            </w:rPr>
          </w:rPrChange>
        </w:rPr>
      </w:pPr>
    </w:p>
    <w:p w14:paraId="0A2AB479" w14:textId="0401C0DB" w:rsidR="009058AE" w:rsidRPr="006F1808" w:rsidRDefault="009058AE" w:rsidP="009058AE">
      <w:pPr>
        <w:pStyle w:val="Numreradrubrik3"/>
        <w:numPr>
          <w:ilvl w:val="0"/>
          <w:numId w:val="0"/>
        </w:numPr>
        <w:rPr>
          <w:ins w:id="2175" w:author="Eriksson Tina" w:date="2025-06-24T16:48:00Z" w16du:dateUtc="2025-06-24T14:48:00Z"/>
          <w:lang w:val="sv-SE"/>
          <w:rPrChange w:id="2176" w:author="Eriksson Tina" w:date="2025-06-24T17:00:00Z" w16du:dateUtc="2025-06-24T15:00:00Z">
            <w:rPr>
              <w:ins w:id="2177" w:author="Eriksson Tina" w:date="2025-06-24T16:48:00Z" w16du:dateUtc="2025-06-24T14:48:00Z"/>
              <w:sz w:val="24"/>
              <w:szCs w:val="24"/>
            </w:rPr>
          </w:rPrChange>
        </w:rPr>
        <w:pPrChange w:id="2178" w:author="Eriksson Tina" w:date="2025-06-24T16:48:00Z" w16du:dateUtc="2025-06-24T14:48:00Z">
          <w:pPr>
            <w:pStyle w:val="Numreradrubrik1"/>
          </w:pPr>
        </w:pPrChange>
      </w:pPr>
      <w:ins w:id="2179" w:author="Eriksson Tina" w:date="2025-06-24T16:48:00Z" w16du:dateUtc="2025-06-24T14:48:00Z">
        <w:r w:rsidRPr="006F1808">
          <w:rPr>
            <w:rFonts w:asciiTheme="minorHAnsi" w:eastAsiaTheme="minorEastAsia" w:hAnsiTheme="minorHAnsi" w:cstheme="minorBidi"/>
            <w:b w:val="0"/>
            <w:spacing w:val="0"/>
            <w:sz w:val="20"/>
            <w:szCs w:val="20"/>
            <w:lang w:val="sv-SE"/>
            <w:rPrChange w:id="2180" w:author="Eriksson Tina" w:date="2025-06-24T17:00:00Z" w16du:dateUtc="2025-06-24T15:00:00Z">
              <w:rPr/>
            </w:rPrChange>
          </w:rPr>
          <w:t>Vid omprövning av behovet av fast vårdkontakt framkommer att behovet inte längre finns och uppdraget som fast vårdkontakt för patienten kan avsluta.</w:t>
        </w:r>
      </w:ins>
    </w:p>
    <w:p w14:paraId="6ABAD126" w14:textId="77777777" w:rsidR="009058AE" w:rsidRPr="006F1808" w:rsidRDefault="009058AE" w:rsidP="009058AE">
      <w:pPr>
        <w:rPr>
          <w:ins w:id="2181" w:author="Eriksson Tina" w:date="2025-06-24T16:48:00Z" w16du:dateUtc="2025-06-24T14:48:00Z"/>
        </w:rPr>
      </w:pPr>
    </w:p>
    <w:p w14:paraId="1BF67DBE" w14:textId="77777777" w:rsidR="009058AE" w:rsidRPr="006F1808" w:rsidRDefault="009058AE" w:rsidP="009058AE">
      <w:pPr>
        <w:rPr>
          <w:ins w:id="2182" w:author="Eriksson Tina" w:date="2025-06-24T16:48:00Z" w16du:dateUtc="2025-06-24T14:48:00Z"/>
        </w:rPr>
      </w:pPr>
      <w:ins w:id="2183" w:author="Eriksson Tina" w:date="2025-06-24T16:48:00Z" w16du:dateUtc="2025-06-24T14:48:00Z">
        <w:r w:rsidRPr="006F1808">
          <w:drawing>
            <wp:inline distT="0" distB="0" distL="0" distR="0" wp14:anchorId="389C09BC" wp14:editId="00BFBFB6">
              <wp:extent cx="5759450" cy="2145665"/>
              <wp:effectExtent l="0" t="0" r="0" b="6985"/>
              <wp:docPr id="509466172" name="Bildobjekt 1" descr="En bild som visar text, skärmbild, diagram, tecknad seri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466172" name="Bildobjekt 1" descr="En bild som visar text, skärmbild, diagram, tecknad serie&#10;&#10;AI-genererat innehåll kan vara felaktigt."/>
                      <pic:cNvPicPr/>
                    </pic:nvPicPr>
                    <pic:blipFill>
                      <a:blip r:embed="rId24"/>
                      <a:stretch>
                        <a:fillRect/>
                      </a:stretch>
                    </pic:blipFill>
                    <pic:spPr>
                      <a:xfrm>
                        <a:off x="0" y="0"/>
                        <a:ext cx="5759450" cy="2145665"/>
                      </a:xfrm>
                      <a:prstGeom prst="rect">
                        <a:avLst/>
                      </a:prstGeom>
                    </pic:spPr>
                  </pic:pic>
                </a:graphicData>
              </a:graphic>
            </wp:inline>
          </w:drawing>
        </w:r>
      </w:ins>
    </w:p>
    <w:p w14:paraId="5A429AD1" w14:textId="1AA60750" w:rsidR="009058AE" w:rsidRPr="006F1808" w:rsidRDefault="009058AE" w:rsidP="009058AE">
      <w:pPr>
        <w:pStyle w:val="Beskrivning"/>
        <w:jc w:val="center"/>
        <w:rPr>
          <w:ins w:id="2184" w:author="Eriksson Tina" w:date="2025-06-24T16:48:00Z" w16du:dateUtc="2025-06-24T14:48:00Z"/>
        </w:rPr>
      </w:pPr>
      <w:ins w:id="2185" w:author="Eriksson Tina" w:date="2025-06-24T16:48:00Z" w16du:dateUtc="2025-06-24T14:48:00Z">
        <w:r w:rsidRPr="006F1808">
          <w:t xml:space="preserve">Figur </w:t>
        </w:r>
      </w:ins>
      <w:ins w:id="2186" w:author="Eriksson Tina" w:date="2025-06-24T16:49:00Z" w16du:dateUtc="2025-06-24T14:49:00Z">
        <w:r w:rsidRPr="006F1808">
          <w:t>6</w:t>
        </w:r>
      </w:ins>
      <w:ins w:id="2187" w:author="Eriksson Tina" w:date="2025-06-24T16:48:00Z" w16du:dateUtc="2025-06-24T14:48:00Z">
        <w:r w:rsidRPr="006F1808">
          <w:t xml:space="preserve"> </w:t>
        </w:r>
      </w:ins>
      <w:ins w:id="2188" w:author="Eriksson Tina" w:date="2025-06-24T16:49:00Z" w16du:dateUtc="2025-06-24T14:49:00Z">
        <w:r w:rsidRPr="006F1808">
          <w:t xml:space="preserve">Avslut </w:t>
        </w:r>
      </w:ins>
      <w:ins w:id="2189" w:author="Eriksson Tina" w:date="2025-06-24T16:48:00Z" w16du:dateUtc="2025-06-24T14:48:00Z">
        <w:r w:rsidRPr="006F1808">
          <w:t>av fast vårdkontakt</w:t>
        </w:r>
      </w:ins>
    </w:p>
    <w:p w14:paraId="483A37FD" w14:textId="77777777" w:rsidR="009058AE" w:rsidRPr="006F1808" w:rsidRDefault="009058AE" w:rsidP="009058AE">
      <w:pPr>
        <w:rPr>
          <w:ins w:id="2190" w:author="Eriksson Tina" w:date="2025-06-24T16:48:00Z" w16du:dateUtc="2025-06-24T14:48:00Z"/>
          <w:color w:val="098394"/>
        </w:rPr>
      </w:pPr>
    </w:p>
    <w:p w14:paraId="7C82CC9C" w14:textId="77777777" w:rsidR="009058AE" w:rsidRPr="006F1808" w:rsidRDefault="009058AE" w:rsidP="009058AE">
      <w:pPr>
        <w:rPr>
          <w:ins w:id="2191" w:author="Eriksson Tina" w:date="2025-06-24T16:48:00Z" w16du:dateUtc="2025-06-24T14:48:00Z"/>
          <w:rStyle w:val="Diskretbetoning"/>
          <w:b/>
          <w:bCs/>
          <w:i w:val="0"/>
          <w:iCs w:val="0"/>
        </w:rPr>
      </w:pPr>
      <w:ins w:id="2192" w:author="Eriksson Tina" w:date="2025-06-24T16:48:00Z" w16du:dateUtc="2025-06-24T14:48:00Z">
        <w:r w:rsidRPr="006F1808">
          <w:rPr>
            <w:rStyle w:val="Diskretbetoning"/>
            <w:b/>
            <w:bCs/>
            <w:i w:val="0"/>
            <w:iCs w:val="0"/>
          </w:rPr>
          <w:t>Aktörer</w:t>
        </w:r>
      </w:ins>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729"/>
        <w:gridCol w:w="2774"/>
        <w:gridCol w:w="2782"/>
      </w:tblGrid>
      <w:tr w:rsidR="009058AE" w:rsidRPr="006F1808" w14:paraId="5253569A" w14:textId="77777777" w:rsidTr="00140B91">
        <w:trPr>
          <w:trHeight w:val="21"/>
          <w:ins w:id="2193" w:author="Eriksson Tina" w:date="2025-06-24T16:48:00Z" w16du:dateUtc="2025-06-24T14:48:00Z"/>
        </w:trPr>
        <w:tc>
          <w:tcPr>
            <w:tcW w:w="2729" w:type="dxa"/>
            <w:shd w:val="clear" w:color="auto" w:fill="A33662" w:themeFill="accent1"/>
          </w:tcPr>
          <w:p w14:paraId="40F0657F" w14:textId="77777777" w:rsidR="009058AE" w:rsidRPr="006F1808" w:rsidRDefault="009058AE" w:rsidP="00140B91">
            <w:pPr>
              <w:pStyle w:val="Tabellrubrik"/>
              <w:rPr>
                <w:ins w:id="2194" w:author="Eriksson Tina" w:date="2025-06-24T16:48:00Z" w16du:dateUtc="2025-06-24T14:48:00Z"/>
              </w:rPr>
            </w:pPr>
            <w:ins w:id="2195" w:author="Eriksson Tina" w:date="2025-06-24T16:48:00Z" w16du:dateUtc="2025-06-24T14:48:00Z">
              <w:r w:rsidRPr="006F1808">
                <w:t>Aktör</w:t>
              </w:r>
            </w:ins>
          </w:p>
        </w:tc>
        <w:tc>
          <w:tcPr>
            <w:tcW w:w="2774" w:type="dxa"/>
            <w:shd w:val="clear" w:color="auto" w:fill="A33662" w:themeFill="accent1"/>
          </w:tcPr>
          <w:p w14:paraId="61729778" w14:textId="77777777" w:rsidR="009058AE" w:rsidRPr="006F1808" w:rsidRDefault="009058AE" w:rsidP="00140B91">
            <w:pPr>
              <w:pStyle w:val="Tabellrubrik"/>
              <w:rPr>
                <w:ins w:id="2196" w:author="Eriksson Tina" w:date="2025-06-24T16:48:00Z" w16du:dateUtc="2025-06-24T14:48:00Z"/>
              </w:rPr>
            </w:pPr>
            <w:ins w:id="2197" w:author="Eriksson Tina" w:date="2025-06-24T16:48:00Z" w16du:dateUtc="2025-06-24T14:48:00Z">
              <w:r w:rsidRPr="006F1808">
                <w:t>bESKRIVNING</w:t>
              </w:r>
            </w:ins>
          </w:p>
        </w:tc>
        <w:tc>
          <w:tcPr>
            <w:tcW w:w="2782" w:type="dxa"/>
            <w:shd w:val="clear" w:color="auto" w:fill="A33662" w:themeFill="accent1"/>
          </w:tcPr>
          <w:p w14:paraId="0429CABD" w14:textId="77777777" w:rsidR="009058AE" w:rsidRPr="006F1808" w:rsidRDefault="009058AE" w:rsidP="00140B91">
            <w:pPr>
              <w:pStyle w:val="Tabellrubrik"/>
              <w:rPr>
                <w:ins w:id="2198" w:author="Eriksson Tina" w:date="2025-06-24T16:48:00Z" w16du:dateUtc="2025-06-24T14:48:00Z"/>
              </w:rPr>
            </w:pPr>
            <w:ins w:id="2199" w:author="Eriksson Tina" w:date="2025-06-24T16:48:00Z" w16du:dateUtc="2025-06-24T14:48:00Z">
              <w:r w:rsidRPr="006F1808">
                <w:t>KOMMENTAR</w:t>
              </w:r>
            </w:ins>
          </w:p>
        </w:tc>
      </w:tr>
      <w:tr w:rsidR="009058AE" w:rsidRPr="006F1808" w14:paraId="342D8BEE" w14:textId="77777777" w:rsidTr="00140B91">
        <w:trPr>
          <w:trHeight w:val="711"/>
          <w:ins w:id="2200" w:author="Eriksson Tina" w:date="2025-06-24T16:48:00Z" w16du:dateUtc="2025-06-24T14:48:00Z"/>
        </w:trPr>
        <w:tc>
          <w:tcPr>
            <w:tcW w:w="2729" w:type="dxa"/>
            <w:tcBorders>
              <w:bottom w:val="single" w:sz="4" w:space="0" w:color="A33662" w:themeColor="accent1"/>
              <w:right w:val="single" w:sz="24" w:space="0" w:color="FFFFFF" w:themeColor="background1"/>
            </w:tcBorders>
          </w:tcPr>
          <w:p w14:paraId="622E36A6" w14:textId="77777777" w:rsidR="009058AE" w:rsidRPr="006F1808" w:rsidRDefault="009058AE" w:rsidP="00140B91">
            <w:pPr>
              <w:rPr>
                <w:ins w:id="2201" w:author="Eriksson Tina" w:date="2025-06-24T16:48:00Z" w16du:dateUtc="2025-06-24T14:48:00Z"/>
                <w:color w:val="098394"/>
              </w:rPr>
            </w:pPr>
            <w:ins w:id="2202" w:author="Eriksson Tina" w:date="2025-06-24T16:48:00Z" w16du:dateUtc="2025-06-24T14:48:00Z">
              <w:r w:rsidRPr="006F1808">
                <w:rPr>
                  <w:rFonts w:cstheme="minorHAnsi"/>
                </w:rPr>
                <w:t>Hälso- och sjukvårdspersonal</w:t>
              </w:r>
            </w:ins>
          </w:p>
        </w:tc>
        <w:tc>
          <w:tcPr>
            <w:tcW w:w="2774" w:type="dxa"/>
            <w:tcBorders>
              <w:left w:val="single" w:sz="24" w:space="0" w:color="FFFFFF" w:themeColor="background1"/>
              <w:bottom w:val="single" w:sz="4" w:space="0" w:color="A33662" w:themeColor="accent1"/>
              <w:right w:val="single" w:sz="24" w:space="0" w:color="FFFFFF" w:themeColor="background1"/>
            </w:tcBorders>
          </w:tcPr>
          <w:p w14:paraId="21F35CF1" w14:textId="77777777" w:rsidR="009058AE" w:rsidRPr="006F1808" w:rsidRDefault="009058AE" w:rsidP="00140B91">
            <w:pPr>
              <w:rPr>
                <w:ins w:id="2203" w:author="Eriksson Tina" w:date="2025-06-24T16:48:00Z" w16du:dateUtc="2025-06-24T14:48:00Z"/>
                <w:color w:val="098394"/>
              </w:rPr>
            </w:pPr>
            <w:ins w:id="2204" w:author="Eriksson Tina" w:date="2025-06-24T16:48:00Z" w16du:dateUtc="2025-06-24T14:48:00Z">
              <w:r w:rsidRPr="006F1808">
                <w:rPr>
                  <w:rFonts w:ascii="Arial" w:hAnsi="Arial" w:cs="Arial"/>
                  <w:color w:val="262626"/>
                  <w:shd w:val="clear" w:color="auto" w:fill="FFFFFF"/>
                </w:rPr>
                <w:t>person eller personer som i sitt yrke utför hälso- och sjukvård</w:t>
              </w:r>
            </w:ins>
          </w:p>
        </w:tc>
        <w:tc>
          <w:tcPr>
            <w:tcW w:w="2782" w:type="dxa"/>
            <w:tcBorders>
              <w:left w:val="single" w:sz="24" w:space="0" w:color="FFFFFF" w:themeColor="background1"/>
              <w:bottom w:val="single" w:sz="4" w:space="0" w:color="A33662" w:themeColor="accent1"/>
              <w:right w:val="single" w:sz="24" w:space="0" w:color="FFFFFF" w:themeColor="background1"/>
            </w:tcBorders>
          </w:tcPr>
          <w:p w14:paraId="10414CD7" w14:textId="77777777" w:rsidR="009058AE" w:rsidRPr="006F1808" w:rsidRDefault="009058AE" w:rsidP="00140B91">
            <w:pPr>
              <w:rPr>
                <w:ins w:id="2205" w:author="Eriksson Tina" w:date="2025-06-24T16:48:00Z" w16du:dateUtc="2025-06-24T14:48:00Z"/>
                <w:color w:val="098394"/>
              </w:rPr>
            </w:pPr>
          </w:p>
        </w:tc>
      </w:tr>
      <w:tr w:rsidR="009058AE" w:rsidRPr="006F1808" w14:paraId="7E8ACE42" w14:textId="77777777" w:rsidTr="00140B91">
        <w:trPr>
          <w:trHeight w:val="784"/>
          <w:ins w:id="2206" w:author="Eriksson Tina" w:date="2025-06-24T16:48:00Z" w16du:dateUtc="2025-06-24T14:48:00Z"/>
        </w:trPr>
        <w:tc>
          <w:tcPr>
            <w:tcW w:w="2729" w:type="dxa"/>
            <w:tcBorders>
              <w:top w:val="single" w:sz="4" w:space="0" w:color="A33662" w:themeColor="accent1"/>
              <w:bottom w:val="single" w:sz="4" w:space="0" w:color="A33662" w:themeColor="accent1"/>
              <w:right w:val="single" w:sz="24" w:space="0" w:color="FFFFFF" w:themeColor="background1"/>
            </w:tcBorders>
          </w:tcPr>
          <w:p w14:paraId="525DE94D" w14:textId="77777777" w:rsidR="009058AE" w:rsidRPr="006F1808" w:rsidRDefault="009058AE" w:rsidP="00140B91">
            <w:pPr>
              <w:rPr>
                <w:ins w:id="2207" w:author="Eriksson Tina" w:date="2025-06-24T16:48:00Z" w16du:dateUtc="2025-06-24T14:48:00Z"/>
                <w:color w:val="098394"/>
              </w:rPr>
            </w:pPr>
            <w:ins w:id="2208" w:author="Eriksson Tina" w:date="2025-06-24T16:48:00Z" w16du:dateUtc="2025-06-24T14:48:00Z">
              <w:r w:rsidRPr="006F1808">
                <w:t>Patient</w:t>
              </w:r>
            </w:ins>
          </w:p>
        </w:tc>
        <w:tc>
          <w:tcPr>
            <w:tcW w:w="277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7CBFF84" w14:textId="77777777" w:rsidR="009058AE" w:rsidRPr="006F1808" w:rsidRDefault="009058AE" w:rsidP="00140B91">
            <w:pPr>
              <w:rPr>
                <w:ins w:id="2209" w:author="Eriksson Tina" w:date="2025-06-24T16:48:00Z" w16du:dateUtc="2025-06-24T14:48:00Z"/>
                <w:rStyle w:val="ui-provider"/>
              </w:rPr>
            </w:pPr>
            <w:ins w:id="2210" w:author="Eriksson Tina" w:date="2025-06-24T16:48:00Z" w16du:dateUtc="2025-06-24T14:48:00Z">
              <w:r w:rsidRPr="006F1808">
                <w:rPr>
                  <w:rStyle w:val="ui-provider"/>
                </w:rPr>
                <w:t>person som erhåller eller är registrerad för att erhålla hälso- och sjukvård</w:t>
              </w:r>
            </w:ins>
          </w:p>
          <w:p w14:paraId="68167545" w14:textId="77777777" w:rsidR="009058AE" w:rsidRPr="006F1808" w:rsidRDefault="009058AE" w:rsidP="00140B91">
            <w:pPr>
              <w:rPr>
                <w:ins w:id="2211" w:author="Eriksson Tina" w:date="2025-06-24T16:48:00Z" w16du:dateUtc="2025-06-24T14:48:00Z"/>
              </w:rPr>
            </w:pPr>
          </w:p>
        </w:tc>
        <w:tc>
          <w:tcPr>
            <w:tcW w:w="278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09DBDE5" w14:textId="77777777" w:rsidR="009058AE" w:rsidRPr="006F1808" w:rsidRDefault="009058AE" w:rsidP="00140B91">
            <w:pPr>
              <w:rPr>
                <w:ins w:id="2212" w:author="Eriksson Tina" w:date="2025-06-24T16:48:00Z" w16du:dateUtc="2025-06-24T14:48:00Z"/>
                <w:color w:val="098394"/>
              </w:rPr>
            </w:pPr>
          </w:p>
        </w:tc>
      </w:tr>
    </w:tbl>
    <w:p w14:paraId="2E17B28A" w14:textId="77777777" w:rsidR="009058AE" w:rsidRPr="006F1808" w:rsidRDefault="009058AE" w:rsidP="009058AE">
      <w:pPr>
        <w:rPr>
          <w:ins w:id="2213" w:author="Eriksson Tina" w:date="2025-06-24T16:48:00Z" w16du:dateUtc="2025-06-24T14:48:00Z"/>
          <w:rStyle w:val="Diskretbetoning"/>
          <w:i w:val="0"/>
          <w:iCs w:val="0"/>
          <w:color w:val="098394"/>
        </w:rPr>
      </w:pPr>
    </w:p>
    <w:p w14:paraId="5E2915A6" w14:textId="77777777" w:rsidR="009058AE" w:rsidRPr="006F1808" w:rsidRDefault="009058AE" w:rsidP="009058AE">
      <w:pPr>
        <w:rPr>
          <w:ins w:id="2214" w:author="Eriksson Tina" w:date="2025-06-24T16:48:00Z" w16du:dateUtc="2025-06-24T14:48:00Z"/>
          <w:rStyle w:val="Diskretbetoning"/>
          <w:b/>
          <w:bCs/>
          <w:i w:val="0"/>
          <w:iCs w:val="0"/>
        </w:rPr>
      </w:pPr>
      <w:ins w:id="2215" w:author="Eriksson Tina" w:date="2025-06-24T16:48:00Z" w16du:dateUtc="2025-06-24T14:48:00Z">
        <w:r w:rsidRPr="006F1808">
          <w:rPr>
            <w:rStyle w:val="Diskretbetoning"/>
            <w:b/>
            <w:bCs/>
            <w:i w:val="0"/>
            <w:iCs w:val="0"/>
          </w:rPr>
          <w:t>Processteg</w:t>
        </w:r>
      </w:ins>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397"/>
        <w:gridCol w:w="4281"/>
        <w:gridCol w:w="1961"/>
      </w:tblGrid>
      <w:tr w:rsidR="009058AE" w:rsidRPr="006F1808" w14:paraId="5D3348A7" w14:textId="77777777" w:rsidTr="00140B91">
        <w:trPr>
          <w:trHeight w:val="43"/>
          <w:ins w:id="2216" w:author="Eriksson Tina" w:date="2025-06-24T16:48:00Z" w16du:dateUtc="2025-06-24T14:48:00Z"/>
        </w:trPr>
        <w:tc>
          <w:tcPr>
            <w:tcW w:w="2397" w:type="dxa"/>
            <w:shd w:val="clear" w:color="auto" w:fill="A33662" w:themeFill="accent1"/>
          </w:tcPr>
          <w:p w14:paraId="69306003" w14:textId="77777777" w:rsidR="009058AE" w:rsidRPr="006F1808" w:rsidRDefault="009058AE" w:rsidP="00140B91">
            <w:pPr>
              <w:pStyle w:val="Tabellrubrik"/>
              <w:rPr>
                <w:ins w:id="2217" w:author="Eriksson Tina" w:date="2025-06-24T16:48:00Z" w16du:dateUtc="2025-06-24T14:48:00Z"/>
              </w:rPr>
            </w:pPr>
            <w:ins w:id="2218" w:author="Eriksson Tina" w:date="2025-06-24T16:48:00Z" w16du:dateUtc="2025-06-24T14:48:00Z">
              <w:r w:rsidRPr="006F1808">
                <w:t>PROCESSTEG</w:t>
              </w:r>
            </w:ins>
          </w:p>
        </w:tc>
        <w:tc>
          <w:tcPr>
            <w:tcW w:w="4281" w:type="dxa"/>
            <w:shd w:val="clear" w:color="auto" w:fill="A33662" w:themeFill="accent1"/>
          </w:tcPr>
          <w:p w14:paraId="7FE043B4" w14:textId="77777777" w:rsidR="009058AE" w:rsidRPr="006F1808" w:rsidRDefault="009058AE" w:rsidP="00140B91">
            <w:pPr>
              <w:pStyle w:val="Tabellrubrik"/>
              <w:rPr>
                <w:ins w:id="2219" w:author="Eriksson Tina" w:date="2025-06-24T16:48:00Z" w16du:dateUtc="2025-06-24T14:48:00Z"/>
              </w:rPr>
            </w:pPr>
            <w:ins w:id="2220" w:author="Eriksson Tina" w:date="2025-06-24T16:48:00Z" w16du:dateUtc="2025-06-24T14:48:00Z">
              <w:r w:rsidRPr="006F1808">
                <w:t>bESKRIVNING</w:t>
              </w:r>
            </w:ins>
          </w:p>
        </w:tc>
        <w:tc>
          <w:tcPr>
            <w:tcW w:w="1961" w:type="dxa"/>
            <w:shd w:val="clear" w:color="auto" w:fill="A33662" w:themeFill="accent1"/>
          </w:tcPr>
          <w:p w14:paraId="599250D1" w14:textId="77777777" w:rsidR="009058AE" w:rsidRPr="006F1808" w:rsidRDefault="009058AE" w:rsidP="00140B91">
            <w:pPr>
              <w:pStyle w:val="Tabellrubrik"/>
              <w:rPr>
                <w:ins w:id="2221" w:author="Eriksson Tina" w:date="2025-06-24T16:48:00Z" w16du:dateUtc="2025-06-24T14:48:00Z"/>
              </w:rPr>
            </w:pPr>
            <w:ins w:id="2222" w:author="Eriksson Tina" w:date="2025-06-24T16:48:00Z" w16du:dateUtc="2025-06-24T14:48:00Z">
              <w:r w:rsidRPr="006F1808">
                <w:t>KOMMENTAR</w:t>
              </w:r>
            </w:ins>
          </w:p>
        </w:tc>
      </w:tr>
      <w:tr w:rsidR="009058AE" w:rsidRPr="006F1808" w14:paraId="02C4A92F" w14:textId="77777777" w:rsidTr="00140B91">
        <w:trPr>
          <w:trHeight w:val="286"/>
          <w:ins w:id="2223" w:author="Eriksson Tina" w:date="2025-06-24T16:48:00Z" w16du:dateUtc="2025-06-24T14:48:00Z"/>
        </w:trPr>
        <w:tc>
          <w:tcPr>
            <w:tcW w:w="2397" w:type="dxa"/>
            <w:tcBorders>
              <w:bottom w:val="single" w:sz="4" w:space="0" w:color="A33662" w:themeColor="accent1"/>
              <w:right w:val="single" w:sz="24" w:space="0" w:color="FFFFFF" w:themeColor="background1"/>
            </w:tcBorders>
          </w:tcPr>
          <w:p w14:paraId="137709A2" w14:textId="538E46C0" w:rsidR="009058AE" w:rsidRPr="006F1808" w:rsidRDefault="009058AE" w:rsidP="009058AE">
            <w:pPr>
              <w:rPr>
                <w:ins w:id="2224" w:author="Eriksson Tina" w:date="2025-06-24T16:48:00Z" w16du:dateUtc="2025-06-24T14:48:00Z"/>
                <w:color w:val="098394"/>
              </w:rPr>
            </w:pPr>
            <w:ins w:id="2225" w:author="Eriksson Tina" w:date="2025-06-24T16:53:00Z" w16du:dateUtc="2025-06-24T14:53:00Z">
              <w:r w:rsidRPr="006F1808">
                <w:rPr>
                  <w:rFonts w:cstheme="minorHAnsi"/>
                </w:rPr>
                <w:t>Omprövning av behov av fast vårdkontakt</w:t>
              </w:r>
            </w:ins>
          </w:p>
        </w:tc>
        <w:tc>
          <w:tcPr>
            <w:tcW w:w="4281" w:type="dxa"/>
            <w:tcBorders>
              <w:left w:val="single" w:sz="24" w:space="0" w:color="FFFFFF" w:themeColor="background1"/>
              <w:bottom w:val="single" w:sz="4" w:space="0" w:color="A33662" w:themeColor="accent1"/>
              <w:right w:val="single" w:sz="24" w:space="0" w:color="FFFFFF" w:themeColor="background1"/>
            </w:tcBorders>
          </w:tcPr>
          <w:p w14:paraId="58B952F5" w14:textId="205D2320" w:rsidR="009058AE" w:rsidRPr="006F1808" w:rsidRDefault="009058AE" w:rsidP="009058AE">
            <w:pPr>
              <w:rPr>
                <w:ins w:id="2226" w:author="Eriksson Tina" w:date="2025-06-24T16:48:00Z" w16du:dateUtc="2025-06-24T14:48:00Z"/>
                <w:color w:val="098394"/>
              </w:rPr>
            </w:pPr>
            <w:ins w:id="2227" w:author="Eriksson Tina" w:date="2025-06-24T16:53:00Z" w16du:dateUtc="2025-06-24T14:53:00Z">
              <w:r w:rsidRPr="006F1808">
                <w:rPr>
                  <w:rFonts w:cstheme="minorHAnsi"/>
                </w:rPr>
                <w:t>Vid omprövning av behov om fast vårdkontakt framkommer att behovet inte längre finns.</w:t>
              </w:r>
            </w:ins>
          </w:p>
        </w:tc>
        <w:tc>
          <w:tcPr>
            <w:tcW w:w="1961" w:type="dxa"/>
            <w:tcBorders>
              <w:left w:val="single" w:sz="24" w:space="0" w:color="FFFFFF" w:themeColor="background1"/>
              <w:bottom w:val="single" w:sz="4" w:space="0" w:color="A33662" w:themeColor="accent1"/>
              <w:right w:val="single" w:sz="24" w:space="0" w:color="FFFFFF" w:themeColor="background1"/>
            </w:tcBorders>
          </w:tcPr>
          <w:p w14:paraId="58B0694E" w14:textId="77777777" w:rsidR="009058AE" w:rsidRPr="006F1808" w:rsidRDefault="009058AE" w:rsidP="009058AE">
            <w:pPr>
              <w:rPr>
                <w:ins w:id="2228" w:author="Eriksson Tina" w:date="2025-06-24T16:48:00Z" w16du:dateUtc="2025-06-24T14:48:00Z"/>
                <w:color w:val="098394"/>
              </w:rPr>
            </w:pPr>
          </w:p>
        </w:tc>
      </w:tr>
      <w:tr w:rsidR="009058AE" w:rsidRPr="006F1808" w14:paraId="2AB19837" w14:textId="77777777" w:rsidTr="00140B91">
        <w:trPr>
          <w:trHeight w:val="586"/>
          <w:ins w:id="2229" w:author="Eriksson Tina" w:date="2025-06-24T16:48:00Z" w16du:dateUtc="2025-06-24T14:48:00Z"/>
        </w:trPr>
        <w:tc>
          <w:tcPr>
            <w:tcW w:w="2397" w:type="dxa"/>
            <w:tcBorders>
              <w:top w:val="single" w:sz="4" w:space="0" w:color="A33662" w:themeColor="accent1"/>
              <w:bottom w:val="single" w:sz="4" w:space="0" w:color="A33662" w:themeColor="accent1"/>
              <w:right w:val="single" w:sz="24" w:space="0" w:color="FFFFFF" w:themeColor="background1"/>
            </w:tcBorders>
          </w:tcPr>
          <w:p w14:paraId="4D9B2D5D" w14:textId="54C41805" w:rsidR="009058AE" w:rsidRPr="006F1808" w:rsidRDefault="009058AE" w:rsidP="009058AE">
            <w:pPr>
              <w:rPr>
                <w:ins w:id="2230" w:author="Eriksson Tina" w:date="2025-06-24T16:48:00Z" w16du:dateUtc="2025-06-24T14:48:00Z"/>
                <w:color w:val="098394"/>
              </w:rPr>
            </w:pPr>
            <w:ins w:id="2231" w:author="Eriksson Tina" w:date="2025-06-24T16:53:00Z" w16du:dateUtc="2025-06-24T14:53:00Z">
              <w:r w:rsidRPr="006F1808">
                <w:rPr>
                  <w:rFonts w:cstheme="minorHAnsi"/>
                </w:rPr>
                <w:t>Dokumentation om avslut för den fasta vårdkontakten</w:t>
              </w:r>
            </w:ins>
          </w:p>
        </w:tc>
        <w:tc>
          <w:tcPr>
            <w:tcW w:w="428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52838F4" w14:textId="46BFE189" w:rsidR="009058AE" w:rsidRPr="006F1808" w:rsidRDefault="009058AE" w:rsidP="009058AE">
            <w:pPr>
              <w:rPr>
                <w:ins w:id="2232" w:author="Eriksson Tina" w:date="2025-06-24T16:48:00Z" w16du:dateUtc="2025-06-24T14:48:00Z"/>
                <w:color w:val="098394"/>
              </w:rPr>
            </w:pPr>
            <w:ins w:id="2233" w:author="Eriksson Tina" w:date="2025-06-24T16:53:00Z" w16du:dateUtc="2025-06-24T14:53:00Z">
              <w:r w:rsidRPr="006F1808">
                <w:rPr>
                  <w:rFonts w:cstheme="minorHAnsi"/>
                </w:rPr>
                <w:t>Dokumentation genomförs för att avsluta den fasta vårdkontakten.</w:t>
              </w:r>
            </w:ins>
          </w:p>
        </w:tc>
        <w:tc>
          <w:tcPr>
            <w:tcW w:w="196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31DD644" w14:textId="77777777" w:rsidR="009058AE" w:rsidRPr="006F1808" w:rsidRDefault="009058AE" w:rsidP="009058AE">
            <w:pPr>
              <w:rPr>
                <w:ins w:id="2234" w:author="Eriksson Tina" w:date="2025-06-24T16:48:00Z" w16du:dateUtc="2025-06-24T14:48:00Z"/>
                <w:color w:val="098394"/>
              </w:rPr>
            </w:pPr>
          </w:p>
        </w:tc>
      </w:tr>
      <w:tr w:rsidR="009058AE" w:rsidRPr="006F1808" w14:paraId="6D3E307A" w14:textId="77777777" w:rsidTr="00140B91">
        <w:trPr>
          <w:trHeight w:val="866"/>
          <w:ins w:id="2235" w:author="Eriksson Tina" w:date="2025-06-24T16:48:00Z" w16du:dateUtc="2025-06-24T14:48:00Z"/>
        </w:trPr>
        <w:tc>
          <w:tcPr>
            <w:tcW w:w="2397" w:type="dxa"/>
            <w:tcBorders>
              <w:top w:val="single" w:sz="4" w:space="0" w:color="A33662" w:themeColor="accent1"/>
              <w:bottom w:val="single" w:sz="4" w:space="0" w:color="A33662" w:themeColor="accent1"/>
              <w:right w:val="single" w:sz="24" w:space="0" w:color="FFFFFF" w:themeColor="background1"/>
            </w:tcBorders>
          </w:tcPr>
          <w:p w14:paraId="7A294195" w14:textId="0188B72B" w:rsidR="009058AE" w:rsidRPr="006F1808" w:rsidRDefault="009058AE" w:rsidP="009058AE">
            <w:pPr>
              <w:rPr>
                <w:ins w:id="2236" w:author="Eriksson Tina" w:date="2025-06-24T16:48:00Z" w16du:dateUtc="2025-06-24T14:48:00Z"/>
              </w:rPr>
            </w:pPr>
            <w:ins w:id="2237" w:author="Eriksson Tina" w:date="2025-06-24T16:53:00Z" w16du:dateUtc="2025-06-24T14:53:00Z">
              <w:r w:rsidRPr="006F1808">
                <w:rPr>
                  <w:rFonts w:cstheme="minorHAnsi"/>
                </w:rPr>
                <w:t>Avslutad fast vårdkontakt visas inte längre på 1177</w:t>
              </w:r>
            </w:ins>
          </w:p>
        </w:tc>
        <w:tc>
          <w:tcPr>
            <w:tcW w:w="428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BC5EC8A" w14:textId="7ED6AD5E" w:rsidR="009058AE" w:rsidRPr="006F1808" w:rsidRDefault="009058AE" w:rsidP="009058AE">
            <w:pPr>
              <w:rPr>
                <w:ins w:id="2238" w:author="Eriksson Tina" w:date="2025-06-24T16:48:00Z" w16du:dateUtc="2025-06-24T14:48:00Z"/>
              </w:rPr>
            </w:pPr>
            <w:ins w:id="2239" w:author="Eriksson Tina" w:date="2025-06-24T16:53:00Z" w16du:dateUtc="2025-06-24T14:53:00Z">
              <w:r w:rsidRPr="006F1808">
                <w:rPr>
                  <w:rFonts w:cstheme="minorHAnsi"/>
                </w:rPr>
                <w:t xml:space="preserve">Den avslutade fasta vårdkontakten ska inte längre visas på 1177. </w:t>
              </w:r>
            </w:ins>
          </w:p>
        </w:tc>
        <w:tc>
          <w:tcPr>
            <w:tcW w:w="196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31023E8" w14:textId="77777777" w:rsidR="009058AE" w:rsidRPr="006F1808" w:rsidRDefault="009058AE" w:rsidP="009058AE">
            <w:pPr>
              <w:rPr>
                <w:ins w:id="2240" w:author="Eriksson Tina" w:date="2025-06-24T16:48:00Z" w16du:dateUtc="2025-06-24T14:48:00Z"/>
              </w:rPr>
            </w:pPr>
          </w:p>
        </w:tc>
      </w:tr>
      <w:tr w:rsidR="009058AE" w:rsidRPr="006F1808" w14:paraId="44E24C75" w14:textId="77777777" w:rsidTr="00140B91">
        <w:trPr>
          <w:trHeight w:val="595"/>
          <w:ins w:id="2241" w:author="Eriksson Tina" w:date="2025-06-24T16:48:00Z" w16du:dateUtc="2025-06-24T14:48:00Z"/>
        </w:trPr>
        <w:tc>
          <w:tcPr>
            <w:tcW w:w="2397" w:type="dxa"/>
            <w:tcBorders>
              <w:top w:val="single" w:sz="4" w:space="0" w:color="A33662" w:themeColor="accent1"/>
              <w:bottom w:val="single" w:sz="4" w:space="0" w:color="A33662" w:themeColor="accent1"/>
              <w:right w:val="single" w:sz="24" w:space="0" w:color="FFFFFF" w:themeColor="background1"/>
            </w:tcBorders>
          </w:tcPr>
          <w:p w14:paraId="05D6B72E" w14:textId="20D81D4E" w:rsidR="009058AE" w:rsidRPr="006F1808" w:rsidRDefault="009058AE" w:rsidP="009058AE">
            <w:pPr>
              <w:rPr>
                <w:ins w:id="2242" w:author="Eriksson Tina" w:date="2025-06-24T16:48:00Z" w16du:dateUtc="2025-06-24T14:48:00Z"/>
              </w:rPr>
            </w:pPr>
            <w:ins w:id="2243" w:author="Eriksson Tina" w:date="2025-06-24T16:53:00Z" w16du:dateUtc="2025-06-24T14:53:00Z">
              <w:r w:rsidRPr="006F1808">
                <w:rPr>
                  <w:rFonts w:cstheme="minorHAnsi"/>
                </w:rPr>
                <w:t>Mottager information om att fast vårdkontakt är avslutad</w:t>
              </w:r>
            </w:ins>
          </w:p>
        </w:tc>
        <w:tc>
          <w:tcPr>
            <w:tcW w:w="428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93E00C2" w14:textId="28F5D7B4" w:rsidR="009058AE" w:rsidRPr="006F1808" w:rsidRDefault="009058AE" w:rsidP="009058AE">
            <w:pPr>
              <w:rPr>
                <w:ins w:id="2244" w:author="Eriksson Tina" w:date="2025-06-24T16:48:00Z" w16du:dateUtc="2025-06-24T14:48:00Z"/>
              </w:rPr>
            </w:pPr>
            <w:ins w:id="2245" w:author="Eriksson Tina" w:date="2025-06-24T16:53:00Z" w16du:dateUtc="2025-06-24T14:53:00Z">
              <w:r w:rsidRPr="006F1808">
                <w:rPr>
                  <w:rFonts w:cstheme="minorHAnsi"/>
                </w:rPr>
                <w:t>Patienten tar emot information om att den fasta vårdkontakten inte längre behövs och har avslutats.</w:t>
              </w:r>
            </w:ins>
          </w:p>
        </w:tc>
        <w:tc>
          <w:tcPr>
            <w:tcW w:w="196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AAFC9EC" w14:textId="77777777" w:rsidR="009058AE" w:rsidRPr="006F1808" w:rsidRDefault="009058AE" w:rsidP="009058AE">
            <w:pPr>
              <w:rPr>
                <w:ins w:id="2246" w:author="Eriksson Tina" w:date="2025-06-24T16:48:00Z" w16du:dateUtc="2025-06-24T14:48:00Z"/>
              </w:rPr>
            </w:pPr>
          </w:p>
        </w:tc>
      </w:tr>
    </w:tbl>
    <w:p w14:paraId="403325AA" w14:textId="77777777" w:rsidR="009058AE" w:rsidRPr="006F1808" w:rsidRDefault="009058AE" w:rsidP="00D616AC">
      <w:pPr>
        <w:rPr>
          <w:ins w:id="2247" w:author="Eriksson Tina" w:date="2025-06-24T16:44:00Z" w16du:dateUtc="2025-06-24T14:44:00Z"/>
          <w:rStyle w:val="Diskretbetoning"/>
          <w:i w:val="0"/>
          <w:iCs w:val="0"/>
          <w:color w:val="098394"/>
        </w:rPr>
      </w:pPr>
    </w:p>
    <w:p w14:paraId="1053FCEC" w14:textId="5E31C9C9" w:rsidR="00D616AC" w:rsidRPr="006F1808" w:rsidDel="003E0326" w:rsidRDefault="00D616AC" w:rsidP="004A720A">
      <w:pPr>
        <w:rPr>
          <w:del w:id="2248" w:author="Eriksson Tina" w:date="2025-06-24T16:54:00Z" w16du:dateUtc="2025-06-24T14:54:00Z"/>
          <w:rStyle w:val="Diskretbetoning"/>
          <w:i w:val="0"/>
          <w:iCs w:val="0"/>
          <w:color w:val="098394"/>
          <w:rPrChange w:id="2249" w:author="Eriksson Tina" w:date="2025-06-24T17:00:00Z" w16du:dateUtc="2025-06-24T15:00:00Z">
            <w:rPr>
              <w:del w:id="2250" w:author="Eriksson Tina" w:date="2025-06-24T16:54:00Z" w16du:dateUtc="2025-06-24T14:54:00Z"/>
              <w:rStyle w:val="Diskretbetoning"/>
              <w:i w:val="0"/>
              <w:iCs w:val="0"/>
              <w:color w:val="098394"/>
            </w:rPr>
          </w:rPrChange>
        </w:rPr>
      </w:pPr>
    </w:p>
    <w:p w14:paraId="7E6DF966" w14:textId="3BCABA3F" w:rsidR="004A720A" w:rsidRPr="006F1808" w:rsidDel="003E0326" w:rsidRDefault="004A720A" w:rsidP="004A720A">
      <w:pPr>
        <w:pStyle w:val="Numreradrubrik2"/>
        <w:rPr>
          <w:del w:id="2251" w:author="Eriksson Tina" w:date="2025-06-24T16:54:00Z" w16du:dateUtc="2025-06-24T14:54:00Z"/>
          <w:lang w:val="sv-SE"/>
          <w:rPrChange w:id="2252" w:author="Eriksson Tina" w:date="2025-06-24T17:00:00Z" w16du:dateUtc="2025-06-24T15:00:00Z">
            <w:rPr>
              <w:del w:id="2253" w:author="Eriksson Tina" w:date="2025-06-24T16:54:00Z" w16du:dateUtc="2025-06-24T14:54:00Z"/>
            </w:rPr>
          </w:rPrChange>
        </w:rPr>
      </w:pPr>
      <w:bookmarkStart w:id="2254" w:name="_Toc121211210"/>
      <w:bookmarkStart w:id="2255" w:name="_Toc201647945"/>
      <w:del w:id="2256" w:author="Eriksson Tina" w:date="2025-06-24T16:54:00Z" w16du:dateUtc="2025-06-24T14:54:00Z">
        <w:r w:rsidRPr="006F1808" w:rsidDel="003E0326">
          <w:rPr>
            <w:lang w:val="sv-SE"/>
            <w:rPrChange w:id="2257" w:author="Eriksson Tina" w:date="2025-06-24T17:00:00Z" w16du:dateUtc="2025-06-24T15:00:00Z">
              <w:rPr/>
            </w:rPrChange>
          </w:rPr>
          <w:delText>Arbetsflödesmodeller</w:delText>
        </w:r>
        <w:bookmarkEnd w:id="2255"/>
        <w:r w:rsidRPr="006F1808" w:rsidDel="003E0326">
          <w:rPr>
            <w:lang w:val="sv-SE"/>
            <w:rPrChange w:id="2258" w:author="Eriksson Tina" w:date="2025-06-24T17:00:00Z" w16du:dateUtc="2025-06-24T15:00:00Z">
              <w:rPr/>
            </w:rPrChange>
          </w:rPr>
          <w:delText xml:space="preserve"> </w:delText>
        </w:r>
        <w:bookmarkEnd w:id="2254"/>
      </w:del>
    </w:p>
    <w:p w14:paraId="5C05B32B" w14:textId="5680C597" w:rsidR="004A720A" w:rsidRPr="006F1808" w:rsidDel="003E0326" w:rsidRDefault="004A720A" w:rsidP="004A720A">
      <w:pPr>
        <w:rPr>
          <w:del w:id="2259" w:author="Eriksson Tina" w:date="2025-06-24T16:54:00Z" w16du:dateUtc="2025-06-24T14:54:00Z"/>
          <w:i/>
          <w:iCs/>
          <w:color w:val="098394"/>
          <w:rPrChange w:id="2260" w:author="Eriksson Tina" w:date="2025-06-24T17:00:00Z" w16du:dateUtc="2025-06-24T15:00:00Z">
            <w:rPr>
              <w:del w:id="2261" w:author="Eriksson Tina" w:date="2025-06-24T16:54:00Z" w16du:dateUtc="2025-06-24T14:54:00Z"/>
              <w:i/>
              <w:iCs/>
              <w:color w:val="098394"/>
            </w:rPr>
          </w:rPrChange>
        </w:rPr>
      </w:pPr>
      <w:del w:id="2262" w:author="Eriksson Tina" w:date="2025-06-24T16:54:00Z" w16du:dateUtc="2025-06-24T14:54:00Z">
        <w:r w:rsidRPr="006F1808" w:rsidDel="003E0326">
          <w:rPr>
            <w:i/>
            <w:iCs/>
            <w:color w:val="098394"/>
            <w:rPrChange w:id="2263" w:author="Eriksson Tina" w:date="2025-06-24T17:00:00Z" w16du:dateUtc="2025-06-24T15:00:00Z">
              <w:rPr>
                <w:i/>
                <w:iCs/>
                <w:color w:val="098394"/>
              </w:rPr>
            </w:rPrChange>
          </w:rPr>
          <w:delText xml:space="preserve">Ett annat sätt att beskriva en </w:delText>
        </w:r>
        <w:r w:rsidR="00857003" w:rsidRPr="006F1808" w:rsidDel="003E0326">
          <w:rPr>
            <w:i/>
            <w:iCs/>
            <w:color w:val="098394"/>
            <w:rPrChange w:id="2264" w:author="Eriksson Tina" w:date="2025-06-24T17:00:00Z" w16du:dateUtc="2025-06-24T15:00:00Z">
              <w:rPr>
                <w:i/>
                <w:iCs/>
                <w:color w:val="098394"/>
              </w:rPr>
            </w:rPrChange>
          </w:rPr>
          <w:delText>informationsbehovsanalys</w:delText>
        </w:r>
        <w:r w:rsidRPr="006F1808" w:rsidDel="003E0326">
          <w:rPr>
            <w:i/>
            <w:iCs/>
            <w:color w:val="098394"/>
            <w:rPrChange w:id="2265" w:author="Eriksson Tina" w:date="2025-06-24T17:00:00Z" w16du:dateUtc="2025-06-24T15:00:00Z">
              <w:rPr>
                <w:i/>
                <w:iCs/>
                <w:color w:val="098394"/>
              </w:rPr>
            </w:rPrChange>
          </w:rPr>
          <w:delText xml:space="preserve"> är med arbetsflödesmodeller. Här avses en typ av processbeskrivning där aktiviteterna som beskrivs kan vara så pass detaljerade att de inte har tydliga in- och utgående värden (för att jämföra med processmodeller). </w:delText>
        </w:r>
      </w:del>
    </w:p>
    <w:p w14:paraId="61B74EDD" w14:textId="15CA748C" w:rsidR="004A720A" w:rsidRPr="006F1808" w:rsidDel="003E0326" w:rsidRDefault="004A720A" w:rsidP="004A720A">
      <w:pPr>
        <w:rPr>
          <w:del w:id="2266" w:author="Eriksson Tina" w:date="2025-06-24T16:54:00Z" w16du:dateUtc="2025-06-24T14:54:00Z"/>
          <w:i/>
          <w:iCs/>
          <w:color w:val="098394"/>
          <w:rPrChange w:id="2267" w:author="Eriksson Tina" w:date="2025-06-24T17:00:00Z" w16du:dateUtc="2025-06-24T15:00:00Z">
            <w:rPr>
              <w:del w:id="2268" w:author="Eriksson Tina" w:date="2025-06-24T16:54:00Z" w16du:dateUtc="2025-06-24T14:54:00Z"/>
              <w:i/>
              <w:iCs/>
              <w:color w:val="098394"/>
            </w:rPr>
          </w:rPrChange>
        </w:rPr>
      </w:pPr>
      <w:del w:id="2269" w:author="Eriksson Tina" w:date="2025-06-24T16:54:00Z" w16du:dateUtc="2025-06-24T14:54:00Z">
        <w:r w:rsidRPr="006F1808" w:rsidDel="003E0326">
          <w:rPr>
            <w:i/>
            <w:iCs/>
            <w:color w:val="098394"/>
            <w:rPrChange w:id="2270" w:author="Eriksson Tina" w:date="2025-06-24T17:00:00Z" w16du:dateUtc="2025-06-24T15:00:00Z">
              <w:rPr>
                <w:i/>
                <w:iCs/>
                <w:color w:val="098394"/>
              </w:rPr>
            </w:rPrChange>
          </w:rPr>
          <w:delText>Arbetsflöden visualiseras med valfri grafisk notation.</w:delText>
        </w:r>
        <w:r w:rsidR="00C34A5C" w:rsidRPr="006F1808" w:rsidDel="003E0326">
          <w:rPr>
            <w:i/>
            <w:iCs/>
            <w:color w:val="098394"/>
            <w:rPrChange w:id="2271" w:author="Eriksson Tina" w:date="2025-06-24T17:00:00Z" w16du:dateUtc="2025-06-24T15:00:00Z">
              <w:rPr>
                <w:i/>
                <w:iCs/>
                <w:color w:val="098394"/>
              </w:rPr>
            </w:rPrChange>
          </w:rPr>
          <w:delText xml:space="preserve"> </w:delText>
        </w:r>
        <w:r w:rsidR="00712A13" w:rsidRPr="006F1808" w:rsidDel="003E0326">
          <w:rPr>
            <w:i/>
            <w:iCs/>
            <w:color w:val="098394"/>
            <w:rPrChange w:id="2272" w:author="Eriksson Tina" w:date="2025-06-24T17:00:00Z" w16du:dateUtc="2025-06-24T15:00:00Z">
              <w:rPr>
                <w:i/>
                <w:iCs/>
                <w:color w:val="098394"/>
              </w:rPr>
            </w:rPrChange>
          </w:rPr>
          <w:delText xml:space="preserve">Ange här vilken notation som använts så att läsaren vet vilka förkunskaper som förväntas för att läsa </w:delText>
        </w:r>
        <w:r w:rsidR="004A17AC" w:rsidRPr="006F1808" w:rsidDel="003E0326">
          <w:rPr>
            <w:i/>
            <w:iCs/>
            <w:color w:val="098394"/>
            <w:rPrChange w:id="2273" w:author="Eriksson Tina" w:date="2025-06-24T17:00:00Z" w16du:dateUtc="2025-06-24T15:00:00Z">
              <w:rPr>
                <w:i/>
                <w:iCs/>
                <w:color w:val="098394"/>
              </w:rPr>
            </w:rPrChange>
          </w:rPr>
          <w:delText>modellen</w:delText>
        </w:r>
        <w:r w:rsidR="00712A13" w:rsidRPr="006F1808" w:rsidDel="003E0326">
          <w:rPr>
            <w:i/>
            <w:iCs/>
            <w:color w:val="098394"/>
            <w:rPrChange w:id="2274" w:author="Eriksson Tina" w:date="2025-06-24T17:00:00Z" w16du:dateUtc="2025-06-24T15:00:00Z">
              <w:rPr>
                <w:i/>
                <w:iCs/>
                <w:color w:val="098394"/>
              </w:rPr>
            </w:rPrChange>
          </w:rPr>
          <w:delText>.</w:delText>
        </w:r>
      </w:del>
    </w:p>
    <w:p w14:paraId="7B1FC23F" w14:textId="58CFB559" w:rsidR="004A720A" w:rsidRPr="006F1808" w:rsidDel="003E0326" w:rsidRDefault="004A720A" w:rsidP="004A720A">
      <w:pPr>
        <w:pStyle w:val="Numreradrubrik3"/>
        <w:rPr>
          <w:del w:id="2275" w:author="Eriksson Tina" w:date="2025-06-24T16:54:00Z" w16du:dateUtc="2025-06-24T14:54:00Z"/>
          <w:lang w:val="sv-SE"/>
          <w:rPrChange w:id="2276" w:author="Eriksson Tina" w:date="2025-06-24T17:00:00Z" w16du:dateUtc="2025-06-24T15:00:00Z">
            <w:rPr>
              <w:del w:id="2277" w:author="Eriksson Tina" w:date="2025-06-24T16:54:00Z" w16du:dateUtc="2025-06-24T14:54:00Z"/>
            </w:rPr>
          </w:rPrChange>
        </w:rPr>
      </w:pPr>
      <w:bookmarkStart w:id="2278" w:name="_Toc121211211"/>
      <w:bookmarkStart w:id="2279" w:name="_Toc201647946"/>
      <w:del w:id="2280" w:author="Eriksson Tina" w:date="2025-06-24T16:54:00Z" w16du:dateUtc="2025-06-24T14:54:00Z">
        <w:r w:rsidRPr="006F1808" w:rsidDel="003E0326">
          <w:rPr>
            <w:lang w:val="sv-SE"/>
            <w:rPrChange w:id="2281" w:author="Eriksson Tina" w:date="2025-06-24T17:00:00Z" w16du:dateUtc="2025-06-24T15:00:00Z">
              <w:rPr/>
            </w:rPrChange>
          </w:rPr>
          <w:delText>Arbetsflödesmodell 1</w:delText>
        </w:r>
        <w:bookmarkEnd w:id="2278"/>
        <w:bookmarkEnd w:id="2279"/>
      </w:del>
    </w:p>
    <w:p w14:paraId="6C7532EE" w14:textId="250BBB47" w:rsidR="004A720A" w:rsidRPr="006F1808" w:rsidDel="003E0326" w:rsidRDefault="00D62662" w:rsidP="004A720A">
      <w:pPr>
        <w:keepNext/>
        <w:rPr>
          <w:del w:id="2282" w:author="Eriksson Tina" w:date="2025-06-24T16:54:00Z" w16du:dateUtc="2025-06-24T14:54:00Z"/>
          <w:rPrChange w:id="2283" w:author="Eriksson Tina" w:date="2025-06-24T17:00:00Z" w16du:dateUtc="2025-06-24T15:00:00Z">
            <w:rPr>
              <w:del w:id="2284" w:author="Eriksson Tina" w:date="2025-06-24T16:54:00Z" w16du:dateUtc="2025-06-24T14:54:00Z"/>
            </w:rPr>
          </w:rPrChange>
        </w:rPr>
      </w:pPr>
      <w:del w:id="2285" w:author="Eriksson Tina" w:date="2025-06-24T16:54:00Z" w16du:dateUtc="2025-06-24T14:54:00Z">
        <w:r w:rsidRPr="006F1808" w:rsidDel="003E0326">
          <w:rPr>
            <w:rPrChange w:id="2286" w:author="Eriksson Tina" w:date="2025-06-24T17:00:00Z" w16du:dateUtc="2025-06-24T15:00:00Z">
              <w:rPr>
                <w:noProof/>
              </w:rPr>
            </w:rPrChange>
          </w:rPr>
          <w:drawing>
            <wp:inline distT="0" distB="0" distL="0" distR="0" wp14:anchorId="70656086" wp14:editId="5FDC2194">
              <wp:extent cx="5749290" cy="2247265"/>
              <wp:effectExtent l="0" t="0" r="3810" b="635"/>
              <wp:docPr id="5" name="Bildobjek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49290" cy="2247265"/>
                      </a:xfrm>
                      <a:prstGeom prst="rect">
                        <a:avLst/>
                      </a:prstGeom>
                      <a:noFill/>
                      <a:ln>
                        <a:noFill/>
                      </a:ln>
                    </pic:spPr>
                  </pic:pic>
                </a:graphicData>
              </a:graphic>
            </wp:inline>
          </w:drawing>
        </w:r>
      </w:del>
    </w:p>
    <w:p w14:paraId="3010634C" w14:textId="5913F862" w:rsidR="004A720A" w:rsidRPr="006F1808" w:rsidDel="003E0326" w:rsidRDefault="004A720A" w:rsidP="004A720A">
      <w:pPr>
        <w:pStyle w:val="Beskrivning"/>
        <w:rPr>
          <w:del w:id="2287" w:author="Eriksson Tina" w:date="2025-06-24T16:54:00Z" w16du:dateUtc="2025-06-24T14:54:00Z"/>
          <w:color w:val="098394"/>
          <w:rPrChange w:id="2288" w:author="Eriksson Tina" w:date="2025-06-24T17:00:00Z" w16du:dateUtc="2025-06-24T15:00:00Z">
            <w:rPr>
              <w:del w:id="2289" w:author="Eriksson Tina" w:date="2025-06-24T16:54:00Z" w16du:dateUtc="2025-06-24T14:54:00Z"/>
              <w:color w:val="098394"/>
            </w:rPr>
          </w:rPrChange>
        </w:rPr>
      </w:pPr>
      <w:del w:id="2290" w:author="Eriksson Tina" w:date="2025-06-24T16:54:00Z" w16du:dateUtc="2025-06-24T14:54:00Z">
        <w:r w:rsidRPr="006F1808" w:rsidDel="003E0326">
          <w:rPr>
            <w:color w:val="098394"/>
            <w:rPrChange w:id="2291" w:author="Eriksson Tina" w:date="2025-06-24T17:00:00Z" w16du:dateUtc="2025-06-24T15:00:00Z">
              <w:rPr>
                <w:color w:val="098394"/>
              </w:rPr>
            </w:rPrChange>
          </w:rPr>
          <w:delText xml:space="preserve">Figur </w:delText>
        </w:r>
        <w:r w:rsidRPr="006F1808" w:rsidDel="003E0326">
          <w:rPr>
            <w:color w:val="098394"/>
            <w:rPrChange w:id="2292" w:author="Eriksson Tina" w:date="2025-06-24T17:00:00Z" w16du:dateUtc="2025-06-24T15:00:00Z">
              <w:rPr>
                <w:color w:val="098394"/>
              </w:rPr>
            </w:rPrChange>
          </w:rPr>
          <w:fldChar w:fldCharType="begin"/>
        </w:r>
        <w:r w:rsidRPr="006F1808" w:rsidDel="003E0326">
          <w:rPr>
            <w:color w:val="098394"/>
            <w:rPrChange w:id="2293" w:author="Eriksson Tina" w:date="2025-06-24T17:00:00Z" w16du:dateUtc="2025-06-24T15:00:00Z">
              <w:rPr>
                <w:color w:val="098394"/>
              </w:rPr>
            </w:rPrChange>
          </w:rPr>
          <w:delInstrText xml:space="preserve"> SEQ Figure \* ARABIC </w:delInstrText>
        </w:r>
        <w:r w:rsidRPr="006F1808" w:rsidDel="003E0326">
          <w:rPr>
            <w:color w:val="098394"/>
            <w:rPrChange w:id="2294" w:author="Eriksson Tina" w:date="2025-06-24T17:00:00Z" w16du:dateUtc="2025-06-24T15:00:00Z">
              <w:rPr>
                <w:color w:val="098394"/>
              </w:rPr>
            </w:rPrChange>
          </w:rPr>
          <w:fldChar w:fldCharType="separate"/>
        </w:r>
        <w:r w:rsidR="00474E8C" w:rsidRPr="006F1808" w:rsidDel="003E0326">
          <w:rPr>
            <w:color w:val="098394"/>
            <w:rPrChange w:id="2295" w:author="Eriksson Tina" w:date="2025-06-24T17:00:00Z" w16du:dateUtc="2025-06-24T15:00:00Z">
              <w:rPr>
                <w:noProof/>
                <w:color w:val="098394"/>
              </w:rPr>
            </w:rPrChange>
          </w:rPr>
          <w:delText>2</w:delText>
        </w:r>
        <w:r w:rsidRPr="006F1808" w:rsidDel="003E0326">
          <w:rPr>
            <w:color w:val="098394"/>
            <w:rPrChange w:id="2296" w:author="Eriksson Tina" w:date="2025-06-24T17:00:00Z" w16du:dateUtc="2025-06-24T15:00:00Z">
              <w:rPr>
                <w:color w:val="098394"/>
              </w:rPr>
            </w:rPrChange>
          </w:rPr>
          <w:fldChar w:fldCharType="end"/>
        </w:r>
        <w:r w:rsidRPr="006F1808" w:rsidDel="003E0326">
          <w:rPr>
            <w:color w:val="098394"/>
            <w:rPrChange w:id="2297" w:author="Eriksson Tina" w:date="2025-06-24T17:00:00Z" w16du:dateUtc="2025-06-24T15:00:00Z">
              <w:rPr>
                <w:color w:val="098394"/>
              </w:rPr>
            </w:rPrChange>
          </w:rPr>
          <w:delText>. Exempel arbetsflödesmodell</w:delText>
        </w:r>
      </w:del>
    </w:p>
    <w:p w14:paraId="07645C5F" w14:textId="6E2CABC7" w:rsidR="004A720A" w:rsidRPr="006F1808" w:rsidDel="003E0326" w:rsidRDefault="004A720A" w:rsidP="004A720A">
      <w:pPr>
        <w:rPr>
          <w:del w:id="2298" w:author="Eriksson Tina" w:date="2025-06-24T16:54:00Z" w16du:dateUtc="2025-06-24T14:54:00Z"/>
          <w:i/>
          <w:iCs/>
          <w:color w:val="098394"/>
          <w:rPrChange w:id="2299" w:author="Eriksson Tina" w:date="2025-06-24T17:00:00Z" w16du:dateUtc="2025-06-24T15:00:00Z">
            <w:rPr>
              <w:del w:id="2300" w:author="Eriksson Tina" w:date="2025-06-24T16:54:00Z" w16du:dateUtc="2025-06-24T14:54:00Z"/>
              <w:i/>
              <w:iCs/>
              <w:color w:val="098394"/>
            </w:rPr>
          </w:rPrChange>
        </w:rPr>
      </w:pPr>
    </w:p>
    <w:p w14:paraId="56493596" w14:textId="5FA4EBF4" w:rsidR="004A720A" w:rsidRPr="006F1808" w:rsidDel="003E0326" w:rsidRDefault="004A720A" w:rsidP="004A720A">
      <w:pPr>
        <w:rPr>
          <w:del w:id="2301" w:author="Eriksson Tina" w:date="2025-06-24T16:54:00Z" w16du:dateUtc="2025-06-24T14:54:00Z"/>
          <w:b/>
          <w:bCs/>
          <w:rPrChange w:id="2302" w:author="Eriksson Tina" w:date="2025-06-24T17:00:00Z" w16du:dateUtc="2025-06-24T15:00:00Z">
            <w:rPr>
              <w:del w:id="2303" w:author="Eriksson Tina" w:date="2025-06-24T16:54:00Z" w16du:dateUtc="2025-06-24T14:54:00Z"/>
              <w:b/>
              <w:bCs/>
            </w:rPr>
          </w:rPrChange>
        </w:rPr>
      </w:pPr>
      <w:bookmarkStart w:id="2304" w:name="_Toc384977815"/>
      <w:bookmarkStart w:id="2305" w:name="_Toc382295472"/>
      <w:del w:id="2306" w:author="Eriksson Tina" w:date="2025-06-24T16:54:00Z" w16du:dateUtc="2025-06-24T14:54:00Z">
        <w:r w:rsidRPr="006F1808" w:rsidDel="003E0326">
          <w:rPr>
            <w:b/>
            <w:bCs/>
            <w:rPrChange w:id="2307" w:author="Eriksson Tina" w:date="2025-06-24T17:00:00Z" w16du:dateUtc="2025-06-24T15:00:00Z">
              <w:rPr>
                <w:b/>
                <w:bCs/>
              </w:rPr>
            </w:rPrChange>
          </w:rPr>
          <w:delText>Aktörer/Roller i arbetsflödet</w:delText>
        </w:r>
        <w:bookmarkEnd w:id="2304"/>
        <w:bookmarkEnd w:id="2305"/>
        <w:r w:rsidRPr="006F1808" w:rsidDel="003E0326">
          <w:rPr>
            <w:b/>
            <w:bCs/>
            <w:rPrChange w:id="2308" w:author="Eriksson Tina" w:date="2025-06-24T17:00:00Z" w16du:dateUtc="2025-06-24T15:00:00Z">
              <w:rPr>
                <w:b/>
                <w:bCs/>
              </w:rPr>
            </w:rPrChange>
          </w:rPr>
          <w:delText xml:space="preserve"> </w:delText>
        </w:r>
        <w:r w:rsidRPr="006F1808" w:rsidDel="003E0326">
          <w:rPr>
            <w:b/>
            <w:bCs/>
            <w:i/>
            <w:iCs/>
            <w:color w:val="098394"/>
            <w:rPrChange w:id="2309" w:author="Eriksson Tina" w:date="2025-06-24T17:00:00Z" w16du:dateUtc="2025-06-24T15:00:00Z">
              <w:rPr>
                <w:b/>
                <w:bCs/>
                <w:i/>
                <w:iCs/>
                <w:color w:val="098394"/>
              </w:rPr>
            </w:rPrChange>
          </w:rPr>
          <w:delText>(exempel)</w:delText>
        </w:r>
      </w:del>
    </w:p>
    <w:p w14:paraId="5199AE22" w14:textId="027F31B4" w:rsidR="004A720A" w:rsidRPr="006F1808" w:rsidDel="003E0326" w:rsidRDefault="004A720A" w:rsidP="004A720A">
      <w:pPr>
        <w:rPr>
          <w:del w:id="2310" w:author="Eriksson Tina" w:date="2025-06-24T16:54:00Z" w16du:dateUtc="2025-06-24T14:54:00Z"/>
          <w:i/>
          <w:iCs/>
          <w:color w:val="098394"/>
          <w:rPrChange w:id="2311" w:author="Eriksson Tina" w:date="2025-06-24T17:00:00Z" w16du:dateUtc="2025-06-24T15:00:00Z">
            <w:rPr>
              <w:del w:id="2312" w:author="Eriksson Tina" w:date="2025-06-24T16:54:00Z" w16du:dateUtc="2025-06-24T14:54:00Z"/>
              <w:i/>
              <w:iCs/>
              <w:color w:val="098394"/>
            </w:rPr>
          </w:rPrChange>
        </w:rPr>
      </w:pPr>
      <w:del w:id="2313" w:author="Eriksson Tina" w:date="2025-06-24T16:54:00Z" w16du:dateUtc="2025-06-24T14:54:00Z">
        <w:r w:rsidRPr="006F1808" w:rsidDel="003E0326">
          <w:rPr>
            <w:i/>
            <w:iCs/>
            <w:color w:val="098394"/>
            <w:rPrChange w:id="2314" w:author="Eriksson Tina" w:date="2025-06-24T17:00:00Z" w16du:dateUtc="2025-06-24T15:00:00Z">
              <w:rPr>
                <w:i/>
                <w:iCs/>
                <w:color w:val="098394"/>
              </w:rPr>
            </w:rPrChange>
          </w:rPr>
          <w:delText>I detta avsnitt beskrivs de aktörer, och deras respektive roller, som förkommer i arbetsflödesmodellen.</w:delText>
        </w:r>
      </w:del>
    </w:p>
    <w:p w14:paraId="0FBA24BF" w14:textId="4635E1D3" w:rsidR="004A720A" w:rsidRPr="006F1808" w:rsidDel="003E0326" w:rsidRDefault="004A720A" w:rsidP="004A720A">
      <w:pPr>
        <w:rPr>
          <w:del w:id="2315" w:author="Eriksson Tina" w:date="2025-06-24T16:54:00Z" w16du:dateUtc="2025-06-24T14:54:00Z"/>
          <w:i/>
          <w:iCs/>
          <w:color w:val="098394"/>
          <w:rPrChange w:id="2316" w:author="Eriksson Tina" w:date="2025-06-24T17:00:00Z" w16du:dateUtc="2025-06-24T15:00:00Z">
            <w:rPr>
              <w:del w:id="2317" w:author="Eriksson Tina" w:date="2025-06-24T16:54:00Z" w16du:dateUtc="2025-06-24T14:54:00Z"/>
              <w:i/>
              <w:iCs/>
              <w:color w:val="098394"/>
            </w:rPr>
          </w:rPrChange>
        </w:rPr>
      </w:pPr>
      <w:del w:id="2318" w:author="Eriksson Tina" w:date="2025-06-24T16:54:00Z" w16du:dateUtc="2025-06-24T14:54:00Z">
        <w:r w:rsidRPr="006F1808" w:rsidDel="003E0326">
          <w:rPr>
            <w:i/>
            <w:iCs/>
            <w:color w:val="098394"/>
            <w:rPrChange w:id="2319" w:author="Eriksson Tina" w:date="2025-06-24T17:00:00Z" w16du:dateUtc="2025-06-24T15:00:00Z">
              <w:rPr>
                <w:i/>
                <w:iCs/>
                <w:color w:val="098394"/>
              </w:rPr>
            </w:rPrChange>
          </w:rPr>
          <w:delText>Aktör – människa eller organisation som agerar i samverkan</w:delText>
        </w:r>
      </w:del>
    </w:p>
    <w:p w14:paraId="7320776B" w14:textId="5C1D01F3" w:rsidR="004A720A" w:rsidRPr="006F1808" w:rsidDel="003E0326" w:rsidRDefault="004A720A" w:rsidP="004A720A">
      <w:pPr>
        <w:rPr>
          <w:del w:id="2320" w:author="Eriksson Tina" w:date="2025-06-24T16:54:00Z" w16du:dateUtc="2025-06-24T14:54:00Z"/>
          <w:i/>
          <w:iCs/>
          <w:color w:val="098394"/>
          <w:rPrChange w:id="2321" w:author="Eriksson Tina" w:date="2025-06-24T17:00:00Z" w16du:dateUtc="2025-06-24T15:00:00Z">
            <w:rPr>
              <w:del w:id="2322" w:author="Eriksson Tina" w:date="2025-06-24T16:54:00Z" w16du:dateUtc="2025-06-24T14:54:00Z"/>
              <w:i/>
              <w:iCs/>
              <w:color w:val="098394"/>
            </w:rPr>
          </w:rPrChange>
        </w:rPr>
      </w:pPr>
      <w:del w:id="2323" w:author="Eriksson Tina" w:date="2025-06-24T16:54:00Z" w16du:dateUtc="2025-06-24T14:54:00Z">
        <w:r w:rsidRPr="006F1808" w:rsidDel="003E0326">
          <w:rPr>
            <w:i/>
            <w:iCs/>
            <w:color w:val="098394"/>
            <w:rPrChange w:id="2324" w:author="Eriksson Tina" w:date="2025-06-24T17:00:00Z" w16du:dateUtc="2025-06-24T15:00:00Z">
              <w:rPr>
                <w:i/>
                <w:iCs/>
                <w:color w:val="098394"/>
              </w:rPr>
            </w:rPrChange>
          </w:rPr>
          <w:delText>Roll – ställning som är förknippad med en viss uppgift eller situation och vissa förväntningar</w:delText>
        </w:r>
      </w:del>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977"/>
        <w:gridCol w:w="5954"/>
      </w:tblGrid>
      <w:tr w:rsidR="004A720A" w:rsidRPr="006F1808" w:rsidDel="003E0326" w14:paraId="2DCBD83C" w14:textId="19F8F7A4" w:rsidTr="004A720A">
        <w:trPr>
          <w:trHeight w:val="21"/>
          <w:del w:id="2325" w:author="Eriksson Tina" w:date="2025-06-24T16:54:00Z" w16du:dateUtc="2025-06-24T14:54:00Z"/>
        </w:trPr>
        <w:tc>
          <w:tcPr>
            <w:tcW w:w="2977" w:type="dxa"/>
            <w:shd w:val="clear" w:color="auto" w:fill="A33662" w:themeFill="accent1"/>
          </w:tcPr>
          <w:p w14:paraId="2F1BA931" w14:textId="4B2C840E" w:rsidR="004A720A" w:rsidRPr="006F1808" w:rsidDel="003E0326" w:rsidRDefault="004A720A" w:rsidP="0019186E">
            <w:pPr>
              <w:pStyle w:val="Tabellrubrik"/>
              <w:rPr>
                <w:del w:id="2326" w:author="Eriksson Tina" w:date="2025-06-24T16:54:00Z" w16du:dateUtc="2025-06-24T14:54:00Z"/>
                <w:rPrChange w:id="2327" w:author="Eriksson Tina" w:date="2025-06-24T17:00:00Z" w16du:dateUtc="2025-06-24T15:00:00Z">
                  <w:rPr>
                    <w:del w:id="2328" w:author="Eriksson Tina" w:date="2025-06-24T16:54:00Z" w16du:dateUtc="2025-06-24T14:54:00Z"/>
                  </w:rPr>
                </w:rPrChange>
              </w:rPr>
            </w:pPr>
            <w:del w:id="2329" w:author="Eriksson Tina" w:date="2025-06-24T16:54:00Z" w16du:dateUtc="2025-06-24T14:54:00Z">
              <w:r w:rsidRPr="006F1808" w:rsidDel="003E0326">
                <w:rPr>
                  <w:rPrChange w:id="2330" w:author="Eriksson Tina" w:date="2025-06-24T17:00:00Z" w16du:dateUtc="2025-06-24T15:00:00Z">
                    <w:rPr/>
                  </w:rPrChange>
                </w:rPr>
                <w:delText>Namn</w:delText>
              </w:r>
            </w:del>
          </w:p>
        </w:tc>
        <w:tc>
          <w:tcPr>
            <w:tcW w:w="5954" w:type="dxa"/>
            <w:shd w:val="clear" w:color="auto" w:fill="A33662" w:themeFill="accent1"/>
          </w:tcPr>
          <w:p w14:paraId="70DEDC01" w14:textId="09DA6247" w:rsidR="004A720A" w:rsidRPr="006F1808" w:rsidDel="003E0326" w:rsidRDefault="004A720A" w:rsidP="0019186E">
            <w:pPr>
              <w:pStyle w:val="Tabellrubrik"/>
              <w:rPr>
                <w:del w:id="2331" w:author="Eriksson Tina" w:date="2025-06-24T16:54:00Z" w16du:dateUtc="2025-06-24T14:54:00Z"/>
                <w:rPrChange w:id="2332" w:author="Eriksson Tina" w:date="2025-06-24T17:00:00Z" w16du:dateUtc="2025-06-24T15:00:00Z">
                  <w:rPr>
                    <w:del w:id="2333" w:author="Eriksson Tina" w:date="2025-06-24T16:54:00Z" w16du:dateUtc="2025-06-24T14:54:00Z"/>
                  </w:rPr>
                </w:rPrChange>
              </w:rPr>
            </w:pPr>
            <w:del w:id="2334" w:author="Eriksson Tina" w:date="2025-06-24T16:54:00Z" w16du:dateUtc="2025-06-24T14:54:00Z">
              <w:r w:rsidRPr="006F1808" w:rsidDel="003E0326">
                <w:rPr>
                  <w:rPrChange w:id="2335" w:author="Eriksson Tina" w:date="2025-06-24T17:00:00Z" w16du:dateUtc="2025-06-24T15:00:00Z">
                    <w:rPr/>
                  </w:rPrChange>
                </w:rPr>
                <w:delText>Beskrivning</w:delText>
              </w:r>
            </w:del>
          </w:p>
        </w:tc>
      </w:tr>
      <w:tr w:rsidR="004A720A" w:rsidRPr="006F1808" w:rsidDel="003E0326" w14:paraId="2C5E5052" w14:textId="226BE896" w:rsidTr="004A720A">
        <w:trPr>
          <w:del w:id="2336" w:author="Eriksson Tina" w:date="2025-06-24T16:54:00Z" w16du:dateUtc="2025-06-24T14:54:00Z"/>
        </w:trPr>
        <w:tc>
          <w:tcPr>
            <w:tcW w:w="2977" w:type="dxa"/>
            <w:tcBorders>
              <w:bottom w:val="single" w:sz="4" w:space="0" w:color="A33662" w:themeColor="accent1"/>
              <w:right w:val="single" w:sz="24" w:space="0" w:color="FFFFFF" w:themeColor="background1"/>
            </w:tcBorders>
          </w:tcPr>
          <w:p w14:paraId="00334321" w14:textId="7D4615C1" w:rsidR="004A720A" w:rsidRPr="006F1808" w:rsidDel="003E0326" w:rsidRDefault="004A720A" w:rsidP="004A720A">
            <w:pPr>
              <w:rPr>
                <w:del w:id="2337" w:author="Eriksson Tina" w:date="2025-06-24T16:54:00Z" w16du:dateUtc="2025-06-24T14:54:00Z"/>
                <w:i/>
                <w:iCs/>
                <w:color w:val="098394"/>
                <w:rPrChange w:id="2338" w:author="Eriksson Tina" w:date="2025-06-24T17:00:00Z" w16du:dateUtc="2025-06-24T15:00:00Z">
                  <w:rPr>
                    <w:del w:id="2339" w:author="Eriksson Tina" w:date="2025-06-24T16:54:00Z" w16du:dateUtc="2025-06-24T14:54:00Z"/>
                    <w:i/>
                    <w:iCs/>
                    <w:color w:val="098394"/>
                  </w:rPr>
                </w:rPrChange>
              </w:rPr>
            </w:pPr>
            <w:del w:id="2340" w:author="Eriksson Tina" w:date="2025-06-24T16:54:00Z" w16du:dateUtc="2025-06-24T14:54:00Z">
              <w:r w:rsidRPr="006F1808" w:rsidDel="003E0326">
                <w:rPr>
                  <w:i/>
                  <w:iCs/>
                  <w:color w:val="098394"/>
                  <w:lang w:eastAsia="sv-SE"/>
                  <w:rPrChange w:id="2341" w:author="Eriksson Tina" w:date="2025-06-24T17:00:00Z" w16du:dateUtc="2025-06-24T15:00:00Z">
                    <w:rPr>
                      <w:i/>
                      <w:iCs/>
                      <w:color w:val="098394"/>
                      <w:lang w:eastAsia="sv-SE"/>
                    </w:rPr>
                  </w:rPrChange>
                </w:rPr>
                <w:lastRenderedPageBreak/>
                <w:delText>Patient</w:delText>
              </w:r>
            </w:del>
          </w:p>
        </w:tc>
        <w:tc>
          <w:tcPr>
            <w:tcW w:w="5954" w:type="dxa"/>
            <w:tcBorders>
              <w:left w:val="single" w:sz="24" w:space="0" w:color="FFFFFF" w:themeColor="background1"/>
              <w:bottom w:val="single" w:sz="4" w:space="0" w:color="A33662" w:themeColor="accent1"/>
              <w:right w:val="single" w:sz="24" w:space="0" w:color="FFFFFF" w:themeColor="background1"/>
            </w:tcBorders>
          </w:tcPr>
          <w:p w14:paraId="0997571E" w14:textId="74314D35" w:rsidR="004A720A" w:rsidRPr="006F1808" w:rsidDel="003E0326" w:rsidRDefault="004A720A" w:rsidP="004A720A">
            <w:pPr>
              <w:rPr>
                <w:del w:id="2342" w:author="Eriksson Tina" w:date="2025-06-24T16:54:00Z" w16du:dateUtc="2025-06-24T14:54:00Z"/>
                <w:i/>
                <w:iCs/>
                <w:color w:val="098394"/>
                <w:rPrChange w:id="2343" w:author="Eriksson Tina" w:date="2025-06-24T17:00:00Z" w16du:dateUtc="2025-06-24T15:00:00Z">
                  <w:rPr>
                    <w:del w:id="2344" w:author="Eriksson Tina" w:date="2025-06-24T16:54:00Z" w16du:dateUtc="2025-06-24T14:54:00Z"/>
                    <w:i/>
                    <w:iCs/>
                    <w:color w:val="098394"/>
                  </w:rPr>
                </w:rPrChange>
              </w:rPr>
            </w:pPr>
            <w:del w:id="2345" w:author="Eriksson Tina" w:date="2025-06-24T16:54:00Z" w16du:dateUtc="2025-06-24T14:54:00Z">
              <w:r w:rsidRPr="006F1808" w:rsidDel="003E0326">
                <w:rPr>
                  <w:i/>
                  <w:iCs/>
                  <w:color w:val="098394"/>
                  <w:lang w:eastAsia="sv-SE"/>
                  <w:rPrChange w:id="2346" w:author="Eriksson Tina" w:date="2025-06-24T17:00:00Z" w16du:dateUtc="2025-06-24T15:00:00Z">
                    <w:rPr>
                      <w:i/>
                      <w:iCs/>
                      <w:color w:val="098394"/>
                      <w:lang w:eastAsia="sv-SE"/>
                    </w:rPr>
                  </w:rPrChange>
                </w:rPr>
                <w:delText xml:space="preserve">Person som kontaktar vården för att få hjälp. </w:delText>
              </w:r>
            </w:del>
          </w:p>
        </w:tc>
      </w:tr>
      <w:tr w:rsidR="004A720A" w:rsidRPr="006F1808" w:rsidDel="003E0326" w14:paraId="14BB3A9A" w14:textId="073FF546" w:rsidTr="004A720A">
        <w:trPr>
          <w:del w:id="2347" w:author="Eriksson Tina" w:date="2025-06-24T16:54:00Z" w16du:dateUtc="2025-06-24T14:54:00Z"/>
        </w:trPr>
        <w:tc>
          <w:tcPr>
            <w:tcW w:w="2977" w:type="dxa"/>
            <w:tcBorders>
              <w:top w:val="single" w:sz="4" w:space="0" w:color="A33662" w:themeColor="accent1"/>
              <w:bottom w:val="single" w:sz="4" w:space="0" w:color="A33662" w:themeColor="accent1"/>
              <w:right w:val="single" w:sz="24" w:space="0" w:color="FFFFFF" w:themeColor="background1"/>
            </w:tcBorders>
          </w:tcPr>
          <w:p w14:paraId="53EC0C4D" w14:textId="7A186C35" w:rsidR="004A720A" w:rsidRPr="006F1808" w:rsidDel="003E0326" w:rsidRDefault="004A720A" w:rsidP="004A720A">
            <w:pPr>
              <w:rPr>
                <w:del w:id="2348" w:author="Eriksson Tina" w:date="2025-06-24T16:54:00Z" w16du:dateUtc="2025-06-24T14:54:00Z"/>
                <w:i/>
                <w:iCs/>
                <w:color w:val="098394"/>
                <w:rPrChange w:id="2349" w:author="Eriksson Tina" w:date="2025-06-24T17:00:00Z" w16du:dateUtc="2025-06-24T15:00:00Z">
                  <w:rPr>
                    <w:del w:id="2350" w:author="Eriksson Tina" w:date="2025-06-24T16:54:00Z" w16du:dateUtc="2025-06-24T14:54:00Z"/>
                    <w:i/>
                    <w:iCs/>
                    <w:color w:val="098394"/>
                  </w:rPr>
                </w:rPrChange>
              </w:rPr>
            </w:pPr>
            <w:del w:id="2351" w:author="Eriksson Tina" w:date="2025-06-24T16:54:00Z" w16du:dateUtc="2025-06-24T14:54:00Z">
              <w:r w:rsidRPr="006F1808" w:rsidDel="003E0326">
                <w:rPr>
                  <w:i/>
                  <w:iCs/>
                  <w:color w:val="098394"/>
                  <w:lang w:eastAsia="sv-SE"/>
                  <w:rPrChange w:id="2352" w:author="Eriksson Tina" w:date="2025-06-24T17:00:00Z" w16du:dateUtc="2025-06-24T15:00:00Z">
                    <w:rPr>
                      <w:i/>
                      <w:iCs/>
                      <w:color w:val="098394"/>
                      <w:lang w:eastAsia="sv-SE"/>
                    </w:rPr>
                  </w:rPrChange>
                </w:rPr>
                <w:delText>&lt;Aktör/Roll&gt;</w:delText>
              </w:r>
            </w:del>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D514EE7" w14:textId="07C7637A" w:rsidR="004A720A" w:rsidRPr="006F1808" w:rsidDel="003E0326" w:rsidRDefault="004A720A" w:rsidP="004A720A">
            <w:pPr>
              <w:rPr>
                <w:del w:id="2353" w:author="Eriksson Tina" w:date="2025-06-24T16:54:00Z" w16du:dateUtc="2025-06-24T14:54:00Z"/>
                <w:i/>
                <w:iCs/>
                <w:color w:val="098394"/>
                <w:lang w:eastAsia="sv-SE"/>
                <w:rPrChange w:id="2354" w:author="Eriksson Tina" w:date="2025-06-24T17:00:00Z" w16du:dateUtc="2025-06-24T15:00:00Z">
                  <w:rPr>
                    <w:del w:id="2355" w:author="Eriksson Tina" w:date="2025-06-24T16:54:00Z" w16du:dateUtc="2025-06-24T14:54:00Z"/>
                    <w:i/>
                    <w:iCs/>
                    <w:color w:val="098394"/>
                    <w:lang w:eastAsia="sv-SE"/>
                  </w:rPr>
                </w:rPrChange>
              </w:rPr>
            </w:pPr>
            <w:del w:id="2356" w:author="Eriksson Tina" w:date="2025-06-24T16:54:00Z" w16du:dateUtc="2025-06-24T14:54:00Z">
              <w:r w:rsidRPr="006F1808" w:rsidDel="003E0326">
                <w:rPr>
                  <w:i/>
                  <w:iCs/>
                  <w:color w:val="098394"/>
                  <w:lang w:eastAsia="sv-SE"/>
                  <w:rPrChange w:id="2357" w:author="Eriksson Tina" w:date="2025-06-24T17:00:00Z" w16du:dateUtc="2025-06-24T15:00:00Z">
                    <w:rPr>
                      <w:i/>
                      <w:iCs/>
                      <w:color w:val="098394"/>
                      <w:lang w:eastAsia="sv-SE"/>
                    </w:rPr>
                  </w:rPrChange>
                </w:rPr>
                <w:delText>&lt;Kort beskrivning av aktören och dess roll i det här sammanhanget&gt;</w:delText>
              </w:r>
            </w:del>
          </w:p>
        </w:tc>
      </w:tr>
      <w:tr w:rsidR="004A720A" w:rsidRPr="006F1808" w:rsidDel="003E0326" w14:paraId="60A979E7" w14:textId="0B16B048" w:rsidTr="004A720A">
        <w:trPr>
          <w:del w:id="2358" w:author="Eriksson Tina" w:date="2025-06-24T16:54:00Z" w16du:dateUtc="2025-06-24T14:54:00Z"/>
        </w:trPr>
        <w:tc>
          <w:tcPr>
            <w:tcW w:w="2977" w:type="dxa"/>
            <w:tcBorders>
              <w:top w:val="single" w:sz="4" w:space="0" w:color="A33662" w:themeColor="accent1"/>
              <w:bottom w:val="single" w:sz="4" w:space="0" w:color="A33662" w:themeColor="accent1"/>
              <w:right w:val="single" w:sz="24" w:space="0" w:color="FFFFFF" w:themeColor="background1"/>
            </w:tcBorders>
          </w:tcPr>
          <w:p w14:paraId="6DC3EBED" w14:textId="3BB12984" w:rsidR="004A720A" w:rsidRPr="006F1808" w:rsidDel="003E0326" w:rsidRDefault="004A720A" w:rsidP="004A720A">
            <w:pPr>
              <w:rPr>
                <w:del w:id="2359" w:author="Eriksson Tina" w:date="2025-06-24T16:54:00Z" w16du:dateUtc="2025-06-24T14:54:00Z"/>
                <w:rPrChange w:id="2360" w:author="Eriksson Tina" w:date="2025-06-24T17:00:00Z" w16du:dateUtc="2025-06-24T15:00:00Z">
                  <w:rPr>
                    <w:del w:id="2361" w:author="Eriksson Tina" w:date="2025-06-24T16:54:00Z" w16du:dateUtc="2025-06-24T14:54:00Z"/>
                  </w:rPr>
                </w:rPrChange>
              </w:rPr>
            </w:pP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5A329BD" w14:textId="16927171" w:rsidR="004A720A" w:rsidRPr="006F1808" w:rsidDel="003E0326" w:rsidRDefault="004A720A" w:rsidP="004A720A">
            <w:pPr>
              <w:rPr>
                <w:del w:id="2362" w:author="Eriksson Tina" w:date="2025-06-24T16:54:00Z" w16du:dateUtc="2025-06-24T14:54:00Z"/>
                <w:rPrChange w:id="2363" w:author="Eriksson Tina" w:date="2025-06-24T17:00:00Z" w16du:dateUtc="2025-06-24T15:00:00Z">
                  <w:rPr>
                    <w:del w:id="2364" w:author="Eriksson Tina" w:date="2025-06-24T16:54:00Z" w16du:dateUtc="2025-06-24T14:54:00Z"/>
                  </w:rPr>
                </w:rPrChange>
              </w:rPr>
            </w:pPr>
          </w:p>
        </w:tc>
      </w:tr>
      <w:tr w:rsidR="004A720A" w:rsidRPr="006F1808" w:rsidDel="003E0326" w14:paraId="6F3E6C20" w14:textId="68004343" w:rsidTr="004A720A">
        <w:trPr>
          <w:del w:id="2365" w:author="Eriksson Tina" w:date="2025-06-24T16:54:00Z" w16du:dateUtc="2025-06-24T14:54:00Z"/>
        </w:trPr>
        <w:tc>
          <w:tcPr>
            <w:tcW w:w="2977" w:type="dxa"/>
            <w:tcBorders>
              <w:top w:val="single" w:sz="4" w:space="0" w:color="A33662" w:themeColor="accent1"/>
              <w:bottom w:val="single" w:sz="4" w:space="0" w:color="A33662" w:themeColor="accent1"/>
              <w:right w:val="single" w:sz="24" w:space="0" w:color="FFFFFF" w:themeColor="background1"/>
            </w:tcBorders>
          </w:tcPr>
          <w:p w14:paraId="60B66C28" w14:textId="00755E6D" w:rsidR="004A720A" w:rsidRPr="006F1808" w:rsidDel="003E0326" w:rsidRDefault="004A720A" w:rsidP="004A720A">
            <w:pPr>
              <w:rPr>
                <w:del w:id="2366" w:author="Eriksson Tina" w:date="2025-06-24T16:54:00Z" w16du:dateUtc="2025-06-24T14:54:00Z"/>
                <w:rPrChange w:id="2367" w:author="Eriksson Tina" w:date="2025-06-24T17:00:00Z" w16du:dateUtc="2025-06-24T15:00:00Z">
                  <w:rPr>
                    <w:del w:id="2368" w:author="Eriksson Tina" w:date="2025-06-24T16:54:00Z" w16du:dateUtc="2025-06-24T14:54:00Z"/>
                  </w:rPr>
                </w:rPrChange>
              </w:rPr>
            </w:pP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FE5DC11" w14:textId="31B42BC7" w:rsidR="004A720A" w:rsidRPr="006F1808" w:rsidDel="003E0326" w:rsidRDefault="004A720A" w:rsidP="004A720A">
            <w:pPr>
              <w:rPr>
                <w:del w:id="2369" w:author="Eriksson Tina" w:date="2025-06-24T16:54:00Z" w16du:dateUtc="2025-06-24T14:54:00Z"/>
                <w:rPrChange w:id="2370" w:author="Eriksson Tina" w:date="2025-06-24T17:00:00Z" w16du:dateUtc="2025-06-24T15:00:00Z">
                  <w:rPr>
                    <w:del w:id="2371" w:author="Eriksson Tina" w:date="2025-06-24T16:54:00Z" w16du:dateUtc="2025-06-24T14:54:00Z"/>
                  </w:rPr>
                </w:rPrChange>
              </w:rPr>
            </w:pPr>
          </w:p>
        </w:tc>
      </w:tr>
    </w:tbl>
    <w:p w14:paraId="531CEB98" w14:textId="6D21621A" w:rsidR="004A720A" w:rsidRPr="006F1808" w:rsidDel="003E0326" w:rsidRDefault="004A720A" w:rsidP="004A720A">
      <w:pPr>
        <w:rPr>
          <w:del w:id="2372" w:author="Eriksson Tina" w:date="2025-06-24T16:54:00Z" w16du:dateUtc="2025-06-24T14:54:00Z"/>
          <w:rPrChange w:id="2373" w:author="Eriksson Tina" w:date="2025-06-24T17:00:00Z" w16du:dateUtc="2025-06-24T15:00:00Z">
            <w:rPr>
              <w:del w:id="2374" w:author="Eriksson Tina" w:date="2025-06-24T16:54:00Z" w16du:dateUtc="2025-06-24T14:54:00Z"/>
            </w:rPr>
          </w:rPrChange>
        </w:rPr>
      </w:pPr>
    </w:p>
    <w:p w14:paraId="1D9E7C9B" w14:textId="23DC416F" w:rsidR="004A720A" w:rsidRPr="006F1808" w:rsidDel="003E0326" w:rsidRDefault="004A720A" w:rsidP="004A720A">
      <w:pPr>
        <w:rPr>
          <w:del w:id="2375" w:author="Eriksson Tina" w:date="2025-06-24T16:54:00Z" w16du:dateUtc="2025-06-24T14:54:00Z"/>
          <w:b/>
          <w:bCs/>
          <w:rPrChange w:id="2376" w:author="Eriksson Tina" w:date="2025-06-24T17:00:00Z" w16du:dateUtc="2025-06-24T15:00:00Z">
            <w:rPr>
              <w:del w:id="2377" w:author="Eriksson Tina" w:date="2025-06-24T16:54:00Z" w16du:dateUtc="2025-06-24T14:54:00Z"/>
              <w:b/>
              <w:bCs/>
            </w:rPr>
          </w:rPrChange>
        </w:rPr>
      </w:pPr>
      <w:bookmarkStart w:id="2378" w:name="_Toc384977816"/>
      <w:bookmarkStart w:id="2379" w:name="_Toc382295473"/>
      <w:del w:id="2380" w:author="Eriksson Tina" w:date="2025-06-24T16:54:00Z" w16du:dateUtc="2025-06-24T14:54:00Z">
        <w:r w:rsidRPr="006F1808" w:rsidDel="003E0326">
          <w:rPr>
            <w:b/>
            <w:bCs/>
            <w:rPrChange w:id="2381" w:author="Eriksson Tina" w:date="2025-06-24T17:00:00Z" w16du:dateUtc="2025-06-24T15:00:00Z">
              <w:rPr>
                <w:b/>
                <w:bCs/>
              </w:rPr>
            </w:rPrChange>
          </w:rPr>
          <w:delText>Arbetssteg</w:delText>
        </w:r>
        <w:bookmarkEnd w:id="2378"/>
        <w:bookmarkEnd w:id="2379"/>
        <w:r w:rsidRPr="006F1808" w:rsidDel="003E0326">
          <w:rPr>
            <w:b/>
            <w:bCs/>
            <w:rPrChange w:id="2382" w:author="Eriksson Tina" w:date="2025-06-24T17:00:00Z" w16du:dateUtc="2025-06-24T15:00:00Z">
              <w:rPr>
                <w:b/>
                <w:bCs/>
              </w:rPr>
            </w:rPrChange>
          </w:rPr>
          <w:delText xml:space="preserve"> </w:delText>
        </w:r>
      </w:del>
    </w:p>
    <w:p w14:paraId="210B8A29" w14:textId="14E9F6CA" w:rsidR="004A720A" w:rsidRPr="006F1808" w:rsidDel="003E0326" w:rsidRDefault="004A720A" w:rsidP="004A720A">
      <w:pPr>
        <w:rPr>
          <w:del w:id="2383" w:author="Eriksson Tina" w:date="2025-06-24T16:54:00Z" w16du:dateUtc="2025-06-24T14:54:00Z"/>
          <w:i/>
          <w:iCs/>
          <w:color w:val="098394"/>
          <w:rPrChange w:id="2384" w:author="Eriksson Tina" w:date="2025-06-24T17:00:00Z" w16du:dateUtc="2025-06-24T15:00:00Z">
            <w:rPr>
              <w:del w:id="2385" w:author="Eriksson Tina" w:date="2025-06-24T16:54:00Z" w16du:dateUtc="2025-06-24T14:54:00Z"/>
              <w:i/>
              <w:iCs/>
              <w:color w:val="098394"/>
            </w:rPr>
          </w:rPrChange>
        </w:rPr>
      </w:pPr>
      <w:del w:id="2386" w:author="Eriksson Tina" w:date="2025-06-24T16:54:00Z" w16du:dateUtc="2025-06-24T14:54:00Z">
        <w:r w:rsidRPr="006F1808" w:rsidDel="003E0326">
          <w:rPr>
            <w:i/>
            <w:iCs/>
            <w:color w:val="098394"/>
            <w:rPrChange w:id="2387" w:author="Eriksson Tina" w:date="2025-06-24T17:00:00Z" w16du:dateUtc="2025-06-24T15:00:00Z">
              <w:rPr>
                <w:i/>
                <w:iCs/>
                <w:color w:val="098394"/>
              </w:rPr>
            </w:rPrChange>
          </w:rPr>
          <w:delText>I detta avsnitt beskrivs de arbetssteg som arbetsflödet består av.</w:delText>
        </w:r>
      </w:del>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977"/>
        <w:gridCol w:w="5954"/>
      </w:tblGrid>
      <w:tr w:rsidR="004A720A" w:rsidRPr="006F1808" w:rsidDel="003E0326" w14:paraId="416A7D3B" w14:textId="11B51B38" w:rsidTr="0019186E">
        <w:trPr>
          <w:trHeight w:val="21"/>
          <w:del w:id="2388" w:author="Eriksson Tina" w:date="2025-06-24T16:54:00Z" w16du:dateUtc="2025-06-24T14:54:00Z"/>
        </w:trPr>
        <w:tc>
          <w:tcPr>
            <w:tcW w:w="2977" w:type="dxa"/>
            <w:shd w:val="clear" w:color="auto" w:fill="A33662" w:themeFill="accent1"/>
          </w:tcPr>
          <w:p w14:paraId="7EF8061B" w14:textId="0E623FA3" w:rsidR="004A720A" w:rsidRPr="006F1808" w:rsidDel="003E0326" w:rsidRDefault="004A720A" w:rsidP="0019186E">
            <w:pPr>
              <w:pStyle w:val="Tabellrubrik"/>
              <w:rPr>
                <w:del w:id="2389" w:author="Eriksson Tina" w:date="2025-06-24T16:54:00Z" w16du:dateUtc="2025-06-24T14:54:00Z"/>
                <w:rPrChange w:id="2390" w:author="Eriksson Tina" w:date="2025-06-24T17:00:00Z" w16du:dateUtc="2025-06-24T15:00:00Z">
                  <w:rPr>
                    <w:del w:id="2391" w:author="Eriksson Tina" w:date="2025-06-24T16:54:00Z" w16du:dateUtc="2025-06-24T14:54:00Z"/>
                  </w:rPr>
                </w:rPrChange>
              </w:rPr>
            </w:pPr>
            <w:del w:id="2392" w:author="Eriksson Tina" w:date="2025-06-24T16:54:00Z" w16du:dateUtc="2025-06-24T14:54:00Z">
              <w:r w:rsidRPr="006F1808" w:rsidDel="003E0326">
                <w:rPr>
                  <w:rPrChange w:id="2393" w:author="Eriksson Tina" w:date="2025-06-24T17:00:00Z" w16du:dateUtc="2025-06-24T15:00:00Z">
                    <w:rPr/>
                  </w:rPrChange>
                </w:rPr>
                <w:delText>Namn</w:delText>
              </w:r>
            </w:del>
          </w:p>
        </w:tc>
        <w:tc>
          <w:tcPr>
            <w:tcW w:w="5954" w:type="dxa"/>
            <w:shd w:val="clear" w:color="auto" w:fill="A33662" w:themeFill="accent1"/>
          </w:tcPr>
          <w:p w14:paraId="0C0F48DA" w14:textId="4DDF7C6C" w:rsidR="004A720A" w:rsidRPr="006F1808" w:rsidDel="003E0326" w:rsidRDefault="004A720A" w:rsidP="0019186E">
            <w:pPr>
              <w:pStyle w:val="Tabellrubrik"/>
              <w:rPr>
                <w:del w:id="2394" w:author="Eriksson Tina" w:date="2025-06-24T16:54:00Z" w16du:dateUtc="2025-06-24T14:54:00Z"/>
                <w:rPrChange w:id="2395" w:author="Eriksson Tina" w:date="2025-06-24T17:00:00Z" w16du:dateUtc="2025-06-24T15:00:00Z">
                  <w:rPr>
                    <w:del w:id="2396" w:author="Eriksson Tina" w:date="2025-06-24T16:54:00Z" w16du:dateUtc="2025-06-24T14:54:00Z"/>
                  </w:rPr>
                </w:rPrChange>
              </w:rPr>
            </w:pPr>
            <w:del w:id="2397" w:author="Eriksson Tina" w:date="2025-06-24T16:54:00Z" w16du:dateUtc="2025-06-24T14:54:00Z">
              <w:r w:rsidRPr="006F1808" w:rsidDel="003E0326">
                <w:rPr>
                  <w:rPrChange w:id="2398" w:author="Eriksson Tina" w:date="2025-06-24T17:00:00Z" w16du:dateUtc="2025-06-24T15:00:00Z">
                    <w:rPr/>
                  </w:rPrChange>
                </w:rPr>
                <w:delText>Beskrivning</w:delText>
              </w:r>
            </w:del>
          </w:p>
        </w:tc>
      </w:tr>
      <w:tr w:rsidR="004A720A" w:rsidRPr="006F1808" w:rsidDel="003E0326" w14:paraId="46ACC369" w14:textId="026C43F8" w:rsidTr="0019186E">
        <w:trPr>
          <w:del w:id="2399" w:author="Eriksson Tina" w:date="2025-06-24T16:54:00Z" w16du:dateUtc="2025-06-24T14:54:00Z"/>
        </w:trPr>
        <w:tc>
          <w:tcPr>
            <w:tcW w:w="2977" w:type="dxa"/>
            <w:tcBorders>
              <w:bottom w:val="single" w:sz="4" w:space="0" w:color="A33662" w:themeColor="accent1"/>
              <w:right w:val="single" w:sz="24" w:space="0" w:color="FFFFFF" w:themeColor="background1"/>
            </w:tcBorders>
          </w:tcPr>
          <w:p w14:paraId="2D531674" w14:textId="584C0AD3" w:rsidR="004A720A" w:rsidRPr="006F1808" w:rsidDel="003E0326" w:rsidRDefault="004A720A" w:rsidP="004A720A">
            <w:pPr>
              <w:rPr>
                <w:del w:id="2400" w:author="Eriksson Tina" w:date="2025-06-24T16:54:00Z" w16du:dateUtc="2025-06-24T14:54:00Z"/>
                <w:i/>
                <w:iCs/>
                <w:color w:val="098394"/>
                <w:rPrChange w:id="2401" w:author="Eriksson Tina" w:date="2025-06-24T17:00:00Z" w16du:dateUtc="2025-06-24T15:00:00Z">
                  <w:rPr>
                    <w:del w:id="2402" w:author="Eriksson Tina" w:date="2025-06-24T16:54:00Z" w16du:dateUtc="2025-06-24T14:54:00Z"/>
                    <w:i/>
                    <w:iCs/>
                    <w:color w:val="098394"/>
                  </w:rPr>
                </w:rPrChange>
              </w:rPr>
            </w:pPr>
            <w:del w:id="2403" w:author="Eriksson Tina" w:date="2025-06-24T16:54:00Z" w16du:dateUtc="2025-06-24T14:54:00Z">
              <w:r w:rsidRPr="006F1808" w:rsidDel="003E0326">
                <w:rPr>
                  <w:i/>
                  <w:iCs/>
                  <w:color w:val="098394"/>
                  <w:lang w:eastAsia="sv-SE"/>
                  <w:rPrChange w:id="2404" w:author="Eriksson Tina" w:date="2025-06-24T17:00:00Z" w16du:dateUtc="2025-06-24T15:00:00Z">
                    <w:rPr>
                      <w:i/>
                      <w:iCs/>
                      <w:color w:val="098394"/>
                      <w:lang w:eastAsia="sv-SE"/>
                    </w:rPr>
                  </w:rPrChange>
                </w:rPr>
                <w:delText>&lt;Arbetssteg&gt;</w:delText>
              </w:r>
            </w:del>
          </w:p>
        </w:tc>
        <w:tc>
          <w:tcPr>
            <w:tcW w:w="5954" w:type="dxa"/>
            <w:tcBorders>
              <w:left w:val="single" w:sz="24" w:space="0" w:color="FFFFFF" w:themeColor="background1"/>
              <w:bottom w:val="single" w:sz="4" w:space="0" w:color="A33662" w:themeColor="accent1"/>
              <w:right w:val="single" w:sz="24" w:space="0" w:color="FFFFFF" w:themeColor="background1"/>
            </w:tcBorders>
          </w:tcPr>
          <w:p w14:paraId="679127B2" w14:textId="040D0458" w:rsidR="004A720A" w:rsidRPr="006F1808" w:rsidDel="003E0326" w:rsidRDefault="004A720A" w:rsidP="004A720A">
            <w:pPr>
              <w:rPr>
                <w:del w:id="2405" w:author="Eriksson Tina" w:date="2025-06-24T16:54:00Z" w16du:dateUtc="2025-06-24T14:54:00Z"/>
                <w:i/>
                <w:iCs/>
                <w:color w:val="098394"/>
                <w:rPrChange w:id="2406" w:author="Eriksson Tina" w:date="2025-06-24T17:00:00Z" w16du:dateUtc="2025-06-24T15:00:00Z">
                  <w:rPr>
                    <w:del w:id="2407" w:author="Eriksson Tina" w:date="2025-06-24T16:54:00Z" w16du:dateUtc="2025-06-24T14:54:00Z"/>
                    <w:i/>
                    <w:iCs/>
                    <w:color w:val="098394"/>
                  </w:rPr>
                </w:rPrChange>
              </w:rPr>
            </w:pPr>
            <w:del w:id="2408" w:author="Eriksson Tina" w:date="2025-06-24T16:54:00Z" w16du:dateUtc="2025-06-24T14:54:00Z">
              <w:r w:rsidRPr="006F1808" w:rsidDel="003E0326">
                <w:rPr>
                  <w:i/>
                  <w:iCs/>
                  <w:color w:val="098394"/>
                  <w:lang w:eastAsia="sv-SE"/>
                  <w:rPrChange w:id="2409" w:author="Eriksson Tina" w:date="2025-06-24T17:00:00Z" w16du:dateUtc="2025-06-24T15:00:00Z">
                    <w:rPr>
                      <w:i/>
                      <w:iCs/>
                      <w:color w:val="098394"/>
                      <w:lang w:eastAsia="sv-SE"/>
                    </w:rPr>
                  </w:rPrChange>
                </w:rPr>
                <w:delText>&lt;Kort beskrivning av arbetssteg och dess roll i det här sammanhanget&gt;</w:delText>
              </w:r>
            </w:del>
          </w:p>
        </w:tc>
      </w:tr>
      <w:tr w:rsidR="004A720A" w:rsidRPr="006F1808" w:rsidDel="003E0326" w14:paraId="4F4D92C2" w14:textId="1810A31D" w:rsidTr="0019186E">
        <w:trPr>
          <w:del w:id="2410" w:author="Eriksson Tina" w:date="2025-06-24T16:54:00Z" w16du:dateUtc="2025-06-24T14:54:00Z"/>
        </w:trPr>
        <w:tc>
          <w:tcPr>
            <w:tcW w:w="2977" w:type="dxa"/>
            <w:tcBorders>
              <w:top w:val="single" w:sz="4" w:space="0" w:color="A33662" w:themeColor="accent1"/>
              <w:bottom w:val="single" w:sz="4" w:space="0" w:color="A33662" w:themeColor="accent1"/>
              <w:right w:val="single" w:sz="24" w:space="0" w:color="FFFFFF" w:themeColor="background1"/>
            </w:tcBorders>
          </w:tcPr>
          <w:p w14:paraId="07853135" w14:textId="0E7823B7" w:rsidR="004A720A" w:rsidRPr="006F1808" w:rsidDel="003E0326" w:rsidRDefault="004A720A" w:rsidP="0019186E">
            <w:pPr>
              <w:rPr>
                <w:del w:id="2411" w:author="Eriksson Tina" w:date="2025-06-24T16:54:00Z" w16du:dateUtc="2025-06-24T14:54:00Z"/>
                <w:rPrChange w:id="2412" w:author="Eriksson Tina" w:date="2025-06-24T17:00:00Z" w16du:dateUtc="2025-06-24T15:00:00Z">
                  <w:rPr>
                    <w:del w:id="2413" w:author="Eriksson Tina" w:date="2025-06-24T16:54:00Z" w16du:dateUtc="2025-06-24T14:54:00Z"/>
                  </w:rPr>
                </w:rPrChange>
              </w:rPr>
            </w:pP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BBD7C13" w14:textId="31FED3D0" w:rsidR="004A720A" w:rsidRPr="006F1808" w:rsidDel="003E0326" w:rsidRDefault="004A720A" w:rsidP="0019186E">
            <w:pPr>
              <w:rPr>
                <w:del w:id="2414" w:author="Eriksson Tina" w:date="2025-06-24T16:54:00Z" w16du:dateUtc="2025-06-24T14:54:00Z"/>
                <w:rPrChange w:id="2415" w:author="Eriksson Tina" w:date="2025-06-24T17:00:00Z" w16du:dateUtc="2025-06-24T15:00:00Z">
                  <w:rPr>
                    <w:del w:id="2416" w:author="Eriksson Tina" w:date="2025-06-24T16:54:00Z" w16du:dateUtc="2025-06-24T14:54:00Z"/>
                  </w:rPr>
                </w:rPrChange>
              </w:rPr>
            </w:pPr>
          </w:p>
        </w:tc>
      </w:tr>
      <w:tr w:rsidR="004A720A" w:rsidRPr="006F1808" w:rsidDel="003E0326" w14:paraId="2E547E70" w14:textId="291F3878" w:rsidTr="0019186E">
        <w:trPr>
          <w:del w:id="2417" w:author="Eriksson Tina" w:date="2025-06-24T16:54:00Z" w16du:dateUtc="2025-06-24T14:54:00Z"/>
        </w:trPr>
        <w:tc>
          <w:tcPr>
            <w:tcW w:w="2977" w:type="dxa"/>
            <w:tcBorders>
              <w:top w:val="single" w:sz="4" w:space="0" w:color="A33662" w:themeColor="accent1"/>
              <w:bottom w:val="single" w:sz="4" w:space="0" w:color="A33662" w:themeColor="accent1"/>
              <w:right w:val="single" w:sz="24" w:space="0" w:color="FFFFFF" w:themeColor="background1"/>
            </w:tcBorders>
          </w:tcPr>
          <w:p w14:paraId="6E03FC9B" w14:textId="514E4D20" w:rsidR="004A720A" w:rsidRPr="006F1808" w:rsidDel="003E0326" w:rsidRDefault="004A720A" w:rsidP="0019186E">
            <w:pPr>
              <w:rPr>
                <w:del w:id="2418" w:author="Eriksson Tina" w:date="2025-06-24T16:54:00Z" w16du:dateUtc="2025-06-24T14:54:00Z"/>
                <w:rPrChange w:id="2419" w:author="Eriksson Tina" w:date="2025-06-24T17:00:00Z" w16du:dateUtc="2025-06-24T15:00:00Z">
                  <w:rPr>
                    <w:del w:id="2420" w:author="Eriksson Tina" w:date="2025-06-24T16:54:00Z" w16du:dateUtc="2025-06-24T14:54:00Z"/>
                  </w:rPr>
                </w:rPrChange>
              </w:rPr>
            </w:pP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9FEC83C" w14:textId="43F1AA4E" w:rsidR="004A720A" w:rsidRPr="006F1808" w:rsidDel="003E0326" w:rsidRDefault="004A720A" w:rsidP="0019186E">
            <w:pPr>
              <w:rPr>
                <w:del w:id="2421" w:author="Eriksson Tina" w:date="2025-06-24T16:54:00Z" w16du:dateUtc="2025-06-24T14:54:00Z"/>
                <w:rPrChange w:id="2422" w:author="Eriksson Tina" w:date="2025-06-24T17:00:00Z" w16du:dateUtc="2025-06-24T15:00:00Z">
                  <w:rPr>
                    <w:del w:id="2423" w:author="Eriksson Tina" w:date="2025-06-24T16:54:00Z" w16du:dateUtc="2025-06-24T14:54:00Z"/>
                  </w:rPr>
                </w:rPrChange>
              </w:rPr>
            </w:pPr>
          </w:p>
        </w:tc>
      </w:tr>
    </w:tbl>
    <w:p w14:paraId="1839DDA0" w14:textId="2DC62E09" w:rsidR="004A720A" w:rsidRPr="006F1808" w:rsidDel="003E0326" w:rsidRDefault="004A720A" w:rsidP="004A720A">
      <w:pPr>
        <w:rPr>
          <w:del w:id="2424" w:author="Eriksson Tina" w:date="2025-06-24T16:54:00Z" w16du:dateUtc="2025-06-24T14:54:00Z"/>
          <w:rPrChange w:id="2425" w:author="Eriksson Tina" w:date="2025-06-24T17:00:00Z" w16du:dateUtc="2025-06-24T15:00:00Z">
            <w:rPr>
              <w:del w:id="2426" w:author="Eriksson Tina" w:date="2025-06-24T16:54:00Z" w16du:dateUtc="2025-06-24T14:54:00Z"/>
            </w:rPr>
          </w:rPrChange>
        </w:rPr>
      </w:pPr>
    </w:p>
    <w:p w14:paraId="15989532" w14:textId="43C61EDB" w:rsidR="004A720A" w:rsidRPr="006F1808" w:rsidRDefault="27AFBD6D" w:rsidP="004A720A">
      <w:pPr>
        <w:pStyle w:val="Numreradrubrik2"/>
        <w:rPr>
          <w:lang w:val="sv-SE"/>
          <w:rPrChange w:id="2427" w:author="Eriksson Tina" w:date="2025-06-24T17:00:00Z" w16du:dateUtc="2025-06-24T15:00:00Z">
            <w:rPr/>
          </w:rPrChange>
        </w:rPr>
      </w:pPr>
      <w:bookmarkStart w:id="2428" w:name="_Toc121211212"/>
      <w:bookmarkStart w:id="2429" w:name="_Toc201647947"/>
      <w:proofErr w:type="spellStart"/>
      <w:r w:rsidRPr="006F1808">
        <w:rPr>
          <w:lang w:val="sv-SE"/>
          <w:rPrChange w:id="2430" w:author="Eriksson Tina" w:date="2025-06-24T17:00:00Z" w16du:dateUtc="2025-06-24T15:00:00Z">
            <w:rPr/>
          </w:rPrChange>
        </w:rPr>
        <w:t>Användningsfalls</w:t>
      </w:r>
      <w:r w:rsidR="00B17B70" w:rsidRPr="006F1808">
        <w:rPr>
          <w:lang w:val="sv-SE"/>
          <w:rPrChange w:id="2431" w:author="Eriksson Tina" w:date="2025-06-24T17:00:00Z" w16du:dateUtc="2025-06-24T15:00:00Z">
            <w:rPr/>
          </w:rPrChange>
        </w:rPr>
        <w:t>modell</w:t>
      </w:r>
      <w:bookmarkEnd w:id="2429"/>
      <w:proofErr w:type="spellEnd"/>
      <w:r w:rsidRPr="006F1808">
        <w:rPr>
          <w:lang w:val="sv-SE"/>
          <w:rPrChange w:id="2432" w:author="Eriksson Tina" w:date="2025-06-24T17:00:00Z" w16du:dateUtc="2025-06-24T15:00:00Z">
            <w:rPr/>
          </w:rPrChange>
        </w:rPr>
        <w:t xml:space="preserve"> </w:t>
      </w:r>
      <w:bookmarkEnd w:id="2428"/>
    </w:p>
    <w:p w14:paraId="19A06AEB" w14:textId="3E8D93ED" w:rsidR="004A720A" w:rsidRPr="006F1808" w:rsidRDefault="004A720A" w:rsidP="004A720A">
      <w:pPr>
        <w:rPr>
          <w:i/>
          <w:iCs/>
          <w:color w:val="098394"/>
        </w:rPr>
      </w:pPr>
      <w:r w:rsidRPr="006F1808">
        <w:rPr>
          <w:i/>
          <w:iCs/>
          <w:color w:val="098394"/>
        </w:rPr>
        <w:t xml:space="preserve">Ytterligare ett sätt att beskriva den </w:t>
      </w:r>
      <w:r w:rsidR="00857003" w:rsidRPr="006F1808">
        <w:rPr>
          <w:i/>
          <w:iCs/>
          <w:color w:val="098394"/>
        </w:rPr>
        <w:t>informationsbehovsanalys</w:t>
      </w:r>
      <w:r w:rsidRPr="006F1808">
        <w:rPr>
          <w:i/>
          <w:iCs/>
          <w:color w:val="098394"/>
        </w:rPr>
        <w:t xml:space="preserve"> man genomfört är med användningsfall. </w:t>
      </w:r>
    </w:p>
    <w:p w14:paraId="3A328559" w14:textId="4C51F580" w:rsidR="004A720A" w:rsidRPr="006F1808" w:rsidRDefault="004A720A" w:rsidP="004A720A">
      <w:pPr>
        <w:rPr>
          <w:i/>
          <w:iCs/>
          <w:color w:val="098394"/>
        </w:rPr>
      </w:pPr>
      <w:r w:rsidRPr="006F1808">
        <w:rPr>
          <w:i/>
          <w:iCs/>
          <w:color w:val="098394"/>
        </w:rPr>
        <w:t xml:space="preserve">I detta fall föreslår vi att man beskriver användningsfallen i form av </w:t>
      </w:r>
      <w:proofErr w:type="spellStart"/>
      <w:r w:rsidRPr="006F1808">
        <w:rPr>
          <w:i/>
          <w:iCs/>
          <w:color w:val="098394"/>
        </w:rPr>
        <w:t>användningsfalls</w:t>
      </w:r>
      <w:r w:rsidR="00B17B70" w:rsidRPr="006F1808">
        <w:rPr>
          <w:i/>
          <w:iCs/>
          <w:color w:val="098394"/>
        </w:rPr>
        <w:t>modell</w:t>
      </w:r>
      <w:r w:rsidR="00E43332" w:rsidRPr="006F1808">
        <w:rPr>
          <w:i/>
          <w:iCs/>
          <w:color w:val="098394"/>
        </w:rPr>
        <w:t>er</w:t>
      </w:r>
      <w:proofErr w:type="spellEnd"/>
      <w:r w:rsidRPr="006F1808">
        <w:rPr>
          <w:i/>
          <w:iCs/>
          <w:color w:val="098394"/>
        </w:rPr>
        <w:t xml:space="preserve"> (</w:t>
      </w:r>
      <w:proofErr w:type="spellStart"/>
      <w:r w:rsidRPr="006F1808">
        <w:rPr>
          <w:i/>
          <w:iCs/>
          <w:color w:val="098394"/>
        </w:rPr>
        <w:t>Use</w:t>
      </w:r>
      <w:proofErr w:type="spellEnd"/>
      <w:r w:rsidRPr="006F1808">
        <w:rPr>
          <w:i/>
          <w:iCs/>
          <w:color w:val="098394"/>
        </w:rPr>
        <w:t xml:space="preserve"> Case Diagram) där man, på en övergripande nivå, beskriver vad en användare vill uppnå.</w:t>
      </w:r>
    </w:p>
    <w:p w14:paraId="33C3895F" w14:textId="22BBFEA6" w:rsidR="004D3511" w:rsidRPr="006F1808" w:rsidRDefault="004D3511" w:rsidP="004A720A">
      <w:pPr>
        <w:rPr>
          <w:i/>
          <w:iCs/>
          <w:color w:val="098394"/>
        </w:rPr>
      </w:pPr>
      <w:r w:rsidRPr="006F1808">
        <w:rPr>
          <w:i/>
          <w:iCs/>
          <w:color w:val="098394"/>
        </w:rPr>
        <w:t xml:space="preserve">Ange här vilken notation som använts så att läsaren vet vilka förkunskaper som förväntas för att läsa </w:t>
      </w:r>
      <w:r w:rsidR="004A17AC" w:rsidRPr="006F1808">
        <w:rPr>
          <w:i/>
          <w:iCs/>
          <w:color w:val="098394"/>
        </w:rPr>
        <w:t>modellen</w:t>
      </w:r>
      <w:r w:rsidRPr="006F1808">
        <w:rPr>
          <w:i/>
          <w:iCs/>
          <w:color w:val="098394"/>
        </w:rPr>
        <w:t>.</w:t>
      </w:r>
    </w:p>
    <w:p w14:paraId="1B703D96" w14:textId="302FD7CF" w:rsidR="00360389" w:rsidRPr="006F1808" w:rsidRDefault="00D62662" w:rsidP="00360389">
      <w:pPr>
        <w:keepNext/>
        <w:jc w:val="center"/>
      </w:pPr>
      <w:r w:rsidRPr="006F1808">
        <w:rPr>
          <w:rPrChange w:id="2433" w:author="Eriksson Tina" w:date="2025-06-24T17:00:00Z" w16du:dateUtc="2025-06-24T15:00:00Z">
            <w:rPr>
              <w:noProof/>
            </w:rPr>
          </w:rPrChange>
        </w:rPr>
        <w:drawing>
          <wp:inline distT="0" distB="0" distL="0" distR="0" wp14:anchorId="7C5D2AF4" wp14:editId="00B16301">
            <wp:extent cx="4727575" cy="2519680"/>
            <wp:effectExtent l="0" t="0" r="0" b="0"/>
            <wp:docPr id="4" name="Bildobjek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27575" cy="2519680"/>
                    </a:xfrm>
                    <a:prstGeom prst="rect">
                      <a:avLst/>
                    </a:prstGeom>
                    <a:noFill/>
                    <a:ln>
                      <a:noFill/>
                    </a:ln>
                  </pic:spPr>
                </pic:pic>
              </a:graphicData>
            </a:graphic>
          </wp:inline>
        </w:drawing>
      </w:r>
    </w:p>
    <w:p w14:paraId="0A4DA17B" w14:textId="4934ECBC" w:rsidR="004A720A" w:rsidRPr="006F1808" w:rsidRDefault="00360389" w:rsidP="00360389">
      <w:pPr>
        <w:pStyle w:val="Beskrivning"/>
        <w:jc w:val="center"/>
      </w:pPr>
      <w:r w:rsidRPr="006F1808">
        <w:t xml:space="preserve">Figur </w:t>
      </w:r>
      <w:r w:rsidRPr="006F1808">
        <w:fldChar w:fldCharType="begin"/>
      </w:r>
      <w:r w:rsidRPr="006F1808">
        <w:instrText>SEQ Figure \* ARABIC</w:instrText>
      </w:r>
      <w:r w:rsidRPr="006F1808">
        <w:fldChar w:fldCharType="separate"/>
      </w:r>
      <w:r w:rsidR="00474E8C" w:rsidRPr="006F1808">
        <w:rPr>
          <w:rPrChange w:id="2434" w:author="Eriksson Tina" w:date="2025-06-24T17:00:00Z" w16du:dateUtc="2025-06-24T15:00:00Z">
            <w:rPr>
              <w:noProof/>
            </w:rPr>
          </w:rPrChange>
        </w:rPr>
        <w:t>3</w:t>
      </w:r>
      <w:r w:rsidRPr="006F1808">
        <w:fldChar w:fldCharType="end"/>
      </w:r>
      <w:r w:rsidRPr="006F1808">
        <w:t xml:space="preserve">. Exempel på </w:t>
      </w:r>
      <w:proofErr w:type="spellStart"/>
      <w:r w:rsidRPr="006F1808">
        <w:t>användningsfalls</w:t>
      </w:r>
      <w:r w:rsidR="00B17B70" w:rsidRPr="006F1808">
        <w:t>modell</w:t>
      </w:r>
      <w:proofErr w:type="spellEnd"/>
    </w:p>
    <w:p w14:paraId="41BA4E6A" w14:textId="77777777" w:rsidR="00360389" w:rsidRPr="006F1808" w:rsidRDefault="00360389" w:rsidP="00360389"/>
    <w:tbl>
      <w:tblPr>
        <w:tblStyle w:val="Tabellrutnt"/>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27"/>
        <w:gridCol w:w="3961"/>
        <w:gridCol w:w="3968"/>
      </w:tblGrid>
      <w:tr w:rsidR="00360389" w:rsidRPr="006F1808" w14:paraId="7D9B1DA1" w14:textId="77777777" w:rsidTr="002768D4">
        <w:trPr>
          <w:trHeight w:val="21"/>
        </w:trPr>
        <w:tc>
          <w:tcPr>
            <w:tcW w:w="1427" w:type="dxa"/>
            <w:shd w:val="clear" w:color="auto" w:fill="A33662" w:themeFill="accent1"/>
          </w:tcPr>
          <w:p w14:paraId="4C9A7DAB" w14:textId="18529183" w:rsidR="00360389" w:rsidRPr="006F1808" w:rsidRDefault="00360389" w:rsidP="0019186E">
            <w:pPr>
              <w:pStyle w:val="Tabellrubrik"/>
            </w:pPr>
            <w:r w:rsidRPr="006F1808">
              <w:lastRenderedPageBreak/>
              <w:t>Namn</w:t>
            </w:r>
          </w:p>
        </w:tc>
        <w:tc>
          <w:tcPr>
            <w:tcW w:w="3961" w:type="dxa"/>
            <w:shd w:val="clear" w:color="auto" w:fill="A33662" w:themeFill="accent1"/>
          </w:tcPr>
          <w:p w14:paraId="2401B130" w14:textId="77777777" w:rsidR="00360389" w:rsidRPr="006F1808" w:rsidRDefault="00360389" w:rsidP="0019186E">
            <w:pPr>
              <w:pStyle w:val="Tabellrubrik"/>
            </w:pPr>
            <w:r w:rsidRPr="006F1808">
              <w:t>Beskrivning</w:t>
            </w:r>
          </w:p>
        </w:tc>
        <w:tc>
          <w:tcPr>
            <w:tcW w:w="3968" w:type="dxa"/>
            <w:shd w:val="clear" w:color="auto" w:fill="A33662" w:themeFill="accent1"/>
          </w:tcPr>
          <w:p w14:paraId="6FF74EE8" w14:textId="07A0CC87" w:rsidR="00360389" w:rsidRPr="006F1808" w:rsidRDefault="00360389" w:rsidP="0019186E">
            <w:pPr>
              <w:pStyle w:val="Tabellrubrik"/>
            </w:pPr>
            <w:r w:rsidRPr="006F1808">
              <w:t>Aktör/Roll</w:t>
            </w:r>
          </w:p>
        </w:tc>
      </w:tr>
      <w:tr w:rsidR="00360389" w:rsidRPr="006F1808" w14:paraId="7462AB71" w14:textId="77777777" w:rsidTr="002768D4">
        <w:tc>
          <w:tcPr>
            <w:tcW w:w="1427" w:type="dxa"/>
            <w:tcBorders>
              <w:bottom w:val="single" w:sz="4" w:space="0" w:color="A33662" w:themeColor="accent1"/>
              <w:right w:val="single" w:sz="24" w:space="0" w:color="FFFFFF" w:themeColor="background1"/>
            </w:tcBorders>
          </w:tcPr>
          <w:p w14:paraId="42CC935D" w14:textId="3FAA0100" w:rsidR="00360389" w:rsidRPr="006F1808" w:rsidRDefault="00360389" w:rsidP="00360389">
            <w:pPr>
              <w:rPr>
                <w:i/>
                <w:iCs/>
                <w:color w:val="098394"/>
              </w:rPr>
            </w:pPr>
          </w:p>
        </w:tc>
        <w:tc>
          <w:tcPr>
            <w:tcW w:w="3961" w:type="dxa"/>
            <w:tcBorders>
              <w:left w:val="single" w:sz="24" w:space="0" w:color="FFFFFF" w:themeColor="background1"/>
              <w:bottom w:val="single" w:sz="4" w:space="0" w:color="A33662" w:themeColor="accent1"/>
              <w:right w:val="single" w:sz="24" w:space="0" w:color="FFFFFF" w:themeColor="background1"/>
            </w:tcBorders>
          </w:tcPr>
          <w:p w14:paraId="13E8124D" w14:textId="01A50AAD" w:rsidR="00360389" w:rsidRPr="006F1808" w:rsidRDefault="00360389" w:rsidP="00360389">
            <w:pPr>
              <w:rPr>
                <w:i/>
                <w:iCs/>
                <w:color w:val="098394"/>
              </w:rPr>
            </w:pPr>
          </w:p>
        </w:tc>
        <w:tc>
          <w:tcPr>
            <w:tcW w:w="3968" w:type="dxa"/>
            <w:tcBorders>
              <w:left w:val="single" w:sz="24" w:space="0" w:color="FFFFFF" w:themeColor="background1"/>
              <w:bottom w:val="single" w:sz="4" w:space="0" w:color="A33662" w:themeColor="accent1"/>
            </w:tcBorders>
          </w:tcPr>
          <w:p w14:paraId="4912E186" w14:textId="43FAD67D" w:rsidR="00360389" w:rsidRPr="006F1808" w:rsidRDefault="00360389" w:rsidP="00360389">
            <w:pPr>
              <w:rPr>
                <w:i/>
                <w:iCs/>
                <w:color w:val="098394"/>
              </w:rPr>
            </w:pPr>
          </w:p>
        </w:tc>
      </w:tr>
      <w:tr w:rsidR="00360389" w:rsidRPr="006F1808" w14:paraId="5ECDED10" w14:textId="77777777" w:rsidTr="002768D4">
        <w:tc>
          <w:tcPr>
            <w:tcW w:w="1427" w:type="dxa"/>
            <w:tcBorders>
              <w:top w:val="single" w:sz="4" w:space="0" w:color="A33662" w:themeColor="accent1"/>
              <w:bottom w:val="single" w:sz="4" w:space="0" w:color="A33662" w:themeColor="accent1"/>
              <w:right w:val="single" w:sz="24" w:space="0" w:color="FFFFFF" w:themeColor="background1"/>
            </w:tcBorders>
          </w:tcPr>
          <w:p w14:paraId="32E2FF7C" w14:textId="72C4DCA3" w:rsidR="00360389" w:rsidRPr="006F1808" w:rsidRDefault="00360389" w:rsidP="00360389">
            <w:pPr>
              <w:rPr>
                <w:i/>
                <w:iCs/>
                <w:color w:val="098394"/>
              </w:rPr>
            </w:pPr>
            <w:r w:rsidRPr="006F1808">
              <w:rPr>
                <w:i/>
                <w:iCs/>
                <w:color w:val="098394"/>
              </w:rPr>
              <w:t>Tidsbokning</w:t>
            </w:r>
          </w:p>
        </w:tc>
        <w:tc>
          <w:tcPr>
            <w:tcW w:w="396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876EF72" w14:textId="4DF4AB79" w:rsidR="00360389" w:rsidRPr="006F1808" w:rsidRDefault="00225907" w:rsidP="00360389">
            <w:pPr>
              <w:rPr>
                <w:i/>
                <w:iCs/>
                <w:color w:val="098394"/>
              </w:rPr>
            </w:pPr>
            <w:r w:rsidRPr="006F1808">
              <w:rPr>
                <w:i/>
                <w:iCs/>
                <w:color w:val="098394"/>
              </w:rPr>
              <w:t>M</w:t>
            </w:r>
            <w:r w:rsidRPr="006F1808">
              <w:t>öjlighet att boka tid till hälso- och sjukvård</w:t>
            </w:r>
          </w:p>
        </w:tc>
        <w:tc>
          <w:tcPr>
            <w:tcW w:w="3968" w:type="dxa"/>
            <w:tcBorders>
              <w:top w:val="single" w:sz="4" w:space="0" w:color="A33662" w:themeColor="accent1"/>
              <w:left w:val="single" w:sz="24" w:space="0" w:color="FFFFFF" w:themeColor="background1"/>
              <w:bottom w:val="single" w:sz="4" w:space="0" w:color="A33662" w:themeColor="accent1"/>
            </w:tcBorders>
          </w:tcPr>
          <w:p w14:paraId="305F4044" w14:textId="77777777" w:rsidR="00360389" w:rsidRPr="006F1808" w:rsidRDefault="00360389" w:rsidP="00360389">
            <w:pPr>
              <w:rPr>
                <w:i/>
                <w:iCs/>
                <w:color w:val="098394"/>
              </w:rPr>
            </w:pPr>
            <w:r w:rsidRPr="006F1808">
              <w:rPr>
                <w:i/>
                <w:iCs/>
                <w:color w:val="098394"/>
              </w:rPr>
              <w:t>Patient</w:t>
            </w:r>
          </w:p>
          <w:p w14:paraId="51313E41" w14:textId="77777777" w:rsidR="00360389" w:rsidRPr="006F1808" w:rsidRDefault="00360389" w:rsidP="00360389">
            <w:pPr>
              <w:rPr>
                <w:i/>
                <w:iCs/>
                <w:color w:val="098394"/>
              </w:rPr>
            </w:pPr>
          </w:p>
          <w:p w14:paraId="7FC5B56C" w14:textId="692E1D60" w:rsidR="00360389" w:rsidRPr="006F1808" w:rsidRDefault="00360389" w:rsidP="00360389">
            <w:pPr>
              <w:rPr>
                <w:i/>
                <w:iCs/>
                <w:color w:val="098394"/>
              </w:rPr>
            </w:pPr>
            <w:r w:rsidRPr="006F1808">
              <w:rPr>
                <w:i/>
                <w:iCs/>
                <w:color w:val="098394"/>
              </w:rPr>
              <w:t>Hälso- och sjukvårdspersonal</w:t>
            </w:r>
          </w:p>
        </w:tc>
      </w:tr>
    </w:tbl>
    <w:p w14:paraId="186029D2" w14:textId="3C312166" w:rsidR="00360389" w:rsidRPr="006F1808" w:rsidRDefault="00360389" w:rsidP="00360389"/>
    <w:p w14:paraId="43DB242A" w14:textId="48014E7E" w:rsidR="003F6772" w:rsidRPr="006F1808" w:rsidRDefault="003F6772">
      <w:r w:rsidRPr="006F1808">
        <w:br w:type="page"/>
      </w:r>
    </w:p>
    <w:p w14:paraId="5691C229" w14:textId="77777777" w:rsidR="00DE791C" w:rsidRPr="006F1808" w:rsidRDefault="00DE791C" w:rsidP="00360389">
      <w:pPr>
        <w:sectPr w:rsidR="00DE791C" w:rsidRPr="006F1808" w:rsidSect="00D834D3">
          <w:headerReference w:type="default" r:id="rId27"/>
          <w:footerReference w:type="default" r:id="rId28"/>
          <w:footerReference w:type="first" r:id="rId29"/>
          <w:type w:val="continuous"/>
          <w:pgSz w:w="11906" w:h="16838"/>
          <w:pgMar w:top="2069" w:right="1418" w:bottom="1418" w:left="1418" w:header="709" w:footer="709" w:gutter="0"/>
          <w:pgNumType w:start="0"/>
          <w:cols w:space="708"/>
          <w:titlePg/>
          <w:docGrid w:linePitch="360"/>
        </w:sectPr>
      </w:pPr>
    </w:p>
    <w:p w14:paraId="7E491A26" w14:textId="670864E8" w:rsidR="00634CFC" w:rsidRPr="006F1808" w:rsidRDefault="00634CFC" w:rsidP="00E5563D">
      <w:pPr>
        <w:pStyle w:val="Numreradrubrik1"/>
        <w:rPr>
          <w:lang w:val="sv-SE"/>
          <w:rPrChange w:id="2438" w:author="Eriksson Tina" w:date="2025-06-24T17:00:00Z" w16du:dateUtc="2025-06-24T15:00:00Z">
            <w:rPr/>
          </w:rPrChange>
        </w:rPr>
      </w:pPr>
      <w:bookmarkStart w:id="2439" w:name="_Toc449170164"/>
      <w:bookmarkStart w:id="2440" w:name="_Toc121211213"/>
      <w:bookmarkStart w:id="2441" w:name="_Toc201647948"/>
      <w:r w:rsidRPr="006F1808">
        <w:rPr>
          <w:lang w:val="sv-SE"/>
          <w:rPrChange w:id="2442" w:author="Eriksson Tina" w:date="2025-06-24T17:00:00Z" w16du:dateUtc="2025-06-24T15:00:00Z">
            <w:rPr/>
          </w:rPrChange>
        </w:rPr>
        <w:lastRenderedPageBreak/>
        <w:t>Begreppsmodell</w:t>
      </w:r>
      <w:bookmarkEnd w:id="2441"/>
      <w:del w:id="2443" w:author="Eriksson Tina" w:date="2025-06-23T14:35:00Z" w16du:dateUtc="2025-06-23T12:35:00Z">
        <w:r w:rsidRPr="006F1808" w:rsidDel="00C27034">
          <w:rPr>
            <w:lang w:val="sv-SE"/>
            <w:rPrChange w:id="2444" w:author="Eriksson Tina" w:date="2025-06-24T17:00:00Z" w16du:dateUtc="2025-06-24T15:00:00Z">
              <w:rPr/>
            </w:rPrChange>
          </w:rPr>
          <w:delText xml:space="preserve"> </w:delText>
        </w:r>
        <w:bookmarkEnd w:id="2439"/>
        <w:bookmarkEnd w:id="2440"/>
        <w:r w:rsidR="001E7416" w:rsidRPr="006F1808" w:rsidDel="00C27034">
          <w:rPr>
            <w:color w:val="098394"/>
            <w:lang w:val="sv-SE"/>
          </w:rPr>
          <w:delText>(obligatorisk)</w:delText>
        </w:r>
      </w:del>
    </w:p>
    <w:p w14:paraId="38C11766" w14:textId="189A99F0" w:rsidR="00933D29" w:rsidRPr="006F1808" w:rsidRDefault="00933D29" w:rsidP="00933D29">
      <w:pPr>
        <w:rPr>
          <w:ins w:id="2445" w:author="Eriksson Tina" w:date="2025-06-10T14:26:00Z" w16du:dateUtc="2025-06-10T12:26:00Z"/>
          <w:rPrChange w:id="2446" w:author="Eriksson Tina" w:date="2025-06-24T17:00:00Z" w16du:dateUtc="2025-06-24T15:00:00Z">
            <w:rPr>
              <w:ins w:id="2447" w:author="Eriksson Tina" w:date="2025-06-10T14:26:00Z" w16du:dateUtc="2025-06-10T12:26:00Z"/>
              <w:i/>
              <w:iCs/>
              <w:color w:val="098394"/>
            </w:rPr>
          </w:rPrChange>
        </w:rPr>
      </w:pPr>
      <w:ins w:id="2448" w:author="Eriksson Tina" w:date="2025-06-10T14:25:00Z" w16du:dateUtc="2025-06-10T12:25:00Z">
        <w:r w:rsidRPr="006F1808">
          <w:rPr>
            <w:rPrChange w:id="2449" w:author="Eriksson Tina" w:date="2025-06-24T17:00:00Z" w16du:dateUtc="2025-06-24T15:00:00Z">
              <w:rPr>
                <w:i/>
                <w:iCs/>
                <w:color w:val="098394"/>
              </w:rPr>
            </w:rPrChange>
          </w:rPr>
          <w:t>Begreppsmodellen för fasta kontakter har arbetats fram inom ramen för projektet sammanhållen planering och presenteras h</w:t>
        </w:r>
      </w:ins>
      <w:ins w:id="2450" w:author="Eriksson Tina" w:date="2025-06-10T14:26:00Z" w16du:dateUtc="2025-06-10T12:26:00Z">
        <w:r w:rsidRPr="006F1808">
          <w:rPr>
            <w:rPrChange w:id="2451" w:author="Eriksson Tina" w:date="2025-06-24T17:00:00Z" w16du:dateUtc="2025-06-24T15:00:00Z">
              <w:rPr>
                <w:i/>
                <w:iCs/>
                <w:color w:val="098394"/>
              </w:rPr>
            </w:rPrChange>
          </w:rPr>
          <w:t xml:space="preserve">är i version 1.1. </w:t>
        </w:r>
      </w:ins>
    </w:p>
    <w:p w14:paraId="5964A17D" w14:textId="2D1B794E" w:rsidR="00933D29" w:rsidRPr="006F1808" w:rsidRDefault="00933D29" w:rsidP="00BB4A69">
      <w:pPr>
        <w:rPr>
          <w:ins w:id="2452" w:author="Eriksson Tina" w:date="2025-06-10T14:25:00Z" w16du:dateUtc="2025-06-10T12:25:00Z"/>
          <w:rPrChange w:id="2453" w:author="Eriksson Tina" w:date="2025-06-24T17:00:00Z" w16du:dateUtc="2025-06-24T15:00:00Z">
            <w:rPr>
              <w:ins w:id="2454" w:author="Eriksson Tina" w:date="2025-06-10T14:25:00Z" w16du:dateUtc="2025-06-10T12:25:00Z"/>
              <w:i/>
              <w:iCs/>
              <w:color w:val="098394"/>
            </w:rPr>
          </w:rPrChange>
        </w:rPr>
      </w:pPr>
      <w:ins w:id="2455" w:author="Eriksson Tina" w:date="2025-06-10T14:31:00Z" w16du:dateUtc="2025-06-10T12:31:00Z">
        <w:r w:rsidRPr="006F1808">
          <w:t xml:space="preserve">Begreppsmodellen syftar till att identifiera och definiera de begrepp som är relevanta för informationsmängden Fasta kontakter i projektet sammanhållen planering. Begreppsmodellen är en del av </w:t>
        </w:r>
        <w:proofErr w:type="spellStart"/>
        <w:r w:rsidRPr="006F1808">
          <w:t>informatikleverablerna</w:t>
        </w:r>
        <w:proofErr w:type="spellEnd"/>
        <w:r w:rsidRPr="006F1808">
          <w:t xml:space="preserve"> i projektet och syftar till att skapa en gemensam förståelse om vilka begrepp som är relevanta för informationsmängden samt enas kring deras betydelse.</w:t>
        </w:r>
      </w:ins>
    </w:p>
    <w:p w14:paraId="2EF7E4CF" w14:textId="2F0F5FE2" w:rsidR="00BB4A69" w:rsidRPr="006F1808" w:rsidDel="004D3233" w:rsidRDefault="00634CFC" w:rsidP="00BB4A69">
      <w:pPr>
        <w:rPr>
          <w:del w:id="2456" w:author="Eriksson Tina" w:date="2025-06-23T13:39:00Z" w16du:dateUtc="2025-06-23T11:39:00Z"/>
          <w:i/>
          <w:iCs/>
          <w:color w:val="098394"/>
          <w:rPrChange w:id="2457" w:author="Eriksson Tina" w:date="2025-06-24T17:00:00Z" w16du:dateUtc="2025-06-24T15:00:00Z">
            <w:rPr>
              <w:del w:id="2458" w:author="Eriksson Tina" w:date="2025-06-23T13:39:00Z" w16du:dateUtc="2025-06-23T11:39:00Z"/>
              <w:i/>
              <w:iCs/>
              <w:color w:val="098394"/>
            </w:rPr>
          </w:rPrChange>
        </w:rPr>
      </w:pPr>
      <w:del w:id="2459" w:author="Eriksson Tina" w:date="2025-06-23T13:39:00Z" w16du:dateUtc="2025-06-23T11:39:00Z">
        <w:r w:rsidRPr="006F1808" w:rsidDel="004D3233">
          <w:rPr>
            <w:i/>
            <w:iCs/>
            <w:color w:val="098394"/>
            <w:rPrChange w:id="2460" w:author="Eriksson Tina" w:date="2025-06-24T17:00:00Z" w16du:dateUtc="2025-06-24T15:00:00Z">
              <w:rPr>
                <w:i/>
                <w:iCs/>
                <w:color w:val="098394"/>
              </w:rPr>
            </w:rPrChange>
          </w:rPr>
          <w:delText xml:space="preserve">Att genomföra en begreppsanalys är viktigt när man </w:delText>
        </w:r>
        <w:r w:rsidR="000D1FD2" w:rsidRPr="006F1808" w:rsidDel="004D3233">
          <w:rPr>
            <w:i/>
            <w:iCs/>
            <w:color w:val="098394"/>
            <w:rPrChange w:id="2461" w:author="Eriksson Tina" w:date="2025-06-24T17:00:00Z" w16du:dateUtc="2025-06-24T15:00:00Z">
              <w:rPr>
                <w:i/>
                <w:iCs/>
                <w:color w:val="098394"/>
              </w:rPr>
            </w:rPrChange>
          </w:rPr>
          <w:delText>beskriver hur information kan struktureras för att möta verksamhetens behov och krav.</w:delText>
        </w:r>
        <w:r w:rsidRPr="006F1808" w:rsidDel="004D3233">
          <w:rPr>
            <w:i/>
            <w:iCs/>
            <w:color w:val="098394"/>
            <w:rPrChange w:id="2462" w:author="Eriksson Tina" w:date="2025-06-24T17:00:00Z" w16du:dateUtc="2025-06-24T15:00:00Z">
              <w:rPr>
                <w:i/>
                <w:iCs/>
                <w:color w:val="098394"/>
              </w:rPr>
            </w:rPrChange>
          </w:rPr>
          <w:delText xml:space="preserve"> </w:delText>
        </w:r>
        <w:r w:rsidR="00BB4A69" w:rsidRPr="006F1808" w:rsidDel="004D3233">
          <w:rPr>
            <w:i/>
            <w:iCs/>
            <w:color w:val="098394"/>
            <w:rPrChange w:id="2463" w:author="Eriksson Tina" w:date="2025-06-24T17:00:00Z" w16du:dateUtc="2025-06-24T15:00:00Z">
              <w:rPr>
                <w:i/>
                <w:iCs/>
                <w:color w:val="098394"/>
              </w:rPr>
            </w:rPrChange>
          </w:rPr>
          <w:delText xml:space="preserve">Begreppsanalysen handlar här </w:delText>
        </w:r>
        <w:r w:rsidR="000E16C2" w:rsidRPr="006F1808" w:rsidDel="004D3233">
          <w:rPr>
            <w:i/>
            <w:iCs/>
            <w:color w:val="098394"/>
            <w:rPrChange w:id="2464" w:author="Eriksson Tina" w:date="2025-06-24T17:00:00Z" w16du:dateUtc="2025-06-24T15:00:00Z">
              <w:rPr>
                <w:i/>
                <w:iCs/>
                <w:color w:val="098394"/>
              </w:rPr>
            </w:rPrChange>
          </w:rPr>
          <w:delText xml:space="preserve">främst </w:delText>
        </w:r>
        <w:r w:rsidR="00BB4A69" w:rsidRPr="006F1808" w:rsidDel="004D3233">
          <w:rPr>
            <w:i/>
            <w:iCs/>
            <w:color w:val="098394"/>
            <w:rPrChange w:id="2465" w:author="Eriksson Tina" w:date="2025-06-24T17:00:00Z" w16du:dateUtc="2025-06-24T15:00:00Z">
              <w:rPr>
                <w:i/>
                <w:iCs/>
                <w:color w:val="098394"/>
              </w:rPr>
            </w:rPrChange>
          </w:rPr>
          <w:delText xml:space="preserve">om att identifiera och beskriva de begrepp </w:delText>
        </w:r>
        <w:r w:rsidR="001B2A7D" w:rsidRPr="006F1808" w:rsidDel="004D3233">
          <w:rPr>
            <w:i/>
            <w:iCs/>
            <w:color w:val="098394"/>
            <w:rPrChange w:id="2466" w:author="Eriksson Tina" w:date="2025-06-24T17:00:00Z" w16du:dateUtc="2025-06-24T15:00:00Z">
              <w:rPr>
                <w:i/>
                <w:iCs/>
                <w:color w:val="098394"/>
              </w:rPr>
            </w:rPrChange>
          </w:rPr>
          <w:delText>och de begreppsrelationer</w:delText>
        </w:r>
        <w:r w:rsidR="00BB4A69" w:rsidRPr="006F1808" w:rsidDel="004D3233">
          <w:rPr>
            <w:i/>
            <w:iCs/>
            <w:color w:val="098394"/>
            <w:rPrChange w:id="2467" w:author="Eriksson Tina" w:date="2025-06-24T17:00:00Z" w16du:dateUtc="2025-06-24T15:00:00Z">
              <w:rPr>
                <w:i/>
                <w:iCs/>
                <w:color w:val="098394"/>
              </w:rPr>
            </w:rPrChange>
          </w:rPr>
          <w:delText xml:space="preserve"> som man ska hantera information om</w:delText>
        </w:r>
        <w:r w:rsidR="00827123" w:rsidRPr="006F1808" w:rsidDel="004D3233">
          <w:rPr>
            <w:i/>
            <w:iCs/>
            <w:color w:val="098394"/>
            <w:rPrChange w:id="2468" w:author="Eriksson Tina" w:date="2025-06-24T17:00:00Z" w16du:dateUtc="2025-06-24T15:00:00Z">
              <w:rPr>
                <w:i/>
                <w:iCs/>
                <w:color w:val="098394"/>
              </w:rPr>
            </w:rPrChange>
          </w:rPr>
          <w:delText xml:space="preserve"> i </w:delText>
        </w:r>
        <w:r w:rsidR="00862157" w:rsidRPr="006F1808" w:rsidDel="004D3233">
          <w:rPr>
            <w:i/>
            <w:iCs/>
            <w:color w:val="098394"/>
            <w:rPrChange w:id="2469" w:author="Eriksson Tina" w:date="2025-06-24T17:00:00Z" w16du:dateUtc="2025-06-24T15:00:00Z">
              <w:rPr>
                <w:i/>
                <w:iCs/>
                <w:color w:val="098394"/>
              </w:rPr>
            </w:rPrChange>
          </w:rPr>
          <w:delText>det aktuella</w:delText>
        </w:r>
        <w:r w:rsidR="00827123" w:rsidRPr="006F1808" w:rsidDel="004D3233">
          <w:rPr>
            <w:i/>
            <w:iCs/>
            <w:color w:val="098394"/>
            <w:rPrChange w:id="2470" w:author="Eriksson Tina" w:date="2025-06-24T17:00:00Z" w16du:dateUtc="2025-06-24T15:00:00Z">
              <w:rPr>
                <w:i/>
                <w:iCs/>
                <w:color w:val="098394"/>
              </w:rPr>
            </w:rPrChange>
          </w:rPr>
          <w:delText xml:space="preserve"> sammanhang</w:delText>
        </w:r>
        <w:r w:rsidR="00862157" w:rsidRPr="006F1808" w:rsidDel="004D3233">
          <w:rPr>
            <w:i/>
            <w:iCs/>
            <w:color w:val="098394"/>
            <w:rPrChange w:id="2471" w:author="Eriksson Tina" w:date="2025-06-24T17:00:00Z" w16du:dateUtc="2025-06-24T15:00:00Z">
              <w:rPr>
                <w:i/>
                <w:iCs/>
                <w:color w:val="098394"/>
              </w:rPr>
            </w:rPrChange>
          </w:rPr>
          <w:delText>et</w:delText>
        </w:r>
        <w:r w:rsidR="0007776A" w:rsidRPr="006F1808" w:rsidDel="004D3233">
          <w:rPr>
            <w:i/>
            <w:iCs/>
            <w:color w:val="098394"/>
            <w:rPrChange w:id="2472" w:author="Eriksson Tina" w:date="2025-06-24T17:00:00Z" w16du:dateUtc="2025-06-24T15:00:00Z">
              <w:rPr>
                <w:i/>
                <w:iCs/>
                <w:color w:val="098394"/>
              </w:rPr>
            </w:rPrChange>
          </w:rPr>
          <w:delText>. Detta</w:delText>
        </w:r>
        <w:r w:rsidR="00BB4A69" w:rsidRPr="006F1808" w:rsidDel="004D3233">
          <w:rPr>
            <w:i/>
            <w:iCs/>
            <w:color w:val="098394"/>
            <w:rPrChange w:id="2473" w:author="Eriksson Tina" w:date="2025-06-24T17:00:00Z" w16du:dateUtc="2025-06-24T15:00:00Z">
              <w:rPr>
                <w:i/>
                <w:iCs/>
                <w:color w:val="098394"/>
              </w:rPr>
            </w:rPrChange>
          </w:rPr>
          <w:delText xml:space="preserve"> så att man </w:delText>
        </w:r>
        <w:r w:rsidR="00862157" w:rsidRPr="006F1808" w:rsidDel="004D3233">
          <w:rPr>
            <w:i/>
            <w:iCs/>
            <w:color w:val="098394"/>
            <w:rPrChange w:id="2474" w:author="Eriksson Tina" w:date="2025-06-24T17:00:00Z" w16du:dateUtc="2025-06-24T15:00:00Z">
              <w:rPr>
                <w:i/>
                <w:iCs/>
                <w:color w:val="098394"/>
              </w:rPr>
            </w:rPrChange>
          </w:rPr>
          <w:delText xml:space="preserve">sedan </w:delText>
        </w:r>
        <w:r w:rsidR="00BB4A69" w:rsidRPr="006F1808" w:rsidDel="004D3233">
          <w:rPr>
            <w:i/>
            <w:iCs/>
            <w:color w:val="098394"/>
            <w:rPrChange w:id="2475" w:author="Eriksson Tina" w:date="2025-06-24T17:00:00Z" w16du:dateUtc="2025-06-24T15:00:00Z">
              <w:rPr>
                <w:i/>
                <w:iCs/>
                <w:color w:val="098394"/>
              </w:rPr>
            </w:rPrChange>
          </w:rPr>
          <w:delText>i informationsmodell</w:delText>
        </w:r>
        <w:r w:rsidR="00687ADB" w:rsidRPr="006F1808" w:rsidDel="004D3233">
          <w:rPr>
            <w:i/>
            <w:iCs/>
            <w:color w:val="098394"/>
            <w:rPrChange w:id="2476" w:author="Eriksson Tina" w:date="2025-06-24T17:00:00Z" w16du:dateUtc="2025-06-24T15:00:00Z">
              <w:rPr>
                <w:i/>
                <w:iCs/>
                <w:color w:val="098394"/>
              </w:rPr>
            </w:rPrChange>
          </w:rPr>
          <w:delText>en</w:delText>
        </w:r>
        <w:r w:rsidR="00BB4A69" w:rsidRPr="006F1808" w:rsidDel="004D3233">
          <w:rPr>
            <w:i/>
            <w:iCs/>
            <w:color w:val="098394"/>
            <w:rPrChange w:id="2477" w:author="Eriksson Tina" w:date="2025-06-24T17:00:00Z" w16du:dateUtc="2025-06-24T15:00:00Z">
              <w:rPr>
                <w:i/>
                <w:iCs/>
                <w:color w:val="098394"/>
              </w:rPr>
            </w:rPrChange>
          </w:rPr>
          <w:delText xml:space="preserve"> beskriver rätt information och att betydelsen av den information man beskriver blir entydig.</w:delText>
        </w:r>
        <w:bookmarkStart w:id="2478" w:name="_Toc201647949"/>
        <w:bookmarkEnd w:id="2478"/>
      </w:del>
    </w:p>
    <w:p w14:paraId="3C7696ED" w14:textId="2BDF1901" w:rsidR="00634CFC" w:rsidRPr="006F1808" w:rsidDel="004D3233" w:rsidRDefault="00BB4A69" w:rsidP="00BB4A69">
      <w:pPr>
        <w:rPr>
          <w:del w:id="2479" w:author="Eriksson Tina" w:date="2025-06-23T13:39:00Z" w16du:dateUtc="2025-06-23T11:39:00Z"/>
          <w:i/>
          <w:iCs/>
          <w:color w:val="098394"/>
          <w:rPrChange w:id="2480" w:author="Eriksson Tina" w:date="2025-06-24T17:00:00Z" w16du:dateUtc="2025-06-24T15:00:00Z">
            <w:rPr>
              <w:del w:id="2481" w:author="Eriksson Tina" w:date="2025-06-23T13:39:00Z" w16du:dateUtc="2025-06-23T11:39:00Z"/>
              <w:i/>
              <w:iCs/>
              <w:color w:val="098394"/>
            </w:rPr>
          </w:rPrChange>
        </w:rPr>
      </w:pPr>
      <w:del w:id="2482" w:author="Eriksson Tina" w:date="2025-06-23T13:39:00Z" w16du:dateUtc="2025-06-23T11:39:00Z">
        <w:r w:rsidRPr="006F1808" w:rsidDel="004D3233">
          <w:rPr>
            <w:i/>
            <w:iCs/>
            <w:color w:val="098394"/>
            <w:rPrChange w:id="2483" w:author="Eriksson Tina" w:date="2025-06-24T17:00:00Z" w16du:dateUtc="2025-06-24T15:00:00Z">
              <w:rPr>
                <w:i/>
                <w:iCs/>
                <w:color w:val="098394"/>
              </w:rPr>
            </w:rPrChange>
          </w:rPr>
          <w:delText>Begreppsmodellering är ett sätt att genomföra en sådan begreppsanalys</w:delText>
        </w:r>
        <w:r w:rsidR="0080034F" w:rsidRPr="006F1808" w:rsidDel="004D3233">
          <w:rPr>
            <w:i/>
            <w:iCs/>
            <w:color w:val="098394"/>
            <w:rPrChange w:id="2484" w:author="Eriksson Tina" w:date="2025-06-24T17:00:00Z" w16du:dateUtc="2025-06-24T15:00:00Z">
              <w:rPr>
                <w:i/>
                <w:iCs/>
                <w:color w:val="098394"/>
              </w:rPr>
            </w:rPrChange>
          </w:rPr>
          <w:delText>. R</w:delText>
        </w:r>
        <w:r w:rsidRPr="006F1808" w:rsidDel="004D3233">
          <w:rPr>
            <w:i/>
            <w:iCs/>
            <w:color w:val="098394"/>
            <w:rPrChange w:id="2485" w:author="Eriksson Tina" w:date="2025-06-24T17:00:00Z" w16du:dateUtc="2025-06-24T15:00:00Z">
              <w:rPr>
                <w:i/>
                <w:iCs/>
                <w:color w:val="098394"/>
              </w:rPr>
            </w:rPrChange>
          </w:rPr>
          <w:delText xml:space="preserve">esultatet i form av en begreppsmodell är </w:delText>
        </w:r>
        <w:r w:rsidR="00BA7ED8" w:rsidRPr="006F1808" w:rsidDel="004D3233">
          <w:rPr>
            <w:i/>
            <w:iCs/>
            <w:color w:val="098394"/>
            <w:rPrChange w:id="2486" w:author="Eriksson Tina" w:date="2025-06-24T17:00:00Z" w16du:dateUtc="2025-06-24T15:00:00Z">
              <w:rPr>
                <w:i/>
                <w:iCs/>
                <w:color w:val="098394"/>
              </w:rPr>
            </w:rPrChange>
          </w:rPr>
          <w:delText xml:space="preserve">dels </w:delText>
        </w:r>
        <w:r w:rsidR="0080034F" w:rsidRPr="006F1808" w:rsidDel="004D3233">
          <w:rPr>
            <w:i/>
            <w:iCs/>
            <w:color w:val="098394"/>
            <w:rPrChange w:id="2487" w:author="Eriksson Tina" w:date="2025-06-24T17:00:00Z" w16du:dateUtc="2025-06-24T15:00:00Z">
              <w:rPr>
                <w:i/>
                <w:iCs/>
                <w:color w:val="098394"/>
              </w:rPr>
            </w:rPrChange>
          </w:rPr>
          <w:delText>ett underlag till informationsmodellen</w:delText>
        </w:r>
        <w:r w:rsidR="00880C71" w:rsidRPr="006F1808" w:rsidDel="004D3233">
          <w:rPr>
            <w:i/>
            <w:iCs/>
            <w:color w:val="098394"/>
            <w:rPrChange w:id="2488" w:author="Eriksson Tina" w:date="2025-06-24T17:00:00Z" w16du:dateUtc="2025-06-24T15:00:00Z">
              <w:rPr>
                <w:i/>
                <w:iCs/>
                <w:color w:val="098394"/>
              </w:rPr>
            </w:rPrChange>
          </w:rPr>
          <w:delText>,</w:delText>
        </w:r>
        <w:r w:rsidR="0080034F" w:rsidRPr="006F1808" w:rsidDel="004D3233">
          <w:rPr>
            <w:i/>
            <w:iCs/>
            <w:color w:val="098394"/>
            <w:rPrChange w:id="2489" w:author="Eriksson Tina" w:date="2025-06-24T17:00:00Z" w16du:dateUtc="2025-06-24T15:00:00Z">
              <w:rPr>
                <w:i/>
                <w:iCs/>
                <w:color w:val="098394"/>
              </w:rPr>
            </w:rPrChange>
          </w:rPr>
          <w:delText xml:space="preserve"> </w:delText>
        </w:r>
        <w:r w:rsidR="00BA7ED8" w:rsidRPr="006F1808" w:rsidDel="004D3233">
          <w:rPr>
            <w:i/>
            <w:iCs/>
            <w:color w:val="098394"/>
            <w:rPrChange w:id="2490" w:author="Eriksson Tina" w:date="2025-06-24T17:00:00Z" w16du:dateUtc="2025-06-24T15:00:00Z">
              <w:rPr>
                <w:i/>
                <w:iCs/>
                <w:color w:val="098394"/>
              </w:rPr>
            </w:rPrChange>
          </w:rPr>
          <w:delText>dels</w:delText>
        </w:r>
        <w:r w:rsidR="0008377A" w:rsidRPr="006F1808" w:rsidDel="004D3233">
          <w:rPr>
            <w:i/>
            <w:iCs/>
            <w:color w:val="098394"/>
            <w:rPrChange w:id="2491" w:author="Eriksson Tina" w:date="2025-06-24T17:00:00Z" w16du:dateUtc="2025-06-24T15:00:00Z">
              <w:rPr>
                <w:i/>
                <w:iCs/>
                <w:color w:val="098394"/>
              </w:rPr>
            </w:rPrChange>
          </w:rPr>
          <w:delText xml:space="preserve"> </w:delText>
        </w:r>
        <w:r w:rsidRPr="006F1808" w:rsidDel="004D3233">
          <w:rPr>
            <w:i/>
            <w:iCs/>
            <w:color w:val="098394"/>
            <w:rPrChange w:id="2492" w:author="Eriksson Tina" w:date="2025-06-24T17:00:00Z" w16du:dateUtc="2025-06-24T15:00:00Z">
              <w:rPr>
                <w:i/>
                <w:iCs/>
                <w:color w:val="098394"/>
              </w:rPr>
            </w:rPrChange>
          </w:rPr>
          <w:delText>et</w:delText>
        </w:r>
        <w:r w:rsidR="00A73C9E" w:rsidRPr="006F1808" w:rsidDel="004D3233">
          <w:rPr>
            <w:i/>
            <w:iCs/>
            <w:color w:val="098394"/>
            <w:rPrChange w:id="2493" w:author="Eriksson Tina" w:date="2025-06-24T17:00:00Z" w16du:dateUtc="2025-06-24T15:00:00Z">
              <w:rPr>
                <w:i/>
                <w:iCs/>
                <w:color w:val="098394"/>
              </w:rPr>
            </w:rPrChange>
          </w:rPr>
          <w:delText xml:space="preserve">t sätt att kommunicera en gemensam </w:delText>
        </w:r>
        <w:r w:rsidR="00B576E9" w:rsidRPr="006F1808" w:rsidDel="004D3233">
          <w:rPr>
            <w:i/>
            <w:color w:val="098394"/>
            <w:rPrChange w:id="2494" w:author="Eriksson Tina" w:date="2025-06-24T17:00:00Z" w16du:dateUtc="2025-06-24T15:00:00Z">
              <w:rPr>
                <w:i/>
                <w:color w:val="098394"/>
              </w:rPr>
            </w:rPrChange>
          </w:rPr>
          <w:delText xml:space="preserve">förståelse </w:delText>
        </w:r>
        <w:r w:rsidR="008528FC" w:rsidRPr="006F1808" w:rsidDel="004D3233">
          <w:rPr>
            <w:i/>
            <w:color w:val="098394"/>
            <w:rPrChange w:id="2495" w:author="Eriksson Tina" w:date="2025-06-24T17:00:00Z" w16du:dateUtc="2025-06-24T15:00:00Z">
              <w:rPr>
                <w:i/>
                <w:color w:val="098394"/>
              </w:rPr>
            </w:rPrChange>
          </w:rPr>
          <w:delText>av</w:delText>
        </w:r>
        <w:r w:rsidR="00B576E9" w:rsidRPr="006F1808" w:rsidDel="004D3233">
          <w:rPr>
            <w:i/>
            <w:color w:val="098394"/>
            <w:rPrChange w:id="2496" w:author="Eriksson Tina" w:date="2025-06-24T17:00:00Z" w16du:dateUtc="2025-06-24T15:00:00Z">
              <w:rPr>
                <w:i/>
                <w:color w:val="098394"/>
              </w:rPr>
            </w:rPrChange>
          </w:rPr>
          <w:delText xml:space="preserve"> de begrepp och </w:delText>
        </w:r>
        <w:r w:rsidR="001D2A66" w:rsidRPr="006F1808" w:rsidDel="004D3233">
          <w:rPr>
            <w:i/>
            <w:iCs/>
            <w:color w:val="098394"/>
            <w:rPrChange w:id="2497" w:author="Eriksson Tina" w:date="2025-06-24T17:00:00Z" w16du:dateUtc="2025-06-24T15:00:00Z">
              <w:rPr>
                <w:i/>
                <w:iCs/>
                <w:color w:val="098394"/>
              </w:rPr>
            </w:rPrChange>
          </w:rPr>
          <w:delText xml:space="preserve">de </w:delText>
        </w:r>
        <w:r w:rsidR="00B576E9" w:rsidRPr="006F1808" w:rsidDel="004D3233">
          <w:rPr>
            <w:i/>
            <w:color w:val="098394"/>
            <w:rPrChange w:id="2498" w:author="Eriksson Tina" w:date="2025-06-24T17:00:00Z" w16du:dateUtc="2025-06-24T15:00:00Z">
              <w:rPr>
                <w:i/>
                <w:color w:val="098394"/>
              </w:rPr>
            </w:rPrChange>
          </w:rPr>
          <w:delText>benämningar som används i ett visst sammanhang.</w:delText>
        </w:r>
        <w:bookmarkStart w:id="2499" w:name="_Toc201647950"/>
        <w:bookmarkEnd w:id="2499"/>
      </w:del>
    </w:p>
    <w:p w14:paraId="2C88D246" w14:textId="663A2FEC" w:rsidR="00634CFC" w:rsidRPr="006F1808" w:rsidDel="004D3233" w:rsidRDefault="0008377A" w:rsidP="00E94323">
      <w:pPr>
        <w:rPr>
          <w:del w:id="2500" w:author="Eriksson Tina" w:date="2025-06-23T13:39:00Z" w16du:dateUtc="2025-06-23T11:39:00Z"/>
          <w:i/>
          <w:iCs/>
          <w:color w:val="098394"/>
          <w:rPrChange w:id="2501" w:author="Eriksson Tina" w:date="2025-06-24T17:00:00Z" w16du:dateUtc="2025-06-24T15:00:00Z">
            <w:rPr>
              <w:del w:id="2502" w:author="Eriksson Tina" w:date="2025-06-23T13:39:00Z" w16du:dateUtc="2025-06-23T11:39:00Z"/>
              <w:i/>
              <w:iCs/>
              <w:color w:val="098394"/>
            </w:rPr>
          </w:rPrChange>
        </w:rPr>
      </w:pPr>
      <w:del w:id="2503" w:author="Eriksson Tina" w:date="2025-06-23T13:39:00Z" w16du:dateUtc="2025-06-23T11:39:00Z">
        <w:r w:rsidRPr="006F1808" w:rsidDel="004D3233">
          <w:rPr>
            <w:i/>
            <w:iCs/>
            <w:color w:val="098394"/>
            <w:rPrChange w:id="2504" w:author="Eriksson Tina" w:date="2025-06-24T17:00:00Z" w16du:dateUtc="2025-06-24T15:00:00Z">
              <w:rPr>
                <w:i/>
                <w:iCs/>
                <w:color w:val="098394"/>
              </w:rPr>
            </w:rPrChange>
          </w:rPr>
          <w:delText xml:space="preserve">Begreppsmodellen ska </w:delText>
        </w:r>
        <w:r w:rsidR="00634CFC" w:rsidRPr="006F1808" w:rsidDel="004D3233">
          <w:rPr>
            <w:i/>
            <w:iCs/>
            <w:color w:val="098394"/>
            <w:rPrChange w:id="2505" w:author="Eriksson Tina" w:date="2025-06-24T17:00:00Z" w16du:dateUtc="2025-06-24T15:00:00Z">
              <w:rPr>
                <w:i/>
                <w:iCs/>
                <w:color w:val="098394"/>
              </w:rPr>
            </w:rPrChange>
          </w:rPr>
          <w:delText>beskriv</w:delText>
        </w:r>
        <w:r w:rsidRPr="006F1808" w:rsidDel="004D3233">
          <w:rPr>
            <w:i/>
            <w:iCs/>
            <w:color w:val="098394"/>
            <w:rPrChange w:id="2506" w:author="Eriksson Tina" w:date="2025-06-24T17:00:00Z" w16du:dateUtc="2025-06-24T15:00:00Z">
              <w:rPr>
                <w:i/>
                <w:iCs/>
                <w:color w:val="098394"/>
              </w:rPr>
            </w:rPrChange>
          </w:rPr>
          <w:delText>a</w:delText>
        </w:r>
        <w:r w:rsidR="00634CFC" w:rsidRPr="006F1808" w:rsidDel="004D3233">
          <w:rPr>
            <w:i/>
            <w:iCs/>
            <w:color w:val="098394"/>
            <w:rPrChange w:id="2507" w:author="Eriksson Tina" w:date="2025-06-24T17:00:00Z" w16du:dateUtc="2025-06-24T15:00:00Z">
              <w:rPr>
                <w:i/>
                <w:iCs/>
                <w:color w:val="098394"/>
              </w:rPr>
            </w:rPrChange>
          </w:rPr>
          <w:delText xml:space="preserve"> följande:</w:delText>
        </w:r>
        <w:bookmarkStart w:id="2508" w:name="_Toc201647951"/>
        <w:bookmarkEnd w:id="2508"/>
      </w:del>
    </w:p>
    <w:p w14:paraId="69313CFF" w14:textId="5F7CC2F9" w:rsidR="00F53937" w:rsidRPr="006F1808" w:rsidDel="004D3233" w:rsidRDefault="00F53937" w:rsidP="00687ADB">
      <w:pPr>
        <w:pStyle w:val="Punktlista"/>
        <w:numPr>
          <w:ilvl w:val="0"/>
          <w:numId w:val="32"/>
        </w:numPr>
        <w:rPr>
          <w:del w:id="2509" w:author="Eriksson Tina" w:date="2025-06-23T13:39:00Z" w16du:dateUtc="2025-06-23T11:39:00Z"/>
          <w:i/>
          <w:iCs/>
          <w:color w:val="098394"/>
          <w:rPrChange w:id="2510" w:author="Eriksson Tina" w:date="2025-06-24T17:00:00Z" w16du:dateUtc="2025-06-24T15:00:00Z">
            <w:rPr>
              <w:del w:id="2511" w:author="Eriksson Tina" w:date="2025-06-23T13:39:00Z" w16du:dateUtc="2025-06-23T11:39:00Z"/>
              <w:i/>
              <w:iCs/>
              <w:color w:val="098394"/>
            </w:rPr>
          </w:rPrChange>
        </w:rPr>
      </w:pPr>
      <w:del w:id="2512" w:author="Eriksson Tina" w:date="2025-06-23T13:39:00Z" w16du:dateUtc="2025-06-23T11:39:00Z">
        <w:r w:rsidRPr="006F1808" w:rsidDel="004D3233">
          <w:rPr>
            <w:i/>
            <w:iCs/>
            <w:color w:val="098394"/>
            <w:rPrChange w:id="2513" w:author="Eriksson Tina" w:date="2025-06-24T17:00:00Z" w16du:dateUtc="2025-06-24T15:00:00Z">
              <w:rPr>
                <w:i/>
                <w:iCs/>
                <w:color w:val="098394"/>
              </w:rPr>
            </w:rPrChange>
          </w:rPr>
          <w:delText>vilka benämningar (termer eller andra språkliga uttryck) som används för begreppen</w:delText>
        </w:r>
        <w:r w:rsidR="004E7AF4" w:rsidRPr="006F1808" w:rsidDel="004D3233">
          <w:rPr>
            <w:i/>
            <w:iCs/>
            <w:color w:val="098394"/>
            <w:rPrChange w:id="2514" w:author="Eriksson Tina" w:date="2025-06-24T17:00:00Z" w16du:dateUtc="2025-06-24T15:00:00Z">
              <w:rPr>
                <w:i/>
                <w:iCs/>
                <w:color w:val="098394"/>
              </w:rPr>
            </w:rPrChange>
          </w:rPr>
          <w:delText>,</w:delText>
        </w:r>
        <w:bookmarkStart w:id="2515" w:name="_Toc201647952"/>
        <w:bookmarkEnd w:id="2515"/>
      </w:del>
    </w:p>
    <w:p w14:paraId="17F7888C" w14:textId="0B50D576" w:rsidR="00634CFC" w:rsidRPr="006F1808" w:rsidDel="004D3233" w:rsidRDefault="00F53937" w:rsidP="00687ADB">
      <w:pPr>
        <w:pStyle w:val="Punktlista"/>
        <w:numPr>
          <w:ilvl w:val="0"/>
          <w:numId w:val="32"/>
        </w:numPr>
        <w:rPr>
          <w:del w:id="2516" w:author="Eriksson Tina" w:date="2025-06-23T13:39:00Z" w16du:dateUtc="2025-06-23T11:39:00Z"/>
          <w:i/>
          <w:iCs/>
          <w:color w:val="098394"/>
          <w:rPrChange w:id="2517" w:author="Eriksson Tina" w:date="2025-06-24T17:00:00Z" w16du:dateUtc="2025-06-24T15:00:00Z">
            <w:rPr>
              <w:del w:id="2518" w:author="Eriksson Tina" w:date="2025-06-23T13:39:00Z" w16du:dateUtc="2025-06-23T11:39:00Z"/>
              <w:i/>
              <w:iCs/>
              <w:color w:val="098394"/>
            </w:rPr>
          </w:rPrChange>
        </w:rPr>
      </w:pPr>
      <w:del w:id="2519" w:author="Eriksson Tina" w:date="2025-06-23T13:39:00Z" w16du:dateUtc="2025-06-23T11:39:00Z">
        <w:r w:rsidRPr="006F1808" w:rsidDel="004D3233">
          <w:rPr>
            <w:i/>
            <w:iCs/>
            <w:color w:val="098394"/>
            <w:rPrChange w:id="2520" w:author="Eriksson Tina" w:date="2025-06-24T17:00:00Z" w16du:dateUtc="2025-06-24T15:00:00Z">
              <w:rPr>
                <w:i/>
                <w:iCs/>
                <w:color w:val="098394"/>
              </w:rPr>
            </w:rPrChange>
          </w:rPr>
          <w:delText>d</w:delText>
        </w:r>
        <w:r w:rsidR="00634CFC" w:rsidRPr="006F1808" w:rsidDel="004D3233">
          <w:rPr>
            <w:i/>
            <w:iCs/>
            <w:color w:val="098394"/>
            <w:rPrChange w:id="2521" w:author="Eriksson Tina" w:date="2025-06-24T17:00:00Z" w16du:dateUtc="2025-06-24T15:00:00Z">
              <w:rPr>
                <w:i/>
                <w:iCs/>
                <w:color w:val="098394"/>
              </w:rPr>
            </w:rPrChange>
          </w:rPr>
          <w:delText>efinitioner</w:delText>
        </w:r>
        <w:r w:rsidR="00412FD0" w:rsidRPr="006F1808" w:rsidDel="004D3233">
          <w:rPr>
            <w:i/>
            <w:iCs/>
            <w:color w:val="098394"/>
            <w:rPrChange w:id="2522" w:author="Eriksson Tina" w:date="2025-06-24T17:00:00Z" w16du:dateUtc="2025-06-24T15:00:00Z">
              <w:rPr>
                <w:i/>
                <w:iCs/>
                <w:color w:val="098394"/>
              </w:rPr>
            </w:rPrChange>
          </w:rPr>
          <w:delText>,</w:delText>
        </w:r>
        <w:r w:rsidRPr="006F1808" w:rsidDel="004D3233">
          <w:rPr>
            <w:i/>
            <w:iCs/>
            <w:color w:val="098394"/>
            <w:rPrChange w:id="2523" w:author="Eriksson Tina" w:date="2025-06-24T17:00:00Z" w16du:dateUtc="2025-06-24T15:00:00Z">
              <w:rPr>
                <w:i/>
                <w:iCs/>
                <w:color w:val="098394"/>
              </w:rPr>
            </w:rPrChange>
          </w:rPr>
          <w:delText xml:space="preserve"> </w:delText>
        </w:r>
        <w:r w:rsidR="00634CFC" w:rsidRPr="006F1808" w:rsidDel="004D3233">
          <w:rPr>
            <w:i/>
            <w:iCs/>
            <w:color w:val="098394"/>
            <w:rPrChange w:id="2524" w:author="Eriksson Tina" w:date="2025-06-24T17:00:00Z" w16du:dateUtc="2025-06-24T15:00:00Z">
              <w:rPr>
                <w:i/>
                <w:iCs/>
                <w:color w:val="098394"/>
              </w:rPr>
            </w:rPrChange>
          </w:rPr>
          <w:delText>eller beskrivningar</w:delText>
        </w:r>
        <w:r w:rsidR="00412FD0" w:rsidRPr="006F1808" w:rsidDel="004D3233">
          <w:rPr>
            <w:i/>
            <w:iCs/>
            <w:color w:val="098394"/>
            <w:rPrChange w:id="2525" w:author="Eriksson Tina" w:date="2025-06-24T17:00:00Z" w16du:dateUtc="2025-06-24T15:00:00Z">
              <w:rPr>
                <w:i/>
                <w:iCs/>
                <w:color w:val="098394"/>
              </w:rPr>
            </w:rPrChange>
          </w:rPr>
          <w:delText>,</w:delText>
        </w:r>
        <w:r w:rsidR="00634CFC" w:rsidRPr="006F1808" w:rsidDel="004D3233">
          <w:rPr>
            <w:i/>
            <w:iCs/>
            <w:color w:val="098394"/>
            <w:rPrChange w:id="2526" w:author="Eriksson Tina" w:date="2025-06-24T17:00:00Z" w16du:dateUtc="2025-06-24T15:00:00Z">
              <w:rPr>
                <w:i/>
                <w:iCs/>
                <w:color w:val="098394"/>
              </w:rPr>
            </w:rPrChange>
          </w:rPr>
          <w:delText xml:space="preserve"> av begrepp</w:delText>
        </w:r>
        <w:r w:rsidR="00412FD0" w:rsidRPr="006F1808" w:rsidDel="004D3233">
          <w:rPr>
            <w:i/>
            <w:iCs/>
            <w:color w:val="098394"/>
            <w:rPrChange w:id="2527" w:author="Eriksson Tina" w:date="2025-06-24T17:00:00Z" w16du:dateUtc="2025-06-24T15:00:00Z">
              <w:rPr>
                <w:i/>
                <w:iCs/>
                <w:color w:val="098394"/>
              </w:rPr>
            </w:rPrChange>
          </w:rPr>
          <w:delText>en</w:delText>
        </w:r>
        <w:r w:rsidR="00634CFC" w:rsidRPr="006F1808" w:rsidDel="004D3233">
          <w:rPr>
            <w:i/>
            <w:iCs/>
            <w:color w:val="098394"/>
            <w:rPrChange w:id="2528" w:author="Eriksson Tina" w:date="2025-06-24T17:00:00Z" w16du:dateUtc="2025-06-24T15:00:00Z">
              <w:rPr>
                <w:i/>
                <w:iCs/>
                <w:color w:val="098394"/>
              </w:rPr>
            </w:rPrChange>
          </w:rPr>
          <w:delText xml:space="preserve"> i textuell</w:delText>
        </w:r>
        <w:r w:rsidR="00651C7F" w:rsidRPr="006F1808" w:rsidDel="004D3233">
          <w:rPr>
            <w:i/>
            <w:iCs/>
            <w:color w:val="098394"/>
            <w:rPrChange w:id="2529" w:author="Eriksson Tina" w:date="2025-06-24T17:00:00Z" w16du:dateUtc="2025-06-24T15:00:00Z">
              <w:rPr>
                <w:i/>
                <w:iCs/>
                <w:color w:val="098394"/>
              </w:rPr>
            </w:rPrChange>
          </w:rPr>
          <w:delText xml:space="preserve"> form,</w:delText>
        </w:r>
        <w:bookmarkStart w:id="2530" w:name="_Toc201647953"/>
        <w:bookmarkEnd w:id="2530"/>
      </w:del>
    </w:p>
    <w:p w14:paraId="1171CCBB" w14:textId="4F921946" w:rsidR="00651C7F" w:rsidRPr="006F1808" w:rsidDel="004D3233" w:rsidRDefault="00651C7F" w:rsidP="00687ADB">
      <w:pPr>
        <w:pStyle w:val="Punktlista"/>
        <w:numPr>
          <w:ilvl w:val="0"/>
          <w:numId w:val="32"/>
        </w:numPr>
        <w:rPr>
          <w:del w:id="2531" w:author="Eriksson Tina" w:date="2025-06-23T13:39:00Z" w16du:dateUtc="2025-06-23T11:39:00Z"/>
          <w:i/>
          <w:iCs/>
          <w:color w:val="098394"/>
          <w:rPrChange w:id="2532" w:author="Eriksson Tina" w:date="2025-06-24T17:00:00Z" w16du:dateUtc="2025-06-24T15:00:00Z">
            <w:rPr>
              <w:del w:id="2533" w:author="Eriksson Tina" w:date="2025-06-23T13:39:00Z" w16du:dateUtc="2025-06-23T11:39:00Z"/>
              <w:i/>
              <w:iCs/>
              <w:color w:val="098394"/>
            </w:rPr>
          </w:rPrChange>
        </w:rPr>
      </w:pPr>
      <w:del w:id="2534" w:author="Eriksson Tina" w:date="2025-06-23T13:39:00Z" w16du:dateUtc="2025-06-23T11:39:00Z">
        <w:r w:rsidRPr="006F1808" w:rsidDel="004D3233">
          <w:rPr>
            <w:i/>
            <w:iCs/>
            <w:color w:val="098394"/>
            <w:rPrChange w:id="2535" w:author="Eriksson Tina" w:date="2025-06-24T17:00:00Z" w16du:dateUtc="2025-06-24T15:00:00Z">
              <w:rPr>
                <w:i/>
                <w:iCs/>
                <w:color w:val="098394"/>
              </w:rPr>
            </w:rPrChange>
          </w:rPr>
          <w:delText>relationer som beskriver hur begreppen förhåller sig till varandra i det aktuella sammanhanget,</w:delText>
        </w:r>
        <w:bookmarkStart w:id="2536" w:name="_Toc201647954"/>
        <w:bookmarkEnd w:id="2536"/>
      </w:del>
    </w:p>
    <w:p w14:paraId="2B80E709" w14:textId="669AE541" w:rsidR="00634CFC" w:rsidRPr="006F1808" w:rsidDel="004D3233" w:rsidRDefault="00634CFC" w:rsidP="00687ADB">
      <w:pPr>
        <w:pStyle w:val="Punktlista"/>
        <w:numPr>
          <w:ilvl w:val="0"/>
          <w:numId w:val="32"/>
        </w:numPr>
        <w:rPr>
          <w:del w:id="2537" w:author="Eriksson Tina" w:date="2025-06-23T13:39:00Z" w16du:dateUtc="2025-06-23T11:39:00Z"/>
          <w:i/>
          <w:iCs/>
          <w:color w:val="098394"/>
          <w:rPrChange w:id="2538" w:author="Eriksson Tina" w:date="2025-06-24T17:00:00Z" w16du:dateUtc="2025-06-24T15:00:00Z">
            <w:rPr>
              <w:del w:id="2539" w:author="Eriksson Tina" w:date="2025-06-23T13:39:00Z" w16du:dateUtc="2025-06-23T11:39:00Z"/>
              <w:i/>
              <w:iCs/>
              <w:color w:val="098394"/>
            </w:rPr>
          </w:rPrChange>
        </w:rPr>
      </w:pPr>
      <w:del w:id="2540" w:author="Eriksson Tina" w:date="2025-06-23T13:39:00Z" w16du:dateUtc="2025-06-23T11:39:00Z">
        <w:r w:rsidRPr="006F1808" w:rsidDel="004D3233">
          <w:rPr>
            <w:i/>
            <w:iCs/>
            <w:color w:val="098394"/>
            <w:rPrChange w:id="2541" w:author="Eriksson Tina" w:date="2025-06-24T17:00:00Z" w16du:dateUtc="2025-06-24T15:00:00Z">
              <w:rPr>
                <w:i/>
                <w:iCs/>
                <w:color w:val="098394"/>
              </w:rPr>
            </w:rPrChange>
          </w:rPr>
          <w:delText xml:space="preserve">hur begreppen representeras i informationsmodellen. </w:delText>
        </w:r>
        <w:bookmarkStart w:id="2542" w:name="_Toc201647955"/>
        <w:bookmarkEnd w:id="2542"/>
      </w:del>
    </w:p>
    <w:p w14:paraId="752D08FE" w14:textId="405039BC" w:rsidR="00360389" w:rsidRPr="006F1808" w:rsidRDefault="00BF4FA4" w:rsidP="00BF4FA4">
      <w:pPr>
        <w:pStyle w:val="Numreradrubrik2"/>
        <w:rPr>
          <w:lang w:val="sv-SE"/>
          <w:rPrChange w:id="2543" w:author="Eriksson Tina" w:date="2025-06-24T17:00:00Z" w16du:dateUtc="2025-06-24T15:00:00Z">
            <w:rPr/>
          </w:rPrChange>
        </w:rPr>
      </w:pPr>
      <w:bookmarkStart w:id="2544" w:name="_Toc201647956"/>
      <w:r w:rsidRPr="006F1808">
        <w:rPr>
          <w:lang w:val="sv-SE"/>
          <w:rPrChange w:id="2545" w:author="Eriksson Tina" w:date="2025-06-24T17:00:00Z" w16du:dateUtc="2025-06-24T15:00:00Z">
            <w:rPr/>
          </w:rPrChange>
        </w:rPr>
        <w:lastRenderedPageBreak/>
        <w:t>Begreppsmodell, grafisk del</w:t>
      </w:r>
      <w:bookmarkEnd w:id="2544"/>
    </w:p>
    <w:p w14:paraId="113C10C6" w14:textId="3B11A722" w:rsidR="0039658C" w:rsidRPr="006F1808" w:rsidRDefault="00933D29" w:rsidP="0039658C">
      <w:pPr>
        <w:rPr>
          <w:rPrChange w:id="2546" w:author="Eriksson Tina" w:date="2025-06-24T17:00:00Z" w16du:dateUtc="2025-06-24T15:00:00Z">
            <w:rPr>
              <w:lang w:val="en-US"/>
            </w:rPr>
          </w:rPrChange>
        </w:rPr>
      </w:pPr>
      <w:ins w:id="2547" w:author="Eriksson Tina" w:date="2025-06-10T14:31:00Z" w16du:dateUtc="2025-06-10T12:31:00Z">
        <w:r w:rsidRPr="006F1808">
          <w:rPr>
            <w:rPrChange w:id="2548" w:author="Eriksson Tina" w:date="2025-06-24T17:00:00Z" w16du:dateUtc="2025-06-24T15:00:00Z">
              <w:rPr>
                <w:noProof/>
              </w:rPr>
            </w:rPrChange>
          </w:rPr>
          <w:drawing>
            <wp:inline distT="0" distB="0" distL="0" distR="0" wp14:anchorId="2F458836" wp14:editId="01E805D9">
              <wp:extent cx="7746521" cy="4841789"/>
              <wp:effectExtent l="0" t="0" r="6985" b="0"/>
              <wp:docPr id="439411368" name="Bildobjekt 1" descr="En bild som visar text, diagram, Plan, skärmbild&#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11368" name="Bildobjekt 1" descr="En bild som visar text, diagram, Plan, skärmbild&#10;&#10;AI-genererat innehåll kan vara felaktigt."/>
                      <pic:cNvPicPr/>
                    </pic:nvPicPr>
                    <pic:blipFill>
                      <a:blip r:embed="rId30"/>
                      <a:stretch>
                        <a:fillRect/>
                      </a:stretch>
                    </pic:blipFill>
                    <pic:spPr>
                      <a:xfrm>
                        <a:off x="0" y="0"/>
                        <a:ext cx="7760180" cy="4850326"/>
                      </a:xfrm>
                      <a:prstGeom prst="rect">
                        <a:avLst/>
                      </a:prstGeom>
                    </pic:spPr>
                  </pic:pic>
                </a:graphicData>
              </a:graphic>
            </wp:inline>
          </w:drawing>
        </w:r>
      </w:ins>
    </w:p>
    <w:p w14:paraId="09F0B6DD" w14:textId="231AA8D2" w:rsidR="00F67134" w:rsidRPr="006F1808" w:rsidDel="006F1808" w:rsidRDefault="00F67134" w:rsidP="00F67134">
      <w:pPr>
        <w:rPr>
          <w:del w:id="2549" w:author="Eriksson Tina" w:date="2025-06-24T17:00:00Z" w16du:dateUtc="2025-06-24T15:00:00Z"/>
          <w:i/>
          <w:iCs/>
          <w:color w:val="098394"/>
          <w:lang w:eastAsia="sv-SE"/>
        </w:rPr>
      </w:pPr>
      <w:del w:id="2550" w:author="Eriksson Tina" w:date="2025-06-24T17:00:00Z" w16du:dateUtc="2025-06-24T15:00:00Z">
        <w:r w:rsidRPr="006F1808" w:rsidDel="006F1808">
          <w:rPr>
            <w:i/>
            <w:iCs/>
            <w:color w:val="098394"/>
            <w:lang w:eastAsia="sv-SE"/>
          </w:rPr>
          <w:delText xml:space="preserve">Här läggs den grafiska delen av </w:delText>
        </w:r>
        <w:r w:rsidR="00891D54" w:rsidRPr="006F1808" w:rsidDel="006F1808">
          <w:rPr>
            <w:i/>
            <w:iCs/>
            <w:color w:val="098394"/>
            <w:lang w:eastAsia="sv-SE"/>
          </w:rPr>
          <w:delText>begrepps</w:delText>
        </w:r>
        <w:r w:rsidRPr="006F1808" w:rsidDel="006F1808">
          <w:rPr>
            <w:i/>
            <w:iCs/>
            <w:color w:val="098394"/>
            <w:lang w:eastAsia="sv-SE"/>
          </w:rPr>
          <w:delText>modellen. Den ska vara uttryckt i UML-notation.</w:delText>
        </w:r>
      </w:del>
    </w:p>
    <w:p w14:paraId="140DA598" w14:textId="1E9DA1C0" w:rsidR="00474E8C" w:rsidRPr="006F1808" w:rsidDel="004D3233" w:rsidRDefault="00C8155A">
      <w:pPr>
        <w:keepNext/>
        <w:jc w:val="center"/>
        <w:rPr>
          <w:del w:id="2551" w:author="Eriksson Tina" w:date="2025-06-23T13:39:00Z" w16du:dateUtc="2025-06-23T11:39:00Z"/>
        </w:rPr>
      </w:pPr>
      <w:del w:id="2552" w:author="Eriksson Tina" w:date="2025-06-23T13:39:00Z" w16du:dateUtc="2025-06-23T11:39:00Z">
        <w:r w:rsidRPr="006F1808" w:rsidDel="004D3233">
          <w:rPr>
            <w:rPrChange w:id="2553" w:author="Eriksson Tina" w:date="2025-06-24T17:00:00Z" w16du:dateUtc="2025-06-24T15:00:00Z">
              <w:rPr>
                <w:noProof/>
              </w:rPr>
            </w:rPrChange>
          </w:rPr>
          <w:lastRenderedPageBreak/>
          <w:drawing>
            <wp:inline distT="0" distB="0" distL="0" distR="0" wp14:anchorId="6A86982B" wp14:editId="3FCDE556">
              <wp:extent cx="6400000" cy="3761905"/>
              <wp:effectExtent l="0" t="0" r="1270" b="0"/>
              <wp:docPr id="2"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objekt 2"/>
                      <pic:cNvPicPr/>
                    </pic:nvPicPr>
                    <pic:blipFill>
                      <a:blip r:embed="rId31">
                        <a:extLst>
                          <a:ext uri="{28A0092B-C50C-407E-A947-70E740481C1C}">
                            <a14:useLocalDpi xmlns:a14="http://schemas.microsoft.com/office/drawing/2010/main" val="0"/>
                          </a:ext>
                        </a:extLst>
                      </a:blip>
                      <a:stretch>
                        <a:fillRect/>
                      </a:stretch>
                    </pic:blipFill>
                    <pic:spPr>
                      <a:xfrm>
                        <a:off x="0" y="0"/>
                        <a:ext cx="6400000" cy="3761905"/>
                      </a:xfrm>
                      <a:prstGeom prst="rect">
                        <a:avLst/>
                      </a:prstGeom>
                    </pic:spPr>
                  </pic:pic>
                </a:graphicData>
              </a:graphic>
            </wp:inline>
          </w:drawing>
        </w:r>
      </w:del>
    </w:p>
    <w:p w14:paraId="60C3AEB2" w14:textId="6A10379D" w:rsidR="00474E8C" w:rsidRPr="006F1808" w:rsidDel="006F1808" w:rsidRDefault="00474E8C">
      <w:pPr>
        <w:keepNext/>
        <w:jc w:val="center"/>
        <w:rPr>
          <w:del w:id="2554" w:author="Eriksson Tina" w:date="2025-06-24T17:00:00Z" w16du:dateUtc="2025-06-24T15:00:00Z"/>
          <w:color w:val="098394"/>
        </w:rPr>
        <w:pPrChange w:id="2555" w:author="Eriksson Tina" w:date="2025-06-23T13:39:00Z" w16du:dateUtc="2025-06-23T11:39:00Z">
          <w:pPr>
            <w:pStyle w:val="Beskrivning"/>
            <w:jc w:val="center"/>
          </w:pPr>
        </w:pPrChange>
      </w:pPr>
      <w:del w:id="2556" w:author="Eriksson Tina" w:date="2025-06-23T13:39:00Z" w16du:dateUtc="2025-06-23T11:39:00Z">
        <w:r w:rsidRPr="006F1808" w:rsidDel="004D3233">
          <w:rPr>
            <w:color w:val="098394"/>
          </w:rPr>
          <w:delText xml:space="preserve">Figur </w:delText>
        </w:r>
        <w:r w:rsidRPr="006F1808" w:rsidDel="004D3233">
          <w:rPr>
            <w:color w:val="098394"/>
          </w:rPr>
          <w:fldChar w:fldCharType="begin"/>
        </w:r>
        <w:r w:rsidRPr="006F1808" w:rsidDel="004D3233">
          <w:rPr>
            <w:color w:val="098394"/>
          </w:rPr>
          <w:delInstrText xml:space="preserve"> SEQ Figure \* ARABIC </w:delInstrText>
        </w:r>
        <w:r w:rsidRPr="006F1808" w:rsidDel="004D3233">
          <w:rPr>
            <w:color w:val="098394"/>
          </w:rPr>
          <w:fldChar w:fldCharType="separate"/>
        </w:r>
        <w:r w:rsidRPr="006F1808" w:rsidDel="004D3233">
          <w:rPr>
            <w:color w:val="098394"/>
            <w:rPrChange w:id="2557" w:author="Eriksson Tina" w:date="2025-06-24T17:00:00Z" w16du:dateUtc="2025-06-24T15:00:00Z">
              <w:rPr>
                <w:noProof/>
                <w:color w:val="098394"/>
              </w:rPr>
            </w:rPrChange>
          </w:rPr>
          <w:delText>4</w:delText>
        </w:r>
        <w:r w:rsidRPr="006F1808" w:rsidDel="004D3233">
          <w:rPr>
            <w:color w:val="098394"/>
          </w:rPr>
          <w:fldChar w:fldCharType="end"/>
        </w:r>
        <w:r w:rsidRPr="006F1808" w:rsidDel="004D3233">
          <w:rPr>
            <w:color w:val="098394"/>
          </w:rPr>
          <w:delText>. Exempel på den grafiska delen av en begreppsmodell</w:delText>
        </w:r>
      </w:del>
    </w:p>
    <w:p w14:paraId="65B9BCA1" w14:textId="77777777" w:rsidR="00971423" w:rsidRPr="006F1808" w:rsidRDefault="00971423" w:rsidP="006F1808">
      <w:pPr>
        <w:keepNext/>
        <w:jc w:val="center"/>
        <w:rPr>
          <w:rFonts w:asciiTheme="majorHAnsi" w:eastAsiaTheme="majorEastAsia" w:hAnsiTheme="majorHAnsi" w:cstheme="majorBidi"/>
          <w:b/>
          <w:bCs/>
          <w:spacing w:val="-2"/>
          <w:sz w:val="28"/>
          <w:szCs w:val="28"/>
        </w:rPr>
        <w:pPrChange w:id="2558" w:author="Eriksson Tina" w:date="2025-06-24T17:00:00Z" w16du:dateUtc="2025-06-24T15:00:00Z">
          <w:pPr/>
        </w:pPrChange>
      </w:pPr>
      <w:bookmarkStart w:id="2559" w:name="_Toc121211215"/>
      <w:del w:id="2560" w:author="Eriksson Tina" w:date="2025-06-24T17:00:00Z" w16du:dateUtc="2025-06-24T15:00:00Z">
        <w:r w:rsidRPr="006F1808" w:rsidDel="006F1808">
          <w:br w:type="page"/>
        </w:r>
      </w:del>
    </w:p>
    <w:p w14:paraId="753F31B2" w14:textId="0E4ADF59" w:rsidR="00652632" w:rsidRPr="006F1808" w:rsidDel="00C27034" w:rsidRDefault="00652632" w:rsidP="006F1808">
      <w:pPr>
        <w:pStyle w:val="Numreradrubrik2"/>
        <w:rPr>
          <w:del w:id="2561" w:author="Eriksson Tina" w:date="2025-06-23T14:36:00Z" w16du:dateUtc="2025-06-23T12:36:00Z"/>
          <w:lang w:val="sv-SE"/>
          <w:rPrChange w:id="2562" w:author="Eriksson Tina" w:date="2025-06-24T17:00:00Z" w16du:dateUtc="2025-06-24T15:00:00Z">
            <w:rPr>
              <w:del w:id="2563" w:author="Eriksson Tina" w:date="2025-06-23T14:36:00Z" w16du:dateUtc="2025-06-23T12:36:00Z"/>
            </w:rPr>
          </w:rPrChange>
        </w:rPr>
        <w:pPrChange w:id="2564" w:author="Eriksson Tina" w:date="2025-06-24T17:00:00Z" w16du:dateUtc="2025-06-24T15:00:00Z">
          <w:pPr>
            <w:pStyle w:val="Numreradrubrik2"/>
          </w:pPr>
        </w:pPrChange>
      </w:pPr>
      <w:bookmarkStart w:id="2565" w:name="_Toc201647957"/>
      <w:r w:rsidRPr="006F1808">
        <w:rPr>
          <w:lang w:val="sv-SE"/>
          <w:rPrChange w:id="2566" w:author="Eriksson Tina" w:date="2025-06-24T17:00:00Z" w16du:dateUtc="2025-06-24T15:00:00Z">
            <w:rPr/>
          </w:rPrChange>
        </w:rPr>
        <w:lastRenderedPageBreak/>
        <w:t>Begreppsmodell, textuell del</w:t>
      </w:r>
      <w:bookmarkEnd w:id="2559"/>
      <w:bookmarkEnd w:id="2565"/>
      <w:r w:rsidRPr="006F1808">
        <w:rPr>
          <w:lang w:val="sv-SE"/>
          <w:rPrChange w:id="2567" w:author="Eriksson Tina" w:date="2025-06-24T17:00:00Z" w16du:dateUtc="2025-06-24T15:00:00Z">
            <w:rPr/>
          </w:rPrChange>
        </w:rPr>
        <w:t xml:space="preserve"> </w:t>
      </w:r>
      <w:ins w:id="2568" w:author="Eriksson Tina" w:date="2025-06-23T14:36:00Z" w16du:dateUtc="2025-06-23T12:36:00Z">
        <w:r w:rsidR="00C27034" w:rsidRPr="006F1808">
          <w:rPr>
            <w:lang w:val="sv-SE"/>
            <w:rPrChange w:id="2569" w:author="Eriksson Tina" w:date="2025-06-24T17:00:00Z" w16du:dateUtc="2025-06-24T15:00:00Z">
              <w:rPr/>
            </w:rPrChange>
          </w:rPr>
          <w:br/>
        </w:r>
      </w:ins>
    </w:p>
    <w:p w14:paraId="146260B2" w14:textId="0488FA53" w:rsidR="00652632" w:rsidRPr="006F1808" w:rsidDel="00C27034" w:rsidRDefault="00652632" w:rsidP="006F1808">
      <w:pPr>
        <w:pStyle w:val="Numreradrubrik2"/>
        <w:rPr>
          <w:del w:id="2570" w:author="Eriksson Tina" w:date="2025-06-23T14:36:00Z" w16du:dateUtc="2025-06-23T12:36:00Z"/>
          <w:rFonts w:cstheme="minorHAnsi"/>
          <w:i/>
          <w:iCs/>
          <w:color w:val="098394"/>
          <w:lang w:val="sv-SE"/>
          <w:rPrChange w:id="2571" w:author="Eriksson Tina" w:date="2025-06-24T17:00:00Z" w16du:dateUtc="2025-06-24T15:00:00Z">
            <w:rPr>
              <w:del w:id="2572" w:author="Eriksson Tina" w:date="2025-06-23T14:36:00Z" w16du:dateUtc="2025-06-23T12:36:00Z"/>
            </w:rPr>
          </w:rPrChange>
        </w:rPr>
        <w:pPrChange w:id="2573" w:author="Eriksson Tina" w:date="2025-06-24T17:00:00Z" w16du:dateUtc="2025-06-24T15:00:00Z">
          <w:pPr/>
        </w:pPrChange>
      </w:pPr>
      <w:del w:id="2574" w:author="Eriksson Tina" w:date="2025-06-23T14:36:00Z" w16du:dateUtc="2025-06-23T12:36:00Z">
        <w:r w:rsidRPr="006F1808" w:rsidDel="00C27034">
          <w:rPr>
            <w:rFonts w:cstheme="minorHAnsi"/>
            <w:i/>
            <w:iCs/>
            <w:color w:val="098394"/>
            <w:lang w:val="sv-SE"/>
            <w:rPrChange w:id="2575" w:author="Eriksson Tina" w:date="2025-06-24T17:00:00Z" w16du:dateUtc="2025-06-24T15:00:00Z">
              <w:rPr/>
            </w:rPrChange>
          </w:rPr>
          <w:delText xml:space="preserve">Nedanstående tabell ska användas för att i text beskriva begreppen. </w:delText>
        </w:r>
        <w:bookmarkStart w:id="2576" w:name="_Toc201647958"/>
        <w:bookmarkEnd w:id="2576"/>
      </w:del>
    </w:p>
    <w:p w14:paraId="3829F9B5" w14:textId="7259170B" w:rsidR="00132CB4" w:rsidRPr="006F1808" w:rsidDel="00C27034" w:rsidRDefault="00652632" w:rsidP="006F1808">
      <w:pPr>
        <w:pStyle w:val="Numreradrubrik2"/>
        <w:rPr>
          <w:del w:id="2577" w:author="Eriksson Tina" w:date="2025-06-23T14:36:00Z" w16du:dateUtc="2025-06-23T12:36:00Z"/>
          <w:lang w:val="sv-SE"/>
          <w:rPrChange w:id="2578" w:author="Eriksson Tina" w:date="2025-06-24T17:00:00Z" w16du:dateUtc="2025-06-24T15:00:00Z">
            <w:rPr>
              <w:del w:id="2579" w:author="Eriksson Tina" w:date="2025-06-23T14:36:00Z" w16du:dateUtc="2025-06-23T12:36:00Z"/>
            </w:rPr>
          </w:rPrChange>
        </w:rPr>
        <w:pPrChange w:id="2580" w:author="Eriksson Tina" w:date="2025-06-24T17:00:00Z" w16du:dateUtc="2025-06-24T15:00:00Z">
          <w:pPr/>
        </w:pPrChange>
      </w:pPr>
      <w:del w:id="2581" w:author="Eriksson Tina" w:date="2025-06-23T14:36:00Z" w16du:dateUtc="2025-06-23T12:36:00Z">
        <w:r w:rsidRPr="006F1808" w:rsidDel="00C27034">
          <w:rPr>
            <w:lang w:val="sv-SE"/>
            <w:rPrChange w:id="2582" w:author="Eriksson Tina" w:date="2025-06-24T17:00:00Z" w16du:dateUtc="2025-06-24T15:00:00Z">
              <w:rPr/>
            </w:rPrChange>
          </w:rPr>
          <w:delText>Förklaring av kolumnerna</w:delText>
        </w:r>
        <w:r w:rsidR="000E584B" w:rsidRPr="006F1808" w:rsidDel="00C27034">
          <w:rPr>
            <w:lang w:val="sv-SE"/>
            <w:rPrChange w:id="2583" w:author="Eriksson Tina" w:date="2025-06-24T17:00:00Z" w16du:dateUtc="2025-06-24T15:00:00Z">
              <w:rPr/>
            </w:rPrChange>
          </w:rPr>
          <w:delText xml:space="preserve"> i tabellen</w:delText>
        </w:r>
        <w:r w:rsidRPr="006F1808" w:rsidDel="00C27034">
          <w:rPr>
            <w:lang w:val="sv-SE"/>
            <w:rPrChange w:id="2584" w:author="Eriksson Tina" w:date="2025-06-24T17:00:00Z" w16du:dateUtc="2025-06-24T15:00:00Z">
              <w:rPr/>
            </w:rPrChange>
          </w:rPr>
          <w:delText>:</w:delText>
        </w:r>
        <w:bookmarkStart w:id="2585" w:name="_Toc201647959"/>
        <w:bookmarkEnd w:id="2585"/>
      </w:del>
    </w:p>
    <w:p w14:paraId="1F6632B3" w14:textId="4A91B79B" w:rsidR="00652632" w:rsidRPr="006F1808" w:rsidDel="00C27034" w:rsidRDefault="00652632" w:rsidP="006F1808">
      <w:pPr>
        <w:pStyle w:val="Numreradrubrik2"/>
        <w:rPr>
          <w:del w:id="2586" w:author="Eriksson Tina" w:date="2025-06-23T14:36:00Z" w16du:dateUtc="2025-06-23T12:36:00Z"/>
          <w:lang w:val="sv-SE"/>
          <w:rPrChange w:id="2587" w:author="Eriksson Tina" w:date="2025-06-24T17:00:00Z" w16du:dateUtc="2025-06-24T15:00:00Z">
            <w:rPr>
              <w:del w:id="2588" w:author="Eriksson Tina" w:date="2025-06-23T14:36:00Z" w16du:dateUtc="2025-06-23T12:36:00Z"/>
            </w:rPr>
          </w:rPrChange>
        </w:rPr>
        <w:pPrChange w:id="2589" w:author="Eriksson Tina" w:date="2025-06-24T17:00:00Z" w16du:dateUtc="2025-06-24T15:00:00Z">
          <w:pPr/>
        </w:pPrChange>
      </w:pPr>
      <w:del w:id="2590" w:author="Eriksson Tina" w:date="2025-06-23T14:36:00Z" w16du:dateUtc="2025-06-23T12:36:00Z">
        <w:r w:rsidRPr="006F1808" w:rsidDel="00C27034">
          <w:rPr>
            <w:lang w:val="sv-SE"/>
            <w:rPrChange w:id="2591" w:author="Eriksson Tina" w:date="2025-06-24T17:00:00Z" w16du:dateUtc="2025-06-24T15:00:00Z">
              <w:rPr/>
            </w:rPrChange>
          </w:rPr>
          <w:delText>Benämning</w:delText>
        </w:r>
        <w:r w:rsidR="00051F19" w:rsidRPr="006F1808" w:rsidDel="00C27034">
          <w:rPr>
            <w:lang w:val="sv-SE"/>
            <w:rPrChange w:id="2592" w:author="Eriksson Tina" w:date="2025-06-24T17:00:00Z" w16du:dateUtc="2025-06-24T15:00:00Z">
              <w:rPr/>
            </w:rPrChange>
          </w:rPr>
          <w:tab/>
        </w:r>
        <w:r w:rsidR="00051F19" w:rsidRPr="006F1808" w:rsidDel="00C27034">
          <w:rPr>
            <w:lang w:val="sv-SE"/>
            <w:rPrChange w:id="2593" w:author="Eriksson Tina" w:date="2025-06-24T17:00:00Z" w16du:dateUtc="2025-06-24T15:00:00Z">
              <w:rPr/>
            </w:rPrChange>
          </w:rPr>
          <w:tab/>
        </w:r>
        <w:r w:rsidR="00051F19" w:rsidRPr="006F1808" w:rsidDel="00C27034">
          <w:rPr>
            <w:lang w:val="sv-SE"/>
            <w:rPrChange w:id="2594" w:author="Eriksson Tina" w:date="2025-06-24T17:00:00Z" w16du:dateUtc="2025-06-24T15:00:00Z">
              <w:rPr/>
            </w:rPrChange>
          </w:rPr>
          <w:tab/>
        </w:r>
        <w:r w:rsidRPr="006F1808" w:rsidDel="00C27034">
          <w:rPr>
            <w:rFonts w:eastAsia="Times New Roman"/>
            <w:lang w:val="sv-SE" w:eastAsia="en-GB"/>
            <w:rPrChange w:id="2595" w:author="Eriksson Tina" w:date="2025-06-24T17:00:00Z" w16du:dateUtc="2025-06-24T15:00:00Z">
              <w:rPr>
                <w:rFonts w:eastAsia="Times New Roman"/>
                <w:lang w:eastAsia="en-GB"/>
              </w:rPr>
            </w:rPrChange>
          </w:rPr>
          <w:delText xml:space="preserve">I denna kolumn anges den term, eller annat språkligt uttryck, som används för begreppet. </w:delText>
        </w:r>
        <w:bookmarkStart w:id="2596" w:name="_Toc201647960"/>
        <w:bookmarkEnd w:id="2596"/>
      </w:del>
    </w:p>
    <w:p w14:paraId="4152D655" w14:textId="37D32E01" w:rsidR="00652632" w:rsidRPr="006F1808" w:rsidDel="00C27034" w:rsidRDefault="7AC7325E" w:rsidP="006F1808">
      <w:pPr>
        <w:pStyle w:val="Numreradrubrik2"/>
        <w:rPr>
          <w:del w:id="2597" w:author="Eriksson Tina" w:date="2025-06-23T14:36:00Z" w16du:dateUtc="2025-06-23T12:36:00Z"/>
          <w:rFonts w:eastAsia="Times New Roman"/>
          <w:color w:val="098394" w:themeColor="accent5" w:themeShade="BF"/>
          <w:lang w:val="sv-SE" w:eastAsia="en-GB"/>
          <w:rPrChange w:id="2598" w:author="Eriksson Tina" w:date="2025-06-24T17:00:00Z" w16du:dateUtc="2025-06-24T15:00:00Z">
            <w:rPr>
              <w:del w:id="2599" w:author="Eriksson Tina" w:date="2025-06-23T14:36:00Z" w16du:dateUtc="2025-06-23T12:36:00Z"/>
              <w:rFonts w:eastAsia="Times New Roman"/>
              <w:color w:val="098394" w:themeColor="accent5" w:themeShade="BF"/>
              <w:lang w:eastAsia="en-GB"/>
            </w:rPr>
          </w:rPrChange>
        </w:rPr>
        <w:pPrChange w:id="2600" w:author="Eriksson Tina" w:date="2025-06-24T17:00:00Z" w16du:dateUtc="2025-06-24T15:00:00Z">
          <w:pPr>
            <w:ind w:left="3910" w:hanging="3910"/>
          </w:pPr>
        </w:pPrChange>
      </w:pPr>
      <w:del w:id="2601" w:author="Eriksson Tina" w:date="2025-06-23T14:36:00Z" w16du:dateUtc="2025-06-23T12:36:00Z">
        <w:r w:rsidRPr="006F1808" w:rsidDel="00C27034">
          <w:rPr>
            <w:color w:val="098394" w:themeColor="accent5" w:themeShade="BF"/>
            <w:lang w:val="sv-SE"/>
            <w:rPrChange w:id="2602" w:author="Eriksson Tina" w:date="2025-06-24T17:00:00Z" w16du:dateUtc="2025-06-24T15:00:00Z">
              <w:rPr>
                <w:color w:val="098394" w:themeColor="accent5" w:themeShade="BF"/>
              </w:rPr>
            </w:rPrChange>
          </w:rPr>
          <w:delText>Definition och referens till källa</w:delText>
        </w:r>
        <w:r w:rsidR="00652632" w:rsidRPr="006F1808" w:rsidDel="00C27034">
          <w:rPr>
            <w:lang w:val="sv-SE"/>
            <w:rPrChange w:id="2603" w:author="Eriksson Tina" w:date="2025-06-24T17:00:00Z" w16du:dateUtc="2025-06-24T15:00:00Z">
              <w:rPr/>
            </w:rPrChange>
          </w:rPr>
          <w:tab/>
        </w:r>
        <w:r w:rsidRPr="006F1808" w:rsidDel="00C27034">
          <w:rPr>
            <w:rFonts w:eastAsia="Times New Roman"/>
            <w:color w:val="098394" w:themeColor="accent5" w:themeShade="BF"/>
            <w:lang w:val="sv-SE" w:eastAsia="en-GB"/>
            <w:rPrChange w:id="2604" w:author="Eriksson Tina" w:date="2025-06-24T17:00:00Z" w16du:dateUtc="2025-06-24T15:00:00Z">
              <w:rPr>
                <w:rFonts w:eastAsia="Times New Roman"/>
                <w:color w:val="098394" w:themeColor="accent5" w:themeShade="BF"/>
                <w:lang w:eastAsia="en-GB"/>
              </w:rPr>
            </w:rPrChange>
          </w:rPr>
          <w:delText xml:space="preserve">Om det finns en definition av begreppet </w:delText>
        </w:r>
        <w:r w:rsidR="00F5569B" w:rsidRPr="006F1808" w:rsidDel="00C27034">
          <w:rPr>
            <w:rFonts w:eastAsia="Times New Roman"/>
            <w:color w:val="098394" w:themeColor="accent5" w:themeShade="BF"/>
            <w:lang w:val="sv-SE" w:eastAsia="en-GB"/>
            <w:rPrChange w:id="2605" w:author="Eriksson Tina" w:date="2025-06-24T17:00:00Z" w16du:dateUtc="2025-06-24T15:00:00Z">
              <w:rPr>
                <w:rFonts w:eastAsia="Times New Roman"/>
                <w:color w:val="098394" w:themeColor="accent5" w:themeShade="BF"/>
                <w:lang w:eastAsia="en-GB"/>
              </w:rPr>
            </w:rPrChange>
          </w:rPr>
          <w:delText xml:space="preserve">i en etablerad termbank eller ordlista </w:delText>
        </w:r>
        <w:r w:rsidRPr="006F1808" w:rsidDel="00C27034">
          <w:rPr>
            <w:rFonts w:eastAsia="Times New Roman"/>
            <w:color w:val="098394" w:themeColor="accent5" w:themeShade="BF"/>
            <w:lang w:val="sv-SE" w:eastAsia="en-GB"/>
            <w:rPrChange w:id="2606" w:author="Eriksson Tina" w:date="2025-06-24T17:00:00Z" w16du:dateUtc="2025-06-24T15:00:00Z">
              <w:rPr>
                <w:rFonts w:eastAsia="Times New Roman"/>
                <w:color w:val="098394" w:themeColor="accent5" w:themeShade="BF"/>
                <w:lang w:eastAsia="en-GB"/>
              </w:rPr>
            </w:rPrChange>
          </w:rPr>
          <w:delText>så anges den i denna kolumn</w:delText>
        </w:r>
        <w:r w:rsidR="00D25538" w:rsidRPr="006F1808" w:rsidDel="00C27034">
          <w:rPr>
            <w:rFonts w:eastAsia="Times New Roman"/>
            <w:color w:val="098394" w:themeColor="accent5" w:themeShade="BF"/>
            <w:lang w:val="sv-SE" w:eastAsia="en-GB"/>
            <w:rPrChange w:id="2607" w:author="Eriksson Tina" w:date="2025-06-24T17:00:00Z" w16du:dateUtc="2025-06-24T15:00:00Z">
              <w:rPr>
                <w:rFonts w:eastAsia="Times New Roman"/>
                <w:color w:val="098394" w:themeColor="accent5" w:themeShade="BF"/>
                <w:lang w:eastAsia="en-GB"/>
              </w:rPr>
            </w:rPrChange>
          </w:rPr>
          <w:delText xml:space="preserve"> (en förteckning av termbanker finns </w:delText>
        </w:r>
        <w:r w:rsidR="00C83FB5" w:rsidRPr="006F1808" w:rsidDel="00C27034">
          <w:rPr>
            <w:rFonts w:eastAsia="Times New Roman"/>
            <w:color w:val="098394" w:themeColor="accent5" w:themeShade="BF"/>
            <w:lang w:val="sv-SE" w:eastAsia="en-GB"/>
            <w:rPrChange w:id="2608" w:author="Eriksson Tina" w:date="2025-06-24T17:00:00Z" w16du:dateUtc="2025-06-24T15:00:00Z">
              <w:rPr>
                <w:rFonts w:eastAsia="Times New Roman"/>
                <w:color w:val="098394" w:themeColor="accent5" w:themeShade="BF"/>
                <w:lang w:eastAsia="en-GB"/>
              </w:rPr>
            </w:rPrChange>
          </w:rPr>
          <w:delText>på Ineras termgrupps webbsida</w:delText>
        </w:r>
        <w:r w:rsidR="00D25538" w:rsidRPr="006F1808" w:rsidDel="00C27034">
          <w:rPr>
            <w:rFonts w:eastAsia="Times New Roman"/>
            <w:color w:val="098394" w:themeColor="accent5" w:themeShade="BF"/>
            <w:lang w:val="sv-SE" w:eastAsia="en-GB"/>
            <w:rPrChange w:id="2609" w:author="Eriksson Tina" w:date="2025-06-24T17:00:00Z" w16du:dateUtc="2025-06-24T15:00:00Z">
              <w:rPr>
                <w:rFonts w:eastAsia="Times New Roman"/>
                <w:color w:val="098394" w:themeColor="accent5" w:themeShade="BF"/>
                <w:lang w:eastAsia="en-GB"/>
              </w:rPr>
            </w:rPrChange>
          </w:rPr>
          <w:delText>)</w:delText>
        </w:r>
        <w:r w:rsidRPr="006F1808" w:rsidDel="00C27034">
          <w:rPr>
            <w:rFonts w:eastAsia="Times New Roman"/>
            <w:color w:val="098394" w:themeColor="accent5" w:themeShade="BF"/>
            <w:lang w:val="sv-SE" w:eastAsia="en-GB"/>
            <w:rPrChange w:id="2610" w:author="Eriksson Tina" w:date="2025-06-24T17:00:00Z" w16du:dateUtc="2025-06-24T15:00:00Z">
              <w:rPr>
                <w:rFonts w:eastAsia="Times New Roman"/>
                <w:color w:val="098394" w:themeColor="accent5" w:themeShade="BF"/>
                <w:lang w:eastAsia="en-GB"/>
              </w:rPr>
            </w:rPrChange>
          </w:rPr>
          <w:delText xml:space="preserve">. Finns det en relevant anmärkning som hör ihop med definitionen kan även denna anges. </w:delText>
        </w:r>
        <w:r w:rsidR="39CFB1DC" w:rsidRPr="006F1808" w:rsidDel="00C27034">
          <w:rPr>
            <w:rFonts w:eastAsia="Times New Roman"/>
            <w:color w:val="098394" w:themeColor="accent5" w:themeShade="BF"/>
            <w:lang w:val="sv-SE" w:eastAsia="en-GB"/>
            <w:rPrChange w:id="2611" w:author="Eriksson Tina" w:date="2025-06-24T17:00:00Z" w16du:dateUtc="2025-06-24T15:00:00Z">
              <w:rPr>
                <w:rFonts w:eastAsia="Times New Roman"/>
                <w:color w:val="098394" w:themeColor="accent5" w:themeShade="BF"/>
                <w:lang w:eastAsia="en-GB"/>
              </w:rPr>
            </w:rPrChange>
          </w:rPr>
          <w:delText xml:space="preserve">Källa till definitionen ska </w:delText>
        </w:r>
        <w:r w:rsidR="00D25538" w:rsidRPr="006F1808" w:rsidDel="00C27034">
          <w:rPr>
            <w:rFonts w:eastAsia="Times New Roman"/>
            <w:color w:val="098394" w:themeColor="accent5" w:themeShade="BF"/>
            <w:lang w:val="sv-SE" w:eastAsia="en-GB"/>
            <w:rPrChange w:id="2612" w:author="Eriksson Tina" w:date="2025-06-24T17:00:00Z" w16du:dateUtc="2025-06-24T15:00:00Z">
              <w:rPr>
                <w:rFonts w:eastAsia="Times New Roman"/>
                <w:color w:val="098394" w:themeColor="accent5" w:themeShade="BF"/>
                <w:lang w:eastAsia="en-GB"/>
              </w:rPr>
            </w:rPrChange>
          </w:rPr>
          <w:delText xml:space="preserve">alltid </w:delText>
        </w:r>
        <w:r w:rsidR="39CFB1DC" w:rsidRPr="006F1808" w:rsidDel="00C27034">
          <w:rPr>
            <w:rFonts w:eastAsia="Times New Roman"/>
            <w:color w:val="098394" w:themeColor="accent5" w:themeShade="BF"/>
            <w:lang w:val="sv-SE" w:eastAsia="en-GB"/>
            <w:rPrChange w:id="2613" w:author="Eriksson Tina" w:date="2025-06-24T17:00:00Z" w16du:dateUtc="2025-06-24T15:00:00Z">
              <w:rPr>
                <w:rFonts w:eastAsia="Times New Roman"/>
                <w:color w:val="098394" w:themeColor="accent5" w:themeShade="BF"/>
                <w:lang w:eastAsia="en-GB"/>
              </w:rPr>
            </w:rPrChange>
          </w:rPr>
          <w:delText xml:space="preserve">anges. </w:delText>
        </w:r>
        <w:bookmarkStart w:id="2614" w:name="_Toc201647961"/>
        <w:bookmarkEnd w:id="2614"/>
      </w:del>
    </w:p>
    <w:p w14:paraId="5D21789B" w14:textId="130852ED" w:rsidR="00652632" w:rsidRPr="006F1808" w:rsidDel="00C27034" w:rsidRDefault="7AC7325E" w:rsidP="006F1808">
      <w:pPr>
        <w:pStyle w:val="Numreradrubrik2"/>
        <w:rPr>
          <w:del w:id="2615" w:author="Eriksson Tina" w:date="2025-06-23T14:36:00Z" w16du:dateUtc="2025-06-23T12:36:00Z"/>
          <w:lang w:val="sv-SE"/>
          <w:rPrChange w:id="2616" w:author="Eriksson Tina" w:date="2025-06-24T17:00:00Z" w16du:dateUtc="2025-06-24T15:00:00Z">
            <w:rPr>
              <w:del w:id="2617" w:author="Eriksson Tina" w:date="2025-06-23T14:36:00Z" w16du:dateUtc="2025-06-23T12:36:00Z"/>
            </w:rPr>
          </w:rPrChange>
        </w:rPr>
        <w:pPrChange w:id="2618" w:author="Eriksson Tina" w:date="2025-06-24T17:00:00Z" w16du:dateUtc="2025-06-24T15:00:00Z">
          <w:pPr>
            <w:ind w:left="3910" w:hanging="3910"/>
          </w:pPr>
        </w:pPrChange>
      </w:pPr>
      <w:del w:id="2619" w:author="Eriksson Tina" w:date="2025-06-23T14:36:00Z" w16du:dateUtc="2025-06-23T12:36:00Z">
        <w:r w:rsidRPr="006F1808" w:rsidDel="00C27034">
          <w:rPr>
            <w:color w:val="098394" w:themeColor="accent5" w:themeShade="BF"/>
            <w:lang w:val="sv-SE"/>
            <w:rPrChange w:id="2620" w:author="Eriksson Tina" w:date="2025-06-24T17:00:00Z" w16du:dateUtc="2025-06-24T15:00:00Z">
              <w:rPr>
                <w:color w:val="098394" w:themeColor="accent5" w:themeShade="BF"/>
              </w:rPr>
            </w:rPrChange>
          </w:rPr>
          <w:delText>Beskrivning</w:delText>
        </w:r>
        <w:r w:rsidR="00652632" w:rsidRPr="006F1808" w:rsidDel="00C27034">
          <w:rPr>
            <w:lang w:val="sv-SE"/>
            <w:rPrChange w:id="2621" w:author="Eriksson Tina" w:date="2025-06-24T17:00:00Z" w16du:dateUtc="2025-06-24T15:00:00Z">
              <w:rPr/>
            </w:rPrChange>
          </w:rPr>
          <w:tab/>
        </w:r>
        <w:r w:rsidR="283CE3C1" w:rsidRPr="006F1808" w:rsidDel="00C27034">
          <w:rPr>
            <w:color w:val="098394" w:themeColor="accent5" w:themeShade="BF"/>
            <w:lang w:val="sv-SE"/>
            <w:rPrChange w:id="2622" w:author="Eriksson Tina" w:date="2025-06-24T17:00:00Z" w16du:dateUtc="2025-06-24T15:00:00Z">
              <w:rPr>
                <w:color w:val="098394" w:themeColor="accent5" w:themeShade="BF"/>
              </w:rPr>
            </w:rPrChange>
          </w:rPr>
          <w:delText>I denna kolumn</w:delText>
        </w:r>
        <w:r w:rsidRPr="006F1808" w:rsidDel="00C27034">
          <w:rPr>
            <w:color w:val="098394" w:themeColor="accent5" w:themeShade="BF"/>
            <w:lang w:val="sv-SE"/>
            <w:rPrChange w:id="2623" w:author="Eriksson Tina" w:date="2025-06-24T17:00:00Z" w16du:dateUtc="2025-06-24T15:00:00Z">
              <w:rPr>
                <w:color w:val="098394" w:themeColor="accent5" w:themeShade="BF"/>
              </w:rPr>
            </w:rPrChange>
          </w:rPr>
          <w:delText xml:space="preserve"> </w:delText>
        </w:r>
        <w:r w:rsidR="00F45789" w:rsidRPr="006F1808" w:rsidDel="00C27034">
          <w:rPr>
            <w:color w:val="098394" w:themeColor="accent5" w:themeShade="BF"/>
            <w:lang w:val="sv-SE"/>
            <w:rPrChange w:id="2624" w:author="Eriksson Tina" w:date="2025-06-24T17:00:00Z" w16du:dateUtc="2025-06-24T15:00:00Z">
              <w:rPr>
                <w:color w:val="098394" w:themeColor="accent5" w:themeShade="BF"/>
              </w:rPr>
            </w:rPrChange>
          </w:rPr>
          <w:delText xml:space="preserve">läggs beskrivningar av begrepp som tagits fram i </w:delText>
        </w:r>
        <w:r w:rsidR="005B5D6D" w:rsidRPr="006F1808" w:rsidDel="00C27034">
          <w:rPr>
            <w:color w:val="098394" w:themeColor="accent5" w:themeShade="BF"/>
            <w:lang w:val="sv-SE"/>
            <w:rPrChange w:id="2625" w:author="Eriksson Tina" w:date="2025-06-24T17:00:00Z" w16du:dateUtc="2025-06-24T15:00:00Z">
              <w:rPr>
                <w:color w:val="098394" w:themeColor="accent5" w:themeShade="BF"/>
              </w:rPr>
            </w:rPrChange>
          </w:rPr>
          <w:delText>arbetet med den aktuella informationsspecifikationen</w:delText>
        </w:r>
        <w:r w:rsidR="280F955D" w:rsidRPr="006F1808" w:rsidDel="00C27034">
          <w:rPr>
            <w:color w:val="098394" w:themeColor="accent5" w:themeShade="BF"/>
            <w:lang w:val="sv-SE"/>
            <w:rPrChange w:id="2626" w:author="Eriksson Tina" w:date="2025-06-24T17:00:00Z" w16du:dateUtc="2025-06-24T15:00:00Z">
              <w:rPr>
                <w:color w:val="098394" w:themeColor="accent5" w:themeShade="BF"/>
              </w:rPr>
            </w:rPrChange>
          </w:rPr>
          <w:delText xml:space="preserve">. </w:delText>
        </w:r>
        <w:r w:rsidR="437AA45D" w:rsidRPr="006F1808" w:rsidDel="00C27034">
          <w:rPr>
            <w:color w:val="098394" w:themeColor="accent5" w:themeShade="BF"/>
            <w:lang w:val="sv-SE"/>
            <w:rPrChange w:id="2627" w:author="Eriksson Tina" w:date="2025-06-24T17:00:00Z" w16du:dateUtc="2025-06-24T15:00:00Z">
              <w:rPr>
                <w:color w:val="098394" w:themeColor="accent5" w:themeShade="BF"/>
              </w:rPr>
            </w:rPrChange>
          </w:rPr>
          <w:delText xml:space="preserve">Hur begreppet förhåller sig till andra begrepp i modellen kan också </w:delText>
        </w:r>
        <w:r w:rsidR="23223A24" w:rsidRPr="006F1808" w:rsidDel="00C27034">
          <w:rPr>
            <w:color w:val="098394" w:themeColor="accent5" w:themeShade="BF"/>
            <w:lang w:val="sv-SE"/>
            <w:rPrChange w:id="2628" w:author="Eriksson Tina" w:date="2025-06-24T17:00:00Z" w16du:dateUtc="2025-06-24T15:00:00Z">
              <w:rPr>
                <w:color w:val="098394" w:themeColor="accent5" w:themeShade="BF"/>
              </w:rPr>
            </w:rPrChange>
          </w:rPr>
          <w:delText>anges här</w:delText>
        </w:r>
        <w:r w:rsidR="74FB47F7" w:rsidRPr="006F1808" w:rsidDel="00C27034">
          <w:rPr>
            <w:color w:val="098394" w:themeColor="accent5" w:themeShade="BF"/>
            <w:lang w:val="sv-SE"/>
            <w:rPrChange w:id="2629" w:author="Eriksson Tina" w:date="2025-06-24T17:00:00Z" w16du:dateUtc="2025-06-24T15:00:00Z">
              <w:rPr>
                <w:color w:val="098394" w:themeColor="accent5" w:themeShade="BF"/>
              </w:rPr>
            </w:rPrChange>
          </w:rPr>
          <w:delText xml:space="preserve">. </w:delText>
        </w:r>
        <w:bookmarkStart w:id="2630" w:name="_Toc201647962"/>
        <w:bookmarkEnd w:id="2630"/>
      </w:del>
    </w:p>
    <w:p w14:paraId="70FBFB4D" w14:textId="654334CC" w:rsidR="00652632" w:rsidRPr="006F1808" w:rsidDel="00C27034" w:rsidRDefault="00652632" w:rsidP="006F1808">
      <w:pPr>
        <w:pStyle w:val="Numreradrubrik2"/>
        <w:rPr>
          <w:del w:id="2631" w:author="Eriksson Tina" w:date="2025-06-23T14:36:00Z" w16du:dateUtc="2025-06-23T12:36:00Z"/>
          <w:lang w:val="sv-SE"/>
          <w:rPrChange w:id="2632" w:author="Eriksson Tina" w:date="2025-06-24T17:00:00Z" w16du:dateUtc="2025-06-24T15:00:00Z">
            <w:rPr>
              <w:del w:id="2633" w:author="Eriksson Tina" w:date="2025-06-23T14:36:00Z" w16du:dateUtc="2025-06-23T12:36:00Z"/>
            </w:rPr>
          </w:rPrChange>
        </w:rPr>
        <w:pPrChange w:id="2634" w:author="Eriksson Tina" w:date="2025-06-24T17:00:00Z" w16du:dateUtc="2025-06-24T15:00:00Z">
          <w:pPr>
            <w:ind w:left="3910" w:hanging="3910"/>
          </w:pPr>
        </w:pPrChange>
      </w:pPr>
      <w:del w:id="2635" w:author="Eriksson Tina" w:date="2025-06-23T14:36:00Z" w16du:dateUtc="2025-06-23T12:36:00Z">
        <w:r w:rsidRPr="006F1808" w:rsidDel="00C27034">
          <w:rPr>
            <w:lang w:val="sv-SE"/>
            <w:rPrChange w:id="2636" w:author="Eriksson Tina" w:date="2025-06-24T17:00:00Z" w16du:dateUtc="2025-06-24T15:00:00Z">
              <w:rPr/>
            </w:rPrChange>
          </w:rPr>
          <w:delText>Relation till informationsmodellen</w:delText>
        </w:r>
        <w:r w:rsidR="008D12D3" w:rsidRPr="006F1808" w:rsidDel="00C27034">
          <w:rPr>
            <w:lang w:val="sv-SE"/>
            <w:rPrChange w:id="2637" w:author="Eriksson Tina" w:date="2025-06-24T17:00:00Z" w16du:dateUtc="2025-06-24T15:00:00Z">
              <w:rPr/>
            </w:rPrChange>
          </w:rPr>
          <w:tab/>
        </w:r>
        <w:r w:rsidRPr="006F1808" w:rsidDel="00C27034">
          <w:rPr>
            <w:lang w:val="sv-SE"/>
            <w:rPrChange w:id="2638" w:author="Eriksson Tina" w:date="2025-06-24T17:00:00Z" w16du:dateUtc="2025-06-24T15:00:00Z">
              <w:rPr/>
            </w:rPrChange>
          </w:rPr>
          <w:delText xml:space="preserve">I denna kolumn anges vilken del av informationsmodellen som representerar begreppet. Det kan, till exempel, vara en klass, ett attribut, eller ett kodat värde. Observera att det kan förekomma att </w:delText>
        </w:r>
        <w:r w:rsidR="00D17527" w:rsidRPr="006F1808" w:rsidDel="00C27034">
          <w:rPr>
            <w:lang w:val="sv-SE"/>
            <w:rPrChange w:id="2639" w:author="Eriksson Tina" w:date="2025-06-24T17:00:00Z" w16du:dateUtc="2025-06-24T15:00:00Z">
              <w:rPr/>
            </w:rPrChange>
          </w:rPr>
          <w:delText xml:space="preserve">flera begrepp representeras av </w:delText>
        </w:r>
        <w:r w:rsidR="002448D9" w:rsidRPr="006F1808" w:rsidDel="00C27034">
          <w:rPr>
            <w:lang w:val="sv-SE"/>
            <w:rPrChange w:id="2640" w:author="Eriksson Tina" w:date="2025-06-24T17:00:00Z" w16du:dateUtc="2025-06-24T15:00:00Z">
              <w:rPr/>
            </w:rPrChange>
          </w:rPr>
          <w:delText>samma klass</w:delText>
        </w:r>
        <w:r w:rsidR="00310FA8" w:rsidRPr="006F1808" w:rsidDel="00C27034">
          <w:rPr>
            <w:lang w:val="sv-SE"/>
            <w:rPrChange w:id="2641" w:author="Eriksson Tina" w:date="2025-06-24T17:00:00Z" w16du:dateUtc="2025-06-24T15:00:00Z">
              <w:rPr/>
            </w:rPrChange>
          </w:rPr>
          <w:delText xml:space="preserve">, </w:delText>
        </w:r>
        <w:r w:rsidR="002448D9" w:rsidRPr="006F1808" w:rsidDel="00C27034">
          <w:rPr>
            <w:lang w:val="sv-SE"/>
            <w:rPrChange w:id="2642" w:author="Eriksson Tina" w:date="2025-06-24T17:00:00Z" w16du:dateUtc="2025-06-24T15:00:00Z">
              <w:rPr/>
            </w:rPrChange>
          </w:rPr>
          <w:delText>attribut</w:delText>
        </w:r>
        <w:r w:rsidR="00310FA8" w:rsidRPr="006F1808" w:rsidDel="00C27034">
          <w:rPr>
            <w:lang w:val="sv-SE"/>
            <w:rPrChange w:id="2643" w:author="Eriksson Tina" w:date="2025-06-24T17:00:00Z" w16du:dateUtc="2025-06-24T15:00:00Z">
              <w:rPr/>
            </w:rPrChange>
          </w:rPr>
          <w:delText xml:space="preserve"> eller värde</w:delText>
        </w:r>
        <w:r w:rsidR="002448D9" w:rsidRPr="006F1808" w:rsidDel="00C27034">
          <w:rPr>
            <w:lang w:val="sv-SE"/>
            <w:rPrChange w:id="2644" w:author="Eriksson Tina" w:date="2025-06-24T17:00:00Z" w16du:dateUtc="2025-06-24T15:00:00Z">
              <w:rPr/>
            </w:rPrChange>
          </w:rPr>
          <w:delText xml:space="preserve"> i informationsmodellen</w:delText>
        </w:r>
        <w:r w:rsidR="00C84C16" w:rsidRPr="006F1808" w:rsidDel="00C27034">
          <w:rPr>
            <w:lang w:val="sv-SE"/>
            <w:rPrChange w:id="2645" w:author="Eriksson Tina" w:date="2025-06-24T17:00:00Z" w16du:dateUtc="2025-06-24T15:00:00Z">
              <w:rPr/>
            </w:rPrChange>
          </w:rPr>
          <w:delText>,</w:delText>
        </w:r>
        <w:r w:rsidR="002448D9" w:rsidRPr="006F1808" w:rsidDel="00C27034">
          <w:rPr>
            <w:lang w:val="sv-SE"/>
            <w:rPrChange w:id="2646" w:author="Eriksson Tina" w:date="2025-06-24T17:00:00Z" w16du:dateUtc="2025-06-24T15:00:00Z">
              <w:rPr/>
            </w:rPrChange>
          </w:rPr>
          <w:delText xml:space="preserve"> samt att </w:delText>
        </w:r>
        <w:r w:rsidRPr="006F1808" w:rsidDel="00C27034">
          <w:rPr>
            <w:lang w:val="sv-SE"/>
            <w:rPrChange w:id="2647" w:author="Eriksson Tina" w:date="2025-06-24T17:00:00Z" w16du:dateUtc="2025-06-24T15:00:00Z">
              <w:rPr/>
            </w:rPrChange>
          </w:rPr>
          <w:delText xml:space="preserve">ett begrepp </w:delText>
        </w:r>
        <w:r w:rsidR="002448D9" w:rsidRPr="006F1808" w:rsidDel="00C27034">
          <w:rPr>
            <w:lang w:val="sv-SE"/>
            <w:rPrChange w:id="2648" w:author="Eriksson Tina" w:date="2025-06-24T17:00:00Z" w16du:dateUtc="2025-06-24T15:00:00Z">
              <w:rPr/>
            </w:rPrChange>
          </w:rPr>
          <w:delText xml:space="preserve">kan </w:delText>
        </w:r>
        <w:r w:rsidRPr="006F1808" w:rsidDel="00C27034">
          <w:rPr>
            <w:lang w:val="sv-SE"/>
            <w:rPrChange w:id="2649" w:author="Eriksson Tina" w:date="2025-06-24T17:00:00Z" w16du:dateUtc="2025-06-24T15:00:00Z">
              <w:rPr/>
            </w:rPrChange>
          </w:rPr>
          <w:delText xml:space="preserve">representeras av flera olika </w:delText>
        </w:r>
        <w:r w:rsidR="00C464F3" w:rsidRPr="006F1808" w:rsidDel="00C27034">
          <w:rPr>
            <w:lang w:val="sv-SE"/>
            <w:rPrChange w:id="2650" w:author="Eriksson Tina" w:date="2025-06-24T17:00:00Z" w16du:dateUtc="2025-06-24T15:00:00Z">
              <w:rPr/>
            </w:rPrChange>
          </w:rPr>
          <w:delText>klasser, attribut eller värden</w:delText>
        </w:r>
        <w:r w:rsidRPr="006F1808" w:rsidDel="00C27034">
          <w:rPr>
            <w:lang w:val="sv-SE"/>
            <w:rPrChange w:id="2651" w:author="Eriksson Tina" w:date="2025-06-24T17:00:00Z" w16du:dateUtc="2025-06-24T15:00:00Z">
              <w:rPr/>
            </w:rPrChange>
          </w:rPr>
          <w:delText>. Ibland finns det anledning att i begreppsmodellen ta med begrepp som det inte ska hållas information om, men som är viktiga för förståelsen. I sådana fall markeras cellen med bindestreck (-).</w:delText>
        </w:r>
        <w:r w:rsidR="002F3DAA" w:rsidRPr="006F1808" w:rsidDel="00C27034">
          <w:rPr>
            <w:lang w:val="sv-SE"/>
            <w:rPrChange w:id="2652" w:author="Eriksson Tina" w:date="2025-06-24T17:00:00Z" w16du:dateUtc="2025-06-24T15:00:00Z">
              <w:rPr/>
            </w:rPrChange>
          </w:rPr>
          <w:delText xml:space="preserve"> Dessa ”stödbegrepp” kan också </w:delText>
        </w:r>
        <w:r w:rsidR="008575B6" w:rsidRPr="006F1808" w:rsidDel="00C27034">
          <w:rPr>
            <w:lang w:val="sv-SE"/>
            <w:rPrChange w:id="2653" w:author="Eriksson Tina" w:date="2025-06-24T17:00:00Z" w16du:dateUtc="2025-06-24T15:00:00Z">
              <w:rPr/>
            </w:rPrChange>
          </w:rPr>
          <w:delText xml:space="preserve">gärna </w:delText>
        </w:r>
        <w:r w:rsidR="00DF68AF" w:rsidRPr="006F1808" w:rsidDel="00C27034">
          <w:rPr>
            <w:lang w:val="sv-SE"/>
            <w:rPrChange w:id="2654" w:author="Eriksson Tina" w:date="2025-06-24T17:00:00Z" w16du:dateUtc="2025-06-24T15:00:00Z">
              <w:rPr/>
            </w:rPrChange>
          </w:rPr>
          <w:delText>färg</w:delText>
        </w:r>
        <w:r w:rsidR="008575B6" w:rsidRPr="006F1808" w:rsidDel="00C27034">
          <w:rPr>
            <w:lang w:val="sv-SE"/>
            <w:rPrChange w:id="2655" w:author="Eriksson Tina" w:date="2025-06-24T17:00:00Z" w16du:dateUtc="2025-06-24T15:00:00Z">
              <w:rPr/>
            </w:rPrChange>
          </w:rPr>
          <w:delText xml:space="preserve">kodas </w:delText>
        </w:r>
        <w:r w:rsidR="00DF68AF" w:rsidRPr="006F1808" w:rsidDel="00C27034">
          <w:rPr>
            <w:lang w:val="sv-SE"/>
            <w:rPrChange w:id="2656" w:author="Eriksson Tina" w:date="2025-06-24T17:00:00Z" w16du:dateUtc="2025-06-24T15:00:00Z">
              <w:rPr/>
            </w:rPrChange>
          </w:rPr>
          <w:delText>i den grafiska delen</w:delText>
        </w:r>
        <w:r w:rsidR="008575B6" w:rsidRPr="006F1808" w:rsidDel="00C27034">
          <w:rPr>
            <w:lang w:val="sv-SE"/>
            <w:rPrChange w:id="2657" w:author="Eriksson Tina" w:date="2025-06-24T17:00:00Z" w16du:dateUtc="2025-06-24T15:00:00Z">
              <w:rPr/>
            </w:rPrChange>
          </w:rPr>
          <w:delText xml:space="preserve"> (se exempel ovan). </w:delText>
        </w:r>
        <w:bookmarkStart w:id="2658" w:name="_Toc201647963"/>
        <w:bookmarkEnd w:id="2658"/>
      </w:del>
    </w:p>
    <w:p w14:paraId="3BBCE2B7" w14:textId="5852694F" w:rsidR="00971423" w:rsidRPr="006F1808" w:rsidDel="00C27034" w:rsidRDefault="00971423" w:rsidP="006F1808">
      <w:pPr>
        <w:pStyle w:val="Numreradrubrik2"/>
        <w:rPr>
          <w:del w:id="2659" w:author="Eriksson Tina" w:date="2025-06-23T14:36:00Z" w16du:dateUtc="2025-06-23T12:36:00Z"/>
          <w:lang w:val="sv-SE"/>
          <w:rPrChange w:id="2660" w:author="Eriksson Tina" w:date="2025-06-24T17:00:00Z" w16du:dateUtc="2025-06-24T15:00:00Z">
            <w:rPr>
              <w:del w:id="2661" w:author="Eriksson Tina" w:date="2025-06-23T14:36:00Z" w16du:dateUtc="2025-06-23T12:36:00Z"/>
            </w:rPr>
          </w:rPrChange>
        </w:rPr>
        <w:pPrChange w:id="2662" w:author="Eriksson Tina" w:date="2025-06-24T17:00:00Z" w16du:dateUtc="2025-06-24T15:00:00Z">
          <w:pPr/>
        </w:pPrChange>
      </w:pPr>
      <w:del w:id="2663" w:author="Eriksson Tina" w:date="2025-06-23T14:36:00Z" w16du:dateUtc="2025-06-23T12:36:00Z">
        <w:r w:rsidRPr="006F1808" w:rsidDel="00C27034">
          <w:rPr>
            <w:lang w:val="sv-SE"/>
            <w:rPrChange w:id="2664" w:author="Eriksson Tina" w:date="2025-06-24T17:00:00Z" w16du:dateUtc="2025-06-24T15:00:00Z">
              <w:rPr/>
            </w:rPrChange>
          </w:rPr>
          <w:br w:type="page"/>
        </w:r>
      </w:del>
    </w:p>
    <w:p w14:paraId="6C9EEBF0" w14:textId="77777777" w:rsidR="00971423" w:rsidRPr="006F1808" w:rsidRDefault="00971423" w:rsidP="006F1808">
      <w:pPr>
        <w:pStyle w:val="Numreradrubrik2"/>
        <w:rPr>
          <w:rFonts w:cstheme="minorHAnsi"/>
          <w:i/>
          <w:iCs/>
          <w:color w:val="098394"/>
          <w:lang w:val="sv-SE"/>
          <w:rPrChange w:id="2665" w:author="Eriksson Tina" w:date="2025-06-24T17:00:00Z" w16du:dateUtc="2025-06-24T15:00:00Z">
            <w:rPr/>
          </w:rPrChange>
        </w:rPr>
        <w:pPrChange w:id="2666" w:author="Eriksson Tina" w:date="2025-06-24T17:00:00Z" w16du:dateUtc="2025-06-24T15:00:00Z">
          <w:pPr>
            <w:tabs>
              <w:tab w:val="left" w:pos="567"/>
            </w:tabs>
            <w:ind w:left="567"/>
          </w:pPr>
        </w:pPrChange>
      </w:pPr>
      <w:bookmarkStart w:id="2667" w:name="_Toc201647964"/>
      <w:bookmarkEnd w:id="2667"/>
    </w:p>
    <w:tbl>
      <w:tblPr>
        <w:tblStyle w:val="Tabellrutnt"/>
        <w:tblW w:w="10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Change w:id="2668" w:author="Eriksson Tina" w:date="2025-06-23T13:40:00Z" w16du:dateUtc="2025-06-23T11:40:00Z">
          <w:tblPr>
            <w:tblStyle w:val="Tabellrutnt"/>
            <w:tblW w:w="134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PrChange>
      </w:tblPr>
      <w:tblGrid>
        <w:gridCol w:w="2350"/>
        <w:gridCol w:w="5310"/>
        <w:gridCol w:w="3286"/>
        <w:tblGridChange w:id="2669">
          <w:tblGrid>
            <w:gridCol w:w="2350"/>
            <w:gridCol w:w="5310"/>
            <w:gridCol w:w="3286"/>
          </w:tblGrid>
        </w:tblGridChange>
      </w:tblGrid>
      <w:tr w:rsidR="004D3233" w:rsidRPr="006F1808" w14:paraId="532B3716" w14:textId="77777777" w:rsidTr="004D3233">
        <w:trPr>
          <w:trHeight w:val="21"/>
          <w:trPrChange w:id="2670" w:author="Eriksson Tina" w:date="2025-06-23T13:40:00Z" w16du:dateUtc="2025-06-23T11:40:00Z">
            <w:trPr>
              <w:trHeight w:val="21"/>
            </w:trPr>
          </w:trPrChange>
        </w:trPr>
        <w:tc>
          <w:tcPr>
            <w:tcW w:w="2350" w:type="dxa"/>
            <w:shd w:val="clear" w:color="auto" w:fill="A33662" w:themeFill="accent1"/>
            <w:tcPrChange w:id="2671" w:author="Eriksson Tina" w:date="2025-06-23T13:40:00Z" w16du:dateUtc="2025-06-23T11:40:00Z">
              <w:tcPr>
                <w:tcW w:w="2082" w:type="dxa"/>
                <w:shd w:val="clear" w:color="auto" w:fill="A33662" w:themeFill="accent1"/>
              </w:tcPr>
            </w:tcPrChange>
          </w:tcPr>
          <w:p w14:paraId="3B5883D0" w14:textId="585153C9" w:rsidR="004D3233" w:rsidRPr="006F1808" w:rsidRDefault="004D3233" w:rsidP="0019186E">
            <w:pPr>
              <w:pStyle w:val="Tabellrubrik"/>
            </w:pPr>
            <w:r w:rsidRPr="006F1808">
              <w:t>Benämning</w:t>
            </w:r>
          </w:p>
        </w:tc>
        <w:tc>
          <w:tcPr>
            <w:tcW w:w="5310" w:type="dxa"/>
            <w:shd w:val="clear" w:color="auto" w:fill="A33662" w:themeFill="accent1"/>
            <w:tcPrChange w:id="2672" w:author="Eriksson Tina" w:date="2025-06-23T13:40:00Z" w16du:dateUtc="2025-06-23T11:40:00Z">
              <w:tcPr>
                <w:tcW w:w="4439" w:type="dxa"/>
                <w:shd w:val="clear" w:color="auto" w:fill="A33662" w:themeFill="accent1"/>
              </w:tcPr>
            </w:tcPrChange>
          </w:tcPr>
          <w:p w14:paraId="4DC59E6D" w14:textId="39E95D46" w:rsidR="004D3233" w:rsidRPr="006F1808" w:rsidRDefault="004D3233" w:rsidP="0019186E">
            <w:pPr>
              <w:pStyle w:val="Tabellrubrik"/>
            </w:pPr>
            <w:r w:rsidRPr="006F1808">
              <w:t xml:space="preserve">Definition </w:t>
            </w:r>
            <w:proofErr w:type="gramStart"/>
            <w:r w:rsidRPr="006F1808">
              <w:t>OCH  källa</w:t>
            </w:r>
            <w:proofErr w:type="gramEnd"/>
            <w:r w:rsidRPr="006F1808">
              <w:t xml:space="preserve"> till referens</w:t>
            </w:r>
          </w:p>
        </w:tc>
        <w:tc>
          <w:tcPr>
            <w:tcW w:w="3286" w:type="dxa"/>
            <w:shd w:val="clear" w:color="auto" w:fill="A33662" w:themeFill="accent1"/>
            <w:tcPrChange w:id="2673" w:author="Eriksson Tina" w:date="2025-06-23T13:40:00Z" w16du:dateUtc="2025-06-23T11:40:00Z">
              <w:tcPr>
                <w:tcW w:w="4048" w:type="dxa"/>
                <w:shd w:val="clear" w:color="auto" w:fill="A33662" w:themeFill="accent1"/>
              </w:tcPr>
            </w:tcPrChange>
          </w:tcPr>
          <w:p w14:paraId="315B8999" w14:textId="61173707" w:rsidR="004D3233" w:rsidRPr="006F1808" w:rsidRDefault="004D3233" w:rsidP="0019186E">
            <w:pPr>
              <w:pStyle w:val="Tabellrubrik"/>
            </w:pPr>
            <w:r w:rsidRPr="006F1808">
              <w:t>Beskrivning</w:t>
            </w:r>
          </w:p>
        </w:tc>
      </w:tr>
      <w:tr w:rsidR="004D3233" w:rsidRPr="006F1808" w14:paraId="7DE445BD" w14:textId="77777777" w:rsidTr="004D3233">
        <w:trPr>
          <w:trHeight w:val="300"/>
          <w:trPrChange w:id="2674" w:author="Eriksson Tina" w:date="2025-06-23T13:40:00Z" w16du:dateUtc="2025-06-23T11:40:00Z">
            <w:trPr>
              <w:trHeight w:val="300"/>
            </w:trPr>
          </w:trPrChange>
        </w:trPr>
        <w:tc>
          <w:tcPr>
            <w:tcW w:w="2350" w:type="dxa"/>
            <w:tcBorders>
              <w:bottom w:val="single" w:sz="4" w:space="0" w:color="A33662" w:themeColor="accent1"/>
              <w:right w:val="single" w:sz="24" w:space="0" w:color="FFFFFF" w:themeColor="background1"/>
            </w:tcBorders>
            <w:tcPrChange w:id="2675" w:author="Eriksson Tina" w:date="2025-06-23T13:40:00Z" w16du:dateUtc="2025-06-23T11:40:00Z">
              <w:tcPr>
                <w:tcW w:w="2082" w:type="dxa"/>
                <w:tcBorders>
                  <w:bottom w:val="single" w:sz="4" w:space="0" w:color="A33662" w:themeColor="accent1"/>
                  <w:right w:val="single" w:sz="24" w:space="0" w:color="FFFFFF" w:themeColor="background1"/>
                </w:tcBorders>
              </w:tcPr>
            </w:tcPrChange>
          </w:tcPr>
          <w:p w14:paraId="3BED26C0" w14:textId="4CC6B821" w:rsidR="004D3233" w:rsidRPr="006F1808" w:rsidRDefault="004D3233" w:rsidP="004D3233">
            <w:pPr>
              <w:rPr>
                <w:rFonts w:cstheme="minorHAnsi"/>
                <w:i/>
                <w:iCs/>
                <w:color w:val="098394"/>
              </w:rPr>
            </w:pPr>
            <w:ins w:id="2676" w:author="Eriksson Tina" w:date="2025-06-23T13:40:00Z" w16du:dateUtc="2025-06-23T11:40:00Z">
              <w:r w:rsidRPr="006F1808">
                <w:rPr>
                  <w:rFonts w:ascii="Open Sans" w:hAnsi="Open Sans" w:cs="Open Sans"/>
                </w:rPr>
                <w:t>Allmänmedicin</w:t>
              </w:r>
            </w:ins>
            <w:del w:id="2677" w:author="Eriksson Tina" w:date="2025-06-23T13:40:00Z" w16du:dateUtc="2025-06-23T11:40:00Z">
              <w:r w:rsidRPr="006F1808" w:rsidDel="00440AB2">
                <w:rPr>
                  <w:rFonts w:cstheme="minorHAnsi"/>
                  <w:i/>
                  <w:iCs/>
                  <w:color w:val="098394"/>
                </w:rPr>
                <w:delText>: Hälso- och sjukvårdspersonal</w:delText>
              </w:r>
            </w:del>
          </w:p>
        </w:tc>
        <w:tc>
          <w:tcPr>
            <w:tcW w:w="5310" w:type="dxa"/>
            <w:tcBorders>
              <w:left w:val="single" w:sz="24" w:space="0" w:color="FFFFFF" w:themeColor="background1"/>
              <w:bottom w:val="single" w:sz="4" w:space="0" w:color="A33662" w:themeColor="accent1"/>
              <w:right w:val="single" w:sz="24" w:space="0" w:color="FFFFFF" w:themeColor="background1"/>
            </w:tcBorders>
            <w:tcPrChange w:id="2678" w:author="Eriksson Tina" w:date="2025-06-23T13:40:00Z" w16du:dateUtc="2025-06-23T11:40:00Z">
              <w:tcPr>
                <w:tcW w:w="4439" w:type="dxa"/>
                <w:tcBorders>
                  <w:left w:val="single" w:sz="24" w:space="0" w:color="FFFFFF" w:themeColor="background1"/>
                  <w:bottom w:val="single" w:sz="4" w:space="0" w:color="A33662" w:themeColor="accent1"/>
                  <w:right w:val="single" w:sz="24" w:space="0" w:color="FFFFFF" w:themeColor="background1"/>
                </w:tcBorders>
              </w:tcPr>
            </w:tcPrChange>
          </w:tcPr>
          <w:p w14:paraId="50BB5243" w14:textId="77777777" w:rsidR="004D3233" w:rsidRPr="006F1808" w:rsidRDefault="004D3233" w:rsidP="004D3233">
            <w:pPr>
              <w:spacing w:line="288" w:lineRule="auto"/>
              <w:rPr>
                <w:ins w:id="2679" w:author="Eriksson Tina" w:date="2025-06-23T13:40:00Z" w16du:dateUtc="2025-06-23T11:40:00Z"/>
                <w:rFonts w:ascii="Open Sans" w:hAnsi="Open Sans" w:cs="Open Sans"/>
              </w:rPr>
            </w:pPr>
            <w:ins w:id="2680" w:author="Eriksson Tina" w:date="2025-06-23T13:40:00Z" w16du:dateUtc="2025-06-23T11:40:00Z">
              <w:r w:rsidRPr="006F1808">
                <w:rPr>
                  <w:rFonts w:ascii="Open Sans" w:hAnsi="Open Sans" w:cs="Open Sans"/>
                </w:rPr>
                <w:t>medicinsk specialitet för läkare inom primärvården</w:t>
              </w:r>
            </w:ins>
          </w:p>
          <w:p w14:paraId="2E7AD0A9" w14:textId="3D4FB5AC" w:rsidR="004D3233" w:rsidRPr="006F1808" w:rsidDel="00440AB2" w:rsidRDefault="004D3233" w:rsidP="004D3233">
            <w:pPr>
              <w:rPr>
                <w:del w:id="2681" w:author="Eriksson Tina" w:date="2025-06-23T13:40:00Z" w16du:dateUtc="2025-06-23T11:40:00Z"/>
                <w:rFonts w:cstheme="minorHAnsi"/>
                <w:i/>
                <w:iCs/>
                <w:color w:val="098394"/>
              </w:rPr>
            </w:pPr>
            <w:ins w:id="2682" w:author="Eriksson Tina" w:date="2025-06-23T13:40:00Z" w16du:dateUtc="2025-06-23T11:40:00Z">
              <w:r w:rsidRPr="006F1808">
                <w:rPr>
                  <w:rFonts w:ascii="Open Sans" w:hAnsi="Open Sans" w:cs="Open Sans"/>
                </w:rPr>
                <w:t>(Rikstermbanken)</w:t>
              </w:r>
            </w:ins>
            <w:del w:id="2683" w:author="Eriksson Tina" w:date="2025-06-23T13:40:00Z" w16du:dateUtc="2025-06-23T11:40:00Z">
              <w:r w:rsidRPr="006F1808" w:rsidDel="00440AB2">
                <w:rPr>
                  <w:rFonts w:cstheme="minorHAnsi"/>
                  <w:i/>
                  <w:iCs/>
                  <w:color w:val="098394"/>
                </w:rPr>
                <w:delText>person eller personer som i sitt yrke utför hälso- och sjukvård</w:delText>
              </w:r>
            </w:del>
          </w:p>
          <w:p w14:paraId="38A3BEE2" w14:textId="7A168B4F" w:rsidR="004D3233" w:rsidRPr="006F1808" w:rsidDel="00440AB2" w:rsidRDefault="004D3233" w:rsidP="004D3233">
            <w:pPr>
              <w:rPr>
                <w:del w:id="2684" w:author="Eriksson Tina" w:date="2025-06-23T13:40:00Z" w16du:dateUtc="2025-06-23T11:40:00Z"/>
                <w:rFonts w:cstheme="minorHAnsi"/>
                <w:i/>
                <w:iCs/>
                <w:color w:val="098394"/>
              </w:rPr>
            </w:pPr>
          </w:p>
          <w:p w14:paraId="7CDEB59F" w14:textId="55181599" w:rsidR="004D3233" w:rsidRPr="006F1808" w:rsidDel="00440AB2" w:rsidRDefault="004D3233" w:rsidP="004D3233">
            <w:pPr>
              <w:rPr>
                <w:del w:id="2685" w:author="Eriksson Tina" w:date="2025-06-23T13:40:00Z" w16du:dateUtc="2025-06-23T11:40:00Z"/>
                <w:rFonts w:cstheme="minorHAnsi"/>
                <w:i/>
                <w:iCs/>
                <w:color w:val="098394"/>
              </w:rPr>
            </w:pPr>
            <w:del w:id="2686" w:author="Eriksson Tina" w:date="2025-06-23T13:40:00Z" w16du:dateUtc="2025-06-23T11:40:00Z">
              <w:r w:rsidRPr="006F1808" w:rsidDel="00440AB2">
                <w:rPr>
                  <w:rFonts w:cstheme="minorHAnsi"/>
                  <w:i/>
                  <w:iCs/>
                  <w:color w:val="098394"/>
                </w:rPr>
                <w:delText>Anmärkning:</w:delText>
              </w:r>
            </w:del>
          </w:p>
          <w:p w14:paraId="06EA8695" w14:textId="08DEEB1C" w:rsidR="004D3233" w:rsidRPr="006F1808" w:rsidDel="00440AB2" w:rsidRDefault="004D3233" w:rsidP="004D3233">
            <w:pPr>
              <w:rPr>
                <w:del w:id="2687" w:author="Eriksson Tina" w:date="2025-06-23T13:40:00Z" w16du:dateUtc="2025-06-23T11:40:00Z"/>
                <w:rFonts w:cstheme="minorHAnsi"/>
                <w:i/>
                <w:iCs/>
                <w:color w:val="098394"/>
              </w:rPr>
            </w:pPr>
            <w:del w:id="2688" w:author="Eriksson Tina" w:date="2025-06-23T13:40:00Z" w16du:dateUtc="2025-06-23T11:40:00Z">
              <w:r w:rsidRPr="006F1808" w:rsidDel="00440AB2">
                <w:rPr>
                  <w:rFonts w:cstheme="minorHAnsi"/>
                  <w:i/>
                  <w:iCs/>
                  <w:color w:val="098394"/>
                </w:rPr>
                <w:delText>Hälso- och sjukvårdspersonal är oftast anställd av en vårdgivare.</w:delText>
              </w:r>
              <w:r w:rsidRPr="006F1808" w:rsidDel="00440AB2">
                <w:rPr>
                  <w:rFonts w:cstheme="minorHAnsi"/>
                  <w:i/>
                  <w:iCs/>
                  <w:color w:val="098394"/>
                </w:rPr>
                <w:br/>
              </w:r>
              <w:r w:rsidRPr="006F1808" w:rsidDel="00440AB2">
                <w:rPr>
                  <w:rFonts w:cstheme="minorHAnsi"/>
                  <w:i/>
                  <w:iCs/>
                  <w:color w:val="098394"/>
                </w:rPr>
                <w:br/>
                <w:delText>En vårdgivare kan ha anställd hälso- och sjukvårdspersonal, och ibland, som t.ex. för enskild näringsidkare, kan rollerna sammanfalla.</w:delText>
              </w:r>
            </w:del>
          </w:p>
          <w:p w14:paraId="13F472D6" w14:textId="6AEE3D87" w:rsidR="004D3233" w:rsidRPr="006F1808" w:rsidRDefault="004D3233" w:rsidP="004D3233">
            <w:pPr>
              <w:rPr>
                <w:rFonts w:cstheme="minorHAnsi"/>
                <w:i/>
                <w:iCs/>
                <w:color w:val="098394"/>
              </w:rPr>
            </w:pPr>
            <w:del w:id="2689" w:author="Eriksson Tina" w:date="2025-06-23T13:40:00Z" w16du:dateUtc="2025-06-23T11:40:00Z">
              <w:r w:rsidRPr="006F1808" w:rsidDel="00440AB2">
                <w:rPr>
                  <w:rFonts w:cstheme="minorHAnsi"/>
                  <w:i/>
                  <w:iCs/>
                  <w:color w:val="098394"/>
                </w:rPr>
                <w:delText>(Socialstyrelsens termbank)</w:delText>
              </w:r>
            </w:del>
          </w:p>
        </w:tc>
        <w:tc>
          <w:tcPr>
            <w:tcW w:w="3286" w:type="dxa"/>
            <w:tcBorders>
              <w:left w:val="single" w:sz="24" w:space="0" w:color="FFFFFF" w:themeColor="background1"/>
              <w:bottom w:val="single" w:sz="4" w:space="0" w:color="A33662" w:themeColor="accent1"/>
              <w:right w:val="single" w:sz="24" w:space="0" w:color="FFFFFF" w:themeColor="background1"/>
            </w:tcBorders>
            <w:tcPrChange w:id="2690" w:author="Eriksson Tina" w:date="2025-06-23T13:40:00Z" w16du:dateUtc="2025-06-23T11:40:00Z">
              <w:tcPr>
                <w:tcW w:w="4048" w:type="dxa"/>
                <w:tcBorders>
                  <w:left w:val="single" w:sz="24" w:space="0" w:color="FFFFFF" w:themeColor="background1"/>
                  <w:bottom w:val="single" w:sz="4" w:space="0" w:color="A33662" w:themeColor="accent1"/>
                  <w:right w:val="single" w:sz="24" w:space="0" w:color="FFFFFF" w:themeColor="background1"/>
                </w:tcBorders>
              </w:tcPr>
            </w:tcPrChange>
          </w:tcPr>
          <w:p w14:paraId="23E6427A" w14:textId="35F95F73" w:rsidR="004D3233" w:rsidRPr="006F1808" w:rsidRDefault="004D3233" w:rsidP="004D3233">
            <w:pPr>
              <w:rPr>
                <w:rFonts w:cstheme="minorHAnsi"/>
                <w:i/>
                <w:iCs/>
                <w:color w:val="098394"/>
              </w:rPr>
            </w:pPr>
            <w:del w:id="2691" w:author="Eriksson Tina" w:date="2025-06-23T13:40:00Z" w16du:dateUtc="2025-06-23T11:40:00Z">
              <w:r w:rsidRPr="006F1808" w:rsidDel="00440AB2">
                <w:rPr>
                  <w:rFonts w:cstheme="minorHAnsi"/>
                  <w:i/>
                  <w:iCs/>
                  <w:color w:val="098394"/>
                </w:rPr>
                <w:delText>Tidbokning avser tid för hälso- och sjukvård hos hälso- och sjukvårdspersonal</w:delText>
              </w:r>
            </w:del>
          </w:p>
        </w:tc>
      </w:tr>
      <w:tr w:rsidR="004D3233" w:rsidRPr="006F1808" w14:paraId="0CBBDDE9" w14:textId="77777777" w:rsidTr="004D3233">
        <w:trPr>
          <w:trHeight w:val="300"/>
          <w:trPrChange w:id="2692" w:author="Eriksson Tina" w:date="2025-06-23T13:40:00Z" w16du:dateUtc="2025-06-23T11:40:00Z">
            <w:trPr>
              <w:trHeight w:val="300"/>
            </w:trPr>
          </w:trPrChange>
        </w:trPr>
        <w:tc>
          <w:tcPr>
            <w:tcW w:w="2350" w:type="dxa"/>
            <w:tcBorders>
              <w:top w:val="single" w:sz="4" w:space="0" w:color="A33662" w:themeColor="accent1"/>
              <w:bottom w:val="single" w:sz="4" w:space="0" w:color="A33662" w:themeColor="accent1"/>
              <w:right w:val="single" w:sz="24" w:space="0" w:color="FFFFFF" w:themeColor="background1"/>
            </w:tcBorders>
            <w:tcPrChange w:id="2693" w:author="Eriksson Tina" w:date="2025-06-23T13:40:00Z" w16du:dateUtc="2025-06-23T11:40:00Z">
              <w:tcPr>
                <w:tcW w:w="2082" w:type="dxa"/>
                <w:tcBorders>
                  <w:top w:val="single" w:sz="4" w:space="0" w:color="A33662" w:themeColor="accent1"/>
                  <w:bottom w:val="single" w:sz="4" w:space="0" w:color="A33662" w:themeColor="accent1"/>
                  <w:right w:val="single" w:sz="24" w:space="0" w:color="FFFFFF" w:themeColor="background1"/>
                </w:tcBorders>
              </w:tcPr>
            </w:tcPrChange>
          </w:tcPr>
          <w:p w14:paraId="76B89952" w14:textId="010A2528" w:rsidR="004D3233" w:rsidRPr="006F1808" w:rsidRDefault="004D3233" w:rsidP="004D3233">
            <w:pPr>
              <w:rPr>
                <w:rFonts w:cstheme="minorHAnsi"/>
                <w:i/>
                <w:iCs/>
                <w:color w:val="098394"/>
              </w:rPr>
            </w:pPr>
            <w:ins w:id="2694" w:author="Eriksson Tina" w:date="2025-06-23T13:40:00Z" w16du:dateUtc="2025-06-23T11:40:00Z">
              <w:r w:rsidRPr="006F1808">
                <w:rPr>
                  <w:rFonts w:ascii="Open Sans" w:hAnsi="Open Sans" w:cs="Open Sans"/>
                </w:rPr>
                <w:t>Barn- och ungdomsmedicin</w:t>
              </w:r>
            </w:ins>
            <w:del w:id="2695" w:author="Eriksson Tina" w:date="2025-06-23T13:40:00Z" w16du:dateUtc="2025-06-23T11:40:00Z">
              <w:r w:rsidRPr="006F1808" w:rsidDel="00440AB2">
                <w:rPr>
                  <w:rFonts w:cstheme="minorHAnsi"/>
                  <w:i/>
                  <w:iCs/>
                  <w:color w:val="098394"/>
                </w:rPr>
                <w:delText>: Patient</w:delText>
              </w:r>
            </w:del>
          </w:p>
        </w:tc>
        <w:tc>
          <w:tcPr>
            <w:tcW w:w="53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2696" w:author="Eriksson Tina" w:date="2025-06-23T13:40:00Z" w16du:dateUtc="2025-06-23T11:40:00Z">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5F276D94" w14:textId="3ABF9A1B" w:rsidR="004D3233" w:rsidRPr="006F1808" w:rsidDel="00440AB2" w:rsidRDefault="004D3233" w:rsidP="004D3233">
            <w:pPr>
              <w:rPr>
                <w:del w:id="2697" w:author="Eriksson Tina" w:date="2025-06-23T13:40:00Z" w16du:dateUtc="2025-06-23T11:40:00Z"/>
                <w:rFonts w:cstheme="minorHAnsi"/>
                <w:i/>
                <w:iCs/>
                <w:color w:val="098394"/>
                <w:lang w:eastAsia="en-GB"/>
              </w:rPr>
            </w:pPr>
            <w:ins w:id="2698" w:author="Eriksson Tina" w:date="2025-06-23T13:40:00Z" w16du:dateUtc="2025-06-23T11:40:00Z">
              <w:r w:rsidRPr="006F1808">
                <w:rPr>
                  <w:rFonts w:ascii="Open Sans" w:hAnsi="Open Sans" w:cs="Open Sans"/>
                </w:rPr>
                <w:t>medicinsk specialitet för läkare inom barn- och ungdomsmedicin</w:t>
              </w:r>
            </w:ins>
            <w:del w:id="2699" w:author="Eriksson Tina" w:date="2025-06-23T13:40:00Z" w16du:dateUtc="2025-06-23T11:40:00Z">
              <w:r w:rsidRPr="006F1808" w:rsidDel="00440AB2">
                <w:rPr>
                  <w:rFonts w:cstheme="minorHAnsi"/>
                  <w:i/>
                  <w:iCs/>
                  <w:color w:val="098394"/>
                  <w:lang w:eastAsia="en-GB"/>
                </w:rPr>
                <w:delText>person som erhåller eller är registrerad för att erhålla hälso- och sjukvård</w:delText>
              </w:r>
            </w:del>
          </w:p>
          <w:p w14:paraId="06A3BB95" w14:textId="5E236F17" w:rsidR="004D3233" w:rsidRPr="006F1808" w:rsidDel="00440AB2" w:rsidRDefault="004D3233" w:rsidP="004D3233">
            <w:pPr>
              <w:rPr>
                <w:del w:id="2700" w:author="Eriksson Tina" w:date="2025-06-23T13:40:00Z" w16du:dateUtc="2025-06-23T11:40:00Z"/>
                <w:rFonts w:cstheme="minorHAnsi"/>
                <w:i/>
                <w:iCs/>
                <w:color w:val="098394"/>
                <w:lang w:eastAsia="en-GB"/>
              </w:rPr>
            </w:pPr>
          </w:p>
          <w:p w14:paraId="525FFD6C" w14:textId="413AB9BF" w:rsidR="004D3233" w:rsidRPr="006F1808" w:rsidDel="00440AB2" w:rsidRDefault="004D3233" w:rsidP="004D3233">
            <w:pPr>
              <w:rPr>
                <w:del w:id="2701" w:author="Eriksson Tina" w:date="2025-06-23T13:40:00Z" w16du:dateUtc="2025-06-23T11:40:00Z"/>
                <w:rFonts w:cstheme="minorHAnsi"/>
                <w:i/>
                <w:iCs/>
                <w:color w:val="098394"/>
                <w:lang w:eastAsia="en-GB"/>
              </w:rPr>
            </w:pPr>
            <w:del w:id="2702" w:author="Eriksson Tina" w:date="2025-06-23T13:40:00Z" w16du:dateUtc="2025-06-23T11:40:00Z">
              <w:r w:rsidRPr="006F1808" w:rsidDel="00440AB2">
                <w:rPr>
                  <w:rFonts w:cstheme="minorHAnsi"/>
                  <w:i/>
                  <w:iCs/>
                  <w:color w:val="098394"/>
                  <w:lang w:eastAsia="en-GB"/>
                </w:rPr>
                <w:delText>Anmärkning: I den nationella statistiken räknas inte ledsagare och nyfött friskt barn som patient.</w:delText>
              </w:r>
            </w:del>
          </w:p>
          <w:p w14:paraId="4789FE36" w14:textId="04F4B3ED" w:rsidR="004D3233" w:rsidRPr="006F1808" w:rsidDel="00440AB2" w:rsidRDefault="004D3233" w:rsidP="004D3233">
            <w:pPr>
              <w:rPr>
                <w:del w:id="2703" w:author="Eriksson Tina" w:date="2025-06-23T13:40:00Z" w16du:dateUtc="2025-06-23T11:40:00Z"/>
                <w:rFonts w:cstheme="minorHAnsi"/>
                <w:i/>
                <w:iCs/>
                <w:color w:val="098394"/>
                <w:lang w:eastAsia="en-GB"/>
              </w:rPr>
            </w:pPr>
          </w:p>
          <w:p w14:paraId="59DE764D" w14:textId="3AA72EEA" w:rsidR="004D3233" w:rsidRPr="006F1808" w:rsidRDefault="004D3233" w:rsidP="004D3233">
            <w:pPr>
              <w:rPr>
                <w:rFonts w:cstheme="minorHAnsi"/>
                <w:i/>
                <w:iCs/>
                <w:color w:val="098394"/>
              </w:rPr>
            </w:pPr>
            <w:del w:id="2704" w:author="Eriksson Tina" w:date="2025-06-23T13:40:00Z" w16du:dateUtc="2025-06-23T11:40:00Z">
              <w:r w:rsidRPr="006F1808" w:rsidDel="00440AB2">
                <w:rPr>
                  <w:rFonts w:cstheme="minorHAnsi"/>
                  <w:i/>
                  <w:iCs/>
                  <w:color w:val="098394"/>
                </w:rPr>
                <w:delText>(Socialstyrelsens termbank)</w:delText>
              </w:r>
            </w:del>
          </w:p>
        </w:tc>
        <w:tc>
          <w:tcPr>
            <w:tcW w:w="328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2705" w:author="Eriksson Tina" w:date="2025-06-23T13:40:00Z" w16du:dateUtc="2025-06-23T11:40:00Z">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6801400D" w14:textId="6387C224" w:rsidR="004D3233" w:rsidRPr="006F1808" w:rsidRDefault="004D3233" w:rsidP="004D3233">
            <w:pPr>
              <w:rPr>
                <w:rFonts w:cstheme="minorHAnsi"/>
                <w:i/>
                <w:iCs/>
                <w:color w:val="098394"/>
              </w:rPr>
            </w:pPr>
            <w:del w:id="2706" w:author="Eriksson Tina" w:date="2025-06-23T13:40:00Z" w16du:dateUtc="2025-06-23T11:40:00Z">
              <w:r w:rsidRPr="006F1808" w:rsidDel="00440AB2">
                <w:rPr>
                  <w:rFonts w:cstheme="minorHAnsi"/>
                  <w:i/>
                  <w:iCs/>
                  <w:color w:val="098394"/>
                </w:rPr>
                <w:delText>Tidbokning gäller för en viss patient.</w:delText>
              </w:r>
            </w:del>
          </w:p>
        </w:tc>
      </w:tr>
      <w:tr w:rsidR="004D3233" w:rsidRPr="006F1808" w14:paraId="3019B496" w14:textId="77777777" w:rsidTr="004D3233">
        <w:trPr>
          <w:trHeight w:val="300"/>
          <w:trPrChange w:id="2707" w:author="Eriksson Tina" w:date="2025-06-23T13:40:00Z" w16du:dateUtc="2025-06-23T11:40:00Z">
            <w:trPr>
              <w:trHeight w:val="300"/>
            </w:trPr>
          </w:trPrChange>
        </w:trPr>
        <w:tc>
          <w:tcPr>
            <w:tcW w:w="2350" w:type="dxa"/>
            <w:tcBorders>
              <w:top w:val="single" w:sz="4" w:space="0" w:color="A33662" w:themeColor="accent1"/>
              <w:bottom w:val="single" w:sz="4" w:space="0" w:color="A33662" w:themeColor="accent1"/>
              <w:right w:val="single" w:sz="24" w:space="0" w:color="FFFFFF" w:themeColor="background1"/>
            </w:tcBorders>
            <w:tcPrChange w:id="2708" w:author="Eriksson Tina" w:date="2025-06-23T13:40:00Z" w16du:dateUtc="2025-06-23T11:40:00Z">
              <w:tcPr>
                <w:tcW w:w="2082" w:type="dxa"/>
                <w:tcBorders>
                  <w:top w:val="single" w:sz="4" w:space="0" w:color="A33662" w:themeColor="accent1"/>
                  <w:bottom w:val="single" w:sz="4" w:space="0" w:color="A33662" w:themeColor="accent1"/>
                  <w:right w:val="single" w:sz="24" w:space="0" w:color="FFFFFF" w:themeColor="background1"/>
                </w:tcBorders>
              </w:tcPr>
            </w:tcPrChange>
          </w:tcPr>
          <w:p w14:paraId="1E3CDFEE" w14:textId="3B9237A6" w:rsidR="004D3233" w:rsidRPr="006F1808" w:rsidRDefault="004D3233" w:rsidP="004D3233">
            <w:pPr>
              <w:rPr>
                <w:i/>
                <w:iCs/>
                <w:color w:val="098394"/>
              </w:rPr>
            </w:pPr>
            <w:ins w:id="2709" w:author="Eriksson Tina" w:date="2025-06-23T13:40:00Z" w16du:dateUtc="2025-06-23T11:40:00Z">
              <w:r w:rsidRPr="006F1808">
                <w:rPr>
                  <w:rFonts w:ascii="Open Sans" w:hAnsi="Open Sans" w:cs="Open Sans"/>
                </w:rPr>
                <w:t>Brukare</w:t>
              </w:r>
            </w:ins>
            <w:del w:id="2710" w:author="Eriksson Tina" w:date="2025-06-23T13:40:00Z" w16du:dateUtc="2025-06-23T11:40:00Z">
              <w:r w:rsidRPr="006F1808" w:rsidDel="00440AB2">
                <w:rPr>
                  <w:i/>
                  <w:iCs/>
                  <w:color w:val="098394" w:themeColor="accent5" w:themeShade="BF"/>
                </w:rPr>
                <w:delText>Person</w:delText>
              </w:r>
            </w:del>
          </w:p>
        </w:tc>
        <w:tc>
          <w:tcPr>
            <w:tcW w:w="53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2711" w:author="Eriksson Tina" w:date="2025-06-23T13:40:00Z" w16du:dateUtc="2025-06-23T11:40:00Z">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5A54F858" w14:textId="55443DBC" w:rsidR="004D3233" w:rsidRPr="006F1808" w:rsidDel="00440AB2" w:rsidRDefault="004D3233" w:rsidP="004D3233">
            <w:pPr>
              <w:rPr>
                <w:del w:id="2712" w:author="Eriksson Tina" w:date="2025-06-23T13:40:00Z" w16du:dateUtc="2025-06-23T11:40:00Z"/>
                <w:rFonts w:cstheme="minorHAnsi"/>
                <w:i/>
                <w:iCs/>
                <w:color w:val="098394"/>
                <w:lang w:eastAsia="en-GB"/>
              </w:rPr>
            </w:pPr>
            <w:ins w:id="2713" w:author="Eriksson Tina" w:date="2025-06-23T13:40:00Z" w16du:dateUtc="2025-06-23T11:40:00Z">
              <w:r w:rsidRPr="006F1808">
                <w:rPr>
                  <w:rFonts w:ascii="Open Sans" w:hAnsi="Open Sans" w:cs="Open Sans"/>
                </w:rPr>
                <w:t>person som får, eller som är föremål för en utredning om att få, individuellt behovsprövade insatser från socialtjänsten (Socialstyrelsens termbank)</w:t>
              </w:r>
            </w:ins>
            <w:del w:id="2714" w:author="Eriksson Tina" w:date="2025-06-23T13:40:00Z" w16du:dateUtc="2025-06-23T11:40:00Z">
              <w:r w:rsidRPr="006F1808" w:rsidDel="00440AB2">
                <w:rPr>
                  <w:rFonts w:cstheme="minorHAnsi"/>
                  <w:i/>
                  <w:iCs/>
                  <w:color w:val="098394"/>
                  <w:lang w:eastAsia="en-GB"/>
                </w:rPr>
                <w:delText>mänsklig varelse</w:delText>
              </w:r>
            </w:del>
          </w:p>
          <w:p w14:paraId="08C824CF" w14:textId="18488B34" w:rsidR="004D3233" w:rsidRPr="006F1808" w:rsidDel="00440AB2" w:rsidRDefault="004D3233" w:rsidP="004D3233">
            <w:pPr>
              <w:rPr>
                <w:del w:id="2715" w:author="Eriksson Tina" w:date="2025-06-23T13:40:00Z" w16du:dateUtc="2025-06-23T11:40:00Z"/>
                <w:rFonts w:cstheme="minorHAnsi"/>
                <w:i/>
                <w:iCs/>
                <w:color w:val="098394"/>
                <w:lang w:eastAsia="en-GB"/>
              </w:rPr>
            </w:pPr>
          </w:p>
          <w:p w14:paraId="20676E5A" w14:textId="32111AF7" w:rsidR="004D3233" w:rsidRPr="006F1808" w:rsidRDefault="004D3233" w:rsidP="004D3233">
            <w:pPr>
              <w:rPr>
                <w:rFonts w:cstheme="minorHAnsi"/>
                <w:i/>
                <w:iCs/>
                <w:color w:val="098394"/>
              </w:rPr>
            </w:pPr>
            <w:del w:id="2716" w:author="Eriksson Tina" w:date="2025-06-23T13:40:00Z" w16du:dateUtc="2025-06-23T11:40:00Z">
              <w:r w:rsidRPr="006F1808" w:rsidDel="00440AB2">
                <w:rPr>
                  <w:rFonts w:cstheme="minorHAnsi"/>
                  <w:i/>
                  <w:iCs/>
                  <w:color w:val="098394"/>
                </w:rPr>
                <w:delText>(Svensk ordbok)</w:delText>
              </w:r>
            </w:del>
          </w:p>
        </w:tc>
        <w:tc>
          <w:tcPr>
            <w:tcW w:w="328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2717" w:author="Eriksson Tina" w:date="2025-06-23T13:40:00Z" w16du:dateUtc="2025-06-23T11:40:00Z">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3B0131B6" w14:textId="69AD5E87" w:rsidR="004D3233" w:rsidRPr="006F1808" w:rsidRDefault="004D3233" w:rsidP="004D3233">
            <w:pPr>
              <w:rPr>
                <w:rFonts w:cstheme="minorHAnsi"/>
                <w:i/>
                <w:iCs/>
                <w:color w:val="098394"/>
              </w:rPr>
            </w:pPr>
            <w:del w:id="2718" w:author="Eriksson Tina" w:date="2025-06-23T13:40:00Z" w16du:dateUtc="2025-06-23T11:40:00Z">
              <w:r w:rsidRPr="006F1808" w:rsidDel="00440AB2">
                <w:rPr>
                  <w:rFonts w:cstheme="minorHAnsi"/>
                  <w:i/>
                  <w:iCs/>
                  <w:color w:val="098394"/>
                </w:rPr>
                <w:delText>Person är det överordnade begreppet för patient och hälso- och sjukvårdspersonal.</w:delText>
              </w:r>
            </w:del>
          </w:p>
        </w:tc>
      </w:tr>
      <w:tr w:rsidR="004D3233" w:rsidRPr="006F1808" w14:paraId="553DE92C" w14:textId="77777777" w:rsidTr="004D3233">
        <w:trPr>
          <w:trHeight w:val="300"/>
          <w:trPrChange w:id="2719" w:author="Eriksson Tina" w:date="2025-06-23T13:40:00Z" w16du:dateUtc="2025-06-23T11:40:00Z">
            <w:trPr>
              <w:trHeight w:val="300"/>
            </w:trPr>
          </w:trPrChange>
        </w:trPr>
        <w:tc>
          <w:tcPr>
            <w:tcW w:w="2350" w:type="dxa"/>
            <w:tcBorders>
              <w:top w:val="single" w:sz="4" w:space="0" w:color="A33662" w:themeColor="accent1"/>
              <w:bottom w:val="single" w:sz="4" w:space="0" w:color="A33662" w:themeColor="accent1"/>
              <w:right w:val="single" w:sz="24" w:space="0" w:color="FFFFFF" w:themeColor="background1"/>
            </w:tcBorders>
            <w:tcPrChange w:id="2720" w:author="Eriksson Tina" w:date="2025-06-23T13:40:00Z" w16du:dateUtc="2025-06-23T11:40:00Z">
              <w:tcPr>
                <w:tcW w:w="2082" w:type="dxa"/>
                <w:tcBorders>
                  <w:top w:val="single" w:sz="4" w:space="0" w:color="A33662" w:themeColor="accent1"/>
                  <w:bottom w:val="single" w:sz="4" w:space="0" w:color="A33662" w:themeColor="accent1"/>
                  <w:right w:val="single" w:sz="24" w:space="0" w:color="FFFFFF" w:themeColor="background1"/>
                </w:tcBorders>
              </w:tcPr>
            </w:tcPrChange>
          </w:tcPr>
          <w:p w14:paraId="653199AF" w14:textId="5032A36F" w:rsidR="004D3233" w:rsidRPr="006F1808" w:rsidRDefault="004D3233" w:rsidP="004D3233">
            <w:pPr>
              <w:rPr>
                <w:i/>
                <w:iCs/>
                <w:color w:val="098394"/>
              </w:rPr>
            </w:pPr>
            <w:ins w:id="2721" w:author="Eriksson Tina" w:date="2025-06-23T13:40:00Z" w16du:dateUtc="2025-06-23T11:40:00Z">
              <w:r w:rsidRPr="006F1808">
                <w:rPr>
                  <w:rFonts w:ascii="Open Sans" w:hAnsi="Open Sans" w:cs="Open Sans"/>
                </w:rPr>
                <w:lastRenderedPageBreak/>
                <w:t>Fast läkarkontakt i primärvård</w:t>
              </w:r>
            </w:ins>
            <w:del w:id="2722" w:author="Eriksson Tina" w:date="2025-06-23T13:40:00Z" w16du:dateUtc="2025-06-23T11:40:00Z">
              <w:r w:rsidRPr="006F1808" w:rsidDel="00440AB2">
                <w:rPr>
                  <w:i/>
                  <w:iCs/>
                  <w:color w:val="098394" w:themeColor="accent5" w:themeShade="BF"/>
                </w:rPr>
                <w:delText>Sökorsak</w:delText>
              </w:r>
            </w:del>
          </w:p>
        </w:tc>
        <w:tc>
          <w:tcPr>
            <w:tcW w:w="53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2723" w:author="Eriksson Tina" w:date="2025-06-23T13:40:00Z" w16du:dateUtc="2025-06-23T11:40:00Z">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11D1CFAE" w14:textId="2425C5D2" w:rsidR="004D3233" w:rsidRPr="006F1808" w:rsidDel="00440AB2" w:rsidRDefault="004D3233" w:rsidP="004D3233">
            <w:pPr>
              <w:rPr>
                <w:del w:id="2724" w:author="Eriksson Tina" w:date="2025-06-23T13:40:00Z" w16du:dateUtc="2025-06-23T11:40:00Z"/>
                <w:rFonts w:cstheme="minorHAnsi"/>
                <w:i/>
                <w:iCs/>
                <w:color w:val="098394"/>
                <w:lang w:eastAsia="en-GB"/>
              </w:rPr>
            </w:pPr>
            <w:ins w:id="2725" w:author="Eriksson Tina" w:date="2025-06-23T13:40:00Z" w16du:dateUtc="2025-06-23T11:40:00Z">
              <w:r w:rsidRPr="006F1808">
                <w:rPr>
                  <w:rFonts w:ascii="Open Sans" w:hAnsi="Open Sans" w:cs="Open Sans"/>
                </w:rPr>
                <w:t>namngiven läkare på den hälso- eller vårdcentral där patienten är listad, som ansvarar för och samordnar patientens medicinska vård</w:t>
              </w:r>
            </w:ins>
            <w:del w:id="2726" w:author="Eriksson Tina" w:date="2025-06-23T13:40:00Z" w16du:dateUtc="2025-06-23T11:40:00Z">
              <w:r w:rsidRPr="006F1808" w:rsidDel="00440AB2">
                <w:rPr>
                  <w:rFonts w:cstheme="minorHAnsi"/>
                  <w:i/>
                  <w:iCs/>
                  <w:color w:val="098394"/>
                  <w:lang w:eastAsia="en-GB"/>
                </w:rPr>
                <w:delText>orsak till vårdbegäran som anges av patient, företrädare för patient eller tredje part</w:delText>
              </w:r>
            </w:del>
          </w:p>
          <w:p w14:paraId="3AE1BB72" w14:textId="62885B5C" w:rsidR="004D3233" w:rsidRPr="006F1808" w:rsidRDefault="004D3233" w:rsidP="004D3233">
            <w:pPr>
              <w:rPr>
                <w:rFonts w:cstheme="minorHAnsi"/>
                <w:i/>
                <w:iCs/>
                <w:color w:val="098394"/>
              </w:rPr>
            </w:pPr>
            <w:del w:id="2727" w:author="Eriksson Tina" w:date="2025-06-23T13:40:00Z" w16du:dateUtc="2025-06-23T11:40:00Z">
              <w:r w:rsidRPr="006F1808" w:rsidDel="00440AB2">
                <w:rPr>
                  <w:rFonts w:cstheme="minorHAnsi"/>
                  <w:i/>
                  <w:iCs/>
                  <w:color w:val="098394"/>
                </w:rPr>
                <w:delText>(Socialstyrelsens termbank)</w:delText>
              </w:r>
            </w:del>
          </w:p>
        </w:tc>
        <w:tc>
          <w:tcPr>
            <w:tcW w:w="328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2728" w:author="Eriksson Tina" w:date="2025-06-23T13:40:00Z" w16du:dateUtc="2025-06-23T11:40:00Z">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00E0DB56" w14:textId="5822C442" w:rsidR="004D3233" w:rsidRPr="006F1808" w:rsidRDefault="004D3233" w:rsidP="004D3233">
            <w:pPr>
              <w:rPr>
                <w:i/>
                <w:iCs/>
                <w:color w:val="098394"/>
              </w:rPr>
            </w:pPr>
            <w:del w:id="2729" w:author="Eriksson Tina" w:date="2025-06-23T13:40:00Z" w16du:dateUtc="2025-06-23T11:40:00Z">
              <w:r w:rsidRPr="006F1808" w:rsidDel="00440AB2">
                <w:rPr>
                  <w:i/>
                  <w:iCs/>
                  <w:color w:val="098394" w:themeColor="accent5" w:themeShade="BF"/>
                </w:rPr>
                <w:delText>Sökorsak kan anges vid tidbokning av den som bokar tiden.</w:delText>
              </w:r>
            </w:del>
          </w:p>
        </w:tc>
      </w:tr>
      <w:tr w:rsidR="004D3233" w:rsidRPr="006F1808" w14:paraId="7C47262F" w14:textId="77777777" w:rsidTr="004D3233">
        <w:trPr>
          <w:trHeight w:val="300"/>
          <w:trPrChange w:id="2730" w:author="Eriksson Tina" w:date="2025-06-23T13:40:00Z" w16du:dateUtc="2025-06-23T11:40:00Z">
            <w:trPr>
              <w:trHeight w:val="300"/>
            </w:trPr>
          </w:trPrChange>
        </w:trPr>
        <w:tc>
          <w:tcPr>
            <w:tcW w:w="2350" w:type="dxa"/>
            <w:tcBorders>
              <w:top w:val="single" w:sz="4" w:space="0" w:color="A33662" w:themeColor="accent1"/>
              <w:bottom w:val="single" w:sz="4" w:space="0" w:color="A33662" w:themeColor="accent1"/>
              <w:right w:val="single" w:sz="24" w:space="0" w:color="FFFFFF" w:themeColor="background1"/>
            </w:tcBorders>
            <w:tcPrChange w:id="2731" w:author="Eriksson Tina" w:date="2025-06-23T13:40:00Z" w16du:dateUtc="2025-06-23T11:40:00Z">
              <w:tcPr>
                <w:tcW w:w="2082" w:type="dxa"/>
                <w:tcBorders>
                  <w:top w:val="single" w:sz="4" w:space="0" w:color="A33662" w:themeColor="accent1"/>
                  <w:bottom w:val="single" w:sz="4" w:space="0" w:color="A33662" w:themeColor="accent1"/>
                  <w:right w:val="single" w:sz="24" w:space="0" w:color="FFFFFF" w:themeColor="background1"/>
                </w:tcBorders>
              </w:tcPr>
            </w:tcPrChange>
          </w:tcPr>
          <w:p w14:paraId="7C84AB64" w14:textId="6C34D3D4" w:rsidR="004D3233" w:rsidRPr="006F1808" w:rsidRDefault="004D3233" w:rsidP="004D3233">
            <w:pPr>
              <w:rPr>
                <w:i/>
                <w:iCs/>
                <w:color w:val="098394" w:themeColor="accent5" w:themeShade="BF"/>
              </w:rPr>
            </w:pPr>
            <w:ins w:id="2732" w:author="Eriksson Tina" w:date="2025-06-23T13:40:00Z" w16du:dateUtc="2025-06-23T11:40:00Z">
              <w:r w:rsidRPr="006F1808">
                <w:rPr>
                  <w:rFonts w:ascii="Open Sans" w:hAnsi="Open Sans" w:cs="Open Sans"/>
                  <w:highlight w:val="yellow"/>
                </w:rPr>
                <w:t>Fast omsorgskontakt i hemtjänsten</w:t>
              </w:r>
            </w:ins>
            <w:del w:id="2733" w:author="Eriksson Tina" w:date="2025-06-23T13:40:00Z" w16du:dateUtc="2025-06-23T11:40:00Z">
              <w:r w:rsidRPr="006F1808" w:rsidDel="00440AB2">
                <w:rPr>
                  <w:i/>
                  <w:iCs/>
                  <w:color w:val="098394" w:themeColor="accent5" w:themeShade="BF"/>
                </w:rPr>
                <w:delText>Tidsbokning</w:delText>
              </w:r>
            </w:del>
          </w:p>
        </w:tc>
        <w:tc>
          <w:tcPr>
            <w:tcW w:w="53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2734" w:author="Eriksson Tina" w:date="2025-06-23T13:40:00Z" w16du:dateUtc="2025-06-23T11:40:00Z">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08B00C66" w14:textId="7FF7679C" w:rsidR="004D3233" w:rsidRPr="006F1808" w:rsidRDefault="004D3233" w:rsidP="004D3233">
            <w:pPr>
              <w:rPr>
                <w:rFonts w:cstheme="minorHAnsi"/>
                <w:i/>
                <w:iCs/>
                <w:color w:val="098394"/>
                <w:lang w:eastAsia="en-GB"/>
              </w:rPr>
            </w:pPr>
            <w:ins w:id="2735" w:author="Eriksson Tina" w:date="2025-06-23T13:40:00Z" w16du:dateUtc="2025-06-23T11:40:00Z">
              <w:r w:rsidRPr="006F1808">
                <w:rPr>
                  <w:rFonts w:ascii="Open Sans" w:hAnsi="Open Sans" w:cs="Times New Roman"/>
                </w:rPr>
                <w:t>namngiven personal inom hemtjänstens verkställande verksamhet som ska bistå och stödja omsorgstagaren och hens anhöriga genom att samordna insatser och övriga kontakter</w:t>
              </w:r>
            </w:ins>
            <w:del w:id="2736" w:author="Eriksson Tina" w:date="2025-06-23T13:40:00Z" w16du:dateUtc="2025-06-23T11:40:00Z">
              <w:r w:rsidRPr="006F1808" w:rsidDel="00440AB2">
                <w:rPr>
                  <w:rFonts w:cstheme="minorHAnsi"/>
                  <w:i/>
                  <w:iCs/>
                  <w:color w:val="098394"/>
                  <w:lang w:eastAsia="en-GB"/>
                </w:rPr>
                <w:delText>-</w:delText>
              </w:r>
            </w:del>
          </w:p>
        </w:tc>
        <w:tc>
          <w:tcPr>
            <w:tcW w:w="328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2737" w:author="Eriksson Tina" w:date="2025-06-23T13:40:00Z" w16du:dateUtc="2025-06-23T11:40:00Z">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64D85C46" w14:textId="5685C6FB" w:rsidR="004D3233" w:rsidRPr="006F1808" w:rsidRDefault="004D3233" w:rsidP="004D3233">
            <w:pPr>
              <w:rPr>
                <w:i/>
                <w:iCs/>
                <w:color w:val="098394" w:themeColor="accent5" w:themeShade="BF"/>
              </w:rPr>
            </w:pPr>
            <w:del w:id="2738" w:author="Eriksson Tina" w:date="2025-06-23T13:40:00Z" w16du:dateUtc="2025-06-23T11:40:00Z">
              <w:r w:rsidRPr="006F1808" w:rsidDel="00440AB2">
                <w:rPr>
                  <w:i/>
                  <w:iCs/>
                  <w:color w:val="098394" w:themeColor="accent5" w:themeShade="BF"/>
                </w:rPr>
                <w:delText>Bokning av tid till hälso- och sjukvård som görs antingen av invånaren eller hälsosjukvårdspersonal.</w:delText>
              </w:r>
            </w:del>
          </w:p>
        </w:tc>
      </w:tr>
      <w:tr w:rsidR="004D3233" w:rsidRPr="006F1808" w14:paraId="4BC6456F" w14:textId="77777777" w:rsidTr="004D3233">
        <w:trPr>
          <w:trHeight w:val="300"/>
          <w:ins w:id="2739" w:author="Eriksson Tina" w:date="2025-06-23T13:40:00Z"/>
          <w:trPrChange w:id="2740" w:author="Eriksson Tina" w:date="2025-06-23T13:40:00Z" w16du:dateUtc="2025-06-23T11:40:00Z">
            <w:trPr>
              <w:trHeight w:val="300"/>
            </w:trPr>
          </w:trPrChange>
        </w:trPr>
        <w:tc>
          <w:tcPr>
            <w:tcW w:w="2350" w:type="dxa"/>
            <w:tcBorders>
              <w:top w:val="single" w:sz="4" w:space="0" w:color="A33662" w:themeColor="accent1"/>
              <w:bottom w:val="single" w:sz="4" w:space="0" w:color="A33662" w:themeColor="accent1"/>
              <w:right w:val="single" w:sz="24" w:space="0" w:color="FFFFFF" w:themeColor="background1"/>
            </w:tcBorders>
            <w:tcPrChange w:id="2741" w:author="Eriksson Tina" w:date="2025-06-23T13:40:00Z" w16du:dateUtc="2025-06-23T11:40:00Z">
              <w:tcPr>
                <w:tcW w:w="2082" w:type="dxa"/>
                <w:tcBorders>
                  <w:top w:val="single" w:sz="4" w:space="0" w:color="A33662" w:themeColor="accent1"/>
                  <w:bottom w:val="single" w:sz="4" w:space="0" w:color="A33662" w:themeColor="accent1"/>
                  <w:right w:val="single" w:sz="24" w:space="0" w:color="FFFFFF" w:themeColor="background1"/>
                </w:tcBorders>
              </w:tcPr>
            </w:tcPrChange>
          </w:tcPr>
          <w:p w14:paraId="5457B138" w14:textId="10629C01" w:rsidR="004D3233" w:rsidRPr="006F1808" w:rsidRDefault="004D3233" w:rsidP="004D3233">
            <w:pPr>
              <w:rPr>
                <w:ins w:id="2742" w:author="Eriksson Tina" w:date="2025-06-23T13:40:00Z" w16du:dateUtc="2025-06-23T11:40:00Z"/>
                <w:rFonts w:ascii="Open Sans" w:hAnsi="Open Sans" w:cs="Open Sans"/>
                <w:highlight w:val="yellow"/>
              </w:rPr>
            </w:pPr>
            <w:ins w:id="2743" w:author="Eriksson Tina" w:date="2025-06-23T13:40:00Z" w16du:dateUtc="2025-06-23T11:40:00Z">
              <w:r w:rsidRPr="006F1808">
                <w:rPr>
                  <w:rFonts w:ascii="Open Sans" w:hAnsi="Open Sans" w:cs="Open Sans"/>
                </w:rPr>
                <w:t>Fast vårdkontakt</w:t>
              </w:r>
            </w:ins>
          </w:p>
        </w:tc>
        <w:tc>
          <w:tcPr>
            <w:tcW w:w="53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2744" w:author="Eriksson Tina" w:date="2025-06-23T13:40:00Z" w16du:dateUtc="2025-06-23T11:40:00Z">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433688EF" w14:textId="32077C53" w:rsidR="004D3233" w:rsidRPr="006F1808" w:rsidRDefault="004D3233" w:rsidP="004D3233">
            <w:pPr>
              <w:rPr>
                <w:ins w:id="2745" w:author="Eriksson Tina" w:date="2025-06-23T13:40:00Z" w16du:dateUtc="2025-06-23T11:40:00Z"/>
                <w:rFonts w:ascii="Open Sans" w:hAnsi="Open Sans" w:cs="Times New Roman"/>
              </w:rPr>
            </w:pPr>
            <w:ins w:id="2746" w:author="Eriksson Tina" w:date="2025-06-23T13:40:00Z" w16du:dateUtc="2025-06-23T11:40:00Z">
              <w:r w:rsidRPr="006F1808">
                <w:rPr>
                  <w:rFonts w:ascii="Open Sans" w:hAnsi="Open Sans" w:cs="Open Sans"/>
                </w:rPr>
                <w:t>namngiven personal inom hälso- och sjukvård som ska bistå och stödja patienten genom att samordna vårdens insatser och övriga kontakter</w:t>
              </w:r>
            </w:ins>
          </w:p>
        </w:tc>
        <w:tc>
          <w:tcPr>
            <w:tcW w:w="328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2747" w:author="Eriksson Tina" w:date="2025-06-23T13:40:00Z" w16du:dateUtc="2025-06-23T11:40:00Z">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1E301FA1" w14:textId="77777777" w:rsidR="004D3233" w:rsidRPr="006F1808" w:rsidDel="00440AB2" w:rsidRDefault="004D3233" w:rsidP="004D3233">
            <w:pPr>
              <w:rPr>
                <w:ins w:id="2748" w:author="Eriksson Tina" w:date="2025-06-23T13:40:00Z" w16du:dateUtc="2025-06-23T11:40:00Z"/>
                <w:i/>
                <w:iCs/>
                <w:color w:val="098394" w:themeColor="accent5" w:themeShade="BF"/>
              </w:rPr>
            </w:pPr>
          </w:p>
        </w:tc>
      </w:tr>
      <w:tr w:rsidR="004D3233" w:rsidRPr="006F1808" w14:paraId="49B7C626" w14:textId="77777777" w:rsidTr="004D3233">
        <w:trPr>
          <w:trHeight w:val="300"/>
          <w:ins w:id="2749" w:author="Eriksson Tina" w:date="2025-06-23T13:40:00Z"/>
          <w:trPrChange w:id="2750" w:author="Eriksson Tina" w:date="2025-06-23T13:40:00Z" w16du:dateUtc="2025-06-23T11:40:00Z">
            <w:trPr>
              <w:trHeight w:val="300"/>
            </w:trPr>
          </w:trPrChange>
        </w:trPr>
        <w:tc>
          <w:tcPr>
            <w:tcW w:w="2350" w:type="dxa"/>
            <w:tcBorders>
              <w:top w:val="single" w:sz="4" w:space="0" w:color="A33662" w:themeColor="accent1"/>
              <w:bottom w:val="single" w:sz="4" w:space="0" w:color="A33662" w:themeColor="accent1"/>
              <w:right w:val="single" w:sz="24" w:space="0" w:color="FFFFFF" w:themeColor="background1"/>
            </w:tcBorders>
            <w:tcPrChange w:id="2751" w:author="Eriksson Tina" w:date="2025-06-23T13:40:00Z" w16du:dateUtc="2025-06-23T11:40:00Z">
              <w:tcPr>
                <w:tcW w:w="2082" w:type="dxa"/>
                <w:tcBorders>
                  <w:top w:val="single" w:sz="4" w:space="0" w:color="A33662" w:themeColor="accent1"/>
                  <w:bottom w:val="single" w:sz="4" w:space="0" w:color="A33662" w:themeColor="accent1"/>
                  <w:right w:val="single" w:sz="24" w:space="0" w:color="FFFFFF" w:themeColor="background1"/>
                </w:tcBorders>
              </w:tcPr>
            </w:tcPrChange>
          </w:tcPr>
          <w:p w14:paraId="59038FEE" w14:textId="2A398722" w:rsidR="004D3233" w:rsidRPr="006F1808" w:rsidRDefault="004D3233" w:rsidP="004D3233">
            <w:pPr>
              <w:rPr>
                <w:ins w:id="2752" w:author="Eriksson Tina" w:date="2025-06-23T13:40:00Z" w16du:dateUtc="2025-06-23T11:40:00Z"/>
                <w:rFonts w:ascii="Open Sans" w:hAnsi="Open Sans" w:cs="Open Sans"/>
              </w:rPr>
            </w:pPr>
            <w:ins w:id="2753" w:author="Eriksson Tina" w:date="2025-06-23T13:40:00Z" w16du:dateUtc="2025-06-23T11:40:00Z">
              <w:r w:rsidRPr="006F1808">
                <w:rPr>
                  <w:rFonts w:ascii="Open Sans" w:hAnsi="Open Sans" w:cs="Open Sans"/>
                </w:rPr>
                <w:t>Fast vårdkontakt med övergripande samordningsansvar</w:t>
              </w:r>
            </w:ins>
          </w:p>
        </w:tc>
        <w:tc>
          <w:tcPr>
            <w:tcW w:w="53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2754" w:author="Eriksson Tina" w:date="2025-06-23T13:40:00Z" w16du:dateUtc="2025-06-23T11:40:00Z">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78B5769F" w14:textId="7C01E955" w:rsidR="004D3233" w:rsidRPr="006F1808" w:rsidRDefault="004D3233" w:rsidP="004D3233">
            <w:pPr>
              <w:rPr>
                <w:ins w:id="2755" w:author="Eriksson Tina" w:date="2025-06-23T13:40:00Z" w16du:dateUtc="2025-06-23T11:40:00Z"/>
                <w:rFonts w:ascii="Open Sans" w:hAnsi="Open Sans" w:cs="Open Sans"/>
              </w:rPr>
            </w:pPr>
            <w:ins w:id="2756" w:author="Eriksson Tina" w:date="2025-06-23T13:40:00Z" w16du:dateUtc="2025-06-23T11:40:00Z">
              <w:r w:rsidRPr="006F1808">
                <w:rPr>
                  <w:rFonts w:ascii="Open Sans" w:hAnsi="Open Sans" w:cs="Open Sans"/>
                </w:rPr>
                <w:t>en fast vårdkontakt med övergripande ansvar för samordning, i de fall en patient har flera fasta vårdkontakter</w:t>
              </w:r>
            </w:ins>
          </w:p>
        </w:tc>
        <w:tc>
          <w:tcPr>
            <w:tcW w:w="328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2757" w:author="Eriksson Tina" w:date="2025-06-23T13:40:00Z" w16du:dateUtc="2025-06-23T11:40:00Z">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6494B7CE" w14:textId="77777777" w:rsidR="004D3233" w:rsidRPr="006F1808" w:rsidDel="00440AB2" w:rsidRDefault="004D3233" w:rsidP="004D3233">
            <w:pPr>
              <w:rPr>
                <w:ins w:id="2758" w:author="Eriksson Tina" w:date="2025-06-23T13:40:00Z" w16du:dateUtc="2025-06-23T11:40:00Z"/>
                <w:i/>
                <w:iCs/>
                <w:color w:val="098394" w:themeColor="accent5" w:themeShade="BF"/>
              </w:rPr>
            </w:pPr>
          </w:p>
        </w:tc>
      </w:tr>
      <w:tr w:rsidR="004D3233" w:rsidRPr="006F1808" w14:paraId="3FE4D0B2" w14:textId="77777777" w:rsidTr="004D3233">
        <w:trPr>
          <w:trHeight w:val="300"/>
          <w:ins w:id="2759" w:author="Eriksson Tina" w:date="2025-06-23T13:40:00Z"/>
          <w:trPrChange w:id="2760" w:author="Eriksson Tina" w:date="2025-06-23T13:40:00Z" w16du:dateUtc="2025-06-23T11:40:00Z">
            <w:trPr>
              <w:trHeight w:val="300"/>
            </w:trPr>
          </w:trPrChange>
        </w:trPr>
        <w:tc>
          <w:tcPr>
            <w:tcW w:w="2350" w:type="dxa"/>
            <w:tcBorders>
              <w:top w:val="single" w:sz="4" w:space="0" w:color="A33662" w:themeColor="accent1"/>
              <w:bottom w:val="single" w:sz="4" w:space="0" w:color="A33662" w:themeColor="accent1"/>
              <w:right w:val="single" w:sz="24" w:space="0" w:color="FFFFFF" w:themeColor="background1"/>
            </w:tcBorders>
            <w:tcPrChange w:id="2761" w:author="Eriksson Tina" w:date="2025-06-23T13:40:00Z" w16du:dateUtc="2025-06-23T11:40:00Z">
              <w:tcPr>
                <w:tcW w:w="2082" w:type="dxa"/>
                <w:tcBorders>
                  <w:top w:val="single" w:sz="4" w:space="0" w:color="A33662" w:themeColor="accent1"/>
                  <w:bottom w:val="single" w:sz="4" w:space="0" w:color="A33662" w:themeColor="accent1"/>
                  <w:right w:val="single" w:sz="24" w:space="0" w:color="FFFFFF" w:themeColor="background1"/>
                </w:tcBorders>
              </w:tcPr>
            </w:tcPrChange>
          </w:tcPr>
          <w:p w14:paraId="2928CF42" w14:textId="48271707" w:rsidR="004D3233" w:rsidRPr="006F1808" w:rsidRDefault="004D3233" w:rsidP="004D3233">
            <w:pPr>
              <w:rPr>
                <w:ins w:id="2762" w:author="Eriksson Tina" w:date="2025-06-23T13:40:00Z" w16du:dateUtc="2025-06-23T11:40:00Z"/>
                <w:rFonts w:ascii="Open Sans" w:hAnsi="Open Sans" w:cs="Open Sans"/>
              </w:rPr>
            </w:pPr>
            <w:ins w:id="2763" w:author="Eriksson Tina" w:date="2025-06-23T13:40:00Z" w16du:dateUtc="2025-06-23T11:40:00Z">
              <w:r w:rsidRPr="006F1808">
                <w:rPr>
                  <w:rFonts w:ascii="Open Sans" w:hAnsi="Open Sans" w:cs="Open Sans"/>
                </w:rPr>
                <w:t>Geriatrik</w:t>
              </w:r>
            </w:ins>
          </w:p>
        </w:tc>
        <w:tc>
          <w:tcPr>
            <w:tcW w:w="53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2764" w:author="Eriksson Tina" w:date="2025-06-23T13:40:00Z" w16du:dateUtc="2025-06-23T11:40:00Z">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1EAB43A2" w14:textId="77777777" w:rsidR="004D3233" w:rsidRPr="006F1808" w:rsidRDefault="004D3233" w:rsidP="004D3233">
            <w:pPr>
              <w:spacing w:line="288" w:lineRule="auto"/>
              <w:rPr>
                <w:ins w:id="2765" w:author="Eriksson Tina" w:date="2025-06-23T13:40:00Z" w16du:dateUtc="2025-06-23T11:40:00Z"/>
                <w:rFonts w:ascii="Open Sans" w:hAnsi="Open Sans" w:cs="Open Sans"/>
              </w:rPr>
            </w:pPr>
            <w:ins w:id="2766" w:author="Eriksson Tina" w:date="2025-06-23T13:40:00Z" w16du:dateUtc="2025-06-23T11:40:00Z">
              <w:r w:rsidRPr="006F1808">
                <w:rPr>
                  <w:rFonts w:ascii="Open Sans" w:hAnsi="Open Sans" w:cs="Open Sans"/>
                </w:rPr>
                <w:t>medicinsk specialitet för läkare med inriktning på hälsoproblem hos äldre</w:t>
              </w:r>
            </w:ins>
          </w:p>
          <w:p w14:paraId="1DA3D0AC" w14:textId="2B4E5A65" w:rsidR="004D3233" w:rsidRPr="006F1808" w:rsidRDefault="004D3233" w:rsidP="004D3233">
            <w:pPr>
              <w:rPr>
                <w:ins w:id="2767" w:author="Eriksson Tina" w:date="2025-06-23T13:40:00Z" w16du:dateUtc="2025-06-23T11:40:00Z"/>
                <w:rFonts w:ascii="Open Sans" w:hAnsi="Open Sans" w:cs="Open Sans"/>
              </w:rPr>
            </w:pPr>
            <w:ins w:id="2768" w:author="Eriksson Tina" w:date="2025-06-23T13:40:00Z" w16du:dateUtc="2025-06-23T11:40:00Z">
              <w:r w:rsidRPr="006F1808">
                <w:rPr>
                  <w:rFonts w:ascii="Open Sans" w:hAnsi="Open Sans" w:cs="Open Sans"/>
                </w:rPr>
                <w:t>(Rikstermbanken)</w:t>
              </w:r>
            </w:ins>
          </w:p>
        </w:tc>
        <w:tc>
          <w:tcPr>
            <w:tcW w:w="328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2769" w:author="Eriksson Tina" w:date="2025-06-23T13:40:00Z" w16du:dateUtc="2025-06-23T11:40:00Z">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30892B14" w14:textId="77777777" w:rsidR="004D3233" w:rsidRPr="006F1808" w:rsidDel="00440AB2" w:rsidRDefault="004D3233" w:rsidP="004D3233">
            <w:pPr>
              <w:rPr>
                <w:ins w:id="2770" w:author="Eriksson Tina" w:date="2025-06-23T13:40:00Z" w16du:dateUtc="2025-06-23T11:40:00Z"/>
                <w:i/>
                <w:iCs/>
                <w:color w:val="098394" w:themeColor="accent5" w:themeShade="BF"/>
              </w:rPr>
            </w:pPr>
          </w:p>
        </w:tc>
      </w:tr>
      <w:tr w:rsidR="004D3233" w:rsidRPr="006F1808" w14:paraId="6E51F065" w14:textId="77777777" w:rsidTr="004D3233">
        <w:trPr>
          <w:trHeight w:val="300"/>
          <w:ins w:id="2771" w:author="Eriksson Tina" w:date="2025-06-23T13:40:00Z"/>
          <w:trPrChange w:id="2772" w:author="Eriksson Tina" w:date="2025-06-23T13:40:00Z" w16du:dateUtc="2025-06-23T11:40:00Z">
            <w:trPr>
              <w:trHeight w:val="300"/>
            </w:trPr>
          </w:trPrChange>
        </w:trPr>
        <w:tc>
          <w:tcPr>
            <w:tcW w:w="2350" w:type="dxa"/>
            <w:tcBorders>
              <w:top w:val="single" w:sz="4" w:space="0" w:color="A33662" w:themeColor="accent1"/>
              <w:bottom w:val="single" w:sz="4" w:space="0" w:color="A33662" w:themeColor="accent1"/>
              <w:right w:val="single" w:sz="24" w:space="0" w:color="FFFFFF" w:themeColor="background1"/>
            </w:tcBorders>
            <w:tcPrChange w:id="2773" w:author="Eriksson Tina" w:date="2025-06-23T13:40:00Z" w16du:dateUtc="2025-06-23T11:40:00Z">
              <w:tcPr>
                <w:tcW w:w="2082" w:type="dxa"/>
                <w:tcBorders>
                  <w:top w:val="single" w:sz="4" w:space="0" w:color="A33662" w:themeColor="accent1"/>
                  <w:bottom w:val="single" w:sz="4" w:space="0" w:color="A33662" w:themeColor="accent1"/>
                  <w:right w:val="single" w:sz="24" w:space="0" w:color="FFFFFF" w:themeColor="background1"/>
                </w:tcBorders>
              </w:tcPr>
            </w:tcPrChange>
          </w:tcPr>
          <w:p w14:paraId="2891633C" w14:textId="588037C5" w:rsidR="004D3233" w:rsidRPr="006F1808" w:rsidRDefault="004D3233" w:rsidP="004D3233">
            <w:pPr>
              <w:rPr>
                <w:ins w:id="2774" w:author="Eriksson Tina" w:date="2025-06-23T13:40:00Z" w16du:dateUtc="2025-06-23T11:40:00Z"/>
                <w:rFonts w:ascii="Open Sans" w:hAnsi="Open Sans" w:cs="Open Sans"/>
              </w:rPr>
            </w:pPr>
            <w:ins w:id="2775" w:author="Eriksson Tina" w:date="2025-06-23T13:40:00Z" w16du:dateUtc="2025-06-23T11:40:00Z">
              <w:r w:rsidRPr="006F1808">
                <w:rPr>
                  <w:rFonts w:ascii="Open Sans" w:hAnsi="Open Sans" w:cs="Open Sans"/>
                </w:rPr>
                <w:t>Hälsoärende</w:t>
              </w:r>
            </w:ins>
          </w:p>
        </w:tc>
        <w:tc>
          <w:tcPr>
            <w:tcW w:w="53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2776" w:author="Eriksson Tina" w:date="2025-06-23T13:40:00Z" w16du:dateUtc="2025-06-23T11:40:00Z">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49E85BC1" w14:textId="77777777" w:rsidR="004D3233" w:rsidRPr="006F1808" w:rsidRDefault="004D3233" w:rsidP="004D3233">
            <w:pPr>
              <w:spacing w:line="288" w:lineRule="auto"/>
              <w:rPr>
                <w:ins w:id="2777" w:author="Eriksson Tina" w:date="2025-06-23T13:40:00Z" w16du:dateUtc="2025-06-23T11:40:00Z"/>
                <w:rFonts w:ascii="Open Sans" w:hAnsi="Open Sans" w:cs="Open Sans"/>
              </w:rPr>
            </w:pPr>
            <w:ins w:id="2778" w:author="Eriksson Tina" w:date="2025-06-23T13:40:00Z" w16du:dateUtc="2025-06-23T11:40:00Z">
              <w:r w:rsidRPr="006F1808">
                <w:rPr>
                  <w:rFonts w:ascii="Open Sans" w:hAnsi="Open Sans" w:cs="Open Sans"/>
                </w:rPr>
                <w:t>ärende som håller samman vårddokumentation från en eller flera relaterade individanpassade vårdprocesser</w:t>
              </w:r>
            </w:ins>
          </w:p>
          <w:p w14:paraId="6C98AC8B" w14:textId="7214D71F" w:rsidR="004D3233" w:rsidRPr="006F1808" w:rsidRDefault="004D3233" w:rsidP="004D3233">
            <w:pPr>
              <w:rPr>
                <w:ins w:id="2779" w:author="Eriksson Tina" w:date="2025-06-23T13:40:00Z" w16du:dateUtc="2025-06-23T11:40:00Z"/>
                <w:rFonts w:ascii="Open Sans" w:hAnsi="Open Sans" w:cs="Open Sans"/>
              </w:rPr>
            </w:pPr>
            <w:ins w:id="2780" w:author="Eriksson Tina" w:date="2025-06-23T13:40:00Z" w16du:dateUtc="2025-06-23T11:40:00Z">
              <w:r w:rsidRPr="006F1808">
                <w:rPr>
                  <w:rFonts w:ascii="Open Sans" w:hAnsi="Open Sans" w:cs="Open Sans"/>
                </w:rPr>
                <w:t>(Socialstyrelsens termbank)</w:t>
              </w:r>
            </w:ins>
          </w:p>
        </w:tc>
        <w:tc>
          <w:tcPr>
            <w:tcW w:w="328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2781" w:author="Eriksson Tina" w:date="2025-06-23T13:40:00Z" w16du:dateUtc="2025-06-23T11:40:00Z">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38202FBB" w14:textId="77777777" w:rsidR="004D3233" w:rsidRPr="006F1808" w:rsidDel="00440AB2" w:rsidRDefault="004D3233" w:rsidP="004D3233">
            <w:pPr>
              <w:rPr>
                <w:ins w:id="2782" w:author="Eriksson Tina" w:date="2025-06-23T13:40:00Z" w16du:dateUtc="2025-06-23T11:40:00Z"/>
                <w:i/>
                <w:iCs/>
                <w:color w:val="098394" w:themeColor="accent5" w:themeShade="BF"/>
              </w:rPr>
            </w:pPr>
          </w:p>
        </w:tc>
      </w:tr>
      <w:tr w:rsidR="004D3233" w:rsidRPr="006F1808" w14:paraId="5DF98C57" w14:textId="77777777" w:rsidTr="004D3233">
        <w:trPr>
          <w:trHeight w:val="300"/>
          <w:ins w:id="2783" w:author="Eriksson Tina" w:date="2025-06-23T13:40:00Z"/>
          <w:trPrChange w:id="2784" w:author="Eriksson Tina" w:date="2025-06-23T13:40:00Z" w16du:dateUtc="2025-06-23T11:40:00Z">
            <w:trPr>
              <w:trHeight w:val="300"/>
            </w:trPr>
          </w:trPrChange>
        </w:trPr>
        <w:tc>
          <w:tcPr>
            <w:tcW w:w="2350" w:type="dxa"/>
            <w:tcBorders>
              <w:top w:val="single" w:sz="4" w:space="0" w:color="A33662" w:themeColor="accent1"/>
              <w:bottom w:val="single" w:sz="4" w:space="0" w:color="A33662" w:themeColor="accent1"/>
              <w:right w:val="single" w:sz="24" w:space="0" w:color="FFFFFF" w:themeColor="background1"/>
            </w:tcBorders>
            <w:tcPrChange w:id="2785" w:author="Eriksson Tina" w:date="2025-06-23T13:40:00Z" w16du:dateUtc="2025-06-23T11:40:00Z">
              <w:tcPr>
                <w:tcW w:w="2082" w:type="dxa"/>
                <w:tcBorders>
                  <w:top w:val="single" w:sz="4" w:space="0" w:color="A33662" w:themeColor="accent1"/>
                  <w:bottom w:val="single" w:sz="4" w:space="0" w:color="A33662" w:themeColor="accent1"/>
                  <w:right w:val="single" w:sz="24" w:space="0" w:color="FFFFFF" w:themeColor="background1"/>
                </w:tcBorders>
              </w:tcPr>
            </w:tcPrChange>
          </w:tcPr>
          <w:p w14:paraId="2FC7EF21" w14:textId="4989C5B3" w:rsidR="004D3233" w:rsidRPr="006F1808" w:rsidRDefault="004D3233" w:rsidP="004D3233">
            <w:pPr>
              <w:rPr>
                <w:ins w:id="2786" w:author="Eriksson Tina" w:date="2025-06-23T13:40:00Z" w16du:dateUtc="2025-06-23T11:40:00Z"/>
                <w:rFonts w:ascii="Open Sans" w:hAnsi="Open Sans" w:cs="Open Sans"/>
              </w:rPr>
            </w:pPr>
            <w:ins w:id="2787" w:author="Eriksson Tina" w:date="2025-06-23T13:40:00Z" w16du:dateUtc="2025-06-23T11:40:00Z">
              <w:r w:rsidRPr="006F1808">
                <w:rPr>
                  <w:rFonts w:ascii="Open Sans" w:hAnsi="Open Sans" w:cs="Open Sans"/>
                </w:rPr>
                <w:t>Hälso- och sjukvård</w:t>
              </w:r>
            </w:ins>
          </w:p>
        </w:tc>
        <w:tc>
          <w:tcPr>
            <w:tcW w:w="53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2788" w:author="Eriksson Tina" w:date="2025-06-23T13:40:00Z" w16du:dateUtc="2025-06-23T11:40:00Z">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45724F53" w14:textId="77777777" w:rsidR="004D3233" w:rsidRPr="006F1808" w:rsidRDefault="004D3233" w:rsidP="004D3233">
            <w:pPr>
              <w:spacing w:line="288" w:lineRule="auto"/>
              <w:rPr>
                <w:ins w:id="2789" w:author="Eriksson Tina" w:date="2025-06-23T13:40:00Z" w16du:dateUtc="2025-06-23T11:40:00Z"/>
                <w:rFonts w:ascii="Open Sans" w:hAnsi="Open Sans" w:cs="Open Sans"/>
              </w:rPr>
            </w:pPr>
            <w:ins w:id="2790" w:author="Eriksson Tina" w:date="2025-06-23T13:40:00Z" w16du:dateUtc="2025-06-23T11:40:00Z">
              <w:r w:rsidRPr="006F1808">
                <w:rPr>
                  <w:rFonts w:ascii="Open Sans" w:hAnsi="Open Sans" w:cs="Open Sans"/>
                </w:rPr>
                <w:t>åtgärder för att medicinskt förebygga, utreda och behandla sjukdomar och skador</w:t>
              </w:r>
            </w:ins>
          </w:p>
          <w:p w14:paraId="242D83B5" w14:textId="4D5A0130" w:rsidR="004D3233" w:rsidRPr="006F1808" w:rsidRDefault="004D3233" w:rsidP="004D3233">
            <w:pPr>
              <w:rPr>
                <w:ins w:id="2791" w:author="Eriksson Tina" w:date="2025-06-23T13:40:00Z" w16du:dateUtc="2025-06-23T11:40:00Z"/>
                <w:rFonts w:ascii="Open Sans" w:hAnsi="Open Sans" w:cs="Open Sans"/>
              </w:rPr>
            </w:pPr>
            <w:ins w:id="2792" w:author="Eriksson Tina" w:date="2025-06-23T13:40:00Z" w16du:dateUtc="2025-06-23T11:40:00Z">
              <w:r w:rsidRPr="006F1808">
                <w:rPr>
                  <w:rFonts w:ascii="Open Sans" w:hAnsi="Open Sans" w:cs="Open Sans"/>
                </w:rPr>
                <w:t>(Socialstyrelsens termbank)</w:t>
              </w:r>
            </w:ins>
          </w:p>
        </w:tc>
        <w:tc>
          <w:tcPr>
            <w:tcW w:w="328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2793" w:author="Eriksson Tina" w:date="2025-06-23T13:40:00Z" w16du:dateUtc="2025-06-23T11:40:00Z">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01226B82" w14:textId="77777777" w:rsidR="004D3233" w:rsidRPr="006F1808" w:rsidDel="00440AB2" w:rsidRDefault="004D3233" w:rsidP="004D3233">
            <w:pPr>
              <w:rPr>
                <w:ins w:id="2794" w:author="Eriksson Tina" w:date="2025-06-23T13:40:00Z" w16du:dateUtc="2025-06-23T11:40:00Z"/>
                <w:i/>
                <w:iCs/>
                <w:color w:val="098394" w:themeColor="accent5" w:themeShade="BF"/>
              </w:rPr>
            </w:pPr>
          </w:p>
        </w:tc>
      </w:tr>
      <w:tr w:rsidR="004D3233" w:rsidRPr="006F1808" w14:paraId="64C46752" w14:textId="77777777" w:rsidTr="004D3233">
        <w:trPr>
          <w:trHeight w:val="300"/>
          <w:ins w:id="2795" w:author="Eriksson Tina" w:date="2025-06-23T13:40:00Z"/>
          <w:trPrChange w:id="2796" w:author="Eriksson Tina" w:date="2025-06-23T13:40:00Z" w16du:dateUtc="2025-06-23T11:40:00Z">
            <w:trPr>
              <w:trHeight w:val="300"/>
            </w:trPr>
          </w:trPrChange>
        </w:trPr>
        <w:tc>
          <w:tcPr>
            <w:tcW w:w="2350" w:type="dxa"/>
            <w:tcBorders>
              <w:top w:val="single" w:sz="4" w:space="0" w:color="A33662" w:themeColor="accent1"/>
              <w:bottom w:val="single" w:sz="4" w:space="0" w:color="A33662" w:themeColor="accent1"/>
              <w:right w:val="single" w:sz="24" w:space="0" w:color="FFFFFF" w:themeColor="background1"/>
            </w:tcBorders>
            <w:tcPrChange w:id="2797" w:author="Eriksson Tina" w:date="2025-06-23T13:40:00Z" w16du:dateUtc="2025-06-23T11:40:00Z">
              <w:tcPr>
                <w:tcW w:w="2082" w:type="dxa"/>
                <w:tcBorders>
                  <w:top w:val="single" w:sz="4" w:space="0" w:color="A33662" w:themeColor="accent1"/>
                  <w:bottom w:val="single" w:sz="4" w:space="0" w:color="A33662" w:themeColor="accent1"/>
                  <w:right w:val="single" w:sz="24" w:space="0" w:color="FFFFFF" w:themeColor="background1"/>
                </w:tcBorders>
              </w:tcPr>
            </w:tcPrChange>
          </w:tcPr>
          <w:p w14:paraId="587856EA" w14:textId="5DBCA15C" w:rsidR="004D3233" w:rsidRPr="006F1808" w:rsidRDefault="004D3233" w:rsidP="004D3233">
            <w:pPr>
              <w:rPr>
                <w:ins w:id="2798" w:author="Eriksson Tina" w:date="2025-06-23T13:40:00Z" w16du:dateUtc="2025-06-23T11:40:00Z"/>
                <w:rFonts w:ascii="Open Sans" w:hAnsi="Open Sans" w:cs="Open Sans"/>
              </w:rPr>
            </w:pPr>
            <w:ins w:id="2799" w:author="Eriksson Tina" w:date="2025-06-23T13:40:00Z" w16du:dateUtc="2025-06-23T11:40:00Z">
              <w:r w:rsidRPr="006F1808">
                <w:rPr>
                  <w:rFonts w:ascii="Open Sans" w:hAnsi="Open Sans" w:cs="Open Sans"/>
                </w:rPr>
                <w:t>Kompetensmål</w:t>
              </w:r>
            </w:ins>
          </w:p>
        </w:tc>
        <w:tc>
          <w:tcPr>
            <w:tcW w:w="53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2800" w:author="Eriksson Tina" w:date="2025-06-23T13:40:00Z" w16du:dateUtc="2025-06-23T11:40:00Z">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288727D5" w14:textId="77777777" w:rsidR="004D3233" w:rsidRPr="006F1808" w:rsidRDefault="004D3233" w:rsidP="004D3233">
            <w:pPr>
              <w:spacing w:line="288" w:lineRule="auto"/>
              <w:rPr>
                <w:ins w:id="2801" w:author="Eriksson Tina" w:date="2025-06-23T13:40:00Z" w16du:dateUtc="2025-06-23T11:40:00Z"/>
                <w:rFonts w:ascii="Open Sans" w:hAnsi="Open Sans" w:cs="Open Sans"/>
                <w:color w:val="171611"/>
                <w:shd w:val="clear" w:color="auto" w:fill="FFFFFF"/>
              </w:rPr>
            </w:pPr>
            <w:ins w:id="2802" w:author="Eriksson Tina" w:date="2025-06-23T13:40:00Z" w16du:dateUtc="2025-06-23T11:40:00Z">
              <w:r w:rsidRPr="006F1808">
                <w:rPr>
                  <w:rFonts w:ascii="Open Sans" w:hAnsi="Open Sans" w:cs="Open Sans"/>
                  <w:color w:val="171611"/>
                  <w:shd w:val="clear" w:color="auto" w:fill="FFFFFF"/>
                </w:rPr>
                <w:t xml:space="preserve">kompetensmål anger de kunskaper, färdigheter och förhållningssätt som Socialstyrelsen bedömer är </w:t>
              </w:r>
              <w:r w:rsidRPr="006F1808">
                <w:rPr>
                  <w:rFonts w:ascii="Open Sans" w:hAnsi="Open Sans" w:cs="Open Sans"/>
                  <w:color w:val="171611"/>
                  <w:shd w:val="clear" w:color="auto" w:fill="FFFFFF"/>
                </w:rPr>
                <w:lastRenderedPageBreak/>
                <w:t>särskilt centrala för uppdraget som fast läkarkontakt i primärvården.</w:t>
              </w:r>
            </w:ins>
          </w:p>
          <w:p w14:paraId="1BAB25B4" w14:textId="640FCEF3" w:rsidR="004D3233" w:rsidRPr="006F1808" w:rsidRDefault="004D3233" w:rsidP="004D3233">
            <w:pPr>
              <w:rPr>
                <w:ins w:id="2803" w:author="Eriksson Tina" w:date="2025-06-23T13:40:00Z" w16du:dateUtc="2025-06-23T11:40:00Z"/>
                <w:rFonts w:ascii="Open Sans" w:hAnsi="Open Sans" w:cs="Open Sans"/>
              </w:rPr>
            </w:pPr>
            <w:ins w:id="2804" w:author="Eriksson Tina" w:date="2025-06-23T13:40:00Z" w16du:dateUtc="2025-06-23T11:40:00Z">
              <w:r w:rsidRPr="006F1808">
                <w:rPr>
                  <w:rFonts w:ascii="Open Sans" w:hAnsi="Open Sans" w:cs="Open Sans"/>
                  <w:color w:val="171611"/>
                  <w:shd w:val="clear" w:color="auto" w:fill="FFFFFF"/>
                  <w:rPrChange w:id="2805" w:author="Eriksson Tina" w:date="2025-06-24T17:00:00Z" w16du:dateUtc="2025-06-24T15:00:00Z">
                    <w:rPr>
                      <w:rFonts w:ascii="Open Sans" w:hAnsi="Open Sans" w:cs="Open Sans"/>
                      <w:color w:val="171611"/>
                      <w:shd w:val="clear" w:color="auto" w:fill="FFFFFF"/>
                      <w:lang w:val="da-DK"/>
                    </w:rPr>
                  </w:rPrChange>
                </w:rPr>
                <w:t>(Socialstyrelsen, https://www.socialstyrelsen.se/globalassets/sharepoint-dokument/artikelkatalog/ovrigt/2023-1-8320.pdf) </w:t>
              </w:r>
            </w:ins>
          </w:p>
        </w:tc>
        <w:tc>
          <w:tcPr>
            <w:tcW w:w="328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2806" w:author="Eriksson Tina" w:date="2025-06-23T13:40:00Z" w16du:dateUtc="2025-06-23T11:40:00Z">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0FD223F0" w14:textId="4D831F70" w:rsidR="004D3233" w:rsidRPr="006F1808" w:rsidDel="00440AB2" w:rsidRDefault="004D3233" w:rsidP="004D3233">
            <w:pPr>
              <w:rPr>
                <w:ins w:id="2807" w:author="Eriksson Tina" w:date="2025-06-23T13:40:00Z" w16du:dateUtc="2025-06-23T11:40:00Z"/>
                <w:i/>
                <w:iCs/>
                <w:color w:val="098394" w:themeColor="accent5" w:themeShade="BF"/>
              </w:rPr>
            </w:pPr>
            <w:ins w:id="2808" w:author="Eriksson Tina" w:date="2025-06-23T13:40:00Z" w16du:dateUtc="2025-06-23T11:40:00Z">
              <w:r w:rsidRPr="006F1808">
                <w:rPr>
                  <w:rFonts w:ascii="Open Sans" w:hAnsi="Open Sans" w:cs="Open Sans"/>
                </w:rPr>
                <w:lastRenderedPageBreak/>
                <w:t xml:space="preserve">Kompetensmålen för uppdraget fast läkarkontakt kan användas </w:t>
              </w:r>
              <w:r w:rsidRPr="006F1808">
                <w:rPr>
                  <w:rFonts w:ascii="Open Sans" w:hAnsi="Open Sans" w:cs="Open Sans"/>
                </w:rPr>
                <w:lastRenderedPageBreak/>
                <w:t>för alla läkarspecialiteter och för ST-läkare i allmänmedicin.</w:t>
              </w:r>
            </w:ins>
          </w:p>
        </w:tc>
      </w:tr>
      <w:tr w:rsidR="004D3233" w:rsidRPr="006F1808" w14:paraId="34639B14" w14:textId="77777777" w:rsidTr="004D3233">
        <w:trPr>
          <w:trHeight w:val="300"/>
          <w:ins w:id="2809" w:author="Eriksson Tina" w:date="2025-06-23T13:40:00Z"/>
          <w:trPrChange w:id="2810" w:author="Eriksson Tina" w:date="2025-06-23T13:40:00Z" w16du:dateUtc="2025-06-23T11:40:00Z">
            <w:trPr>
              <w:trHeight w:val="300"/>
            </w:trPr>
          </w:trPrChange>
        </w:trPr>
        <w:tc>
          <w:tcPr>
            <w:tcW w:w="2350" w:type="dxa"/>
            <w:tcBorders>
              <w:top w:val="single" w:sz="4" w:space="0" w:color="A33662" w:themeColor="accent1"/>
              <w:bottom w:val="single" w:sz="4" w:space="0" w:color="A33662" w:themeColor="accent1"/>
              <w:right w:val="single" w:sz="24" w:space="0" w:color="FFFFFF" w:themeColor="background1"/>
            </w:tcBorders>
            <w:tcPrChange w:id="2811" w:author="Eriksson Tina" w:date="2025-06-23T13:40:00Z" w16du:dateUtc="2025-06-23T11:40:00Z">
              <w:tcPr>
                <w:tcW w:w="2082" w:type="dxa"/>
                <w:tcBorders>
                  <w:top w:val="single" w:sz="4" w:space="0" w:color="A33662" w:themeColor="accent1"/>
                  <w:bottom w:val="single" w:sz="4" w:space="0" w:color="A33662" w:themeColor="accent1"/>
                  <w:right w:val="single" w:sz="24" w:space="0" w:color="FFFFFF" w:themeColor="background1"/>
                </w:tcBorders>
              </w:tcPr>
            </w:tcPrChange>
          </w:tcPr>
          <w:p w14:paraId="59A9B922" w14:textId="6C412A93" w:rsidR="004D3233" w:rsidRPr="006F1808" w:rsidRDefault="004D3233" w:rsidP="004D3233">
            <w:pPr>
              <w:rPr>
                <w:ins w:id="2812" w:author="Eriksson Tina" w:date="2025-06-23T13:40:00Z" w16du:dateUtc="2025-06-23T11:40:00Z"/>
                <w:rFonts w:ascii="Open Sans" w:hAnsi="Open Sans" w:cs="Open Sans"/>
              </w:rPr>
            </w:pPr>
            <w:ins w:id="2813" w:author="Eriksson Tina" w:date="2025-06-23T13:40:00Z" w16du:dateUtc="2025-06-23T11:40:00Z">
              <w:r w:rsidRPr="006F1808">
                <w:rPr>
                  <w:rFonts w:ascii="Open Sans" w:hAnsi="Open Sans" w:cs="Open Sans"/>
                </w:rPr>
                <w:lastRenderedPageBreak/>
                <w:t>Kommun</w:t>
              </w:r>
            </w:ins>
          </w:p>
        </w:tc>
        <w:tc>
          <w:tcPr>
            <w:tcW w:w="53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2814" w:author="Eriksson Tina" w:date="2025-06-23T13:40:00Z" w16du:dateUtc="2025-06-23T11:40:00Z">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5F304024" w14:textId="1B0B4137" w:rsidR="004D3233" w:rsidRPr="006F1808" w:rsidRDefault="004D3233" w:rsidP="004D3233">
            <w:pPr>
              <w:rPr>
                <w:ins w:id="2815" w:author="Eriksson Tina" w:date="2025-06-23T13:40:00Z" w16du:dateUtc="2025-06-23T11:40:00Z"/>
                <w:rFonts w:ascii="Open Sans" w:hAnsi="Open Sans" w:cs="Open Sans"/>
                <w:color w:val="171611"/>
                <w:shd w:val="clear" w:color="auto" w:fill="FFFFFF"/>
              </w:rPr>
            </w:pPr>
            <w:ins w:id="2816" w:author="Eriksson Tina" w:date="2025-06-23T13:40:00Z" w16du:dateUtc="2025-06-23T11:40:00Z">
              <w:r w:rsidRPr="006F1808">
                <w:rPr>
                  <w:rFonts w:ascii="Open Sans" w:hAnsi="Open Sans" w:cs="Open Sans"/>
                  <w:color w:val="171611"/>
                  <w:highlight w:val="yellow"/>
                  <w:shd w:val="clear" w:color="auto" w:fill="FFFFFF"/>
                </w:rPr>
                <w:t>regelstyrd offentlig organisation som är anförtrodd myndighetsutövning.</w:t>
              </w:r>
            </w:ins>
          </w:p>
        </w:tc>
        <w:tc>
          <w:tcPr>
            <w:tcW w:w="328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2817" w:author="Eriksson Tina" w:date="2025-06-23T13:40:00Z" w16du:dateUtc="2025-06-23T11:40:00Z">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59198968" w14:textId="77777777" w:rsidR="004D3233" w:rsidRPr="006F1808" w:rsidRDefault="004D3233" w:rsidP="004D3233">
            <w:pPr>
              <w:rPr>
                <w:ins w:id="2818" w:author="Eriksson Tina" w:date="2025-06-23T13:40:00Z" w16du:dateUtc="2025-06-23T11:40:00Z"/>
                <w:rFonts w:ascii="Open Sans" w:hAnsi="Open Sans" w:cs="Open Sans"/>
              </w:rPr>
            </w:pPr>
          </w:p>
        </w:tc>
      </w:tr>
      <w:tr w:rsidR="004D3233" w:rsidRPr="006F1808" w14:paraId="3BFE91B1" w14:textId="77777777" w:rsidTr="004D3233">
        <w:trPr>
          <w:trHeight w:val="300"/>
          <w:ins w:id="2819" w:author="Eriksson Tina" w:date="2025-06-23T13:40:00Z"/>
          <w:trPrChange w:id="2820" w:author="Eriksson Tina" w:date="2025-06-23T13:40:00Z" w16du:dateUtc="2025-06-23T11:40:00Z">
            <w:trPr>
              <w:trHeight w:val="300"/>
            </w:trPr>
          </w:trPrChange>
        </w:trPr>
        <w:tc>
          <w:tcPr>
            <w:tcW w:w="2350" w:type="dxa"/>
            <w:tcBorders>
              <w:top w:val="single" w:sz="4" w:space="0" w:color="A33662" w:themeColor="accent1"/>
              <w:bottom w:val="single" w:sz="4" w:space="0" w:color="A33662" w:themeColor="accent1"/>
              <w:right w:val="single" w:sz="24" w:space="0" w:color="FFFFFF" w:themeColor="background1"/>
            </w:tcBorders>
            <w:tcPrChange w:id="2821" w:author="Eriksson Tina" w:date="2025-06-23T13:40:00Z" w16du:dateUtc="2025-06-23T11:40:00Z">
              <w:tcPr>
                <w:tcW w:w="2082" w:type="dxa"/>
                <w:tcBorders>
                  <w:top w:val="single" w:sz="4" w:space="0" w:color="A33662" w:themeColor="accent1"/>
                  <w:bottom w:val="single" w:sz="4" w:space="0" w:color="A33662" w:themeColor="accent1"/>
                  <w:right w:val="single" w:sz="24" w:space="0" w:color="FFFFFF" w:themeColor="background1"/>
                </w:tcBorders>
              </w:tcPr>
            </w:tcPrChange>
          </w:tcPr>
          <w:p w14:paraId="6D1A7F59" w14:textId="302818AE" w:rsidR="004D3233" w:rsidRPr="006F1808" w:rsidRDefault="004D3233" w:rsidP="004D3233">
            <w:pPr>
              <w:rPr>
                <w:ins w:id="2822" w:author="Eriksson Tina" w:date="2025-06-23T13:40:00Z" w16du:dateUtc="2025-06-23T11:40:00Z"/>
                <w:rFonts w:ascii="Open Sans" w:hAnsi="Open Sans" w:cs="Open Sans"/>
              </w:rPr>
            </w:pPr>
            <w:ins w:id="2823" w:author="Eriksson Tina" w:date="2025-06-23T13:40:00Z" w16du:dateUtc="2025-06-23T11:40:00Z">
              <w:r w:rsidRPr="006F1808">
                <w:rPr>
                  <w:rFonts w:ascii="Open Sans" w:hAnsi="Open Sans" w:cs="Open Sans"/>
                </w:rPr>
                <w:t>Listningssystem</w:t>
              </w:r>
            </w:ins>
          </w:p>
        </w:tc>
        <w:tc>
          <w:tcPr>
            <w:tcW w:w="53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2824" w:author="Eriksson Tina" w:date="2025-06-23T13:40:00Z" w16du:dateUtc="2025-06-23T11:40:00Z">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0D479BD6" w14:textId="77777777" w:rsidR="004D3233" w:rsidRPr="006F1808" w:rsidRDefault="004D3233" w:rsidP="004D3233">
            <w:pPr>
              <w:spacing w:line="288" w:lineRule="auto"/>
              <w:rPr>
                <w:ins w:id="2825" w:author="Eriksson Tina" w:date="2025-06-23T13:40:00Z" w16du:dateUtc="2025-06-23T11:40:00Z"/>
                <w:rFonts w:ascii="Open Sans" w:hAnsi="Open Sans" w:cs="Open Sans"/>
                <w:color w:val="171611"/>
                <w:shd w:val="clear" w:color="auto" w:fill="FFFFFF"/>
              </w:rPr>
            </w:pPr>
            <w:ins w:id="2826" w:author="Eriksson Tina" w:date="2025-06-23T13:40:00Z" w16du:dateUtc="2025-06-23T11:40:00Z">
              <w:r w:rsidRPr="006F1808">
                <w:rPr>
                  <w:rFonts w:ascii="Open Sans" w:hAnsi="Open Sans" w:cs="Open Sans"/>
                  <w:color w:val="171611"/>
                  <w:shd w:val="clear" w:color="auto" w:fill="FFFFFF"/>
                </w:rPr>
                <w:t>system som hanterar invånares val av utförare av primärvård</w:t>
              </w:r>
            </w:ins>
          </w:p>
          <w:p w14:paraId="0F32254E" w14:textId="77777777" w:rsidR="004D3233" w:rsidRPr="006F1808" w:rsidRDefault="004D3233" w:rsidP="004D3233">
            <w:pPr>
              <w:spacing w:line="288" w:lineRule="auto"/>
              <w:rPr>
                <w:ins w:id="2827" w:author="Eriksson Tina" w:date="2025-06-23T13:40:00Z" w16du:dateUtc="2025-06-23T11:40:00Z"/>
                <w:rFonts w:ascii="Open Sans" w:hAnsi="Open Sans" w:cs="Open Sans"/>
                <w:color w:val="171611"/>
                <w:shd w:val="clear" w:color="auto" w:fill="FFFFFF"/>
              </w:rPr>
            </w:pPr>
            <w:ins w:id="2828" w:author="Eriksson Tina" w:date="2025-06-23T13:40:00Z" w16du:dateUtc="2025-06-23T11:40:00Z">
              <w:r w:rsidRPr="006F1808">
                <w:rPr>
                  <w:rFonts w:ascii="Open Sans" w:hAnsi="Open Sans" w:cs="Open Sans"/>
                  <w:color w:val="171611"/>
                  <w:shd w:val="clear" w:color="auto" w:fill="FFFFFF"/>
                </w:rPr>
                <w:t>(Hälso- och sjukvårdslagen (2017:30))</w:t>
              </w:r>
            </w:ins>
          </w:p>
          <w:p w14:paraId="2C9459FE" w14:textId="77777777" w:rsidR="004D3233" w:rsidRPr="006F1808" w:rsidRDefault="004D3233" w:rsidP="004D3233">
            <w:pPr>
              <w:rPr>
                <w:ins w:id="2829" w:author="Eriksson Tina" w:date="2025-06-23T13:40:00Z" w16du:dateUtc="2025-06-23T11:40:00Z"/>
                <w:rFonts w:ascii="Open Sans" w:hAnsi="Open Sans" w:cs="Open Sans"/>
                <w:color w:val="171611"/>
                <w:highlight w:val="yellow"/>
                <w:shd w:val="clear" w:color="auto" w:fill="FFFFFF"/>
              </w:rPr>
            </w:pPr>
          </w:p>
        </w:tc>
        <w:tc>
          <w:tcPr>
            <w:tcW w:w="328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2830" w:author="Eriksson Tina" w:date="2025-06-23T13:40:00Z" w16du:dateUtc="2025-06-23T11:40:00Z">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524D2509" w14:textId="77777777" w:rsidR="004D3233" w:rsidRPr="006F1808" w:rsidRDefault="004D3233" w:rsidP="004D3233">
            <w:pPr>
              <w:rPr>
                <w:ins w:id="2831" w:author="Eriksson Tina" w:date="2025-06-23T13:40:00Z" w16du:dateUtc="2025-06-23T11:40:00Z"/>
                <w:rFonts w:ascii="Open Sans" w:hAnsi="Open Sans" w:cs="Open Sans"/>
              </w:rPr>
            </w:pPr>
          </w:p>
        </w:tc>
      </w:tr>
      <w:tr w:rsidR="004D3233" w:rsidRPr="006F1808" w14:paraId="4FAAB7FC" w14:textId="77777777" w:rsidTr="004D3233">
        <w:trPr>
          <w:trHeight w:val="300"/>
          <w:ins w:id="2832" w:author="Eriksson Tina" w:date="2025-06-23T13:40:00Z"/>
          <w:trPrChange w:id="2833" w:author="Eriksson Tina" w:date="2025-06-23T13:40:00Z" w16du:dateUtc="2025-06-23T11:40:00Z">
            <w:trPr>
              <w:trHeight w:val="300"/>
            </w:trPr>
          </w:trPrChange>
        </w:trPr>
        <w:tc>
          <w:tcPr>
            <w:tcW w:w="2350" w:type="dxa"/>
            <w:tcBorders>
              <w:top w:val="single" w:sz="4" w:space="0" w:color="A33662" w:themeColor="accent1"/>
              <w:bottom w:val="single" w:sz="4" w:space="0" w:color="A33662" w:themeColor="accent1"/>
              <w:right w:val="single" w:sz="24" w:space="0" w:color="FFFFFF" w:themeColor="background1"/>
            </w:tcBorders>
            <w:tcPrChange w:id="2834" w:author="Eriksson Tina" w:date="2025-06-23T13:40:00Z" w16du:dateUtc="2025-06-23T11:40:00Z">
              <w:tcPr>
                <w:tcW w:w="2082" w:type="dxa"/>
                <w:tcBorders>
                  <w:top w:val="single" w:sz="4" w:space="0" w:color="A33662" w:themeColor="accent1"/>
                  <w:bottom w:val="single" w:sz="4" w:space="0" w:color="A33662" w:themeColor="accent1"/>
                  <w:right w:val="single" w:sz="24" w:space="0" w:color="FFFFFF" w:themeColor="background1"/>
                </w:tcBorders>
              </w:tcPr>
            </w:tcPrChange>
          </w:tcPr>
          <w:p w14:paraId="26B56398" w14:textId="63611D7B" w:rsidR="004D3233" w:rsidRPr="006F1808" w:rsidRDefault="004D3233" w:rsidP="004D3233">
            <w:pPr>
              <w:rPr>
                <w:ins w:id="2835" w:author="Eriksson Tina" w:date="2025-06-23T13:40:00Z" w16du:dateUtc="2025-06-23T11:40:00Z"/>
                <w:rFonts w:ascii="Open Sans" w:hAnsi="Open Sans" w:cs="Open Sans"/>
              </w:rPr>
            </w:pPr>
            <w:ins w:id="2836" w:author="Eriksson Tina" w:date="2025-06-23T13:40:00Z" w16du:dateUtc="2025-06-23T11:40:00Z">
              <w:r w:rsidRPr="006F1808">
                <w:rPr>
                  <w:rFonts w:ascii="Open Sans" w:hAnsi="Open Sans" w:cs="Open Sans"/>
                  <w:highlight w:val="yellow"/>
                </w:rPr>
                <w:t>Omsorgsverksamhet</w:t>
              </w:r>
            </w:ins>
          </w:p>
        </w:tc>
        <w:tc>
          <w:tcPr>
            <w:tcW w:w="53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2837" w:author="Eriksson Tina" w:date="2025-06-23T13:40:00Z" w16du:dateUtc="2025-06-23T11:40:00Z">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1FB4D6D8" w14:textId="77777777" w:rsidR="004D3233" w:rsidRPr="006F1808" w:rsidRDefault="004D3233" w:rsidP="004D3233">
            <w:pPr>
              <w:spacing w:line="20" w:lineRule="atLeast"/>
              <w:rPr>
                <w:ins w:id="2838" w:author="Eriksson Tina" w:date="2025-06-23T13:40:00Z" w16du:dateUtc="2025-06-23T11:40:00Z"/>
                <w:rFonts w:ascii="Open Sans" w:hAnsi="Open Sans" w:cs="Open Sans"/>
                <w:highlight w:val="yellow"/>
              </w:rPr>
            </w:pPr>
            <w:ins w:id="2839" w:author="Eriksson Tina" w:date="2025-06-23T13:40:00Z" w16du:dateUtc="2025-06-23T11:40:00Z">
              <w:r w:rsidRPr="006F1808">
                <w:rPr>
                  <w:rFonts w:ascii="Open Sans" w:hAnsi="Open Sans" w:cs="Open Sans"/>
                  <w:highlight w:val="yellow"/>
                </w:rPr>
                <w:t>Verksamhet som bedriver omsorg</w:t>
              </w:r>
            </w:ins>
          </w:p>
          <w:p w14:paraId="17BA84E1" w14:textId="77777777" w:rsidR="004D3233" w:rsidRPr="006F1808" w:rsidRDefault="004D3233" w:rsidP="004D3233">
            <w:pPr>
              <w:rPr>
                <w:ins w:id="2840" w:author="Eriksson Tina" w:date="2025-06-23T13:40:00Z" w16du:dateUtc="2025-06-23T11:40:00Z"/>
                <w:rFonts w:ascii="Open Sans" w:hAnsi="Open Sans" w:cs="Open Sans"/>
                <w:color w:val="171611"/>
                <w:shd w:val="clear" w:color="auto" w:fill="FFFFFF"/>
              </w:rPr>
            </w:pPr>
          </w:p>
        </w:tc>
        <w:tc>
          <w:tcPr>
            <w:tcW w:w="328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2841" w:author="Eriksson Tina" w:date="2025-06-23T13:40:00Z" w16du:dateUtc="2025-06-23T11:40:00Z">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77A2EA2B" w14:textId="77777777" w:rsidR="004D3233" w:rsidRPr="006F1808" w:rsidRDefault="004D3233" w:rsidP="004D3233">
            <w:pPr>
              <w:spacing w:line="20" w:lineRule="atLeast"/>
              <w:rPr>
                <w:ins w:id="2842" w:author="Eriksson Tina" w:date="2025-06-23T13:40:00Z" w16du:dateUtc="2025-06-23T11:40:00Z"/>
                <w:rFonts w:ascii="Open Sans" w:hAnsi="Open Sans" w:cs="Open Sans"/>
                <w:highlight w:val="yellow"/>
              </w:rPr>
            </w:pPr>
            <w:ins w:id="2843" w:author="Eriksson Tina" w:date="2025-06-23T13:40:00Z" w16du:dateUtc="2025-06-23T11:40:00Z">
              <w:r w:rsidRPr="006F1808">
                <w:rPr>
                  <w:rFonts w:ascii="Open Sans" w:hAnsi="Open Sans" w:cs="Open Sans"/>
                  <w:highlight w:val="yellow"/>
                </w:rPr>
                <w:t>En omsorgsenhet tillhandahåller åtgärder och insatser till enskilda personer gällande omsorg</w:t>
              </w:r>
            </w:ins>
          </w:p>
          <w:p w14:paraId="69886A3A" w14:textId="77777777" w:rsidR="004D3233" w:rsidRPr="006F1808" w:rsidRDefault="004D3233" w:rsidP="004D3233">
            <w:pPr>
              <w:rPr>
                <w:ins w:id="2844" w:author="Eriksson Tina" w:date="2025-06-23T13:40:00Z" w16du:dateUtc="2025-06-23T11:40:00Z"/>
                <w:rFonts w:ascii="Open Sans" w:hAnsi="Open Sans" w:cs="Open Sans"/>
              </w:rPr>
            </w:pPr>
          </w:p>
        </w:tc>
      </w:tr>
      <w:tr w:rsidR="004D3233" w:rsidRPr="006F1808" w14:paraId="7FC3861F" w14:textId="77777777" w:rsidTr="004D3233">
        <w:trPr>
          <w:trHeight w:val="300"/>
          <w:ins w:id="2845" w:author="Eriksson Tina" w:date="2025-06-23T13:40:00Z"/>
          <w:trPrChange w:id="2846" w:author="Eriksson Tina" w:date="2025-06-23T13:40:00Z" w16du:dateUtc="2025-06-23T11:40:00Z">
            <w:trPr>
              <w:trHeight w:val="300"/>
            </w:trPr>
          </w:trPrChange>
        </w:trPr>
        <w:tc>
          <w:tcPr>
            <w:tcW w:w="2350" w:type="dxa"/>
            <w:tcBorders>
              <w:top w:val="single" w:sz="4" w:space="0" w:color="A33662" w:themeColor="accent1"/>
              <w:bottom w:val="single" w:sz="4" w:space="0" w:color="A33662" w:themeColor="accent1"/>
              <w:right w:val="single" w:sz="24" w:space="0" w:color="FFFFFF" w:themeColor="background1"/>
            </w:tcBorders>
            <w:tcPrChange w:id="2847" w:author="Eriksson Tina" w:date="2025-06-23T13:40:00Z" w16du:dateUtc="2025-06-23T11:40:00Z">
              <w:tcPr>
                <w:tcW w:w="2082" w:type="dxa"/>
                <w:tcBorders>
                  <w:top w:val="single" w:sz="4" w:space="0" w:color="A33662" w:themeColor="accent1"/>
                  <w:bottom w:val="single" w:sz="4" w:space="0" w:color="A33662" w:themeColor="accent1"/>
                  <w:right w:val="single" w:sz="24" w:space="0" w:color="FFFFFF" w:themeColor="background1"/>
                </w:tcBorders>
              </w:tcPr>
            </w:tcPrChange>
          </w:tcPr>
          <w:p w14:paraId="7417A94C" w14:textId="0AFD4B86" w:rsidR="004D3233" w:rsidRPr="006F1808" w:rsidRDefault="004D3233" w:rsidP="004D3233">
            <w:pPr>
              <w:rPr>
                <w:ins w:id="2848" w:author="Eriksson Tina" w:date="2025-06-23T13:40:00Z" w16du:dateUtc="2025-06-23T11:40:00Z"/>
                <w:rFonts w:ascii="Open Sans" w:hAnsi="Open Sans" w:cs="Open Sans"/>
                <w:highlight w:val="yellow"/>
              </w:rPr>
            </w:pPr>
            <w:ins w:id="2849" w:author="Eriksson Tina" w:date="2025-06-23T13:40:00Z" w16du:dateUtc="2025-06-23T11:40:00Z">
              <w:r w:rsidRPr="006F1808">
                <w:rPr>
                  <w:rFonts w:ascii="Open Sans" w:hAnsi="Open Sans" w:cs="Open Sans"/>
                </w:rPr>
                <w:t>Patient</w:t>
              </w:r>
            </w:ins>
          </w:p>
        </w:tc>
        <w:tc>
          <w:tcPr>
            <w:tcW w:w="53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2850" w:author="Eriksson Tina" w:date="2025-06-23T13:40:00Z" w16du:dateUtc="2025-06-23T11:40:00Z">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32471BB0" w14:textId="77777777" w:rsidR="004D3233" w:rsidRPr="006F1808" w:rsidRDefault="004D3233" w:rsidP="004D3233">
            <w:pPr>
              <w:spacing w:line="288" w:lineRule="auto"/>
              <w:rPr>
                <w:ins w:id="2851" w:author="Eriksson Tina" w:date="2025-06-23T13:40:00Z" w16du:dateUtc="2025-06-23T11:40:00Z"/>
                <w:rFonts w:ascii="Open Sans" w:hAnsi="Open Sans" w:cs="Open Sans"/>
              </w:rPr>
            </w:pPr>
            <w:ins w:id="2852" w:author="Eriksson Tina" w:date="2025-06-23T13:40:00Z" w16du:dateUtc="2025-06-23T11:40:00Z">
              <w:r w:rsidRPr="006F1808">
                <w:rPr>
                  <w:rFonts w:ascii="Open Sans" w:hAnsi="Open Sans" w:cs="Open Sans"/>
                </w:rPr>
                <w:t>person som erhåller eller är registrerad för att erhålla hälso- och sjukvård</w:t>
              </w:r>
            </w:ins>
          </w:p>
          <w:p w14:paraId="4AC6ACF0" w14:textId="6CFDF7C4" w:rsidR="004D3233" w:rsidRPr="006F1808" w:rsidRDefault="004D3233" w:rsidP="004D3233">
            <w:pPr>
              <w:spacing w:line="20" w:lineRule="atLeast"/>
              <w:rPr>
                <w:ins w:id="2853" w:author="Eriksson Tina" w:date="2025-06-23T13:40:00Z" w16du:dateUtc="2025-06-23T11:40:00Z"/>
                <w:rFonts w:ascii="Open Sans" w:hAnsi="Open Sans" w:cs="Open Sans"/>
                <w:highlight w:val="yellow"/>
              </w:rPr>
            </w:pPr>
            <w:ins w:id="2854" w:author="Eriksson Tina" w:date="2025-06-23T13:40:00Z" w16du:dateUtc="2025-06-23T11:40:00Z">
              <w:r w:rsidRPr="006F1808">
                <w:rPr>
                  <w:rFonts w:ascii="Open Sans" w:hAnsi="Open Sans" w:cs="Open Sans"/>
                </w:rPr>
                <w:t>(Socialstyrelsens termbank)</w:t>
              </w:r>
            </w:ins>
          </w:p>
        </w:tc>
        <w:tc>
          <w:tcPr>
            <w:tcW w:w="328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2855" w:author="Eriksson Tina" w:date="2025-06-23T13:40:00Z" w16du:dateUtc="2025-06-23T11:40:00Z">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42E5556B" w14:textId="77777777" w:rsidR="004D3233" w:rsidRPr="006F1808" w:rsidRDefault="004D3233" w:rsidP="004D3233">
            <w:pPr>
              <w:spacing w:line="20" w:lineRule="atLeast"/>
              <w:rPr>
                <w:ins w:id="2856" w:author="Eriksson Tina" w:date="2025-06-23T13:40:00Z" w16du:dateUtc="2025-06-23T11:40:00Z"/>
                <w:rFonts w:ascii="Open Sans" w:hAnsi="Open Sans" w:cs="Open Sans"/>
                <w:highlight w:val="yellow"/>
              </w:rPr>
            </w:pPr>
          </w:p>
        </w:tc>
      </w:tr>
      <w:tr w:rsidR="004D3233" w:rsidRPr="006F1808" w14:paraId="3DC61F48" w14:textId="77777777" w:rsidTr="004D3233">
        <w:trPr>
          <w:trHeight w:val="300"/>
          <w:ins w:id="2857" w:author="Eriksson Tina" w:date="2025-06-23T13:40:00Z"/>
          <w:trPrChange w:id="2858" w:author="Eriksson Tina" w:date="2025-06-23T13:40:00Z" w16du:dateUtc="2025-06-23T11:40:00Z">
            <w:trPr>
              <w:trHeight w:val="300"/>
            </w:trPr>
          </w:trPrChange>
        </w:trPr>
        <w:tc>
          <w:tcPr>
            <w:tcW w:w="2350" w:type="dxa"/>
            <w:tcBorders>
              <w:top w:val="single" w:sz="4" w:space="0" w:color="A33662" w:themeColor="accent1"/>
              <w:bottom w:val="single" w:sz="4" w:space="0" w:color="A33662" w:themeColor="accent1"/>
              <w:right w:val="single" w:sz="24" w:space="0" w:color="FFFFFF" w:themeColor="background1"/>
            </w:tcBorders>
            <w:tcPrChange w:id="2859" w:author="Eriksson Tina" w:date="2025-06-23T13:40:00Z" w16du:dateUtc="2025-06-23T11:40:00Z">
              <w:tcPr>
                <w:tcW w:w="2082" w:type="dxa"/>
                <w:tcBorders>
                  <w:top w:val="single" w:sz="4" w:space="0" w:color="A33662" w:themeColor="accent1"/>
                  <w:bottom w:val="single" w:sz="4" w:space="0" w:color="A33662" w:themeColor="accent1"/>
                  <w:right w:val="single" w:sz="24" w:space="0" w:color="FFFFFF" w:themeColor="background1"/>
                </w:tcBorders>
              </w:tcPr>
            </w:tcPrChange>
          </w:tcPr>
          <w:p w14:paraId="21DD35AE" w14:textId="74AAF11C" w:rsidR="004D3233" w:rsidRPr="006F1808" w:rsidRDefault="004D3233" w:rsidP="004D3233">
            <w:pPr>
              <w:rPr>
                <w:ins w:id="2860" w:author="Eriksson Tina" w:date="2025-06-23T13:40:00Z" w16du:dateUtc="2025-06-23T11:40:00Z"/>
                <w:rFonts w:ascii="Open Sans" w:hAnsi="Open Sans" w:cs="Open Sans"/>
              </w:rPr>
            </w:pPr>
            <w:ins w:id="2861" w:author="Eriksson Tina" w:date="2025-06-23T13:40:00Z" w16du:dateUtc="2025-06-23T11:40:00Z">
              <w:r w:rsidRPr="006F1808">
                <w:rPr>
                  <w:rFonts w:ascii="Open Sans" w:hAnsi="Open Sans" w:cs="Open Sans"/>
                </w:rPr>
                <w:t>Person</w:t>
              </w:r>
            </w:ins>
          </w:p>
        </w:tc>
        <w:tc>
          <w:tcPr>
            <w:tcW w:w="53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2862" w:author="Eriksson Tina" w:date="2025-06-23T13:40:00Z" w16du:dateUtc="2025-06-23T11:40:00Z">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5CF0A4D9" w14:textId="77777777" w:rsidR="004D3233" w:rsidRPr="006F1808" w:rsidRDefault="004D3233" w:rsidP="004D3233">
            <w:pPr>
              <w:spacing w:line="288" w:lineRule="auto"/>
              <w:rPr>
                <w:ins w:id="2863" w:author="Eriksson Tina" w:date="2025-06-23T13:40:00Z" w16du:dateUtc="2025-06-23T11:40:00Z"/>
                <w:rFonts w:ascii="Open Sans" w:hAnsi="Open Sans" w:cs="Open Sans"/>
              </w:rPr>
            </w:pPr>
            <w:ins w:id="2864" w:author="Eriksson Tina" w:date="2025-06-23T13:40:00Z" w16du:dateUtc="2025-06-23T11:40:00Z">
              <w:r w:rsidRPr="006F1808">
                <w:rPr>
                  <w:rFonts w:ascii="Open Sans" w:hAnsi="Open Sans" w:cs="Open Sans"/>
                </w:rPr>
                <w:t xml:space="preserve">en enskild mänsklig individ. </w:t>
              </w:r>
            </w:ins>
          </w:p>
          <w:p w14:paraId="3E6107FD" w14:textId="16F10568" w:rsidR="004D3233" w:rsidRPr="006F1808" w:rsidRDefault="004D3233" w:rsidP="004D3233">
            <w:pPr>
              <w:rPr>
                <w:ins w:id="2865" w:author="Eriksson Tina" w:date="2025-06-23T13:40:00Z" w16du:dateUtc="2025-06-23T11:40:00Z"/>
                <w:rFonts w:ascii="Open Sans" w:hAnsi="Open Sans" w:cs="Open Sans"/>
              </w:rPr>
            </w:pPr>
            <w:ins w:id="2866" w:author="Eriksson Tina" w:date="2025-06-23T13:40:00Z" w16du:dateUtc="2025-06-23T11:40:00Z">
              <w:r w:rsidRPr="006F1808">
                <w:rPr>
                  <w:rFonts w:ascii="Open Sans" w:hAnsi="Open Sans" w:cs="Open Sans"/>
                </w:rPr>
                <w:t xml:space="preserve">(Rikstermbanken) </w:t>
              </w:r>
            </w:ins>
          </w:p>
        </w:tc>
        <w:tc>
          <w:tcPr>
            <w:tcW w:w="328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2867" w:author="Eriksson Tina" w:date="2025-06-23T13:40:00Z" w16du:dateUtc="2025-06-23T11:40:00Z">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2B7C5319" w14:textId="376921D3" w:rsidR="004D3233" w:rsidRPr="006F1808" w:rsidRDefault="004D3233" w:rsidP="004D3233">
            <w:pPr>
              <w:spacing w:line="20" w:lineRule="atLeast"/>
              <w:rPr>
                <w:ins w:id="2868" w:author="Eriksson Tina" w:date="2025-06-23T13:40:00Z" w16du:dateUtc="2025-06-23T11:40:00Z"/>
                <w:rFonts w:ascii="Open Sans" w:hAnsi="Open Sans" w:cs="Open Sans"/>
                <w:highlight w:val="yellow"/>
              </w:rPr>
            </w:pPr>
            <w:ins w:id="2869" w:author="Eriksson Tina" w:date="2025-06-23T13:40:00Z" w16du:dateUtc="2025-06-23T11:40:00Z">
              <w:r w:rsidRPr="006F1808">
                <w:rPr>
                  <w:rFonts w:ascii="Open Sans" w:hAnsi="Open Sans" w:cs="Open Sans"/>
                </w:rPr>
                <w:t>Avser här en fysisk person.</w:t>
              </w:r>
            </w:ins>
          </w:p>
        </w:tc>
      </w:tr>
      <w:tr w:rsidR="004D3233" w:rsidRPr="006F1808" w14:paraId="4E1502EB" w14:textId="77777777" w:rsidTr="004D3233">
        <w:trPr>
          <w:trHeight w:val="300"/>
          <w:ins w:id="2870" w:author="Eriksson Tina" w:date="2025-06-23T13:40:00Z"/>
          <w:trPrChange w:id="2871" w:author="Eriksson Tina" w:date="2025-06-23T13:40:00Z" w16du:dateUtc="2025-06-23T11:40:00Z">
            <w:trPr>
              <w:trHeight w:val="300"/>
            </w:trPr>
          </w:trPrChange>
        </w:trPr>
        <w:tc>
          <w:tcPr>
            <w:tcW w:w="2350" w:type="dxa"/>
            <w:tcBorders>
              <w:top w:val="single" w:sz="4" w:space="0" w:color="A33662" w:themeColor="accent1"/>
              <w:bottom w:val="single" w:sz="4" w:space="0" w:color="A33662" w:themeColor="accent1"/>
              <w:right w:val="single" w:sz="24" w:space="0" w:color="FFFFFF" w:themeColor="background1"/>
            </w:tcBorders>
            <w:tcPrChange w:id="2872" w:author="Eriksson Tina" w:date="2025-06-23T13:40:00Z" w16du:dateUtc="2025-06-23T11:40:00Z">
              <w:tcPr>
                <w:tcW w:w="2082" w:type="dxa"/>
                <w:tcBorders>
                  <w:top w:val="single" w:sz="4" w:space="0" w:color="A33662" w:themeColor="accent1"/>
                  <w:bottom w:val="single" w:sz="4" w:space="0" w:color="A33662" w:themeColor="accent1"/>
                  <w:right w:val="single" w:sz="24" w:space="0" w:color="FFFFFF" w:themeColor="background1"/>
                </w:tcBorders>
              </w:tcPr>
            </w:tcPrChange>
          </w:tcPr>
          <w:p w14:paraId="042621A9" w14:textId="171DD388" w:rsidR="004D3233" w:rsidRPr="006F1808" w:rsidRDefault="004D3233" w:rsidP="004D3233">
            <w:pPr>
              <w:rPr>
                <w:ins w:id="2873" w:author="Eriksson Tina" w:date="2025-06-23T13:40:00Z" w16du:dateUtc="2025-06-23T11:40:00Z"/>
                <w:rFonts w:ascii="Open Sans" w:hAnsi="Open Sans" w:cs="Open Sans"/>
              </w:rPr>
            </w:pPr>
            <w:ins w:id="2874" w:author="Eriksson Tina" w:date="2025-06-23T13:40:00Z" w16du:dateUtc="2025-06-23T11:40:00Z">
              <w:r w:rsidRPr="006F1808">
                <w:rPr>
                  <w:rFonts w:ascii="Open Sans" w:hAnsi="Open Sans" w:cs="Open Sans"/>
                </w:rPr>
                <w:t>Primärvård</w:t>
              </w:r>
            </w:ins>
          </w:p>
        </w:tc>
        <w:tc>
          <w:tcPr>
            <w:tcW w:w="53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2875" w:author="Eriksson Tina" w:date="2025-06-23T13:40:00Z" w16du:dateUtc="2025-06-23T11:40:00Z">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6E48B9EE" w14:textId="77777777" w:rsidR="004D3233" w:rsidRPr="006F1808" w:rsidRDefault="004D3233" w:rsidP="004D3233">
            <w:pPr>
              <w:spacing w:line="288" w:lineRule="auto"/>
              <w:rPr>
                <w:ins w:id="2876" w:author="Eriksson Tina" w:date="2025-06-23T13:40:00Z" w16du:dateUtc="2025-06-23T11:40:00Z"/>
                <w:rFonts w:ascii="Open Sans" w:hAnsi="Open Sans" w:cs="Open Sans"/>
              </w:rPr>
            </w:pPr>
            <w:ins w:id="2877" w:author="Eriksson Tina" w:date="2025-06-23T13:40:00Z" w16du:dateUtc="2025-06-23T11:40:00Z">
              <w:r w:rsidRPr="006F1808">
                <w:rPr>
                  <w:rFonts w:ascii="Open Sans" w:hAnsi="Open Sans" w:cs="Open Sans"/>
                </w:rPr>
                <w:t>hälso- och sjukvårdsverksamhet där öppen vård ges utan avgränsning när det gäller sjukdomar, ålder eller patientgrupper</w:t>
              </w:r>
            </w:ins>
          </w:p>
          <w:p w14:paraId="45E6084A" w14:textId="7711E222" w:rsidR="004D3233" w:rsidRPr="006F1808" w:rsidRDefault="004D3233" w:rsidP="004D3233">
            <w:pPr>
              <w:rPr>
                <w:ins w:id="2878" w:author="Eriksson Tina" w:date="2025-06-23T13:40:00Z" w16du:dateUtc="2025-06-23T11:40:00Z"/>
                <w:rFonts w:ascii="Open Sans" w:hAnsi="Open Sans" w:cs="Open Sans"/>
              </w:rPr>
            </w:pPr>
            <w:ins w:id="2879" w:author="Eriksson Tina" w:date="2025-06-23T13:40:00Z" w16du:dateUtc="2025-06-23T11:40:00Z">
              <w:r w:rsidRPr="006F1808">
                <w:rPr>
                  <w:rFonts w:ascii="Open Sans" w:hAnsi="Open Sans" w:cs="Open Sans"/>
                  <w:color w:val="171611"/>
                  <w:shd w:val="clear" w:color="auto" w:fill="FFFFFF"/>
                </w:rPr>
                <w:t>(Socialstyrelsens termbank)</w:t>
              </w:r>
            </w:ins>
          </w:p>
        </w:tc>
        <w:tc>
          <w:tcPr>
            <w:tcW w:w="328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2880" w:author="Eriksson Tina" w:date="2025-06-23T13:40:00Z" w16du:dateUtc="2025-06-23T11:40:00Z">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24D8EC0E" w14:textId="77777777" w:rsidR="004D3233" w:rsidRPr="006F1808" w:rsidRDefault="004D3233" w:rsidP="004D3233">
            <w:pPr>
              <w:spacing w:line="20" w:lineRule="atLeast"/>
              <w:rPr>
                <w:ins w:id="2881" w:author="Eriksson Tina" w:date="2025-06-23T13:40:00Z" w16du:dateUtc="2025-06-23T11:40:00Z"/>
                <w:rFonts w:ascii="Open Sans" w:hAnsi="Open Sans" w:cs="Open Sans"/>
              </w:rPr>
            </w:pPr>
          </w:p>
        </w:tc>
      </w:tr>
      <w:tr w:rsidR="004D3233" w:rsidRPr="006F1808" w14:paraId="1FA5091C" w14:textId="77777777" w:rsidTr="004D3233">
        <w:trPr>
          <w:trHeight w:val="300"/>
          <w:ins w:id="2882" w:author="Eriksson Tina" w:date="2025-06-23T13:40:00Z"/>
          <w:trPrChange w:id="2883" w:author="Eriksson Tina" w:date="2025-06-23T13:40:00Z" w16du:dateUtc="2025-06-23T11:40:00Z">
            <w:trPr>
              <w:trHeight w:val="300"/>
            </w:trPr>
          </w:trPrChange>
        </w:trPr>
        <w:tc>
          <w:tcPr>
            <w:tcW w:w="2350" w:type="dxa"/>
            <w:tcBorders>
              <w:top w:val="single" w:sz="4" w:space="0" w:color="A33662" w:themeColor="accent1"/>
              <w:bottom w:val="single" w:sz="4" w:space="0" w:color="A33662" w:themeColor="accent1"/>
              <w:right w:val="single" w:sz="24" w:space="0" w:color="FFFFFF" w:themeColor="background1"/>
            </w:tcBorders>
            <w:tcPrChange w:id="2884" w:author="Eriksson Tina" w:date="2025-06-23T13:40:00Z" w16du:dateUtc="2025-06-23T11:40:00Z">
              <w:tcPr>
                <w:tcW w:w="2082" w:type="dxa"/>
                <w:tcBorders>
                  <w:top w:val="single" w:sz="4" w:space="0" w:color="A33662" w:themeColor="accent1"/>
                  <w:bottom w:val="single" w:sz="4" w:space="0" w:color="A33662" w:themeColor="accent1"/>
                  <w:right w:val="single" w:sz="24" w:space="0" w:color="FFFFFF" w:themeColor="background1"/>
                </w:tcBorders>
              </w:tcPr>
            </w:tcPrChange>
          </w:tcPr>
          <w:p w14:paraId="41358D3F" w14:textId="195B44E0" w:rsidR="004D3233" w:rsidRPr="006F1808" w:rsidRDefault="004D3233" w:rsidP="004D3233">
            <w:pPr>
              <w:rPr>
                <w:ins w:id="2885" w:author="Eriksson Tina" w:date="2025-06-23T13:40:00Z" w16du:dateUtc="2025-06-23T11:40:00Z"/>
                <w:rFonts w:ascii="Open Sans" w:hAnsi="Open Sans" w:cs="Open Sans"/>
              </w:rPr>
            </w:pPr>
            <w:ins w:id="2886" w:author="Eriksson Tina" w:date="2025-06-23T13:40:00Z" w16du:dateUtc="2025-06-23T11:40:00Z">
              <w:r w:rsidRPr="006F1808">
                <w:rPr>
                  <w:rFonts w:ascii="Open Sans" w:hAnsi="Open Sans" w:cs="Open Sans"/>
                </w:rPr>
                <w:t>Primärvårdsenhet</w:t>
              </w:r>
            </w:ins>
          </w:p>
        </w:tc>
        <w:tc>
          <w:tcPr>
            <w:tcW w:w="53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2887" w:author="Eriksson Tina" w:date="2025-06-23T13:40:00Z" w16du:dateUtc="2025-06-23T11:40:00Z">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3E787018" w14:textId="5D6E06B6" w:rsidR="004D3233" w:rsidRPr="006F1808" w:rsidRDefault="004D3233" w:rsidP="004D3233">
            <w:pPr>
              <w:rPr>
                <w:ins w:id="2888" w:author="Eriksson Tina" w:date="2025-06-23T13:40:00Z" w16du:dateUtc="2025-06-23T11:40:00Z"/>
                <w:rFonts w:ascii="Open Sans" w:hAnsi="Open Sans" w:cs="Open Sans"/>
              </w:rPr>
            </w:pPr>
            <w:ins w:id="2889" w:author="Eriksson Tina" w:date="2025-06-23T13:40:00Z" w16du:dateUtc="2025-06-23T11:40:00Z">
              <w:r w:rsidRPr="006F1808">
                <w:rPr>
                  <w:rFonts w:ascii="Open Sans" w:hAnsi="Open Sans" w:cs="Open Sans"/>
                </w:rPr>
                <w:t>organisatorisk enhet som utför primärvård</w:t>
              </w:r>
            </w:ins>
          </w:p>
        </w:tc>
        <w:tc>
          <w:tcPr>
            <w:tcW w:w="328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2890" w:author="Eriksson Tina" w:date="2025-06-23T13:40:00Z" w16du:dateUtc="2025-06-23T11:40:00Z">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2D712A21" w14:textId="61045CF1" w:rsidR="004D3233" w:rsidRPr="006F1808" w:rsidRDefault="004D3233" w:rsidP="004D3233">
            <w:pPr>
              <w:spacing w:line="20" w:lineRule="atLeast"/>
              <w:rPr>
                <w:ins w:id="2891" w:author="Eriksson Tina" w:date="2025-06-23T13:40:00Z" w16du:dateUtc="2025-06-23T11:40:00Z"/>
                <w:rFonts w:ascii="Open Sans" w:hAnsi="Open Sans" w:cs="Open Sans"/>
              </w:rPr>
            </w:pPr>
            <w:ins w:id="2892" w:author="Eriksson Tina" w:date="2025-06-23T13:40:00Z" w16du:dateUtc="2025-06-23T11:40:00Z">
              <w:r w:rsidRPr="006F1808">
                <w:rPr>
                  <w:rFonts w:ascii="Open Sans" w:hAnsi="Open Sans" w:cs="Open Sans"/>
                </w:rPr>
                <w:t xml:space="preserve"> Avser vårdcentraler och hälsocentraler.</w:t>
              </w:r>
            </w:ins>
          </w:p>
        </w:tc>
      </w:tr>
      <w:tr w:rsidR="004D3233" w:rsidRPr="006F1808" w14:paraId="7BE1ACBE" w14:textId="77777777" w:rsidTr="004D3233">
        <w:trPr>
          <w:trHeight w:val="300"/>
          <w:ins w:id="2893" w:author="Eriksson Tina" w:date="2025-06-23T13:40:00Z"/>
          <w:trPrChange w:id="2894" w:author="Eriksson Tina" w:date="2025-06-23T13:40:00Z" w16du:dateUtc="2025-06-23T11:40:00Z">
            <w:trPr>
              <w:trHeight w:val="300"/>
            </w:trPr>
          </w:trPrChange>
        </w:trPr>
        <w:tc>
          <w:tcPr>
            <w:tcW w:w="2350" w:type="dxa"/>
            <w:tcBorders>
              <w:top w:val="single" w:sz="4" w:space="0" w:color="A33662" w:themeColor="accent1"/>
              <w:bottom w:val="single" w:sz="4" w:space="0" w:color="A33662" w:themeColor="accent1"/>
              <w:right w:val="single" w:sz="24" w:space="0" w:color="FFFFFF" w:themeColor="background1"/>
            </w:tcBorders>
            <w:tcPrChange w:id="2895" w:author="Eriksson Tina" w:date="2025-06-23T13:40:00Z" w16du:dateUtc="2025-06-23T11:40:00Z">
              <w:tcPr>
                <w:tcW w:w="2082" w:type="dxa"/>
                <w:tcBorders>
                  <w:top w:val="single" w:sz="4" w:space="0" w:color="A33662" w:themeColor="accent1"/>
                  <w:bottom w:val="single" w:sz="4" w:space="0" w:color="A33662" w:themeColor="accent1"/>
                  <w:right w:val="single" w:sz="24" w:space="0" w:color="FFFFFF" w:themeColor="background1"/>
                </w:tcBorders>
              </w:tcPr>
            </w:tcPrChange>
          </w:tcPr>
          <w:p w14:paraId="0748BC01" w14:textId="1BACE0D9" w:rsidR="004D3233" w:rsidRPr="006F1808" w:rsidRDefault="004D3233" w:rsidP="004D3233">
            <w:pPr>
              <w:rPr>
                <w:ins w:id="2896" w:author="Eriksson Tina" w:date="2025-06-23T13:40:00Z" w16du:dateUtc="2025-06-23T11:40:00Z"/>
                <w:rFonts w:ascii="Open Sans" w:hAnsi="Open Sans" w:cs="Open Sans"/>
              </w:rPr>
            </w:pPr>
            <w:ins w:id="2897" w:author="Eriksson Tina" w:date="2025-06-23T13:40:00Z" w16du:dateUtc="2025-06-23T11:40:00Z">
              <w:r w:rsidRPr="006F1808">
                <w:rPr>
                  <w:rFonts w:ascii="Open Sans" w:hAnsi="Open Sans" w:cs="Open Sans"/>
                </w:rPr>
                <w:lastRenderedPageBreak/>
                <w:t>Region</w:t>
              </w:r>
            </w:ins>
          </w:p>
        </w:tc>
        <w:tc>
          <w:tcPr>
            <w:tcW w:w="53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2898" w:author="Eriksson Tina" w:date="2025-06-23T13:40:00Z" w16du:dateUtc="2025-06-23T11:40:00Z">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523AA6FE" w14:textId="77777777" w:rsidR="004D3233" w:rsidRPr="006F1808" w:rsidRDefault="004D3233" w:rsidP="004D3233">
            <w:pPr>
              <w:spacing w:line="288" w:lineRule="auto"/>
              <w:rPr>
                <w:ins w:id="2899" w:author="Eriksson Tina" w:date="2025-06-23T13:40:00Z" w16du:dateUtc="2025-06-23T11:40:00Z"/>
                <w:rFonts w:ascii="Open Sans" w:hAnsi="Open Sans" w:cs="Open Sans"/>
                <w:color w:val="222222"/>
                <w:shd w:val="clear" w:color="auto" w:fill="FFFEFE"/>
              </w:rPr>
            </w:pPr>
            <w:ins w:id="2900" w:author="Eriksson Tina" w:date="2025-06-23T13:40:00Z" w16du:dateUtc="2025-06-23T11:40:00Z">
              <w:r w:rsidRPr="006F1808">
                <w:rPr>
                  <w:rFonts w:ascii="Open Sans" w:hAnsi="Open Sans" w:cs="Open Sans"/>
                  <w:color w:val="222222"/>
                  <w:shd w:val="clear" w:color="auto" w:fill="FFFEFE"/>
                </w:rPr>
                <w:t>regionerna ansvarar för uppgifter som är gemensamma för stora geografiska områden och som ofta kräver stora ekonomiska resurser. Till exempel hälso- och sjukvården, kultur, kollektivtrafik och att stärka regionernas tillväxt och utveckling.</w:t>
              </w:r>
            </w:ins>
          </w:p>
          <w:p w14:paraId="0C612458" w14:textId="2F254706" w:rsidR="004D3233" w:rsidRPr="006F1808" w:rsidRDefault="004D3233" w:rsidP="004D3233">
            <w:pPr>
              <w:rPr>
                <w:ins w:id="2901" w:author="Eriksson Tina" w:date="2025-06-23T13:40:00Z" w16du:dateUtc="2025-06-23T11:40:00Z"/>
                <w:rFonts w:ascii="Open Sans" w:hAnsi="Open Sans" w:cs="Open Sans"/>
              </w:rPr>
            </w:pPr>
            <w:ins w:id="2902" w:author="Eriksson Tina" w:date="2025-06-23T13:40:00Z" w16du:dateUtc="2025-06-23T11:40:00Z">
              <w:r w:rsidRPr="006F1808">
                <w:rPr>
                  <w:rFonts w:ascii="Open Sans" w:hAnsi="Open Sans" w:cs="Open Sans"/>
                  <w:color w:val="222222"/>
                  <w:shd w:val="clear" w:color="auto" w:fill="FFFEFE"/>
                </w:rPr>
                <w:t>(SKR, Fakta kommuner och regioner)</w:t>
              </w:r>
            </w:ins>
          </w:p>
        </w:tc>
        <w:tc>
          <w:tcPr>
            <w:tcW w:w="328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2903" w:author="Eriksson Tina" w:date="2025-06-23T13:40:00Z" w16du:dateUtc="2025-06-23T11:40:00Z">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05BBFD5E" w14:textId="77777777" w:rsidR="004D3233" w:rsidRPr="006F1808" w:rsidRDefault="004D3233" w:rsidP="004D3233">
            <w:pPr>
              <w:spacing w:line="20" w:lineRule="atLeast"/>
              <w:rPr>
                <w:ins w:id="2904" w:author="Eriksson Tina" w:date="2025-06-23T13:40:00Z" w16du:dateUtc="2025-06-23T11:40:00Z"/>
                <w:rFonts w:ascii="Open Sans" w:hAnsi="Open Sans" w:cs="Open Sans"/>
              </w:rPr>
            </w:pPr>
          </w:p>
        </w:tc>
      </w:tr>
      <w:tr w:rsidR="004D3233" w:rsidRPr="006F1808" w14:paraId="1ABF29E0" w14:textId="77777777" w:rsidTr="004D3233">
        <w:trPr>
          <w:trHeight w:val="300"/>
          <w:ins w:id="2905" w:author="Eriksson Tina" w:date="2025-06-23T13:40:00Z"/>
          <w:trPrChange w:id="2906" w:author="Eriksson Tina" w:date="2025-06-23T13:40:00Z" w16du:dateUtc="2025-06-23T11:40:00Z">
            <w:trPr>
              <w:trHeight w:val="300"/>
            </w:trPr>
          </w:trPrChange>
        </w:trPr>
        <w:tc>
          <w:tcPr>
            <w:tcW w:w="2350" w:type="dxa"/>
            <w:tcBorders>
              <w:top w:val="single" w:sz="4" w:space="0" w:color="A33662" w:themeColor="accent1"/>
              <w:bottom w:val="single" w:sz="4" w:space="0" w:color="A33662" w:themeColor="accent1"/>
              <w:right w:val="single" w:sz="24" w:space="0" w:color="FFFFFF" w:themeColor="background1"/>
            </w:tcBorders>
            <w:tcPrChange w:id="2907" w:author="Eriksson Tina" w:date="2025-06-23T13:40:00Z" w16du:dateUtc="2025-06-23T11:40:00Z">
              <w:tcPr>
                <w:tcW w:w="2082" w:type="dxa"/>
                <w:tcBorders>
                  <w:top w:val="single" w:sz="4" w:space="0" w:color="A33662" w:themeColor="accent1"/>
                  <w:bottom w:val="single" w:sz="4" w:space="0" w:color="A33662" w:themeColor="accent1"/>
                  <w:right w:val="single" w:sz="24" w:space="0" w:color="FFFFFF" w:themeColor="background1"/>
                </w:tcBorders>
              </w:tcPr>
            </w:tcPrChange>
          </w:tcPr>
          <w:p w14:paraId="203D161C" w14:textId="32B6468D" w:rsidR="004D3233" w:rsidRPr="006F1808" w:rsidRDefault="004D3233" w:rsidP="004D3233">
            <w:pPr>
              <w:rPr>
                <w:ins w:id="2908" w:author="Eriksson Tina" w:date="2025-06-23T13:40:00Z" w16du:dateUtc="2025-06-23T11:40:00Z"/>
                <w:rFonts w:ascii="Open Sans" w:hAnsi="Open Sans" w:cs="Open Sans"/>
              </w:rPr>
            </w:pPr>
            <w:ins w:id="2909" w:author="Eriksson Tina" w:date="2025-06-23T13:40:00Z" w16du:dateUtc="2025-06-23T11:40:00Z">
              <w:r w:rsidRPr="006F1808">
                <w:rPr>
                  <w:rFonts w:ascii="Open Sans" w:hAnsi="Open Sans" w:cs="Open Sans"/>
                </w:rPr>
                <w:t>Specialiserad vård</w:t>
              </w:r>
            </w:ins>
          </w:p>
        </w:tc>
        <w:tc>
          <w:tcPr>
            <w:tcW w:w="53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2910" w:author="Eriksson Tina" w:date="2025-06-23T13:40:00Z" w16du:dateUtc="2025-06-23T11:40:00Z">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15BD5057" w14:textId="77777777" w:rsidR="004D3233" w:rsidRPr="006F1808" w:rsidRDefault="004D3233" w:rsidP="004D3233">
            <w:pPr>
              <w:spacing w:line="288" w:lineRule="auto"/>
              <w:rPr>
                <w:ins w:id="2911" w:author="Eriksson Tina" w:date="2025-06-23T13:40:00Z" w16du:dateUtc="2025-06-23T11:40:00Z"/>
                <w:rFonts w:ascii="Open Sans" w:hAnsi="Open Sans" w:cs="Open Sans"/>
                <w:color w:val="262626"/>
                <w:shd w:val="clear" w:color="auto" w:fill="FFFFFF"/>
              </w:rPr>
            </w:pPr>
            <w:ins w:id="2912" w:author="Eriksson Tina" w:date="2025-06-23T13:40:00Z" w16du:dateUtc="2025-06-23T11:40:00Z">
              <w:r w:rsidRPr="006F1808">
                <w:rPr>
                  <w:rFonts w:ascii="Open Sans" w:hAnsi="Open Sans" w:cs="Open Sans"/>
                  <w:color w:val="262626"/>
                  <w:shd w:val="clear" w:color="auto" w:fill="FFFFFF"/>
                </w:rPr>
                <w:t>hälso- och sjukvårdsverksamhet som kräver mer specialiserade åtgärder än vad som kan ges i primärvård</w:t>
              </w:r>
            </w:ins>
          </w:p>
          <w:p w14:paraId="6285F2B2" w14:textId="1ABFC72A" w:rsidR="004D3233" w:rsidRPr="006F1808" w:rsidRDefault="004D3233" w:rsidP="004D3233">
            <w:pPr>
              <w:rPr>
                <w:ins w:id="2913" w:author="Eriksson Tina" w:date="2025-06-23T13:40:00Z" w16du:dateUtc="2025-06-23T11:40:00Z"/>
                <w:rFonts w:ascii="Open Sans" w:hAnsi="Open Sans" w:cs="Open Sans"/>
                <w:color w:val="222222"/>
                <w:shd w:val="clear" w:color="auto" w:fill="FFFEFE"/>
              </w:rPr>
            </w:pPr>
            <w:ins w:id="2914" w:author="Eriksson Tina" w:date="2025-06-23T13:40:00Z" w16du:dateUtc="2025-06-23T11:40:00Z">
              <w:r w:rsidRPr="006F1808">
                <w:rPr>
                  <w:rFonts w:ascii="Open Sans" w:hAnsi="Open Sans" w:cs="Open Sans"/>
                  <w:color w:val="262626"/>
                  <w:shd w:val="clear" w:color="auto" w:fill="FFFFFF"/>
                </w:rPr>
                <w:t>(Socialstyrelsens termbank)</w:t>
              </w:r>
            </w:ins>
          </w:p>
        </w:tc>
        <w:tc>
          <w:tcPr>
            <w:tcW w:w="328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2915" w:author="Eriksson Tina" w:date="2025-06-23T13:40:00Z" w16du:dateUtc="2025-06-23T11:40:00Z">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47BC9302" w14:textId="77777777" w:rsidR="004D3233" w:rsidRPr="006F1808" w:rsidRDefault="004D3233" w:rsidP="004D3233">
            <w:pPr>
              <w:spacing w:line="20" w:lineRule="atLeast"/>
              <w:rPr>
                <w:ins w:id="2916" w:author="Eriksson Tina" w:date="2025-06-23T13:40:00Z" w16du:dateUtc="2025-06-23T11:40:00Z"/>
                <w:rFonts w:ascii="Open Sans" w:hAnsi="Open Sans" w:cs="Open Sans"/>
              </w:rPr>
            </w:pPr>
          </w:p>
        </w:tc>
      </w:tr>
      <w:tr w:rsidR="004D3233" w:rsidRPr="006F1808" w14:paraId="5B5FB651" w14:textId="77777777" w:rsidTr="004D3233">
        <w:trPr>
          <w:trHeight w:val="300"/>
          <w:ins w:id="2917" w:author="Eriksson Tina" w:date="2025-06-23T13:40:00Z"/>
          <w:trPrChange w:id="2918" w:author="Eriksson Tina" w:date="2025-06-23T13:40:00Z" w16du:dateUtc="2025-06-23T11:40:00Z">
            <w:trPr>
              <w:trHeight w:val="300"/>
            </w:trPr>
          </w:trPrChange>
        </w:trPr>
        <w:tc>
          <w:tcPr>
            <w:tcW w:w="2350" w:type="dxa"/>
            <w:tcBorders>
              <w:top w:val="single" w:sz="4" w:space="0" w:color="A33662" w:themeColor="accent1"/>
              <w:bottom w:val="single" w:sz="4" w:space="0" w:color="A33662" w:themeColor="accent1"/>
              <w:right w:val="single" w:sz="24" w:space="0" w:color="FFFFFF" w:themeColor="background1"/>
            </w:tcBorders>
            <w:tcPrChange w:id="2919" w:author="Eriksson Tina" w:date="2025-06-23T13:40:00Z" w16du:dateUtc="2025-06-23T11:40:00Z">
              <w:tcPr>
                <w:tcW w:w="2082" w:type="dxa"/>
                <w:tcBorders>
                  <w:top w:val="single" w:sz="4" w:space="0" w:color="A33662" w:themeColor="accent1"/>
                  <w:bottom w:val="single" w:sz="4" w:space="0" w:color="A33662" w:themeColor="accent1"/>
                  <w:right w:val="single" w:sz="24" w:space="0" w:color="FFFFFF" w:themeColor="background1"/>
                </w:tcBorders>
              </w:tcPr>
            </w:tcPrChange>
          </w:tcPr>
          <w:p w14:paraId="5D3F97D6" w14:textId="01E229BB" w:rsidR="004D3233" w:rsidRPr="006F1808" w:rsidRDefault="004D3233" w:rsidP="004D3233">
            <w:pPr>
              <w:rPr>
                <w:ins w:id="2920" w:author="Eriksson Tina" w:date="2025-06-23T13:40:00Z" w16du:dateUtc="2025-06-23T11:40:00Z"/>
                <w:rFonts w:ascii="Open Sans" w:hAnsi="Open Sans" w:cs="Open Sans"/>
              </w:rPr>
            </w:pPr>
            <w:ins w:id="2921" w:author="Eriksson Tina" w:date="2025-06-23T13:40:00Z" w16du:dateUtc="2025-06-23T11:40:00Z">
              <w:r w:rsidRPr="006F1808">
                <w:rPr>
                  <w:rFonts w:ascii="Open Sans" w:hAnsi="Open Sans" w:cs="Open Sans"/>
                </w:rPr>
                <w:t>Specialistkompetens</w:t>
              </w:r>
            </w:ins>
          </w:p>
        </w:tc>
        <w:tc>
          <w:tcPr>
            <w:tcW w:w="53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2922" w:author="Eriksson Tina" w:date="2025-06-23T13:40:00Z" w16du:dateUtc="2025-06-23T11:40:00Z">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5C67986A" w14:textId="77777777" w:rsidR="004D3233" w:rsidRPr="006F1808" w:rsidRDefault="004D3233" w:rsidP="004D3233">
            <w:pPr>
              <w:spacing w:line="288" w:lineRule="auto"/>
              <w:rPr>
                <w:ins w:id="2923" w:author="Eriksson Tina" w:date="2025-06-23T13:40:00Z" w16du:dateUtc="2025-06-23T11:40:00Z"/>
                <w:rFonts w:ascii="Open Sans" w:hAnsi="Open Sans" w:cs="Open Sans"/>
              </w:rPr>
            </w:pPr>
            <w:ins w:id="2924" w:author="Eriksson Tina" w:date="2025-06-23T13:40:00Z" w16du:dateUtc="2025-06-23T11:40:00Z">
              <w:r w:rsidRPr="006F1808">
                <w:rPr>
                  <w:rFonts w:ascii="Open Sans" w:hAnsi="Open Sans" w:cs="Open Sans"/>
                </w:rPr>
                <w:t>kompetens för läkare erhållen efter specialiseringstjänstgöring (ST) inom hälso- och sjukvården</w:t>
              </w:r>
            </w:ins>
          </w:p>
          <w:p w14:paraId="6BB0D318" w14:textId="0D4EFE2B" w:rsidR="004D3233" w:rsidRPr="006F1808" w:rsidRDefault="004D3233" w:rsidP="004D3233">
            <w:pPr>
              <w:rPr>
                <w:ins w:id="2925" w:author="Eriksson Tina" w:date="2025-06-23T13:40:00Z" w16du:dateUtc="2025-06-23T11:40:00Z"/>
                <w:rFonts w:ascii="Open Sans" w:hAnsi="Open Sans" w:cs="Open Sans"/>
                <w:color w:val="262626"/>
                <w:shd w:val="clear" w:color="auto" w:fill="FFFFFF"/>
              </w:rPr>
            </w:pPr>
            <w:ins w:id="2926" w:author="Eriksson Tina" w:date="2025-06-23T13:40:00Z" w16du:dateUtc="2025-06-23T11:40:00Z">
              <w:r w:rsidRPr="006F1808">
                <w:rPr>
                  <w:rFonts w:ascii="Open Sans" w:hAnsi="Open Sans" w:cs="Open Sans"/>
                </w:rPr>
                <w:t>(SAOL)</w:t>
              </w:r>
            </w:ins>
          </w:p>
        </w:tc>
        <w:tc>
          <w:tcPr>
            <w:tcW w:w="328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2927" w:author="Eriksson Tina" w:date="2025-06-23T13:40:00Z" w16du:dateUtc="2025-06-23T11:40:00Z">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799F1E33" w14:textId="77777777" w:rsidR="004D3233" w:rsidRPr="006F1808" w:rsidRDefault="004D3233" w:rsidP="004D3233">
            <w:pPr>
              <w:spacing w:line="20" w:lineRule="atLeast"/>
              <w:rPr>
                <w:ins w:id="2928" w:author="Eriksson Tina" w:date="2025-06-23T13:40:00Z" w16du:dateUtc="2025-06-23T11:40:00Z"/>
                <w:rFonts w:ascii="Open Sans" w:hAnsi="Open Sans" w:cs="Open Sans"/>
              </w:rPr>
            </w:pPr>
          </w:p>
        </w:tc>
      </w:tr>
      <w:tr w:rsidR="004D3233" w:rsidRPr="006F1808" w14:paraId="3334B259" w14:textId="77777777" w:rsidTr="004D3233">
        <w:trPr>
          <w:trHeight w:val="300"/>
          <w:ins w:id="2929" w:author="Eriksson Tina" w:date="2025-06-23T13:40:00Z"/>
          <w:trPrChange w:id="2930" w:author="Eriksson Tina" w:date="2025-06-23T13:40:00Z" w16du:dateUtc="2025-06-23T11:40:00Z">
            <w:trPr>
              <w:trHeight w:val="300"/>
            </w:trPr>
          </w:trPrChange>
        </w:trPr>
        <w:tc>
          <w:tcPr>
            <w:tcW w:w="2350" w:type="dxa"/>
            <w:tcBorders>
              <w:top w:val="single" w:sz="4" w:space="0" w:color="A33662" w:themeColor="accent1"/>
              <w:bottom w:val="single" w:sz="4" w:space="0" w:color="A33662" w:themeColor="accent1"/>
              <w:right w:val="single" w:sz="24" w:space="0" w:color="FFFFFF" w:themeColor="background1"/>
            </w:tcBorders>
            <w:tcPrChange w:id="2931" w:author="Eriksson Tina" w:date="2025-06-23T13:40:00Z" w16du:dateUtc="2025-06-23T11:40:00Z">
              <w:tcPr>
                <w:tcW w:w="2082" w:type="dxa"/>
                <w:tcBorders>
                  <w:top w:val="single" w:sz="4" w:space="0" w:color="A33662" w:themeColor="accent1"/>
                  <w:bottom w:val="single" w:sz="4" w:space="0" w:color="A33662" w:themeColor="accent1"/>
                  <w:right w:val="single" w:sz="24" w:space="0" w:color="FFFFFF" w:themeColor="background1"/>
                </w:tcBorders>
              </w:tcPr>
            </w:tcPrChange>
          </w:tcPr>
          <w:p w14:paraId="579A0A6C" w14:textId="07AAC01A" w:rsidR="004D3233" w:rsidRPr="006F1808" w:rsidRDefault="004D3233" w:rsidP="004D3233">
            <w:pPr>
              <w:rPr>
                <w:ins w:id="2932" w:author="Eriksson Tina" w:date="2025-06-23T13:40:00Z" w16du:dateUtc="2025-06-23T11:40:00Z"/>
                <w:rFonts w:ascii="Open Sans" w:hAnsi="Open Sans" w:cs="Open Sans"/>
              </w:rPr>
            </w:pPr>
            <w:ins w:id="2933" w:author="Eriksson Tina" w:date="2025-06-23T13:40:00Z" w16du:dateUtc="2025-06-23T11:40:00Z">
              <w:r w:rsidRPr="006F1808">
                <w:rPr>
                  <w:rFonts w:ascii="Open Sans" w:hAnsi="Open Sans" w:cs="Open Sans"/>
                </w:rPr>
                <w:t>Undersköterska</w:t>
              </w:r>
            </w:ins>
          </w:p>
        </w:tc>
        <w:tc>
          <w:tcPr>
            <w:tcW w:w="53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2934" w:author="Eriksson Tina" w:date="2025-06-23T13:40:00Z" w16du:dateUtc="2025-06-23T11:40:00Z">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3C9848AA" w14:textId="77777777" w:rsidR="004D3233" w:rsidRPr="006F1808" w:rsidRDefault="004D3233" w:rsidP="004D3233">
            <w:pPr>
              <w:spacing w:line="288" w:lineRule="auto"/>
              <w:rPr>
                <w:ins w:id="2935" w:author="Eriksson Tina" w:date="2025-06-23T13:40:00Z" w16du:dateUtc="2025-06-23T11:40:00Z"/>
                <w:rFonts w:ascii="Open Sans" w:hAnsi="Open Sans" w:cs="Open Sans"/>
              </w:rPr>
            </w:pPr>
            <w:ins w:id="2936" w:author="Eriksson Tina" w:date="2025-06-23T13:40:00Z" w16du:dateUtc="2025-06-23T11:40:00Z">
              <w:r w:rsidRPr="006F1808">
                <w:rPr>
                  <w:rFonts w:ascii="Open Sans" w:hAnsi="Open Sans" w:cs="Open Sans"/>
                </w:rPr>
                <w:t>person som arbetar med praktisk omvårdnad</w:t>
              </w:r>
            </w:ins>
          </w:p>
          <w:p w14:paraId="4B8EC573" w14:textId="39286378" w:rsidR="004D3233" w:rsidRPr="006F1808" w:rsidRDefault="004D3233" w:rsidP="004D3233">
            <w:pPr>
              <w:rPr>
                <w:ins w:id="2937" w:author="Eriksson Tina" w:date="2025-06-23T13:40:00Z" w16du:dateUtc="2025-06-23T11:40:00Z"/>
                <w:rFonts w:ascii="Open Sans" w:hAnsi="Open Sans" w:cs="Open Sans"/>
              </w:rPr>
            </w:pPr>
            <w:ins w:id="2938" w:author="Eriksson Tina" w:date="2025-06-23T13:40:00Z" w16du:dateUtc="2025-06-23T11:40:00Z">
              <w:r w:rsidRPr="006F1808">
                <w:rPr>
                  <w:rFonts w:ascii="Open Sans" w:hAnsi="Open Sans" w:cs="Open Sans"/>
                </w:rPr>
                <w:t>(SAOL)</w:t>
              </w:r>
            </w:ins>
          </w:p>
        </w:tc>
        <w:tc>
          <w:tcPr>
            <w:tcW w:w="328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2939" w:author="Eriksson Tina" w:date="2025-06-23T13:40:00Z" w16du:dateUtc="2025-06-23T11:40:00Z">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3F399C0D" w14:textId="77777777" w:rsidR="004D3233" w:rsidRPr="006F1808" w:rsidRDefault="004D3233" w:rsidP="004D3233">
            <w:pPr>
              <w:spacing w:line="20" w:lineRule="atLeast"/>
              <w:rPr>
                <w:ins w:id="2940" w:author="Eriksson Tina" w:date="2025-06-23T13:40:00Z" w16du:dateUtc="2025-06-23T11:40:00Z"/>
                <w:rFonts w:ascii="Open Sans" w:hAnsi="Open Sans" w:cs="Open Sans"/>
              </w:rPr>
            </w:pPr>
          </w:p>
        </w:tc>
      </w:tr>
      <w:tr w:rsidR="004D3233" w:rsidRPr="006F1808" w14:paraId="1FC50C8B" w14:textId="77777777" w:rsidTr="004D3233">
        <w:trPr>
          <w:trHeight w:val="300"/>
          <w:ins w:id="2941" w:author="Eriksson Tina" w:date="2025-06-23T13:40:00Z"/>
          <w:trPrChange w:id="2942" w:author="Eriksson Tina" w:date="2025-06-23T13:40:00Z" w16du:dateUtc="2025-06-23T11:40:00Z">
            <w:trPr>
              <w:trHeight w:val="300"/>
            </w:trPr>
          </w:trPrChange>
        </w:trPr>
        <w:tc>
          <w:tcPr>
            <w:tcW w:w="2350" w:type="dxa"/>
            <w:tcBorders>
              <w:top w:val="single" w:sz="4" w:space="0" w:color="A33662" w:themeColor="accent1"/>
              <w:bottom w:val="single" w:sz="4" w:space="0" w:color="A33662" w:themeColor="accent1"/>
              <w:right w:val="single" w:sz="24" w:space="0" w:color="FFFFFF" w:themeColor="background1"/>
            </w:tcBorders>
            <w:tcPrChange w:id="2943" w:author="Eriksson Tina" w:date="2025-06-23T13:40:00Z" w16du:dateUtc="2025-06-23T11:40:00Z">
              <w:tcPr>
                <w:tcW w:w="2082" w:type="dxa"/>
                <w:tcBorders>
                  <w:top w:val="single" w:sz="4" w:space="0" w:color="A33662" w:themeColor="accent1"/>
                  <w:bottom w:val="single" w:sz="4" w:space="0" w:color="A33662" w:themeColor="accent1"/>
                  <w:right w:val="single" w:sz="24" w:space="0" w:color="FFFFFF" w:themeColor="background1"/>
                </w:tcBorders>
              </w:tcPr>
            </w:tcPrChange>
          </w:tcPr>
          <w:p w14:paraId="4CF895DA" w14:textId="657EF068" w:rsidR="004D3233" w:rsidRPr="006F1808" w:rsidRDefault="004D3233" w:rsidP="004D3233">
            <w:pPr>
              <w:rPr>
                <w:ins w:id="2944" w:author="Eriksson Tina" w:date="2025-06-23T13:40:00Z" w16du:dateUtc="2025-06-23T11:40:00Z"/>
                <w:rFonts w:ascii="Open Sans" w:hAnsi="Open Sans" w:cs="Open Sans"/>
              </w:rPr>
            </w:pPr>
            <w:ins w:id="2945" w:author="Eriksson Tina" w:date="2025-06-23T13:40:00Z" w16du:dateUtc="2025-06-23T11:40:00Z">
              <w:r w:rsidRPr="006F1808">
                <w:rPr>
                  <w:rFonts w:ascii="Open Sans" w:hAnsi="Open Sans" w:cs="Open Sans"/>
                </w:rPr>
                <w:t>Verksamhetschef</w:t>
              </w:r>
            </w:ins>
          </w:p>
        </w:tc>
        <w:tc>
          <w:tcPr>
            <w:tcW w:w="53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2946" w:author="Eriksson Tina" w:date="2025-06-23T13:40:00Z" w16du:dateUtc="2025-06-23T11:40:00Z">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77999852" w14:textId="51D9C3A9" w:rsidR="004D3233" w:rsidRPr="006F1808" w:rsidRDefault="004D3233" w:rsidP="004D3233">
            <w:pPr>
              <w:rPr>
                <w:ins w:id="2947" w:author="Eriksson Tina" w:date="2025-06-23T13:40:00Z" w16du:dateUtc="2025-06-23T11:40:00Z"/>
                <w:rFonts w:ascii="Open Sans" w:hAnsi="Open Sans" w:cs="Open Sans"/>
              </w:rPr>
            </w:pPr>
            <w:ins w:id="2948" w:author="Eriksson Tina" w:date="2025-06-23T13:40:00Z" w16du:dateUtc="2025-06-23T11:40:00Z">
              <w:r w:rsidRPr="006F1808">
                <w:rPr>
                  <w:rFonts w:ascii="Open Sans" w:hAnsi="Open Sans" w:cs="Open Sans"/>
                </w:rPr>
                <w:t>den som har det övergripande ansvaret för verksamheten och för att tillgodose patientens behov av trygghet, kontinuitet, samordning och säkerhet. (</w:t>
              </w:r>
              <w:r w:rsidRPr="006F1808">
                <w:fldChar w:fldCharType="begin"/>
              </w:r>
              <w:r w:rsidRPr="006F1808">
                <w:instrText>HYPERLINK "https://www.socialstyrelsen.se/kunskapsstod-och-regler/regler-och-riktlinjer/vem-far-gora-vad/styrning-och-arbetsfordelning/verksamhetschef/"</w:instrText>
              </w:r>
              <w:r w:rsidRPr="006F1808">
                <w:fldChar w:fldCharType="separate"/>
              </w:r>
              <w:r w:rsidRPr="006F1808">
                <w:rPr>
                  <w:rFonts w:ascii="Open Sans" w:hAnsi="Open Sans" w:cs="Open Sans"/>
                  <w:u w:val="single"/>
                </w:rPr>
                <w:t>Socialstyrelsen</w:t>
              </w:r>
              <w:r w:rsidRPr="006F1808">
                <w:fldChar w:fldCharType="end"/>
              </w:r>
              <w:r w:rsidRPr="006F1808">
                <w:rPr>
                  <w:rFonts w:ascii="Open Sans" w:hAnsi="Open Sans" w:cs="Open Sans"/>
                </w:rPr>
                <w:t>)</w:t>
              </w:r>
            </w:ins>
          </w:p>
        </w:tc>
        <w:tc>
          <w:tcPr>
            <w:tcW w:w="328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Change w:id="2949" w:author="Eriksson Tina" w:date="2025-06-23T13:40:00Z" w16du:dateUtc="2025-06-23T11:40:00Z">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tcPrChange>
          </w:tcPr>
          <w:p w14:paraId="5A75709B" w14:textId="77777777" w:rsidR="004D3233" w:rsidRPr="006F1808" w:rsidRDefault="004D3233" w:rsidP="004D3233">
            <w:pPr>
              <w:spacing w:line="20" w:lineRule="atLeast"/>
              <w:rPr>
                <w:ins w:id="2950" w:author="Eriksson Tina" w:date="2025-06-23T13:40:00Z" w16du:dateUtc="2025-06-23T11:40:00Z"/>
                <w:rFonts w:ascii="Open Sans" w:hAnsi="Open Sans" w:cs="Open Sans"/>
              </w:rPr>
            </w:pPr>
          </w:p>
        </w:tc>
      </w:tr>
    </w:tbl>
    <w:p w14:paraId="4D268797" w14:textId="7F25FDA7" w:rsidR="00474E8C" w:rsidRPr="006F1808" w:rsidRDefault="00474E8C" w:rsidP="00474E8C"/>
    <w:p w14:paraId="521F0FF4" w14:textId="7A5CF9B2" w:rsidR="0036320D" w:rsidRPr="006F1808" w:rsidRDefault="0036320D" w:rsidP="0036320D">
      <w:pPr>
        <w:pStyle w:val="Numreradrubrik1"/>
        <w:rPr>
          <w:lang w:val="sv-SE"/>
          <w:rPrChange w:id="2951" w:author="Eriksson Tina" w:date="2025-06-24T17:00:00Z" w16du:dateUtc="2025-06-24T15:00:00Z">
            <w:rPr/>
          </w:rPrChange>
        </w:rPr>
      </w:pPr>
      <w:bookmarkStart w:id="2952" w:name="_Toc449170167"/>
      <w:bookmarkStart w:id="2953" w:name="_Toc121211216"/>
      <w:bookmarkStart w:id="2954" w:name="_Toc201647965"/>
      <w:r w:rsidRPr="006F1808">
        <w:rPr>
          <w:lang w:val="sv-SE"/>
          <w:rPrChange w:id="2955" w:author="Eriksson Tina" w:date="2025-06-24T17:00:00Z" w16du:dateUtc="2025-06-24T15:00:00Z">
            <w:rPr/>
          </w:rPrChange>
        </w:rPr>
        <w:lastRenderedPageBreak/>
        <w:t>Informationsmodell</w:t>
      </w:r>
      <w:bookmarkEnd w:id="2954"/>
      <w:r w:rsidRPr="006F1808">
        <w:rPr>
          <w:lang w:val="sv-SE"/>
          <w:rPrChange w:id="2956" w:author="Eriksson Tina" w:date="2025-06-24T17:00:00Z" w16du:dateUtc="2025-06-24T15:00:00Z">
            <w:rPr/>
          </w:rPrChange>
        </w:rPr>
        <w:t xml:space="preserve"> </w:t>
      </w:r>
      <w:bookmarkEnd w:id="2952"/>
      <w:bookmarkEnd w:id="2953"/>
      <w:del w:id="2957" w:author="Eriksson Tina" w:date="2025-06-23T14:37:00Z" w16du:dateUtc="2025-06-23T12:37:00Z">
        <w:r w:rsidR="001E7416" w:rsidRPr="006F1808" w:rsidDel="00C27034">
          <w:rPr>
            <w:color w:val="098394"/>
            <w:lang w:val="sv-SE"/>
          </w:rPr>
          <w:delText>(obligatorisk)</w:delText>
        </w:r>
      </w:del>
    </w:p>
    <w:p w14:paraId="5828F40B" w14:textId="50ACD850" w:rsidR="00C423CA" w:rsidRPr="006F1808" w:rsidDel="00290074" w:rsidRDefault="00BB1A05" w:rsidP="00C423CA">
      <w:pPr>
        <w:rPr>
          <w:del w:id="2958" w:author="Eriksson Tina" w:date="2025-06-23T14:16:00Z" w16du:dateUtc="2025-06-23T12:16:00Z"/>
          <w:i/>
          <w:iCs/>
          <w:color w:val="098394"/>
          <w:lang w:eastAsia="sv-SE"/>
          <w:rPrChange w:id="2959" w:author="Eriksson Tina" w:date="2025-06-24T17:00:00Z" w16du:dateUtc="2025-06-24T15:00:00Z">
            <w:rPr>
              <w:del w:id="2960" w:author="Eriksson Tina" w:date="2025-06-23T14:16:00Z" w16du:dateUtc="2025-06-23T12:16:00Z"/>
              <w:i/>
              <w:iCs/>
              <w:color w:val="098394"/>
              <w:lang w:eastAsia="sv-SE"/>
            </w:rPr>
          </w:rPrChange>
        </w:rPr>
      </w:pPr>
      <w:del w:id="2961" w:author="Eriksson Tina" w:date="2025-06-23T14:16:00Z" w16du:dateUtc="2025-06-23T12:16:00Z">
        <w:r w:rsidRPr="006F1808" w:rsidDel="00290074">
          <w:rPr>
            <w:i/>
            <w:iCs/>
            <w:color w:val="098394"/>
            <w:lang w:eastAsia="sv-SE"/>
            <w:rPrChange w:id="2962" w:author="Eriksson Tina" w:date="2025-06-24T17:00:00Z" w16du:dateUtc="2025-06-24T15:00:00Z">
              <w:rPr>
                <w:i/>
                <w:iCs/>
                <w:color w:val="098394"/>
                <w:lang w:eastAsia="sv-SE"/>
              </w:rPr>
            </w:rPrChange>
          </w:rPr>
          <w:delText>En informationsmodell beskriver informatio</w:delText>
        </w:r>
        <w:r w:rsidR="00A73043" w:rsidRPr="006F1808" w:rsidDel="00290074">
          <w:rPr>
            <w:i/>
            <w:iCs/>
            <w:color w:val="098394"/>
            <w:lang w:eastAsia="sv-SE"/>
            <w:rPrChange w:id="2963" w:author="Eriksson Tina" w:date="2025-06-24T17:00:00Z" w16du:dateUtc="2025-06-24T15:00:00Z">
              <w:rPr>
                <w:i/>
                <w:iCs/>
                <w:color w:val="098394"/>
                <w:lang w:eastAsia="sv-SE"/>
              </w:rPr>
            </w:rPrChange>
          </w:rPr>
          <w:delText>n</w:delText>
        </w:r>
        <w:r w:rsidRPr="006F1808" w:rsidDel="00290074">
          <w:rPr>
            <w:i/>
            <w:iCs/>
            <w:color w:val="098394"/>
            <w:lang w:eastAsia="sv-SE"/>
            <w:rPrChange w:id="2964" w:author="Eriksson Tina" w:date="2025-06-24T17:00:00Z" w16du:dateUtc="2025-06-24T15:00:00Z">
              <w:rPr>
                <w:i/>
                <w:iCs/>
                <w:color w:val="098394"/>
                <w:lang w:eastAsia="sv-SE"/>
              </w:rPr>
            </w:rPrChange>
          </w:rPr>
          <w:delText xml:space="preserve"> strukturerad på ett sätt som gör att den</w:delText>
        </w:r>
        <w:r w:rsidR="00B611B1" w:rsidRPr="006F1808" w:rsidDel="00290074">
          <w:rPr>
            <w:i/>
            <w:iCs/>
            <w:color w:val="098394"/>
            <w:lang w:eastAsia="sv-SE"/>
            <w:rPrChange w:id="2965" w:author="Eriksson Tina" w:date="2025-06-24T17:00:00Z" w16du:dateUtc="2025-06-24T15:00:00Z">
              <w:rPr>
                <w:i/>
                <w:iCs/>
                <w:color w:val="098394"/>
                <w:lang w:eastAsia="sv-SE"/>
              </w:rPr>
            </w:rPrChange>
          </w:rPr>
          <w:delText xml:space="preserve"> kan möta </w:delText>
        </w:r>
        <w:r w:rsidR="003E72D9" w:rsidRPr="006F1808" w:rsidDel="00290074">
          <w:rPr>
            <w:i/>
            <w:iCs/>
            <w:color w:val="098394"/>
            <w:lang w:eastAsia="sv-SE"/>
            <w:rPrChange w:id="2966" w:author="Eriksson Tina" w:date="2025-06-24T17:00:00Z" w16du:dateUtc="2025-06-24T15:00:00Z">
              <w:rPr>
                <w:i/>
                <w:iCs/>
                <w:color w:val="098394"/>
                <w:lang w:eastAsia="sv-SE"/>
              </w:rPr>
            </w:rPrChange>
          </w:rPr>
          <w:delText>de</w:delText>
        </w:r>
        <w:r w:rsidR="00B611B1" w:rsidRPr="006F1808" w:rsidDel="00290074">
          <w:rPr>
            <w:i/>
            <w:iCs/>
            <w:color w:val="098394"/>
            <w:lang w:eastAsia="sv-SE"/>
            <w:rPrChange w:id="2967" w:author="Eriksson Tina" w:date="2025-06-24T17:00:00Z" w16du:dateUtc="2025-06-24T15:00:00Z">
              <w:rPr>
                <w:i/>
                <w:iCs/>
                <w:color w:val="098394"/>
                <w:lang w:eastAsia="sv-SE"/>
              </w:rPr>
            </w:rPrChange>
          </w:rPr>
          <w:delText xml:space="preserve"> </w:delText>
        </w:r>
        <w:r w:rsidR="00DC68F4" w:rsidRPr="006F1808" w:rsidDel="00290074">
          <w:rPr>
            <w:i/>
            <w:iCs/>
            <w:color w:val="098394"/>
            <w:lang w:eastAsia="sv-SE"/>
            <w:rPrChange w:id="2968" w:author="Eriksson Tina" w:date="2025-06-24T17:00:00Z" w16du:dateUtc="2025-06-24T15:00:00Z">
              <w:rPr>
                <w:i/>
                <w:iCs/>
                <w:color w:val="098394"/>
                <w:lang w:eastAsia="sv-SE"/>
              </w:rPr>
            </w:rPrChange>
          </w:rPr>
          <w:delText>behov</w:delText>
        </w:r>
        <w:r w:rsidR="009E68B5" w:rsidRPr="006F1808" w:rsidDel="00290074">
          <w:rPr>
            <w:i/>
            <w:iCs/>
            <w:color w:val="098394"/>
            <w:lang w:eastAsia="sv-SE"/>
            <w:rPrChange w:id="2969" w:author="Eriksson Tina" w:date="2025-06-24T17:00:00Z" w16du:dateUtc="2025-06-24T15:00:00Z">
              <w:rPr>
                <w:i/>
                <w:iCs/>
                <w:color w:val="098394"/>
                <w:lang w:eastAsia="sv-SE"/>
              </w:rPr>
            </w:rPrChange>
          </w:rPr>
          <w:delText xml:space="preserve"> som finns</w:delText>
        </w:r>
        <w:r w:rsidR="00363119" w:rsidRPr="006F1808" w:rsidDel="00290074">
          <w:rPr>
            <w:i/>
            <w:iCs/>
            <w:color w:val="098394"/>
            <w:lang w:eastAsia="sv-SE"/>
            <w:rPrChange w:id="2970" w:author="Eriksson Tina" w:date="2025-06-24T17:00:00Z" w16du:dateUtc="2025-06-24T15:00:00Z">
              <w:rPr>
                <w:i/>
                <w:iCs/>
                <w:color w:val="098394"/>
                <w:lang w:eastAsia="sv-SE"/>
              </w:rPr>
            </w:rPrChange>
          </w:rPr>
          <w:delText>,</w:delText>
        </w:r>
        <w:r w:rsidR="00DC68F4" w:rsidRPr="006F1808" w:rsidDel="00290074">
          <w:rPr>
            <w:i/>
            <w:iCs/>
            <w:color w:val="098394"/>
            <w:lang w:eastAsia="sv-SE"/>
            <w:rPrChange w:id="2971" w:author="Eriksson Tina" w:date="2025-06-24T17:00:00Z" w16du:dateUtc="2025-06-24T15:00:00Z">
              <w:rPr>
                <w:i/>
                <w:iCs/>
                <w:color w:val="098394"/>
                <w:lang w:eastAsia="sv-SE"/>
              </w:rPr>
            </w:rPrChange>
          </w:rPr>
          <w:delText xml:space="preserve"> och </w:delText>
        </w:r>
        <w:r w:rsidR="001B1852" w:rsidRPr="006F1808" w:rsidDel="00290074">
          <w:rPr>
            <w:i/>
            <w:iCs/>
            <w:color w:val="098394"/>
            <w:lang w:eastAsia="sv-SE"/>
            <w:rPrChange w:id="2972" w:author="Eriksson Tina" w:date="2025-06-24T17:00:00Z" w16du:dateUtc="2025-06-24T15:00:00Z">
              <w:rPr>
                <w:i/>
                <w:iCs/>
                <w:color w:val="098394"/>
                <w:lang w:eastAsia="sv-SE"/>
              </w:rPr>
            </w:rPrChange>
          </w:rPr>
          <w:delText xml:space="preserve">de </w:delText>
        </w:r>
        <w:r w:rsidR="00DC68F4" w:rsidRPr="006F1808" w:rsidDel="00290074">
          <w:rPr>
            <w:i/>
            <w:iCs/>
            <w:color w:val="098394"/>
            <w:lang w:eastAsia="sv-SE"/>
            <w:rPrChange w:id="2973" w:author="Eriksson Tina" w:date="2025-06-24T17:00:00Z" w16du:dateUtc="2025-06-24T15:00:00Z">
              <w:rPr>
                <w:i/>
                <w:iCs/>
                <w:color w:val="098394"/>
                <w:lang w:eastAsia="sv-SE"/>
              </w:rPr>
            </w:rPrChange>
          </w:rPr>
          <w:delText>krav</w:delText>
        </w:r>
        <w:r w:rsidR="003E72D9" w:rsidRPr="006F1808" w:rsidDel="00290074">
          <w:rPr>
            <w:i/>
            <w:iCs/>
            <w:color w:val="098394"/>
            <w:lang w:eastAsia="sv-SE"/>
            <w:rPrChange w:id="2974" w:author="Eriksson Tina" w:date="2025-06-24T17:00:00Z" w16du:dateUtc="2025-06-24T15:00:00Z">
              <w:rPr>
                <w:i/>
                <w:iCs/>
                <w:color w:val="098394"/>
                <w:lang w:eastAsia="sv-SE"/>
              </w:rPr>
            </w:rPrChange>
          </w:rPr>
          <w:delText xml:space="preserve"> som ställs</w:delText>
        </w:r>
        <w:r w:rsidR="00363119" w:rsidRPr="006F1808" w:rsidDel="00290074">
          <w:rPr>
            <w:i/>
            <w:iCs/>
            <w:color w:val="098394"/>
            <w:lang w:eastAsia="sv-SE"/>
            <w:rPrChange w:id="2975" w:author="Eriksson Tina" w:date="2025-06-24T17:00:00Z" w16du:dateUtc="2025-06-24T15:00:00Z">
              <w:rPr>
                <w:i/>
                <w:iCs/>
                <w:color w:val="098394"/>
                <w:lang w:eastAsia="sv-SE"/>
              </w:rPr>
            </w:rPrChange>
          </w:rPr>
          <w:delText>,</w:delText>
        </w:r>
        <w:r w:rsidR="003E72D9" w:rsidRPr="006F1808" w:rsidDel="00290074">
          <w:rPr>
            <w:i/>
            <w:iCs/>
            <w:color w:val="098394"/>
            <w:lang w:eastAsia="sv-SE"/>
            <w:rPrChange w:id="2976" w:author="Eriksson Tina" w:date="2025-06-24T17:00:00Z" w16du:dateUtc="2025-06-24T15:00:00Z">
              <w:rPr>
                <w:i/>
                <w:iCs/>
                <w:color w:val="098394"/>
                <w:lang w:eastAsia="sv-SE"/>
              </w:rPr>
            </w:rPrChange>
          </w:rPr>
          <w:delText xml:space="preserve"> i ett visst sammanhang</w:delText>
        </w:r>
        <w:r w:rsidR="00DC68F4" w:rsidRPr="006F1808" w:rsidDel="00290074">
          <w:rPr>
            <w:i/>
            <w:iCs/>
            <w:color w:val="098394"/>
            <w:lang w:eastAsia="sv-SE"/>
            <w:rPrChange w:id="2977" w:author="Eriksson Tina" w:date="2025-06-24T17:00:00Z" w16du:dateUtc="2025-06-24T15:00:00Z">
              <w:rPr>
                <w:i/>
                <w:iCs/>
                <w:color w:val="098394"/>
                <w:lang w:eastAsia="sv-SE"/>
              </w:rPr>
            </w:rPrChange>
          </w:rPr>
          <w:delText>.</w:delText>
        </w:r>
        <w:r w:rsidR="00602151" w:rsidRPr="006F1808" w:rsidDel="00290074">
          <w:rPr>
            <w:i/>
            <w:iCs/>
            <w:color w:val="098394"/>
            <w:lang w:eastAsia="sv-SE"/>
            <w:rPrChange w:id="2978" w:author="Eriksson Tina" w:date="2025-06-24T17:00:00Z" w16du:dateUtc="2025-06-24T15:00:00Z">
              <w:rPr>
                <w:i/>
                <w:iCs/>
                <w:color w:val="098394"/>
                <w:lang w:eastAsia="sv-SE"/>
              </w:rPr>
            </w:rPrChange>
          </w:rPr>
          <w:delText xml:space="preserve"> </w:delText>
        </w:r>
        <w:r w:rsidR="00C423CA" w:rsidRPr="006F1808" w:rsidDel="00290074">
          <w:rPr>
            <w:i/>
            <w:iCs/>
            <w:color w:val="098394"/>
            <w:lang w:eastAsia="sv-SE"/>
            <w:rPrChange w:id="2979" w:author="Eriksson Tina" w:date="2025-06-24T17:00:00Z" w16du:dateUtc="2025-06-24T15:00:00Z">
              <w:rPr>
                <w:i/>
                <w:iCs/>
                <w:color w:val="098394"/>
                <w:lang w:eastAsia="sv-SE"/>
              </w:rPr>
            </w:rPrChange>
          </w:rPr>
          <w:delText xml:space="preserve">Omfånget som </w:delText>
        </w:r>
        <w:r w:rsidR="00372318" w:rsidRPr="006F1808" w:rsidDel="00290074">
          <w:rPr>
            <w:i/>
            <w:iCs/>
            <w:color w:val="098394"/>
            <w:lang w:eastAsia="sv-SE"/>
            <w:rPrChange w:id="2980" w:author="Eriksson Tina" w:date="2025-06-24T17:00:00Z" w16du:dateUtc="2025-06-24T15:00:00Z">
              <w:rPr>
                <w:i/>
                <w:iCs/>
                <w:color w:val="098394"/>
                <w:lang w:eastAsia="sv-SE"/>
              </w:rPr>
            </w:rPrChange>
          </w:rPr>
          <w:delText>en informations</w:delText>
        </w:r>
        <w:r w:rsidR="00C423CA" w:rsidRPr="006F1808" w:rsidDel="00290074">
          <w:rPr>
            <w:i/>
            <w:iCs/>
            <w:color w:val="098394"/>
            <w:lang w:eastAsia="sv-SE"/>
            <w:rPrChange w:id="2981" w:author="Eriksson Tina" w:date="2025-06-24T17:00:00Z" w16du:dateUtc="2025-06-24T15:00:00Z">
              <w:rPr>
                <w:i/>
                <w:iCs/>
                <w:color w:val="098394"/>
                <w:lang w:eastAsia="sv-SE"/>
              </w:rPr>
            </w:rPrChange>
          </w:rPr>
          <w:delText xml:space="preserve">modell beskriver kan variera och utgöras av </w:delText>
        </w:r>
        <w:r w:rsidR="00845624" w:rsidRPr="006F1808" w:rsidDel="00290074">
          <w:rPr>
            <w:i/>
            <w:iCs/>
            <w:color w:val="098394"/>
            <w:lang w:eastAsia="sv-SE"/>
            <w:rPrChange w:id="2982" w:author="Eriksson Tina" w:date="2025-06-24T17:00:00Z" w16du:dateUtc="2025-06-24T15:00:00Z">
              <w:rPr>
                <w:i/>
                <w:iCs/>
                <w:color w:val="098394"/>
                <w:lang w:eastAsia="sv-SE"/>
              </w:rPr>
            </w:rPrChange>
          </w:rPr>
          <w:delText xml:space="preserve">den </w:delText>
        </w:r>
        <w:r w:rsidR="00C423CA" w:rsidRPr="006F1808" w:rsidDel="00290074">
          <w:rPr>
            <w:i/>
            <w:iCs/>
            <w:color w:val="098394"/>
            <w:lang w:eastAsia="sv-SE"/>
            <w:rPrChange w:id="2983" w:author="Eriksson Tina" w:date="2025-06-24T17:00:00Z" w16du:dateUtc="2025-06-24T15:00:00Z">
              <w:rPr>
                <w:i/>
                <w:iCs/>
                <w:color w:val="098394"/>
                <w:lang w:eastAsia="sv-SE"/>
              </w:rPr>
            </w:rPrChange>
          </w:rPr>
          <w:delText>information som är relevant inom</w:delText>
        </w:r>
        <w:r w:rsidR="002E3689" w:rsidRPr="006F1808" w:rsidDel="00290074">
          <w:rPr>
            <w:i/>
            <w:iCs/>
            <w:color w:val="098394"/>
            <w:lang w:eastAsia="sv-SE"/>
            <w:rPrChange w:id="2984" w:author="Eriksson Tina" w:date="2025-06-24T17:00:00Z" w16du:dateUtc="2025-06-24T15:00:00Z">
              <w:rPr>
                <w:i/>
                <w:iCs/>
                <w:color w:val="098394"/>
                <w:lang w:eastAsia="sv-SE"/>
              </w:rPr>
            </w:rPrChange>
          </w:rPr>
          <w:delText>, till exempel</w:delText>
        </w:r>
        <w:r w:rsidR="00C423CA" w:rsidRPr="006F1808" w:rsidDel="00290074">
          <w:rPr>
            <w:i/>
            <w:iCs/>
            <w:color w:val="098394"/>
            <w:lang w:eastAsia="sv-SE"/>
            <w:rPrChange w:id="2985" w:author="Eriksson Tina" w:date="2025-06-24T17:00:00Z" w16du:dateUtc="2025-06-24T15:00:00Z">
              <w:rPr>
                <w:i/>
                <w:iCs/>
                <w:color w:val="098394"/>
                <w:lang w:eastAsia="sv-SE"/>
              </w:rPr>
            </w:rPrChange>
          </w:rPr>
          <w:delText>: ett ämnesområde, en verksamhet, en gruppering av tjänstekontrakt, en viss tjänst,</w:delText>
        </w:r>
        <w:r w:rsidR="002E3689" w:rsidRPr="006F1808" w:rsidDel="00290074">
          <w:rPr>
            <w:i/>
            <w:iCs/>
            <w:color w:val="098394"/>
            <w:lang w:eastAsia="sv-SE"/>
            <w:rPrChange w:id="2986" w:author="Eriksson Tina" w:date="2025-06-24T17:00:00Z" w16du:dateUtc="2025-06-24T15:00:00Z">
              <w:rPr>
                <w:i/>
                <w:iCs/>
                <w:color w:val="098394"/>
                <w:lang w:eastAsia="sv-SE"/>
              </w:rPr>
            </w:rPrChange>
          </w:rPr>
          <w:delText xml:space="preserve"> eller</w:delText>
        </w:r>
        <w:r w:rsidR="00C423CA" w:rsidRPr="006F1808" w:rsidDel="00290074">
          <w:rPr>
            <w:i/>
            <w:iCs/>
            <w:color w:val="098394"/>
            <w:lang w:eastAsia="sv-SE"/>
            <w:rPrChange w:id="2987" w:author="Eriksson Tina" w:date="2025-06-24T17:00:00Z" w16du:dateUtc="2025-06-24T15:00:00Z">
              <w:rPr>
                <w:i/>
                <w:iCs/>
                <w:color w:val="098394"/>
                <w:lang w:eastAsia="sv-SE"/>
              </w:rPr>
            </w:rPrChange>
          </w:rPr>
          <w:delText xml:space="preserve"> ett visst meddelandeutbyte</w:delText>
        </w:r>
        <w:r w:rsidR="002E3689" w:rsidRPr="006F1808" w:rsidDel="00290074">
          <w:rPr>
            <w:i/>
            <w:iCs/>
            <w:color w:val="098394"/>
            <w:lang w:eastAsia="sv-SE"/>
            <w:rPrChange w:id="2988" w:author="Eriksson Tina" w:date="2025-06-24T17:00:00Z" w16du:dateUtc="2025-06-24T15:00:00Z">
              <w:rPr>
                <w:i/>
                <w:iCs/>
                <w:color w:val="098394"/>
                <w:lang w:eastAsia="sv-SE"/>
              </w:rPr>
            </w:rPrChange>
          </w:rPr>
          <w:delText>.</w:delText>
        </w:r>
        <w:bookmarkStart w:id="2989" w:name="_Toc201647966"/>
        <w:bookmarkEnd w:id="2989"/>
      </w:del>
    </w:p>
    <w:p w14:paraId="2344BD9A" w14:textId="7EB57A64" w:rsidR="00DD579A" w:rsidRPr="006F1808" w:rsidDel="00290074" w:rsidRDefault="00DD579A" w:rsidP="0036320D">
      <w:pPr>
        <w:rPr>
          <w:del w:id="2990" w:author="Eriksson Tina" w:date="2025-06-23T14:16:00Z" w16du:dateUtc="2025-06-23T12:16:00Z"/>
          <w:i/>
          <w:iCs/>
          <w:color w:val="098394"/>
          <w:lang w:eastAsia="sv-SE"/>
          <w:rPrChange w:id="2991" w:author="Eriksson Tina" w:date="2025-06-24T17:00:00Z" w16du:dateUtc="2025-06-24T15:00:00Z">
            <w:rPr>
              <w:del w:id="2992" w:author="Eriksson Tina" w:date="2025-06-23T14:16:00Z" w16du:dateUtc="2025-06-23T12:16:00Z"/>
              <w:i/>
              <w:iCs/>
              <w:color w:val="098394"/>
              <w:lang w:eastAsia="sv-SE"/>
            </w:rPr>
          </w:rPrChange>
        </w:rPr>
      </w:pPr>
      <w:del w:id="2993" w:author="Eriksson Tina" w:date="2025-06-23T14:16:00Z" w16du:dateUtc="2025-06-23T12:16:00Z">
        <w:r w:rsidRPr="006F1808" w:rsidDel="00290074">
          <w:rPr>
            <w:i/>
            <w:iCs/>
            <w:color w:val="098394"/>
            <w:lang w:eastAsia="sv-SE"/>
            <w:rPrChange w:id="2994" w:author="Eriksson Tina" w:date="2025-06-24T17:00:00Z" w16du:dateUtc="2025-06-24T15:00:00Z">
              <w:rPr>
                <w:i/>
                <w:iCs/>
                <w:color w:val="098394"/>
                <w:lang w:eastAsia="sv-SE"/>
              </w:rPr>
            </w:rPrChange>
          </w:rPr>
          <w:delText xml:space="preserve">Inled alltid här med en beskrivning av </w:delText>
        </w:r>
        <w:r w:rsidR="00A75C1F" w:rsidRPr="006F1808" w:rsidDel="00290074">
          <w:rPr>
            <w:i/>
            <w:iCs/>
            <w:color w:val="098394"/>
            <w:lang w:eastAsia="sv-SE"/>
            <w:rPrChange w:id="2995" w:author="Eriksson Tina" w:date="2025-06-24T17:00:00Z" w16du:dateUtc="2025-06-24T15:00:00Z">
              <w:rPr>
                <w:i/>
                <w:iCs/>
                <w:color w:val="098394"/>
                <w:lang w:eastAsia="sv-SE"/>
              </w:rPr>
            </w:rPrChange>
          </w:rPr>
          <w:delText xml:space="preserve">det omfång som </w:delText>
        </w:r>
        <w:r w:rsidR="00620F81" w:rsidRPr="006F1808" w:rsidDel="00290074">
          <w:rPr>
            <w:i/>
            <w:iCs/>
            <w:color w:val="098394"/>
            <w:lang w:eastAsia="sv-SE"/>
            <w:rPrChange w:id="2996" w:author="Eriksson Tina" w:date="2025-06-24T17:00:00Z" w16du:dateUtc="2025-06-24T15:00:00Z">
              <w:rPr>
                <w:i/>
                <w:iCs/>
                <w:color w:val="098394"/>
                <w:lang w:eastAsia="sv-SE"/>
              </w:rPr>
            </w:rPrChange>
          </w:rPr>
          <w:delText>informationsmodellen beskriver</w:delText>
        </w:r>
        <w:r w:rsidR="00A75C1F" w:rsidRPr="006F1808" w:rsidDel="00290074">
          <w:rPr>
            <w:i/>
            <w:iCs/>
            <w:color w:val="098394"/>
            <w:lang w:eastAsia="sv-SE"/>
            <w:rPrChange w:id="2997" w:author="Eriksson Tina" w:date="2025-06-24T17:00:00Z" w16du:dateUtc="2025-06-24T15:00:00Z">
              <w:rPr>
                <w:i/>
                <w:iCs/>
                <w:color w:val="098394"/>
                <w:lang w:eastAsia="sv-SE"/>
              </w:rPr>
            </w:rPrChange>
          </w:rPr>
          <w:delText>, vilket perspektiv den är konstruerad ur</w:delText>
        </w:r>
        <w:r w:rsidRPr="006F1808" w:rsidDel="00290074">
          <w:rPr>
            <w:i/>
            <w:iCs/>
            <w:color w:val="098394"/>
            <w:lang w:eastAsia="sv-SE"/>
            <w:rPrChange w:id="2998" w:author="Eriksson Tina" w:date="2025-06-24T17:00:00Z" w16du:dateUtc="2025-06-24T15:00:00Z">
              <w:rPr>
                <w:i/>
                <w:iCs/>
                <w:color w:val="098394"/>
                <w:lang w:eastAsia="sv-SE"/>
              </w:rPr>
            </w:rPrChange>
          </w:rPr>
          <w:delText xml:space="preserve"> och hur den är tänkt att användas</w:delText>
        </w:r>
        <w:r w:rsidR="00140462" w:rsidRPr="006F1808" w:rsidDel="00290074">
          <w:rPr>
            <w:i/>
            <w:iCs/>
            <w:color w:val="098394"/>
            <w:lang w:eastAsia="sv-SE"/>
            <w:rPrChange w:id="2999" w:author="Eriksson Tina" w:date="2025-06-24T17:00:00Z" w16du:dateUtc="2025-06-24T15:00:00Z">
              <w:rPr>
                <w:i/>
                <w:iCs/>
                <w:color w:val="098394"/>
                <w:lang w:eastAsia="sv-SE"/>
              </w:rPr>
            </w:rPrChange>
          </w:rPr>
          <w:delText xml:space="preserve">. </w:delText>
        </w:r>
        <w:bookmarkStart w:id="3000" w:name="_Toc201647967"/>
        <w:bookmarkEnd w:id="3000"/>
      </w:del>
    </w:p>
    <w:p w14:paraId="6B026C54" w14:textId="65BA276E" w:rsidR="0036320D" w:rsidRPr="006F1808" w:rsidDel="00290074" w:rsidRDefault="0036320D" w:rsidP="0036320D">
      <w:pPr>
        <w:rPr>
          <w:del w:id="3001" w:author="Eriksson Tina" w:date="2025-06-23T14:16:00Z" w16du:dateUtc="2025-06-23T12:16:00Z"/>
          <w:b/>
          <w:bCs/>
          <w:i/>
          <w:iCs/>
          <w:color w:val="098394"/>
          <w:lang w:eastAsia="en-GB"/>
          <w:rPrChange w:id="3002" w:author="Eriksson Tina" w:date="2025-06-24T17:00:00Z" w16du:dateUtc="2025-06-24T15:00:00Z">
            <w:rPr>
              <w:del w:id="3003" w:author="Eriksson Tina" w:date="2025-06-23T14:16:00Z" w16du:dateUtc="2025-06-23T12:16:00Z"/>
              <w:b/>
              <w:bCs/>
              <w:i/>
              <w:iCs/>
              <w:color w:val="098394"/>
              <w:lang w:eastAsia="en-GB"/>
            </w:rPr>
          </w:rPrChange>
        </w:rPr>
      </w:pPr>
      <w:del w:id="3004" w:author="Eriksson Tina" w:date="2025-06-23T14:16:00Z" w16du:dateUtc="2025-06-23T12:16:00Z">
        <w:r w:rsidRPr="006F1808" w:rsidDel="00290074">
          <w:rPr>
            <w:b/>
            <w:bCs/>
            <w:i/>
            <w:iCs/>
            <w:color w:val="098394"/>
            <w:rPrChange w:id="3005" w:author="Eriksson Tina" w:date="2025-06-24T17:00:00Z" w16du:dateUtc="2025-06-24T15:00:00Z">
              <w:rPr>
                <w:b/>
                <w:bCs/>
                <w:i/>
                <w:iCs/>
                <w:color w:val="098394"/>
              </w:rPr>
            </w:rPrChange>
          </w:rPr>
          <w:delText>Datatyper och multiplicitet</w:delText>
        </w:r>
        <w:r w:rsidR="00D80DBF" w:rsidRPr="006F1808" w:rsidDel="00290074">
          <w:rPr>
            <w:b/>
            <w:bCs/>
            <w:i/>
            <w:iCs/>
            <w:color w:val="098394"/>
            <w:rPrChange w:id="3006" w:author="Eriksson Tina" w:date="2025-06-24T17:00:00Z" w16du:dateUtc="2025-06-24T15:00:00Z">
              <w:rPr>
                <w:b/>
                <w:bCs/>
                <w:i/>
                <w:iCs/>
                <w:color w:val="098394"/>
              </w:rPr>
            </w:rPrChange>
          </w:rPr>
          <w:delText>er</w:delText>
        </w:r>
        <w:bookmarkStart w:id="3007" w:name="_Toc201647968"/>
        <w:bookmarkEnd w:id="3007"/>
      </w:del>
    </w:p>
    <w:p w14:paraId="5FA399E3" w14:textId="5D6C663A" w:rsidR="0036320D" w:rsidRPr="006F1808" w:rsidDel="00290074" w:rsidRDefault="0036320D" w:rsidP="0036320D">
      <w:pPr>
        <w:rPr>
          <w:del w:id="3008" w:author="Eriksson Tina" w:date="2025-06-23T14:16:00Z" w16du:dateUtc="2025-06-23T12:16:00Z"/>
          <w:i/>
          <w:iCs/>
          <w:color w:val="098394"/>
          <w:lang w:eastAsia="sv-SE"/>
          <w:rPrChange w:id="3009" w:author="Eriksson Tina" w:date="2025-06-24T17:00:00Z" w16du:dateUtc="2025-06-24T15:00:00Z">
            <w:rPr>
              <w:del w:id="3010" w:author="Eriksson Tina" w:date="2025-06-23T14:16:00Z" w16du:dateUtc="2025-06-23T12:16:00Z"/>
              <w:i/>
              <w:iCs/>
              <w:color w:val="098394"/>
              <w:lang w:eastAsia="sv-SE"/>
            </w:rPr>
          </w:rPrChange>
        </w:rPr>
      </w:pPr>
      <w:del w:id="3011" w:author="Eriksson Tina" w:date="2025-06-23T14:16:00Z" w16du:dateUtc="2025-06-23T12:16:00Z">
        <w:r w:rsidRPr="006F1808" w:rsidDel="00290074">
          <w:rPr>
            <w:i/>
            <w:iCs/>
            <w:color w:val="098394"/>
            <w:lang w:eastAsia="sv-SE"/>
            <w:rPrChange w:id="3012" w:author="Eriksson Tina" w:date="2025-06-24T17:00:00Z" w16du:dateUtc="2025-06-24T15:00:00Z">
              <w:rPr>
                <w:i/>
                <w:iCs/>
                <w:color w:val="098394"/>
                <w:lang w:eastAsia="sv-SE"/>
              </w:rPr>
            </w:rPrChange>
          </w:rPr>
          <w:delText xml:space="preserve">Datatyper ska anges för alla attribut. </w:delText>
        </w:r>
        <w:r w:rsidR="00BE314D" w:rsidRPr="006F1808" w:rsidDel="00290074">
          <w:rPr>
            <w:i/>
            <w:iCs/>
            <w:color w:val="098394"/>
            <w:lang w:eastAsia="sv-SE"/>
            <w:rPrChange w:id="3013" w:author="Eriksson Tina" w:date="2025-06-24T17:00:00Z" w16du:dateUtc="2025-06-24T15:00:00Z">
              <w:rPr>
                <w:i/>
                <w:iCs/>
                <w:color w:val="098394"/>
                <w:lang w:eastAsia="sv-SE"/>
              </w:rPr>
            </w:rPrChange>
          </w:rPr>
          <w:delText>De</w:delText>
        </w:r>
        <w:r w:rsidRPr="006F1808" w:rsidDel="00290074">
          <w:rPr>
            <w:i/>
            <w:iCs/>
            <w:color w:val="098394"/>
            <w:lang w:eastAsia="sv-SE"/>
            <w:rPrChange w:id="3014" w:author="Eriksson Tina" w:date="2025-06-24T17:00:00Z" w16du:dateUtc="2025-06-24T15:00:00Z">
              <w:rPr>
                <w:i/>
                <w:iCs/>
                <w:color w:val="098394"/>
                <w:lang w:eastAsia="sv-SE"/>
              </w:rPr>
            </w:rPrChange>
          </w:rPr>
          <w:delText xml:space="preserve"> kan anges enligt valfri</w:delText>
        </w:r>
        <w:r w:rsidR="0013077A" w:rsidRPr="006F1808" w:rsidDel="00290074">
          <w:rPr>
            <w:i/>
            <w:iCs/>
            <w:color w:val="098394"/>
            <w:lang w:eastAsia="sv-SE"/>
            <w:rPrChange w:id="3015" w:author="Eriksson Tina" w:date="2025-06-24T17:00:00Z" w16du:dateUtc="2025-06-24T15:00:00Z">
              <w:rPr>
                <w:i/>
                <w:iCs/>
                <w:color w:val="098394"/>
                <w:lang w:eastAsia="sv-SE"/>
              </w:rPr>
            </w:rPrChange>
          </w:rPr>
          <w:delText>tt</w:delText>
        </w:r>
        <w:r w:rsidRPr="006F1808" w:rsidDel="00290074">
          <w:rPr>
            <w:i/>
            <w:iCs/>
            <w:color w:val="098394"/>
            <w:lang w:eastAsia="sv-SE"/>
            <w:rPrChange w:id="3016" w:author="Eriksson Tina" w:date="2025-06-24T17:00:00Z" w16du:dateUtc="2025-06-24T15:00:00Z">
              <w:rPr>
                <w:i/>
                <w:iCs/>
                <w:color w:val="098394"/>
                <w:lang w:eastAsia="sv-SE"/>
              </w:rPr>
            </w:rPrChange>
          </w:rPr>
          <w:delText xml:space="preserve"> </w:delText>
        </w:r>
        <w:r w:rsidR="00BC15E5" w:rsidRPr="006F1808" w:rsidDel="00290074">
          <w:rPr>
            <w:i/>
            <w:iCs/>
            <w:color w:val="098394"/>
            <w:lang w:eastAsia="sv-SE"/>
            <w:rPrChange w:id="3017" w:author="Eriksson Tina" w:date="2025-06-24T17:00:00Z" w16du:dateUtc="2025-06-24T15:00:00Z">
              <w:rPr>
                <w:i/>
                <w:iCs/>
                <w:color w:val="098394"/>
                <w:lang w:eastAsia="sv-SE"/>
              </w:rPr>
            </w:rPrChange>
          </w:rPr>
          <w:delText>etablera</w:delText>
        </w:r>
        <w:r w:rsidR="0013077A" w:rsidRPr="006F1808" w:rsidDel="00290074">
          <w:rPr>
            <w:i/>
            <w:iCs/>
            <w:color w:val="098394"/>
            <w:lang w:eastAsia="sv-SE"/>
            <w:rPrChange w:id="3018" w:author="Eriksson Tina" w:date="2025-06-24T17:00:00Z" w16du:dateUtc="2025-06-24T15:00:00Z">
              <w:rPr>
                <w:i/>
                <w:iCs/>
                <w:color w:val="098394"/>
                <w:lang w:eastAsia="sv-SE"/>
              </w:rPr>
            </w:rPrChange>
          </w:rPr>
          <w:delText>t</w:delText>
        </w:r>
        <w:r w:rsidRPr="006F1808" w:rsidDel="00290074">
          <w:rPr>
            <w:i/>
            <w:iCs/>
            <w:color w:val="098394"/>
            <w:lang w:eastAsia="sv-SE"/>
            <w:rPrChange w:id="3019" w:author="Eriksson Tina" w:date="2025-06-24T17:00:00Z" w16du:dateUtc="2025-06-24T15:00:00Z">
              <w:rPr>
                <w:i/>
                <w:iCs/>
                <w:color w:val="098394"/>
                <w:lang w:eastAsia="sv-SE"/>
              </w:rPr>
            </w:rPrChange>
          </w:rPr>
          <w:delText xml:space="preserve"> format</w:delText>
        </w:r>
        <w:r w:rsidR="003248A0" w:rsidRPr="006F1808" w:rsidDel="00290074">
          <w:rPr>
            <w:i/>
            <w:iCs/>
            <w:color w:val="098394"/>
            <w:lang w:eastAsia="sv-SE"/>
            <w:rPrChange w:id="3020" w:author="Eriksson Tina" w:date="2025-06-24T17:00:00Z" w16du:dateUtc="2025-06-24T15:00:00Z">
              <w:rPr>
                <w:i/>
                <w:iCs/>
                <w:color w:val="098394"/>
                <w:lang w:eastAsia="sv-SE"/>
              </w:rPr>
            </w:rPrChange>
          </w:rPr>
          <w:delText xml:space="preserve">. Grundprincipen bör vara att </w:delText>
        </w:r>
        <w:r w:rsidRPr="006F1808" w:rsidDel="00290074">
          <w:rPr>
            <w:i/>
            <w:iCs/>
            <w:color w:val="098394"/>
            <w:lang w:eastAsia="sv-SE"/>
            <w:rPrChange w:id="3021" w:author="Eriksson Tina" w:date="2025-06-24T17:00:00Z" w16du:dateUtc="2025-06-24T15:00:00Z">
              <w:rPr>
                <w:i/>
                <w:iCs/>
                <w:color w:val="098394"/>
                <w:lang w:eastAsia="sv-SE"/>
              </w:rPr>
            </w:rPrChange>
          </w:rPr>
          <w:delText xml:space="preserve">de ska vara tydliga för den som ska </w:delText>
        </w:r>
        <w:r w:rsidR="003248A0" w:rsidRPr="006F1808" w:rsidDel="00290074">
          <w:rPr>
            <w:i/>
            <w:iCs/>
            <w:color w:val="098394"/>
            <w:lang w:eastAsia="sv-SE"/>
            <w:rPrChange w:id="3022" w:author="Eriksson Tina" w:date="2025-06-24T17:00:00Z" w16du:dateUtc="2025-06-24T15:00:00Z">
              <w:rPr>
                <w:i/>
                <w:iCs/>
                <w:color w:val="098394"/>
                <w:lang w:eastAsia="sv-SE"/>
              </w:rPr>
            </w:rPrChange>
          </w:rPr>
          <w:delText xml:space="preserve">läsa </w:delText>
        </w:r>
        <w:r w:rsidRPr="006F1808" w:rsidDel="00290074">
          <w:rPr>
            <w:i/>
            <w:iCs/>
            <w:color w:val="098394"/>
            <w:lang w:eastAsia="sv-SE"/>
            <w:rPrChange w:id="3023" w:author="Eriksson Tina" w:date="2025-06-24T17:00:00Z" w16du:dateUtc="2025-06-24T15:00:00Z">
              <w:rPr>
                <w:i/>
                <w:iCs/>
                <w:color w:val="098394"/>
                <w:lang w:eastAsia="sv-SE"/>
              </w:rPr>
            </w:rPrChange>
          </w:rPr>
          <w:delText>informationsmodellen</w:delText>
        </w:r>
        <w:r w:rsidR="000F2EF1" w:rsidRPr="006F1808" w:rsidDel="00290074">
          <w:rPr>
            <w:i/>
            <w:iCs/>
            <w:color w:val="098394"/>
            <w:lang w:eastAsia="sv-SE"/>
            <w:rPrChange w:id="3024" w:author="Eriksson Tina" w:date="2025-06-24T17:00:00Z" w16du:dateUtc="2025-06-24T15:00:00Z">
              <w:rPr>
                <w:i/>
                <w:iCs/>
                <w:color w:val="098394"/>
                <w:lang w:eastAsia="sv-SE"/>
              </w:rPr>
            </w:rPrChange>
          </w:rPr>
          <w:delText xml:space="preserve"> (i bilden nedan ges ett exempel</w:delText>
        </w:r>
        <w:r w:rsidR="00A8321F" w:rsidRPr="006F1808" w:rsidDel="00290074">
          <w:rPr>
            <w:i/>
            <w:iCs/>
            <w:color w:val="098394"/>
            <w:lang w:eastAsia="sv-SE"/>
            <w:rPrChange w:id="3025" w:author="Eriksson Tina" w:date="2025-06-24T17:00:00Z" w16du:dateUtc="2025-06-24T15:00:00Z">
              <w:rPr>
                <w:i/>
                <w:iCs/>
                <w:color w:val="098394"/>
                <w:lang w:eastAsia="sv-SE"/>
              </w:rPr>
            </w:rPrChange>
          </w:rPr>
          <w:delText xml:space="preserve"> på datatyps-format</w:delText>
        </w:r>
        <w:r w:rsidR="000F2EF1" w:rsidRPr="006F1808" w:rsidDel="00290074">
          <w:rPr>
            <w:i/>
            <w:iCs/>
            <w:color w:val="098394"/>
            <w:lang w:eastAsia="sv-SE"/>
            <w:rPrChange w:id="3026" w:author="Eriksson Tina" w:date="2025-06-24T17:00:00Z" w16du:dateUtc="2025-06-24T15:00:00Z">
              <w:rPr>
                <w:i/>
                <w:iCs/>
                <w:color w:val="098394"/>
                <w:lang w:eastAsia="sv-SE"/>
              </w:rPr>
            </w:rPrChange>
          </w:rPr>
          <w:delText>, i tabellen över datatyper i avsnitt 6.3 ett annat)</w:delText>
        </w:r>
        <w:r w:rsidRPr="006F1808" w:rsidDel="00290074">
          <w:rPr>
            <w:i/>
            <w:iCs/>
            <w:color w:val="098394"/>
            <w:lang w:eastAsia="sv-SE"/>
            <w:rPrChange w:id="3027" w:author="Eriksson Tina" w:date="2025-06-24T17:00:00Z" w16du:dateUtc="2025-06-24T15:00:00Z">
              <w:rPr>
                <w:i/>
                <w:iCs/>
                <w:color w:val="098394"/>
                <w:lang w:eastAsia="sv-SE"/>
              </w:rPr>
            </w:rPrChange>
          </w:rPr>
          <w:delText>.</w:delText>
        </w:r>
        <w:bookmarkStart w:id="3028" w:name="_Toc201647969"/>
        <w:bookmarkEnd w:id="3028"/>
      </w:del>
    </w:p>
    <w:p w14:paraId="6EA886AC" w14:textId="1414396C" w:rsidR="00BE314D" w:rsidRPr="006F1808" w:rsidDel="00290074" w:rsidRDefault="00BE314D" w:rsidP="0036320D">
      <w:pPr>
        <w:rPr>
          <w:del w:id="3029" w:author="Eriksson Tina" w:date="2025-06-23T14:16:00Z" w16du:dateUtc="2025-06-23T12:16:00Z"/>
          <w:i/>
          <w:iCs/>
          <w:color w:val="098394"/>
          <w:lang w:eastAsia="sv-SE"/>
          <w:rPrChange w:id="3030" w:author="Eriksson Tina" w:date="2025-06-24T17:00:00Z" w16du:dateUtc="2025-06-24T15:00:00Z">
            <w:rPr>
              <w:del w:id="3031" w:author="Eriksson Tina" w:date="2025-06-23T14:16:00Z" w16du:dateUtc="2025-06-23T12:16:00Z"/>
              <w:i/>
              <w:iCs/>
              <w:color w:val="098394"/>
              <w:lang w:eastAsia="sv-SE"/>
            </w:rPr>
          </w:rPrChange>
        </w:rPr>
      </w:pPr>
      <w:del w:id="3032" w:author="Eriksson Tina" w:date="2025-06-23T14:16:00Z" w16du:dateUtc="2025-06-23T12:16:00Z">
        <w:r w:rsidRPr="006F1808" w:rsidDel="00290074">
          <w:rPr>
            <w:i/>
            <w:iCs/>
            <w:color w:val="098394"/>
            <w:lang w:eastAsia="sv-SE"/>
            <w:rPrChange w:id="3033" w:author="Eriksson Tina" w:date="2025-06-24T17:00:00Z" w16du:dateUtc="2025-06-24T15:00:00Z">
              <w:rPr>
                <w:i/>
                <w:iCs/>
                <w:color w:val="098394"/>
                <w:lang w:eastAsia="sv-SE"/>
              </w:rPr>
            </w:rPrChange>
          </w:rPr>
          <w:delText>Multiplicitet ska anges för alla attribut och relationer.</w:delText>
        </w:r>
        <w:bookmarkStart w:id="3034" w:name="_Toc201647970"/>
        <w:bookmarkEnd w:id="3034"/>
      </w:del>
    </w:p>
    <w:p w14:paraId="3F6FF7B8" w14:textId="3CE08473" w:rsidR="0036320D" w:rsidRPr="006F1808" w:rsidRDefault="0036320D" w:rsidP="0036320D">
      <w:pPr>
        <w:pStyle w:val="Numreradrubrik2"/>
        <w:rPr>
          <w:lang w:val="sv-SE"/>
          <w:rPrChange w:id="3035" w:author="Eriksson Tina" w:date="2025-06-24T17:00:00Z" w16du:dateUtc="2025-06-24T15:00:00Z">
            <w:rPr/>
          </w:rPrChange>
        </w:rPr>
      </w:pPr>
      <w:bookmarkStart w:id="3036" w:name="_Toc449170168"/>
      <w:bookmarkStart w:id="3037" w:name="_Toc121211217"/>
      <w:bookmarkStart w:id="3038" w:name="_Toc201647971"/>
      <w:r w:rsidRPr="006F1808">
        <w:rPr>
          <w:lang w:val="sv-SE"/>
          <w:rPrChange w:id="3039" w:author="Eriksson Tina" w:date="2025-06-24T17:00:00Z" w16du:dateUtc="2025-06-24T15:00:00Z">
            <w:rPr/>
          </w:rPrChange>
        </w:rPr>
        <w:t>Informationsmodell, grafisk del</w:t>
      </w:r>
      <w:bookmarkEnd w:id="3036"/>
      <w:bookmarkEnd w:id="3037"/>
      <w:bookmarkEnd w:id="3038"/>
    </w:p>
    <w:p w14:paraId="7572725F" w14:textId="33790BF1" w:rsidR="00D54516" w:rsidRPr="006F1808" w:rsidDel="00290074" w:rsidRDefault="00D54516" w:rsidP="00D54516">
      <w:pPr>
        <w:rPr>
          <w:del w:id="3040" w:author="Eriksson Tina" w:date="2025-06-23T14:17:00Z" w16du:dateUtc="2025-06-23T12:17:00Z"/>
          <w:rPrChange w:id="3041" w:author="Eriksson Tina" w:date="2025-06-24T17:00:00Z" w16du:dateUtc="2025-06-24T15:00:00Z">
            <w:rPr>
              <w:del w:id="3042" w:author="Eriksson Tina" w:date="2025-06-23T14:17:00Z" w16du:dateUtc="2025-06-23T12:17:00Z"/>
              <w:lang w:val="en-US"/>
            </w:rPr>
          </w:rPrChange>
        </w:rPr>
      </w:pPr>
    </w:p>
    <w:p w14:paraId="7731A80A" w14:textId="357E2FBA" w:rsidR="0036320D" w:rsidRPr="006F1808" w:rsidDel="00290074" w:rsidRDefault="0036320D" w:rsidP="0036320D">
      <w:pPr>
        <w:rPr>
          <w:del w:id="3043" w:author="Eriksson Tina" w:date="2025-06-23T14:17:00Z" w16du:dateUtc="2025-06-23T12:17:00Z"/>
          <w:i/>
          <w:iCs/>
          <w:color w:val="098394"/>
        </w:rPr>
      </w:pPr>
      <w:del w:id="3044" w:author="Eriksson Tina" w:date="2025-06-23T14:17:00Z" w16du:dateUtc="2025-06-23T12:17:00Z">
        <w:r w:rsidRPr="006F1808" w:rsidDel="00290074">
          <w:rPr>
            <w:i/>
            <w:iCs/>
            <w:color w:val="098394"/>
          </w:rPr>
          <w:delText xml:space="preserve">Här </w:delText>
        </w:r>
        <w:r w:rsidR="00660DFB" w:rsidRPr="006F1808" w:rsidDel="00290074">
          <w:rPr>
            <w:i/>
            <w:iCs/>
            <w:color w:val="098394"/>
          </w:rPr>
          <w:delText xml:space="preserve">läggs </w:delText>
        </w:r>
        <w:r w:rsidRPr="006F1808" w:rsidDel="00290074">
          <w:rPr>
            <w:i/>
            <w:iCs/>
            <w:color w:val="098394"/>
          </w:rPr>
          <w:delText>den grafiska delen av informationsmodellen. Den ska vara uttryckt i UML-notation.</w:delText>
        </w:r>
      </w:del>
    </w:p>
    <w:p w14:paraId="5202FE6C" w14:textId="17C5BBD0" w:rsidR="0036320D" w:rsidRPr="006F1808" w:rsidDel="00C27034" w:rsidRDefault="00290074" w:rsidP="002768D4">
      <w:pPr>
        <w:keepNext/>
        <w:jc w:val="center"/>
        <w:rPr>
          <w:del w:id="3045" w:author="Eriksson Tina" w:date="2025-06-23T14:36:00Z" w16du:dateUtc="2025-06-23T12:36:00Z"/>
        </w:rPr>
      </w:pPr>
      <w:ins w:id="3046" w:author="Eriksson Tina" w:date="2025-06-23T14:17:00Z" w16du:dateUtc="2025-06-23T12:17:00Z">
        <w:r w:rsidRPr="006F1808">
          <w:rPr>
            <w:rPrChange w:id="3047" w:author="Eriksson Tina" w:date="2025-06-24T17:00:00Z" w16du:dateUtc="2025-06-24T15:00:00Z">
              <w:rPr>
                <w:noProof/>
              </w:rPr>
            </w:rPrChange>
          </w:rPr>
          <w:lastRenderedPageBreak/>
          <w:drawing>
            <wp:inline distT="0" distB="0" distL="0" distR="0" wp14:anchorId="17C2D7C8" wp14:editId="2864E558">
              <wp:extent cx="8209759" cy="4784651"/>
              <wp:effectExtent l="0" t="0" r="1270" b="0"/>
              <wp:docPr id="1714211385" name="Bildobjekt 1" descr="En bild som visar text, diagram, skärmbild, Plan&#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11385" name="Bildobjekt 1" descr="En bild som visar text, diagram, skärmbild, Plan&#10;&#10;AI-genererat innehåll kan vara felaktigt."/>
                      <pic:cNvPicPr/>
                    </pic:nvPicPr>
                    <pic:blipFill>
                      <a:blip r:embed="rId32"/>
                      <a:stretch>
                        <a:fillRect/>
                      </a:stretch>
                    </pic:blipFill>
                    <pic:spPr>
                      <a:xfrm>
                        <a:off x="0" y="0"/>
                        <a:ext cx="8218345" cy="4789655"/>
                      </a:xfrm>
                      <a:prstGeom prst="rect">
                        <a:avLst/>
                      </a:prstGeom>
                    </pic:spPr>
                  </pic:pic>
                </a:graphicData>
              </a:graphic>
            </wp:inline>
          </w:drawing>
        </w:r>
      </w:ins>
      <w:del w:id="3048" w:author="Eriksson Tina" w:date="2025-06-23T14:17:00Z" w16du:dateUtc="2025-06-23T12:17:00Z">
        <w:r w:rsidR="0062572B" w:rsidRPr="006F1808" w:rsidDel="00290074">
          <w:rPr>
            <w:rPrChange w:id="3049" w:author="Eriksson Tina" w:date="2025-06-24T17:00:00Z" w16du:dateUtc="2025-06-24T15:00:00Z">
              <w:rPr>
                <w:noProof/>
              </w:rPr>
            </w:rPrChange>
          </w:rPr>
          <w:lastRenderedPageBreak/>
          <w:drawing>
            <wp:inline distT="0" distB="0" distL="0" distR="0" wp14:anchorId="36F90222" wp14:editId="7FC5185D">
              <wp:extent cx="6903720" cy="1276350"/>
              <wp:effectExtent l="0" t="0" r="0" b="0"/>
              <wp:docPr id="935055853" name="Bildobjekt 935055853" descr="En bild som visar text, Teckensnitt, skärmbild,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055853" name="Bildobjekt 1" descr="En bild som visar text, Teckensnitt, skärmbild, linje&#10;&#10;Automatiskt genererad beskrivning"/>
                      <pic:cNvPicPr/>
                    </pic:nvPicPr>
                    <pic:blipFill>
                      <a:blip r:embed="rId33">
                        <a:extLst>
                          <a:ext uri="{28A0092B-C50C-407E-A947-70E740481C1C}">
                            <a14:useLocalDpi xmlns:a14="http://schemas.microsoft.com/office/drawing/2010/main" val="0"/>
                          </a:ext>
                        </a:extLst>
                      </a:blip>
                      <a:stretch>
                        <a:fillRect/>
                      </a:stretch>
                    </pic:blipFill>
                    <pic:spPr>
                      <a:xfrm>
                        <a:off x="0" y="0"/>
                        <a:ext cx="6903720" cy="1276350"/>
                      </a:xfrm>
                      <a:prstGeom prst="rect">
                        <a:avLst/>
                      </a:prstGeom>
                    </pic:spPr>
                  </pic:pic>
                </a:graphicData>
              </a:graphic>
            </wp:inline>
          </w:drawing>
        </w:r>
      </w:del>
      <w:commentRangeStart w:id="3050"/>
      <w:commentRangeStart w:id="3051"/>
      <w:commentRangeEnd w:id="3050"/>
      <w:r w:rsidR="00B86675" w:rsidRPr="006F1808">
        <w:commentReference w:id="3050"/>
      </w:r>
      <w:commentRangeEnd w:id="3051"/>
      <w:r w:rsidR="00B86675" w:rsidRPr="006F1808">
        <w:commentReference w:id="3051"/>
      </w:r>
    </w:p>
    <w:p w14:paraId="64DF5F08" w14:textId="46B2FE35" w:rsidR="0036320D" w:rsidRPr="006F1808" w:rsidDel="00290074" w:rsidRDefault="0036320D" w:rsidP="00D54516">
      <w:pPr>
        <w:pStyle w:val="Beskrivning"/>
        <w:jc w:val="center"/>
        <w:rPr>
          <w:del w:id="3053" w:author="Eriksson Tina" w:date="2025-06-23T14:17:00Z" w16du:dateUtc="2025-06-23T12:17:00Z"/>
          <w:color w:val="098394"/>
        </w:rPr>
      </w:pPr>
      <w:del w:id="3054" w:author="Eriksson Tina" w:date="2025-06-23T14:17:00Z" w16du:dateUtc="2025-06-23T12:17:00Z">
        <w:r w:rsidRPr="006F1808" w:rsidDel="00290074">
          <w:rPr>
            <w:color w:val="098394"/>
          </w:rPr>
          <w:delText>Figur 5. Exempelbild på en informationsmodell</w:delText>
        </w:r>
      </w:del>
    </w:p>
    <w:p w14:paraId="413F8CEE" w14:textId="74E192A5" w:rsidR="00290074" w:rsidRPr="006F1808" w:rsidRDefault="0036320D">
      <w:pPr>
        <w:keepNext/>
        <w:jc w:val="center"/>
        <w:rPr>
          <w:ins w:id="3055" w:author="Eriksson Tina" w:date="2025-06-23T14:17:00Z" w16du:dateUtc="2025-06-23T12:17:00Z"/>
          <w:rPrChange w:id="3056" w:author="Eriksson Tina" w:date="2025-06-24T17:00:00Z" w16du:dateUtc="2025-06-24T15:00:00Z">
            <w:rPr>
              <w:ins w:id="3057" w:author="Eriksson Tina" w:date="2025-06-23T14:17:00Z" w16du:dateUtc="2025-06-23T12:17:00Z"/>
              <w:lang w:val="en-US"/>
            </w:rPr>
          </w:rPrChange>
        </w:rPr>
        <w:pPrChange w:id="3058" w:author="Eriksson Tina" w:date="2025-06-23T14:36:00Z" w16du:dateUtc="2025-06-23T12:36:00Z">
          <w:pPr/>
        </w:pPrChange>
      </w:pPr>
      <w:bookmarkStart w:id="3059" w:name="_Toc449170169"/>
      <w:bookmarkStart w:id="3060" w:name="_Toc121211218"/>
      <w:del w:id="3061" w:author="Eriksson Tina" w:date="2025-06-23T14:36:00Z" w16du:dateUtc="2025-06-23T12:36:00Z">
        <w:r w:rsidRPr="006F1808" w:rsidDel="00C27034">
          <w:rPr>
            <w:rStyle w:val="Diskretbetoning"/>
            <w:i w:val="0"/>
            <w:iCs w:val="0"/>
          </w:rPr>
          <w:delText xml:space="preserve">Klasser och attribut </w:delText>
        </w:r>
      </w:del>
      <w:bookmarkEnd w:id="3059"/>
      <w:bookmarkEnd w:id="3060"/>
    </w:p>
    <w:p w14:paraId="3E7CF9DA" w14:textId="77777777" w:rsidR="00290074" w:rsidRPr="006F1808" w:rsidRDefault="00290074" w:rsidP="00290074">
      <w:pPr>
        <w:pStyle w:val="Numreradrubrik2"/>
        <w:tabs>
          <w:tab w:val="left" w:pos="7369"/>
        </w:tabs>
        <w:rPr>
          <w:ins w:id="3062" w:author="Eriksson Tina" w:date="2025-06-23T14:17:00Z" w16du:dateUtc="2025-06-23T12:17:00Z"/>
          <w:lang w:val="sv-SE"/>
          <w:rPrChange w:id="3063" w:author="Eriksson Tina" w:date="2025-06-24T17:00:00Z" w16du:dateUtc="2025-06-24T15:00:00Z">
            <w:rPr>
              <w:ins w:id="3064" w:author="Eriksson Tina" w:date="2025-06-23T14:17:00Z" w16du:dateUtc="2025-06-23T12:17:00Z"/>
            </w:rPr>
          </w:rPrChange>
        </w:rPr>
      </w:pPr>
      <w:bookmarkStart w:id="3065" w:name="_Toc198902750"/>
      <w:bookmarkStart w:id="3066" w:name="_Toc201647972"/>
      <w:ins w:id="3067" w:author="Eriksson Tina" w:date="2025-06-23T14:17:00Z" w16du:dateUtc="2025-06-23T12:17:00Z">
        <w:r w:rsidRPr="006F1808">
          <w:rPr>
            <w:lang w:val="sv-SE"/>
            <w:rPrChange w:id="3068" w:author="Eriksson Tina" w:date="2025-06-24T17:00:00Z" w16du:dateUtc="2025-06-24T15:00:00Z">
              <w:rPr/>
            </w:rPrChange>
          </w:rPr>
          <w:t>Informationsmodell, beskrivning av klasser och attribut</w:t>
        </w:r>
        <w:bookmarkEnd w:id="3065"/>
        <w:bookmarkEnd w:id="3066"/>
      </w:ins>
    </w:p>
    <w:p w14:paraId="5B8A0220" w14:textId="77777777" w:rsidR="00290074" w:rsidRPr="006F1808" w:rsidRDefault="00290074" w:rsidP="00290074">
      <w:pPr>
        <w:rPr>
          <w:ins w:id="3069" w:author="Eriksson Tina" w:date="2025-06-23T14:17:00Z" w16du:dateUtc="2025-06-23T12:17:00Z"/>
        </w:rPr>
      </w:pPr>
    </w:p>
    <w:p w14:paraId="58806EF9" w14:textId="77777777" w:rsidR="00290074" w:rsidRPr="006F1808" w:rsidRDefault="00290074" w:rsidP="006F1808">
      <w:pPr>
        <w:keepNext/>
        <w:keepLines/>
        <w:numPr>
          <w:ilvl w:val="2"/>
          <w:numId w:val="0"/>
        </w:numPr>
        <w:spacing w:before="400" w:after="40" w:line="240" w:lineRule="auto"/>
        <w:contextualSpacing/>
        <w:outlineLvl w:val="2"/>
        <w:rPr>
          <w:ins w:id="3070" w:author="Eriksson Tina" w:date="2025-06-23T14:17:00Z" w16du:dateUtc="2025-06-23T12:17:00Z"/>
          <w:rFonts w:ascii="Open Sans" w:eastAsia="SimHei" w:hAnsi="Open Sans" w:cs="Times New Roman"/>
          <w:b/>
          <w:bCs/>
          <w:spacing w:val="-2"/>
          <w:sz w:val="24"/>
          <w:szCs w:val="24"/>
        </w:rPr>
        <w:pPrChange w:id="3071" w:author="Eriksson Tina" w:date="2025-06-24T17:01:00Z" w16du:dateUtc="2025-06-24T15:01:00Z">
          <w:pPr>
            <w:keepNext/>
            <w:keepLines/>
            <w:numPr>
              <w:ilvl w:val="2"/>
            </w:numPr>
            <w:spacing w:before="400" w:after="40" w:line="240" w:lineRule="auto"/>
            <w:ind w:left="851" w:hanging="851"/>
            <w:contextualSpacing/>
            <w:outlineLvl w:val="2"/>
          </w:pPr>
        </w:pPrChange>
      </w:pPr>
      <w:bookmarkStart w:id="3072" w:name="_Toc169185312"/>
      <w:ins w:id="3073" w:author="Eriksson Tina" w:date="2025-06-23T14:17:00Z" w16du:dateUtc="2025-06-23T12:17:00Z">
        <w:r w:rsidRPr="006F1808">
          <w:rPr>
            <w:rFonts w:ascii="Open Sans" w:eastAsia="SimHei" w:hAnsi="Open Sans" w:cs="Times New Roman"/>
            <w:b/>
            <w:bCs/>
            <w:spacing w:val="-2"/>
            <w:sz w:val="24"/>
            <w:szCs w:val="24"/>
          </w:rPr>
          <w:t>Adress</w:t>
        </w:r>
      </w:ins>
    </w:p>
    <w:p w14:paraId="522E2F22" w14:textId="77777777" w:rsidR="00290074" w:rsidRPr="006F1808" w:rsidRDefault="00290074" w:rsidP="00290074">
      <w:pPr>
        <w:rPr>
          <w:ins w:id="3074" w:author="Eriksson Tina" w:date="2025-06-23T14:17:00Z" w16du:dateUtc="2025-06-23T12:17:00Z"/>
          <w:rFonts w:ascii="Open Sans" w:eastAsia="SimSun" w:hAnsi="Open Sans" w:cs="Times New Roman"/>
        </w:rPr>
      </w:pPr>
      <w:ins w:id="3075" w:author="Eriksson Tina" w:date="2025-06-23T14:17:00Z" w16du:dateUtc="2025-06-23T12:17:00Z">
        <w:r w:rsidRPr="006F1808">
          <w:rPr>
            <w:rFonts w:ascii="Open Sans" w:eastAsia="SimSun" w:hAnsi="Open Sans" w:cs="Times New Roman"/>
          </w:rPr>
          <w:t>Klassen adress håller information om den adress som personen har som kontaktadress, dvs den adress dit post ska skickas.</w:t>
        </w:r>
      </w:ins>
    </w:p>
    <w:tbl>
      <w:tblPr>
        <w:tblStyle w:val="Tabellrutnt1"/>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013"/>
        <w:gridCol w:w="3381"/>
        <w:gridCol w:w="1559"/>
        <w:gridCol w:w="1701"/>
      </w:tblGrid>
      <w:tr w:rsidR="00290074" w:rsidRPr="006F1808" w14:paraId="361A8E40" w14:textId="77777777" w:rsidTr="00B67345">
        <w:trPr>
          <w:trHeight w:val="24"/>
          <w:ins w:id="3076" w:author="Eriksson Tina" w:date="2025-06-23T14:17:00Z"/>
        </w:trPr>
        <w:tc>
          <w:tcPr>
            <w:tcW w:w="1418" w:type="dxa"/>
            <w:shd w:val="clear" w:color="auto" w:fill="A33662"/>
          </w:tcPr>
          <w:p w14:paraId="50D2FBAD" w14:textId="77777777" w:rsidR="00290074" w:rsidRPr="006F1808" w:rsidRDefault="00290074" w:rsidP="00B67345">
            <w:pPr>
              <w:rPr>
                <w:ins w:id="3077" w:author="Eriksson Tina" w:date="2025-06-23T14:17:00Z" w16du:dateUtc="2025-06-23T12:17:00Z"/>
                <w:rFonts w:ascii="Open Sans" w:hAnsi="Open Sans" w:cs="Times New Roman"/>
                <w:b/>
                <w:bCs/>
                <w:caps/>
                <w:color w:val="FFFFFF"/>
                <w:sz w:val="16"/>
                <w:szCs w:val="18"/>
              </w:rPr>
            </w:pPr>
            <w:ins w:id="3078" w:author="Eriksson Tina" w:date="2025-06-23T14:17:00Z" w16du:dateUtc="2025-06-23T12:17:00Z">
              <w:r w:rsidRPr="006F1808">
                <w:rPr>
                  <w:rFonts w:ascii="Open Sans" w:hAnsi="Open Sans" w:cs="Times New Roman"/>
                  <w:b/>
                  <w:bCs/>
                  <w:caps/>
                  <w:color w:val="FFFFFF"/>
                  <w:sz w:val="16"/>
                  <w:szCs w:val="18"/>
                </w:rPr>
                <w:t>Attribut</w:t>
              </w:r>
            </w:ins>
          </w:p>
        </w:tc>
        <w:tc>
          <w:tcPr>
            <w:tcW w:w="1013" w:type="dxa"/>
            <w:shd w:val="clear" w:color="auto" w:fill="A33662"/>
          </w:tcPr>
          <w:p w14:paraId="490DEAE6" w14:textId="77777777" w:rsidR="00290074" w:rsidRPr="006F1808" w:rsidRDefault="00290074" w:rsidP="00B67345">
            <w:pPr>
              <w:rPr>
                <w:ins w:id="3079" w:author="Eriksson Tina" w:date="2025-06-23T14:17:00Z" w16du:dateUtc="2025-06-23T12:17:00Z"/>
                <w:rFonts w:ascii="Open Sans" w:hAnsi="Open Sans" w:cs="Times New Roman"/>
                <w:b/>
                <w:bCs/>
                <w:caps/>
                <w:color w:val="FFFFFF"/>
                <w:sz w:val="16"/>
                <w:szCs w:val="18"/>
              </w:rPr>
            </w:pPr>
            <w:ins w:id="3080" w:author="Eriksson Tina" w:date="2025-06-23T14:17:00Z" w16du:dateUtc="2025-06-23T12:17:00Z">
              <w:r w:rsidRPr="006F1808">
                <w:rPr>
                  <w:rFonts w:ascii="Open Sans" w:hAnsi="Open Sans" w:cs="Times New Roman"/>
                  <w:b/>
                  <w:bCs/>
                  <w:caps/>
                  <w:color w:val="FFFFFF"/>
                  <w:sz w:val="16"/>
                  <w:szCs w:val="18"/>
                </w:rPr>
                <w:t>Mappning till RIM</w:t>
              </w:r>
            </w:ins>
          </w:p>
        </w:tc>
        <w:tc>
          <w:tcPr>
            <w:tcW w:w="3381" w:type="dxa"/>
            <w:shd w:val="clear" w:color="auto" w:fill="A33662"/>
          </w:tcPr>
          <w:p w14:paraId="35F9453C" w14:textId="77777777" w:rsidR="00290074" w:rsidRPr="006F1808" w:rsidRDefault="00290074" w:rsidP="00B67345">
            <w:pPr>
              <w:rPr>
                <w:ins w:id="3081" w:author="Eriksson Tina" w:date="2025-06-23T14:17:00Z" w16du:dateUtc="2025-06-23T12:17:00Z"/>
                <w:rFonts w:ascii="Open Sans" w:hAnsi="Open Sans" w:cs="Times New Roman"/>
                <w:b/>
                <w:bCs/>
                <w:caps/>
                <w:color w:val="FFFFFF"/>
                <w:sz w:val="16"/>
                <w:szCs w:val="18"/>
              </w:rPr>
            </w:pPr>
            <w:ins w:id="3082" w:author="Eriksson Tina" w:date="2025-06-23T14:17:00Z" w16du:dateUtc="2025-06-23T12:17:00Z">
              <w:r w:rsidRPr="006F1808">
                <w:rPr>
                  <w:rFonts w:ascii="Open Sans" w:hAnsi="Open Sans" w:cs="Times New Roman"/>
                  <w:b/>
                  <w:bCs/>
                  <w:caps/>
                  <w:color w:val="FFFFFF"/>
                  <w:sz w:val="16"/>
                  <w:szCs w:val="18"/>
                </w:rPr>
                <w:t xml:space="preserve">Beskrivning </w:t>
              </w:r>
            </w:ins>
          </w:p>
        </w:tc>
        <w:tc>
          <w:tcPr>
            <w:tcW w:w="1559" w:type="dxa"/>
            <w:shd w:val="clear" w:color="auto" w:fill="A33662"/>
          </w:tcPr>
          <w:p w14:paraId="36E1D3CF" w14:textId="77777777" w:rsidR="00290074" w:rsidRPr="006F1808" w:rsidRDefault="00290074" w:rsidP="00B67345">
            <w:pPr>
              <w:rPr>
                <w:ins w:id="3083" w:author="Eriksson Tina" w:date="2025-06-23T14:17:00Z" w16du:dateUtc="2025-06-23T12:17:00Z"/>
                <w:rFonts w:ascii="Open Sans" w:hAnsi="Open Sans" w:cs="Times New Roman"/>
                <w:b/>
                <w:bCs/>
                <w:caps/>
                <w:color w:val="FFFFFF"/>
                <w:sz w:val="16"/>
                <w:szCs w:val="18"/>
              </w:rPr>
            </w:pPr>
            <w:ins w:id="3084" w:author="Eriksson Tina" w:date="2025-06-23T14:17:00Z" w16du:dateUtc="2025-06-23T12:17:00Z">
              <w:r w:rsidRPr="006F1808">
                <w:rPr>
                  <w:rFonts w:ascii="Open Sans" w:hAnsi="Open Sans" w:cs="Times New Roman"/>
                  <w:b/>
                  <w:bCs/>
                  <w:caps/>
                  <w:color w:val="FFFFFF"/>
                  <w:sz w:val="16"/>
                  <w:szCs w:val="18"/>
                </w:rPr>
                <w:t>Datatyp (multiplicitet)</w:t>
              </w:r>
            </w:ins>
          </w:p>
        </w:tc>
        <w:tc>
          <w:tcPr>
            <w:tcW w:w="1701" w:type="dxa"/>
            <w:shd w:val="clear" w:color="auto" w:fill="A33662"/>
          </w:tcPr>
          <w:p w14:paraId="10876AD8" w14:textId="77777777" w:rsidR="00290074" w:rsidRPr="006F1808" w:rsidRDefault="00290074" w:rsidP="00B67345">
            <w:pPr>
              <w:rPr>
                <w:ins w:id="3085" w:author="Eriksson Tina" w:date="2025-06-23T14:17:00Z" w16du:dateUtc="2025-06-23T12:17:00Z"/>
                <w:rFonts w:ascii="Open Sans" w:hAnsi="Open Sans" w:cs="Times New Roman"/>
                <w:b/>
                <w:bCs/>
                <w:caps/>
                <w:color w:val="FFFFFF"/>
                <w:sz w:val="16"/>
                <w:szCs w:val="18"/>
              </w:rPr>
            </w:pPr>
            <w:ins w:id="3086" w:author="Eriksson Tina" w:date="2025-06-23T14:17:00Z" w16du:dateUtc="2025-06-23T12:17:00Z">
              <w:r w:rsidRPr="006F1808">
                <w:rPr>
                  <w:rFonts w:ascii="Open Sans" w:hAnsi="Open Sans" w:cs="Times New Roman"/>
                  <w:b/>
                  <w:bCs/>
                  <w:caps/>
                  <w:color w:val="FFFFFF"/>
                  <w:sz w:val="16"/>
                  <w:szCs w:val="18"/>
                </w:rPr>
                <w:t>Format</w:t>
              </w:r>
            </w:ins>
          </w:p>
        </w:tc>
      </w:tr>
      <w:tr w:rsidR="00290074" w:rsidRPr="006F1808" w14:paraId="3733EF03" w14:textId="77777777" w:rsidTr="00B67345">
        <w:trPr>
          <w:trHeight w:val="634"/>
          <w:ins w:id="3087" w:author="Eriksson Tina" w:date="2025-06-23T14:17:00Z"/>
        </w:trPr>
        <w:tc>
          <w:tcPr>
            <w:tcW w:w="1418" w:type="dxa"/>
            <w:tcBorders>
              <w:bottom w:val="single" w:sz="4" w:space="0" w:color="A33662"/>
              <w:right w:val="single" w:sz="24" w:space="0" w:color="FFFFFF"/>
            </w:tcBorders>
          </w:tcPr>
          <w:p w14:paraId="33D0066A" w14:textId="77777777" w:rsidR="00290074" w:rsidRPr="006F1808" w:rsidRDefault="00290074" w:rsidP="00B67345">
            <w:pPr>
              <w:spacing w:line="288" w:lineRule="auto"/>
              <w:rPr>
                <w:ins w:id="3088" w:author="Eriksson Tina" w:date="2025-06-23T14:17:00Z" w16du:dateUtc="2025-06-23T12:17:00Z"/>
                <w:rFonts w:ascii="Open Sans" w:hAnsi="Open Sans" w:cs="Open Sans"/>
              </w:rPr>
            </w:pPr>
            <w:ins w:id="3089" w:author="Eriksson Tina" w:date="2025-06-23T14:17:00Z" w16du:dateUtc="2025-06-23T12:17:00Z">
              <w:r w:rsidRPr="006F1808">
                <w:rPr>
                  <w:rFonts w:ascii="Open Sans" w:hAnsi="Open Sans" w:cs="Open Sans"/>
                </w:rPr>
                <w:t>a</w:t>
              </w:r>
              <w:r w:rsidRPr="006F1808">
                <w:rPr>
                  <w:rFonts w:ascii="Open Sans" w:hAnsi="Open Sans" w:cs="Times New Roman"/>
                </w:rPr>
                <w:t>dress</w:t>
              </w:r>
            </w:ins>
          </w:p>
        </w:tc>
        <w:tc>
          <w:tcPr>
            <w:tcW w:w="1013" w:type="dxa"/>
            <w:tcBorders>
              <w:left w:val="single" w:sz="24" w:space="0" w:color="FFFFFF"/>
              <w:bottom w:val="single" w:sz="4" w:space="0" w:color="A33662"/>
              <w:right w:val="single" w:sz="24" w:space="0" w:color="FFFFFF"/>
            </w:tcBorders>
          </w:tcPr>
          <w:p w14:paraId="4E92F031" w14:textId="77777777" w:rsidR="00290074" w:rsidRPr="006F1808" w:rsidRDefault="00290074" w:rsidP="00B67345">
            <w:pPr>
              <w:spacing w:line="288" w:lineRule="auto"/>
              <w:rPr>
                <w:ins w:id="3090" w:author="Eriksson Tina" w:date="2025-06-23T14:17:00Z" w16du:dateUtc="2025-06-23T12:17:00Z"/>
                <w:rFonts w:ascii="Open Sans" w:hAnsi="Open Sans" w:cs="Open Sans"/>
              </w:rPr>
            </w:pPr>
          </w:p>
        </w:tc>
        <w:tc>
          <w:tcPr>
            <w:tcW w:w="3381" w:type="dxa"/>
            <w:tcBorders>
              <w:left w:val="single" w:sz="24" w:space="0" w:color="FFFFFF"/>
              <w:bottom w:val="single" w:sz="4" w:space="0" w:color="A33662"/>
              <w:right w:val="single" w:sz="24" w:space="0" w:color="FFFFFF"/>
            </w:tcBorders>
          </w:tcPr>
          <w:p w14:paraId="76155FEA" w14:textId="77777777" w:rsidR="00290074" w:rsidRPr="006F1808" w:rsidRDefault="00290074" w:rsidP="00B67345">
            <w:pPr>
              <w:spacing w:line="288" w:lineRule="auto"/>
              <w:rPr>
                <w:ins w:id="3091" w:author="Eriksson Tina" w:date="2025-06-23T14:17:00Z" w16du:dateUtc="2025-06-23T12:17:00Z"/>
                <w:rFonts w:ascii="Open Sans" w:hAnsi="Open Sans" w:cs="Open Sans"/>
              </w:rPr>
            </w:pPr>
            <w:ins w:id="3092" w:author="Eriksson Tina" w:date="2025-06-23T14:17:00Z" w16du:dateUtc="2025-06-23T12:17:00Z">
              <w:r w:rsidRPr="006F1808">
                <w:rPr>
                  <w:rFonts w:ascii="Open Sans" w:hAnsi="Open Sans" w:cs="Times New Roman"/>
                </w:rPr>
                <w:t>gatunamn och gatunummer för adressen</w:t>
              </w:r>
            </w:ins>
          </w:p>
        </w:tc>
        <w:tc>
          <w:tcPr>
            <w:tcW w:w="1559" w:type="dxa"/>
            <w:tcBorders>
              <w:left w:val="single" w:sz="24" w:space="0" w:color="FFFFFF"/>
              <w:bottom w:val="single" w:sz="4" w:space="0" w:color="A33662"/>
            </w:tcBorders>
          </w:tcPr>
          <w:p w14:paraId="2D0D853A" w14:textId="77777777" w:rsidR="00290074" w:rsidRPr="006F1808" w:rsidRDefault="00290074" w:rsidP="00B67345">
            <w:pPr>
              <w:spacing w:line="288" w:lineRule="auto"/>
              <w:rPr>
                <w:ins w:id="3093" w:author="Eriksson Tina" w:date="2025-06-23T14:17:00Z" w16du:dateUtc="2025-06-23T12:17:00Z"/>
                <w:rFonts w:ascii="Open Sans" w:hAnsi="Open Sans" w:cs="Open Sans"/>
                <w:lang w:eastAsia="en-GB"/>
              </w:rPr>
            </w:pPr>
            <w:ins w:id="3094" w:author="Eriksson Tina" w:date="2025-06-23T14:17:00Z" w16du:dateUtc="2025-06-23T12:17:00Z">
              <w:r w:rsidRPr="006F1808">
                <w:rPr>
                  <w:rFonts w:ascii="Open Sans" w:hAnsi="Open Sans" w:cs="Times New Roman"/>
                </w:rPr>
                <w:t>ST (1)</w:t>
              </w:r>
            </w:ins>
          </w:p>
        </w:tc>
        <w:tc>
          <w:tcPr>
            <w:tcW w:w="1701" w:type="dxa"/>
            <w:tcBorders>
              <w:left w:val="single" w:sz="24" w:space="0" w:color="FFFFFF"/>
              <w:bottom w:val="single" w:sz="4" w:space="0" w:color="A33662"/>
            </w:tcBorders>
          </w:tcPr>
          <w:p w14:paraId="7ABCC73A" w14:textId="77777777" w:rsidR="00290074" w:rsidRPr="006F1808" w:rsidRDefault="00290074" w:rsidP="00B67345">
            <w:pPr>
              <w:spacing w:line="288" w:lineRule="auto"/>
              <w:rPr>
                <w:ins w:id="3095" w:author="Eriksson Tina" w:date="2025-06-23T14:17:00Z" w16du:dateUtc="2025-06-23T12:17:00Z"/>
                <w:rFonts w:ascii="Open Sans" w:hAnsi="Open Sans" w:cs="Open Sans"/>
                <w:lang w:eastAsia="en-GB"/>
              </w:rPr>
            </w:pPr>
          </w:p>
        </w:tc>
      </w:tr>
      <w:tr w:rsidR="00290074" w:rsidRPr="006F1808" w14:paraId="1CB1358F" w14:textId="77777777" w:rsidTr="00B67345">
        <w:trPr>
          <w:trHeight w:val="325"/>
          <w:ins w:id="3096" w:author="Eriksson Tina" w:date="2025-06-23T14:17:00Z"/>
        </w:trPr>
        <w:tc>
          <w:tcPr>
            <w:tcW w:w="1418" w:type="dxa"/>
            <w:tcBorders>
              <w:top w:val="single" w:sz="4" w:space="0" w:color="A33662"/>
              <w:bottom w:val="single" w:sz="4" w:space="0" w:color="A33662"/>
              <w:right w:val="single" w:sz="24" w:space="0" w:color="FFFFFF"/>
            </w:tcBorders>
          </w:tcPr>
          <w:p w14:paraId="5E651224" w14:textId="77777777" w:rsidR="00290074" w:rsidRPr="006F1808" w:rsidRDefault="00290074" w:rsidP="00B67345">
            <w:pPr>
              <w:spacing w:line="288" w:lineRule="auto"/>
              <w:rPr>
                <w:ins w:id="3097" w:author="Eriksson Tina" w:date="2025-06-23T14:17:00Z" w16du:dateUtc="2025-06-23T12:17:00Z"/>
                <w:rFonts w:ascii="Open Sans" w:hAnsi="Open Sans" w:cs="Open Sans"/>
              </w:rPr>
            </w:pPr>
            <w:ins w:id="3098" w:author="Eriksson Tina" w:date="2025-06-23T14:17:00Z" w16du:dateUtc="2025-06-23T12:17:00Z">
              <w:r w:rsidRPr="006F1808">
                <w:rPr>
                  <w:rFonts w:ascii="Open Sans" w:hAnsi="Open Sans" w:cs="Times New Roman"/>
                </w:rPr>
                <w:t>ort</w:t>
              </w:r>
            </w:ins>
          </w:p>
        </w:tc>
        <w:tc>
          <w:tcPr>
            <w:tcW w:w="1013" w:type="dxa"/>
            <w:tcBorders>
              <w:top w:val="single" w:sz="4" w:space="0" w:color="A33662"/>
              <w:left w:val="single" w:sz="24" w:space="0" w:color="FFFFFF"/>
              <w:bottom w:val="single" w:sz="4" w:space="0" w:color="A33662"/>
              <w:right w:val="single" w:sz="24" w:space="0" w:color="FFFFFF"/>
            </w:tcBorders>
          </w:tcPr>
          <w:p w14:paraId="6675D6ED" w14:textId="77777777" w:rsidR="00290074" w:rsidRPr="006F1808" w:rsidRDefault="00290074" w:rsidP="00B67345">
            <w:pPr>
              <w:spacing w:line="288" w:lineRule="auto"/>
              <w:rPr>
                <w:ins w:id="3099" w:author="Eriksson Tina" w:date="2025-06-23T14:17:00Z" w16du:dateUtc="2025-06-23T12:17:00Z"/>
                <w:rFonts w:ascii="Open Sans" w:hAnsi="Open Sans" w:cs="Open Sans"/>
              </w:rPr>
            </w:pPr>
          </w:p>
        </w:tc>
        <w:tc>
          <w:tcPr>
            <w:tcW w:w="3381" w:type="dxa"/>
            <w:tcBorders>
              <w:top w:val="single" w:sz="4" w:space="0" w:color="A33662"/>
              <w:left w:val="single" w:sz="24" w:space="0" w:color="FFFFFF"/>
              <w:bottom w:val="single" w:sz="4" w:space="0" w:color="A33662"/>
              <w:right w:val="single" w:sz="24" w:space="0" w:color="FFFFFF"/>
            </w:tcBorders>
          </w:tcPr>
          <w:p w14:paraId="51C338DC" w14:textId="77777777" w:rsidR="00290074" w:rsidRPr="006F1808" w:rsidRDefault="00290074" w:rsidP="00B67345">
            <w:pPr>
              <w:spacing w:line="288" w:lineRule="auto"/>
              <w:rPr>
                <w:ins w:id="3100" w:author="Eriksson Tina" w:date="2025-06-23T14:17:00Z" w16du:dateUtc="2025-06-23T12:17:00Z"/>
                <w:rFonts w:ascii="Open Sans" w:hAnsi="Open Sans" w:cs="Open Sans"/>
              </w:rPr>
            </w:pPr>
            <w:ins w:id="3101" w:author="Eriksson Tina" w:date="2025-06-23T14:17:00Z" w16du:dateUtc="2025-06-23T12:17:00Z">
              <w:r w:rsidRPr="006F1808">
                <w:rPr>
                  <w:rFonts w:ascii="Open Sans" w:hAnsi="Open Sans" w:cs="Open Sans"/>
                </w:rPr>
                <w:t>adressens ort</w:t>
              </w:r>
            </w:ins>
          </w:p>
        </w:tc>
        <w:tc>
          <w:tcPr>
            <w:tcW w:w="1559" w:type="dxa"/>
            <w:tcBorders>
              <w:top w:val="single" w:sz="4" w:space="0" w:color="A33662"/>
              <w:left w:val="single" w:sz="24" w:space="0" w:color="FFFFFF"/>
              <w:bottom w:val="single" w:sz="4" w:space="0" w:color="A33662"/>
            </w:tcBorders>
          </w:tcPr>
          <w:p w14:paraId="496925F0" w14:textId="77777777" w:rsidR="00290074" w:rsidRPr="006F1808" w:rsidRDefault="00290074" w:rsidP="00B67345">
            <w:pPr>
              <w:spacing w:line="288" w:lineRule="auto"/>
              <w:rPr>
                <w:ins w:id="3102" w:author="Eriksson Tina" w:date="2025-06-23T14:17:00Z" w16du:dateUtc="2025-06-23T12:17:00Z"/>
                <w:rFonts w:ascii="Open Sans" w:hAnsi="Open Sans" w:cs="Open Sans"/>
                <w:lang w:eastAsia="en-GB"/>
              </w:rPr>
            </w:pPr>
            <w:ins w:id="3103" w:author="Eriksson Tina" w:date="2025-06-23T14:17:00Z" w16du:dateUtc="2025-06-23T12:17:00Z">
              <w:r w:rsidRPr="006F1808">
                <w:rPr>
                  <w:rFonts w:ascii="Open Sans" w:hAnsi="Open Sans" w:cs="Times New Roman"/>
                </w:rPr>
                <w:t>ST (1)</w:t>
              </w:r>
            </w:ins>
          </w:p>
        </w:tc>
        <w:tc>
          <w:tcPr>
            <w:tcW w:w="1701" w:type="dxa"/>
            <w:tcBorders>
              <w:top w:val="single" w:sz="4" w:space="0" w:color="A33662"/>
              <w:left w:val="single" w:sz="24" w:space="0" w:color="FFFFFF"/>
              <w:bottom w:val="single" w:sz="4" w:space="0" w:color="A33662"/>
            </w:tcBorders>
          </w:tcPr>
          <w:p w14:paraId="61E1561B" w14:textId="77777777" w:rsidR="00290074" w:rsidRPr="006F1808" w:rsidRDefault="00290074" w:rsidP="00B67345">
            <w:pPr>
              <w:spacing w:line="288" w:lineRule="auto"/>
              <w:rPr>
                <w:ins w:id="3104" w:author="Eriksson Tina" w:date="2025-06-23T14:17:00Z" w16du:dateUtc="2025-06-23T12:17:00Z"/>
                <w:rFonts w:ascii="Open Sans" w:hAnsi="Open Sans" w:cs="Open Sans"/>
                <w:lang w:eastAsia="en-GB"/>
              </w:rPr>
            </w:pPr>
          </w:p>
        </w:tc>
      </w:tr>
      <w:tr w:rsidR="00290074" w:rsidRPr="006F1808" w14:paraId="09FA3244" w14:textId="77777777" w:rsidTr="00B67345">
        <w:trPr>
          <w:trHeight w:val="325"/>
          <w:ins w:id="3105" w:author="Eriksson Tina" w:date="2025-06-23T14:17:00Z"/>
        </w:trPr>
        <w:tc>
          <w:tcPr>
            <w:tcW w:w="1418" w:type="dxa"/>
            <w:tcBorders>
              <w:top w:val="single" w:sz="4" w:space="0" w:color="A33662"/>
              <w:bottom w:val="single" w:sz="4" w:space="0" w:color="A33662"/>
              <w:right w:val="single" w:sz="24" w:space="0" w:color="FFFFFF"/>
            </w:tcBorders>
          </w:tcPr>
          <w:p w14:paraId="55606A11" w14:textId="77777777" w:rsidR="00290074" w:rsidRPr="006F1808" w:rsidRDefault="00290074" w:rsidP="00B67345">
            <w:pPr>
              <w:spacing w:line="288" w:lineRule="auto"/>
              <w:rPr>
                <w:ins w:id="3106" w:author="Eriksson Tina" w:date="2025-06-23T14:17:00Z" w16du:dateUtc="2025-06-23T12:17:00Z"/>
                <w:rFonts w:ascii="Open Sans" w:hAnsi="Open Sans" w:cs="Times New Roman"/>
              </w:rPr>
            </w:pPr>
            <w:ins w:id="3107" w:author="Eriksson Tina" w:date="2025-06-23T14:17:00Z" w16du:dateUtc="2025-06-23T12:17:00Z">
              <w:r w:rsidRPr="006F1808">
                <w:rPr>
                  <w:rFonts w:ascii="Open Sans" w:hAnsi="Open Sans" w:cs="Times New Roman"/>
                </w:rPr>
                <w:t>postnummer</w:t>
              </w:r>
            </w:ins>
          </w:p>
        </w:tc>
        <w:tc>
          <w:tcPr>
            <w:tcW w:w="1013" w:type="dxa"/>
            <w:tcBorders>
              <w:top w:val="single" w:sz="4" w:space="0" w:color="A33662"/>
              <w:left w:val="single" w:sz="24" w:space="0" w:color="FFFFFF"/>
              <w:bottom w:val="single" w:sz="4" w:space="0" w:color="A33662"/>
              <w:right w:val="single" w:sz="24" w:space="0" w:color="FFFFFF"/>
            </w:tcBorders>
          </w:tcPr>
          <w:p w14:paraId="6ED1F413" w14:textId="77777777" w:rsidR="00290074" w:rsidRPr="006F1808" w:rsidRDefault="00290074" w:rsidP="00B67345">
            <w:pPr>
              <w:spacing w:line="288" w:lineRule="auto"/>
              <w:rPr>
                <w:ins w:id="3108" w:author="Eriksson Tina" w:date="2025-06-23T14:17:00Z" w16du:dateUtc="2025-06-23T12:17:00Z"/>
                <w:rFonts w:ascii="Open Sans" w:hAnsi="Open Sans" w:cs="Open Sans"/>
              </w:rPr>
            </w:pPr>
          </w:p>
        </w:tc>
        <w:tc>
          <w:tcPr>
            <w:tcW w:w="3381" w:type="dxa"/>
            <w:tcBorders>
              <w:top w:val="single" w:sz="4" w:space="0" w:color="A33662"/>
              <w:left w:val="single" w:sz="24" w:space="0" w:color="FFFFFF"/>
              <w:bottom w:val="single" w:sz="4" w:space="0" w:color="A33662"/>
              <w:right w:val="single" w:sz="24" w:space="0" w:color="FFFFFF"/>
            </w:tcBorders>
          </w:tcPr>
          <w:p w14:paraId="078D7E4F" w14:textId="77777777" w:rsidR="00290074" w:rsidRPr="006F1808" w:rsidRDefault="00290074" w:rsidP="00B67345">
            <w:pPr>
              <w:spacing w:line="288" w:lineRule="auto"/>
              <w:rPr>
                <w:ins w:id="3109" w:author="Eriksson Tina" w:date="2025-06-23T14:17:00Z" w16du:dateUtc="2025-06-23T12:17:00Z"/>
                <w:rFonts w:ascii="Open Sans" w:hAnsi="Open Sans" w:cs="Open Sans"/>
              </w:rPr>
            </w:pPr>
            <w:ins w:id="3110" w:author="Eriksson Tina" w:date="2025-06-23T14:17:00Z" w16du:dateUtc="2025-06-23T12:17:00Z">
              <w:r w:rsidRPr="006F1808">
                <w:rPr>
                  <w:rFonts w:ascii="Open Sans" w:hAnsi="Open Sans" w:cs="Open Sans"/>
                </w:rPr>
                <w:t>Adressens postnummer</w:t>
              </w:r>
            </w:ins>
          </w:p>
        </w:tc>
        <w:tc>
          <w:tcPr>
            <w:tcW w:w="1559" w:type="dxa"/>
            <w:tcBorders>
              <w:top w:val="single" w:sz="4" w:space="0" w:color="A33662"/>
              <w:left w:val="single" w:sz="24" w:space="0" w:color="FFFFFF"/>
              <w:bottom w:val="single" w:sz="4" w:space="0" w:color="A33662"/>
            </w:tcBorders>
          </w:tcPr>
          <w:p w14:paraId="5A33447C" w14:textId="77777777" w:rsidR="00290074" w:rsidRPr="006F1808" w:rsidRDefault="00290074" w:rsidP="00B67345">
            <w:pPr>
              <w:spacing w:line="288" w:lineRule="auto"/>
              <w:rPr>
                <w:ins w:id="3111" w:author="Eriksson Tina" w:date="2025-06-23T14:17:00Z" w16du:dateUtc="2025-06-23T12:17:00Z"/>
                <w:rFonts w:ascii="Open Sans" w:hAnsi="Open Sans" w:cs="Times New Roman"/>
              </w:rPr>
            </w:pPr>
          </w:p>
        </w:tc>
        <w:tc>
          <w:tcPr>
            <w:tcW w:w="1701" w:type="dxa"/>
            <w:tcBorders>
              <w:top w:val="single" w:sz="4" w:space="0" w:color="A33662"/>
              <w:left w:val="single" w:sz="24" w:space="0" w:color="FFFFFF"/>
              <w:bottom w:val="single" w:sz="4" w:space="0" w:color="A33662"/>
            </w:tcBorders>
          </w:tcPr>
          <w:p w14:paraId="7BD73431" w14:textId="77777777" w:rsidR="00290074" w:rsidRPr="006F1808" w:rsidRDefault="00290074" w:rsidP="00B67345">
            <w:pPr>
              <w:spacing w:line="288" w:lineRule="auto"/>
              <w:rPr>
                <w:ins w:id="3112" w:author="Eriksson Tina" w:date="2025-06-23T14:17:00Z" w16du:dateUtc="2025-06-23T12:17:00Z"/>
                <w:rFonts w:ascii="Open Sans" w:hAnsi="Open Sans" w:cs="Open Sans"/>
                <w:lang w:eastAsia="en-GB"/>
              </w:rPr>
            </w:pPr>
          </w:p>
        </w:tc>
      </w:tr>
    </w:tbl>
    <w:p w14:paraId="5E6714EC" w14:textId="77777777" w:rsidR="00290074" w:rsidRPr="006F1808" w:rsidRDefault="00290074" w:rsidP="00290074">
      <w:pPr>
        <w:keepNext/>
        <w:keepLines/>
        <w:numPr>
          <w:ilvl w:val="2"/>
          <w:numId w:val="0"/>
        </w:numPr>
        <w:spacing w:before="400" w:after="40" w:line="240" w:lineRule="auto"/>
        <w:ind w:left="851" w:hanging="851"/>
        <w:contextualSpacing/>
        <w:outlineLvl w:val="2"/>
        <w:rPr>
          <w:ins w:id="3113" w:author="Eriksson Tina" w:date="2025-06-23T14:17:00Z" w16du:dateUtc="2025-06-23T12:17:00Z"/>
          <w:rFonts w:ascii="Open Sans" w:eastAsia="SimHei" w:hAnsi="Open Sans" w:cs="Times New Roman"/>
          <w:b/>
          <w:bCs/>
          <w:spacing w:val="-2"/>
          <w:sz w:val="24"/>
          <w:szCs w:val="24"/>
        </w:rPr>
      </w:pPr>
    </w:p>
    <w:p w14:paraId="339A80BF" w14:textId="77777777" w:rsidR="00290074" w:rsidRPr="006F1808" w:rsidRDefault="00290074" w:rsidP="00290074">
      <w:pPr>
        <w:keepNext/>
        <w:keepLines/>
        <w:numPr>
          <w:ilvl w:val="2"/>
          <w:numId w:val="0"/>
        </w:numPr>
        <w:spacing w:before="400" w:after="40" w:line="240" w:lineRule="auto"/>
        <w:ind w:left="851" w:hanging="851"/>
        <w:contextualSpacing/>
        <w:outlineLvl w:val="2"/>
        <w:rPr>
          <w:ins w:id="3114" w:author="Eriksson Tina" w:date="2025-06-23T14:17:00Z" w16du:dateUtc="2025-06-23T12:17:00Z"/>
          <w:rFonts w:ascii="Open Sans" w:eastAsia="SimHei" w:hAnsi="Open Sans" w:cs="Times New Roman"/>
          <w:b/>
          <w:bCs/>
          <w:spacing w:val="-2"/>
          <w:sz w:val="24"/>
          <w:szCs w:val="24"/>
        </w:rPr>
      </w:pPr>
      <w:ins w:id="3115" w:author="Eriksson Tina" w:date="2025-06-23T14:17:00Z" w16du:dateUtc="2025-06-23T12:17:00Z">
        <w:r w:rsidRPr="006F1808">
          <w:rPr>
            <w:rFonts w:ascii="Open Sans" w:eastAsia="SimHei" w:hAnsi="Open Sans" w:cs="Times New Roman"/>
            <w:b/>
            <w:bCs/>
            <w:spacing w:val="-2"/>
            <w:sz w:val="24"/>
            <w:szCs w:val="24"/>
          </w:rPr>
          <w:t>Besöksadress</w:t>
        </w:r>
        <w:bookmarkEnd w:id="3072"/>
        <w:r w:rsidRPr="006F1808">
          <w:rPr>
            <w:rFonts w:ascii="Open Sans" w:eastAsia="SimHei" w:hAnsi="Open Sans" w:cs="Times New Roman"/>
            <w:b/>
            <w:bCs/>
            <w:spacing w:val="-2"/>
            <w:sz w:val="24"/>
            <w:szCs w:val="24"/>
          </w:rPr>
          <w:tab/>
        </w:r>
      </w:ins>
    </w:p>
    <w:p w14:paraId="4949DF27" w14:textId="77777777" w:rsidR="00290074" w:rsidRPr="006F1808" w:rsidRDefault="00290074" w:rsidP="00290074">
      <w:pPr>
        <w:rPr>
          <w:ins w:id="3116" w:author="Eriksson Tina" w:date="2025-06-23T14:17:00Z" w16du:dateUtc="2025-06-23T12:17:00Z"/>
          <w:rFonts w:ascii="Open Sans" w:eastAsia="SimSun" w:hAnsi="Open Sans" w:cs="Times New Roman"/>
        </w:rPr>
      </w:pPr>
      <w:ins w:id="3117" w:author="Eriksson Tina" w:date="2025-06-23T14:17:00Z" w16du:dateUtc="2025-06-23T12:17:00Z">
        <w:r w:rsidRPr="006F1808">
          <w:rPr>
            <w:rFonts w:ascii="Open Sans" w:eastAsia="SimSun" w:hAnsi="Open Sans" w:cs="Times New Roman"/>
          </w:rPr>
          <w:t>Klassen håller information om den adress där den vårdande enheten kan besökas.</w:t>
        </w:r>
      </w:ins>
    </w:p>
    <w:tbl>
      <w:tblPr>
        <w:tblStyle w:val="Tabellrutnt1"/>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418"/>
        <w:gridCol w:w="1010"/>
        <w:gridCol w:w="3384"/>
        <w:gridCol w:w="1559"/>
        <w:gridCol w:w="1701"/>
      </w:tblGrid>
      <w:tr w:rsidR="00290074" w:rsidRPr="006F1808" w14:paraId="51784928" w14:textId="77777777" w:rsidTr="00B67345">
        <w:trPr>
          <w:trHeight w:val="24"/>
          <w:ins w:id="3118" w:author="Eriksson Tina" w:date="2025-06-23T14:17:00Z"/>
        </w:trPr>
        <w:tc>
          <w:tcPr>
            <w:tcW w:w="1418" w:type="dxa"/>
            <w:shd w:val="clear" w:color="auto" w:fill="A33662"/>
          </w:tcPr>
          <w:p w14:paraId="3202A4C0" w14:textId="77777777" w:rsidR="00290074" w:rsidRPr="006F1808" w:rsidRDefault="00290074" w:rsidP="00B67345">
            <w:pPr>
              <w:rPr>
                <w:ins w:id="3119" w:author="Eriksson Tina" w:date="2025-06-23T14:17:00Z" w16du:dateUtc="2025-06-23T12:17:00Z"/>
                <w:rFonts w:ascii="Open Sans" w:hAnsi="Open Sans" w:cs="Times New Roman"/>
                <w:b/>
                <w:bCs/>
                <w:caps/>
                <w:color w:val="FFFFFF"/>
                <w:sz w:val="16"/>
                <w:szCs w:val="18"/>
              </w:rPr>
            </w:pPr>
            <w:ins w:id="3120" w:author="Eriksson Tina" w:date="2025-06-23T14:17:00Z" w16du:dateUtc="2025-06-23T12:17:00Z">
              <w:r w:rsidRPr="006F1808">
                <w:rPr>
                  <w:rFonts w:ascii="Open Sans" w:hAnsi="Open Sans" w:cs="Times New Roman"/>
                  <w:b/>
                  <w:bCs/>
                  <w:caps/>
                  <w:color w:val="FFFFFF"/>
                  <w:sz w:val="16"/>
                  <w:szCs w:val="18"/>
                </w:rPr>
                <w:lastRenderedPageBreak/>
                <w:t>Attribut</w:t>
              </w:r>
            </w:ins>
          </w:p>
        </w:tc>
        <w:tc>
          <w:tcPr>
            <w:tcW w:w="1010" w:type="dxa"/>
            <w:shd w:val="clear" w:color="auto" w:fill="A33662"/>
          </w:tcPr>
          <w:p w14:paraId="2A771B77" w14:textId="77777777" w:rsidR="00290074" w:rsidRPr="006F1808" w:rsidRDefault="00290074" w:rsidP="00B67345">
            <w:pPr>
              <w:rPr>
                <w:ins w:id="3121" w:author="Eriksson Tina" w:date="2025-06-23T14:17:00Z" w16du:dateUtc="2025-06-23T12:17:00Z"/>
                <w:rFonts w:ascii="Open Sans" w:hAnsi="Open Sans" w:cs="Times New Roman"/>
                <w:b/>
                <w:bCs/>
                <w:caps/>
                <w:color w:val="FFFFFF"/>
                <w:sz w:val="16"/>
                <w:szCs w:val="18"/>
              </w:rPr>
            </w:pPr>
            <w:ins w:id="3122" w:author="Eriksson Tina" w:date="2025-06-23T14:17:00Z" w16du:dateUtc="2025-06-23T12:17:00Z">
              <w:r w:rsidRPr="006F1808">
                <w:rPr>
                  <w:rFonts w:ascii="Open Sans" w:hAnsi="Open Sans" w:cs="Times New Roman"/>
                  <w:b/>
                  <w:bCs/>
                  <w:caps/>
                  <w:color w:val="FFFFFF"/>
                  <w:sz w:val="16"/>
                  <w:szCs w:val="18"/>
                </w:rPr>
                <w:t>Mappning till RIM</w:t>
              </w:r>
            </w:ins>
          </w:p>
        </w:tc>
        <w:tc>
          <w:tcPr>
            <w:tcW w:w="3384" w:type="dxa"/>
            <w:shd w:val="clear" w:color="auto" w:fill="A33662"/>
          </w:tcPr>
          <w:p w14:paraId="3665632C" w14:textId="77777777" w:rsidR="00290074" w:rsidRPr="006F1808" w:rsidRDefault="00290074" w:rsidP="00B67345">
            <w:pPr>
              <w:rPr>
                <w:ins w:id="3123" w:author="Eriksson Tina" w:date="2025-06-23T14:17:00Z" w16du:dateUtc="2025-06-23T12:17:00Z"/>
                <w:rFonts w:ascii="Open Sans" w:hAnsi="Open Sans" w:cs="Times New Roman"/>
                <w:b/>
                <w:bCs/>
                <w:caps/>
                <w:color w:val="FFFFFF"/>
                <w:sz w:val="16"/>
                <w:szCs w:val="18"/>
              </w:rPr>
            </w:pPr>
            <w:ins w:id="3124" w:author="Eriksson Tina" w:date="2025-06-23T14:17:00Z" w16du:dateUtc="2025-06-23T12:17:00Z">
              <w:r w:rsidRPr="006F1808">
                <w:rPr>
                  <w:rFonts w:ascii="Open Sans" w:hAnsi="Open Sans" w:cs="Times New Roman"/>
                  <w:b/>
                  <w:bCs/>
                  <w:caps/>
                  <w:color w:val="FFFFFF"/>
                  <w:sz w:val="16"/>
                  <w:szCs w:val="18"/>
                </w:rPr>
                <w:t xml:space="preserve">Beskrivning </w:t>
              </w:r>
            </w:ins>
          </w:p>
        </w:tc>
        <w:tc>
          <w:tcPr>
            <w:tcW w:w="1559" w:type="dxa"/>
            <w:shd w:val="clear" w:color="auto" w:fill="A33662"/>
          </w:tcPr>
          <w:p w14:paraId="6A9A58A3" w14:textId="77777777" w:rsidR="00290074" w:rsidRPr="006F1808" w:rsidRDefault="00290074" w:rsidP="00B67345">
            <w:pPr>
              <w:rPr>
                <w:ins w:id="3125" w:author="Eriksson Tina" w:date="2025-06-23T14:17:00Z" w16du:dateUtc="2025-06-23T12:17:00Z"/>
                <w:rFonts w:ascii="Open Sans" w:hAnsi="Open Sans" w:cs="Times New Roman"/>
                <w:b/>
                <w:bCs/>
                <w:caps/>
                <w:color w:val="FFFFFF"/>
                <w:sz w:val="16"/>
                <w:szCs w:val="18"/>
              </w:rPr>
            </w:pPr>
            <w:ins w:id="3126" w:author="Eriksson Tina" w:date="2025-06-23T14:17:00Z" w16du:dateUtc="2025-06-23T12:17:00Z">
              <w:r w:rsidRPr="006F1808">
                <w:rPr>
                  <w:rFonts w:ascii="Open Sans" w:hAnsi="Open Sans" w:cs="Times New Roman"/>
                  <w:b/>
                  <w:bCs/>
                  <w:caps/>
                  <w:color w:val="FFFFFF"/>
                  <w:sz w:val="16"/>
                  <w:szCs w:val="18"/>
                </w:rPr>
                <w:t>Datatyp (multiplicitet)</w:t>
              </w:r>
            </w:ins>
          </w:p>
        </w:tc>
        <w:tc>
          <w:tcPr>
            <w:tcW w:w="1701" w:type="dxa"/>
            <w:shd w:val="clear" w:color="auto" w:fill="A33662"/>
          </w:tcPr>
          <w:p w14:paraId="3E475442" w14:textId="77777777" w:rsidR="00290074" w:rsidRPr="006F1808" w:rsidRDefault="00290074" w:rsidP="00B67345">
            <w:pPr>
              <w:rPr>
                <w:ins w:id="3127" w:author="Eriksson Tina" w:date="2025-06-23T14:17:00Z" w16du:dateUtc="2025-06-23T12:17:00Z"/>
                <w:rFonts w:ascii="Open Sans" w:hAnsi="Open Sans" w:cs="Times New Roman"/>
                <w:b/>
                <w:bCs/>
                <w:caps/>
                <w:color w:val="FFFFFF"/>
                <w:sz w:val="16"/>
                <w:szCs w:val="18"/>
              </w:rPr>
            </w:pPr>
            <w:ins w:id="3128" w:author="Eriksson Tina" w:date="2025-06-23T14:17:00Z" w16du:dateUtc="2025-06-23T12:17:00Z">
              <w:r w:rsidRPr="006F1808">
                <w:rPr>
                  <w:rFonts w:ascii="Open Sans" w:hAnsi="Open Sans" w:cs="Times New Roman"/>
                  <w:b/>
                  <w:bCs/>
                  <w:caps/>
                  <w:color w:val="FFFFFF"/>
                  <w:sz w:val="16"/>
                  <w:szCs w:val="18"/>
                </w:rPr>
                <w:t>Format</w:t>
              </w:r>
            </w:ins>
          </w:p>
        </w:tc>
      </w:tr>
      <w:tr w:rsidR="00290074" w:rsidRPr="006F1808" w14:paraId="0E1EA894" w14:textId="77777777" w:rsidTr="00B67345">
        <w:trPr>
          <w:trHeight w:val="646"/>
          <w:ins w:id="3129" w:author="Eriksson Tina" w:date="2025-06-23T14:17:00Z"/>
        </w:trPr>
        <w:tc>
          <w:tcPr>
            <w:tcW w:w="1418" w:type="dxa"/>
            <w:tcBorders>
              <w:bottom w:val="single" w:sz="4" w:space="0" w:color="A33662"/>
              <w:right w:val="single" w:sz="24" w:space="0" w:color="FFFFFF"/>
            </w:tcBorders>
          </w:tcPr>
          <w:p w14:paraId="0E9B73ED" w14:textId="77777777" w:rsidR="00290074" w:rsidRPr="006F1808" w:rsidRDefault="00290074" w:rsidP="00B67345">
            <w:pPr>
              <w:spacing w:line="288" w:lineRule="auto"/>
              <w:rPr>
                <w:ins w:id="3130" w:author="Eriksson Tina" w:date="2025-06-23T14:17:00Z" w16du:dateUtc="2025-06-23T12:17:00Z"/>
                <w:rFonts w:ascii="Open Sans" w:hAnsi="Open Sans" w:cs="Open Sans"/>
              </w:rPr>
            </w:pPr>
            <w:ins w:id="3131" w:author="Eriksson Tina" w:date="2025-06-23T14:17:00Z" w16du:dateUtc="2025-06-23T12:17:00Z">
              <w:r w:rsidRPr="006F1808">
                <w:rPr>
                  <w:rFonts w:ascii="Open Sans" w:hAnsi="Open Sans" w:cs="Open Sans"/>
                </w:rPr>
                <w:t>a</w:t>
              </w:r>
              <w:r w:rsidRPr="006F1808">
                <w:rPr>
                  <w:rFonts w:ascii="Open Sans" w:hAnsi="Open Sans" w:cs="Times New Roman"/>
                </w:rPr>
                <w:t>dress</w:t>
              </w:r>
            </w:ins>
          </w:p>
        </w:tc>
        <w:tc>
          <w:tcPr>
            <w:tcW w:w="1010" w:type="dxa"/>
            <w:tcBorders>
              <w:left w:val="single" w:sz="24" w:space="0" w:color="FFFFFF"/>
              <w:bottom w:val="single" w:sz="4" w:space="0" w:color="A33662"/>
              <w:right w:val="single" w:sz="24" w:space="0" w:color="FFFFFF"/>
            </w:tcBorders>
          </w:tcPr>
          <w:p w14:paraId="7CBB1041" w14:textId="77777777" w:rsidR="00290074" w:rsidRPr="006F1808" w:rsidRDefault="00290074" w:rsidP="00B67345">
            <w:pPr>
              <w:spacing w:line="288" w:lineRule="auto"/>
              <w:rPr>
                <w:ins w:id="3132" w:author="Eriksson Tina" w:date="2025-06-23T14:17:00Z" w16du:dateUtc="2025-06-23T12:17:00Z"/>
                <w:rFonts w:ascii="Open Sans" w:hAnsi="Open Sans" w:cs="Open Sans"/>
              </w:rPr>
            </w:pPr>
          </w:p>
        </w:tc>
        <w:tc>
          <w:tcPr>
            <w:tcW w:w="3384" w:type="dxa"/>
            <w:tcBorders>
              <w:left w:val="single" w:sz="24" w:space="0" w:color="FFFFFF"/>
              <w:bottom w:val="single" w:sz="4" w:space="0" w:color="A33662"/>
              <w:right w:val="single" w:sz="24" w:space="0" w:color="FFFFFF"/>
            </w:tcBorders>
          </w:tcPr>
          <w:p w14:paraId="2F6B808E" w14:textId="77777777" w:rsidR="00290074" w:rsidRPr="006F1808" w:rsidRDefault="00290074" w:rsidP="00B67345">
            <w:pPr>
              <w:spacing w:line="288" w:lineRule="auto"/>
              <w:rPr>
                <w:ins w:id="3133" w:author="Eriksson Tina" w:date="2025-06-23T14:17:00Z" w16du:dateUtc="2025-06-23T12:17:00Z"/>
                <w:rFonts w:ascii="Open Sans" w:hAnsi="Open Sans" w:cs="Open Sans"/>
              </w:rPr>
            </w:pPr>
            <w:ins w:id="3134" w:author="Eriksson Tina" w:date="2025-06-23T14:17:00Z" w16du:dateUtc="2025-06-23T12:17:00Z">
              <w:r w:rsidRPr="006F1808">
                <w:rPr>
                  <w:rFonts w:ascii="Open Sans" w:hAnsi="Open Sans" w:cs="Times New Roman"/>
                </w:rPr>
                <w:t>gatunamn och gatunummer för besöksadressen</w:t>
              </w:r>
            </w:ins>
          </w:p>
        </w:tc>
        <w:tc>
          <w:tcPr>
            <w:tcW w:w="1559" w:type="dxa"/>
            <w:tcBorders>
              <w:left w:val="single" w:sz="24" w:space="0" w:color="FFFFFF"/>
              <w:bottom w:val="single" w:sz="4" w:space="0" w:color="A33662"/>
            </w:tcBorders>
          </w:tcPr>
          <w:p w14:paraId="4A2F93A3" w14:textId="77777777" w:rsidR="00290074" w:rsidRPr="006F1808" w:rsidRDefault="00290074" w:rsidP="00B67345">
            <w:pPr>
              <w:spacing w:line="288" w:lineRule="auto"/>
              <w:rPr>
                <w:ins w:id="3135" w:author="Eriksson Tina" w:date="2025-06-23T14:17:00Z" w16du:dateUtc="2025-06-23T12:17:00Z"/>
                <w:rFonts w:ascii="Open Sans" w:hAnsi="Open Sans" w:cs="Open Sans"/>
                <w:lang w:eastAsia="en-GB"/>
              </w:rPr>
            </w:pPr>
            <w:ins w:id="3136" w:author="Eriksson Tina" w:date="2025-06-23T14:17:00Z" w16du:dateUtc="2025-06-23T12:17:00Z">
              <w:r w:rsidRPr="006F1808">
                <w:rPr>
                  <w:rFonts w:ascii="Open Sans" w:hAnsi="Open Sans" w:cs="Times New Roman"/>
                </w:rPr>
                <w:t>ST (1)</w:t>
              </w:r>
            </w:ins>
          </w:p>
        </w:tc>
        <w:tc>
          <w:tcPr>
            <w:tcW w:w="1701" w:type="dxa"/>
            <w:tcBorders>
              <w:left w:val="single" w:sz="24" w:space="0" w:color="FFFFFF"/>
              <w:bottom w:val="single" w:sz="4" w:space="0" w:color="A33662"/>
            </w:tcBorders>
          </w:tcPr>
          <w:p w14:paraId="1E3FBC11" w14:textId="77777777" w:rsidR="00290074" w:rsidRPr="006F1808" w:rsidRDefault="00290074" w:rsidP="00B67345">
            <w:pPr>
              <w:spacing w:line="288" w:lineRule="auto"/>
              <w:rPr>
                <w:ins w:id="3137" w:author="Eriksson Tina" w:date="2025-06-23T14:17:00Z" w16du:dateUtc="2025-06-23T12:17:00Z"/>
                <w:rFonts w:ascii="Open Sans" w:hAnsi="Open Sans" w:cs="Open Sans"/>
                <w:lang w:eastAsia="en-GB"/>
              </w:rPr>
            </w:pPr>
          </w:p>
        </w:tc>
      </w:tr>
      <w:tr w:rsidR="00290074" w:rsidRPr="006F1808" w14:paraId="1553172D" w14:textId="77777777" w:rsidTr="00B67345">
        <w:trPr>
          <w:trHeight w:val="330"/>
          <w:ins w:id="3138" w:author="Eriksson Tina" w:date="2025-06-23T14:17:00Z"/>
        </w:trPr>
        <w:tc>
          <w:tcPr>
            <w:tcW w:w="1418" w:type="dxa"/>
            <w:tcBorders>
              <w:top w:val="single" w:sz="4" w:space="0" w:color="A33662"/>
              <w:bottom w:val="single" w:sz="4" w:space="0" w:color="A33662"/>
              <w:right w:val="single" w:sz="24" w:space="0" w:color="FFFFFF"/>
            </w:tcBorders>
          </w:tcPr>
          <w:p w14:paraId="4935E56B" w14:textId="77777777" w:rsidR="00290074" w:rsidRPr="006F1808" w:rsidRDefault="00290074" w:rsidP="00B67345">
            <w:pPr>
              <w:spacing w:line="288" w:lineRule="auto"/>
              <w:rPr>
                <w:ins w:id="3139" w:author="Eriksson Tina" w:date="2025-06-23T14:17:00Z" w16du:dateUtc="2025-06-23T12:17:00Z"/>
                <w:rFonts w:ascii="Open Sans" w:hAnsi="Open Sans" w:cs="Open Sans"/>
              </w:rPr>
            </w:pPr>
            <w:ins w:id="3140" w:author="Eriksson Tina" w:date="2025-06-23T14:17:00Z" w16du:dateUtc="2025-06-23T12:17:00Z">
              <w:r w:rsidRPr="006F1808">
                <w:rPr>
                  <w:rFonts w:ascii="Open Sans" w:hAnsi="Open Sans" w:cs="Times New Roman"/>
                </w:rPr>
                <w:t>ort</w:t>
              </w:r>
            </w:ins>
          </w:p>
        </w:tc>
        <w:tc>
          <w:tcPr>
            <w:tcW w:w="1010" w:type="dxa"/>
            <w:tcBorders>
              <w:top w:val="single" w:sz="4" w:space="0" w:color="A33662"/>
              <w:left w:val="single" w:sz="24" w:space="0" w:color="FFFFFF"/>
              <w:bottom w:val="single" w:sz="4" w:space="0" w:color="A33662"/>
              <w:right w:val="single" w:sz="24" w:space="0" w:color="FFFFFF"/>
            </w:tcBorders>
          </w:tcPr>
          <w:p w14:paraId="33AF27CB" w14:textId="77777777" w:rsidR="00290074" w:rsidRPr="006F1808" w:rsidRDefault="00290074" w:rsidP="00B67345">
            <w:pPr>
              <w:spacing w:line="288" w:lineRule="auto"/>
              <w:rPr>
                <w:ins w:id="3141" w:author="Eriksson Tina" w:date="2025-06-23T14:17:00Z" w16du:dateUtc="2025-06-23T12:17:00Z"/>
                <w:rFonts w:ascii="Open Sans" w:hAnsi="Open Sans" w:cs="Open Sans"/>
              </w:rPr>
            </w:pPr>
          </w:p>
        </w:tc>
        <w:tc>
          <w:tcPr>
            <w:tcW w:w="3384" w:type="dxa"/>
            <w:tcBorders>
              <w:top w:val="single" w:sz="4" w:space="0" w:color="A33662"/>
              <w:left w:val="single" w:sz="24" w:space="0" w:color="FFFFFF"/>
              <w:bottom w:val="single" w:sz="4" w:space="0" w:color="A33662"/>
              <w:right w:val="single" w:sz="24" w:space="0" w:color="FFFFFF"/>
            </w:tcBorders>
          </w:tcPr>
          <w:p w14:paraId="61965C21" w14:textId="77777777" w:rsidR="00290074" w:rsidRPr="006F1808" w:rsidRDefault="00290074" w:rsidP="00B67345">
            <w:pPr>
              <w:spacing w:line="288" w:lineRule="auto"/>
              <w:rPr>
                <w:ins w:id="3142" w:author="Eriksson Tina" w:date="2025-06-23T14:17:00Z" w16du:dateUtc="2025-06-23T12:17:00Z"/>
                <w:rFonts w:ascii="Open Sans" w:hAnsi="Open Sans" w:cs="Open Sans"/>
              </w:rPr>
            </w:pPr>
            <w:ins w:id="3143" w:author="Eriksson Tina" w:date="2025-06-23T14:17:00Z" w16du:dateUtc="2025-06-23T12:17:00Z">
              <w:r w:rsidRPr="006F1808">
                <w:rPr>
                  <w:rFonts w:ascii="Open Sans" w:hAnsi="Open Sans" w:cs="Open Sans"/>
                </w:rPr>
                <w:t>besöksadressens ort</w:t>
              </w:r>
            </w:ins>
          </w:p>
        </w:tc>
        <w:tc>
          <w:tcPr>
            <w:tcW w:w="1559" w:type="dxa"/>
            <w:tcBorders>
              <w:top w:val="single" w:sz="4" w:space="0" w:color="A33662"/>
              <w:left w:val="single" w:sz="24" w:space="0" w:color="FFFFFF"/>
              <w:bottom w:val="single" w:sz="4" w:space="0" w:color="A33662"/>
            </w:tcBorders>
          </w:tcPr>
          <w:p w14:paraId="60593F78" w14:textId="77777777" w:rsidR="00290074" w:rsidRPr="006F1808" w:rsidRDefault="00290074" w:rsidP="00B67345">
            <w:pPr>
              <w:spacing w:line="288" w:lineRule="auto"/>
              <w:rPr>
                <w:ins w:id="3144" w:author="Eriksson Tina" w:date="2025-06-23T14:17:00Z" w16du:dateUtc="2025-06-23T12:17:00Z"/>
                <w:rFonts w:ascii="Open Sans" w:hAnsi="Open Sans" w:cs="Open Sans"/>
                <w:lang w:eastAsia="en-GB"/>
              </w:rPr>
            </w:pPr>
            <w:ins w:id="3145" w:author="Eriksson Tina" w:date="2025-06-23T14:17:00Z" w16du:dateUtc="2025-06-23T12:17:00Z">
              <w:r w:rsidRPr="006F1808">
                <w:rPr>
                  <w:rFonts w:ascii="Open Sans" w:hAnsi="Open Sans" w:cs="Times New Roman"/>
                </w:rPr>
                <w:t>ST (1)</w:t>
              </w:r>
            </w:ins>
          </w:p>
        </w:tc>
        <w:tc>
          <w:tcPr>
            <w:tcW w:w="1701" w:type="dxa"/>
            <w:tcBorders>
              <w:top w:val="single" w:sz="4" w:space="0" w:color="A33662"/>
              <w:left w:val="single" w:sz="24" w:space="0" w:color="FFFFFF"/>
              <w:bottom w:val="single" w:sz="4" w:space="0" w:color="A33662"/>
            </w:tcBorders>
          </w:tcPr>
          <w:p w14:paraId="5AE4C47F" w14:textId="77777777" w:rsidR="00290074" w:rsidRPr="006F1808" w:rsidRDefault="00290074" w:rsidP="00B67345">
            <w:pPr>
              <w:spacing w:line="288" w:lineRule="auto"/>
              <w:rPr>
                <w:ins w:id="3146" w:author="Eriksson Tina" w:date="2025-06-23T14:17:00Z" w16du:dateUtc="2025-06-23T12:17:00Z"/>
                <w:rFonts w:ascii="Open Sans" w:hAnsi="Open Sans" w:cs="Open Sans"/>
                <w:lang w:eastAsia="en-GB"/>
              </w:rPr>
            </w:pPr>
          </w:p>
        </w:tc>
      </w:tr>
    </w:tbl>
    <w:p w14:paraId="2FACE76D" w14:textId="77777777" w:rsidR="00290074" w:rsidRPr="006F1808" w:rsidRDefault="00290074" w:rsidP="00290074">
      <w:pPr>
        <w:keepNext/>
        <w:keepLines/>
        <w:spacing w:before="400" w:after="40" w:line="240" w:lineRule="auto"/>
        <w:contextualSpacing/>
        <w:outlineLvl w:val="2"/>
        <w:rPr>
          <w:ins w:id="3147" w:author="Eriksson Tina" w:date="2025-06-23T14:17:00Z" w16du:dateUtc="2025-06-23T12:17:00Z"/>
          <w:rFonts w:ascii="Open Sans" w:eastAsia="SimHei" w:hAnsi="Open Sans" w:cs="Times New Roman"/>
          <w:b/>
          <w:bCs/>
          <w:spacing w:val="-2"/>
          <w:sz w:val="24"/>
          <w:szCs w:val="24"/>
        </w:rPr>
      </w:pPr>
    </w:p>
    <w:p w14:paraId="1736FE6B" w14:textId="77777777" w:rsidR="00290074" w:rsidRPr="006F1808" w:rsidRDefault="00290074" w:rsidP="00290074">
      <w:pPr>
        <w:keepNext/>
        <w:keepLines/>
        <w:spacing w:before="400" w:after="40" w:line="240" w:lineRule="auto"/>
        <w:ind w:left="851" w:hanging="851"/>
        <w:contextualSpacing/>
        <w:outlineLvl w:val="2"/>
        <w:rPr>
          <w:ins w:id="3148" w:author="Eriksson Tina" w:date="2025-06-23T14:17:00Z" w16du:dateUtc="2025-06-23T12:17:00Z"/>
          <w:rFonts w:ascii="Open Sans" w:eastAsia="SimHei" w:hAnsi="Open Sans" w:cs="Times New Roman"/>
          <w:b/>
          <w:bCs/>
          <w:sz w:val="24"/>
          <w:szCs w:val="24"/>
        </w:rPr>
      </w:pPr>
      <w:bookmarkStart w:id="3149" w:name="_Toc169185313"/>
    </w:p>
    <w:p w14:paraId="33CAFCBA" w14:textId="77777777" w:rsidR="00290074" w:rsidRPr="006F1808" w:rsidRDefault="00290074" w:rsidP="00290074">
      <w:pPr>
        <w:keepNext/>
        <w:keepLines/>
        <w:numPr>
          <w:ilvl w:val="2"/>
          <w:numId w:val="0"/>
        </w:numPr>
        <w:spacing w:before="400" w:after="40" w:line="240" w:lineRule="auto"/>
        <w:ind w:left="851" w:hanging="851"/>
        <w:contextualSpacing/>
        <w:outlineLvl w:val="2"/>
        <w:rPr>
          <w:ins w:id="3150" w:author="Eriksson Tina" w:date="2025-06-23T14:17:00Z" w16du:dateUtc="2025-06-23T12:17:00Z"/>
          <w:rFonts w:ascii="Open Sans" w:eastAsia="SimHei" w:hAnsi="Open Sans" w:cs="Times New Roman"/>
          <w:b/>
          <w:bCs/>
          <w:spacing w:val="-2"/>
          <w:sz w:val="24"/>
          <w:szCs w:val="24"/>
        </w:rPr>
      </w:pPr>
      <w:ins w:id="3151" w:author="Eriksson Tina" w:date="2025-06-23T14:17:00Z" w16du:dateUtc="2025-06-23T12:17:00Z">
        <w:r w:rsidRPr="006F1808">
          <w:rPr>
            <w:rFonts w:ascii="Open Sans" w:eastAsia="SimHei" w:hAnsi="Open Sans" w:cs="Times New Roman"/>
            <w:b/>
            <w:bCs/>
            <w:spacing w:val="-2"/>
            <w:sz w:val="24"/>
            <w:szCs w:val="24"/>
          </w:rPr>
          <w:t>Fast kontakt</w:t>
        </w:r>
        <w:bookmarkEnd w:id="3149"/>
        <w:r w:rsidRPr="006F1808">
          <w:rPr>
            <w:rFonts w:ascii="Open Sans" w:eastAsia="SimHei" w:hAnsi="Open Sans" w:cs="Times New Roman"/>
            <w:b/>
            <w:bCs/>
            <w:spacing w:val="-2"/>
            <w:sz w:val="24"/>
            <w:szCs w:val="24"/>
          </w:rPr>
          <w:tab/>
        </w:r>
      </w:ins>
    </w:p>
    <w:p w14:paraId="0D4E4BB5" w14:textId="77777777" w:rsidR="00290074" w:rsidRPr="006F1808" w:rsidRDefault="00290074" w:rsidP="00290074">
      <w:pPr>
        <w:rPr>
          <w:ins w:id="3152" w:author="Eriksson Tina" w:date="2025-06-23T14:17:00Z" w16du:dateUtc="2025-06-23T12:17:00Z"/>
          <w:rFonts w:ascii="Open Sans" w:eastAsia="SimSun" w:hAnsi="Open Sans" w:cs="Times New Roman"/>
        </w:rPr>
      </w:pPr>
      <w:ins w:id="3153" w:author="Eriksson Tina" w:date="2025-06-23T14:17:00Z" w16du:dateUtc="2025-06-23T12:17:00Z">
        <w:r w:rsidRPr="006F1808">
          <w:rPr>
            <w:rFonts w:ascii="Open Sans" w:eastAsia="SimSun" w:hAnsi="Open Sans" w:cs="Times New Roman"/>
          </w:rPr>
          <w:t xml:space="preserve">Klassen håller information om den fasta kontakten. Det innefattar bland annat vilken typ av fast kontakt det är, fast vårdkontakt, fast omsorgskontakt mm, och attribut för att hantera vägledande beskrivning om kontakten. </w:t>
        </w:r>
      </w:ins>
    </w:p>
    <w:tbl>
      <w:tblPr>
        <w:tblStyle w:val="Tabellrutnt1"/>
        <w:tblW w:w="89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276"/>
        <w:gridCol w:w="1014"/>
        <w:gridCol w:w="2530"/>
        <w:gridCol w:w="1417"/>
        <w:gridCol w:w="2676"/>
      </w:tblGrid>
      <w:tr w:rsidR="00290074" w:rsidRPr="006F1808" w14:paraId="2F3C0C59" w14:textId="77777777" w:rsidTr="00B67345">
        <w:trPr>
          <w:trHeight w:val="22"/>
          <w:ins w:id="3154" w:author="Eriksson Tina" w:date="2025-06-23T14:17:00Z"/>
        </w:trPr>
        <w:tc>
          <w:tcPr>
            <w:tcW w:w="1276" w:type="dxa"/>
            <w:shd w:val="clear" w:color="auto" w:fill="A33662"/>
          </w:tcPr>
          <w:p w14:paraId="0FBB13F5" w14:textId="77777777" w:rsidR="00290074" w:rsidRPr="006F1808" w:rsidRDefault="00290074" w:rsidP="00B67345">
            <w:pPr>
              <w:rPr>
                <w:ins w:id="3155" w:author="Eriksson Tina" w:date="2025-06-23T14:17:00Z" w16du:dateUtc="2025-06-23T12:17:00Z"/>
                <w:rFonts w:ascii="Open Sans" w:hAnsi="Open Sans" w:cs="Times New Roman"/>
                <w:b/>
                <w:bCs/>
                <w:caps/>
                <w:color w:val="FFFFFF"/>
                <w:sz w:val="16"/>
                <w:szCs w:val="18"/>
              </w:rPr>
            </w:pPr>
            <w:ins w:id="3156" w:author="Eriksson Tina" w:date="2025-06-23T14:17:00Z" w16du:dateUtc="2025-06-23T12:17:00Z">
              <w:r w:rsidRPr="006F1808">
                <w:rPr>
                  <w:rFonts w:ascii="Open Sans" w:hAnsi="Open Sans" w:cs="Times New Roman"/>
                  <w:b/>
                  <w:bCs/>
                  <w:caps/>
                  <w:color w:val="FFFFFF"/>
                  <w:sz w:val="16"/>
                  <w:szCs w:val="18"/>
                </w:rPr>
                <w:t>Attribut</w:t>
              </w:r>
            </w:ins>
          </w:p>
        </w:tc>
        <w:tc>
          <w:tcPr>
            <w:tcW w:w="1014" w:type="dxa"/>
            <w:shd w:val="clear" w:color="auto" w:fill="A33662"/>
          </w:tcPr>
          <w:p w14:paraId="16F95022" w14:textId="77777777" w:rsidR="00290074" w:rsidRPr="006F1808" w:rsidRDefault="00290074" w:rsidP="00B67345">
            <w:pPr>
              <w:rPr>
                <w:ins w:id="3157" w:author="Eriksson Tina" w:date="2025-06-23T14:17:00Z" w16du:dateUtc="2025-06-23T12:17:00Z"/>
                <w:rFonts w:ascii="Open Sans" w:hAnsi="Open Sans" w:cs="Times New Roman"/>
                <w:b/>
                <w:bCs/>
                <w:caps/>
                <w:color w:val="FFFFFF"/>
                <w:sz w:val="16"/>
                <w:szCs w:val="18"/>
              </w:rPr>
            </w:pPr>
            <w:ins w:id="3158" w:author="Eriksson Tina" w:date="2025-06-23T14:17:00Z" w16du:dateUtc="2025-06-23T12:17:00Z">
              <w:r w:rsidRPr="006F1808">
                <w:rPr>
                  <w:rFonts w:ascii="Open Sans" w:hAnsi="Open Sans" w:cs="Times New Roman"/>
                  <w:b/>
                  <w:bCs/>
                  <w:caps/>
                  <w:color w:val="FFFFFF"/>
                  <w:sz w:val="16"/>
                  <w:szCs w:val="18"/>
                </w:rPr>
                <w:t>Mappning till RIM</w:t>
              </w:r>
            </w:ins>
          </w:p>
        </w:tc>
        <w:tc>
          <w:tcPr>
            <w:tcW w:w="2530" w:type="dxa"/>
            <w:shd w:val="clear" w:color="auto" w:fill="A33662"/>
          </w:tcPr>
          <w:p w14:paraId="7583EFAE" w14:textId="77777777" w:rsidR="00290074" w:rsidRPr="006F1808" w:rsidRDefault="00290074" w:rsidP="00B67345">
            <w:pPr>
              <w:rPr>
                <w:ins w:id="3159" w:author="Eriksson Tina" w:date="2025-06-23T14:17:00Z" w16du:dateUtc="2025-06-23T12:17:00Z"/>
                <w:rFonts w:ascii="Open Sans" w:hAnsi="Open Sans" w:cs="Times New Roman"/>
                <w:b/>
                <w:bCs/>
                <w:caps/>
                <w:color w:val="FFFFFF"/>
                <w:sz w:val="16"/>
                <w:szCs w:val="18"/>
              </w:rPr>
            </w:pPr>
            <w:ins w:id="3160" w:author="Eriksson Tina" w:date="2025-06-23T14:17:00Z" w16du:dateUtc="2025-06-23T12:17:00Z">
              <w:r w:rsidRPr="006F1808">
                <w:rPr>
                  <w:rFonts w:ascii="Open Sans" w:hAnsi="Open Sans" w:cs="Times New Roman"/>
                  <w:b/>
                  <w:bCs/>
                  <w:caps/>
                  <w:color w:val="FFFFFF"/>
                  <w:sz w:val="16"/>
                  <w:szCs w:val="18"/>
                </w:rPr>
                <w:t xml:space="preserve">Beskrivning </w:t>
              </w:r>
            </w:ins>
          </w:p>
        </w:tc>
        <w:tc>
          <w:tcPr>
            <w:tcW w:w="1417" w:type="dxa"/>
            <w:shd w:val="clear" w:color="auto" w:fill="A33662"/>
          </w:tcPr>
          <w:p w14:paraId="618EE36A" w14:textId="77777777" w:rsidR="00290074" w:rsidRPr="006F1808" w:rsidRDefault="00290074" w:rsidP="00B67345">
            <w:pPr>
              <w:rPr>
                <w:ins w:id="3161" w:author="Eriksson Tina" w:date="2025-06-23T14:17:00Z" w16du:dateUtc="2025-06-23T12:17:00Z"/>
                <w:rFonts w:ascii="Open Sans" w:hAnsi="Open Sans" w:cs="Times New Roman"/>
                <w:b/>
                <w:bCs/>
                <w:caps/>
                <w:color w:val="FFFFFF"/>
                <w:sz w:val="16"/>
                <w:szCs w:val="18"/>
              </w:rPr>
            </w:pPr>
            <w:ins w:id="3162" w:author="Eriksson Tina" w:date="2025-06-23T14:17:00Z" w16du:dateUtc="2025-06-23T12:17:00Z">
              <w:r w:rsidRPr="006F1808">
                <w:rPr>
                  <w:rFonts w:ascii="Open Sans" w:hAnsi="Open Sans" w:cs="Times New Roman"/>
                  <w:b/>
                  <w:bCs/>
                  <w:caps/>
                  <w:color w:val="FFFFFF"/>
                  <w:sz w:val="16"/>
                  <w:szCs w:val="18"/>
                </w:rPr>
                <w:t>Datatyp (multiplicitet)</w:t>
              </w:r>
            </w:ins>
          </w:p>
        </w:tc>
        <w:tc>
          <w:tcPr>
            <w:tcW w:w="2676" w:type="dxa"/>
            <w:shd w:val="clear" w:color="auto" w:fill="A33662"/>
          </w:tcPr>
          <w:p w14:paraId="41B7476E" w14:textId="77777777" w:rsidR="00290074" w:rsidRPr="006F1808" w:rsidRDefault="00290074" w:rsidP="00B67345">
            <w:pPr>
              <w:rPr>
                <w:ins w:id="3163" w:author="Eriksson Tina" w:date="2025-06-23T14:17:00Z" w16du:dateUtc="2025-06-23T12:17:00Z"/>
                <w:rFonts w:ascii="Open Sans" w:hAnsi="Open Sans" w:cs="Times New Roman"/>
                <w:b/>
                <w:bCs/>
                <w:caps/>
                <w:color w:val="FFFFFF"/>
                <w:sz w:val="16"/>
                <w:szCs w:val="18"/>
              </w:rPr>
            </w:pPr>
            <w:ins w:id="3164" w:author="Eriksson Tina" w:date="2025-06-23T14:17:00Z" w16du:dateUtc="2025-06-23T12:17:00Z">
              <w:r w:rsidRPr="006F1808">
                <w:rPr>
                  <w:rFonts w:ascii="Open Sans" w:hAnsi="Open Sans" w:cs="Times New Roman"/>
                  <w:b/>
                  <w:bCs/>
                  <w:caps/>
                  <w:color w:val="FFFFFF"/>
                  <w:sz w:val="16"/>
                  <w:szCs w:val="18"/>
                </w:rPr>
                <w:t>Format</w:t>
              </w:r>
            </w:ins>
          </w:p>
        </w:tc>
      </w:tr>
      <w:tr w:rsidR="00290074" w:rsidRPr="006F1808" w14:paraId="585CD425" w14:textId="77777777" w:rsidTr="00B67345">
        <w:trPr>
          <w:trHeight w:val="305"/>
          <w:ins w:id="3165" w:author="Eriksson Tina" w:date="2025-06-23T14:17:00Z"/>
        </w:trPr>
        <w:tc>
          <w:tcPr>
            <w:tcW w:w="1276" w:type="dxa"/>
            <w:tcBorders>
              <w:top w:val="single" w:sz="4" w:space="0" w:color="A33662"/>
              <w:bottom w:val="single" w:sz="4" w:space="0" w:color="A33662"/>
              <w:right w:val="single" w:sz="24" w:space="0" w:color="FFFFFF" w:themeColor="background1"/>
            </w:tcBorders>
          </w:tcPr>
          <w:p w14:paraId="2DB26D74" w14:textId="77777777" w:rsidR="00290074" w:rsidRPr="006F1808" w:rsidRDefault="00290074" w:rsidP="00B67345">
            <w:pPr>
              <w:spacing w:line="288" w:lineRule="auto"/>
              <w:rPr>
                <w:ins w:id="3166" w:author="Eriksson Tina" w:date="2025-06-23T14:17:00Z" w16du:dateUtc="2025-06-23T12:17:00Z"/>
                <w:rFonts w:ascii="Open Sans" w:hAnsi="Open Sans" w:cs="Open Sans"/>
              </w:rPr>
            </w:pPr>
            <w:ins w:id="3167" w:author="Eriksson Tina" w:date="2025-06-23T14:17:00Z" w16du:dateUtc="2025-06-23T12:17:00Z">
              <w:r w:rsidRPr="006F1808">
                <w:rPr>
                  <w:rFonts w:ascii="Open Sans" w:hAnsi="Open Sans" w:cs="Times New Roman"/>
                </w:rPr>
                <w:t>typ</w:t>
              </w:r>
            </w:ins>
          </w:p>
        </w:tc>
        <w:tc>
          <w:tcPr>
            <w:tcW w:w="1014" w:type="dxa"/>
            <w:tcBorders>
              <w:top w:val="single" w:sz="4" w:space="0" w:color="A33662"/>
              <w:left w:val="single" w:sz="24" w:space="0" w:color="FFFFFF" w:themeColor="background1"/>
              <w:bottom w:val="single" w:sz="4" w:space="0" w:color="A33662"/>
              <w:right w:val="single" w:sz="24" w:space="0" w:color="FFFFFF" w:themeColor="background1"/>
            </w:tcBorders>
          </w:tcPr>
          <w:p w14:paraId="311DBAAE" w14:textId="77777777" w:rsidR="00290074" w:rsidRPr="006F1808" w:rsidRDefault="00290074" w:rsidP="00B67345">
            <w:pPr>
              <w:spacing w:line="288" w:lineRule="auto"/>
              <w:rPr>
                <w:ins w:id="3168" w:author="Eriksson Tina" w:date="2025-06-23T14:17:00Z" w16du:dateUtc="2025-06-23T12:17:00Z"/>
                <w:rFonts w:ascii="Open Sans" w:hAnsi="Open Sans" w:cs="Open Sans"/>
              </w:rPr>
            </w:pPr>
          </w:p>
        </w:tc>
        <w:tc>
          <w:tcPr>
            <w:tcW w:w="2530" w:type="dxa"/>
            <w:tcBorders>
              <w:top w:val="single" w:sz="4" w:space="0" w:color="A33662"/>
              <w:left w:val="single" w:sz="24" w:space="0" w:color="FFFFFF" w:themeColor="background1"/>
              <w:bottom w:val="single" w:sz="4" w:space="0" w:color="A33662"/>
              <w:right w:val="single" w:sz="24" w:space="0" w:color="FFFFFF" w:themeColor="background1"/>
            </w:tcBorders>
          </w:tcPr>
          <w:p w14:paraId="5C8F803F" w14:textId="77777777" w:rsidR="00290074" w:rsidRPr="006F1808" w:rsidRDefault="00290074" w:rsidP="00B67345">
            <w:pPr>
              <w:spacing w:line="288" w:lineRule="auto"/>
              <w:rPr>
                <w:ins w:id="3169" w:author="Eriksson Tina" w:date="2025-06-23T14:17:00Z" w16du:dateUtc="2025-06-23T12:17:00Z"/>
                <w:rFonts w:ascii="Open Sans" w:hAnsi="Open Sans" w:cs="Open Sans"/>
              </w:rPr>
            </w:pPr>
            <w:ins w:id="3170" w:author="Eriksson Tina" w:date="2025-06-23T14:17:00Z" w16du:dateUtc="2025-06-23T12:17:00Z">
              <w:r w:rsidRPr="006F1808">
                <w:rPr>
                  <w:rFonts w:ascii="Open Sans" w:hAnsi="Open Sans" w:cs="Times New Roman"/>
                </w:rPr>
                <w:t>Typ av fast kontakt enligt satt kodverk. Exempelvis fast vårdkontakt, fast omsorgskontakt mm</w:t>
              </w:r>
            </w:ins>
          </w:p>
        </w:tc>
        <w:tc>
          <w:tcPr>
            <w:tcW w:w="1417" w:type="dxa"/>
            <w:tcBorders>
              <w:top w:val="single" w:sz="4" w:space="0" w:color="A33662"/>
              <w:left w:val="single" w:sz="24" w:space="0" w:color="FFFFFF" w:themeColor="background1"/>
              <w:bottom w:val="single" w:sz="4" w:space="0" w:color="A33662"/>
            </w:tcBorders>
          </w:tcPr>
          <w:p w14:paraId="0837E554" w14:textId="77777777" w:rsidR="00290074" w:rsidRPr="006F1808" w:rsidRDefault="00290074" w:rsidP="00B67345">
            <w:pPr>
              <w:spacing w:line="288" w:lineRule="auto"/>
              <w:rPr>
                <w:ins w:id="3171" w:author="Eriksson Tina" w:date="2025-06-23T14:17:00Z" w16du:dateUtc="2025-06-23T12:17:00Z"/>
                <w:rFonts w:ascii="Open Sans" w:hAnsi="Open Sans" w:cs="Open Sans"/>
                <w:lang w:eastAsia="en-GB"/>
              </w:rPr>
            </w:pPr>
            <w:ins w:id="3172" w:author="Eriksson Tina" w:date="2025-06-23T14:17:00Z" w16du:dateUtc="2025-06-23T12:17:00Z">
              <w:r w:rsidRPr="006F1808">
                <w:rPr>
                  <w:rFonts w:ascii="Open Sans" w:hAnsi="Open Sans" w:cs="Open Sans"/>
                  <w:lang w:eastAsia="en-GB"/>
                </w:rPr>
                <w:t>CV (1)</w:t>
              </w:r>
            </w:ins>
          </w:p>
        </w:tc>
        <w:tc>
          <w:tcPr>
            <w:tcW w:w="2676" w:type="dxa"/>
            <w:tcBorders>
              <w:top w:val="single" w:sz="4" w:space="0" w:color="A33662"/>
              <w:left w:val="single" w:sz="24" w:space="0" w:color="FFFFFF" w:themeColor="background1"/>
              <w:bottom w:val="single" w:sz="4" w:space="0" w:color="A33662"/>
            </w:tcBorders>
          </w:tcPr>
          <w:p w14:paraId="63658554" w14:textId="77777777" w:rsidR="00290074" w:rsidRPr="006F1808" w:rsidRDefault="00290074" w:rsidP="00B67345">
            <w:pPr>
              <w:spacing w:line="288" w:lineRule="auto"/>
              <w:rPr>
                <w:ins w:id="3173" w:author="Eriksson Tina" w:date="2025-06-23T14:17:00Z" w16du:dateUtc="2025-06-23T12:17:00Z"/>
                <w:rFonts w:ascii="Open Sans" w:hAnsi="Open Sans" w:cs="Open Sans"/>
                <w:lang w:eastAsia="en-GB"/>
              </w:rPr>
            </w:pPr>
            <w:ins w:id="3174" w:author="Eriksson Tina" w:date="2025-06-23T14:17:00Z" w16du:dateUtc="2025-06-23T12:17:00Z">
              <w:r w:rsidRPr="006F1808">
                <w:rPr>
                  <w:rFonts w:ascii="Open Sans" w:hAnsi="Open Sans" w:cs="Open Sans"/>
                  <w:lang w:eastAsia="en-GB"/>
                </w:rPr>
                <w:t>Förslag på kodverk:</w:t>
              </w:r>
            </w:ins>
          </w:p>
          <w:p w14:paraId="48B8E219" w14:textId="77777777" w:rsidR="00290074" w:rsidRPr="006F1808" w:rsidRDefault="00290074" w:rsidP="00290074">
            <w:pPr>
              <w:pStyle w:val="Liststycke"/>
              <w:numPr>
                <w:ilvl w:val="0"/>
                <w:numId w:val="45"/>
              </w:numPr>
              <w:spacing w:line="288" w:lineRule="auto"/>
              <w:ind w:left="228" w:hanging="228"/>
              <w:rPr>
                <w:ins w:id="3175" w:author="Eriksson Tina" w:date="2025-06-23T14:17:00Z" w16du:dateUtc="2025-06-23T12:17:00Z"/>
                <w:rFonts w:ascii="Open Sans" w:hAnsi="Open Sans" w:cs="Open Sans"/>
                <w:lang w:eastAsia="en-GB"/>
              </w:rPr>
            </w:pPr>
            <w:ins w:id="3176" w:author="Eriksson Tina" w:date="2025-06-23T14:17:00Z" w16du:dateUtc="2025-06-23T12:17:00Z">
              <w:r w:rsidRPr="006F1808">
                <w:rPr>
                  <w:rFonts w:ascii="Open Sans" w:hAnsi="Open Sans" w:cs="Open Sans"/>
                  <w:lang w:eastAsia="en-GB"/>
                </w:rPr>
                <w:t>Fast vårdkontakt</w:t>
              </w:r>
            </w:ins>
          </w:p>
          <w:p w14:paraId="77C6B936" w14:textId="77777777" w:rsidR="00290074" w:rsidRPr="006F1808" w:rsidRDefault="00290074" w:rsidP="00290074">
            <w:pPr>
              <w:pStyle w:val="Liststycke"/>
              <w:numPr>
                <w:ilvl w:val="0"/>
                <w:numId w:val="45"/>
              </w:numPr>
              <w:spacing w:line="288" w:lineRule="auto"/>
              <w:ind w:left="228" w:hanging="228"/>
              <w:rPr>
                <w:ins w:id="3177" w:author="Eriksson Tina" w:date="2025-06-23T14:17:00Z" w16du:dateUtc="2025-06-23T12:17:00Z"/>
                <w:rFonts w:ascii="Open Sans" w:hAnsi="Open Sans" w:cs="Open Sans"/>
                <w:lang w:eastAsia="en-GB"/>
              </w:rPr>
            </w:pPr>
            <w:ins w:id="3178" w:author="Eriksson Tina" w:date="2025-06-23T14:17:00Z" w16du:dateUtc="2025-06-23T12:17:00Z">
              <w:r w:rsidRPr="006F1808">
                <w:rPr>
                  <w:rFonts w:ascii="Open Sans" w:hAnsi="Open Sans" w:cs="Open Sans"/>
                  <w:lang w:eastAsia="en-GB"/>
                </w:rPr>
                <w:t>Fast vårdkontakt med övergripande samordningsansvar</w:t>
              </w:r>
            </w:ins>
          </w:p>
          <w:p w14:paraId="1DBC4E8C" w14:textId="77777777" w:rsidR="00290074" w:rsidRPr="006F1808" w:rsidRDefault="00290074" w:rsidP="00290074">
            <w:pPr>
              <w:pStyle w:val="Liststycke"/>
              <w:numPr>
                <w:ilvl w:val="0"/>
                <w:numId w:val="45"/>
              </w:numPr>
              <w:spacing w:line="288" w:lineRule="auto"/>
              <w:ind w:left="228" w:hanging="228"/>
              <w:rPr>
                <w:ins w:id="3179" w:author="Eriksson Tina" w:date="2025-06-23T14:17:00Z" w16du:dateUtc="2025-06-23T12:17:00Z"/>
                <w:rFonts w:ascii="Open Sans" w:hAnsi="Open Sans" w:cs="Open Sans"/>
                <w:lang w:eastAsia="en-GB"/>
              </w:rPr>
            </w:pPr>
            <w:ins w:id="3180" w:author="Eriksson Tina" w:date="2025-06-23T14:17:00Z" w16du:dateUtc="2025-06-23T12:17:00Z">
              <w:r w:rsidRPr="006F1808">
                <w:rPr>
                  <w:rFonts w:ascii="Open Sans" w:hAnsi="Open Sans" w:cs="Open Sans"/>
                  <w:lang w:eastAsia="en-GB"/>
                </w:rPr>
                <w:t>Annan fast kontakt</w:t>
              </w:r>
            </w:ins>
          </w:p>
          <w:p w14:paraId="5C1E0323" w14:textId="77777777" w:rsidR="00290074" w:rsidRPr="006F1808" w:rsidRDefault="00290074" w:rsidP="00290074">
            <w:pPr>
              <w:pStyle w:val="Liststycke"/>
              <w:numPr>
                <w:ilvl w:val="0"/>
                <w:numId w:val="45"/>
              </w:numPr>
              <w:spacing w:line="288" w:lineRule="auto"/>
              <w:ind w:left="228" w:hanging="228"/>
              <w:rPr>
                <w:ins w:id="3181" w:author="Eriksson Tina" w:date="2025-06-23T14:17:00Z" w16du:dateUtc="2025-06-23T12:17:00Z"/>
                <w:rFonts w:ascii="Open Sans" w:hAnsi="Open Sans" w:cs="Open Sans"/>
                <w:lang w:eastAsia="en-GB"/>
              </w:rPr>
            </w:pPr>
            <w:ins w:id="3182" w:author="Eriksson Tina" w:date="2025-06-23T14:17:00Z" w16du:dateUtc="2025-06-23T12:17:00Z">
              <w:r w:rsidRPr="006F1808">
                <w:rPr>
                  <w:rFonts w:ascii="Open Sans" w:hAnsi="Open Sans" w:cs="Open Sans"/>
                  <w:lang w:eastAsia="en-GB"/>
                </w:rPr>
                <w:t>Fast läkarkontakt inom primärvård</w:t>
              </w:r>
            </w:ins>
          </w:p>
          <w:p w14:paraId="066B2AFD" w14:textId="77777777" w:rsidR="00290074" w:rsidRPr="006F1808" w:rsidRDefault="00290074" w:rsidP="00290074">
            <w:pPr>
              <w:pStyle w:val="Liststycke"/>
              <w:numPr>
                <w:ilvl w:val="0"/>
                <w:numId w:val="45"/>
              </w:numPr>
              <w:spacing w:line="288" w:lineRule="auto"/>
              <w:ind w:left="228" w:hanging="228"/>
              <w:rPr>
                <w:ins w:id="3183" w:author="Eriksson Tina" w:date="2025-06-23T14:17:00Z" w16du:dateUtc="2025-06-23T12:17:00Z"/>
                <w:rFonts w:ascii="Open Sans" w:hAnsi="Open Sans" w:cs="Open Sans"/>
                <w:lang w:eastAsia="en-GB"/>
              </w:rPr>
            </w:pPr>
            <w:ins w:id="3184" w:author="Eriksson Tina" w:date="2025-06-23T14:17:00Z" w16du:dateUtc="2025-06-23T12:17:00Z">
              <w:r w:rsidRPr="006F1808">
                <w:rPr>
                  <w:rFonts w:ascii="Open Sans" w:hAnsi="Open Sans" w:cs="Open Sans"/>
                  <w:highlight w:val="yellow"/>
                  <w:lang w:eastAsia="en-GB"/>
                </w:rPr>
                <w:t>Fast omsorgskontakt i hemtjänsten</w:t>
              </w:r>
            </w:ins>
          </w:p>
        </w:tc>
      </w:tr>
      <w:tr w:rsidR="00290074" w:rsidRPr="006F1808" w14:paraId="19FDC1B1" w14:textId="77777777" w:rsidTr="00B67345">
        <w:trPr>
          <w:trHeight w:val="305"/>
          <w:ins w:id="3185" w:author="Eriksson Tina" w:date="2025-06-23T14:17:00Z"/>
        </w:trPr>
        <w:tc>
          <w:tcPr>
            <w:tcW w:w="1276" w:type="dxa"/>
            <w:tcBorders>
              <w:top w:val="single" w:sz="4" w:space="0" w:color="A33662"/>
              <w:bottom w:val="single" w:sz="4" w:space="0" w:color="A33662"/>
              <w:right w:val="single" w:sz="24" w:space="0" w:color="FFFFFF" w:themeColor="background1"/>
            </w:tcBorders>
          </w:tcPr>
          <w:p w14:paraId="7C437E08" w14:textId="77777777" w:rsidR="00290074" w:rsidRPr="006F1808" w:rsidRDefault="00290074" w:rsidP="00B67345">
            <w:pPr>
              <w:spacing w:line="288" w:lineRule="auto"/>
              <w:rPr>
                <w:ins w:id="3186" w:author="Eriksson Tina" w:date="2025-06-23T14:17:00Z" w16du:dateUtc="2025-06-23T12:17:00Z"/>
                <w:rFonts w:ascii="Open Sans" w:hAnsi="Open Sans" w:cs="Times New Roman"/>
              </w:rPr>
            </w:pPr>
            <w:ins w:id="3187" w:author="Eriksson Tina" w:date="2025-06-23T14:17:00Z" w16du:dateUtc="2025-06-23T12:17:00Z">
              <w:r w:rsidRPr="006F1808">
                <w:rPr>
                  <w:rFonts w:ascii="Open Sans" w:hAnsi="Open Sans" w:cs="Times New Roman"/>
                </w:rPr>
                <w:t>version</w:t>
              </w:r>
            </w:ins>
          </w:p>
        </w:tc>
        <w:tc>
          <w:tcPr>
            <w:tcW w:w="1014" w:type="dxa"/>
            <w:tcBorders>
              <w:top w:val="single" w:sz="4" w:space="0" w:color="A33662"/>
              <w:left w:val="single" w:sz="24" w:space="0" w:color="FFFFFF" w:themeColor="background1"/>
              <w:bottom w:val="single" w:sz="4" w:space="0" w:color="A33662"/>
              <w:right w:val="single" w:sz="24" w:space="0" w:color="FFFFFF" w:themeColor="background1"/>
            </w:tcBorders>
          </w:tcPr>
          <w:p w14:paraId="4446FD01" w14:textId="77777777" w:rsidR="00290074" w:rsidRPr="006F1808" w:rsidRDefault="00290074" w:rsidP="00B67345">
            <w:pPr>
              <w:spacing w:line="288" w:lineRule="auto"/>
              <w:rPr>
                <w:ins w:id="3188" w:author="Eriksson Tina" w:date="2025-06-23T14:17:00Z" w16du:dateUtc="2025-06-23T12:17:00Z"/>
                <w:rFonts w:ascii="Open Sans" w:hAnsi="Open Sans" w:cs="Open Sans"/>
              </w:rPr>
            </w:pPr>
          </w:p>
        </w:tc>
        <w:tc>
          <w:tcPr>
            <w:tcW w:w="2530" w:type="dxa"/>
            <w:tcBorders>
              <w:top w:val="single" w:sz="4" w:space="0" w:color="A33662"/>
              <w:left w:val="single" w:sz="24" w:space="0" w:color="FFFFFF" w:themeColor="background1"/>
              <w:bottom w:val="single" w:sz="4" w:space="0" w:color="A33662"/>
              <w:right w:val="single" w:sz="24" w:space="0" w:color="FFFFFF" w:themeColor="background1"/>
            </w:tcBorders>
          </w:tcPr>
          <w:p w14:paraId="7264F231" w14:textId="77777777" w:rsidR="00290074" w:rsidRPr="006F1808" w:rsidRDefault="00290074" w:rsidP="00B67345">
            <w:pPr>
              <w:spacing w:line="288" w:lineRule="auto"/>
              <w:rPr>
                <w:ins w:id="3189" w:author="Eriksson Tina" w:date="2025-06-23T14:17:00Z" w16du:dateUtc="2025-06-23T12:17:00Z"/>
                <w:rFonts w:ascii="Open Sans" w:hAnsi="Open Sans" w:cs="Times New Roman"/>
              </w:rPr>
            </w:pPr>
            <w:ins w:id="3190" w:author="Eriksson Tina" w:date="2025-06-23T14:17:00Z" w16du:dateUtc="2025-06-23T12:17:00Z">
              <w:r w:rsidRPr="006F1808">
                <w:rPr>
                  <w:rFonts w:ascii="Open Sans" w:hAnsi="Open Sans" w:cs="Times New Roman"/>
                </w:rPr>
                <w:t xml:space="preserve">Anger versionen av den fasta kontakten som </w:t>
              </w:r>
              <w:r w:rsidRPr="006F1808">
                <w:rPr>
                  <w:rFonts w:ascii="Open Sans" w:hAnsi="Open Sans" w:cs="Times New Roman"/>
                </w:rPr>
                <w:lastRenderedPageBreak/>
                <w:t>räknas upp vid ändring eller avslut.</w:t>
              </w:r>
            </w:ins>
          </w:p>
        </w:tc>
        <w:tc>
          <w:tcPr>
            <w:tcW w:w="1417" w:type="dxa"/>
            <w:tcBorders>
              <w:top w:val="single" w:sz="4" w:space="0" w:color="A33662"/>
              <w:left w:val="single" w:sz="24" w:space="0" w:color="FFFFFF" w:themeColor="background1"/>
              <w:bottom w:val="single" w:sz="4" w:space="0" w:color="A33662"/>
            </w:tcBorders>
          </w:tcPr>
          <w:p w14:paraId="25AC320C" w14:textId="77777777" w:rsidR="00290074" w:rsidRPr="006F1808" w:rsidRDefault="00290074" w:rsidP="00B67345">
            <w:pPr>
              <w:spacing w:line="288" w:lineRule="auto"/>
              <w:rPr>
                <w:ins w:id="3191" w:author="Eriksson Tina" w:date="2025-06-23T14:17:00Z" w16du:dateUtc="2025-06-23T12:17:00Z"/>
                <w:rFonts w:ascii="Open Sans" w:hAnsi="Open Sans" w:cs="Open Sans"/>
                <w:lang w:eastAsia="en-GB"/>
              </w:rPr>
            </w:pPr>
            <w:ins w:id="3192" w:author="Eriksson Tina" w:date="2025-06-23T14:17:00Z" w16du:dateUtc="2025-06-23T12:17:00Z">
              <w:r w:rsidRPr="006F1808">
                <w:rPr>
                  <w:rFonts w:ascii="Open Sans" w:hAnsi="Open Sans" w:cs="Open Sans"/>
                  <w:lang w:eastAsia="en-GB"/>
                </w:rPr>
                <w:lastRenderedPageBreak/>
                <w:t>INT (1)</w:t>
              </w:r>
            </w:ins>
          </w:p>
        </w:tc>
        <w:tc>
          <w:tcPr>
            <w:tcW w:w="2676" w:type="dxa"/>
            <w:tcBorders>
              <w:top w:val="single" w:sz="4" w:space="0" w:color="A33662"/>
              <w:left w:val="single" w:sz="24" w:space="0" w:color="FFFFFF" w:themeColor="background1"/>
              <w:bottom w:val="single" w:sz="4" w:space="0" w:color="A33662"/>
            </w:tcBorders>
          </w:tcPr>
          <w:p w14:paraId="5A08ADBB" w14:textId="77777777" w:rsidR="00290074" w:rsidRPr="006F1808" w:rsidRDefault="00290074" w:rsidP="00B67345">
            <w:pPr>
              <w:spacing w:line="288" w:lineRule="auto"/>
              <w:rPr>
                <w:ins w:id="3193" w:author="Eriksson Tina" w:date="2025-06-23T14:17:00Z" w16du:dateUtc="2025-06-23T12:17:00Z"/>
                <w:rFonts w:ascii="Open Sans" w:hAnsi="Open Sans" w:cs="Open Sans"/>
                <w:lang w:eastAsia="en-GB"/>
              </w:rPr>
            </w:pPr>
          </w:p>
        </w:tc>
      </w:tr>
      <w:tr w:rsidR="00290074" w:rsidRPr="006F1808" w14:paraId="593E45F6" w14:textId="77777777" w:rsidTr="00B67345">
        <w:trPr>
          <w:trHeight w:val="305"/>
          <w:ins w:id="3194" w:author="Eriksson Tina" w:date="2025-06-23T14:17:00Z"/>
        </w:trPr>
        <w:tc>
          <w:tcPr>
            <w:tcW w:w="1276" w:type="dxa"/>
            <w:tcBorders>
              <w:top w:val="single" w:sz="4" w:space="0" w:color="A33662"/>
              <w:bottom w:val="single" w:sz="4" w:space="0" w:color="A33662"/>
              <w:right w:val="single" w:sz="24" w:space="0" w:color="FFFFFF" w:themeColor="background1"/>
            </w:tcBorders>
          </w:tcPr>
          <w:p w14:paraId="36FC6636" w14:textId="77777777" w:rsidR="00290074" w:rsidRPr="006F1808" w:rsidRDefault="00290074" w:rsidP="00B67345">
            <w:pPr>
              <w:spacing w:line="288" w:lineRule="auto"/>
              <w:rPr>
                <w:ins w:id="3195" w:author="Eriksson Tina" w:date="2025-06-23T14:17:00Z" w16du:dateUtc="2025-06-23T12:17:00Z"/>
                <w:rFonts w:ascii="Open Sans" w:hAnsi="Open Sans" w:cs="Times New Roman"/>
              </w:rPr>
            </w:pPr>
            <w:ins w:id="3196" w:author="Eriksson Tina" w:date="2025-06-23T14:17:00Z" w16du:dateUtc="2025-06-23T12:17:00Z">
              <w:r w:rsidRPr="006F1808">
                <w:rPr>
                  <w:rFonts w:ascii="Open Sans" w:hAnsi="Open Sans" w:cs="Times New Roman"/>
                </w:rPr>
                <w:t>kommentar</w:t>
              </w:r>
            </w:ins>
          </w:p>
        </w:tc>
        <w:tc>
          <w:tcPr>
            <w:tcW w:w="1014" w:type="dxa"/>
            <w:tcBorders>
              <w:top w:val="single" w:sz="4" w:space="0" w:color="A33662"/>
              <w:left w:val="single" w:sz="24" w:space="0" w:color="FFFFFF" w:themeColor="background1"/>
              <w:bottom w:val="single" w:sz="4" w:space="0" w:color="A33662"/>
              <w:right w:val="single" w:sz="24" w:space="0" w:color="FFFFFF" w:themeColor="background1"/>
            </w:tcBorders>
          </w:tcPr>
          <w:p w14:paraId="0BEA0754" w14:textId="77777777" w:rsidR="00290074" w:rsidRPr="006F1808" w:rsidRDefault="00290074" w:rsidP="00B67345">
            <w:pPr>
              <w:spacing w:line="288" w:lineRule="auto"/>
              <w:rPr>
                <w:ins w:id="3197" w:author="Eriksson Tina" w:date="2025-06-23T14:17:00Z" w16du:dateUtc="2025-06-23T12:17:00Z"/>
                <w:rFonts w:ascii="Open Sans" w:hAnsi="Open Sans" w:cs="Open Sans"/>
              </w:rPr>
            </w:pPr>
          </w:p>
        </w:tc>
        <w:tc>
          <w:tcPr>
            <w:tcW w:w="2530" w:type="dxa"/>
            <w:tcBorders>
              <w:top w:val="single" w:sz="4" w:space="0" w:color="A33662"/>
              <w:left w:val="single" w:sz="24" w:space="0" w:color="FFFFFF" w:themeColor="background1"/>
              <w:bottom w:val="single" w:sz="4" w:space="0" w:color="A33662"/>
              <w:right w:val="single" w:sz="24" w:space="0" w:color="FFFFFF" w:themeColor="background1"/>
            </w:tcBorders>
          </w:tcPr>
          <w:p w14:paraId="2C27CF99" w14:textId="77777777" w:rsidR="00290074" w:rsidRPr="006F1808" w:rsidRDefault="00290074" w:rsidP="00B67345">
            <w:pPr>
              <w:spacing w:line="288" w:lineRule="auto"/>
              <w:rPr>
                <w:ins w:id="3198" w:author="Eriksson Tina" w:date="2025-06-23T14:17:00Z" w16du:dateUtc="2025-06-23T12:17:00Z"/>
                <w:rFonts w:ascii="Open Sans" w:hAnsi="Open Sans" w:cs="Times New Roman"/>
              </w:rPr>
            </w:pPr>
            <w:ins w:id="3199" w:author="Eriksson Tina" w:date="2025-06-23T14:17:00Z" w16du:dateUtc="2025-06-23T12:17:00Z">
              <w:r w:rsidRPr="006F1808">
                <w:rPr>
                  <w:rFonts w:ascii="Open Sans" w:hAnsi="Open Sans" w:cs="Times New Roman"/>
                </w:rPr>
                <w:t>Fält för att hantera kommentarer i fritext kring den fasta kontakten. Exempelvis vägledning kring när och hur kontakt kan upprättas.</w:t>
              </w:r>
            </w:ins>
          </w:p>
        </w:tc>
        <w:tc>
          <w:tcPr>
            <w:tcW w:w="1417" w:type="dxa"/>
            <w:tcBorders>
              <w:top w:val="single" w:sz="4" w:space="0" w:color="A33662"/>
              <w:left w:val="single" w:sz="24" w:space="0" w:color="FFFFFF" w:themeColor="background1"/>
              <w:bottom w:val="single" w:sz="4" w:space="0" w:color="A33662"/>
            </w:tcBorders>
          </w:tcPr>
          <w:p w14:paraId="0E53EF43" w14:textId="77777777" w:rsidR="00290074" w:rsidRPr="006F1808" w:rsidRDefault="00290074" w:rsidP="00B67345">
            <w:pPr>
              <w:spacing w:line="288" w:lineRule="auto"/>
              <w:rPr>
                <w:ins w:id="3200" w:author="Eriksson Tina" w:date="2025-06-23T14:17:00Z" w16du:dateUtc="2025-06-23T12:17:00Z"/>
                <w:rFonts w:ascii="Open Sans" w:hAnsi="Open Sans" w:cs="Open Sans"/>
                <w:lang w:eastAsia="en-GB"/>
              </w:rPr>
            </w:pPr>
            <w:ins w:id="3201" w:author="Eriksson Tina" w:date="2025-06-23T14:17:00Z" w16du:dateUtc="2025-06-23T12:17:00Z">
              <w:r w:rsidRPr="006F1808">
                <w:rPr>
                  <w:rFonts w:ascii="Open Sans" w:hAnsi="Open Sans" w:cs="Open Sans"/>
                  <w:lang w:eastAsia="en-GB"/>
                </w:rPr>
                <w:t>ST (0...1)</w:t>
              </w:r>
            </w:ins>
          </w:p>
        </w:tc>
        <w:tc>
          <w:tcPr>
            <w:tcW w:w="2676" w:type="dxa"/>
            <w:tcBorders>
              <w:top w:val="single" w:sz="4" w:space="0" w:color="A33662"/>
              <w:left w:val="single" w:sz="24" w:space="0" w:color="FFFFFF" w:themeColor="background1"/>
              <w:bottom w:val="single" w:sz="4" w:space="0" w:color="A33662"/>
            </w:tcBorders>
          </w:tcPr>
          <w:p w14:paraId="450E862D" w14:textId="77777777" w:rsidR="00290074" w:rsidRPr="006F1808" w:rsidRDefault="00290074" w:rsidP="00B67345">
            <w:pPr>
              <w:spacing w:line="288" w:lineRule="auto"/>
              <w:rPr>
                <w:ins w:id="3202" w:author="Eriksson Tina" w:date="2025-06-23T14:17:00Z" w16du:dateUtc="2025-06-23T12:17:00Z"/>
                <w:rFonts w:ascii="Open Sans" w:hAnsi="Open Sans" w:cs="Open Sans"/>
                <w:lang w:eastAsia="en-GB"/>
              </w:rPr>
            </w:pPr>
          </w:p>
        </w:tc>
      </w:tr>
      <w:tr w:rsidR="00290074" w:rsidRPr="006F1808" w14:paraId="41A0A278" w14:textId="77777777" w:rsidTr="00B67345">
        <w:trPr>
          <w:trHeight w:val="305"/>
          <w:ins w:id="3203" w:author="Eriksson Tina" w:date="2025-06-23T14:17:00Z"/>
        </w:trPr>
        <w:tc>
          <w:tcPr>
            <w:tcW w:w="1276" w:type="dxa"/>
            <w:tcBorders>
              <w:top w:val="single" w:sz="4" w:space="0" w:color="A33662"/>
              <w:bottom w:val="single" w:sz="4" w:space="0" w:color="A33662"/>
              <w:right w:val="single" w:sz="24" w:space="0" w:color="FFFFFF" w:themeColor="background1"/>
            </w:tcBorders>
          </w:tcPr>
          <w:p w14:paraId="450ED17F" w14:textId="77777777" w:rsidR="00290074" w:rsidRPr="006F1808" w:rsidRDefault="00290074" w:rsidP="00B67345">
            <w:pPr>
              <w:spacing w:line="288" w:lineRule="auto"/>
              <w:rPr>
                <w:ins w:id="3204" w:author="Eriksson Tina" w:date="2025-06-23T14:17:00Z" w16du:dateUtc="2025-06-23T12:17:00Z"/>
                <w:rFonts w:ascii="Open Sans" w:hAnsi="Open Sans" w:cs="Times New Roman"/>
              </w:rPr>
            </w:pPr>
            <w:ins w:id="3205" w:author="Eriksson Tina" w:date="2025-06-23T14:17:00Z" w16du:dateUtc="2025-06-23T12:17:00Z">
              <w:r w:rsidRPr="006F1808">
                <w:rPr>
                  <w:rFonts w:ascii="Open Sans" w:hAnsi="Open Sans" w:cs="Times New Roman"/>
                </w:rPr>
                <w:t>startdatum</w:t>
              </w:r>
            </w:ins>
          </w:p>
        </w:tc>
        <w:tc>
          <w:tcPr>
            <w:tcW w:w="1014" w:type="dxa"/>
            <w:tcBorders>
              <w:top w:val="single" w:sz="4" w:space="0" w:color="A33662"/>
              <w:left w:val="single" w:sz="24" w:space="0" w:color="FFFFFF" w:themeColor="background1"/>
              <w:bottom w:val="single" w:sz="4" w:space="0" w:color="A33662"/>
              <w:right w:val="single" w:sz="24" w:space="0" w:color="FFFFFF" w:themeColor="background1"/>
            </w:tcBorders>
          </w:tcPr>
          <w:p w14:paraId="6487DAE3" w14:textId="77777777" w:rsidR="00290074" w:rsidRPr="006F1808" w:rsidRDefault="00290074" w:rsidP="00B67345">
            <w:pPr>
              <w:spacing w:line="288" w:lineRule="auto"/>
              <w:rPr>
                <w:ins w:id="3206" w:author="Eriksson Tina" w:date="2025-06-23T14:17:00Z" w16du:dateUtc="2025-06-23T12:17:00Z"/>
                <w:rFonts w:ascii="Open Sans" w:hAnsi="Open Sans" w:cs="Open Sans"/>
              </w:rPr>
            </w:pPr>
          </w:p>
        </w:tc>
        <w:tc>
          <w:tcPr>
            <w:tcW w:w="2530" w:type="dxa"/>
            <w:tcBorders>
              <w:top w:val="single" w:sz="4" w:space="0" w:color="A33662"/>
              <w:left w:val="single" w:sz="24" w:space="0" w:color="FFFFFF" w:themeColor="background1"/>
              <w:bottom w:val="single" w:sz="4" w:space="0" w:color="A33662"/>
              <w:right w:val="single" w:sz="24" w:space="0" w:color="FFFFFF" w:themeColor="background1"/>
            </w:tcBorders>
          </w:tcPr>
          <w:p w14:paraId="4AE529EE" w14:textId="77777777" w:rsidR="00290074" w:rsidRPr="006F1808" w:rsidRDefault="00290074" w:rsidP="00B67345">
            <w:pPr>
              <w:spacing w:line="288" w:lineRule="auto"/>
              <w:rPr>
                <w:ins w:id="3207" w:author="Eriksson Tina" w:date="2025-06-23T14:17:00Z" w16du:dateUtc="2025-06-23T12:17:00Z"/>
                <w:rFonts w:ascii="Open Sans" w:hAnsi="Open Sans" w:cs="Times New Roman"/>
              </w:rPr>
            </w:pPr>
            <w:ins w:id="3208" w:author="Eriksson Tina" w:date="2025-06-23T14:17:00Z" w16du:dateUtc="2025-06-23T12:17:00Z">
              <w:r w:rsidRPr="006F1808">
                <w:rPr>
                  <w:rFonts w:ascii="Open Sans" w:hAnsi="Open Sans" w:cs="Times New Roman"/>
                </w:rPr>
                <w:t>Det datum som den fasta kontakten skapats/börjar gälla.</w:t>
              </w:r>
            </w:ins>
          </w:p>
        </w:tc>
        <w:tc>
          <w:tcPr>
            <w:tcW w:w="1417" w:type="dxa"/>
            <w:tcBorders>
              <w:top w:val="single" w:sz="4" w:space="0" w:color="A33662"/>
              <w:left w:val="single" w:sz="24" w:space="0" w:color="FFFFFF" w:themeColor="background1"/>
              <w:bottom w:val="single" w:sz="4" w:space="0" w:color="A33662"/>
            </w:tcBorders>
          </w:tcPr>
          <w:p w14:paraId="548665C7" w14:textId="77777777" w:rsidR="00290074" w:rsidRPr="006F1808" w:rsidRDefault="00290074" w:rsidP="00B67345">
            <w:pPr>
              <w:spacing w:line="288" w:lineRule="auto"/>
              <w:rPr>
                <w:ins w:id="3209" w:author="Eriksson Tina" w:date="2025-06-23T14:17:00Z" w16du:dateUtc="2025-06-23T12:17:00Z"/>
                <w:rFonts w:ascii="Open Sans" w:hAnsi="Open Sans" w:cs="Open Sans"/>
                <w:lang w:eastAsia="en-GB"/>
              </w:rPr>
            </w:pPr>
            <w:ins w:id="3210" w:author="Eriksson Tina" w:date="2025-06-23T14:17:00Z" w16du:dateUtc="2025-06-23T12:17:00Z">
              <w:r w:rsidRPr="006F1808">
                <w:rPr>
                  <w:rFonts w:ascii="Open Sans" w:hAnsi="Open Sans" w:cs="Open Sans"/>
                  <w:lang w:eastAsia="en-GB"/>
                </w:rPr>
                <w:t>TS (1)</w:t>
              </w:r>
            </w:ins>
          </w:p>
        </w:tc>
        <w:tc>
          <w:tcPr>
            <w:tcW w:w="2676" w:type="dxa"/>
            <w:tcBorders>
              <w:top w:val="single" w:sz="4" w:space="0" w:color="A33662"/>
              <w:left w:val="single" w:sz="24" w:space="0" w:color="FFFFFF" w:themeColor="background1"/>
              <w:bottom w:val="single" w:sz="4" w:space="0" w:color="A33662"/>
            </w:tcBorders>
          </w:tcPr>
          <w:p w14:paraId="42FB66B9" w14:textId="77777777" w:rsidR="00290074" w:rsidRPr="006F1808" w:rsidRDefault="00290074" w:rsidP="00B67345">
            <w:pPr>
              <w:spacing w:line="288" w:lineRule="auto"/>
              <w:rPr>
                <w:ins w:id="3211" w:author="Eriksson Tina" w:date="2025-06-23T14:17:00Z" w16du:dateUtc="2025-06-23T12:17:00Z"/>
                <w:rFonts w:ascii="Open Sans" w:hAnsi="Open Sans" w:cs="Open Sans"/>
                <w:lang w:eastAsia="en-GB"/>
              </w:rPr>
            </w:pPr>
          </w:p>
        </w:tc>
      </w:tr>
      <w:tr w:rsidR="00290074" w:rsidRPr="006F1808" w14:paraId="7522C559" w14:textId="77777777" w:rsidTr="00B67345">
        <w:trPr>
          <w:trHeight w:val="305"/>
          <w:ins w:id="3212" w:author="Eriksson Tina" w:date="2025-06-23T14:17:00Z"/>
        </w:trPr>
        <w:tc>
          <w:tcPr>
            <w:tcW w:w="1276" w:type="dxa"/>
            <w:tcBorders>
              <w:top w:val="single" w:sz="4" w:space="0" w:color="A33662"/>
              <w:bottom w:val="single" w:sz="4" w:space="0" w:color="A33662"/>
              <w:right w:val="single" w:sz="24" w:space="0" w:color="FFFFFF" w:themeColor="background1"/>
            </w:tcBorders>
          </w:tcPr>
          <w:p w14:paraId="4A85B893" w14:textId="77777777" w:rsidR="00290074" w:rsidRPr="006F1808" w:rsidRDefault="00290074" w:rsidP="00B67345">
            <w:pPr>
              <w:spacing w:line="288" w:lineRule="auto"/>
              <w:rPr>
                <w:ins w:id="3213" w:author="Eriksson Tina" w:date="2025-06-23T14:17:00Z" w16du:dateUtc="2025-06-23T12:17:00Z"/>
                <w:rFonts w:ascii="Open Sans" w:hAnsi="Open Sans" w:cs="Times New Roman"/>
              </w:rPr>
            </w:pPr>
            <w:ins w:id="3214" w:author="Eriksson Tina" w:date="2025-06-23T14:17:00Z" w16du:dateUtc="2025-06-23T12:17:00Z">
              <w:r w:rsidRPr="006F1808">
                <w:rPr>
                  <w:rFonts w:ascii="Open Sans" w:hAnsi="Open Sans" w:cs="Times New Roman"/>
                </w:rPr>
                <w:t>slutdatum</w:t>
              </w:r>
            </w:ins>
          </w:p>
        </w:tc>
        <w:tc>
          <w:tcPr>
            <w:tcW w:w="1014" w:type="dxa"/>
            <w:tcBorders>
              <w:top w:val="single" w:sz="4" w:space="0" w:color="A33662"/>
              <w:left w:val="single" w:sz="24" w:space="0" w:color="FFFFFF" w:themeColor="background1"/>
              <w:bottom w:val="single" w:sz="4" w:space="0" w:color="A33662"/>
              <w:right w:val="single" w:sz="24" w:space="0" w:color="FFFFFF" w:themeColor="background1"/>
            </w:tcBorders>
          </w:tcPr>
          <w:p w14:paraId="0706B739" w14:textId="77777777" w:rsidR="00290074" w:rsidRPr="006F1808" w:rsidRDefault="00290074" w:rsidP="00B67345">
            <w:pPr>
              <w:spacing w:line="288" w:lineRule="auto"/>
              <w:rPr>
                <w:ins w:id="3215" w:author="Eriksson Tina" w:date="2025-06-23T14:17:00Z" w16du:dateUtc="2025-06-23T12:17:00Z"/>
                <w:rFonts w:ascii="Open Sans" w:hAnsi="Open Sans" w:cs="Open Sans"/>
              </w:rPr>
            </w:pPr>
          </w:p>
        </w:tc>
        <w:tc>
          <w:tcPr>
            <w:tcW w:w="2530" w:type="dxa"/>
            <w:tcBorders>
              <w:top w:val="single" w:sz="4" w:space="0" w:color="A33662"/>
              <w:left w:val="single" w:sz="24" w:space="0" w:color="FFFFFF" w:themeColor="background1"/>
              <w:bottom w:val="single" w:sz="4" w:space="0" w:color="A33662"/>
              <w:right w:val="single" w:sz="24" w:space="0" w:color="FFFFFF" w:themeColor="background1"/>
            </w:tcBorders>
          </w:tcPr>
          <w:p w14:paraId="27AFB4B0" w14:textId="77777777" w:rsidR="00290074" w:rsidRPr="006F1808" w:rsidRDefault="00290074" w:rsidP="00B67345">
            <w:pPr>
              <w:spacing w:line="288" w:lineRule="auto"/>
              <w:rPr>
                <w:ins w:id="3216" w:author="Eriksson Tina" w:date="2025-06-23T14:17:00Z" w16du:dateUtc="2025-06-23T12:17:00Z"/>
                <w:rFonts w:ascii="Open Sans" w:hAnsi="Open Sans" w:cs="Times New Roman"/>
              </w:rPr>
            </w:pPr>
            <w:ins w:id="3217" w:author="Eriksson Tina" w:date="2025-06-23T14:17:00Z" w16du:dateUtc="2025-06-23T12:17:00Z">
              <w:r w:rsidRPr="006F1808">
                <w:rPr>
                  <w:rFonts w:ascii="Open Sans" w:hAnsi="Open Sans" w:cs="Times New Roman"/>
                </w:rPr>
                <w:t>Datum då den fasta kontakten är avslutad.</w:t>
              </w:r>
            </w:ins>
          </w:p>
        </w:tc>
        <w:tc>
          <w:tcPr>
            <w:tcW w:w="1417" w:type="dxa"/>
            <w:tcBorders>
              <w:top w:val="single" w:sz="4" w:space="0" w:color="A33662"/>
              <w:left w:val="single" w:sz="24" w:space="0" w:color="FFFFFF" w:themeColor="background1"/>
              <w:bottom w:val="single" w:sz="4" w:space="0" w:color="A33662"/>
            </w:tcBorders>
          </w:tcPr>
          <w:p w14:paraId="1AB39982" w14:textId="77777777" w:rsidR="00290074" w:rsidRPr="006F1808" w:rsidRDefault="00290074" w:rsidP="00B67345">
            <w:pPr>
              <w:spacing w:line="288" w:lineRule="auto"/>
              <w:rPr>
                <w:ins w:id="3218" w:author="Eriksson Tina" w:date="2025-06-23T14:17:00Z" w16du:dateUtc="2025-06-23T12:17:00Z"/>
                <w:rFonts w:ascii="Open Sans" w:hAnsi="Open Sans" w:cs="Open Sans"/>
                <w:lang w:eastAsia="en-GB"/>
              </w:rPr>
            </w:pPr>
            <w:ins w:id="3219" w:author="Eriksson Tina" w:date="2025-06-23T14:17:00Z" w16du:dateUtc="2025-06-23T12:17:00Z">
              <w:r w:rsidRPr="006F1808">
                <w:rPr>
                  <w:rFonts w:ascii="Open Sans" w:hAnsi="Open Sans" w:cs="Open Sans"/>
                  <w:lang w:eastAsia="en-GB"/>
                </w:rPr>
                <w:t>TS (</w:t>
              </w:r>
              <w:proofErr w:type="gramStart"/>
              <w:r w:rsidRPr="006F1808">
                <w:rPr>
                  <w:rFonts w:ascii="Open Sans" w:hAnsi="Open Sans" w:cs="Open Sans"/>
                  <w:lang w:eastAsia="en-GB"/>
                </w:rPr>
                <w:t>0..</w:t>
              </w:r>
              <w:proofErr w:type="gramEnd"/>
              <w:r w:rsidRPr="006F1808">
                <w:rPr>
                  <w:rFonts w:ascii="Open Sans" w:hAnsi="Open Sans" w:cs="Open Sans"/>
                  <w:lang w:eastAsia="en-GB"/>
                </w:rPr>
                <w:t>1)</w:t>
              </w:r>
            </w:ins>
          </w:p>
        </w:tc>
        <w:tc>
          <w:tcPr>
            <w:tcW w:w="2676" w:type="dxa"/>
            <w:tcBorders>
              <w:top w:val="single" w:sz="4" w:space="0" w:color="A33662"/>
              <w:left w:val="single" w:sz="24" w:space="0" w:color="FFFFFF" w:themeColor="background1"/>
              <w:bottom w:val="single" w:sz="4" w:space="0" w:color="A33662"/>
            </w:tcBorders>
          </w:tcPr>
          <w:p w14:paraId="7714D455" w14:textId="77777777" w:rsidR="00290074" w:rsidRPr="006F1808" w:rsidRDefault="00290074" w:rsidP="00B67345">
            <w:pPr>
              <w:spacing w:line="288" w:lineRule="auto"/>
              <w:rPr>
                <w:ins w:id="3220" w:author="Eriksson Tina" w:date="2025-06-23T14:17:00Z" w16du:dateUtc="2025-06-23T12:17:00Z"/>
                <w:rFonts w:ascii="Open Sans" w:hAnsi="Open Sans" w:cs="Open Sans"/>
                <w:lang w:eastAsia="en-GB"/>
              </w:rPr>
            </w:pPr>
          </w:p>
        </w:tc>
      </w:tr>
    </w:tbl>
    <w:p w14:paraId="51F9ECEE" w14:textId="77777777" w:rsidR="00290074" w:rsidRPr="006F1808" w:rsidRDefault="00290074" w:rsidP="00290074">
      <w:pPr>
        <w:keepNext/>
        <w:keepLines/>
        <w:numPr>
          <w:ilvl w:val="2"/>
          <w:numId w:val="0"/>
        </w:numPr>
        <w:spacing w:before="400" w:after="40" w:line="240" w:lineRule="auto"/>
        <w:ind w:left="851" w:hanging="851"/>
        <w:contextualSpacing/>
        <w:outlineLvl w:val="2"/>
        <w:rPr>
          <w:ins w:id="3221" w:author="Eriksson Tina" w:date="2025-06-23T14:17:00Z" w16du:dateUtc="2025-06-23T12:17:00Z"/>
          <w:rFonts w:ascii="Open Sans" w:eastAsia="SimHei" w:hAnsi="Open Sans" w:cs="Times New Roman"/>
          <w:b/>
          <w:bCs/>
          <w:spacing w:val="-2"/>
          <w:sz w:val="24"/>
          <w:szCs w:val="24"/>
        </w:rPr>
      </w:pPr>
      <w:bookmarkStart w:id="3222" w:name="_Toc169185314"/>
    </w:p>
    <w:p w14:paraId="7C033B34" w14:textId="77777777" w:rsidR="00290074" w:rsidRPr="006F1808" w:rsidRDefault="00290074" w:rsidP="00290074">
      <w:pPr>
        <w:keepNext/>
        <w:keepLines/>
        <w:numPr>
          <w:ilvl w:val="2"/>
          <w:numId w:val="0"/>
        </w:numPr>
        <w:spacing w:before="400" w:after="40" w:line="240" w:lineRule="auto"/>
        <w:ind w:left="851" w:hanging="851"/>
        <w:contextualSpacing/>
        <w:outlineLvl w:val="2"/>
        <w:rPr>
          <w:ins w:id="3223" w:author="Eriksson Tina" w:date="2025-06-23T14:17:00Z" w16du:dateUtc="2025-06-23T12:17:00Z"/>
          <w:rFonts w:ascii="Open Sans" w:eastAsia="SimHei" w:hAnsi="Open Sans" w:cs="Times New Roman"/>
          <w:b/>
          <w:bCs/>
          <w:spacing w:val="-2"/>
          <w:sz w:val="24"/>
          <w:szCs w:val="24"/>
        </w:rPr>
      </w:pPr>
      <w:ins w:id="3224" w:author="Eriksson Tina" w:date="2025-06-23T14:17:00Z" w16du:dateUtc="2025-06-23T12:17:00Z">
        <w:r w:rsidRPr="006F1808">
          <w:rPr>
            <w:rFonts w:ascii="Open Sans" w:eastAsia="SimHei" w:hAnsi="Open Sans" w:cs="Times New Roman"/>
            <w:b/>
            <w:bCs/>
            <w:spacing w:val="-2"/>
            <w:sz w:val="24"/>
            <w:szCs w:val="24"/>
          </w:rPr>
          <w:t xml:space="preserve">Hälsoärende </w:t>
        </w:r>
        <w:r w:rsidRPr="006F1808">
          <w:rPr>
            <w:rFonts w:ascii="Open Sans" w:eastAsia="SimHei" w:hAnsi="Open Sans" w:cs="Times New Roman"/>
            <w:b/>
            <w:bCs/>
            <w:spacing w:val="-2"/>
            <w:sz w:val="24"/>
            <w:szCs w:val="24"/>
          </w:rPr>
          <w:tab/>
        </w:r>
      </w:ins>
    </w:p>
    <w:p w14:paraId="23032471" w14:textId="77777777" w:rsidR="00290074" w:rsidRPr="006F1808" w:rsidRDefault="00290074" w:rsidP="00290074">
      <w:pPr>
        <w:rPr>
          <w:ins w:id="3225" w:author="Eriksson Tina" w:date="2025-06-23T14:17:00Z" w16du:dateUtc="2025-06-23T12:17:00Z"/>
          <w:rFonts w:ascii="Open Sans" w:eastAsia="SimSun" w:hAnsi="Open Sans" w:cs="Times New Roman"/>
        </w:rPr>
      </w:pPr>
      <w:ins w:id="3226" w:author="Eriksson Tina" w:date="2025-06-23T14:17:00Z" w16du:dateUtc="2025-06-23T12:17:00Z">
        <w:r w:rsidRPr="006F1808">
          <w:rPr>
            <w:rFonts w:ascii="Open Sans" w:eastAsia="SimSun" w:hAnsi="Open Sans" w:cs="Times New Roman"/>
          </w:rPr>
          <w:t>Klassen syftar till att hålla ihop ett hälsoärende för en patient och en fast kontakt. Socialstyrelsen definierar ett hälsoärende som ärende som håller samman vårddokumentation från en eller flera relaterade individanpassade vårdprocesser.</w:t>
        </w:r>
      </w:ins>
    </w:p>
    <w:tbl>
      <w:tblPr>
        <w:tblStyle w:val="Tabellrutnt1"/>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134"/>
        <w:gridCol w:w="1199"/>
        <w:gridCol w:w="3196"/>
        <w:gridCol w:w="1417"/>
        <w:gridCol w:w="2268"/>
      </w:tblGrid>
      <w:tr w:rsidR="00290074" w:rsidRPr="006F1808" w14:paraId="232ECDC4" w14:textId="77777777" w:rsidTr="00B67345">
        <w:trPr>
          <w:trHeight w:val="24"/>
          <w:ins w:id="3227" w:author="Eriksson Tina" w:date="2025-06-23T14:17:00Z"/>
        </w:trPr>
        <w:tc>
          <w:tcPr>
            <w:tcW w:w="1134" w:type="dxa"/>
            <w:shd w:val="clear" w:color="auto" w:fill="A33662"/>
          </w:tcPr>
          <w:p w14:paraId="4A99C1EA" w14:textId="77777777" w:rsidR="00290074" w:rsidRPr="006F1808" w:rsidRDefault="00290074" w:rsidP="00B67345">
            <w:pPr>
              <w:rPr>
                <w:ins w:id="3228" w:author="Eriksson Tina" w:date="2025-06-23T14:17:00Z" w16du:dateUtc="2025-06-23T12:17:00Z"/>
                <w:rFonts w:ascii="Open Sans" w:hAnsi="Open Sans" w:cs="Times New Roman"/>
                <w:b/>
                <w:bCs/>
                <w:caps/>
                <w:color w:val="FFFFFF"/>
                <w:sz w:val="16"/>
                <w:szCs w:val="18"/>
              </w:rPr>
            </w:pPr>
            <w:ins w:id="3229" w:author="Eriksson Tina" w:date="2025-06-23T14:17:00Z" w16du:dateUtc="2025-06-23T12:17:00Z">
              <w:r w:rsidRPr="006F1808">
                <w:rPr>
                  <w:rFonts w:ascii="Open Sans" w:hAnsi="Open Sans" w:cs="Times New Roman"/>
                  <w:b/>
                  <w:bCs/>
                  <w:caps/>
                  <w:color w:val="FFFFFF"/>
                  <w:sz w:val="16"/>
                  <w:szCs w:val="18"/>
                </w:rPr>
                <w:t>Attribut</w:t>
              </w:r>
            </w:ins>
          </w:p>
        </w:tc>
        <w:tc>
          <w:tcPr>
            <w:tcW w:w="1199" w:type="dxa"/>
            <w:shd w:val="clear" w:color="auto" w:fill="A33662"/>
          </w:tcPr>
          <w:p w14:paraId="07B11710" w14:textId="77777777" w:rsidR="00290074" w:rsidRPr="006F1808" w:rsidRDefault="00290074" w:rsidP="00B67345">
            <w:pPr>
              <w:rPr>
                <w:ins w:id="3230" w:author="Eriksson Tina" w:date="2025-06-23T14:17:00Z" w16du:dateUtc="2025-06-23T12:17:00Z"/>
                <w:rFonts w:ascii="Open Sans" w:hAnsi="Open Sans" w:cs="Times New Roman"/>
                <w:b/>
                <w:bCs/>
                <w:caps/>
                <w:color w:val="FFFFFF"/>
                <w:sz w:val="16"/>
                <w:szCs w:val="18"/>
              </w:rPr>
            </w:pPr>
            <w:ins w:id="3231" w:author="Eriksson Tina" w:date="2025-06-23T14:17:00Z" w16du:dateUtc="2025-06-23T12:17:00Z">
              <w:r w:rsidRPr="006F1808">
                <w:rPr>
                  <w:rFonts w:ascii="Open Sans" w:hAnsi="Open Sans" w:cs="Times New Roman"/>
                  <w:b/>
                  <w:bCs/>
                  <w:caps/>
                  <w:color w:val="FFFFFF"/>
                  <w:sz w:val="16"/>
                  <w:szCs w:val="18"/>
                </w:rPr>
                <w:t>Mappning till RIM</w:t>
              </w:r>
            </w:ins>
          </w:p>
        </w:tc>
        <w:tc>
          <w:tcPr>
            <w:tcW w:w="3196" w:type="dxa"/>
            <w:shd w:val="clear" w:color="auto" w:fill="A33662"/>
          </w:tcPr>
          <w:p w14:paraId="2FCE6741" w14:textId="77777777" w:rsidR="00290074" w:rsidRPr="006F1808" w:rsidRDefault="00290074" w:rsidP="00B67345">
            <w:pPr>
              <w:rPr>
                <w:ins w:id="3232" w:author="Eriksson Tina" w:date="2025-06-23T14:17:00Z" w16du:dateUtc="2025-06-23T12:17:00Z"/>
                <w:rFonts w:ascii="Open Sans" w:hAnsi="Open Sans" w:cs="Times New Roman"/>
                <w:b/>
                <w:bCs/>
                <w:caps/>
                <w:color w:val="FFFFFF"/>
                <w:sz w:val="16"/>
                <w:szCs w:val="18"/>
              </w:rPr>
            </w:pPr>
            <w:ins w:id="3233" w:author="Eriksson Tina" w:date="2025-06-23T14:17:00Z" w16du:dateUtc="2025-06-23T12:17:00Z">
              <w:r w:rsidRPr="006F1808">
                <w:rPr>
                  <w:rFonts w:ascii="Open Sans" w:hAnsi="Open Sans" w:cs="Times New Roman"/>
                  <w:b/>
                  <w:bCs/>
                  <w:caps/>
                  <w:color w:val="FFFFFF"/>
                  <w:sz w:val="16"/>
                  <w:szCs w:val="18"/>
                </w:rPr>
                <w:t xml:space="preserve">Beskrivning </w:t>
              </w:r>
            </w:ins>
          </w:p>
        </w:tc>
        <w:tc>
          <w:tcPr>
            <w:tcW w:w="1417" w:type="dxa"/>
            <w:shd w:val="clear" w:color="auto" w:fill="A33662"/>
          </w:tcPr>
          <w:p w14:paraId="1C5BE30F" w14:textId="77777777" w:rsidR="00290074" w:rsidRPr="006F1808" w:rsidRDefault="00290074" w:rsidP="00B67345">
            <w:pPr>
              <w:rPr>
                <w:ins w:id="3234" w:author="Eriksson Tina" w:date="2025-06-23T14:17:00Z" w16du:dateUtc="2025-06-23T12:17:00Z"/>
                <w:rFonts w:ascii="Open Sans" w:hAnsi="Open Sans" w:cs="Times New Roman"/>
                <w:b/>
                <w:bCs/>
                <w:caps/>
                <w:color w:val="FFFFFF"/>
                <w:sz w:val="16"/>
                <w:szCs w:val="18"/>
              </w:rPr>
            </w:pPr>
            <w:ins w:id="3235" w:author="Eriksson Tina" w:date="2025-06-23T14:17:00Z" w16du:dateUtc="2025-06-23T12:17:00Z">
              <w:r w:rsidRPr="006F1808">
                <w:rPr>
                  <w:rFonts w:ascii="Open Sans" w:hAnsi="Open Sans" w:cs="Times New Roman"/>
                  <w:b/>
                  <w:bCs/>
                  <w:caps/>
                  <w:color w:val="FFFFFF"/>
                  <w:sz w:val="16"/>
                  <w:szCs w:val="18"/>
                </w:rPr>
                <w:t>Datatyp (multiplicitet)</w:t>
              </w:r>
            </w:ins>
          </w:p>
        </w:tc>
        <w:tc>
          <w:tcPr>
            <w:tcW w:w="2268" w:type="dxa"/>
            <w:shd w:val="clear" w:color="auto" w:fill="A33662"/>
          </w:tcPr>
          <w:p w14:paraId="0C228401" w14:textId="77777777" w:rsidR="00290074" w:rsidRPr="006F1808" w:rsidRDefault="00290074" w:rsidP="00B67345">
            <w:pPr>
              <w:rPr>
                <w:ins w:id="3236" w:author="Eriksson Tina" w:date="2025-06-23T14:17:00Z" w16du:dateUtc="2025-06-23T12:17:00Z"/>
                <w:rFonts w:ascii="Open Sans" w:hAnsi="Open Sans" w:cs="Times New Roman"/>
                <w:b/>
                <w:bCs/>
                <w:caps/>
                <w:color w:val="FFFFFF"/>
                <w:sz w:val="16"/>
                <w:szCs w:val="18"/>
              </w:rPr>
            </w:pPr>
            <w:ins w:id="3237" w:author="Eriksson Tina" w:date="2025-06-23T14:17:00Z" w16du:dateUtc="2025-06-23T12:17:00Z">
              <w:r w:rsidRPr="006F1808">
                <w:rPr>
                  <w:rFonts w:ascii="Open Sans" w:hAnsi="Open Sans" w:cs="Times New Roman"/>
                  <w:b/>
                  <w:bCs/>
                  <w:caps/>
                  <w:color w:val="FFFFFF"/>
                  <w:sz w:val="16"/>
                  <w:szCs w:val="18"/>
                </w:rPr>
                <w:t>Format</w:t>
              </w:r>
            </w:ins>
          </w:p>
        </w:tc>
      </w:tr>
      <w:tr w:rsidR="00290074" w:rsidRPr="006F1808" w14:paraId="6C421229" w14:textId="77777777" w:rsidTr="00B67345">
        <w:trPr>
          <w:trHeight w:val="630"/>
          <w:ins w:id="3238" w:author="Eriksson Tina" w:date="2025-06-23T14:17:00Z"/>
        </w:trPr>
        <w:tc>
          <w:tcPr>
            <w:tcW w:w="1134" w:type="dxa"/>
            <w:tcBorders>
              <w:bottom w:val="single" w:sz="4" w:space="0" w:color="A33662"/>
              <w:right w:val="single" w:sz="24" w:space="0" w:color="FFFFFF"/>
            </w:tcBorders>
          </w:tcPr>
          <w:p w14:paraId="5598A2E8" w14:textId="77777777" w:rsidR="00290074" w:rsidRPr="006F1808" w:rsidRDefault="00290074" w:rsidP="00B67345">
            <w:pPr>
              <w:spacing w:line="288" w:lineRule="auto"/>
              <w:rPr>
                <w:ins w:id="3239" w:author="Eriksson Tina" w:date="2025-06-23T14:17:00Z" w16du:dateUtc="2025-06-23T12:17:00Z"/>
                <w:rFonts w:ascii="Open Sans" w:hAnsi="Open Sans" w:cs="Open Sans"/>
              </w:rPr>
            </w:pPr>
            <w:ins w:id="3240" w:author="Eriksson Tina" w:date="2025-06-23T14:17:00Z" w16du:dateUtc="2025-06-23T12:17:00Z">
              <w:r w:rsidRPr="006F1808">
                <w:rPr>
                  <w:rFonts w:ascii="Open Sans" w:hAnsi="Open Sans" w:cs="Open Sans"/>
                </w:rPr>
                <w:t>id</w:t>
              </w:r>
            </w:ins>
          </w:p>
        </w:tc>
        <w:tc>
          <w:tcPr>
            <w:tcW w:w="1199" w:type="dxa"/>
            <w:tcBorders>
              <w:left w:val="single" w:sz="24" w:space="0" w:color="FFFFFF"/>
              <w:bottom w:val="single" w:sz="4" w:space="0" w:color="A33662"/>
              <w:right w:val="single" w:sz="24" w:space="0" w:color="FFFFFF"/>
            </w:tcBorders>
          </w:tcPr>
          <w:p w14:paraId="5BAE7BCA" w14:textId="77777777" w:rsidR="00290074" w:rsidRPr="006F1808" w:rsidRDefault="00290074" w:rsidP="00B67345">
            <w:pPr>
              <w:spacing w:line="288" w:lineRule="auto"/>
              <w:rPr>
                <w:ins w:id="3241" w:author="Eriksson Tina" w:date="2025-06-23T14:17:00Z" w16du:dateUtc="2025-06-23T12:17:00Z"/>
                <w:rFonts w:ascii="Open Sans" w:hAnsi="Open Sans" w:cs="Open Sans"/>
              </w:rPr>
            </w:pPr>
          </w:p>
        </w:tc>
        <w:tc>
          <w:tcPr>
            <w:tcW w:w="3196" w:type="dxa"/>
            <w:tcBorders>
              <w:left w:val="single" w:sz="24" w:space="0" w:color="FFFFFF"/>
              <w:bottom w:val="single" w:sz="4" w:space="0" w:color="A33662"/>
              <w:right w:val="single" w:sz="24" w:space="0" w:color="FFFFFF"/>
            </w:tcBorders>
          </w:tcPr>
          <w:p w14:paraId="4FCFE899" w14:textId="77777777" w:rsidR="00290074" w:rsidRPr="006F1808" w:rsidRDefault="00290074" w:rsidP="00B67345">
            <w:pPr>
              <w:spacing w:line="288" w:lineRule="auto"/>
              <w:rPr>
                <w:ins w:id="3242" w:author="Eriksson Tina" w:date="2025-06-23T14:17:00Z" w16du:dateUtc="2025-06-23T12:17:00Z"/>
                <w:rFonts w:ascii="Open Sans" w:hAnsi="Open Sans" w:cs="Open Sans"/>
                <w:i/>
                <w:iCs/>
              </w:rPr>
            </w:pPr>
            <w:ins w:id="3243" w:author="Eriksson Tina" w:date="2025-06-23T14:17:00Z" w16du:dateUtc="2025-06-23T12:17:00Z">
              <w:r w:rsidRPr="006F1808">
                <w:rPr>
                  <w:rFonts w:ascii="Open Sans" w:hAnsi="Open Sans" w:cs="Times New Roman"/>
                </w:rPr>
                <w:t>Unik identifierare för det specifika hälsoärendet</w:t>
              </w:r>
            </w:ins>
          </w:p>
        </w:tc>
        <w:tc>
          <w:tcPr>
            <w:tcW w:w="1417" w:type="dxa"/>
            <w:tcBorders>
              <w:left w:val="single" w:sz="24" w:space="0" w:color="FFFFFF"/>
              <w:bottom w:val="single" w:sz="4" w:space="0" w:color="A33662"/>
            </w:tcBorders>
          </w:tcPr>
          <w:p w14:paraId="761B04DA" w14:textId="77777777" w:rsidR="00290074" w:rsidRPr="006F1808" w:rsidRDefault="00290074" w:rsidP="00B67345">
            <w:pPr>
              <w:spacing w:line="288" w:lineRule="auto"/>
              <w:rPr>
                <w:ins w:id="3244" w:author="Eriksson Tina" w:date="2025-06-23T14:17:00Z" w16du:dateUtc="2025-06-23T12:17:00Z"/>
                <w:rFonts w:ascii="Open Sans" w:hAnsi="Open Sans" w:cs="Open Sans"/>
                <w:i/>
                <w:iCs/>
                <w:lang w:eastAsia="en-GB"/>
              </w:rPr>
            </w:pPr>
            <w:ins w:id="3245" w:author="Eriksson Tina" w:date="2025-06-23T14:17:00Z" w16du:dateUtc="2025-06-23T12:17:00Z">
              <w:r w:rsidRPr="006F1808">
                <w:rPr>
                  <w:rFonts w:ascii="Open Sans" w:hAnsi="Open Sans" w:cs="Times New Roman"/>
                </w:rPr>
                <w:t>II (1)</w:t>
              </w:r>
            </w:ins>
          </w:p>
        </w:tc>
        <w:tc>
          <w:tcPr>
            <w:tcW w:w="2268" w:type="dxa"/>
            <w:tcBorders>
              <w:left w:val="single" w:sz="24" w:space="0" w:color="FFFFFF"/>
              <w:bottom w:val="single" w:sz="4" w:space="0" w:color="A33662"/>
            </w:tcBorders>
          </w:tcPr>
          <w:p w14:paraId="05962625" w14:textId="77777777" w:rsidR="00290074" w:rsidRPr="006F1808" w:rsidRDefault="00290074" w:rsidP="00B67345">
            <w:pPr>
              <w:spacing w:line="288" w:lineRule="auto"/>
              <w:rPr>
                <w:ins w:id="3246" w:author="Eriksson Tina" w:date="2025-06-23T14:17:00Z" w16du:dateUtc="2025-06-23T12:17:00Z"/>
                <w:rFonts w:ascii="Open Sans" w:hAnsi="Open Sans" w:cs="Open Sans"/>
                <w:lang w:eastAsia="en-GB"/>
              </w:rPr>
            </w:pPr>
            <w:ins w:id="3247" w:author="Eriksson Tina" w:date="2025-06-23T14:17:00Z" w16du:dateUtc="2025-06-23T12:17:00Z">
              <w:r w:rsidRPr="006F1808">
                <w:rPr>
                  <w:rFonts w:ascii="Open Sans" w:hAnsi="Open Sans" w:cs="Open Sans"/>
                  <w:lang w:eastAsia="en-GB"/>
                </w:rPr>
                <w:t>-</w:t>
              </w:r>
            </w:ins>
          </w:p>
        </w:tc>
      </w:tr>
      <w:tr w:rsidR="00290074" w:rsidRPr="006F1808" w14:paraId="671599CA" w14:textId="77777777" w:rsidTr="00B67345">
        <w:trPr>
          <w:trHeight w:val="323"/>
          <w:ins w:id="3248" w:author="Eriksson Tina" w:date="2025-06-23T14:17:00Z"/>
        </w:trPr>
        <w:tc>
          <w:tcPr>
            <w:tcW w:w="1134" w:type="dxa"/>
            <w:tcBorders>
              <w:top w:val="single" w:sz="4" w:space="0" w:color="A33662"/>
              <w:bottom w:val="single" w:sz="4" w:space="0" w:color="A33662"/>
              <w:right w:val="single" w:sz="24" w:space="0" w:color="FFFFFF"/>
            </w:tcBorders>
          </w:tcPr>
          <w:p w14:paraId="3DBF9BFE" w14:textId="77777777" w:rsidR="00290074" w:rsidRPr="006F1808" w:rsidRDefault="00290074" w:rsidP="00B67345">
            <w:pPr>
              <w:spacing w:line="288" w:lineRule="auto"/>
              <w:rPr>
                <w:ins w:id="3249" w:author="Eriksson Tina" w:date="2025-06-23T14:17:00Z" w16du:dateUtc="2025-06-23T12:17:00Z"/>
                <w:rFonts w:ascii="Open Sans" w:hAnsi="Open Sans" w:cs="Open Sans"/>
              </w:rPr>
            </w:pPr>
            <w:proofErr w:type="spellStart"/>
            <w:ins w:id="3250" w:author="Eriksson Tina" w:date="2025-06-23T14:17:00Z" w16du:dateUtc="2025-06-23T12:17:00Z">
              <w:r w:rsidRPr="006F1808">
                <w:rPr>
                  <w:rFonts w:ascii="Open Sans" w:hAnsi="Open Sans" w:cs="Open Sans"/>
                </w:rPr>
                <w:t>processid</w:t>
              </w:r>
              <w:proofErr w:type="spellEnd"/>
            </w:ins>
          </w:p>
        </w:tc>
        <w:tc>
          <w:tcPr>
            <w:tcW w:w="1199" w:type="dxa"/>
            <w:tcBorders>
              <w:top w:val="single" w:sz="4" w:space="0" w:color="A33662"/>
              <w:left w:val="single" w:sz="24" w:space="0" w:color="FFFFFF"/>
              <w:bottom w:val="single" w:sz="4" w:space="0" w:color="A33662"/>
              <w:right w:val="single" w:sz="24" w:space="0" w:color="FFFFFF"/>
            </w:tcBorders>
          </w:tcPr>
          <w:p w14:paraId="7AD024BB" w14:textId="77777777" w:rsidR="00290074" w:rsidRPr="006F1808" w:rsidRDefault="00290074" w:rsidP="00B67345">
            <w:pPr>
              <w:spacing w:line="288" w:lineRule="auto"/>
              <w:rPr>
                <w:ins w:id="3251" w:author="Eriksson Tina" w:date="2025-06-23T14:17:00Z" w16du:dateUtc="2025-06-23T12:17:00Z"/>
                <w:rFonts w:ascii="Open Sans" w:hAnsi="Open Sans" w:cs="Open Sans"/>
              </w:rPr>
            </w:pPr>
          </w:p>
        </w:tc>
        <w:tc>
          <w:tcPr>
            <w:tcW w:w="3196" w:type="dxa"/>
            <w:tcBorders>
              <w:top w:val="single" w:sz="4" w:space="0" w:color="A33662"/>
              <w:left w:val="single" w:sz="24" w:space="0" w:color="FFFFFF"/>
              <w:bottom w:val="single" w:sz="4" w:space="0" w:color="A33662"/>
              <w:right w:val="single" w:sz="24" w:space="0" w:color="FFFFFF"/>
            </w:tcBorders>
          </w:tcPr>
          <w:p w14:paraId="1E1E0263" w14:textId="77777777" w:rsidR="00290074" w:rsidRPr="006F1808" w:rsidRDefault="00290074" w:rsidP="00B67345">
            <w:pPr>
              <w:spacing w:line="288" w:lineRule="auto"/>
              <w:rPr>
                <w:ins w:id="3252" w:author="Eriksson Tina" w:date="2025-06-23T14:17:00Z" w16du:dateUtc="2025-06-23T12:17:00Z"/>
                <w:rFonts w:ascii="Open Sans" w:hAnsi="Open Sans" w:cs="Open Sans"/>
              </w:rPr>
            </w:pPr>
            <w:ins w:id="3253" w:author="Eriksson Tina" w:date="2025-06-23T14:17:00Z" w16du:dateUtc="2025-06-23T12:17:00Z">
              <w:r w:rsidRPr="006F1808">
                <w:rPr>
                  <w:rFonts w:ascii="Open Sans" w:hAnsi="Open Sans" w:cs="Open Sans"/>
                </w:rPr>
                <w:t>Unik identifierare för patientens individuella process</w:t>
              </w:r>
            </w:ins>
          </w:p>
        </w:tc>
        <w:tc>
          <w:tcPr>
            <w:tcW w:w="1417" w:type="dxa"/>
            <w:tcBorders>
              <w:top w:val="single" w:sz="4" w:space="0" w:color="A33662"/>
              <w:left w:val="single" w:sz="24" w:space="0" w:color="FFFFFF"/>
              <w:bottom w:val="single" w:sz="4" w:space="0" w:color="A33662"/>
            </w:tcBorders>
          </w:tcPr>
          <w:p w14:paraId="004E4B89" w14:textId="77777777" w:rsidR="00290074" w:rsidRPr="006F1808" w:rsidRDefault="00290074" w:rsidP="00B67345">
            <w:pPr>
              <w:spacing w:line="288" w:lineRule="auto"/>
              <w:rPr>
                <w:ins w:id="3254" w:author="Eriksson Tina" w:date="2025-06-23T14:17:00Z" w16du:dateUtc="2025-06-23T12:17:00Z"/>
                <w:rFonts w:ascii="Open Sans" w:hAnsi="Open Sans" w:cs="Open Sans"/>
                <w:lang w:eastAsia="en-GB"/>
              </w:rPr>
            </w:pPr>
            <w:ins w:id="3255" w:author="Eriksson Tina" w:date="2025-06-23T14:17:00Z" w16du:dateUtc="2025-06-23T12:17:00Z">
              <w:r w:rsidRPr="006F1808">
                <w:rPr>
                  <w:rFonts w:ascii="Open Sans" w:hAnsi="Open Sans" w:cs="Open Sans"/>
                  <w:lang w:eastAsia="en-GB"/>
                </w:rPr>
                <w:t>II (1)</w:t>
              </w:r>
            </w:ins>
          </w:p>
        </w:tc>
        <w:tc>
          <w:tcPr>
            <w:tcW w:w="2268" w:type="dxa"/>
            <w:tcBorders>
              <w:top w:val="single" w:sz="4" w:space="0" w:color="A33662"/>
              <w:left w:val="single" w:sz="24" w:space="0" w:color="FFFFFF"/>
              <w:bottom w:val="single" w:sz="4" w:space="0" w:color="A33662"/>
            </w:tcBorders>
          </w:tcPr>
          <w:p w14:paraId="56B489C1" w14:textId="77777777" w:rsidR="00290074" w:rsidRPr="006F1808" w:rsidRDefault="00290074" w:rsidP="00B67345">
            <w:pPr>
              <w:spacing w:line="288" w:lineRule="auto"/>
              <w:rPr>
                <w:ins w:id="3256" w:author="Eriksson Tina" w:date="2025-06-23T14:17:00Z" w16du:dateUtc="2025-06-23T12:17:00Z"/>
                <w:rFonts w:ascii="Open Sans" w:hAnsi="Open Sans" w:cs="Open Sans"/>
                <w:lang w:eastAsia="en-GB"/>
              </w:rPr>
            </w:pPr>
          </w:p>
        </w:tc>
      </w:tr>
      <w:tr w:rsidR="00290074" w:rsidRPr="006F1808" w14:paraId="5D56A6B1" w14:textId="77777777" w:rsidTr="00B67345">
        <w:trPr>
          <w:trHeight w:val="323"/>
          <w:ins w:id="3257" w:author="Eriksson Tina" w:date="2025-06-23T14:17:00Z"/>
        </w:trPr>
        <w:tc>
          <w:tcPr>
            <w:tcW w:w="1134" w:type="dxa"/>
            <w:tcBorders>
              <w:top w:val="single" w:sz="4" w:space="0" w:color="A33662"/>
              <w:bottom w:val="single" w:sz="4" w:space="0" w:color="A33662"/>
              <w:right w:val="single" w:sz="24" w:space="0" w:color="FFFFFF"/>
            </w:tcBorders>
          </w:tcPr>
          <w:p w14:paraId="42B9B918" w14:textId="77777777" w:rsidR="00290074" w:rsidRPr="006F1808" w:rsidRDefault="00290074" w:rsidP="00B67345">
            <w:pPr>
              <w:spacing w:line="288" w:lineRule="auto"/>
              <w:rPr>
                <w:ins w:id="3258" w:author="Eriksson Tina" w:date="2025-06-23T14:17:00Z" w16du:dateUtc="2025-06-23T12:17:00Z"/>
                <w:rFonts w:ascii="Open Sans" w:hAnsi="Open Sans" w:cs="Times New Roman"/>
              </w:rPr>
            </w:pPr>
            <w:ins w:id="3259" w:author="Eriksson Tina" w:date="2025-06-23T14:17:00Z" w16du:dateUtc="2025-06-23T12:17:00Z">
              <w:r w:rsidRPr="006F1808">
                <w:rPr>
                  <w:rFonts w:ascii="Open Sans" w:hAnsi="Open Sans" w:cs="Times New Roman"/>
                </w:rPr>
                <w:lastRenderedPageBreak/>
                <w:t>namn</w:t>
              </w:r>
            </w:ins>
          </w:p>
        </w:tc>
        <w:tc>
          <w:tcPr>
            <w:tcW w:w="1199" w:type="dxa"/>
            <w:tcBorders>
              <w:top w:val="single" w:sz="4" w:space="0" w:color="A33662"/>
              <w:left w:val="single" w:sz="24" w:space="0" w:color="FFFFFF"/>
              <w:bottom w:val="single" w:sz="4" w:space="0" w:color="A33662"/>
              <w:right w:val="single" w:sz="24" w:space="0" w:color="FFFFFF"/>
            </w:tcBorders>
          </w:tcPr>
          <w:p w14:paraId="69FE97F8" w14:textId="77777777" w:rsidR="00290074" w:rsidRPr="006F1808" w:rsidRDefault="00290074" w:rsidP="00B67345">
            <w:pPr>
              <w:spacing w:line="288" w:lineRule="auto"/>
              <w:rPr>
                <w:ins w:id="3260" w:author="Eriksson Tina" w:date="2025-06-23T14:17:00Z" w16du:dateUtc="2025-06-23T12:17:00Z"/>
                <w:rFonts w:ascii="Open Sans" w:hAnsi="Open Sans" w:cs="Open Sans"/>
              </w:rPr>
            </w:pPr>
            <w:ins w:id="3261" w:author="Eriksson Tina" w:date="2025-06-23T14:17:00Z" w16du:dateUtc="2025-06-23T12:17:00Z">
              <w:r w:rsidRPr="006F1808">
                <w:rPr>
                  <w:rFonts w:ascii="Open Sans" w:hAnsi="Open Sans" w:cs="Open Sans"/>
                </w:rPr>
                <w:t>-</w:t>
              </w:r>
            </w:ins>
          </w:p>
        </w:tc>
        <w:tc>
          <w:tcPr>
            <w:tcW w:w="3196" w:type="dxa"/>
            <w:tcBorders>
              <w:top w:val="single" w:sz="4" w:space="0" w:color="A33662"/>
              <w:left w:val="single" w:sz="24" w:space="0" w:color="FFFFFF"/>
              <w:bottom w:val="single" w:sz="4" w:space="0" w:color="A33662"/>
              <w:right w:val="single" w:sz="24" w:space="0" w:color="FFFFFF"/>
            </w:tcBorders>
          </w:tcPr>
          <w:p w14:paraId="67190585" w14:textId="77777777" w:rsidR="00290074" w:rsidRPr="006F1808" w:rsidRDefault="00290074" w:rsidP="00B67345">
            <w:pPr>
              <w:spacing w:line="288" w:lineRule="auto"/>
              <w:rPr>
                <w:ins w:id="3262" w:author="Eriksson Tina" w:date="2025-06-23T14:17:00Z" w16du:dateUtc="2025-06-23T12:17:00Z"/>
                <w:rFonts w:ascii="Open Sans" w:hAnsi="Open Sans" w:cs="Times New Roman"/>
              </w:rPr>
            </w:pPr>
            <w:ins w:id="3263" w:author="Eriksson Tina" w:date="2025-06-23T14:17:00Z" w16du:dateUtc="2025-06-23T12:17:00Z">
              <w:r w:rsidRPr="006F1808">
                <w:rPr>
                  <w:rFonts w:ascii="Open Sans" w:hAnsi="Open Sans" w:cs="Times New Roman"/>
                </w:rPr>
                <w:t>Namnet på hälsoärendet</w:t>
              </w:r>
            </w:ins>
          </w:p>
        </w:tc>
        <w:tc>
          <w:tcPr>
            <w:tcW w:w="1417" w:type="dxa"/>
            <w:tcBorders>
              <w:top w:val="single" w:sz="4" w:space="0" w:color="A33662"/>
              <w:left w:val="single" w:sz="24" w:space="0" w:color="FFFFFF"/>
              <w:bottom w:val="single" w:sz="4" w:space="0" w:color="A33662"/>
            </w:tcBorders>
          </w:tcPr>
          <w:p w14:paraId="45F5A5E5" w14:textId="77777777" w:rsidR="00290074" w:rsidRPr="006F1808" w:rsidRDefault="00290074" w:rsidP="00B67345">
            <w:pPr>
              <w:spacing w:line="288" w:lineRule="auto"/>
              <w:rPr>
                <w:ins w:id="3264" w:author="Eriksson Tina" w:date="2025-06-23T14:17:00Z" w16du:dateUtc="2025-06-23T12:17:00Z"/>
                <w:rFonts w:ascii="Open Sans" w:hAnsi="Open Sans" w:cs="Times New Roman"/>
              </w:rPr>
            </w:pPr>
            <w:ins w:id="3265" w:author="Eriksson Tina" w:date="2025-06-23T14:17:00Z" w16du:dateUtc="2025-06-23T12:17:00Z">
              <w:r w:rsidRPr="006F1808">
                <w:rPr>
                  <w:rFonts w:ascii="Open Sans" w:hAnsi="Open Sans" w:cs="Times New Roman"/>
                </w:rPr>
                <w:t>ST (1)</w:t>
              </w:r>
            </w:ins>
          </w:p>
        </w:tc>
        <w:tc>
          <w:tcPr>
            <w:tcW w:w="2268" w:type="dxa"/>
            <w:tcBorders>
              <w:top w:val="single" w:sz="4" w:space="0" w:color="A33662"/>
              <w:left w:val="single" w:sz="24" w:space="0" w:color="FFFFFF"/>
              <w:bottom w:val="single" w:sz="4" w:space="0" w:color="A33662"/>
            </w:tcBorders>
          </w:tcPr>
          <w:p w14:paraId="7BEA0F37" w14:textId="77777777" w:rsidR="00290074" w:rsidRPr="006F1808" w:rsidRDefault="00290074" w:rsidP="00B67345">
            <w:pPr>
              <w:spacing w:line="288" w:lineRule="auto"/>
              <w:rPr>
                <w:ins w:id="3266" w:author="Eriksson Tina" w:date="2025-06-23T14:17:00Z" w16du:dateUtc="2025-06-23T12:17:00Z"/>
                <w:rFonts w:ascii="Open Sans" w:hAnsi="Open Sans" w:cs="Open Sans"/>
                <w:lang w:eastAsia="en-GB"/>
              </w:rPr>
            </w:pPr>
          </w:p>
        </w:tc>
      </w:tr>
    </w:tbl>
    <w:p w14:paraId="6045BBED" w14:textId="77777777" w:rsidR="00290074" w:rsidRPr="006F1808" w:rsidRDefault="00290074" w:rsidP="00290074">
      <w:pPr>
        <w:keepNext/>
        <w:keepLines/>
        <w:numPr>
          <w:ilvl w:val="2"/>
          <w:numId w:val="0"/>
        </w:numPr>
        <w:spacing w:before="400" w:after="40" w:line="240" w:lineRule="auto"/>
        <w:ind w:left="851" w:hanging="851"/>
        <w:contextualSpacing/>
        <w:outlineLvl w:val="2"/>
        <w:rPr>
          <w:ins w:id="3267" w:author="Eriksson Tina" w:date="2025-06-23T14:17:00Z" w16du:dateUtc="2025-06-23T12:17:00Z"/>
          <w:rFonts w:ascii="Open Sans" w:eastAsia="SimHei" w:hAnsi="Open Sans" w:cs="Times New Roman"/>
          <w:b/>
          <w:bCs/>
          <w:spacing w:val="-2"/>
          <w:sz w:val="24"/>
          <w:szCs w:val="24"/>
        </w:rPr>
      </w:pPr>
    </w:p>
    <w:p w14:paraId="6E4754F4" w14:textId="77777777" w:rsidR="00290074" w:rsidRPr="006F1808" w:rsidRDefault="00290074" w:rsidP="00290074">
      <w:pPr>
        <w:keepNext/>
        <w:keepLines/>
        <w:numPr>
          <w:ilvl w:val="2"/>
          <w:numId w:val="0"/>
        </w:numPr>
        <w:spacing w:before="400" w:after="40" w:line="240" w:lineRule="auto"/>
        <w:ind w:left="851" w:hanging="851"/>
        <w:contextualSpacing/>
        <w:outlineLvl w:val="2"/>
        <w:rPr>
          <w:ins w:id="3268" w:author="Eriksson Tina" w:date="2025-06-23T14:17:00Z" w16du:dateUtc="2025-06-23T12:17:00Z"/>
          <w:rFonts w:ascii="Open Sans" w:eastAsia="SimHei" w:hAnsi="Open Sans" w:cs="Times New Roman"/>
          <w:b/>
          <w:bCs/>
          <w:spacing w:val="-2"/>
          <w:sz w:val="24"/>
          <w:szCs w:val="24"/>
        </w:rPr>
      </w:pPr>
      <w:ins w:id="3269" w:author="Eriksson Tina" w:date="2025-06-23T14:17:00Z" w16du:dateUtc="2025-06-23T12:17:00Z">
        <w:r w:rsidRPr="006F1808">
          <w:rPr>
            <w:rFonts w:ascii="Open Sans" w:eastAsia="SimHei" w:hAnsi="Open Sans" w:cs="Times New Roman"/>
            <w:b/>
            <w:bCs/>
            <w:spacing w:val="-2"/>
            <w:sz w:val="24"/>
            <w:szCs w:val="24"/>
            <w:highlight w:val="yellow"/>
          </w:rPr>
          <w:t>Kontakttid</w:t>
        </w:r>
      </w:ins>
    </w:p>
    <w:p w14:paraId="4192F706" w14:textId="77777777" w:rsidR="00290074" w:rsidRPr="006F1808" w:rsidRDefault="00290074" w:rsidP="00290074">
      <w:pPr>
        <w:keepNext/>
        <w:keepLines/>
        <w:numPr>
          <w:ilvl w:val="2"/>
          <w:numId w:val="0"/>
        </w:numPr>
        <w:spacing w:before="400" w:after="40" w:line="240" w:lineRule="auto"/>
        <w:contextualSpacing/>
        <w:outlineLvl w:val="2"/>
        <w:rPr>
          <w:ins w:id="3270" w:author="Eriksson Tina" w:date="2025-06-23T14:17:00Z" w16du:dateUtc="2025-06-23T12:17:00Z"/>
          <w:rFonts w:ascii="Open Sans" w:eastAsia="SimSun" w:hAnsi="Open Sans" w:cs="Times New Roman"/>
        </w:rPr>
      </w:pPr>
      <w:ins w:id="3271" w:author="Eriksson Tina" w:date="2025-06-23T14:17:00Z" w16du:dateUtc="2025-06-23T12:17:00Z">
        <w:r w:rsidRPr="006F1808">
          <w:rPr>
            <w:rFonts w:ascii="Open Sans" w:eastAsia="SimSun" w:hAnsi="Open Sans" w:cs="Times New Roman"/>
          </w:rPr>
          <w:t>Klassen syftar till att komplettera kontaktväg med eventuella kontakttider i form av exempelvis specifika telefontider</w:t>
        </w:r>
      </w:ins>
    </w:p>
    <w:p w14:paraId="3E1B67B0" w14:textId="77777777" w:rsidR="00290074" w:rsidRPr="006F1808" w:rsidRDefault="00290074" w:rsidP="00290074">
      <w:pPr>
        <w:keepNext/>
        <w:keepLines/>
        <w:numPr>
          <w:ilvl w:val="2"/>
          <w:numId w:val="0"/>
        </w:numPr>
        <w:spacing w:before="400" w:after="40" w:line="240" w:lineRule="auto"/>
        <w:ind w:left="851" w:hanging="851"/>
        <w:contextualSpacing/>
        <w:outlineLvl w:val="2"/>
        <w:rPr>
          <w:ins w:id="3272" w:author="Eriksson Tina" w:date="2025-06-23T14:17:00Z" w16du:dateUtc="2025-06-23T12:17:00Z"/>
          <w:rFonts w:ascii="Open Sans" w:eastAsia="SimHei" w:hAnsi="Open Sans" w:cs="Times New Roman"/>
          <w:b/>
          <w:bCs/>
          <w:spacing w:val="-2"/>
          <w:sz w:val="24"/>
          <w:szCs w:val="24"/>
        </w:rPr>
      </w:pPr>
    </w:p>
    <w:tbl>
      <w:tblPr>
        <w:tblStyle w:val="Tabellrutnt1"/>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013"/>
        <w:gridCol w:w="3381"/>
        <w:gridCol w:w="1559"/>
        <w:gridCol w:w="1701"/>
      </w:tblGrid>
      <w:tr w:rsidR="00290074" w:rsidRPr="006F1808" w14:paraId="6B2573E2" w14:textId="77777777" w:rsidTr="00B67345">
        <w:trPr>
          <w:trHeight w:val="24"/>
          <w:ins w:id="3273" w:author="Eriksson Tina" w:date="2025-06-23T14:17:00Z"/>
        </w:trPr>
        <w:tc>
          <w:tcPr>
            <w:tcW w:w="1418" w:type="dxa"/>
            <w:shd w:val="clear" w:color="auto" w:fill="A33662"/>
          </w:tcPr>
          <w:p w14:paraId="3C65A1DB" w14:textId="77777777" w:rsidR="00290074" w:rsidRPr="006F1808" w:rsidRDefault="00290074" w:rsidP="00B67345">
            <w:pPr>
              <w:rPr>
                <w:ins w:id="3274" w:author="Eriksson Tina" w:date="2025-06-23T14:17:00Z" w16du:dateUtc="2025-06-23T12:17:00Z"/>
                <w:rFonts w:ascii="Open Sans" w:hAnsi="Open Sans" w:cs="Times New Roman"/>
                <w:b/>
                <w:bCs/>
                <w:caps/>
                <w:color w:val="FFFFFF"/>
                <w:sz w:val="16"/>
                <w:szCs w:val="18"/>
              </w:rPr>
            </w:pPr>
            <w:ins w:id="3275" w:author="Eriksson Tina" w:date="2025-06-23T14:17:00Z" w16du:dateUtc="2025-06-23T12:17:00Z">
              <w:r w:rsidRPr="006F1808">
                <w:rPr>
                  <w:rFonts w:ascii="Open Sans" w:hAnsi="Open Sans" w:cs="Times New Roman"/>
                  <w:b/>
                  <w:bCs/>
                  <w:caps/>
                  <w:color w:val="FFFFFF"/>
                  <w:sz w:val="16"/>
                  <w:szCs w:val="18"/>
                </w:rPr>
                <w:t>Attribut</w:t>
              </w:r>
            </w:ins>
          </w:p>
        </w:tc>
        <w:tc>
          <w:tcPr>
            <w:tcW w:w="1013" w:type="dxa"/>
            <w:shd w:val="clear" w:color="auto" w:fill="A33662"/>
          </w:tcPr>
          <w:p w14:paraId="21FF1D03" w14:textId="77777777" w:rsidR="00290074" w:rsidRPr="006F1808" w:rsidRDefault="00290074" w:rsidP="00B67345">
            <w:pPr>
              <w:rPr>
                <w:ins w:id="3276" w:author="Eriksson Tina" w:date="2025-06-23T14:17:00Z" w16du:dateUtc="2025-06-23T12:17:00Z"/>
                <w:rFonts w:ascii="Open Sans" w:hAnsi="Open Sans" w:cs="Times New Roman"/>
                <w:b/>
                <w:bCs/>
                <w:caps/>
                <w:color w:val="FFFFFF"/>
                <w:sz w:val="16"/>
                <w:szCs w:val="18"/>
              </w:rPr>
            </w:pPr>
            <w:ins w:id="3277" w:author="Eriksson Tina" w:date="2025-06-23T14:17:00Z" w16du:dateUtc="2025-06-23T12:17:00Z">
              <w:r w:rsidRPr="006F1808">
                <w:rPr>
                  <w:rFonts w:ascii="Open Sans" w:hAnsi="Open Sans" w:cs="Times New Roman"/>
                  <w:b/>
                  <w:bCs/>
                  <w:caps/>
                  <w:color w:val="FFFFFF"/>
                  <w:sz w:val="16"/>
                  <w:szCs w:val="18"/>
                </w:rPr>
                <w:t>Mappning till RIM</w:t>
              </w:r>
            </w:ins>
          </w:p>
        </w:tc>
        <w:tc>
          <w:tcPr>
            <w:tcW w:w="3381" w:type="dxa"/>
            <w:shd w:val="clear" w:color="auto" w:fill="A33662"/>
          </w:tcPr>
          <w:p w14:paraId="5308B662" w14:textId="77777777" w:rsidR="00290074" w:rsidRPr="006F1808" w:rsidRDefault="00290074" w:rsidP="00B67345">
            <w:pPr>
              <w:rPr>
                <w:ins w:id="3278" w:author="Eriksson Tina" w:date="2025-06-23T14:17:00Z" w16du:dateUtc="2025-06-23T12:17:00Z"/>
                <w:rFonts w:ascii="Open Sans" w:hAnsi="Open Sans" w:cs="Times New Roman"/>
                <w:b/>
                <w:bCs/>
                <w:caps/>
                <w:color w:val="FFFFFF"/>
                <w:sz w:val="16"/>
                <w:szCs w:val="18"/>
              </w:rPr>
            </w:pPr>
            <w:ins w:id="3279" w:author="Eriksson Tina" w:date="2025-06-23T14:17:00Z" w16du:dateUtc="2025-06-23T12:17:00Z">
              <w:r w:rsidRPr="006F1808">
                <w:rPr>
                  <w:rFonts w:ascii="Open Sans" w:hAnsi="Open Sans" w:cs="Times New Roman"/>
                  <w:b/>
                  <w:bCs/>
                  <w:caps/>
                  <w:color w:val="FFFFFF"/>
                  <w:sz w:val="16"/>
                  <w:szCs w:val="18"/>
                </w:rPr>
                <w:t xml:space="preserve">Beskrivning </w:t>
              </w:r>
            </w:ins>
          </w:p>
        </w:tc>
        <w:tc>
          <w:tcPr>
            <w:tcW w:w="1559" w:type="dxa"/>
            <w:shd w:val="clear" w:color="auto" w:fill="A33662"/>
          </w:tcPr>
          <w:p w14:paraId="1049B395" w14:textId="77777777" w:rsidR="00290074" w:rsidRPr="006F1808" w:rsidRDefault="00290074" w:rsidP="00B67345">
            <w:pPr>
              <w:rPr>
                <w:ins w:id="3280" w:author="Eriksson Tina" w:date="2025-06-23T14:17:00Z" w16du:dateUtc="2025-06-23T12:17:00Z"/>
                <w:rFonts w:ascii="Open Sans" w:hAnsi="Open Sans" w:cs="Times New Roman"/>
                <w:b/>
                <w:bCs/>
                <w:caps/>
                <w:color w:val="FFFFFF"/>
                <w:sz w:val="16"/>
                <w:szCs w:val="18"/>
              </w:rPr>
            </w:pPr>
            <w:ins w:id="3281" w:author="Eriksson Tina" w:date="2025-06-23T14:17:00Z" w16du:dateUtc="2025-06-23T12:17:00Z">
              <w:r w:rsidRPr="006F1808">
                <w:rPr>
                  <w:rFonts w:ascii="Open Sans" w:hAnsi="Open Sans" w:cs="Times New Roman"/>
                  <w:b/>
                  <w:bCs/>
                  <w:caps/>
                  <w:color w:val="FFFFFF"/>
                  <w:sz w:val="16"/>
                  <w:szCs w:val="18"/>
                </w:rPr>
                <w:t>Datatyp (multiplicitet)</w:t>
              </w:r>
            </w:ins>
          </w:p>
        </w:tc>
        <w:tc>
          <w:tcPr>
            <w:tcW w:w="1701" w:type="dxa"/>
            <w:shd w:val="clear" w:color="auto" w:fill="A33662"/>
          </w:tcPr>
          <w:p w14:paraId="767B16C5" w14:textId="77777777" w:rsidR="00290074" w:rsidRPr="006F1808" w:rsidRDefault="00290074" w:rsidP="00B67345">
            <w:pPr>
              <w:rPr>
                <w:ins w:id="3282" w:author="Eriksson Tina" w:date="2025-06-23T14:17:00Z" w16du:dateUtc="2025-06-23T12:17:00Z"/>
                <w:rFonts w:ascii="Open Sans" w:hAnsi="Open Sans" w:cs="Times New Roman"/>
                <w:b/>
                <w:bCs/>
                <w:caps/>
                <w:color w:val="FFFFFF"/>
                <w:sz w:val="16"/>
                <w:szCs w:val="18"/>
              </w:rPr>
            </w:pPr>
            <w:ins w:id="3283" w:author="Eriksson Tina" w:date="2025-06-23T14:17:00Z" w16du:dateUtc="2025-06-23T12:17:00Z">
              <w:r w:rsidRPr="006F1808">
                <w:rPr>
                  <w:rFonts w:ascii="Open Sans" w:hAnsi="Open Sans" w:cs="Times New Roman"/>
                  <w:b/>
                  <w:bCs/>
                  <w:caps/>
                  <w:color w:val="FFFFFF"/>
                  <w:sz w:val="16"/>
                  <w:szCs w:val="18"/>
                </w:rPr>
                <w:t>Format</w:t>
              </w:r>
            </w:ins>
          </w:p>
        </w:tc>
      </w:tr>
      <w:tr w:rsidR="00290074" w:rsidRPr="006F1808" w14:paraId="4D4AC3F2" w14:textId="77777777" w:rsidTr="00B67345">
        <w:trPr>
          <w:trHeight w:val="634"/>
          <w:ins w:id="3284" w:author="Eriksson Tina" w:date="2025-06-23T14:17:00Z"/>
        </w:trPr>
        <w:tc>
          <w:tcPr>
            <w:tcW w:w="1418" w:type="dxa"/>
            <w:tcBorders>
              <w:bottom w:val="single" w:sz="4" w:space="0" w:color="A33662"/>
              <w:right w:val="single" w:sz="24" w:space="0" w:color="FFFFFF"/>
            </w:tcBorders>
          </w:tcPr>
          <w:p w14:paraId="16DB89BC" w14:textId="77777777" w:rsidR="00290074" w:rsidRPr="006F1808" w:rsidRDefault="00290074" w:rsidP="00B67345">
            <w:pPr>
              <w:spacing w:line="288" w:lineRule="auto"/>
              <w:rPr>
                <w:ins w:id="3285" w:author="Eriksson Tina" w:date="2025-06-23T14:17:00Z" w16du:dateUtc="2025-06-23T12:17:00Z"/>
                <w:rFonts w:ascii="Open Sans" w:hAnsi="Open Sans" w:cs="Open Sans"/>
              </w:rPr>
            </w:pPr>
            <w:ins w:id="3286" w:author="Eriksson Tina" w:date="2025-06-23T14:17:00Z" w16du:dateUtc="2025-06-23T12:17:00Z">
              <w:r w:rsidRPr="006F1808">
                <w:rPr>
                  <w:rFonts w:ascii="Open Sans" w:hAnsi="Open Sans" w:cs="Open Sans"/>
                </w:rPr>
                <w:t>veckodag</w:t>
              </w:r>
            </w:ins>
          </w:p>
        </w:tc>
        <w:tc>
          <w:tcPr>
            <w:tcW w:w="1013" w:type="dxa"/>
            <w:tcBorders>
              <w:left w:val="single" w:sz="24" w:space="0" w:color="FFFFFF"/>
              <w:bottom w:val="single" w:sz="4" w:space="0" w:color="A33662"/>
              <w:right w:val="single" w:sz="24" w:space="0" w:color="FFFFFF"/>
            </w:tcBorders>
          </w:tcPr>
          <w:p w14:paraId="7F3FA2AC" w14:textId="77777777" w:rsidR="00290074" w:rsidRPr="006F1808" w:rsidRDefault="00290074" w:rsidP="00B67345">
            <w:pPr>
              <w:spacing w:line="288" w:lineRule="auto"/>
              <w:rPr>
                <w:ins w:id="3287" w:author="Eriksson Tina" w:date="2025-06-23T14:17:00Z" w16du:dateUtc="2025-06-23T12:17:00Z"/>
                <w:rFonts w:ascii="Open Sans" w:hAnsi="Open Sans" w:cs="Open Sans"/>
              </w:rPr>
            </w:pPr>
          </w:p>
        </w:tc>
        <w:tc>
          <w:tcPr>
            <w:tcW w:w="3381" w:type="dxa"/>
            <w:tcBorders>
              <w:left w:val="single" w:sz="24" w:space="0" w:color="FFFFFF"/>
              <w:bottom w:val="single" w:sz="4" w:space="0" w:color="A33662"/>
              <w:right w:val="single" w:sz="24" w:space="0" w:color="FFFFFF"/>
            </w:tcBorders>
          </w:tcPr>
          <w:p w14:paraId="47509539" w14:textId="77777777" w:rsidR="00290074" w:rsidRPr="006F1808" w:rsidRDefault="00290074" w:rsidP="00B67345">
            <w:pPr>
              <w:spacing w:line="288" w:lineRule="auto"/>
              <w:rPr>
                <w:ins w:id="3288" w:author="Eriksson Tina" w:date="2025-06-23T14:17:00Z" w16du:dateUtc="2025-06-23T12:17:00Z"/>
                <w:rFonts w:ascii="Open Sans" w:hAnsi="Open Sans" w:cs="Open Sans"/>
              </w:rPr>
            </w:pPr>
            <w:ins w:id="3289" w:author="Eriksson Tina" w:date="2025-06-23T14:17:00Z" w16du:dateUtc="2025-06-23T12:17:00Z">
              <w:r w:rsidRPr="006F1808">
                <w:rPr>
                  <w:rFonts w:ascii="Open Sans" w:hAnsi="Open Sans" w:cs="Times New Roman"/>
                </w:rPr>
                <w:t>gatunamn och gatunummer för adressen</w:t>
              </w:r>
            </w:ins>
          </w:p>
        </w:tc>
        <w:tc>
          <w:tcPr>
            <w:tcW w:w="1559" w:type="dxa"/>
            <w:tcBorders>
              <w:left w:val="single" w:sz="24" w:space="0" w:color="FFFFFF"/>
              <w:bottom w:val="single" w:sz="4" w:space="0" w:color="A33662"/>
            </w:tcBorders>
          </w:tcPr>
          <w:p w14:paraId="7979858B" w14:textId="77777777" w:rsidR="00290074" w:rsidRPr="006F1808" w:rsidRDefault="00290074" w:rsidP="00B67345">
            <w:pPr>
              <w:spacing w:line="288" w:lineRule="auto"/>
              <w:rPr>
                <w:ins w:id="3290" w:author="Eriksson Tina" w:date="2025-06-23T14:17:00Z" w16du:dateUtc="2025-06-23T12:17:00Z"/>
                <w:rFonts w:ascii="Open Sans" w:hAnsi="Open Sans" w:cs="Open Sans"/>
                <w:lang w:eastAsia="en-GB"/>
              </w:rPr>
            </w:pPr>
            <w:ins w:id="3291" w:author="Eriksson Tina" w:date="2025-06-23T14:17:00Z" w16du:dateUtc="2025-06-23T12:17:00Z">
              <w:r w:rsidRPr="006F1808">
                <w:rPr>
                  <w:rFonts w:ascii="Open Sans" w:hAnsi="Open Sans" w:cs="Times New Roman"/>
                </w:rPr>
                <w:t>CV | ST (</w:t>
              </w:r>
              <w:proofErr w:type="gramStart"/>
              <w:r w:rsidRPr="006F1808">
                <w:rPr>
                  <w:rFonts w:ascii="Open Sans" w:hAnsi="Open Sans" w:cs="Times New Roman"/>
                </w:rPr>
                <w:t>0..</w:t>
              </w:r>
              <w:proofErr w:type="gramEnd"/>
              <w:r w:rsidRPr="006F1808">
                <w:rPr>
                  <w:rFonts w:ascii="Open Sans" w:hAnsi="Open Sans" w:cs="Times New Roman"/>
                </w:rPr>
                <w:t>1)</w:t>
              </w:r>
            </w:ins>
          </w:p>
        </w:tc>
        <w:tc>
          <w:tcPr>
            <w:tcW w:w="1701" w:type="dxa"/>
            <w:tcBorders>
              <w:left w:val="single" w:sz="24" w:space="0" w:color="FFFFFF"/>
              <w:bottom w:val="single" w:sz="4" w:space="0" w:color="A33662"/>
            </w:tcBorders>
          </w:tcPr>
          <w:p w14:paraId="46051D88" w14:textId="77777777" w:rsidR="00290074" w:rsidRPr="006F1808" w:rsidRDefault="00290074" w:rsidP="00B67345">
            <w:pPr>
              <w:spacing w:line="288" w:lineRule="auto"/>
              <w:rPr>
                <w:ins w:id="3292" w:author="Eriksson Tina" w:date="2025-06-23T14:17:00Z" w16du:dateUtc="2025-06-23T12:17:00Z"/>
                <w:rFonts w:ascii="Open Sans" w:hAnsi="Open Sans" w:cs="Open Sans"/>
                <w:lang w:eastAsia="en-GB"/>
              </w:rPr>
            </w:pPr>
          </w:p>
        </w:tc>
      </w:tr>
      <w:tr w:rsidR="00290074" w:rsidRPr="006F1808" w14:paraId="33FB61C8" w14:textId="77777777" w:rsidTr="00B67345">
        <w:trPr>
          <w:trHeight w:val="325"/>
          <w:ins w:id="3293" w:author="Eriksson Tina" w:date="2025-06-23T14:17:00Z"/>
        </w:trPr>
        <w:tc>
          <w:tcPr>
            <w:tcW w:w="1418" w:type="dxa"/>
            <w:tcBorders>
              <w:top w:val="single" w:sz="4" w:space="0" w:color="A33662"/>
              <w:bottom w:val="single" w:sz="4" w:space="0" w:color="A33662"/>
              <w:right w:val="single" w:sz="24" w:space="0" w:color="FFFFFF"/>
            </w:tcBorders>
          </w:tcPr>
          <w:p w14:paraId="484BF713" w14:textId="77777777" w:rsidR="00290074" w:rsidRPr="006F1808" w:rsidRDefault="00290074" w:rsidP="00B67345">
            <w:pPr>
              <w:spacing w:line="288" w:lineRule="auto"/>
              <w:rPr>
                <w:ins w:id="3294" w:author="Eriksson Tina" w:date="2025-06-23T14:17:00Z" w16du:dateUtc="2025-06-23T12:17:00Z"/>
                <w:rFonts w:ascii="Open Sans" w:hAnsi="Open Sans" w:cs="Open Sans"/>
              </w:rPr>
            </w:pPr>
            <w:ins w:id="3295" w:author="Eriksson Tina" w:date="2025-06-23T14:17:00Z" w16du:dateUtc="2025-06-23T12:17:00Z">
              <w:r w:rsidRPr="006F1808">
                <w:rPr>
                  <w:rFonts w:ascii="Open Sans" w:hAnsi="Open Sans" w:cs="Times New Roman"/>
                </w:rPr>
                <w:t>starttid</w:t>
              </w:r>
            </w:ins>
          </w:p>
        </w:tc>
        <w:tc>
          <w:tcPr>
            <w:tcW w:w="1013" w:type="dxa"/>
            <w:tcBorders>
              <w:top w:val="single" w:sz="4" w:space="0" w:color="A33662"/>
              <w:left w:val="single" w:sz="24" w:space="0" w:color="FFFFFF"/>
              <w:bottom w:val="single" w:sz="4" w:space="0" w:color="A33662"/>
              <w:right w:val="single" w:sz="24" w:space="0" w:color="FFFFFF"/>
            </w:tcBorders>
          </w:tcPr>
          <w:p w14:paraId="25527DC7" w14:textId="77777777" w:rsidR="00290074" w:rsidRPr="006F1808" w:rsidRDefault="00290074" w:rsidP="00B67345">
            <w:pPr>
              <w:spacing w:line="288" w:lineRule="auto"/>
              <w:rPr>
                <w:ins w:id="3296" w:author="Eriksson Tina" w:date="2025-06-23T14:17:00Z" w16du:dateUtc="2025-06-23T12:17:00Z"/>
                <w:rFonts w:ascii="Open Sans" w:hAnsi="Open Sans" w:cs="Open Sans"/>
              </w:rPr>
            </w:pPr>
          </w:p>
        </w:tc>
        <w:tc>
          <w:tcPr>
            <w:tcW w:w="3381" w:type="dxa"/>
            <w:tcBorders>
              <w:top w:val="single" w:sz="4" w:space="0" w:color="A33662"/>
              <w:left w:val="single" w:sz="24" w:space="0" w:color="FFFFFF"/>
              <w:bottom w:val="single" w:sz="4" w:space="0" w:color="A33662"/>
              <w:right w:val="single" w:sz="24" w:space="0" w:color="FFFFFF"/>
            </w:tcBorders>
          </w:tcPr>
          <w:p w14:paraId="68B00804" w14:textId="77777777" w:rsidR="00290074" w:rsidRPr="006F1808" w:rsidRDefault="00290074" w:rsidP="00B67345">
            <w:pPr>
              <w:spacing w:line="288" w:lineRule="auto"/>
              <w:rPr>
                <w:ins w:id="3297" w:author="Eriksson Tina" w:date="2025-06-23T14:17:00Z" w16du:dateUtc="2025-06-23T12:17:00Z"/>
                <w:rFonts w:ascii="Open Sans" w:hAnsi="Open Sans" w:cs="Open Sans"/>
              </w:rPr>
            </w:pPr>
            <w:ins w:id="3298" w:author="Eriksson Tina" w:date="2025-06-23T14:17:00Z" w16du:dateUtc="2025-06-23T12:17:00Z">
              <w:r w:rsidRPr="006F1808">
                <w:rPr>
                  <w:rFonts w:ascii="Open Sans" w:hAnsi="Open Sans" w:cs="Open Sans"/>
                </w:rPr>
                <w:t>Tidpunkt då kontakttiden börjar den specifika veckodagen</w:t>
              </w:r>
            </w:ins>
          </w:p>
        </w:tc>
        <w:tc>
          <w:tcPr>
            <w:tcW w:w="1559" w:type="dxa"/>
            <w:tcBorders>
              <w:top w:val="single" w:sz="4" w:space="0" w:color="A33662"/>
              <w:left w:val="single" w:sz="24" w:space="0" w:color="FFFFFF"/>
              <w:bottom w:val="single" w:sz="4" w:space="0" w:color="A33662"/>
            </w:tcBorders>
          </w:tcPr>
          <w:p w14:paraId="443081A8" w14:textId="77777777" w:rsidR="00290074" w:rsidRPr="006F1808" w:rsidRDefault="00290074" w:rsidP="00B67345">
            <w:pPr>
              <w:spacing w:line="288" w:lineRule="auto"/>
              <w:rPr>
                <w:ins w:id="3299" w:author="Eriksson Tina" w:date="2025-06-23T14:17:00Z" w16du:dateUtc="2025-06-23T12:17:00Z"/>
                <w:rFonts w:ascii="Open Sans" w:hAnsi="Open Sans" w:cs="Open Sans"/>
                <w:lang w:eastAsia="en-GB"/>
              </w:rPr>
            </w:pPr>
            <w:ins w:id="3300" w:author="Eriksson Tina" w:date="2025-06-23T14:17:00Z" w16du:dateUtc="2025-06-23T12:17:00Z">
              <w:r w:rsidRPr="006F1808">
                <w:rPr>
                  <w:rFonts w:ascii="Open Sans" w:hAnsi="Open Sans" w:cs="Times New Roman"/>
                </w:rPr>
                <w:t>TS (1)</w:t>
              </w:r>
            </w:ins>
          </w:p>
        </w:tc>
        <w:tc>
          <w:tcPr>
            <w:tcW w:w="1701" w:type="dxa"/>
            <w:tcBorders>
              <w:top w:val="single" w:sz="4" w:space="0" w:color="A33662"/>
              <w:left w:val="single" w:sz="24" w:space="0" w:color="FFFFFF"/>
              <w:bottom w:val="single" w:sz="4" w:space="0" w:color="A33662"/>
            </w:tcBorders>
          </w:tcPr>
          <w:p w14:paraId="13EADBB5" w14:textId="77777777" w:rsidR="00290074" w:rsidRPr="006F1808" w:rsidRDefault="00290074" w:rsidP="00B67345">
            <w:pPr>
              <w:spacing w:line="288" w:lineRule="auto"/>
              <w:rPr>
                <w:ins w:id="3301" w:author="Eriksson Tina" w:date="2025-06-23T14:17:00Z" w16du:dateUtc="2025-06-23T12:17:00Z"/>
                <w:rFonts w:ascii="Open Sans" w:hAnsi="Open Sans" w:cs="Open Sans"/>
                <w:lang w:eastAsia="en-GB"/>
              </w:rPr>
            </w:pPr>
          </w:p>
        </w:tc>
      </w:tr>
      <w:tr w:rsidR="00290074" w:rsidRPr="006F1808" w14:paraId="295A0F15" w14:textId="77777777" w:rsidTr="00B67345">
        <w:trPr>
          <w:trHeight w:val="325"/>
          <w:ins w:id="3302" w:author="Eriksson Tina" w:date="2025-06-23T14:17:00Z"/>
        </w:trPr>
        <w:tc>
          <w:tcPr>
            <w:tcW w:w="1418" w:type="dxa"/>
            <w:tcBorders>
              <w:top w:val="single" w:sz="4" w:space="0" w:color="A33662"/>
              <w:bottom w:val="single" w:sz="4" w:space="0" w:color="A33662"/>
              <w:right w:val="single" w:sz="24" w:space="0" w:color="FFFFFF"/>
            </w:tcBorders>
          </w:tcPr>
          <w:p w14:paraId="4DE303E2" w14:textId="77777777" w:rsidR="00290074" w:rsidRPr="006F1808" w:rsidRDefault="00290074" w:rsidP="00B67345">
            <w:pPr>
              <w:spacing w:line="288" w:lineRule="auto"/>
              <w:rPr>
                <w:ins w:id="3303" w:author="Eriksson Tina" w:date="2025-06-23T14:17:00Z" w16du:dateUtc="2025-06-23T12:17:00Z"/>
                <w:rFonts w:ascii="Open Sans" w:hAnsi="Open Sans" w:cs="Times New Roman"/>
              </w:rPr>
            </w:pPr>
            <w:ins w:id="3304" w:author="Eriksson Tina" w:date="2025-06-23T14:17:00Z" w16du:dateUtc="2025-06-23T12:17:00Z">
              <w:r w:rsidRPr="006F1808">
                <w:rPr>
                  <w:rFonts w:ascii="Open Sans" w:hAnsi="Open Sans" w:cs="Times New Roman"/>
                </w:rPr>
                <w:t>sluttid</w:t>
              </w:r>
            </w:ins>
          </w:p>
        </w:tc>
        <w:tc>
          <w:tcPr>
            <w:tcW w:w="1013" w:type="dxa"/>
            <w:tcBorders>
              <w:top w:val="single" w:sz="4" w:space="0" w:color="A33662"/>
              <w:left w:val="single" w:sz="24" w:space="0" w:color="FFFFFF"/>
              <w:bottom w:val="single" w:sz="4" w:space="0" w:color="A33662"/>
              <w:right w:val="single" w:sz="24" w:space="0" w:color="FFFFFF"/>
            </w:tcBorders>
          </w:tcPr>
          <w:p w14:paraId="1918C0DB" w14:textId="77777777" w:rsidR="00290074" w:rsidRPr="006F1808" w:rsidRDefault="00290074" w:rsidP="00B67345">
            <w:pPr>
              <w:spacing w:line="288" w:lineRule="auto"/>
              <w:rPr>
                <w:ins w:id="3305" w:author="Eriksson Tina" w:date="2025-06-23T14:17:00Z" w16du:dateUtc="2025-06-23T12:17:00Z"/>
                <w:rFonts w:ascii="Open Sans" w:hAnsi="Open Sans" w:cs="Open Sans"/>
              </w:rPr>
            </w:pPr>
          </w:p>
        </w:tc>
        <w:tc>
          <w:tcPr>
            <w:tcW w:w="3381" w:type="dxa"/>
            <w:tcBorders>
              <w:top w:val="single" w:sz="4" w:space="0" w:color="A33662"/>
              <w:left w:val="single" w:sz="24" w:space="0" w:color="FFFFFF"/>
              <w:bottom w:val="single" w:sz="4" w:space="0" w:color="A33662"/>
              <w:right w:val="single" w:sz="24" w:space="0" w:color="FFFFFF"/>
            </w:tcBorders>
          </w:tcPr>
          <w:p w14:paraId="65AB5D89" w14:textId="77777777" w:rsidR="00290074" w:rsidRPr="006F1808" w:rsidRDefault="00290074" w:rsidP="00B67345">
            <w:pPr>
              <w:spacing w:line="288" w:lineRule="auto"/>
              <w:rPr>
                <w:ins w:id="3306" w:author="Eriksson Tina" w:date="2025-06-23T14:17:00Z" w16du:dateUtc="2025-06-23T12:17:00Z"/>
                <w:rFonts w:ascii="Open Sans" w:hAnsi="Open Sans" w:cs="Open Sans"/>
              </w:rPr>
            </w:pPr>
            <w:ins w:id="3307" w:author="Eriksson Tina" w:date="2025-06-23T14:17:00Z" w16du:dateUtc="2025-06-23T12:17:00Z">
              <w:r w:rsidRPr="006F1808">
                <w:rPr>
                  <w:rFonts w:ascii="Open Sans" w:hAnsi="Open Sans" w:cs="Open Sans"/>
                </w:rPr>
                <w:t>Tidpunkt då kontakttiden slutar den specifika veckodagen</w:t>
              </w:r>
            </w:ins>
          </w:p>
        </w:tc>
        <w:tc>
          <w:tcPr>
            <w:tcW w:w="1559" w:type="dxa"/>
            <w:tcBorders>
              <w:top w:val="single" w:sz="4" w:space="0" w:color="A33662"/>
              <w:left w:val="single" w:sz="24" w:space="0" w:color="FFFFFF"/>
              <w:bottom w:val="single" w:sz="4" w:space="0" w:color="A33662"/>
            </w:tcBorders>
          </w:tcPr>
          <w:p w14:paraId="7A3031A6" w14:textId="77777777" w:rsidR="00290074" w:rsidRPr="006F1808" w:rsidRDefault="00290074" w:rsidP="00B67345">
            <w:pPr>
              <w:spacing w:line="288" w:lineRule="auto"/>
              <w:rPr>
                <w:ins w:id="3308" w:author="Eriksson Tina" w:date="2025-06-23T14:17:00Z" w16du:dateUtc="2025-06-23T12:17:00Z"/>
                <w:rFonts w:ascii="Open Sans" w:hAnsi="Open Sans" w:cs="Times New Roman"/>
              </w:rPr>
            </w:pPr>
            <w:ins w:id="3309" w:author="Eriksson Tina" w:date="2025-06-23T14:17:00Z" w16du:dateUtc="2025-06-23T12:17:00Z">
              <w:r w:rsidRPr="006F1808">
                <w:rPr>
                  <w:rFonts w:ascii="Open Sans" w:hAnsi="Open Sans" w:cs="Times New Roman"/>
                </w:rPr>
                <w:t>TS (1)</w:t>
              </w:r>
            </w:ins>
          </w:p>
        </w:tc>
        <w:tc>
          <w:tcPr>
            <w:tcW w:w="1701" w:type="dxa"/>
            <w:tcBorders>
              <w:top w:val="single" w:sz="4" w:space="0" w:color="A33662"/>
              <w:left w:val="single" w:sz="24" w:space="0" w:color="FFFFFF"/>
              <w:bottom w:val="single" w:sz="4" w:space="0" w:color="A33662"/>
            </w:tcBorders>
          </w:tcPr>
          <w:p w14:paraId="25EDA830" w14:textId="77777777" w:rsidR="00290074" w:rsidRPr="006F1808" w:rsidRDefault="00290074" w:rsidP="00B67345">
            <w:pPr>
              <w:spacing w:line="288" w:lineRule="auto"/>
              <w:rPr>
                <w:ins w:id="3310" w:author="Eriksson Tina" w:date="2025-06-23T14:17:00Z" w16du:dateUtc="2025-06-23T12:17:00Z"/>
                <w:rFonts w:ascii="Open Sans" w:hAnsi="Open Sans" w:cs="Open Sans"/>
                <w:lang w:eastAsia="en-GB"/>
              </w:rPr>
            </w:pPr>
          </w:p>
        </w:tc>
      </w:tr>
    </w:tbl>
    <w:p w14:paraId="7F0163B4" w14:textId="77777777" w:rsidR="00290074" w:rsidRPr="006F1808" w:rsidRDefault="00290074" w:rsidP="00290074">
      <w:pPr>
        <w:keepNext/>
        <w:keepLines/>
        <w:numPr>
          <w:ilvl w:val="2"/>
          <w:numId w:val="0"/>
        </w:numPr>
        <w:spacing w:before="400" w:after="40" w:line="240" w:lineRule="auto"/>
        <w:ind w:left="851" w:hanging="851"/>
        <w:contextualSpacing/>
        <w:outlineLvl w:val="2"/>
        <w:rPr>
          <w:ins w:id="3311" w:author="Eriksson Tina" w:date="2025-06-23T14:17:00Z" w16du:dateUtc="2025-06-23T12:17:00Z"/>
          <w:rFonts w:ascii="Open Sans" w:eastAsia="SimHei" w:hAnsi="Open Sans" w:cs="Times New Roman"/>
          <w:b/>
          <w:bCs/>
          <w:spacing w:val="-2"/>
          <w:sz w:val="24"/>
          <w:szCs w:val="24"/>
        </w:rPr>
      </w:pPr>
    </w:p>
    <w:p w14:paraId="735AF0BD" w14:textId="77777777" w:rsidR="00290074" w:rsidRPr="006F1808" w:rsidRDefault="00290074" w:rsidP="00290074">
      <w:pPr>
        <w:keepNext/>
        <w:keepLines/>
        <w:numPr>
          <w:ilvl w:val="2"/>
          <w:numId w:val="0"/>
        </w:numPr>
        <w:spacing w:before="400" w:after="40" w:line="240" w:lineRule="auto"/>
        <w:ind w:left="851" w:hanging="851"/>
        <w:contextualSpacing/>
        <w:outlineLvl w:val="2"/>
        <w:rPr>
          <w:ins w:id="3312" w:author="Eriksson Tina" w:date="2025-06-23T14:17:00Z" w16du:dateUtc="2025-06-23T12:17:00Z"/>
          <w:rFonts w:ascii="Open Sans" w:eastAsia="SimHei" w:hAnsi="Open Sans" w:cs="Times New Roman"/>
          <w:b/>
          <w:bCs/>
          <w:spacing w:val="-2"/>
          <w:sz w:val="24"/>
          <w:szCs w:val="24"/>
        </w:rPr>
      </w:pPr>
      <w:ins w:id="3313" w:author="Eriksson Tina" w:date="2025-06-23T14:17:00Z" w16du:dateUtc="2025-06-23T12:17:00Z">
        <w:r w:rsidRPr="006F1808">
          <w:rPr>
            <w:rFonts w:ascii="Open Sans" w:eastAsia="SimHei" w:hAnsi="Open Sans" w:cs="Times New Roman"/>
            <w:b/>
            <w:bCs/>
            <w:spacing w:val="-2"/>
            <w:sz w:val="24"/>
            <w:szCs w:val="24"/>
          </w:rPr>
          <w:t>Kontaktväg</w:t>
        </w:r>
      </w:ins>
    </w:p>
    <w:p w14:paraId="02D288B6" w14:textId="77777777" w:rsidR="00290074" w:rsidRPr="006F1808" w:rsidRDefault="00290074" w:rsidP="00290074">
      <w:pPr>
        <w:rPr>
          <w:ins w:id="3314" w:author="Eriksson Tina" w:date="2025-06-23T14:17:00Z" w16du:dateUtc="2025-06-23T12:17:00Z"/>
          <w:rFonts w:ascii="Open Sans" w:eastAsia="SimSun" w:hAnsi="Open Sans" w:cs="Times New Roman"/>
        </w:rPr>
      </w:pPr>
      <w:ins w:id="3315" w:author="Eriksson Tina" w:date="2025-06-23T14:17:00Z" w16du:dateUtc="2025-06-23T12:17:00Z">
        <w:r w:rsidRPr="006F1808">
          <w:rPr>
            <w:rFonts w:ascii="Open Sans" w:eastAsia="SimSun" w:hAnsi="Open Sans" w:cs="Times New Roman"/>
          </w:rPr>
          <w:t>Klassen kontaktväg håller information om de olika kontaktvägar som finns för att kontakta antingen en vårdande enhet eller en fast kontakt. Den information som krävs för att kunna upprätta en kontakt mellan två parter.</w:t>
        </w:r>
      </w:ins>
    </w:p>
    <w:tbl>
      <w:tblPr>
        <w:tblStyle w:val="Tabellrutnt1"/>
        <w:tblW w:w="88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531"/>
        <w:gridCol w:w="1010"/>
        <w:gridCol w:w="2576"/>
        <w:gridCol w:w="1404"/>
        <w:gridCol w:w="2333"/>
      </w:tblGrid>
      <w:tr w:rsidR="00290074" w:rsidRPr="006F1808" w14:paraId="52C37408" w14:textId="77777777" w:rsidTr="00B67345">
        <w:trPr>
          <w:trHeight w:val="24"/>
          <w:ins w:id="3316" w:author="Eriksson Tina" w:date="2025-06-23T14:17:00Z"/>
        </w:trPr>
        <w:tc>
          <w:tcPr>
            <w:tcW w:w="1531" w:type="dxa"/>
            <w:shd w:val="clear" w:color="auto" w:fill="A33662"/>
          </w:tcPr>
          <w:p w14:paraId="61D35FF1" w14:textId="77777777" w:rsidR="00290074" w:rsidRPr="006F1808" w:rsidRDefault="00290074" w:rsidP="00B67345">
            <w:pPr>
              <w:rPr>
                <w:ins w:id="3317" w:author="Eriksson Tina" w:date="2025-06-23T14:17:00Z" w16du:dateUtc="2025-06-23T12:17:00Z"/>
                <w:rFonts w:ascii="Open Sans" w:hAnsi="Open Sans" w:cs="Times New Roman"/>
                <w:b/>
                <w:bCs/>
                <w:caps/>
                <w:color w:val="FFFFFF"/>
                <w:sz w:val="16"/>
                <w:szCs w:val="18"/>
              </w:rPr>
            </w:pPr>
            <w:ins w:id="3318" w:author="Eriksson Tina" w:date="2025-06-23T14:17:00Z" w16du:dateUtc="2025-06-23T12:17:00Z">
              <w:r w:rsidRPr="006F1808">
                <w:rPr>
                  <w:rFonts w:ascii="Open Sans" w:hAnsi="Open Sans" w:cs="Times New Roman"/>
                  <w:b/>
                  <w:bCs/>
                  <w:caps/>
                  <w:color w:val="FFFFFF"/>
                  <w:sz w:val="16"/>
                  <w:szCs w:val="18"/>
                </w:rPr>
                <w:t>Attribut</w:t>
              </w:r>
            </w:ins>
          </w:p>
        </w:tc>
        <w:tc>
          <w:tcPr>
            <w:tcW w:w="1010" w:type="dxa"/>
            <w:shd w:val="clear" w:color="auto" w:fill="A33662"/>
          </w:tcPr>
          <w:p w14:paraId="051498BE" w14:textId="77777777" w:rsidR="00290074" w:rsidRPr="006F1808" w:rsidRDefault="00290074" w:rsidP="00B67345">
            <w:pPr>
              <w:rPr>
                <w:ins w:id="3319" w:author="Eriksson Tina" w:date="2025-06-23T14:17:00Z" w16du:dateUtc="2025-06-23T12:17:00Z"/>
                <w:rFonts w:ascii="Open Sans" w:hAnsi="Open Sans" w:cs="Times New Roman"/>
                <w:b/>
                <w:bCs/>
                <w:caps/>
                <w:color w:val="FFFFFF"/>
                <w:sz w:val="16"/>
                <w:szCs w:val="18"/>
              </w:rPr>
            </w:pPr>
            <w:ins w:id="3320" w:author="Eriksson Tina" w:date="2025-06-23T14:17:00Z" w16du:dateUtc="2025-06-23T12:17:00Z">
              <w:r w:rsidRPr="006F1808">
                <w:rPr>
                  <w:rFonts w:ascii="Open Sans" w:hAnsi="Open Sans" w:cs="Times New Roman"/>
                  <w:b/>
                  <w:bCs/>
                  <w:caps/>
                  <w:color w:val="FFFFFF"/>
                  <w:sz w:val="16"/>
                  <w:szCs w:val="18"/>
                </w:rPr>
                <w:t>Mappning till RIM</w:t>
              </w:r>
            </w:ins>
          </w:p>
        </w:tc>
        <w:tc>
          <w:tcPr>
            <w:tcW w:w="2576" w:type="dxa"/>
            <w:shd w:val="clear" w:color="auto" w:fill="A33662"/>
          </w:tcPr>
          <w:p w14:paraId="023462A1" w14:textId="77777777" w:rsidR="00290074" w:rsidRPr="006F1808" w:rsidRDefault="00290074" w:rsidP="00B67345">
            <w:pPr>
              <w:rPr>
                <w:ins w:id="3321" w:author="Eriksson Tina" w:date="2025-06-23T14:17:00Z" w16du:dateUtc="2025-06-23T12:17:00Z"/>
                <w:rFonts w:ascii="Open Sans" w:hAnsi="Open Sans" w:cs="Times New Roman"/>
                <w:b/>
                <w:bCs/>
                <w:caps/>
                <w:color w:val="FFFFFF"/>
                <w:sz w:val="16"/>
                <w:szCs w:val="18"/>
              </w:rPr>
            </w:pPr>
            <w:ins w:id="3322" w:author="Eriksson Tina" w:date="2025-06-23T14:17:00Z" w16du:dateUtc="2025-06-23T12:17:00Z">
              <w:r w:rsidRPr="006F1808">
                <w:rPr>
                  <w:rFonts w:ascii="Open Sans" w:hAnsi="Open Sans" w:cs="Times New Roman"/>
                  <w:b/>
                  <w:bCs/>
                  <w:caps/>
                  <w:color w:val="FFFFFF"/>
                  <w:sz w:val="16"/>
                  <w:szCs w:val="18"/>
                </w:rPr>
                <w:t xml:space="preserve">Beskrivning </w:t>
              </w:r>
            </w:ins>
          </w:p>
        </w:tc>
        <w:tc>
          <w:tcPr>
            <w:tcW w:w="1404" w:type="dxa"/>
            <w:shd w:val="clear" w:color="auto" w:fill="A33662"/>
          </w:tcPr>
          <w:p w14:paraId="2EB87768" w14:textId="77777777" w:rsidR="00290074" w:rsidRPr="006F1808" w:rsidRDefault="00290074" w:rsidP="00B67345">
            <w:pPr>
              <w:rPr>
                <w:ins w:id="3323" w:author="Eriksson Tina" w:date="2025-06-23T14:17:00Z" w16du:dateUtc="2025-06-23T12:17:00Z"/>
                <w:rFonts w:ascii="Open Sans" w:hAnsi="Open Sans" w:cs="Times New Roman"/>
                <w:b/>
                <w:bCs/>
                <w:caps/>
                <w:color w:val="FFFFFF"/>
                <w:sz w:val="16"/>
                <w:szCs w:val="18"/>
              </w:rPr>
            </w:pPr>
            <w:ins w:id="3324" w:author="Eriksson Tina" w:date="2025-06-23T14:17:00Z" w16du:dateUtc="2025-06-23T12:17:00Z">
              <w:r w:rsidRPr="006F1808">
                <w:rPr>
                  <w:rFonts w:ascii="Open Sans" w:hAnsi="Open Sans" w:cs="Times New Roman"/>
                  <w:b/>
                  <w:bCs/>
                  <w:caps/>
                  <w:color w:val="FFFFFF"/>
                  <w:sz w:val="16"/>
                  <w:szCs w:val="18"/>
                </w:rPr>
                <w:t>Datatyp (multiplicitet)</w:t>
              </w:r>
            </w:ins>
          </w:p>
        </w:tc>
        <w:tc>
          <w:tcPr>
            <w:tcW w:w="2333" w:type="dxa"/>
            <w:shd w:val="clear" w:color="auto" w:fill="A33662"/>
          </w:tcPr>
          <w:p w14:paraId="75C99E1B" w14:textId="77777777" w:rsidR="00290074" w:rsidRPr="006F1808" w:rsidRDefault="00290074" w:rsidP="00B67345">
            <w:pPr>
              <w:rPr>
                <w:ins w:id="3325" w:author="Eriksson Tina" w:date="2025-06-23T14:17:00Z" w16du:dateUtc="2025-06-23T12:17:00Z"/>
                <w:rFonts w:ascii="Open Sans" w:hAnsi="Open Sans" w:cs="Times New Roman"/>
                <w:b/>
                <w:bCs/>
                <w:caps/>
                <w:color w:val="FFFFFF"/>
                <w:sz w:val="16"/>
                <w:szCs w:val="18"/>
              </w:rPr>
            </w:pPr>
            <w:ins w:id="3326" w:author="Eriksson Tina" w:date="2025-06-23T14:17:00Z" w16du:dateUtc="2025-06-23T12:17:00Z">
              <w:r w:rsidRPr="006F1808">
                <w:rPr>
                  <w:rFonts w:ascii="Open Sans" w:hAnsi="Open Sans" w:cs="Times New Roman"/>
                  <w:b/>
                  <w:bCs/>
                  <w:caps/>
                  <w:color w:val="FFFFFF"/>
                  <w:sz w:val="16"/>
                  <w:szCs w:val="18"/>
                </w:rPr>
                <w:t>Format</w:t>
              </w:r>
            </w:ins>
          </w:p>
        </w:tc>
      </w:tr>
      <w:tr w:rsidR="00290074" w:rsidRPr="006F1808" w14:paraId="0C14F85B" w14:textId="77777777" w:rsidTr="00B67345">
        <w:trPr>
          <w:trHeight w:val="634"/>
          <w:ins w:id="3327" w:author="Eriksson Tina" w:date="2025-06-23T14:17:00Z"/>
        </w:trPr>
        <w:tc>
          <w:tcPr>
            <w:tcW w:w="1531" w:type="dxa"/>
            <w:tcBorders>
              <w:bottom w:val="single" w:sz="4" w:space="0" w:color="A33662"/>
              <w:right w:val="single" w:sz="24" w:space="0" w:color="FFFFFF"/>
            </w:tcBorders>
          </w:tcPr>
          <w:p w14:paraId="2F474B6C" w14:textId="77777777" w:rsidR="00290074" w:rsidRPr="006F1808" w:rsidRDefault="00290074" w:rsidP="00B67345">
            <w:pPr>
              <w:spacing w:line="288" w:lineRule="auto"/>
              <w:rPr>
                <w:ins w:id="3328" w:author="Eriksson Tina" w:date="2025-06-23T14:17:00Z" w16du:dateUtc="2025-06-23T12:17:00Z"/>
                <w:rFonts w:ascii="Open Sans" w:hAnsi="Open Sans" w:cs="Open Sans"/>
              </w:rPr>
            </w:pPr>
            <w:ins w:id="3329" w:author="Eriksson Tina" w:date="2025-06-23T14:17:00Z" w16du:dateUtc="2025-06-23T12:17:00Z">
              <w:r w:rsidRPr="006F1808">
                <w:rPr>
                  <w:rFonts w:ascii="Open Sans" w:hAnsi="Open Sans" w:cs="Open Sans"/>
                </w:rPr>
                <w:t>kontaktvägstyp</w:t>
              </w:r>
            </w:ins>
          </w:p>
        </w:tc>
        <w:tc>
          <w:tcPr>
            <w:tcW w:w="1010" w:type="dxa"/>
            <w:tcBorders>
              <w:left w:val="single" w:sz="24" w:space="0" w:color="FFFFFF"/>
              <w:bottom w:val="single" w:sz="4" w:space="0" w:color="A33662"/>
              <w:right w:val="single" w:sz="24" w:space="0" w:color="FFFFFF"/>
            </w:tcBorders>
          </w:tcPr>
          <w:p w14:paraId="5D253304" w14:textId="77777777" w:rsidR="00290074" w:rsidRPr="006F1808" w:rsidRDefault="00290074" w:rsidP="00B67345">
            <w:pPr>
              <w:spacing w:line="288" w:lineRule="auto"/>
              <w:rPr>
                <w:ins w:id="3330" w:author="Eriksson Tina" w:date="2025-06-23T14:17:00Z" w16du:dateUtc="2025-06-23T12:17:00Z"/>
                <w:rFonts w:ascii="Open Sans" w:hAnsi="Open Sans" w:cs="Open Sans"/>
              </w:rPr>
            </w:pPr>
          </w:p>
        </w:tc>
        <w:tc>
          <w:tcPr>
            <w:tcW w:w="2576" w:type="dxa"/>
            <w:tcBorders>
              <w:left w:val="single" w:sz="24" w:space="0" w:color="FFFFFF"/>
              <w:bottom w:val="single" w:sz="4" w:space="0" w:color="A33662"/>
              <w:right w:val="single" w:sz="24" w:space="0" w:color="FFFFFF"/>
            </w:tcBorders>
          </w:tcPr>
          <w:p w14:paraId="772316E9" w14:textId="77777777" w:rsidR="00290074" w:rsidRPr="006F1808" w:rsidRDefault="00290074" w:rsidP="00B67345">
            <w:pPr>
              <w:spacing w:line="288" w:lineRule="auto"/>
              <w:rPr>
                <w:ins w:id="3331" w:author="Eriksson Tina" w:date="2025-06-23T14:17:00Z" w16du:dateUtc="2025-06-23T12:17:00Z"/>
                <w:rFonts w:ascii="Open Sans" w:hAnsi="Open Sans" w:cs="Open Sans"/>
              </w:rPr>
            </w:pPr>
            <w:ins w:id="3332" w:author="Eriksson Tina" w:date="2025-06-23T14:17:00Z" w16du:dateUtc="2025-06-23T12:17:00Z">
              <w:r w:rsidRPr="006F1808">
                <w:rPr>
                  <w:rFonts w:ascii="Open Sans" w:hAnsi="Open Sans" w:cs="Times New Roman"/>
                </w:rPr>
                <w:t xml:space="preserve">Anger vilket typ av kontaktväg det är dels för att kunna styra </w:t>
              </w:r>
              <w:proofErr w:type="gramStart"/>
              <w:r w:rsidRPr="006F1808">
                <w:rPr>
                  <w:rFonts w:ascii="Open Sans" w:hAnsi="Open Sans" w:cs="Times New Roman"/>
                </w:rPr>
                <w:t>format men även</w:t>
              </w:r>
              <w:proofErr w:type="gramEnd"/>
              <w:r w:rsidRPr="006F1808">
                <w:rPr>
                  <w:rFonts w:ascii="Open Sans" w:hAnsi="Open Sans" w:cs="Times New Roman"/>
                </w:rPr>
                <w:t xml:space="preserve"> vägleda patienten.</w:t>
              </w:r>
            </w:ins>
          </w:p>
        </w:tc>
        <w:tc>
          <w:tcPr>
            <w:tcW w:w="1404" w:type="dxa"/>
            <w:tcBorders>
              <w:left w:val="single" w:sz="24" w:space="0" w:color="FFFFFF"/>
              <w:bottom w:val="single" w:sz="4" w:space="0" w:color="A33662"/>
            </w:tcBorders>
          </w:tcPr>
          <w:p w14:paraId="1832EF85" w14:textId="77777777" w:rsidR="00290074" w:rsidRPr="006F1808" w:rsidRDefault="00290074" w:rsidP="00B67345">
            <w:pPr>
              <w:spacing w:line="288" w:lineRule="auto"/>
              <w:rPr>
                <w:ins w:id="3333" w:author="Eriksson Tina" w:date="2025-06-23T14:17:00Z" w16du:dateUtc="2025-06-23T12:17:00Z"/>
                <w:rFonts w:ascii="Open Sans" w:hAnsi="Open Sans" w:cs="Open Sans"/>
                <w:lang w:eastAsia="en-GB"/>
              </w:rPr>
            </w:pPr>
            <w:ins w:id="3334" w:author="Eriksson Tina" w:date="2025-06-23T14:17:00Z" w16du:dateUtc="2025-06-23T12:17:00Z">
              <w:r w:rsidRPr="006F1808">
                <w:rPr>
                  <w:rFonts w:ascii="Open Sans" w:hAnsi="Open Sans" w:cs="Times New Roman"/>
                </w:rPr>
                <w:t>CV (1)</w:t>
              </w:r>
            </w:ins>
          </w:p>
        </w:tc>
        <w:tc>
          <w:tcPr>
            <w:tcW w:w="2333" w:type="dxa"/>
            <w:tcBorders>
              <w:left w:val="single" w:sz="24" w:space="0" w:color="FFFFFF"/>
              <w:bottom w:val="single" w:sz="4" w:space="0" w:color="A33662"/>
            </w:tcBorders>
          </w:tcPr>
          <w:p w14:paraId="751B72FE" w14:textId="77777777" w:rsidR="00290074" w:rsidRPr="006F1808" w:rsidRDefault="00290074" w:rsidP="00B67345">
            <w:pPr>
              <w:spacing w:line="288" w:lineRule="auto"/>
              <w:rPr>
                <w:ins w:id="3335" w:author="Eriksson Tina" w:date="2025-06-23T14:17:00Z" w16du:dateUtc="2025-06-23T12:17:00Z"/>
                <w:rFonts w:ascii="Open Sans" w:hAnsi="Open Sans" w:cs="Open Sans"/>
                <w:lang w:eastAsia="en-GB"/>
              </w:rPr>
            </w:pPr>
            <w:ins w:id="3336" w:author="Eriksson Tina" w:date="2025-06-23T14:17:00Z" w16du:dateUtc="2025-06-23T12:17:00Z">
              <w:r w:rsidRPr="006F1808">
                <w:rPr>
                  <w:rFonts w:ascii="Open Sans" w:hAnsi="Open Sans" w:cs="Open Sans"/>
                  <w:lang w:eastAsia="en-GB"/>
                </w:rPr>
                <w:t xml:space="preserve">Exempel på möjliga värden: </w:t>
              </w:r>
            </w:ins>
          </w:p>
          <w:p w14:paraId="39176486" w14:textId="77777777" w:rsidR="00290074" w:rsidRPr="006F1808" w:rsidRDefault="00290074" w:rsidP="00290074">
            <w:pPr>
              <w:pStyle w:val="Liststycke"/>
              <w:numPr>
                <w:ilvl w:val="0"/>
                <w:numId w:val="44"/>
              </w:numPr>
              <w:spacing w:after="160" w:line="288" w:lineRule="auto"/>
              <w:ind w:left="184" w:hanging="172"/>
              <w:rPr>
                <w:ins w:id="3337" w:author="Eriksson Tina" w:date="2025-06-23T14:17:00Z" w16du:dateUtc="2025-06-23T12:17:00Z"/>
                <w:rFonts w:ascii="Open Sans" w:hAnsi="Open Sans" w:cs="Open Sans"/>
                <w:lang w:eastAsia="en-GB"/>
              </w:rPr>
            </w:pPr>
            <w:ins w:id="3338" w:author="Eriksson Tina" w:date="2025-06-23T14:17:00Z" w16du:dateUtc="2025-06-23T12:17:00Z">
              <w:r w:rsidRPr="006F1808">
                <w:rPr>
                  <w:rFonts w:ascii="Open Sans" w:hAnsi="Open Sans" w:cs="Open Sans"/>
                  <w:lang w:eastAsia="en-GB"/>
                </w:rPr>
                <w:t>publikt telefonnummer</w:t>
              </w:r>
            </w:ins>
          </w:p>
          <w:p w14:paraId="51783209" w14:textId="77777777" w:rsidR="00290074" w:rsidRPr="006F1808" w:rsidRDefault="00290074" w:rsidP="00290074">
            <w:pPr>
              <w:pStyle w:val="Liststycke"/>
              <w:numPr>
                <w:ilvl w:val="0"/>
                <w:numId w:val="44"/>
              </w:numPr>
              <w:spacing w:after="160" w:line="288" w:lineRule="auto"/>
              <w:ind w:left="184" w:hanging="172"/>
              <w:rPr>
                <w:ins w:id="3339" w:author="Eriksson Tina" w:date="2025-06-23T14:17:00Z" w16du:dateUtc="2025-06-23T12:17:00Z"/>
                <w:rFonts w:ascii="Open Sans" w:hAnsi="Open Sans" w:cs="Open Sans"/>
                <w:lang w:eastAsia="en-GB"/>
              </w:rPr>
            </w:pPr>
            <w:ins w:id="3340" w:author="Eriksson Tina" w:date="2025-06-23T14:17:00Z" w16du:dateUtc="2025-06-23T12:17:00Z">
              <w:r w:rsidRPr="006F1808">
                <w:rPr>
                  <w:rFonts w:ascii="Open Sans" w:hAnsi="Open Sans" w:cs="Open Sans"/>
                  <w:lang w:eastAsia="en-GB"/>
                </w:rPr>
                <w:t>Direkttelefonnummer</w:t>
              </w:r>
            </w:ins>
          </w:p>
          <w:p w14:paraId="0B245672" w14:textId="77777777" w:rsidR="00290074" w:rsidRPr="006F1808" w:rsidRDefault="00290074" w:rsidP="00290074">
            <w:pPr>
              <w:pStyle w:val="Liststycke"/>
              <w:numPr>
                <w:ilvl w:val="0"/>
                <w:numId w:val="44"/>
              </w:numPr>
              <w:spacing w:after="160" w:line="288" w:lineRule="auto"/>
              <w:ind w:left="184" w:hanging="172"/>
              <w:rPr>
                <w:ins w:id="3341" w:author="Eriksson Tina" w:date="2025-06-23T14:17:00Z" w16du:dateUtc="2025-06-23T12:17:00Z"/>
                <w:rFonts w:ascii="Open Sans" w:hAnsi="Open Sans" w:cs="Open Sans"/>
                <w:lang w:eastAsia="en-GB"/>
              </w:rPr>
            </w:pPr>
            <w:ins w:id="3342" w:author="Eriksson Tina" w:date="2025-06-23T14:17:00Z" w16du:dateUtc="2025-06-23T12:17:00Z">
              <w:r w:rsidRPr="006F1808">
                <w:rPr>
                  <w:rFonts w:ascii="Open Sans" w:hAnsi="Open Sans" w:cs="Open Sans"/>
                  <w:lang w:eastAsia="en-GB"/>
                </w:rPr>
                <w:lastRenderedPageBreak/>
                <w:t>Digital (</w:t>
              </w:r>
              <w:r w:rsidRPr="006F1808">
                <w:rPr>
                  <w:rFonts w:ascii="Open Sans" w:hAnsi="Open Sans" w:cs="Open Sans"/>
                  <w:i/>
                  <w:iCs/>
                  <w:lang w:eastAsia="en-GB"/>
                </w:rPr>
                <w:t>behöver utredas ytterligare)</w:t>
              </w:r>
            </w:ins>
          </w:p>
        </w:tc>
      </w:tr>
      <w:tr w:rsidR="00290074" w:rsidRPr="006F1808" w14:paraId="6E34568B" w14:textId="77777777" w:rsidTr="00B67345">
        <w:trPr>
          <w:trHeight w:val="325"/>
          <w:ins w:id="3343" w:author="Eriksson Tina" w:date="2025-06-23T14:17:00Z"/>
        </w:trPr>
        <w:tc>
          <w:tcPr>
            <w:tcW w:w="1531" w:type="dxa"/>
            <w:tcBorders>
              <w:top w:val="single" w:sz="4" w:space="0" w:color="A33662"/>
              <w:bottom w:val="single" w:sz="4" w:space="0" w:color="A33662"/>
              <w:right w:val="single" w:sz="24" w:space="0" w:color="FFFFFF"/>
            </w:tcBorders>
          </w:tcPr>
          <w:p w14:paraId="1B888397" w14:textId="77777777" w:rsidR="00290074" w:rsidRPr="006F1808" w:rsidRDefault="00290074" w:rsidP="00B67345">
            <w:pPr>
              <w:spacing w:line="288" w:lineRule="auto"/>
              <w:rPr>
                <w:ins w:id="3344" w:author="Eriksson Tina" w:date="2025-06-23T14:17:00Z" w16du:dateUtc="2025-06-23T12:17:00Z"/>
                <w:rFonts w:ascii="Open Sans" w:hAnsi="Open Sans" w:cs="Open Sans"/>
              </w:rPr>
            </w:pPr>
            <w:ins w:id="3345" w:author="Eriksson Tina" w:date="2025-06-23T14:17:00Z" w16du:dateUtc="2025-06-23T12:17:00Z">
              <w:r w:rsidRPr="006F1808">
                <w:rPr>
                  <w:rFonts w:ascii="Open Sans" w:hAnsi="Open Sans" w:cs="Times New Roman"/>
                </w:rPr>
                <w:lastRenderedPageBreak/>
                <w:t>värde</w:t>
              </w:r>
            </w:ins>
          </w:p>
        </w:tc>
        <w:tc>
          <w:tcPr>
            <w:tcW w:w="1010" w:type="dxa"/>
            <w:tcBorders>
              <w:top w:val="single" w:sz="4" w:space="0" w:color="A33662"/>
              <w:left w:val="single" w:sz="24" w:space="0" w:color="FFFFFF"/>
              <w:bottom w:val="single" w:sz="4" w:space="0" w:color="A33662"/>
              <w:right w:val="single" w:sz="24" w:space="0" w:color="FFFFFF"/>
            </w:tcBorders>
          </w:tcPr>
          <w:p w14:paraId="5F2D0B19" w14:textId="77777777" w:rsidR="00290074" w:rsidRPr="006F1808" w:rsidRDefault="00290074" w:rsidP="00B67345">
            <w:pPr>
              <w:spacing w:line="288" w:lineRule="auto"/>
              <w:rPr>
                <w:ins w:id="3346" w:author="Eriksson Tina" w:date="2025-06-23T14:17:00Z" w16du:dateUtc="2025-06-23T12:17:00Z"/>
                <w:rFonts w:ascii="Open Sans" w:hAnsi="Open Sans" w:cs="Open Sans"/>
              </w:rPr>
            </w:pPr>
          </w:p>
        </w:tc>
        <w:tc>
          <w:tcPr>
            <w:tcW w:w="2576" w:type="dxa"/>
            <w:tcBorders>
              <w:top w:val="single" w:sz="4" w:space="0" w:color="A33662"/>
              <w:left w:val="single" w:sz="24" w:space="0" w:color="FFFFFF"/>
              <w:bottom w:val="single" w:sz="4" w:space="0" w:color="A33662"/>
              <w:right w:val="single" w:sz="24" w:space="0" w:color="FFFFFF"/>
            </w:tcBorders>
          </w:tcPr>
          <w:p w14:paraId="5E0FB6B7" w14:textId="77777777" w:rsidR="00290074" w:rsidRPr="006F1808" w:rsidRDefault="00290074" w:rsidP="00B67345">
            <w:pPr>
              <w:spacing w:line="288" w:lineRule="auto"/>
              <w:rPr>
                <w:ins w:id="3347" w:author="Eriksson Tina" w:date="2025-06-23T14:17:00Z" w16du:dateUtc="2025-06-23T12:17:00Z"/>
                <w:rFonts w:ascii="Open Sans" w:hAnsi="Open Sans" w:cs="Open Sans"/>
              </w:rPr>
            </w:pPr>
            <w:ins w:id="3348" w:author="Eriksson Tina" w:date="2025-06-23T14:17:00Z" w16du:dateUtc="2025-06-23T12:17:00Z">
              <w:r w:rsidRPr="006F1808">
                <w:rPr>
                  <w:rFonts w:ascii="Open Sans" w:hAnsi="Open Sans" w:cs="Times New Roman"/>
                </w:rPr>
                <w:t xml:space="preserve">Innehållet i kontaktvägen, tex telefonnummer, </w:t>
              </w:r>
              <w:proofErr w:type="spellStart"/>
              <w:r w:rsidRPr="006F1808">
                <w:rPr>
                  <w:rFonts w:ascii="Open Sans" w:hAnsi="Open Sans" w:cs="Times New Roman"/>
                </w:rPr>
                <w:t>url</w:t>
              </w:r>
              <w:proofErr w:type="spellEnd"/>
              <w:r w:rsidRPr="006F1808">
                <w:rPr>
                  <w:rFonts w:ascii="Open Sans" w:hAnsi="Open Sans" w:cs="Times New Roman"/>
                </w:rPr>
                <w:t xml:space="preserve"> eller motsvarande som visas för att kunna skapa kontakt</w:t>
              </w:r>
            </w:ins>
          </w:p>
        </w:tc>
        <w:tc>
          <w:tcPr>
            <w:tcW w:w="1404" w:type="dxa"/>
            <w:tcBorders>
              <w:top w:val="single" w:sz="4" w:space="0" w:color="A33662"/>
              <w:left w:val="single" w:sz="24" w:space="0" w:color="FFFFFF"/>
              <w:bottom w:val="single" w:sz="4" w:space="0" w:color="A33662"/>
            </w:tcBorders>
          </w:tcPr>
          <w:p w14:paraId="1BE17541" w14:textId="77777777" w:rsidR="00290074" w:rsidRPr="006F1808" w:rsidRDefault="00290074" w:rsidP="00B67345">
            <w:pPr>
              <w:spacing w:line="288" w:lineRule="auto"/>
              <w:rPr>
                <w:ins w:id="3349" w:author="Eriksson Tina" w:date="2025-06-23T14:17:00Z" w16du:dateUtc="2025-06-23T12:17:00Z"/>
                <w:rFonts w:ascii="Open Sans" w:hAnsi="Open Sans" w:cs="Open Sans"/>
                <w:lang w:eastAsia="en-GB"/>
              </w:rPr>
            </w:pPr>
            <w:ins w:id="3350" w:author="Eriksson Tina" w:date="2025-06-23T14:17:00Z" w16du:dateUtc="2025-06-23T12:17:00Z">
              <w:r w:rsidRPr="006F1808">
                <w:rPr>
                  <w:rFonts w:ascii="Open Sans" w:hAnsi="Open Sans" w:cs="Times New Roman"/>
                </w:rPr>
                <w:t>ST (</w:t>
              </w:r>
              <w:proofErr w:type="gramStart"/>
              <w:r w:rsidRPr="006F1808">
                <w:rPr>
                  <w:rFonts w:ascii="Open Sans" w:hAnsi="Open Sans" w:cs="Times New Roman"/>
                </w:rPr>
                <w:t>0..</w:t>
              </w:r>
              <w:proofErr w:type="gramEnd"/>
              <w:r w:rsidRPr="006F1808">
                <w:rPr>
                  <w:rFonts w:ascii="Open Sans" w:hAnsi="Open Sans" w:cs="Times New Roman"/>
                </w:rPr>
                <w:t>1)</w:t>
              </w:r>
            </w:ins>
          </w:p>
        </w:tc>
        <w:tc>
          <w:tcPr>
            <w:tcW w:w="2333" w:type="dxa"/>
            <w:tcBorders>
              <w:top w:val="single" w:sz="4" w:space="0" w:color="A33662"/>
              <w:left w:val="single" w:sz="24" w:space="0" w:color="FFFFFF"/>
              <w:bottom w:val="single" w:sz="4" w:space="0" w:color="A33662"/>
            </w:tcBorders>
          </w:tcPr>
          <w:p w14:paraId="335C123C" w14:textId="77777777" w:rsidR="00290074" w:rsidRPr="006F1808" w:rsidRDefault="00290074" w:rsidP="00B67345">
            <w:pPr>
              <w:spacing w:line="288" w:lineRule="auto"/>
              <w:rPr>
                <w:ins w:id="3351" w:author="Eriksson Tina" w:date="2025-06-23T14:17:00Z" w16du:dateUtc="2025-06-23T12:17:00Z"/>
                <w:rFonts w:ascii="Open Sans" w:hAnsi="Open Sans" w:cs="Open Sans"/>
                <w:lang w:eastAsia="en-GB"/>
              </w:rPr>
            </w:pPr>
          </w:p>
        </w:tc>
      </w:tr>
      <w:bookmarkEnd w:id="3222"/>
    </w:tbl>
    <w:p w14:paraId="68E90F06" w14:textId="77777777" w:rsidR="00290074" w:rsidRPr="006F1808" w:rsidRDefault="00290074" w:rsidP="00290074">
      <w:pPr>
        <w:rPr>
          <w:ins w:id="3352" w:author="Eriksson Tina" w:date="2025-06-23T14:17:00Z" w16du:dateUtc="2025-06-23T12:17:00Z"/>
          <w:rFonts w:ascii="Open Sans" w:eastAsia="SimSun" w:hAnsi="Open Sans" w:cs="Times New Roman"/>
        </w:rPr>
      </w:pPr>
    </w:p>
    <w:p w14:paraId="4FF2552F" w14:textId="77777777" w:rsidR="00290074" w:rsidRPr="006F1808" w:rsidRDefault="00290074" w:rsidP="00290074">
      <w:pPr>
        <w:rPr>
          <w:ins w:id="3353" w:author="Eriksson Tina" w:date="2025-06-23T14:17:00Z" w16du:dateUtc="2025-06-23T12:17:00Z"/>
          <w:rFonts w:ascii="Open Sans" w:eastAsia="SimSun" w:hAnsi="Open Sans" w:cs="Times New Roman"/>
        </w:rPr>
      </w:pPr>
      <w:ins w:id="3354" w:author="Eriksson Tina" w:date="2025-06-23T14:17:00Z" w16du:dateUtc="2025-06-23T12:17:00Z">
        <w:r w:rsidRPr="006F1808">
          <w:rPr>
            <w:rFonts w:ascii="Open Sans" w:eastAsia="SimSun" w:hAnsi="Open Sans" w:cs="Times New Roman"/>
            <w:b/>
            <w:bCs/>
            <w:sz w:val="24"/>
            <w:szCs w:val="24"/>
          </w:rPr>
          <w:t>Listning</w:t>
        </w:r>
        <w:r w:rsidRPr="006F1808">
          <w:rPr>
            <w:rFonts w:ascii="Open Sans" w:eastAsia="SimSun" w:hAnsi="Open Sans" w:cs="Times New Roman"/>
            <w:b/>
            <w:bCs/>
            <w:sz w:val="24"/>
            <w:szCs w:val="24"/>
          </w:rPr>
          <w:br/>
        </w:r>
        <w:r w:rsidRPr="006F1808">
          <w:rPr>
            <w:rFonts w:ascii="Open Sans" w:eastAsia="SimSun" w:hAnsi="Open Sans" w:cs="Times New Roman"/>
          </w:rPr>
          <w:t>Klassen listning tillhör domänen Listning (</w:t>
        </w:r>
        <w:proofErr w:type="spellStart"/>
        <w:r w:rsidRPr="006F1808">
          <w:rPr>
            <w:rFonts w:ascii="Open Sans" w:eastAsia="SimSun" w:hAnsi="Open Sans" w:cs="Times New Roman"/>
          </w:rPr>
          <w:t>supportprocess_logistics_carelistning</w:t>
        </w:r>
        <w:proofErr w:type="spellEnd"/>
        <w:r w:rsidRPr="006F1808">
          <w:rPr>
            <w:rFonts w:ascii="Open Sans" w:eastAsia="SimSun" w:hAnsi="Open Sans" w:cs="Times New Roman"/>
          </w:rPr>
          <w:t>). (R1)</w:t>
        </w:r>
      </w:ins>
    </w:p>
    <w:p w14:paraId="1EBADD85" w14:textId="77777777" w:rsidR="00290074" w:rsidRPr="006F1808" w:rsidRDefault="00290074" w:rsidP="00290074">
      <w:pPr>
        <w:rPr>
          <w:ins w:id="3355" w:author="Eriksson Tina" w:date="2025-06-23T14:17:00Z" w16du:dateUtc="2025-06-23T12:17:00Z"/>
          <w:rFonts w:ascii="Open Sans" w:eastAsia="SimSun" w:hAnsi="Open Sans" w:cs="Times New Roman"/>
        </w:rPr>
      </w:pPr>
    </w:p>
    <w:p w14:paraId="01D0EAF2" w14:textId="77777777" w:rsidR="00290074" w:rsidRPr="006F1808" w:rsidRDefault="00290074" w:rsidP="00290074">
      <w:pPr>
        <w:rPr>
          <w:ins w:id="3356" w:author="Eriksson Tina" w:date="2025-06-23T14:17:00Z" w16du:dateUtc="2025-06-23T12:17:00Z"/>
          <w:rFonts w:ascii="Open Sans" w:eastAsia="SimSun" w:hAnsi="Open Sans" w:cs="Times New Roman"/>
          <w:b/>
          <w:bCs/>
          <w:sz w:val="24"/>
          <w:szCs w:val="24"/>
        </w:rPr>
      </w:pPr>
      <w:ins w:id="3357" w:author="Eriksson Tina" w:date="2025-06-23T14:17:00Z" w16du:dateUtc="2025-06-23T12:17:00Z">
        <w:r w:rsidRPr="006F1808">
          <w:rPr>
            <w:rFonts w:ascii="Open Sans" w:eastAsia="SimSun" w:hAnsi="Open Sans" w:cs="Times New Roman"/>
            <w:b/>
            <w:bCs/>
            <w:sz w:val="24"/>
            <w:szCs w:val="24"/>
            <w:highlight w:val="yellow"/>
          </w:rPr>
          <w:t>Omsorgsenhet: Organisation</w:t>
        </w:r>
      </w:ins>
    </w:p>
    <w:p w14:paraId="46D1FF29" w14:textId="77777777" w:rsidR="00290074" w:rsidRPr="006F1808" w:rsidRDefault="00290074" w:rsidP="00290074">
      <w:pPr>
        <w:rPr>
          <w:ins w:id="3358" w:author="Eriksson Tina" w:date="2025-06-23T14:17:00Z" w16du:dateUtc="2025-06-23T12:17:00Z"/>
          <w:rFonts w:ascii="Open Sans" w:eastAsia="SimSun" w:hAnsi="Open Sans" w:cs="Times New Roman"/>
        </w:rPr>
      </w:pPr>
      <w:ins w:id="3359" w:author="Eriksson Tina" w:date="2025-06-23T14:17:00Z" w16du:dateUtc="2025-06-23T12:17:00Z">
        <w:r w:rsidRPr="006F1808">
          <w:rPr>
            <w:rFonts w:ascii="Open Sans" w:eastAsia="SimSun" w:hAnsi="Open Sans" w:cs="Times New Roman"/>
          </w:rPr>
          <w:t xml:space="preserve">Denna klass syftar till att hålla information om den omsorgsenhet som den fasta kontakten tjänstgör vid. Klassen kommer även den kunna ha en relation till kontaktväg i de fall kontakten ska ske via omsorgsenheten. </w:t>
        </w:r>
      </w:ins>
    </w:p>
    <w:tbl>
      <w:tblPr>
        <w:tblStyle w:val="Tabellrutnt1"/>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302"/>
        <w:gridCol w:w="1544"/>
        <w:gridCol w:w="3113"/>
        <w:gridCol w:w="1415"/>
        <w:gridCol w:w="2124"/>
      </w:tblGrid>
      <w:tr w:rsidR="00290074" w:rsidRPr="006F1808" w14:paraId="09424A5F" w14:textId="77777777" w:rsidTr="00B67345">
        <w:trPr>
          <w:trHeight w:val="148"/>
          <w:ins w:id="3360" w:author="Eriksson Tina" w:date="2025-06-23T14:17:00Z"/>
        </w:trPr>
        <w:tc>
          <w:tcPr>
            <w:tcW w:w="1302" w:type="dxa"/>
            <w:shd w:val="clear" w:color="auto" w:fill="A33662"/>
          </w:tcPr>
          <w:p w14:paraId="0136990C" w14:textId="77777777" w:rsidR="00290074" w:rsidRPr="006F1808" w:rsidRDefault="00290074" w:rsidP="00B67345">
            <w:pPr>
              <w:rPr>
                <w:ins w:id="3361" w:author="Eriksson Tina" w:date="2025-06-23T14:17:00Z" w16du:dateUtc="2025-06-23T12:17:00Z"/>
                <w:rFonts w:ascii="Open Sans" w:hAnsi="Open Sans" w:cs="Times New Roman"/>
                <w:b/>
                <w:bCs/>
                <w:caps/>
                <w:color w:val="FFFFFF"/>
                <w:sz w:val="16"/>
                <w:szCs w:val="18"/>
              </w:rPr>
            </w:pPr>
            <w:ins w:id="3362" w:author="Eriksson Tina" w:date="2025-06-23T14:17:00Z" w16du:dateUtc="2025-06-23T12:17:00Z">
              <w:r w:rsidRPr="006F1808">
                <w:rPr>
                  <w:rFonts w:ascii="Open Sans" w:hAnsi="Open Sans" w:cs="Times New Roman"/>
                  <w:b/>
                  <w:bCs/>
                  <w:caps/>
                  <w:color w:val="FFFFFF"/>
                  <w:sz w:val="16"/>
                  <w:szCs w:val="18"/>
                </w:rPr>
                <w:t>Attribut</w:t>
              </w:r>
            </w:ins>
          </w:p>
        </w:tc>
        <w:tc>
          <w:tcPr>
            <w:tcW w:w="1544" w:type="dxa"/>
            <w:shd w:val="clear" w:color="auto" w:fill="A33662"/>
          </w:tcPr>
          <w:p w14:paraId="269A20FA" w14:textId="77777777" w:rsidR="00290074" w:rsidRPr="006F1808" w:rsidRDefault="00290074" w:rsidP="00B67345">
            <w:pPr>
              <w:rPr>
                <w:ins w:id="3363" w:author="Eriksson Tina" w:date="2025-06-23T14:17:00Z" w16du:dateUtc="2025-06-23T12:17:00Z"/>
                <w:rFonts w:ascii="Open Sans" w:hAnsi="Open Sans" w:cs="Times New Roman"/>
                <w:b/>
                <w:bCs/>
                <w:caps/>
                <w:color w:val="FFFFFF"/>
                <w:sz w:val="16"/>
                <w:szCs w:val="18"/>
              </w:rPr>
            </w:pPr>
            <w:ins w:id="3364" w:author="Eriksson Tina" w:date="2025-06-23T14:17:00Z" w16du:dateUtc="2025-06-23T12:17:00Z">
              <w:r w:rsidRPr="006F1808">
                <w:rPr>
                  <w:rFonts w:ascii="Open Sans" w:hAnsi="Open Sans" w:cs="Times New Roman"/>
                  <w:b/>
                  <w:bCs/>
                  <w:caps/>
                  <w:color w:val="FFFFFF"/>
                  <w:sz w:val="16"/>
                  <w:szCs w:val="18"/>
                </w:rPr>
                <w:t>Mappning till RIM</w:t>
              </w:r>
            </w:ins>
          </w:p>
        </w:tc>
        <w:tc>
          <w:tcPr>
            <w:tcW w:w="3113" w:type="dxa"/>
            <w:shd w:val="clear" w:color="auto" w:fill="A33662"/>
          </w:tcPr>
          <w:p w14:paraId="01EFD278" w14:textId="77777777" w:rsidR="00290074" w:rsidRPr="006F1808" w:rsidRDefault="00290074" w:rsidP="00B67345">
            <w:pPr>
              <w:rPr>
                <w:ins w:id="3365" w:author="Eriksson Tina" w:date="2025-06-23T14:17:00Z" w16du:dateUtc="2025-06-23T12:17:00Z"/>
                <w:rFonts w:ascii="Open Sans" w:hAnsi="Open Sans" w:cs="Times New Roman"/>
                <w:b/>
                <w:bCs/>
                <w:caps/>
                <w:color w:val="FFFFFF"/>
                <w:sz w:val="16"/>
                <w:szCs w:val="18"/>
              </w:rPr>
            </w:pPr>
            <w:ins w:id="3366" w:author="Eriksson Tina" w:date="2025-06-23T14:17:00Z" w16du:dateUtc="2025-06-23T12:17:00Z">
              <w:r w:rsidRPr="006F1808">
                <w:rPr>
                  <w:rFonts w:ascii="Open Sans" w:hAnsi="Open Sans" w:cs="Times New Roman"/>
                  <w:b/>
                  <w:bCs/>
                  <w:caps/>
                  <w:color w:val="FFFFFF"/>
                  <w:sz w:val="16"/>
                  <w:szCs w:val="18"/>
                </w:rPr>
                <w:t xml:space="preserve">Beskrivning </w:t>
              </w:r>
            </w:ins>
          </w:p>
        </w:tc>
        <w:tc>
          <w:tcPr>
            <w:tcW w:w="1415" w:type="dxa"/>
            <w:shd w:val="clear" w:color="auto" w:fill="A33662"/>
          </w:tcPr>
          <w:p w14:paraId="6869F4AF" w14:textId="77777777" w:rsidR="00290074" w:rsidRPr="006F1808" w:rsidRDefault="00290074" w:rsidP="00B67345">
            <w:pPr>
              <w:rPr>
                <w:ins w:id="3367" w:author="Eriksson Tina" w:date="2025-06-23T14:17:00Z" w16du:dateUtc="2025-06-23T12:17:00Z"/>
                <w:rFonts w:ascii="Open Sans" w:hAnsi="Open Sans" w:cs="Times New Roman"/>
                <w:b/>
                <w:bCs/>
                <w:caps/>
                <w:color w:val="FFFFFF"/>
                <w:sz w:val="16"/>
                <w:szCs w:val="18"/>
              </w:rPr>
            </w:pPr>
            <w:ins w:id="3368" w:author="Eriksson Tina" w:date="2025-06-23T14:17:00Z" w16du:dateUtc="2025-06-23T12:17:00Z">
              <w:r w:rsidRPr="006F1808">
                <w:rPr>
                  <w:rFonts w:ascii="Open Sans" w:hAnsi="Open Sans" w:cs="Times New Roman"/>
                  <w:b/>
                  <w:bCs/>
                  <w:caps/>
                  <w:color w:val="FFFFFF"/>
                  <w:sz w:val="16"/>
                  <w:szCs w:val="18"/>
                </w:rPr>
                <w:t>Datatyp (multiplicitet)</w:t>
              </w:r>
            </w:ins>
          </w:p>
        </w:tc>
        <w:tc>
          <w:tcPr>
            <w:tcW w:w="2124" w:type="dxa"/>
            <w:shd w:val="clear" w:color="auto" w:fill="A33662"/>
          </w:tcPr>
          <w:p w14:paraId="43DCD0C7" w14:textId="77777777" w:rsidR="00290074" w:rsidRPr="006F1808" w:rsidRDefault="00290074" w:rsidP="00B67345">
            <w:pPr>
              <w:rPr>
                <w:ins w:id="3369" w:author="Eriksson Tina" w:date="2025-06-23T14:17:00Z" w16du:dateUtc="2025-06-23T12:17:00Z"/>
                <w:rFonts w:ascii="Open Sans" w:hAnsi="Open Sans" w:cs="Times New Roman"/>
                <w:b/>
                <w:bCs/>
                <w:caps/>
                <w:color w:val="FFFFFF"/>
                <w:sz w:val="16"/>
                <w:szCs w:val="18"/>
              </w:rPr>
            </w:pPr>
            <w:ins w:id="3370" w:author="Eriksson Tina" w:date="2025-06-23T14:17:00Z" w16du:dateUtc="2025-06-23T12:17:00Z">
              <w:r w:rsidRPr="006F1808">
                <w:rPr>
                  <w:rFonts w:ascii="Open Sans" w:hAnsi="Open Sans" w:cs="Times New Roman"/>
                  <w:b/>
                  <w:bCs/>
                  <w:caps/>
                  <w:color w:val="FFFFFF"/>
                  <w:sz w:val="16"/>
                  <w:szCs w:val="18"/>
                </w:rPr>
                <w:t>Format</w:t>
              </w:r>
            </w:ins>
          </w:p>
        </w:tc>
      </w:tr>
      <w:tr w:rsidR="00290074" w:rsidRPr="006F1808" w14:paraId="133724EA" w14:textId="77777777" w:rsidTr="00B67345">
        <w:trPr>
          <w:trHeight w:val="414"/>
          <w:ins w:id="3371" w:author="Eriksson Tina" w:date="2025-06-23T14:17:00Z"/>
        </w:trPr>
        <w:tc>
          <w:tcPr>
            <w:tcW w:w="1302" w:type="dxa"/>
            <w:tcBorders>
              <w:bottom w:val="single" w:sz="4" w:space="0" w:color="A33662"/>
              <w:right w:val="single" w:sz="24" w:space="0" w:color="FFFFFF" w:themeColor="background1"/>
            </w:tcBorders>
          </w:tcPr>
          <w:p w14:paraId="4F2BDD73" w14:textId="77777777" w:rsidR="00290074" w:rsidRPr="006F1808" w:rsidRDefault="00290074" w:rsidP="00B67345">
            <w:pPr>
              <w:spacing w:line="288" w:lineRule="auto"/>
              <w:rPr>
                <w:ins w:id="3372" w:author="Eriksson Tina" w:date="2025-06-23T14:17:00Z" w16du:dateUtc="2025-06-23T12:17:00Z"/>
                <w:rFonts w:ascii="Open Sans" w:hAnsi="Open Sans" w:cs="Open Sans"/>
              </w:rPr>
            </w:pPr>
            <w:ins w:id="3373" w:author="Eriksson Tina" w:date="2025-06-23T14:17:00Z" w16du:dateUtc="2025-06-23T12:17:00Z">
              <w:r w:rsidRPr="006F1808">
                <w:rPr>
                  <w:rFonts w:ascii="Open Sans" w:hAnsi="Open Sans" w:cs="Open Sans"/>
                </w:rPr>
                <w:t>id</w:t>
              </w:r>
            </w:ins>
          </w:p>
        </w:tc>
        <w:tc>
          <w:tcPr>
            <w:tcW w:w="1544" w:type="dxa"/>
            <w:tcBorders>
              <w:left w:val="single" w:sz="24" w:space="0" w:color="FFFFFF" w:themeColor="background1"/>
              <w:bottom w:val="single" w:sz="4" w:space="0" w:color="A33662"/>
              <w:right w:val="single" w:sz="24" w:space="0" w:color="FFFFFF" w:themeColor="background1"/>
            </w:tcBorders>
          </w:tcPr>
          <w:p w14:paraId="60DB74CB" w14:textId="77777777" w:rsidR="00290074" w:rsidRPr="006F1808" w:rsidRDefault="00290074" w:rsidP="00B67345">
            <w:pPr>
              <w:spacing w:line="288" w:lineRule="auto"/>
              <w:rPr>
                <w:ins w:id="3374" w:author="Eriksson Tina" w:date="2025-06-23T14:17:00Z" w16du:dateUtc="2025-06-23T12:17:00Z"/>
                <w:rFonts w:ascii="Open Sans" w:hAnsi="Open Sans" w:cs="Open Sans"/>
              </w:rPr>
            </w:pPr>
            <w:ins w:id="3375" w:author="Eriksson Tina" w:date="2025-06-23T14:17:00Z" w16du:dateUtc="2025-06-23T12:17:00Z">
              <w:r w:rsidRPr="006F1808">
                <w:rPr>
                  <w:rFonts w:ascii="Open Sans" w:hAnsi="Open Sans" w:cs="Open Sans"/>
                </w:rPr>
                <w:t>Organisation.id</w:t>
              </w:r>
            </w:ins>
          </w:p>
        </w:tc>
        <w:tc>
          <w:tcPr>
            <w:tcW w:w="3113" w:type="dxa"/>
            <w:tcBorders>
              <w:left w:val="single" w:sz="24" w:space="0" w:color="FFFFFF" w:themeColor="background1"/>
              <w:bottom w:val="single" w:sz="4" w:space="0" w:color="A33662"/>
              <w:right w:val="single" w:sz="24" w:space="0" w:color="FFFFFF" w:themeColor="background1"/>
            </w:tcBorders>
          </w:tcPr>
          <w:p w14:paraId="5E1C7ECA" w14:textId="77777777" w:rsidR="00290074" w:rsidRPr="006F1808" w:rsidRDefault="00290074" w:rsidP="00B67345">
            <w:pPr>
              <w:spacing w:line="288" w:lineRule="auto"/>
              <w:rPr>
                <w:ins w:id="3376" w:author="Eriksson Tina" w:date="2025-06-23T14:17:00Z" w16du:dateUtc="2025-06-23T12:17:00Z"/>
                <w:rFonts w:ascii="Open Sans" w:hAnsi="Open Sans" w:cs="Open Sans"/>
              </w:rPr>
            </w:pPr>
            <w:ins w:id="3377" w:author="Eriksson Tina" w:date="2025-06-23T14:17:00Z" w16du:dateUtc="2025-06-23T12:17:00Z">
              <w:r w:rsidRPr="006F1808">
                <w:rPr>
                  <w:rFonts w:ascii="Open Sans" w:hAnsi="Open Sans" w:cs="Open Sans"/>
                </w:rPr>
                <w:t>Identitetsbeteckning för omsorgsenheten</w:t>
              </w:r>
            </w:ins>
          </w:p>
        </w:tc>
        <w:tc>
          <w:tcPr>
            <w:tcW w:w="1415" w:type="dxa"/>
            <w:tcBorders>
              <w:left w:val="single" w:sz="24" w:space="0" w:color="FFFFFF" w:themeColor="background1"/>
              <w:bottom w:val="single" w:sz="4" w:space="0" w:color="A33662"/>
            </w:tcBorders>
          </w:tcPr>
          <w:p w14:paraId="0638EC92" w14:textId="77777777" w:rsidR="00290074" w:rsidRPr="006F1808" w:rsidRDefault="00290074" w:rsidP="00B67345">
            <w:pPr>
              <w:spacing w:line="288" w:lineRule="auto"/>
              <w:rPr>
                <w:ins w:id="3378" w:author="Eriksson Tina" w:date="2025-06-23T14:17:00Z" w16du:dateUtc="2025-06-23T12:17:00Z"/>
                <w:rFonts w:ascii="Open Sans" w:hAnsi="Open Sans" w:cs="Open Sans"/>
                <w:lang w:eastAsia="en-GB"/>
              </w:rPr>
            </w:pPr>
            <w:ins w:id="3379" w:author="Eriksson Tina" w:date="2025-06-23T14:17:00Z" w16du:dateUtc="2025-06-23T12:17:00Z">
              <w:r w:rsidRPr="006F1808">
                <w:rPr>
                  <w:rFonts w:ascii="Open Sans" w:hAnsi="Open Sans" w:cs="Times New Roman"/>
                </w:rPr>
                <w:t>II (</w:t>
              </w:r>
              <w:proofErr w:type="gramStart"/>
              <w:r w:rsidRPr="006F1808">
                <w:rPr>
                  <w:rFonts w:ascii="Open Sans" w:hAnsi="Open Sans" w:cs="Times New Roman"/>
                </w:rPr>
                <w:t>0..</w:t>
              </w:r>
              <w:proofErr w:type="gramEnd"/>
              <w:r w:rsidRPr="006F1808">
                <w:rPr>
                  <w:rFonts w:ascii="Open Sans" w:hAnsi="Open Sans" w:cs="Times New Roman"/>
                </w:rPr>
                <w:t>1)</w:t>
              </w:r>
            </w:ins>
          </w:p>
        </w:tc>
        <w:tc>
          <w:tcPr>
            <w:tcW w:w="2124" w:type="dxa"/>
            <w:tcBorders>
              <w:left w:val="single" w:sz="24" w:space="0" w:color="FFFFFF" w:themeColor="background1"/>
              <w:bottom w:val="single" w:sz="4" w:space="0" w:color="A33662"/>
            </w:tcBorders>
          </w:tcPr>
          <w:p w14:paraId="50D840B4" w14:textId="77777777" w:rsidR="00290074" w:rsidRPr="006F1808" w:rsidRDefault="00290074" w:rsidP="00B67345">
            <w:pPr>
              <w:spacing w:line="288" w:lineRule="auto"/>
              <w:rPr>
                <w:ins w:id="3380" w:author="Eriksson Tina" w:date="2025-06-23T14:17:00Z" w16du:dateUtc="2025-06-23T12:17:00Z"/>
                <w:rFonts w:ascii="Open Sans" w:hAnsi="Open Sans" w:cs="Open Sans"/>
                <w:lang w:eastAsia="en-GB"/>
              </w:rPr>
            </w:pPr>
          </w:p>
        </w:tc>
      </w:tr>
      <w:tr w:rsidR="00290074" w:rsidRPr="006F1808" w14:paraId="449BFD76" w14:textId="77777777" w:rsidTr="00B67345">
        <w:trPr>
          <w:trHeight w:val="219"/>
          <w:ins w:id="3381" w:author="Eriksson Tina" w:date="2025-06-23T14:17:00Z"/>
        </w:trPr>
        <w:tc>
          <w:tcPr>
            <w:tcW w:w="1302" w:type="dxa"/>
            <w:tcBorders>
              <w:top w:val="single" w:sz="4" w:space="0" w:color="A33662"/>
              <w:bottom w:val="single" w:sz="4" w:space="0" w:color="A33662"/>
              <w:right w:val="single" w:sz="24" w:space="0" w:color="FFFFFF" w:themeColor="background1"/>
            </w:tcBorders>
          </w:tcPr>
          <w:p w14:paraId="458FF196" w14:textId="77777777" w:rsidR="00290074" w:rsidRPr="006F1808" w:rsidRDefault="00290074" w:rsidP="00B67345">
            <w:pPr>
              <w:spacing w:line="288" w:lineRule="auto"/>
              <w:rPr>
                <w:ins w:id="3382" w:author="Eriksson Tina" w:date="2025-06-23T14:17:00Z" w16du:dateUtc="2025-06-23T12:17:00Z"/>
                <w:rFonts w:ascii="Open Sans" w:hAnsi="Open Sans" w:cs="Open Sans"/>
              </w:rPr>
            </w:pPr>
            <w:ins w:id="3383" w:author="Eriksson Tina" w:date="2025-06-23T14:17:00Z" w16du:dateUtc="2025-06-23T12:17:00Z">
              <w:r w:rsidRPr="006F1808">
                <w:rPr>
                  <w:rFonts w:ascii="Open Sans" w:hAnsi="Open Sans" w:cs="Times New Roman"/>
                </w:rPr>
                <w:t>namn</w:t>
              </w:r>
            </w:ins>
          </w:p>
        </w:tc>
        <w:tc>
          <w:tcPr>
            <w:tcW w:w="1544" w:type="dxa"/>
            <w:tcBorders>
              <w:top w:val="single" w:sz="4" w:space="0" w:color="A33662"/>
              <w:left w:val="single" w:sz="24" w:space="0" w:color="FFFFFF" w:themeColor="background1"/>
              <w:bottom w:val="single" w:sz="4" w:space="0" w:color="A33662"/>
              <w:right w:val="single" w:sz="24" w:space="0" w:color="FFFFFF" w:themeColor="background1"/>
            </w:tcBorders>
          </w:tcPr>
          <w:p w14:paraId="3E33D365" w14:textId="77777777" w:rsidR="00290074" w:rsidRPr="006F1808" w:rsidRDefault="00290074" w:rsidP="00B67345">
            <w:pPr>
              <w:spacing w:line="288" w:lineRule="auto"/>
              <w:rPr>
                <w:ins w:id="3384" w:author="Eriksson Tina" w:date="2025-06-23T14:17:00Z" w16du:dateUtc="2025-06-23T12:17:00Z"/>
                <w:rFonts w:ascii="Open Sans" w:hAnsi="Open Sans" w:cs="Open Sans"/>
              </w:rPr>
            </w:pPr>
            <w:ins w:id="3385" w:author="Eriksson Tina" w:date="2025-06-23T14:17:00Z" w16du:dateUtc="2025-06-23T12:17:00Z">
              <w:r w:rsidRPr="006F1808">
                <w:rPr>
                  <w:rFonts w:ascii="Open Sans" w:hAnsi="Open Sans" w:cs="Open Sans"/>
                </w:rPr>
                <w:t>-</w:t>
              </w:r>
            </w:ins>
          </w:p>
        </w:tc>
        <w:tc>
          <w:tcPr>
            <w:tcW w:w="3113" w:type="dxa"/>
            <w:tcBorders>
              <w:top w:val="single" w:sz="4" w:space="0" w:color="A33662"/>
              <w:left w:val="single" w:sz="24" w:space="0" w:color="FFFFFF" w:themeColor="background1"/>
              <w:bottom w:val="single" w:sz="4" w:space="0" w:color="A33662"/>
              <w:right w:val="single" w:sz="24" w:space="0" w:color="FFFFFF" w:themeColor="background1"/>
            </w:tcBorders>
          </w:tcPr>
          <w:p w14:paraId="6541A39A" w14:textId="77777777" w:rsidR="00290074" w:rsidRPr="006F1808" w:rsidRDefault="00290074" w:rsidP="00B67345">
            <w:pPr>
              <w:spacing w:line="288" w:lineRule="auto"/>
              <w:rPr>
                <w:ins w:id="3386" w:author="Eriksson Tina" w:date="2025-06-23T14:17:00Z" w16du:dateUtc="2025-06-23T12:17:00Z"/>
                <w:rFonts w:ascii="Open Sans" w:hAnsi="Open Sans" w:cs="Open Sans"/>
              </w:rPr>
            </w:pPr>
            <w:ins w:id="3387" w:author="Eriksson Tina" w:date="2025-06-23T14:17:00Z" w16du:dateUtc="2025-06-23T12:17:00Z">
              <w:r w:rsidRPr="006F1808">
                <w:rPr>
                  <w:rFonts w:ascii="Open Sans" w:hAnsi="Open Sans" w:cs="Times New Roman"/>
                </w:rPr>
                <w:t>Namnet på omsorgsenheten</w:t>
              </w:r>
            </w:ins>
          </w:p>
        </w:tc>
        <w:tc>
          <w:tcPr>
            <w:tcW w:w="1415" w:type="dxa"/>
            <w:tcBorders>
              <w:top w:val="single" w:sz="4" w:space="0" w:color="A33662"/>
              <w:left w:val="single" w:sz="24" w:space="0" w:color="FFFFFF" w:themeColor="background1"/>
              <w:bottom w:val="single" w:sz="4" w:space="0" w:color="A33662"/>
            </w:tcBorders>
          </w:tcPr>
          <w:p w14:paraId="222E49F3" w14:textId="77777777" w:rsidR="00290074" w:rsidRPr="006F1808" w:rsidRDefault="00290074" w:rsidP="00B67345">
            <w:pPr>
              <w:spacing w:line="288" w:lineRule="auto"/>
              <w:rPr>
                <w:ins w:id="3388" w:author="Eriksson Tina" w:date="2025-06-23T14:17:00Z" w16du:dateUtc="2025-06-23T12:17:00Z"/>
                <w:rFonts w:ascii="Open Sans" w:hAnsi="Open Sans" w:cs="Open Sans"/>
                <w:lang w:eastAsia="en-GB"/>
              </w:rPr>
            </w:pPr>
            <w:ins w:id="3389" w:author="Eriksson Tina" w:date="2025-06-23T14:17:00Z" w16du:dateUtc="2025-06-23T12:17:00Z">
              <w:r w:rsidRPr="006F1808">
                <w:rPr>
                  <w:rFonts w:ascii="Open Sans" w:hAnsi="Open Sans" w:cs="Times New Roman"/>
                </w:rPr>
                <w:t>ST (1)</w:t>
              </w:r>
            </w:ins>
          </w:p>
        </w:tc>
        <w:tc>
          <w:tcPr>
            <w:tcW w:w="2124" w:type="dxa"/>
            <w:tcBorders>
              <w:top w:val="single" w:sz="4" w:space="0" w:color="A33662"/>
              <w:left w:val="single" w:sz="24" w:space="0" w:color="FFFFFF" w:themeColor="background1"/>
              <w:bottom w:val="single" w:sz="4" w:space="0" w:color="A33662"/>
            </w:tcBorders>
          </w:tcPr>
          <w:p w14:paraId="64D7C48B" w14:textId="77777777" w:rsidR="00290074" w:rsidRPr="006F1808" w:rsidRDefault="00290074" w:rsidP="00B67345">
            <w:pPr>
              <w:spacing w:line="288" w:lineRule="auto"/>
              <w:rPr>
                <w:ins w:id="3390" w:author="Eriksson Tina" w:date="2025-06-23T14:17:00Z" w16du:dateUtc="2025-06-23T12:17:00Z"/>
                <w:rFonts w:ascii="Open Sans" w:hAnsi="Open Sans" w:cs="Open Sans"/>
                <w:lang w:eastAsia="en-GB"/>
              </w:rPr>
            </w:pPr>
          </w:p>
        </w:tc>
      </w:tr>
      <w:tr w:rsidR="00290074" w:rsidRPr="006F1808" w14:paraId="30F7BA8F" w14:textId="77777777" w:rsidTr="00B67345">
        <w:trPr>
          <w:trHeight w:val="219"/>
          <w:ins w:id="3391" w:author="Eriksson Tina" w:date="2025-06-23T14:17:00Z"/>
        </w:trPr>
        <w:tc>
          <w:tcPr>
            <w:tcW w:w="1302" w:type="dxa"/>
            <w:tcBorders>
              <w:top w:val="single" w:sz="4" w:space="0" w:color="A33662"/>
              <w:bottom w:val="single" w:sz="4" w:space="0" w:color="A33662"/>
              <w:right w:val="single" w:sz="24" w:space="0" w:color="FFFFFF" w:themeColor="background1"/>
            </w:tcBorders>
          </w:tcPr>
          <w:p w14:paraId="2F576019" w14:textId="77777777" w:rsidR="00290074" w:rsidRPr="006F1808" w:rsidRDefault="00290074" w:rsidP="00B67345">
            <w:pPr>
              <w:rPr>
                <w:ins w:id="3392" w:author="Eriksson Tina" w:date="2025-06-23T14:17:00Z" w16du:dateUtc="2025-06-23T12:17:00Z"/>
                <w:rFonts w:ascii="Open Sans" w:hAnsi="Open Sans" w:cs="Times New Roman"/>
              </w:rPr>
            </w:pPr>
            <w:ins w:id="3393" w:author="Eriksson Tina" w:date="2025-06-23T14:17:00Z" w16du:dateUtc="2025-06-23T12:17:00Z">
              <w:r w:rsidRPr="006F1808">
                <w:rPr>
                  <w:rFonts w:ascii="Open Sans" w:hAnsi="Open Sans" w:cs="Times New Roman"/>
                </w:rPr>
                <w:t>ort</w:t>
              </w:r>
            </w:ins>
          </w:p>
        </w:tc>
        <w:tc>
          <w:tcPr>
            <w:tcW w:w="1544" w:type="dxa"/>
            <w:tcBorders>
              <w:top w:val="single" w:sz="4" w:space="0" w:color="A33662"/>
              <w:left w:val="single" w:sz="24" w:space="0" w:color="FFFFFF" w:themeColor="background1"/>
              <w:bottom w:val="single" w:sz="4" w:space="0" w:color="A33662"/>
              <w:right w:val="single" w:sz="24" w:space="0" w:color="FFFFFF" w:themeColor="background1"/>
            </w:tcBorders>
          </w:tcPr>
          <w:p w14:paraId="460E7CD1" w14:textId="77777777" w:rsidR="00290074" w:rsidRPr="006F1808" w:rsidRDefault="00290074" w:rsidP="00B67345">
            <w:pPr>
              <w:rPr>
                <w:ins w:id="3394" w:author="Eriksson Tina" w:date="2025-06-23T14:17:00Z" w16du:dateUtc="2025-06-23T12:17:00Z"/>
                <w:rFonts w:ascii="Open Sans" w:hAnsi="Open Sans" w:cs="Open Sans"/>
              </w:rPr>
            </w:pPr>
            <w:ins w:id="3395" w:author="Eriksson Tina" w:date="2025-06-23T14:17:00Z" w16du:dateUtc="2025-06-23T12:17:00Z">
              <w:r w:rsidRPr="006F1808">
                <w:rPr>
                  <w:rFonts w:ascii="Open Sans" w:hAnsi="Open Sans" w:cs="Open Sans"/>
                </w:rPr>
                <w:t>-</w:t>
              </w:r>
            </w:ins>
          </w:p>
        </w:tc>
        <w:tc>
          <w:tcPr>
            <w:tcW w:w="3113" w:type="dxa"/>
            <w:tcBorders>
              <w:top w:val="single" w:sz="4" w:space="0" w:color="A33662"/>
              <w:left w:val="single" w:sz="24" w:space="0" w:color="FFFFFF" w:themeColor="background1"/>
              <w:bottom w:val="single" w:sz="4" w:space="0" w:color="A33662"/>
              <w:right w:val="single" w:sz="24" w:space="0" w:color="FFFFFF" w:themeColor="background1"/>
            </w:tcBorders>
          </w:tcPr>
          <w:p w14:paraId="34D740AF" w14:textId="77777777" w:rsidR="00290074" w:rsidRPr="006F1808" w:rsidRDefault="00290074" w:rsidP="00B67345">
            <w:pPr>
              <w:rPr>
                <w:ins w:id="3396" w:author="Eriksson Tina" w:date="2025-06-23T14:17:00Z" w16du:dateUtc="2025-06-23T12:17:00Z"/>
                <w:rFonts w:ascii="Open Sans" w:hAnsi="Open Sans" w:cs="Times New Roman"/>
              </w:rPr>
            </w:pPr>
            <w:ins w:id="3397" w:author="Eriksson Tina" w:date="2025-06-23T14:17:00Z" w16du:dateUtc="2025-06-23T12:17:00Z">
              <w:r w:rsidRPr="006F1808">
                <w:rPr>
                  <w:rFonts w:ascii="Open Sans" w:hAnsi="Open Sans" w:cs="Times New Roman"/>
                </w:rPr>
                <w:t xml:space="preserve">Omsorgsenhetens ort, syftar till att ge berikande information </w:t>
              </w:r>
              <w:r w:rsidRPr="006F1808">
                <w:rPr>
                  <w:rFonts w:ascii="Open Sans" w:hAnsi="Open Sans" w:cs="Times New Roman"/>
                </w:rPr>
                <w:lastRenderedPageBreak/>
                <w:t>om omsorgsenheten i de fall det behövs.</w:t>
              </w:r>
            </w:ins>
          </w:p>
        </w:tc>
        <w:tc>
          <w:tcPr>
            <w:tcW w:w="1415" w:type="dxa"/>
            <w:tcBorders>
              <w:top w:val="single" w:sz="4" w:space="0" w:color="A33662"/>
              <w:left w:val="single" w:sz="24" w:space="0" w:color="FFFFFF" w:themeColor="background1"/>
              <w:bottom w:val="single" w:sz="4" w:space="0" w:color="A33662"/>
            </w:tcBorders>
          </w:tcPr>
          <w:p w14:paraId="40D93C7C" w14:textId="77777777" w:rsidR="00290074" w:rsidRPr="006F1808" w:rsidRDefault="00290074" w:rsidP="00B67345">
            <w:pPr>
              <w:rPr>
                <w:ins w:id="3398" w:author="Eriksson Tina" w:date="2025-06-23T14:17:00Z" w16du:dateUtc="2025-06-23T12:17:00Z"/>
                <w:rFonts w:ascii="Open Sans" w:hAnsi="Open Sans" w:cs="Times New Roman"/>
              </w:rPr>
            </w:pPr>
            <w:proofErr w:type="gramStart"/>
            <w:ins w:id="3399" w:author="Eriksson Tina" w:date="2025-06-23T14:17:00Z" w16du:dateUtc="2025-06-23T12:17:00Z">
              <w:r w:rsidRPr="006F1808">
                <w:rPr>
                  <w:rFonts w:ascii="Open Sans" w:hAnsi="Open Sans" w:cs="Times New Roman"/>
                </w:rPr>
                <w:lastRenderedPageBreak/>
                <w:t>ST(0..</w:t>
              </w:r>
              <w:proofErr w:type="gramEnd"/>
              <w:r w:rsidRPr="006F1808">
                <w:rPr>
                  <w:rFonts w:ascii="Open Sans" w:hAnsi="Open Sans" w:cs="Times New Roman"/>
                </w:rPr>
                <w:t>1)</w:t>
              </w:r>
            </w:ins>
          </w:p>
        </w:tc>
        <w:tc>
          <w:tcPr>
            <w:tcW w:w="2124" w:type="dxa"/>
            <w:tcBorders>
              <w:top w:val="single" w:sz="4" w:space="0" w:color="A33662"/>
              <w:left w:val="single" w:sz="24" w:space="0" w:color="FFFFFF" w:themeColor="background1"/>
              <w:bottom w:val="single" w:sz="4" w:space="0" w:color="A33662"/>
            </w:tcBorders>
          </w:tcPr>
          <w:p w14:paraId="68F242C0" w14:textId="77777777" w:rsidR="00290074" w:rsidRPr="006F1808" w:rsidRDefault="00290074" w:rsidP="00B67345">
            <w:pPr>
              <w:rPr>
                <w:ins w:id="3400" w:author="Eriksson Tina" w:date="2025-06-23T14:17:00Z" w16du:dateUtc="2025-06-23T12:17:00Z"/>
                <w:rFonts w:ascii="Open Sans" w:hAnsi="Open Sans" w:cs="Open Sans"/>
                <w:lang w:eastAsia="en-GB"/>
              </w:rPr>
            </w:pPr>
          </w:p>
        </w:tc>
      </w:tr>
    </w:tbl>
    <w:p w14:paraId="2ABCCEA0" w14:textId="77777777" w:rsidR="00290074" w:rsidRPr="006F1808" w:rsidRDefault="00290074" w:rsidP="00290074">
      <w:pPr>
        <w:rPr>
          <w:ins w:id="3401" w:author="Eriksson Tina" w:date="2025-06-23T14:17:00Z" w16du:dateUtc="2025-06-23T12:17:00Z"/>
          <w:rFonts w:ascii="Open Sans" w:eastAsia="SimSun" w:hAnsi="Open Sans" w:cs="Times New Roman"/>
          <w:b/>
          <w:bCs/>
          <w:sz w:val="22"/>
          <w:szCs w:val="22"/>
        </w:rPr>
      </w:pPr>
    </w:p>
    <w:p w14:paraId="284F9F53" w14:textId="77777777" w:rsidR="00290074" w:rsidRPr="006F1808" w:rsidRDefault="00290074" w:rsidP="00290074">
      <w:pPr>
        <w:rPr>
          <w:ins w:id="3402" w:author="Eriksson Tina" w:date="2025-06-23T14:17:00Z" w16du:dateUtc="2025-06-23T12:17:00Z"/>
          <w:rFonts w:ascii="Open Sans" w:eastAsia="SimSun" w:hAnsi="Open Sans" w:cs="Times New Roman"/>
          <w:b/>
          <w:bCs/>
          <w:sz w:val="22"/>
          <w:szCs w:val="22"/>
        </w:rPr>
      </w:pPr>
      <w:ins w:id="3403" w:author="Eriksson Tina" w:date="2025-06-23T14:17:00Z" w16du:dateUtc="2025-06-23T12:17:00Z">
        <w:r w:rsidRPr="006F1808">
          <w:rPr>
            <w:rFonts w:ascii="Open Sans" w:eastAsia="SimSun" w:hAnsi="Open Sans" w:cs="Times New Roman"/>
            <w:b/>
            <w:bCs/>
            <w:sz w:val="22"/>
            <w:szCs w:val="22"/>
          </w:rPr>
          <w:t>Omsorgsgivare: Organisation</w:t>
        </w:r>
      </w:ins>
    </w:p>
    <w:p w14:paraId="11A00CC5" w14:textId="77777777" w:rsidR="00290074" w:rsidRPr="006F1808" w:rsidRDefault="00290074" w:rsidP="00290074">
      <w:pPr>
        <w:rPr>
          <w:ins w:id="3404" w:author="Eriksson Tina" w:date="2025-06-23T14:17:00Z" w16du:dateUtc="2025-06-23T12:17:00Z"/>
          <w:rFonts w:ascii="Open Sans" w:eastAsia="SimSun" w:hAnsi="Open Sans" w:cs="Times New Roman"/>
        </w:rPr>
      </w:pPr>
      <w:ins w:id="3405" w:author="Eriksson Tina" w:date="2025-06-23T14:17:00Z" w16du:dateUtc="2025-06-23T12:17:00Z">
        <w:r w:rsidRPr="006F1808">
          <w:rPr>
            <w:rFonts w:ascii="Open Sans" w:eastAsia="SimSun" w:hAnsi="Open Sans" w:cs="Times New Roman"/>
          </w:rPr>
          <w:t xml:space="preserve">Omsorgsgivare är den myndighet, juridisk person eller enskild näringsidkare inom socialtjänsten som ansvarar för eller utför vissa insatser för äldre personer eller personer med funktionsnedsättning. </w:t>
        </w:r>
      </w:ins>
    </w:p>
    <w:tbl>
      <w:tblPr>
        <w:tblStyle w:val="Tabellrutnt1"/>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302"/>
        <w:gridCol w:w="1544"/>
        <w:gridCol w:w="3113"/>
        <w:gridCol w:w="1415"/>
        <w:gridCol w:w="2124"/>
      </w:tblGrid>
      <w:tr w:rsidR="00290074" w:rsidRPr="006F1808" w14:paraId="25BA6C97" w14:textId="77777777" w:rsidTr="00B67345">
        <w:trPr>
          <w:trHeight w:val="148"/>
          <w:ins w:id="3406" w:author="Eriksson Tina" w:date="2025-06-23T14:17:00Z"/>
        </w:trPr>
        <w:tc>
          <w:tcPr>
            <w:tcW w:w="1302" w:type="dxa"/>
            <w:shd w:val="clear" w:color="auto" w:fill="A33662"/>
          </w:tcPr>
          <w:p w14:paraId="44169E55" w14:textId="77777777" w:rsidR="00290074" w:rsidRPr="006F1808" w:rsidRDefault="00290074" w:rsidP="00B67345">
            <w:pPr>
              <w:rPr>
                <w:ins w:id="3407" w:author="Eriksson Tina" w:date="2025-06-23T14:17:00Z" w16du:dateUtc="2025-06-23T12:17:00Z"/>
                <w:rFonts w:ascii="Open Sans" w:hAnsi="Open Sans" w:cs="Times New Roman"/>
                <w:b/>
                <w:bCs/>
                <w:caps/>
                <w:color w:val="FFFFFF"/>
                <w:sz w:val="16"/>
                <w:szCs w:val="18"/>
              </w:rPr>
            </w:pPr>
            <w:ins w:id="3408" w:author="Eriksson Tina" w:date="2025-06-23T14:17:00Z" w16du:dateUtc="2025-06-23T12:17:00Z">
              <w:r w:rsidRPr="006F1808">
                <w:rPr>
                  <w:rFonts w:ascii="Open Sans" w:hAnsi="Open Sans" w:cs="Times New Roman"/>
                  <w:b/>
                  <w:bCs/>
                  <w:caps/>
                  <w:color w:val="FFFFFF"/>
                  <w:sz w:val="16"/>
                  <w:szCs w:val="18"/>
                </w:rPr>
                <w:t>Attribut</w:t>
              </w:r>
            </w:ins>
          </w:p>
        </w:tc>
        <w:tc>
          <w:tcPr>
            <w:tcW w:w="1544" w:type="dxa"/>
            <w:shd w:val="clear" w:color="auto" w:fill="A33662"/>
          </w:tcPr>
          <w:p w14:paraId="32C508A2" w14:textId="77777777" w:rsidR="00290074" w:rsidRPr="006F1808" w:rsidRDefault="00290074" w:rsidP="00B67345">
            <w:pPr>
              <w:rPr>
                <w:ins w:id="3409" w:author="Eriksson Tina" w:date="2025-06-23T14:17:00Z" w16du:dateUtc="2025-06-23T12:17:00Z"/>
                <w:rFonts w:ascii="Open Sans" w:hAnsi="Open Sans" w:cs="Times New Roman"/>
                <w:b/>
                <w:bCs/>
                <w:caps/>
                <w:color w:val="FFFFFF"/>
                <w:sz w:val="16"/>
                <w:szCs w:val="18"/>
              </w:rPr>
            </w:pPr>
            <w:ins w:id="3410" w:author="Eriksson Tina" w:date="2025-06-23T14:17:00Z" w16du:dateUtc="2025-06-23T12:17:00Z">
              <w:r w:rsidRPr="006F1808">
                <w:rPr>
                  <w:rFonts w:ascii="Open Sans" w:hAnsi="Open Sans" w:cs="Times New Roman"/>
                  <w:b/>
                  <w:bCs/>
                  <w:caps/>
                  <w:color w:val="FFFFFF"/>
                  <w:sz w:val="16"/>
                  <w:szCs w:val="18"/>
                </w:rPr>
                <w:t>Mappning till RIM</w:t>
              </w:r>
            </w:ins>
          </w:p>
        </w:tc>
        <w:tc>
          <w:tcPr>
            <w:tcW w:w="3113" w:type="dxa"/>
            <w:shd w:val="clear" w:color="auto" w:fill="A33662"/>
          </w:tcPr>
          <w:p w14:paraId="4BE8FBF4" w14:textId="77777777" w:rsidR="00290074" w:rsidRPr="006F1808" w:rsidRDefault="00290074" w:rsidP="00B67345">
            <w:pPr>
              <w:rPr>
                <w:ins w:id="3411" w:author="Eriksson Tina" w:date="2025-06-23T14:17:00Z" w16du:dateUtc="2025-06-23T12:17:00Z"/>
                <w:rFonts w:ascii="Open Sans" w:hAnsi="Open Sans" w:cs="Times New Roman"/>
                <w:b/>
                <w:bCs/>
                <w:caps/>
                <w:color w:val="FFFFFF"/>
                <w:sz w:val="16"/>
                <w:szCs w:val="18"/>
              </w:rPr>
            </w:pPr>
            <w:ins w:id="3412" w:author="Eriksson Tina" w:date="2025-06-23T14:17:00Z" w16du:dateUtc="2025-06-23T12:17:00Z">
              <w:r w:rsidRPr="006F1808">
                <w:rPr>
                  <w:rFonts w:ascii="Open Sans" w:hAnsi="Open Sans" w:cs="Times New Roman"/>
                  <w:b/>
                  <w:bCs/>
                  <w:caps/>
                  <w:color w:val="FFFFFF"/>
                  <w:sz w:val="16"/>
                  <w:szCs w:val="18"/>
                </w:rPr>
                <w:t xml:space="preserve">Beskrivning </w:t>
              </w:r>
            </w:ins>
          </w:p>
        </w:tc>
        <w:tc>
          <w:tcPr>
            <w:tcW w:w="1415" w:type="dxa"/>
            <w:shd w:val="clear" w:color="auto" w:fill="A33662"/>
          </w:tcPr>
          <w:p w14:paraId="441695F5" w14:textId="77777777" w:rsidR="00290074" w:rsidRPr="006F1808" w:rsidRDefault="00290074" w:rsidP="00B67345">
            <w:pPr>
              <w:rPr>
                <w:ins w:id="3413" w:author="Eriksson Tina" w:date="2025-06-23T14:17:00Z" w16du:dateUtc="2025-06-23T12:17:00Z"/>
                <w:rFonts w:ascii="Open Sans" w:hAnsi="Open Sans" w:cs="Times New Roman"/>
                <w:b/>
                <w:bCs/>
                <w:caps/>
                <w:color w:val="FFFFFF"/>
                <w:sz w:val="16"/>
                <w:szCs w:val="18"/>
              </w:rPr>
            </w:pPr>
            <w:ins w:id="3414" w:author="Eriksson Tina" w:date="2025-06-23T14:17:00Z" w16du:dateUtc="2025-06-23T12:17:00Z">
              <w:r w:rsidRPr="006F1808">
                <w:rPr>
                  <w:rFonts w:ascii="Open Sans" w:hAnsi="Open Sans" w:cs="Times New Roman"/>
                  <w:b/>
                  <w:bCs/>
                  <w:caps/>
                  <w:color w:val="FFFFFF"/>
                  <w:sz w:val="16"/>
                  <w:szCs w:val="18"/>
                </w:rPr>
                <w:t>Datatyp (multiplicitet)</w:t>
              </w:r>
            </w:ins>
          </w:p>
        </w:tc>
        <w:tc>
          <w:tcPr>
            <w:tcW w:w="2124" w:type="dxa"/>
            <w:shd w:val="clear" w:color="auto" w:fill="A33662"/>
          </w:tcPr>
          <w:p w14:paraId="3183BB6F" w14:textId="77777777" w:rsidR="00290074" w:rsidRPr="006F1808" w:rsidRDefault="00290074" w:rsidP="00B67345">
            <w:pPr>
              <w:rPr>
                <w:ins w:id="3415" w:author="Eriksson Tina" w:date="2025-06-23T14:17:00Z" w16du:dateUtc="2025-06-23T12:17:00Z"/>
                <w:rFonts w:ascii="Open Sans" w:hAnsi="Open Sans" w:cs="Times New Roman"/>
                <w:b/>
                <w:bCs/>
                <w:caps/>
                <w:color w:val="FFFFFF"/>
                <w:sz w:val="16"/>
                <w:szCs w:val="18"/>
              </w:rPr>
            </w:pPr>
            <w:ins w:id="3416" w:author="Eriksson Tina" w:date="2025-06-23T14:17:00Z" w16du:dateUtc="2025-06-23T12:17:00Z">
              <w:r w:rsidRPr="006F1808">
                <w:rPr>
                  <w:rFonts w:ascii="Open Sans" w:hAnsi="Open Sans" w:cs="Times New Roman"/>
                  <w:b/>
                  <w:bCs/>
                  <w:caps/>
                  <w:color w:val="FFFFFF"/>
                  <w:sz w:val="16"/>
                  <w:szCs w:val="18"/>
                </w:rPr>
                <w:t>Format</w:t>
              </w:r>
            </w:ins>
          </w:p>
        </w:tc>
      </w:tr>
      <w:tr w:rsidR="00290074" w:rsidRPr="006F1808" w14:paraId="1975E249" w14:textId="77777777" w:rsidTr="00B67345">
        <w:trPr>
          <w:trHeight w:val="414"/>
          <w:ins w:id="3417" w:author="Eriksson Tina" w:date="2025-06-23T14:17:00Z"/>
        </w:trPr>
        <w:tc>
          <w:tcPr>
            <w:tcW w:w="1302" w:type="dxa"/>
            <w:tcBorders>
              <w:bottom w:val="single" w:sz="4" w:space="0" w:color="A33662"/>
              <w:right w:val="single" w:sz="24" w:space="0" w:color="FFFFFF" w:themeColor="background1"/>
            </w:tcBorders>
          </w:tcPr>
          <w:p w14:paraId="7BE49978" w14:textId="77777777" w:rsidR="00290074" w:rsidRPr="006F1808" w:rsidRDefault="00290074" w:rsidP="00B67345">
            <w:pPr>
              <w:spacing w:line="288" w:lineRule="auto"/>
              <w:rPr>
                <w:ins w:id="3418" w:author="Eriksson Tina" w:date="2025-06-23T14:17:00Z" w16du:dateUtc="2025-06-23T12:17:00Z"/>
                <w:rFonts w:ascii="Open Sans" w:hAnsi="Open Sans" w:cs="Open Sans"/>
              </w:rPr>
            </w:pPr>
            <w:ins w:id="3419" w:author="Eriksson Tina" w:date="2025-06-23T14:17:00Z" w16du:dateUtc="2025-06-23T12:17:00Z">
              <w:r w:rsidRPr="006F1808">
                <w:rPr>
                  <w:rFonts w:ascii="Open Sans" w:hAnsi="Open Sans" w:cs="Open Sans"/>
                </w:rPr>
                <w:t>id</w:t>
              </w:r>
            </w:ins>
          </w:p>
        </w:tc>
        <w:tc>
          <w:tcPr>
            <w:tcW w:w="1544" w:type="dxa"/>
            <w:tcBorders>
              <w:left w:val="single" w:sz="24" w:space="0" w:color="FFFFFF" w:themeColor="background1"/>
              <w:bottom w:val="single" w:sz="4" w:space="0" w:color="A33662"/>
              <w:right w:val="single" w:sz="24" w:space="0" w:color="FFFFFF" w:themeColor="background1"/>
            </w:tcBorders>
          </w:tcPr>
          <w:p w14:paraId="0BE08EC7" w14:textId="77777777" w:rsidR="00290074" w:rsidRPr="006F1808" w:rsidRDefault="00290074" w:rsidP="00B67345">
            <w:pPr>
              <w:spacing w:line="288" w:lineRule="auto"/>
              <w:rPr>
                <w:ins w:id="3420" w:author="Eriksson Tina" w:date="2025-06-23T14:17:00Z" w16du:dateUtc="2025-06-23T12:17:00Z"/>
                <w:rFonts w:ascii="Open Sans" w:hAnsi="Open Sans" w:cs="Open Sans"/>
              </w:rPr>
            </w:pPr>
            <w:ins w:id="3421" w:author="Eriksson Tina" w:date="2025-06-23T14:17:00Z" w16du:dateUtc="2025-06-23T12:17:00Z">
              <w:r w:rsidRPr="006F1808">
                <w:rPr>
                  <w:rFonts w:ascii="Open Sans" w:hAnsi="Open Sans" w:cs="Open Sans"/>
                </w:rPr>
                <w:t>Organisation.id</w:t>
              </w:r>
            </w:ins>
          </w:p>
        </w:tc>
        <w:tc>
          <w:tcPr>
            <w:tcW w:w="3113" w:type="dxa"/>
            <w:tcBorders>
              <w:left w:val="single" w:sz="24" w:space="0" w:color="FFFFFF" w:themeColor="background1"/>
              <w:bottom w:val="single" w:sz="4" w:space="0" w:color="A33662"/>
              <w:right w:val="single" w:sz="24" w:space="0" w:color="FFFFFF" w:themeColor="background1"/>
            </w:tcBorders>
          </w:tcPr>
          <w:p w14:paraId="40D21746" w14:textId="77777777" w:rsidR="00290074" w:rsidRPr="006F1808" w:rsidRDefault="00290074" w:rsidP="00B67345">
            <w:pPr>
              <w:spacing w:line="288" w:lineRule="auto"/>
              <w:rPr>
                <w:ins w:id="3422" w:author="Eriksson Tina" w:date="2025-06-23T14:17:00Z" w16du:dateUtc="2025-06-23T12:17:00Z"/>
                <w:rFonts w:ascii="Open Sans" w:hAnsi="Open Sans" w:cs="Open Sans"/>
              </w:rPr>
            </w:pPr>
            <w:ins w:id="3423" w:author="Eriksson Tina" w:date="2025-06-23T14:17:00Z" w16du:dateUtc="2025-06-23T12:17:00Z">
              <w:r w:rsidRPr="006F1808">
                <w:rPr>
                  <w:rFonts w:ascii="Open Sans" w:hAnsi="Open Sans" w:cs="Open Sans"/>
                </w:rPr>
                <w:t>Identitetsbeteckning för omsorgsgivaren</w:t>
              </w:r>
            </w:ins>
          </w:p>
        </w:tc>
        <w:tc>
          <w:tcPr>
            <w:tcW w:w="1415" w:type="dxa"/>
            <w:tcBorders>
              <w:left w:val="single" w:sz="24" w:space="0" w:color="FFFFFF" w:themeColor="background1"/>
              <w:bottom w:val="single" w:sz="4" w:space="0" w:color="A33662"/>
            </w:tcBorders>
          </w:tcPr>
          <w:p w14:paraId="56D3ADFF" w14:textId="77777777" w:rsidR="00290074" w:rsidRPr="006F1808" w:rsidRDefault="00290074" w:rsidP="00B67345">
            <w:pPr>
              <w:spacing w:line="288" w:lineRule="auto"/>
              <w:rPr>
                <w:ins w:id="3424" w:author="Eriksson Tina" w:date="2025-06-23T14:17:00Z" w16du:dateUtc="2025-06-23T12:17:00Z"/>
                <w:rFonts w:ascii="Open Sans" w:hAnsi="Open Sans" w:cs="Open Sans"/>
                <w:lang w:eastAsia="en-GB"/>
              </w:rPr>
            </w:pPr>
            <w:ins w:id="3425" w:author="Eriksson Tina" w:date="2025-06-23T14:17:00Z" w16du:dateUtc="2025-06-23T12:17:00Z">
              <w:r w:rsidRPr="006F1808">
                <w:rPr>
                  <w:rFonts w:ascii="Open Sans" w:hAnsi="Open Sans" w:cs="Times New Roman"/>
                </w:rPr>
                <w:t>II (</w:t>
              </w:r>
              <w:proofErr w:type="gramStart"/>
              <w:r w:rsidRPr="006F1808">
                <w:rPr>
                  <w:rFonts w:ascii="Open Sans" w:hAnsi="Open Sans" w:cs="Times New Roman"/>
                </w:rPr>
                <w:t>0..</w:t>
              </w:r>
              <w:proofErr w:type="gramEnd"/>
              <w:r w:rsidRPr="006F1808">
                <w:rPr>
                  <w:rFonts w:ascii="Open Sans" w:hAnsi="Open Sans" w:cs="Times New Roman"/>
                </w:rPr>
                <w:t>1)</w:t>
              </w:r>
            </w:ins>
          </w:p>
        </w:tc>
        <w:tc>
          <w:tcPr>
            <w:tcW w:w="2124" w:type="dxa"/>
            <w:tcBorders>
              <w:left w:val="single" w:sz="24" w:space="0" w:color="FFFFFF" w:themeColor="background1"/>
              <w:bottom w:val="single" w:sz="4" w:space="0" w:color="A33662"/>
            </w:tcBorders>
          </w:tcPr>
          <w:p w14:paraId="11C6FA1D" w14:textId="77777777" w:rsidR="00290074" w:rsidRPr="006F1808" w:rsidRDefault="00290074" w:rsidP="00B67345">
            <w:pPr>
              <w:spacing w:line="288" w:lineRule="auto"/>
              <w:rPr>
                <w:ins w:id="3426" w:author="Eriksson Tina" w:date="2025-06-23T14:17:00Z" w16du:dateUtc="2025-06-23T12:17:00Z"/>
                <w:rFonts w:ascii="Open Sans" w:hAnsi="Open Sans" w:cs="Open Sans"/>
                <w:lang w:eastAsia="en-GB"/>
              </w:rPr>
            </w:pPr>
          </w:p>
        </w:tc>
      </w:tr>
      <w:tr w:rsidR="00290074" w:rsidRPr="006F1808" w14:paraId="0FE5EF59" w14:textId="77777777" w:rsidTr="00B67345">
        <w:trPr>
          <w:trHeight w:val="219"/>
          <w:ins w:id="3427" w:author="Eriksson Tina" w:date="2025-06-23T14:17:00Z"/>
        </w:trPr>
        <w:tc>
          <w:tcPr>
            <w:tcW w:w="1302" w:type="dxa"/>
            <w:tcBorders>
              <w:top w:val="single" w:sz="4" w:space="0" w:color="A33662"/>
              <w:bottom w:val="single" w:sz="4" w:space="0" w:color="A33662"/>
              <w:right w:val="single" w:sz="24" w:space="0" w:color="FFFFFF" w:themeColor="background1"/>
            </w:tcBorders>
          </w:tcPr>
          <w:p w14:paraId="5A76C364" w14:textId="77777777" w:rsidR="00290074" w:rsidRPr="006F1808" w:rsidRDefault="00290074" w:rsidP="00B67345">
            <w:pPr>
              <w:spacing w:line="288" w:lineRule="auto"/>
              <w:rPr>
                <w:ins w:id="3428" w:author="Eriksson Tina" w:date="2025-06-23T14:17:00Z" w16du:dateUtc="2025-06-23T12:17:00Z"/>
                <w:rFonts w:ascii="Open Sans" w:hAnsi="Open Sans" w:cs="Open Sans"/>
              </w:rPr>
            </w:pPr>
            <w:ins w:id="3429" w:author="Eriksson Tina" w:date="2025-06-23T14:17:00Z" w16du:dateUtc="2025-06-23T12:17:00Z">
              <w:r w:rsidRPr="006F1808">
                <w:rPr>
                  <w:rFonts w:ascii="Open Sans" w:hAnsi="Open Sans" w:cs="Times New Roman"/>
                </w:rPr>
                <w:t>namn</w:t>
              </w:r>
            </w:ins>
          </w:p>
        </w:tc>
        <w:tc>
          <w:tcPr>
            <w:tcW w:w="1544" w:type="dxa"/>
            <w:tcBorders>
              <w:top w:val="single" w:sz="4" w:space="0" w:color="A33662"/>
              <w:left w:val="single" w:sz="24" w:space="0" w:color="FFFFFF" w:themeColor="background1"/>
              <w:bottom w:val="single" w:sz="4" w:space="0" w:color="A33662"/>
              <w:right w:val="single" w:sz="24" w:space="0" w:color="FFFFFF" w:themeColor="background1"/>
            </w:tcBorders>
          </w:tcPr>
          <w:p w14:paraId="1932A800" w14:textId="77777777" w:rsidR="00290074" w:rsidRPr="006F1808" w:rsidRDefault="00290074" w:rsidP="00B67345">
            <w:pPr>
              <w:spacing w:line="288" w:lineRule="auto"/>
              <w:rPr>
                <w:ins w:id="3430" w:author="Eriksson Tina" w:date="2025-06-23T14:17:00Z" w16du:dateUtc="2025-06-23T12:17:00Z"/>
                <w:rFonts w:ascii="Open Sans" w:hAnsi="Open Sans" w:cs="Open Sans"/>
              </w:rPr>
            </w:pPr>
            <w:ins w:id="3431" w:author="Eriksson Tina" w:date="2025-06-23T14:17:00Z" w16du:dateUtc="2025-06-23T12:17:00Z">
              <w:r w:rsidRPr="006F1808">
                <w:rPr>
                  <w:rFonts w:ascii="Open Sans" w:hAnsi="Open Sans" w:cs="Open Sans"/>
                </w:rPr>
                <w:t>-</w:t>
              </w:r>
            </w:ins>
          </w:p>
        </w:tc>
        <w:tc>
          <w:tcPr>
            <w:tcW w:w="3113" w:type="dxa"/>
            <w:tcBorders>
              <w:top w:val="single" w:sz="4" w:space="0" w:color="A33662"/>
              <w:left w:val="single" w:sz="24" w:space="0" w:color="FFFFFF" w:themeColor="background1"/>
              <w:bottom w:val="single" w:sz="4" w:space="0" w:color="A33662"/>
              <w:right w:val="single" w:sz="24" w:space="0" w:color="FFFFFF" w:themeColor="background1"/>
            </w:tcBorders>
          </w:tcPr>
          <w:p w14:paraId="4763C537" w14:textId="77777777" w:rsidR="00290074" w:rsidRPr="006F1808" w:rsidRDefault="00290074" w:rsidP="00B67345">
            <w:pPr>
              <w:spacing w:line="288" w:lineRule="auto"/>
              <w:rPr>
                <w:ins w:id="3432" w:author="Eriksson Tina" w:date="2025-06-23T14:17:00Z" w16du:dateUtc="2025-06-23T12:17:00Z"/>
                <w:rFonts w:ascii="Open Sans" w:hAnsi="Open Sans" w:cs="Open Sans"/>
              </w:rPr>
            </w:pPr>
            <w:ins w:id="3433" w:author="Eriksson Tina" w:date="2025-06-23T14:17:00Z" w16du:dateUtc="2025-06-23T12:17:00Z">
              <w:r w:rsidRPr="006F1808">
                <w:rPr>
                  <w:rFonts w:ascii="Open Sans" w:hAnsi="Open Sans" w:cs="Times New Roman"/>
                </w:rPr>
                <w:t>Namnet på den omsorgsgivaren</w:t>
              </w:r>
            </w:ins>
          </w:p>
        </w:tc>
        <w:tc>
          <w:tcPr>
            <w:tcW w:w="1415" w:type="dxa"/>
            <w:tcBorders>
              <w:top w:val="single" w:sz="4" w:space="0" w:color="A33662"/>
              <w:left w:val="single" w:sz="24" w:space="0" w:color="FFFFFF" w:themeColor="background1"/>
              <w:bottom w:val="single" w:sz="4" w:space="0" w:color="A33662"/>
            </w:tcBorders>
          </w:tcPr>
          <w:p w14:paraId="5991B82E" w14:textId="77777777" w:rsidR="00290074" w:rsidRPr="006F1808" w:rsidRDefault="00290074" w:rsidP="00B67345">
            <w:pPr>
              <w:spacing w:line="288" w:lineRule="auto"/>
              <w:rPr>
                <w:ins w:id="3434" w:author="Eriksson Tina" w:date="2025-06-23T14:17:00Z" w16du:dateUtc="2025-06-23T12:17:00Z"/>
                <w:rFonts w:ascii="Open Sans" w:hAnsi="Open Sans" w:cs="Open Sans"/>
                <w:lang w:eastAsia="en-GB"/>
              </w:rPr>
            </w:pPr>
            <w:ins w:id="3435" w:author="Eriksson Tina" w:date="2025-06-23T14:17:00Z" w16du:dateUtc="2025-06-23T12:17:00Z">
              <w:r w:rsidRPr="006F1808">
                <w:rPr>
                  <w:rFonts w:ascii="Open Sans" w:hAnsi="Open Sans" w:cs="Times New Roman"/>
                </w:rPr>
                <w:t>ST (1)</w:t>
              </w:r>
            </w:ins>
          </w:p>
        </w:tc>
        <w:tc>
          <w:tcPr>
            <w:tcW w:w="2124" w:type="dxa"/>
            <w:tcBorders>
              <w:top w:val="single" w:sz="4" w:space="0" w:color="A33662"/>
              <w:left w:val="single" w:sz="24" w:space="0" w:color="FFFFFF" w:themeColor="background1"/>
              <w:bottom w:val="single" w:sz="4" w:space="0" w:color="A33662"/>
            </w:tcBorders>
          </w:tcPr>
          <w:p w14:paraId="46539773" w14:textId="77777777" w:rsidR="00290074" w:rsidRPr="006F1808" w:rsidRDefault="00290074" w:rsidP="00B67345">
            <w:pPr>
              <w:spacing w:line="288" w:lineRule="auto"/>
              <w:rPr>
                <w:ins w:id="3436" w:author="Eriksson Tina" w:date="2025-06-23T14:17:00Z" w16du:dateUtc="2025-06-23T12:17:00Z"/>
                <w:rFonts w:ascii="Open Sans" w:hAnsi="Open Sans" w:cs="Open Sans"/>
                <w:lang w:eastAsia="en-GB"/>
              </w:rPr>
            </w:pPr>
          </w:p>
        </w:tc>
      </w:tr>
    </w:tbl>
    <w:p w14:paraId="031BD146" w14:textId="77777777" w:rsidR="00290074" w:rsidRPr="006F1808" w:rsidRDefault="00290074" w:rsidP="00290074">
      <w:pPr>
        <w:rPr>
          <w:ins w:id="3437" w:author="Eriksson Tina" w:date="2025-06-23T14:17:00Z" w16du:dateUtc="2025-06-23T12:17:00Z"/>
          <w:rFonts w:ascii="Open Sans" w:eastAsia="SimSun" w:hAnsi="Open Sans" w:cs="Times New Roman"/>
        </w:rPr>
      </w:pPr>
    </w:p>
    <w:p w14:paraId="5D3816C9" w14:textId="77777777" w:rsidR="00290074" w:rsidRPr="006F1808" w:rsidRDefault="00290074" w:rsidP="00290074">
      <w:pPr>
        <w:keepNext/>
        <w:keepLines/>
        <w:numPr>
          <w:ilvl w:val="2"/>
          <w:numId w:val="0"/>
        </w:numPr>
        <w:spacing w:before="400" w:after="40" w:line="240" w:lineRule="auto"/>
        <w:ind w:left="851" w:hanging="851"/>
        <w:contextualSpacing/>
        <w:outlineLvl w:val="2"/>
        <w:rPr>
          <w:ins w:id="3438" w:author="Eriksson Tina" w:date="2025-06-23T14:17:00Z" w16du:dateUtc="2025-06-23T12:17:00Z"/>
          <w:rFonts w:ascii="Open Sans" w:eastAsia="SimHei" w:hAnsi="Open Sans" w:cs="Times New Roman"/>
          <w:b/>
          <w:bCs/>
          <w:spacing w:val="-2"/>
          <w:sz w:val="24"/>
          <w:szCs w:val="24"/>
        </w:rPr>
      </w:pPr>
      <w:bookmarkStart w:id="3439" w:name="_Toc169185317"/>
      <w:proofErr w:type="gramStart"/>
      <w:ins w:id="3440" w:author="Eriksson Tina" w:date="2025-06-23T14:17:00Z" w16du:dateUtc="2025-06-23T12:17:00Z">
        <w:r w:rsidRPr="006F1808">
          <w:rPr>
            <w:rFonts w:ascii="Open Sans" w:eastAsia="SimHei" w:hAnsi="Open Sans" w:cs="Times New Roman"/>
            <w:b/>
            <w:bCs/>
            <w:spacing w:val="-2"/>
            <w:sz w:val="24"/>
            <w:szCs w:val="24"/>
          </w:rPr>
          <w:t>:P</w:t>
        </w:r>
        <w:bookmarkEnd w:id="3439"/>
        <w:r w:rsidRPr="006F1808">
          <w:rPr>
            <w:rFonts w:ascii="Open Sans" w:eastAsia="SimHei" w:hAnsi="Open Sans" w:cs="Times New Roman"/>
            <w:b/>
            <w:bCs/>
            <w:spacing w:val="-2"/>
            <w:sz w:val="24"/>
            <w:szCs w:val="24"/>
          </w:rPr>
          <w:t>erson</w:t>
        </w:r>
        <w:proofErr w:type="gramEnd"/>
      </w:ins>
    </w:p>
    <w:p w14:paraId="4BCF0B3E" w14:textId="77777777" w:rsidR="00290074" w:rsidRPr="006F1808" w:rsidRDefault="00290074" w:rsidP="00290074">
      <w:pPr>
        <w:rPr>
          <w:ins w:id="3441" w:author="Eriksson Tina" w:date="2025-06-23T14:17:00Z" w16du:dateUtc="2025-06-23T12:17:00Z"/>
          <w:rFonts w:ascii="Open Sans" w:eastAsia="SimSun" w:hAnsi="Open Sans" w:cs="Times New Roman"/>
        </w:rPr>
      </w:pPr>
      <w:ins w:id="3442" w:author="Eriksson Tina" w:date="2025-06-23T14:17:00Z" w16du:dateUtc="2025-06-23T12:17:00Z">
        <w:r w:rsidRPr="006F1808">
          <w:rPr>
            <w:rFonts w:ascii="Open Sans" w:eastAsia="SimSun" w:hAnsi="Open Sans" w:cs="Times New Roman"/>
            <w:highlight w:val="yellow"/>
          </w:rPr>
          <w:t>Klassen person innehåller information om den person som får eller är registrerad för att få hälso- och sjukvård eller omsorg.</w:t>
        </w:r>
        <w:r w:rsidRPr="006F1808">
          <w:rPr>
            <w:rFonts w:ascii="Open Sans" w:eastAsia="SimSun" w:hAnsi="Open Sans" w:cs="Times New Roman"/>
          </w:rPr>
          <w:t xml:space="preserve"> </w:t>
        </w:r>
        <w:proofErr w:type="spellStart"/>
        <w:r w:rsidRPr="006F1808">
          <w:rPr>
            <w:rFonts w:ascii="Open Sans" w:eastAsia="SimSun" w:hAnsi="Open Sans" w:cs="Times New Roman"/>
          </w:rPr>
          <w:t>Mappas</w:t>
        </w:r>
        <w:proofErr w:type="spellEnd"/>
        <w:r w:rsidRPr="006F1808">
          <w:rPr>
            <w:rFonts w:ascii="Open Sans" w:eastAsia="SimSun" w:hAnsi="Open Sans" w:cs="Times New Roman"/>
          </w:rPr>
          <w:t xml:space="preserve"> mot Socialstyrelsens nationella informationsmängd för patient och brukare. </w:t>
        </w:r>
        <w:r w:rsidRPr="006F1808">
          <w:fldChar w:fldCharType="begin"/>
        </w:r>
        <w:r w:rsidRPr="006F1808">
          <w:instrText>HYPERLINK "https://www.socialstyrelsen.se/kunskapsstod-och-regler/omraden/e-halsa/nationell-informationsstruktur-och-nationella-informationsmangder/nationella-informationsmangder/patient/"</w:instrText>
        </w:r>
        <w:r w:rsidRPr="006F1808">
          <w:fldChar w:fldCharType="separate"/>
        </w:r>
        <w:r w:rsidRPr="006F1808">
          <w:rPr>
            <w:rStyle w:val="Hyperlnk"/>
          </w:rPr>
          <w:t>Patient - Socialstyrelsen</w:t>
        </w:r>
        <w:r w:rsidRPr="006F1808">
          <w:fldChar w:fldCharType="end"/>
        </w:r>
        <w:r w:rsidRPr="006F1808">
          <w:t xml:space="preserve"> </w:t>
        </w:r>
        <w:r w:rsidRPr="006F1808">
          <w:fldChar w:fldCharType="begin"/>
        </w:r>
        <w:r w:rsidRPr="006F1808">
          <w:instrText>HYPERLINK "https://www.socialstyrelsen.se/kunskapsstod-och-regler/omraden/e-halsa/nationell-informationsstruktur-och-nationella-informationsmangder/nationella-informationsmangder/brukare/"</w:instrText>
        </w:r>
        <w:r w:rsidRPr="006F1808">
          <w:fldChar w:fldCharType="separate"/>
        </w:r>
        <w:r w:rsidRPr="006F1808">
          <w:rPr>
            <w:rStyle w:val="Hyperlnk"/>
          </w:rPr>
          <w:t>Brukare - Socialstyrelsen</w:t>
        </w:r>
        <w:r w:rsidRPr="006F1808">
          <w:fldChar w:fldCharType="end"/>
        </w:r>
      </w:ins>
    </w:p>
    <w:tbl>
      <w:tblPr>
        <w:tblStyle w:val="Tabellrutnt1"/>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418"/>
        <w:gridCol w:w="1843"/>
        <w:gridCol w:w="2551"/>
        <w:gridCol w:w="1415"/>
        <w:gridCol w:w="1845"/>
      </w:tblGrid>
      <w:tr w:rsidR="00290074" w:rsidRPr="006F1808" w14:paraId="64964A05" w14:textId="77777777" w:rsidTr="00B67345">
        <w:trPr>
          <w:trHeight w:val="24"/>
          <w:ins w:id="3443" w:author="Eriksson Tina" w:date="2025-06-23T14:17:00Z"/>
        </w:trPr>
        <w:tc>
          <w:tcPr>
            <w:tcW w:w="1418" w:type="dxa"/>
            <w:shd w:val="clear" w:color="auto" w:fill="A33662" w:themeFill="accent1"/>
          </w:tcPr>
          <w:p w14:paraId="60EF1B6B" w14:textId="77777777" w:rsidR="00290074" w:rsidRPr="006F1808" w:rsidRDefault="00290074" w:rsidP="00B67345">
            <w:pPr>
              <w:rPr>
                <w:ins w:id="3444" w:author="Eriksson Tina" w:date="2025-06-23T14:17:00Z" w16du:dateUtc="2025-06-23T12:17:00Z"/>
                <w:rFonts w:ascii="Open Sans" w:hAnsi="Open Sans" w:cs="Times New Roman"/>
                <w:b/>
                <w:bCs/>
                <w:caps/>
                <w:color w:val="FFFFFF"/>
                <w:sz w:val="16"/>
                <w:szCs w:val="18"/>
              </w:rPr>
            </w:pPr>
            <w:ins w:id="3445" w:author="Eriksson Tina" w:date="2025-06-23T14:17:00Z" w16du:dateUtc="2025-06-23T12:17:00Z">
              <w:r w:rsidRPr="006F1808">
                <w:rPr>
                  <w:rFonts w:ascii="Open Sans" w:hAnsi="Open Sans" w:cs="Times New Roman"/>
                  <w:b/>
                  <w:bCs/>
                  <w:caps/>
                  <w:color w:val="FFFFFF"/>
                  <w:sz w:val="16"/>
                  <w:szCs w:val="18"/>
                </w:rPr>
                <w:t>Attribut</w:t>
              </w:r>
            </w:ins>
          </w:p>
        </w:tc>
        <w:tc>
          <w:tcPr>
            <w:tcW w:w="1843" w:type="dxa"/>
            <w:shd w:val="clear" w:color="auto" w:fill="A33662" w:themeFill="accent1"/>
          </w:tcPr>
          <w:p w14:paraId="4FFBC62A" w14:textId="77777777" w:rsidR="00290074" w:rsidRPr="006F1808" w:rsidRDefault="00290074" w:rsidP="00B67345">
            <w:pPr>
              <w:rPr>
                <w:ins w:id="3446" w:author="Eriksson Tina" w:date="2025-06-23T14:17:00Z" w16du:dateUtc="2025-06-23T12:17:00Z"/>
                <w:rFonts w:ascii="Open Sans" w:hAnsi="Open Sans" w:cs="Times New Roman"/>
                <w:b/>
                <w:bCs/>
                <w:caps/>
                <w:color w:val="FFFFFF"/>
                <w:sz w:val="16"/>
                <w:szCs w:val="18"/>
              </w:rPr>
            </w:pPr>
            <w:ins w:id="3447" w:author="Eriksson Tina" w:date="2025-06-23T14:17:00Z" w16du:dateUtc="2025-06-23T12:17:00Z">
              <w:r w:rsidRPr="006F1808">
                <w:rPr>
                  <w:rFonts w:ascii="Open Sans" w:hAnsi="Open Sans" w:cs="Times New Roman"/>
                  <w:b/>
                  <w:bCs/>
                  <w:caps/>
                  <w:color w:val="FFFFFF"/>
                  <w:sz w:val="16"/>
                  <w:szCs w:val="18"/>
                </w:rPr>
                <w:t>Mappning till RIM</w:t>
              </w:r>
            </w:ins>
          </w:p>
        </w:tc>
        <w:tc>
          <w:tcPr>
            <w:tcW w:w="2551" w:type="dxa"/>
            <w:shd w:val="clear" w:color="auto" w:fill="A33662" w:themeFill="accent1"/>
          </w:tcPr>
          <w:p w14:paraId="08EE217D" w14:textId="77777777" w:rsidR="00290074" w:rsidRPr="006F1808" w:rsidRDefault="00290074" w:rsidP="00B67345">
            <w:pPr>
              <w:rPr>
                <w:ins w:id="3448" w:author="Eriksson Tina" w:date="2025-06-23T14:17:00Z" w16du:dateUtc="2025-06-23T12:17:00Z"/>
                <w:rFonts w:ascii="Open Sans" w:hAnsi="Open Sans" w:cs="Times New Roman"/>
                <w:b/>
                <w:bCs/>
                <w:caps/>
                <w:color w:val="FFFFFF"/>
                <w:sz w:val="16"/>
                <w:szCs w:val="18"/>
              </w:rPr>
            </w:pPr>
            <w:ins w:id="3449" w:author="Eriksson Tina" w:date="2025-06-23T14:17:00Z" w16du:dateUtc="2025-06-23T12:17:00Z">
              <w:r w:rsidRPr="006F1808">
                <w:rPr>
                  <w:rFonts w:ascii="Open Sans" w:hAnsi="Open Sans" w:cs="Times New Roman"/>
                  <w:b/>
                  <w:bCs/>
                  <w:caps/>
                  <w:color w:val="FFFFFF"/>
                  <w:sz w:val="16"/>
                  <w:szCs w:val="18"/>
                </w:rPr>
                <w:t xml:space="preserve">Beskrivning </w:t>
              </w:r>
            </w:ins>
          </w:p>
        </w:tc>
        <w:tc>
          <w:tcPr>
            <w:tcW w:w="1415" w:type="dxa"/>
            <w:shd w:val="clear" w:color="auto" w:fill="A33662" w:themeFill="accent1"/>
          </w:tcPr>
          <w:p w14:paraId="32875EED" w14:textId="77777777" w:rsidR="00290074" w:rsidRPr="006F1808" w:rsidRDefault="00290074" w:rsidP="00B67345">
            <w:pPr>
              <w:rPr>
                <w:ins w:id="3450" w:author="Eriksson Tina" w:date="2025-06-23T14:17:00Z" w16du:dateUtc="2025-06-23T12:17:00Z"/>
                <w:rFonts w:ascii="Open Sans" w:hAnsi="Open Sans" w:cs="Times New Roman"/>
                <w:b/>
                <w:bCs/>
                <w:caps/>
                <w:color w:val="FFFFFF"/>
                <w:sz w:val="16"/>
                <w:szCs w:val="18"/>
              </w:rPr>
            </w:pPr>
            <w:ins w:id="3451" w:author="Eriksson Tina" w:date="2025-06-23T14:17:00Z" w16du:dateUtc="2025-06-23T12:17:00Z">
              <w:r w:rsidRPr="006F1808">
                <w:rPr>
                  <w:rFonts w:ascii="Open Sans" w:hAnsi="Open Sans" w:cs="Times New Roman"/>
                  <w:b/>
                  <w:bCs/>
                  <w:caps/>
                  <w:color w:val="FFFFFF"/>
                  <w:sz w:val="16"/>
                  <w:szCs w:val="18"/>
                </w:rPr>
                <w:t>Datatyp (multiplicitet)</w:t>
              </w:r>
            </w:ins>
          </w:p>
        </w:tc>
        <w:tc>
          <w:tcPr>
            <w:tcW w:w="1845" w:type="dxa"/>
            <w:shd w:val="clear" w:color="auto" w:fill="A33662" w:themeFill="accent1"/>
          </w:tcPr>
          <w:p w14:paraId="0E516B83" w14:textId="77777777" w:rsidR="00290074" w:rsidRPr="006F1808" w:rsidRDefault="00290074" w:rsidP="00B67345">
            <w:pPr>
              <w:rPr>
                <w:ins w:id="3452" w:author="Eriksson Tina" w:date="2025-06-23T14:17:00Z" w16du:dateUtc="2025-06-23T12:17:00Z"/>
                <w:rFonts w:ascii="Open Sans" w:hAnsi="Open Sans" w:cs="Times New Roman"/>
                <w:b/>
                <w:bCs/>
                <w:caps/>
                <w:color w:val="FFFFFF"/>
                <w:sz w:val="16"/>
                <w:szCs w:val="18"/>
              </w:rPr>
            </w:pPr>
            <w:ins w:id="3453" w:author="Eriksson Tina" w:date="2025-06-23T14:17:00Z" w16du:dateUtc="2025-06-23T12:17:00Z">
              <w:r w:rsidRPr="006F1808">
                <w:rPr>
                  <w:rFonts w:ascii="Open Sans" w:hAnsi="Open Sans" w:cs="Times New Roman"/>
                  <w:b/>
                  <w:bCs/>
                  <w:caps/>
                  <w:color w:val="FFFFFF"/>
                  <w:sz w:val="16"/>
                  <w:szCs w:val="18"/>
                </w:rPr>
                <w:t>Format</w:t>
              </w:r>
            </w:ins>
          </w:p>
        </w:tc>
      </w:tr>
      <w:tr w:rsidR="00290074" w:rsidRPr="006F1808" w14:paraId="06F97B92" w14:textId="77777777" w:rsidTr="00B67345">
        <w:trPr>
          <w:trHeight w:val="964"/>
          <w:ins w:id="3454" w:author="Eriksson Tina" w:date="2025-06-23T14:17:00Z"/>
        </w:trPr>
        <w:tc>
          <w:tcPr>
            <w:tcW w:w="1418" w:type="dxa"/>
            <w:tcBorders>
              <w:bottom w:val="single" w:sz="4" w:space="0" w:color="A33662" w:themeColor="accent1"/>
              <w:right w:val="single" w:sz="24" w:space="0" w:color="FFFFFF" w:themeColor="background1"/>
            </w:tcBorders>
          </w:tcPr>
          <w:p w14:paraId="74A27BF4" w14:textId="77777777" w:rsidR="00290074" w:rsidRPr="006F1808" w:rsidRDefault="00290074" w:rsidP="00B67345">
            <w:pPr>
              <w:spacing w:line="288" w:lineRule="auto"/>
              <w:rPr>
                <w:ins w:id="3455" w:author="Eriksson Tina" w:date="2025-06-23T14:17:00Z" w16du:dateUtc="2025-06-23T12:17:00Z"/>
                <w:rFonts w:ascii="Open Sans" w:hAnsi="Open Sans" w:cs="Open Sans"/>
              </w:rPr>
            </w:pPr>
            <w:ins w:id="3456" w:author="Eriksson Tina" w:date="2025-06-23T14:17:00Z" w16du:dateUtc="2025-06-23T12:17:00Z">
              <w:r w:rsidRPr="006F1808">
                <w:rPr>
                  <w:rFonts w:ascii="Open Sans" w:hAnsi="Open Sans" w:cs="Open Sans"/>
                </w:rPr>
                <w:t>person-id</w:t>
              </w:r>
            </w:ins>
          </w:p>
        </w:tc>
        <w:tc>
          <w:tcPr>
            <w:tcW w:w="1843" w:type="dxa"/>
            <w:tcBorders>
              <w:left w:val="single" w:sz="24" w:space="0" w:color="FFFFFF" w:themeColor="background1"/>
              <w:bottom w:val="single" w:sz="4" w:space="0" w:color="A33662" w:themeColor="accent1"/>
              <w:right w:val="single" w:sz="24" w:space="0" w:color="FFFFFF" w:themeColor="background1"/>
            </w:tcBorders>
          </w:tcPr>
          <w:p w14:paraId="187A2D30" w14:textId="77777777" w:rsidR="00290074" w:rsidRPr="006F1808" w:rsidRDefault="00290074" w:rsidP="00B67345">
            <w:pPr>
              <w:spacing w:line="288" w:lineRule="auto"/>
              <w:rPr>
                <w:ins w:id="3457" w:author="Eriksson Tina" w:date="2025-06-23T14:17:00Z" w16du:dateUtc="2025-06-23T12:17:00Z"/>
                <w:rFonts w:ascii="Open Sans" w:hAnsi="Open Sans" w:cs="Open Sans"/>
              </w:rPr>
            </w:pPr>
            <w:proofErr w:type="spellStart"/>
            <w:ins w:id="3458" w:author="Eriksson Tina" w:date="2025-06-23T14:17:00Z" w16du:dateUtc="2025-06-23T12:17:00Z">
              <w:r w:rsidRPr="006F1808">
                <w:rPr>
                  <w:rFonts w:ascii="Open Sans" w:hAnsi="Open Sans" w:cs="Open Sans"/>
                </w:rPr>
                <w:t>Patient.person</w:t>
              </w:r>
              <w:proofErr w:type="spellEnd"/>
              <w:r w:rsidRPr="006F1808">
                <w:rPr>
                  <w:rFonts w:ascii="Open Sans" w:hAnsi="Open Sans" w:cs="Open Sans"/>
                </w:rPr>
                <w:t xml:space="preserve">-id eller </w:t>
              </w:r>
              <w:proofErr w:type="spellStart"/>
              <w:proofErr w:type="gramStart"/>
              <w:r w:rsidRPr="006F1808">
                <w:rPr>
                  <w:rFonts w:ascii="Open Sans" w:hAnsi="Open Sans" w:cs="Open Sans"/>
                </w:rPr>
                <w:t>brukare.person</w:t>
              </w:r>
              <w:proofErr w:type="spellEnd"/>
              <w:proofErr w:type="gramEnd"/>
              <w:r w:rsidRPr="006F1808">
                <w:rPr>
                  <w:rFonts w:ascii="Open Sans" w:hAnsi="Open Sans" w:cs="Open Sans"/>
                </w:rPr>
                <w:t>-id</w:t>
              </w:r>
            </w:ins>
          </w:p>
        </w:tc>
        <w:tc>
          <w:tcPr>
            <w:tcW w:w="2551" w:type="dxa"/>
            <w:tcBorders>
              <w:left w:val="single" w:sz="24" w:space="0" w:color="FFFFFF" w:themeColor="background1"/>
              <w:bottom w:val="single" w:sz="4" w:space="0" w:color="A33662" w:themeColor="accent1"/>
              <w:right w:val="single" w:sz="24" w:space="0" w:color="FFFFFF" w:themeColor="background1"/>
            </w:tcBorders>
          </w:tcPr>
          <w:p w14:paraId="2224537F" w14:textId="77777777" w:rsidR="00290074" w:rsidRPr="006F1808" w:rsidRDefault="00290074" w:rsidP="00B67345">
            <w:pPr>
              <w:spacing w:line="288" w:lineRule="auto"/>
              <w:rPr>
                <w:ins w:id="3459" w:author="Eriksson Tina" w:date="2025-06-23T14:17:00Z" w16du:dateUtc="2025-06-23T12:17:00Z"/>
                <w:rFonts w:ascii="Open Sans" w:hAnsi="Open Sans" w:cs="Open Sans"/>
              </w:rPr>
            </w:pPr>
            <w:ins w:id="3460" w:author="Eriksson Tina" w:date="2025-06-23T14:17:00Z" w16du:dateUtc="2025-06-23T12:17:00Z">
              <w:r w:rsidRPr="006F1808">
                <w:rPr>
                  <w:rFonts w:ascii="Open Sans" w:hAnsi="Open Sans" w:cs="Open Sans"/>
                  <w:color w:val="212529"/>
                </w:rPr>
                <w:t>Personens identitetsbeteckning tex personnummer (PNR), samordningsnummer (SNR) eller nationell reservidentitet (NRID).</w:t>
              </w:r>
            </w:ins>
          </w:p>
        </w:tc>
        <w:tc>
          <w:tcPr>
            <w:tcW w:w="1415" w:type="dxa"/>
            <w:tcBorders>
              <w:left w:val="single" w:sz="24" w:space="0" w:color="FFFFFF" w:themeColor="background1"/>
              <w:bottom w:val="single" w:sz="4" w:space="0" w:color="A33662" w:themeColor="accent1"/>
            </w:tcBorders>
          </w:tcPr>
          <w:p w14:paraId="66A3E66F" w14:textId="77777777" w:rsidR="00290074" w:rsidRPr="006F1808" w:rsidRDefault="00290074" w:rsidP="00B67345">
            <w:pPr>
              <w:spacing w:line="288" w:lineRule="auto"/>
              <w:rPr>
                <w:ins w:id="3461" w:author="Eriksson Tina" w:date="2025-06-23T14:17:00Z" w16du:dateUtc="2025-06-23T12:17:00Z"/>
                <w:rFonts w:ascii="Open Sans" w:hAnsi="Open Sans" w:cs="Open Sans"/>
                <w:lang w:eastAsia="en-GB"/>
              </w:rPr>
            </w:pPr>
            <w:ins w:id="3462" w:author="Eriksson Tina" w:date="2025-06-23T14:17:00Z" w16du:dateUtc="2025-06-23T12:17:00Z">
              <w:r w:rsidRPr="006F1808">
                <w:rPr>
                  <w:rFonts w:ascii="Open Sans" w:hAnsi="Open Sans" w:cs="Open Sans"/>
                </w:rPr>
                <w:t>II (1)</w:t>
              </w:r>
            </w:ins>
          </w:p>
        </w:tc>
        <w:tc>
          <w:tcPr>
            <w:tcW w:w="1845" w:type="dxa"/>
            <w:tcBorders>
              <w:left w:val="single" w:sz="24" w:space="0" w:color="FFFFFF" w:themeColor="background1"/>
              <w:bottom w:val="single" w:sz="4" w:space="0" w:color="A33662" w:themeColor="accent1"/>
            </w:tcBorders>
          </w:tcPr>
          <w:p w14:paraId="38CC0C1D" w14:textId="77777777" w:rsidR="00290074" w:rsidRPr="006F1808" w:rsidRDefault="00290074" w:rsidP="00B67345">
            <w:pPr>
              <w:spacing w:line="288" w:lineRule="auto"/>
              <w:rPr>
                <w:ins w:id="3463" w:author="Eriksson Tina" w:date="2025-06-23T14:17:00Z" w16du:dateUtc="2025-06-23T12:17:00Z"/>
                <w:rFonts w:ascii="Open Sans" w:hAnsi="Open Sans" w:cs="Open Sans"/>
                <w:lang w:eastAsia="en-GB"/>
              </w:rPr>
            </w:pPr>
            <w:ins w:id="3464" w:author="Eriksson Tina" w:date="2025-06-23T14:17:00Z" w16du:dateUtc="2025-06-23T12:17:00Z">
              <w:r w:rsidRPr="006F1808">
                <w:rPr>
                  <w:rFonts w:ascii="Open Sans" w:hAnsi="Open Sans" w:cs="Open Sans"/>
                </w:rPr>
                <w:t xml:space="preserve">PNR: </w:t>
              </w:r>
              <w:proofErr w:type="gramStart"/>
              <w:r w:rsidRPr="006F1808">
                <w:rPr>
                  <w:rFonts w:ascii="Open Sans" w:hAnsi="Open Sans" w:cs="Open Sans"/>
                </w:rPr>
                <w:t>1.2.752.129</w:t>
              </w:r>
              <w:proofErr w:type="gramEnd"/>
              <w:r w:rsidRPr="006F1808">
                <w:rPr>
                  <w:rFonts w:ascii="Open Sans" w:hAnsi="Open Sans" w:cs="Open Sans"/>
                </w:rPr>
                <w:t>.2.1.3.1</w:t>
              </w:r>
              <w:r w:rsidRPr="006F1808">
                <w:rPr>
                  <w:rFonts w:ascii="Open Sans" w:hAnsi="Open Sans" w:cs="Open Sans"/>
                </w:rPr>
                <w:br/>
                <w:t xml:space="preserve">SNR: </w:t>
              </w:r>
              <w:proofErr w:type="gramStart"/>
              <w:r w:rsidRPr="006F1808">
                <w:rPr>
                  <w:rFonts w:ascii="Open Sans" w:hAnsi="Open Sans" w:cs="Open Sans"/>
                </w:rPr>
                <w:t>1.2.752.129</w:t>
              </w:r>
              <w:proofErr w:type="gramEnd"/>
              <w:r w:rsidRPr="006F1808">
                <w:rPr>
                  <w:rFonts w:ascii="Open Sans" w:hAnsi="Open Sans" w:cs="Open Sans"/>
                </w:rPr>
                <w:t>.2.1.3.3</w:t>
              </w:r>
              <w:r w:rsidRPr="006F1808">
                <w:rPr>
                  <w:rFonts w:ascii="Open Sans" w:hAnsi="Open Sans" w:cs="Open Sans"/>
                </w:rPr>
                <w:br/>
              </w:r>
              <w:r w:rsidRPr="006F1808">
                <w:rPr>
                  <w:rFonts w:ascii="Open Sans" w:hAnsi="Open Sans" w:cs="Open Sans"/>
                </w:rPr>
                <w:lastRenderedPageBreak/>
                <w:t xml:space="preserve">NRID: </w:t>
              </w:r>
              <w:proofErr w:type="gramStart"/>
              <w:r w:rsidRPr="006F1808">
                <w:rPr>
                  <w:rFonts w:ascii="Open Sans" w:hAnsi="Open Sans" w:cs="Open Sans"/>
                </w:rPr>
                <w:t>1.2.752</w:t>
              </w:r>
              <w:proofErr w:type="gramEnd"/>
              <w:r w:rsidRPr="006F1808">
                <w:rPr>
                  <w:rFonts w:ascii="Open Sans" w:hAnsi="Open Sans" w:cs="Open Sans"/>
                </w:rPr>
                <w:t>.74.9.1</w:t>
              </w:r>
            </w:ins>
          </w:p>
        </w:tc>
      </w:tr>
      <w:tr w:rsidR="00290074" w:rsidRPr="006F1808" w14:paraId="686788DA" w14:textId="77777777" w:rsidTr="00B67345">
        <w:trPr>
          <w:trHeight w:val="333"/>
          <w:ins w:id="3465" w:author="Eriksson Tina" w:date="2025-06-23T14:17:00Z"/>
        </w:trPr>
        <w:tc>
          <w:tcPr>
            <w:tcW w:w="1418" w:type="dxa"/>
            <w:tcBorders>
              <w:top w:val="single" w:sz="4" w:space="0" w:color="A33662" w:themeColor="accent1"/>
              <w:bottom w:val="single" w:sz="4" w:space="0" w:color="A33662" w:themeColor="accent1"/>
              <w:right w:val="single" w:sz="24" w:space="0" w:color="FFFFFF" w:themeColor="background1"/>
            </w:tcBorders>
          </w:tcPr>
          <w:p w14:paraId="2C064B02" w14:textId="77777777" w:rsidR="00290074" w:rsidRPr="006F1808" w:rsidRDefault="00290074" w:rsidP="00B67345">
            <w:pPr>
              <w:spacing w:line="288" w:lineRule="auto"/>
              <w:rPr>
                <w:ins w:id="3466" w:author="Eriksson Tina" w:date="2025-06-23T14:17:00Z" w16du:dateUtc="2025-06-23T12:17:00Z"/>
                <w:rFonts w:ascii="Open Sans" w:hAnsi="Open Sans" w:cs="Open Sans"/>
              </w:rPr>
            </w:pPr>
            <w:ins w:id="3467" w:author="Eriksson Tina" w:date="2025-06-23T14:17:00Z" w16du:dateUtc="2025-06-23T12:17:00Z">
              <w:r w:rsidRPr="006F1808">
                <w:rPr>
                  <w:rFonts w:ascii="Open Sans" w:hAnsi="Open Sans" w:cs="Open Sans"/>
                </w:rPr>
                <w:lastRenderedPageBreak/>
                <w:t>förnamn</w:t>
              </w:r>
            </w:ins>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87863B2" w14:textId="77777777" w:rsidR="00290074" w:rsidRPr="006F1808" w:rsidRDefault="00290074" w:rsidP="00B67345">
            <w:pPr>
              <w:spacing w:line="288" w:lineRule="auto"/>
              <w:rPr>
                <w:ins w:id="3468" w:author="Eriksson Tina" w:date="2025-06-23T14:17:00Z" w16du:dateUtc="2025-06-23T12:17:00Z"/>
                <w:rFonts w:ascii="Open Sans" w:hAnsi="Open Sans" w:cs="Open Sans"/>
              </w:rPr>
            </w:pPr>
            <w:proofErr w:type="spellStart"/>
            <w:ins w:id="3469" w:author="Eriksson Tina" w:date="2025-06-23T14:17:00Z" w16du:dateUtc="2025-06-23T12:17:00Z">
              <w:r w:rsidRPr="006F1808">
                <w:rPr>
                  <w:rFonts w:ascii="Open Sans" w:hAnsi="Open Sans" w:cs="Open Sans"/>
                </w:rPr>
                <w:t>Person.förnamn</w:t>
              </w:r>
              <w:proofErr w:type="spellEnd"/>
            </w:ins>
          </w:p>
        </w:tc>
        <w:tc>
          <w:tcPr>
            <w:tcW w:w="255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shd w:val="clear" w:color="auto" w:fill="auto"/>
          </w:tcPr>
          <w:p w14:paraId="0D956096" w14:textId="77777777" w:rsidR="00290074" w:rsidRPr="006F1808" w:rsidRDefault="00290074" w:rsidP="00B67345">
            <w:pPr>
              <w:spacing w:line="288" w:lineRule="auto"/>
              <w:rPr>
                <w:ins w:id="3470" w:author="Eriksson Tina" w:date="2025-06-23T14:17:00Z" w16du:dateUtc="2025-06-23T12:17:00Z"/>
                <w:rFonts w:ascii="Open Sans" w:hAnsi="Open Sans" w:cs="Open Sans"/>
                <w:color w:val="212529"/>
              </w:rPr>
            </w:pPr>
            <w:ins w:id="3471" w:author="Eriksson Tina" w:date="2025-06-23T14:17:00Z" w16du:dateUtc="2025-06-23T12:17:00Z">
              <w:r w:rsidRPr="006F1808">
                <w:rPr>
                  <w:rFonts w:ascii="Open Sans" w:hAnsi="Open Sans" w:cs="Open Sans"/>
                  <w:color w:val="212529"/>
                </w:rPr>
                <w:t>Personens förnamn, som är en persons givna namn och inkluderar tilltalsnamn.</w:t>
              </w:r>
            </w:ins>
          </w:p>
        </w:tc>
        <w:tc>
          <w:tcPr>
            <w:tcW w:w="1415" w:type="dxa"/>
            <w:tcBorders>
              <w:top w:val="single" w:sz="4" w:space="0" w:color="A33662" w:themeColor="accent1"/>
              <w:left w:val="single" w:sz="24" w:space="0" w:color="FFFFFF" w:themeColor="background1"/>
              <w:bottom w:val="single" w:sz="4" w:space="0" w:color="A33662" w:themeColor="accent1"/>
            </w:tcBorders>
          </w:tcPr>
          <w:p w14:paraId="36A70175" w14:textId="77777777" w:rsidR="00290074" w:rsidRPr="006F1808" w:rsidRDefault="00290074" w:rsidP="00B67345">
            <w:pPr>
              <w:spacing w:line="288" w:lineRule="auto"/>
              <w:rPr>
                <w:ins w:id="3472" w:author="Eriksson Tina" w:date="2025-06-23T14:17:00Z" w16du:dateUtc="2025-06-23T12:17:00Z"/>
                <w:rFonts w:ascii="Open Sans" w:hAnsi="Open Sans" w:cs="Open Sans"/>
                <w:color w:val="212529"/>
              </w:rPr>
            </w:pPr>
            <w:ins w:id="3473" w:author="Eriksson Tina" w:date="2025-06-23T14:17:00Z" w16du:dateUtc="2025-06-23T12:17:00Z">
              <w:r w:rsidRPr="006F1808">
                <w:rPr>
                  <w:rFonts w:ascii="Open Sans" w:hAnsi="Open Sans" w:cs="Open Sans"/>
                  <w:color w:val="212529"/>
                </w:rPr>
                <w:t>ST (</w:t>
              </w:r>
              <w:proofErr w:type="gramStart"/>
              <w:r w:rsidRPr="006F1808">
                <w:rPr>
                  <w:rFonts w:ascii="Open Sans" w:hAnsi="Open Sans" w:cs="Open Sans"/>
                  <w:color w:val="212529"/>
                </w:rPr>
                <w:t>0..</w:t>
              </w:r>
              <w:proofErr w:type="gramEnd"/>
              <w:r w:rsidRPr="006F1808">
                <w:rPr>
                  <w:rFonts w:ascii="Open Sans" w:hAnsi="Open Sans" w:cs="Open Sans"/>
                  <w:color w:val="212529"/>
                </w:rPr>
                <w:t>1)</w:t>
              </w:r>
            </w:ins>
          </w:p>
        </w:tc>
        <w:tc>
          <w:tcPr>
            <w:tcW w:w="1845" w:type="dxa"/>
            <w:tcBorders>
              <w:top w:val="single" w:sz="4" w:space="0" w:color="A33662" w:themeColor="accent1"/>
              <w:left w:val="single" w:sz="24" w:space="0" w:color="FFFFFF" w:themeColor="background1"/>
              <w:bottom w:val="single" w:sz="4" w:space="0" w:color="A33662" w:themeColor="accent1"/>
            </w:tcBorders>
          </w:tcPr>
          <w:p w14:paraId="3FEFAA5D" w14:textId="77777777" w:rsidR="00290074" w:rsidRPr="006F1808" w:rsidRDefault="00290074" w:rsidP="00B67345">
            <w:pPr>
              <w:spacing w:line="288" w:lineRule="auto"/>
              <w:rPr>
                <w:ins w:id="3474" w:author="Eriksson Tina" w:date="2025-06-23T14:17:00Z" w16du:dateUtc="2025-06-23T12:17:00Z"/>
                <w:rFonts w:ascii="Open Sans" w:hAnsi="Open Sans" w:cs="Open Sans"/>
                <w:lang w:eastAsia="en-GB"/>
              </w:rPr>
            </w:pPr>
          </w:p>
        </w:tc>
      </w:tr>
      <w:tr w:rsidR="00290074" w:rsidRPr="006F1808" w14:paraId="3F81E528" w14:textId="77777777" w:rsidTr="00B67345">
        <w:trPr>
          <w:trHeight w:val="333"/>
          <w:ins w:id="3475" w:author="Eriksson Tina" w:date="2025-06-23T14:17:00Z"/>
        </w:trPr>
        <w:tc>
          <w:tcPr>
            <w:tcW w:w="1418" w:type="dxa"/>
            <w:tcBorders>
              <w:top w:val="single" w:sz="4" w:space="0" w:color="A33662" w:themeColor="accent1"/>
              <w:bottom w:val="single" w:sz="4" w:space="0" w:color="A33662" w:themeColor="accent1"/>
              <w:right w:val="single" w:sz="24" w:space="0" w:color="FFFFFF" w:themeColor="background1"/>
            </w:tcBorders>
          </w:tcPr>
          <w:p w14:paraId="66F9EF94" w14:textId="77777777" w:rsidR="00290074" w:rsidRPr="006F1808" w:rsidRDefault="00290074" w:rsidP="00B67345">
            <w:pPr>
              <w:spacing w:line="288" w:lineRule="auto"/>
              <w:rPr>
                <w:ins w:id="3476" w:author="Eriksson Tina" w:date="2025-06-23T14:17:00Z" w16du:dateUtc="2025-06-23T12:17:00Z"/>
                <w:rFonts w:ascii="Open Sans" w:hAnsi="Open Sans" w:cs="Open Sans"/>
              </w:rPr>
            </w:pPr>
            <w:ins w:id="3477" w:author="Eriksson Tina" w:date="2025-06-23T14:17:00Z" w16du:dateUtc="2025-06-23T12:17:00Z">
              <w:r w:rsidRPr="006F1808">
                <w:rPr>
                  <w:rFonts w:ascii="Open Sans" w:hAnsi="Open Sans" w:cs="Open Sans"/>
                </w:rPr>
                <w:t xml:space="preserve">mellannamn </w:t>
              </w:r>
            </w:ins>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D68FF8C" w14:textId="77777777" w:rsidR="00290074" w:rsidRPr="006F1808" w:rsidRDefault="00290074" w:rsidP="00B67345">
            <w:pPr>
              <w:spacing w:line="288" w:lineRule="auto"/>
              <w:rPr>
                <w:ins w:id="3478" w:author="Eriksson Tina" w:date="2025-06-23T14:17:00Z" w16du:dateUtc="2025-06-23T12:17:00Z"/>
                <w:rFonts w:ascii="Open Sans" w:hAnsi="Open Sans" w:cs="Open Sans"/>
              </w:rPr>
            </w:pPr>
            <w:proofErr w:type="spellStart"/>
            <w:ins w:id="3479" w:author="Eriksson Tina" w:date="2025-06-23T14:17:00Z" w16du:dateUtc="2025-06-23T12:17:00Z">
              <w:r w:rsidRPr="006F1808">
                <w:rPr>
                  <w:rFonts w:ascii="Open Sans" w:hAnsi="Open Sans" w:cs="Open Sans"/>
                </w:rPr>
                <w:t>Person.mellan</w:t>
              </w:r>
              <w:proofErr w:type="spellEnd"/>
              <w:r w:rsidRPr="006F1808">
                <w:rPr>
                  <w:rFonts w:ascii="Open Sans" w:hAnsi="Open Sans" w:cs="Open Sans"/>
                </w:rPr>
                <w:t>-namn</w:t>
              </w:r>
            </w:ins>
          </w:p>
        </w:tc>
        <w:tc>
          <w:tcPr>
            <w:tcW w:w="255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shd w:val="clear" w:color="auto" w:fill="auto"/>
          </w:tcPr>
          <w:p w14:paraId="60205E39" w14:textId="77777777" w:rsidR="00290074" w:rsidRPr="006F1808" w:rsidRDefault="00290074" w:rsidP="00B67345">
            <w:pPr>
              <w:spacing w:line="288" w:lineRule="auto"/>
              <w:rPr>
                <w:ins w:id="3480" w:author="Eriksson Tina" w:date="2025-06-23T14:17:00Z" w16du:dateUtc="2025-06-23T12:17:00Z"/>
                <w:rFonts w:ascii="Open Sans" w:hAnsi="Open Sans" w:cs="Open Sans"/>
                <w:i/>
                <w:iCs/>
                <w:color w:val="212529"/>
              </w:rPr>
            </w:pPr>
            <w:ins w:id="3481" w:author="Eriksson Tina" w:date="2025-06-23T14:17:00Z" w16du:dateUtc="2025-06-23T12:17:00Z">
              <w:r w:rsidRPr="006F1808">
                <w:rPr>
                  <w:rFonts w:ascii="Open Sans" w:hAnsi="Open Sans" w:cs="Open Sans"/>
                  <w:color w:val="212529"/>
                </w:rPr>
                <w:t>Personens mellannamn.</w:t>
              </w:r>
            </w:ins>
          </w:p>
        </w:tc>
        <w:tc>
          <w:tcPr>
            <w:tcW w:w="1415" w:type="dxa"/>
            <w:tcBorders>
              <w:top w:val="single" w:sz="4" w:space="0" w:color="A33662" w:themeColor="accent1"/>
              <w:left w:val="single" w:sz="24" w:space="0" w:color="FFFFFF" w:themeColor="background1"/>
              <w:bottom w:val="single" w:sz="4" w:space="0" w:color="A33662" w:themeColor="accent1"/>
            </w:tcBorders>
          </w:tcPr>
          <w:p w14:paraId="54CB8BAB" w14:textId="77777777" w:rsidR="00290074" w:rsidRPr="006F1808" w:rsidRDefault="00290074" w:rsidP="00B67345">
            <w:pPr>
              <w:spacing w:line="288" w:lineRule="auto"/>
              <w:rPr>
                <w:ins w:id="3482" w:author="Eriksson Tina" w:date="2025-06-23T14:17:00Z" w16du:dateUtc="2025-06-23T12:17:00Z"/>
                <w:rFonts w:ascii="Open Sans" w:hAnsi="Open Sans" w:cs="Open Sans"/>
                <w:color w:val="212529"/>
              </w:rPr>
            </w:pPr>
            <w:ins w:id="3483" w:author="Eriksson Tina" w:date="2025-06-23T14:17:00Z" w16du:dateUtc="2025-06-23T12:17:00Z">
              <w:r w:rsidRPr="006F1808">
                <w:rPr>
                  <w:rFonts w:ascii="Open Sans" w:hAnsi="Open Sans" w:cs="Open Sans"/>
                  <w:color w:val="212529"/>
                </w:rPr>
                <w:t>ST (</w:t>
              </w:r>
              <w:proofErr w:type="gramStart"/>
              <w:r w:rsidRPr="006F1808">
                <w:rPr>
                  <w:rFonts w:ascii="Open Sans" w:hAnsi="Open Sans" w:cs="Open Sans"/>
                  <w:color w:val="212529"/>
                </w:rPr>
                <w:t>0..</w:t>
              </w:r>
              <w:proofErr w:type="gramEnd"/>
              <w:r w:rsidRPr="006F1808">
                <w:rPr>
                  <w:rFonts w:ascii="Open Sans" w:hAnsi="Open Sans" w:cs="Open Sans"/>
                  <w:color w:val="212529"/>
                </w:rPr>
                <w:t>1)</w:t>
              </w:r>
            </w:ins>
          </w:p>
        </w:tc>
        <w:tc>
          <w:tcPr>
            <w:tcW w:w="1845" w:type="dxa"/>
            <w:tcBorders>
              <w:top w:val="single" w:sz="4" w:space="0" w:color="A33662" w:themeColor="accent1"/>
              <w:left w:val="single" w:sz="24" w:space="0" w:color="FFFFFF" w:themeColor="background1"/>
              <w:bottom w:val="single" w:sz="4" w:space="0" w:color="A33662" w:themeColor="accent1"/>
            </w:tcBorders>
          </w:tcPr>
          <w:p w14:paraId="1FBA0C98" w14:textId="77777777" w:rsidR="00290074" w:rsidRPr="006F1808" w:rsidRDefault="00290074" w:rsidP="00B67345">
            <w:pPr>
              <w:spacing w:line="288" w:lineRule="auto"/>
              <w:rPr>
                <w:ins w:id="3484" w:author="Eriksson Tina" w:date="2025-06-23T14:17:00Z" w16du:dateUtc="2025-06-23T12:17:00Z"/>
                <w:rFonts w:ascii="Open Sans" w:hAnsi="Open Sans" w:cs="Open Sans"/>
                <w:lang w:eastAsia="en-GB"/>
              </w:rPr>
            </w:pPr>
          </w:p>
        </w:tc>
      </w:tr>
      <w:tr w:rsidR="00290074" w:rsidRPr="006F1808" w14:paraId="11A91DD9" w14:textId="77777777" w:rsidTr="00B67345">
        <w:trPr>
          <w:trHeight w:val="333"/>
          <w:ins w:id="3485" w:author="Eriksson Tina" w:date="2025-06-23T14:17:00Z"/>
        </w:trPr>
        <w:tc>
          <w:tcPr>
            <w:tcW w:w="1418" w:type="dxa"/>
            <w:tcBorders>
              <w:top w:val="single" w:sz="4" w:space="0" w:color="A33662" w:themeColor="accent1"/>
              <w:bottom w:val="single" w:sz="4" w:space="0" w:color="A33662" w:themeColor="accent1"/>
              <w:right w:val="single" w:sz="24" w:space="0" w:color="FFFFFF" w:themeColor="background1"/>
            </w:tcBorders>
          </w:tcPr>
          <w:p w14:paraId="75410360" w14:textId="77777777" w:rsidR="00290074" w:rsidRPr="006F1808" w:rsidRDefault="00290074" w:rsidP="00B67345">
            <w:pPr>
              <w:spacing w:line="288" w:lineRule="auto"/>
              <w:rPr>
                <w:ins w:id="3486" w:author="Eriksson Tina" w:date="2025-06-23T14:17:00Z" w16du:dateUtc="2025-06-23T12:17:00Z"/>
                <w:rFonts w:ascii="Open Sans" w:hAnsi="Open Sans" w:cs="Open Sans"/>
              </w:rPr>
            </w:pPr>
            <w:ins w:id="3487" w:author="Eriksson Tina" w:date="2025-06-23T14:17:00Z" w16du:dateUtc="2025-06-23T12:17:00Z">
              <w:r w:rsidRPr="006F1808">
                <w:rPr>
                  <w:rFonts w:ascii="Open Sans" w:hAnsi="Open Sans" w:cs="Open Sans"/>
                </w:rPr>
                <w:t>efternamn</w:t>
              </w:r>
            </w:ins>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A2B5D87" w14:textId="77777777" w:rsidR="00290074" w:rsidRPr="006F1808" w:rsidRDefault="00290074" w:rsidP="00B67345">
            <w:pPr>
              <w:spacing w:line="288" w:lineRule="auto"/>
              <w:rPr>
                <w:ins w:id="3488" w:author="Eriksson Tina" w:date="2025-06-23T14:17:00Z" w16du:dateUtc="2025-06-23T12:17:00Z"/>
                <w:rFonts w:ascii="Open Sans" w:hAnsi="Open Sans" w:cs="Open Sans"/>
              </w:rPr>
            </w:pPr>
            <w:proofErr w:type="spellStart"/>
            <w:ins w:id="3489" w:author="Eriksson Tina" w:date="2025-06-23T14:17:00Z" w16du:dateUtc="2025-06-23T12:17:00Z">
              <w:r w:rsidRPr="006F1808">
                <w:rPr>
                  <w:rFonts w:ascii="Open Sans" w:hAnsi="Open Sans" w:cs="Open Sans"/>
                </w:rPr>
                <w:t>Person.efternamn</w:t>
              </w:r>
              <w:proofErr w:type="spellEnd"/>
            </w:ins>
          </w:p>
        </w:tc>
        <w:tc>
          <w:tcPr>
            <w:tcW w:w="255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CAFF45C" w14:textId="77777777" w:rsidR="00290074" w:rsidRPr="006F1808" w:rsidRDefault="00290074" w:rsidP="00B67345">
            <w:pPr>
              <w:spacing w:line="288" w:lineRule="auto"/>
              <w:rPr>
                <w:ins w:id="3490" w:author="Eriksson Tina" w:date="2025-06-23T14:17:00Z" w16du:dateUtc="2025-06-23T12:17:00Z"/>
                <w:rFonts w:ascii="Open Sans" w:hAnsi="Open Sans" w:cs="Open Sans"/>
                <w:i/>
                <w:iCs/>
              </w:rPr>
            </w:pPr>
            <w:ins w:id="3491" w:author="Eriksson Tina" w:date="2025-06-23T14:17:00Z" w16du:dateUtc="2025-06-23T12:17:00Z">
              <w:r w:rsidRPr="006F1808">
                <w:rPr>
                  <w:rFonts w:ascii="Open Sans" w:hAnsi="Open Sans" w:cs="Open Sans"/>
                  <w:color w:val="212529"/>
                </w:rPr>
                <w:t>Personens efternamn, som är en persons familjenamn eller släktnamn.</w:t>
              </w:r>
            </w:ins>
          </w:p>
        </w:tc>
        <w:tc>
          <w:tcPr>
            <w:tcW w:w="1415" w:type="dxa"/>
            <w:tcBorders>
              <w:top w:val="single" w:sz="4" w:space="0" w:color="A33662" w:themeColor="accent1"/>
              <w:left w:val="single" w:sz="24" w:space="0" w:color="FFFFFF" w:themeColor="background1"/>
              <w:bottom w:val="single" w:sz="4" w:space="0" w:color="A33662" w:themeColor="accent1"/>
            </w:tcBorders>
          </w:tcPr>
          <w:p w14:paraId="153E51FB" w14:textId="77777777" w:rsidR="00290074" w:rsidRPr="006F1808" w:rsidRDefault="00290074" w:rsidP="00B67345">
            <w:pPr>
              <w:spacing w:line="288" w:lineRule="auto"/>
              <w:rPr>
                <w:ins w:id="3492" w:author="Eriksson Tina" w:date="2025-06-23T14:17:00Z" w16du:dateUtc="2025-06-23T12:17:00Z"/>
                <w:rFonts w:ascii="Open Sans" w:hAnsi="Open Sans" w:cs="Open Sans"/>
              </w:rPr>
            </w:pPr>
            <w:ins w:id="3493" w:author="Eriksson Tina" w:date="2025-06-23T14:17:00Z" w16du:dateUtc="2025-06-23T12:17:00Z">
              <w:r w:rsidRPr="006F1808">
                <w:rPr>
                  <w:rFonts w:ascii="Open Sans" w:hAnsi="Open Sans" w:cs="Open Sans"/>
                </w:rPr>
                <w:t>ST (</w:t>
              </w:r>
              <w:proofErr w:type="gramStart"/>
              <w:r w:rsidRPr="006F1808">
                <w:rPr>
                  <w:rFonts w:ascii="Open Sans" w:hAnsi="Open Sans" w:cs="Open Sans"/>
                </w:rPr>
                <w:t>0..</w:t>
              </w:r>
              <w:proofErr w:type="gramEnd"/>
              <w:r w:rsidRPr="006F1808">
                <w:rPr>
                  <w:rFonts w:ascii="Open Sans" w:hAnsi="Open Sans" w:cs="Open Sans"/>
                </w:rPr>
                <w:t>1)</w:t>
              </w:r>
            </w:ins>
          </w:p>
        </w:tc>
        <w:tc>
          <w:tcPr>
            <w:tcW w:w="1845" w:type="dxa"/>
            <w:tcBorders>
              <w:top w:val="single" w:sz="4" w:space="0" w:color="A33662" w:themeColor="accent1"/>
              <w:left w:val="single" w:sz="24" w:space="0" w:color="FFFFFF" w:themeColor="background1"/>
              <w:bottom w:val="single" w:sz="4" w:space="0" w:color="A33662" w:themeColor="accent1"/>
            </w:tcBorders>
          </w:tcPr>
          <w:p w14:paraId="12DBB485" w14:textId="77777777" w:rsidR="00290074" w:rsidRPr="006F1808" w:rsidRDefault="00290074" w:rsidP="00B67345">
            <w:pPr>
              <w:spacing w:line="288" w:lineRule="auto"/>
              <w:rPr>
                <w:ins w:id="3494" w:author="Eriksson Tina" w:date="2025-06-23T14:17:00Z" w16du:dateUtc="2025-06-23T12:17:00Z"/>
                <w:rFonts w:ascii="Open Sans" w:hAnsi="Open Sans" w:cs="Open Sans"/>
                <w:lang w:eastAsia="en-GB"/>
              </w:rPr>
            </w:pPr>
          </w:p>
        </w:tc>
      </w:tr>
      <w:tr w:rsidR="00290074" w:rsidRPr="006F1808" w14:paraId="55857AA7" w14:textId="77777777" w:rsidTr="00B67345">
        <w:trPr>
          <w:trHeight w:val="333"/>
          <w:ins w:id="3495" w:author="Eriksson Tina" w:date="2025-06-23T14:17:00Z"/>
        </w:trPr>
        <w:tc>
          <w:tcPr>
            <w:tcW w:w="1418" w:type="dxa"/>
            <w:tcBorders>
              <w:top w:val="single" w:sz="4" w:space="0" w:color="A33662" w:themeColor="accent1"/>
              <w:bottom w:val="single" w:sz="4" w:space="0" w:color="A33662" w:themeColor="accent1"/>
              <w:right w:val="single" w:sz="24" w:space="0" w:color="FFFFFF" w:themeColor="background1"/>
            </w:tcBorders>
          </w:tcPr>
          <w:p w14:paraId="1FEAC4E8" w14:textId="77777777" w:rsidR="00290074" w:rsidRPr="006F1808" w:rsidRDefault="00290074" w:rsidP="00B67345">
            <w:pPr>
              <w:spacing w:line="288" w:lineRule="auto"/>
              <w:rPr>
                <w:ins w:id="3496" w:author="Eriksson Tina" w:date="2025-06-23T14:17:00Z" w16du:dateUtc="2025-06-23T12:17:00Z"/>
                <w:rFonts w:ascii="Open Sans" w:hAnsi="Open Sans" w:cs="Open Sans"/>
              </w:rPr>
            </w:pPr>
            <w:ins w:id="3497" w:author="Eriksson Tina" w:date="2025-06-23T14:17:00Z" w16du:dateUtc="2025-06-23T12:17:00Z">
              <w:r w:rsidRPr="006F1808">
                <w:rPr>
                  <w:rFonts w:ascii="Open Sans" w:hAnsi="Open Sans" w:cs="Open Sans"/>
                </w:rPr>
                <w:t xml:space="preserve">Tilltalsnamns-markering </w:t>
              </w:r>
            </w:ins>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C90BF2B" w14:textId="77777777" w:rsidR="00290074" w:rsidRPr="006F1808" w:rsidRDefault="00290074" w:rsidP="00B67345">
            <w:pPr>
              <w:spacing w:line="288" w:lineRule="auto"/>
              <w:rPr>
                <w:ins w:id="3498" w:author="Eriksson Tina" w:date="2025-06-23T14:17:00Z" w16du:dateUtc="2025-06-23T12:17:00Z"/>
                <w:rFonts w:ascii="Open Sans" w:hAnsi="Open Sans" w:cs="Open Sans"/>
              </w:rPr>
            </w:pPr>
            <w:proofErr w:type="spellStart"/>
            <w:ins w:id="3499" w:author="Eriksson Tina" w:date="2025-06-23T14:17:00Z" w16du:dateUtc="2025-06-23T12:17:00Z">
              <w:r w:rsidRPr="006F1808">
                <w:rPr>
                  <w:rFonts w:ascii="Open Sans" w:hAnsi="Open Sans" w:cs="Open Sans"/>
                </w:rPr>
                <w:t>Person.tilltals-namnsmarkering</w:t>
              </w:r>
              <w:proofErr w:type="spellEnd"/>
            </w:ins>
          </w:p>
        </w:tc>
        <w:tc>
          <w:tcPr>
            <w:tcW w:w="255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80281A8" w14:textId="77777777" w:rsidR="00290074" w:rsidRPr="006F1808" w:rsidRDefault="00290074" w:rsidP="00B67345">
            <w:pPr>
              <w:spacing w:line="288" w:lineRule="auto"/>
              <w:rPr>
                <w:ins w:id="3500" w:author="Eriksson Tina" w:date="2025-06-23T14:17:00Z" w16du:dateUtc="2025-06-23T12:17:00Z"/>
                <w:rFonts w:ascii="Open Sans" w:hAnsi="Open Sans" w:cs="Open Sans"/>
                <w:i/>
                <w:iCs/>
              </w:rPr>
            </w:pPr>
            <w:ins w:id="3501" w:author="Eriksson Tina" w:date="2025-06-23T14:17:00Z" w16du:dateUtc="2025-06-23T12:17:00Z">
              <w:r w:rsidRPr="006F1808">
                <w:rPr>
                  <w:rFonts w:ascii="Open Sans" w:hAnsi="Open Sans" w:cs="Open Sans"/>
                  <w:color w:val="212529"/>
                </w:rPr>
                <w:t xml:space="preserve">Markering av personens tilltalsnamn. Används för att markera vilket av de angivna förnamnen som är personens tilltalsnamn. Giltiga värden är </w:t>
              </w:r>
              <w:proofErr w:type="gramStart"/>
              <w:r w:rsidRPr="006F1808">
                <w:rPr>
                  <w:rFonts w:ascii="Open Sans" w:hAnsi="Open Sans" w:cs="Open Sans"/>
                  <w:color w:val="212529"/>
                </w:rPr>
                <w:t>10-99</w:t>
              </w:r>
              <w:proofErr w:type="gramEnd"/>
              <w:r w:rsidRPr="006F1808">
                <w:rPr>
                  <w:rFonts w:ascii="Open Sans" w:hAnsi="Open Sans" w:cs="Open Sans"/>
                  <w:color w:val="212529"/>
                </w:rPr>
                <w:t xml:space="preserve"> där den första siffran anger vilket av de angivna förnamnen som är tilltalsnamnet (1 motsvarar första namnet osv.) och den andra </w:t>
              </w:r>
              <w:r w:rsidRPr="006F1808">
                <w:rPr>
                  <w:rFonts w:ascii="Open Sans" w:hAnsi="Open Sans" w:cs="Open Sans"/>
                  <w:color w:val="212529"/>
                </w:rPr>
                <w:lastRenderedPageBreak/>
                <w:t>siffran anger det eventuella andra tilltalsnamnet om dubbelnamn är aktuellt. Om inte är den andra siffran 0.</w:t>
              </w:r>
            </w:ins>
          </w:p>
        </w:tc>
        <w:tc>
          <w:tcPr>
            <w:tcW w:w="1415" w:type="dxa"/>
            <w:tcBorders>
              <w:top w:val="single" w:sz="4" w:space="0" w:color="A33662" w:themeColor="accent1"/>
              <w:left w:val="single" w:sz="24" w:space="0" w:color="FFFFFF" w:themeColor="background1"/>
              <w:bottom w:val="single" w:sz="4" w:space="0" w:color="A33662" w:themeColor="accent1"/>
            </w:tcBorders>
          </w:tcPr>
          <w:p w14:paraId="0334C3E1" w14:textId="77777777" w:rsidR="00290074" w:rsidRPr="006F1808" w:rsidRDefault="00290074" w:rsidP="00B67345">
            <w:pPr>
              <w:spacing w:line="288" w:lineRule="auto"/>
              <w:rPr>
                <w:ins w:id="3502" w:author="Eriksson Tina" w:date="2025-06-23T14:17:00Z" w16du:dateUtc="2025-06-23T12:17:00Z"/>
                <w:rFonts w:ascii="Open Sans" w:hAnsi="Open Sans" w:cs="Open Sans"/>
              </w:rPr>
            </w:pPr>
            <w:ins w:id="3503" w:author="Eriksson Tina" w:date="2025-06-23T14:17:00Z" w16du:dateUtc="2025-06-23T12:17:00Z">
              <w:r w:rsidRPr="006F1808">
                <w:rPr>
                  <w:rFonts w:ascii="Open Sans" w:hAnsi="Open Sans" w:cs="Open Sans"/>
                </w:rPr>
                <w:lastRenderedPageBreak/>
                <w:t>INT (</w:t>
              </w:r>
              <w:proofErr w:type="gramStart"/>
              <w:r w:rsidRPr="006F1808">
                <w:rPr>
                  <w:rFonts w:ascii="Open Sans" w:hAnsi="Open Sans" w:cs="Open Sans"/>
                </w:rPr>
                <w:t>0..</w:t>
              </w:r>
              <w:proofErr w:type="gramEnd"/>
              <w:r w:rsidRPr="006F1808">
                <w:rPr>
                  <w:rFonts w:ascii="Open Sans" w:hAnsi="Open Sans" w:cs="Open Sans"/>
                </w:rPr>
                <w:t>1)</w:t>
              </w:r>
            </w:ins>
          </w:p>
        </w:tc>
        <w:tc>
          <w:tcPr>
            <w:tcW w:w="1845" w:type="dxa"/>
            <w:tcBorders>
              <w:top w:val="single" w:sz="4" w:space="0" w:color="A33662" w:themeColor="accent1"/>
              <w:left w:val="single" w:sz="24" w:space="0" w:color="FFFFFF" w:themeColor="background1"/>
              <w:bottom w:val="single" w:sz="4" w:space="0" w:color="A33662" w:themeColor="accent1"/>
            </w:tcBorders>
          </w:tcPr>
          <w:p w14:paraId="1A4B4AE9" w14:textId="77777777" w:rsidR="00290074" w:rsidRPr="006F1808" w:rsidRDefault="00290074" w:rsidP="00B67345">
            <w:pPr>
              <w:spacing w:line="288" w:lineRule="auto"/>
              <w:rPr>
                <w:ins w:id="3504" w:author="Eriksson Tina" w:date="2025-06-23T14:17:00Z" w16du:dateUtc="2025-06-23T12:17:00Z"/>
                <w:rFonts w:ascii="Open Sans" w:hAnsi="Open Sans" w:cs="Open Sans"/>
                <w:lang w:eastAsia="en-GB"/>
              </w:rPr>
            </w:pPr>
          </w:p>
        </w:tc>
      </w:tr>
      <w:tr w:rsidR="00290074" w:rsidRPr="006F1808" w14:paraId="7F147C79" w14:textId="77777777" w:rsidTr="00B67345">
        <w:trPr>
          <w:trHeight w:val="333"/>
          <w:ins w:id="3505" w:author="Eriksson Tina" w:date="2025-06-23T14:17:00Z"/>
        </w:trPr>
        <w:tc>
          <w:tcPr>
            <w:tcW w:w="1418" w:type="dxa"/>
            <w:tcBorders>
              <w:top w:val="single" w:sz="4" w:space="0" w:color="A33662" w:themeColor="accent1"/>
              <w:bottom w:val="single" w:sz="4" w:space="0" w:color="A33662" w:themeColor="accent1"/>
              <w:right w:val="single" w:sz="24" w:space="0" w:color="FFFFFF" w:themeColor="background1"/>
            </w:tcBorders>
          </w:tcPr>
          <w:p w14:paraId="7CBF3760" w14:textId="77777777" w:rsidR="00290074" w:rsidRPr="006F1808" w:rsidRDefault="00290074" w:rsidP="00B67345">
            <w:pPr>
              <w:spacing w:line="288" w:lineRule="auto"/>
              <w:rPr>
                <w:ins w:id="3506" w:author="Eriksson Tina" w:date="2025-06-23T14:17:00Z" w16du:dateUtc="2025-06-23T12:17:00Z"/>
                <w:rFonts w:ascii="Open Sans" w:hAnsi="Open Sans" w:cs="Open Sans"/>
              </w:rPr>
            </w:pPr>
            <w:ins w:id="3507" w:author="Eriksson Tina" w:date="2025-06-23T14:17:00Z" w16du:dateUtc="2025-06-23T12:17:00Z">
              <w:r w:rsidRPr="006F1808">
                <w:rPr>
                  <w:rFonts w:ascii="Open Sans" w:hAnsi="Open Sans" w:cs="Open Sans"/>
                </w:rPr>
                <w:t>kön</w:t>
              </w:r>
            </w:ins>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EBC4E7E" w14:textId="77777777" w:rsidR="00290074" w:rsidRPr="006F1808" w:rsidRDefault="00290074" w:rsidP="00B67345">
            <w:pPr>
              <w:spacing w:line="288" w:lineRule="auto"/>
              <w:rPr>
                <w:ins w:id="3508" w:author="Eriksson Tina" w:date="2025-06-23T14:17:00Z" w16du:dateUtc="2025-06-23T12:17:00Z"/>
                <w:rFonts w:ascii="Open Sans" w:hAnsi="Open Sans" w:cs="Open Sans"/>
              </w:rPr>
            </w:pPr>
            <w:proofErr w:type="spellStart"/>
            <w:ins w:id="3509" w:author="Eriksson Tina" w:date="2025-06-23T14:17:00Z" w16du:dateUtc="2025-06-23T12:17:00Z">
              <w:r w:rsidRPr="006F1808">
                <w:rPr>
                  <w:rFonts w:ascii="Open Sans" w:hAnsi="Open Sans" w:cs="Open Sans"/>
                </w:rPr>
                <w:t>Person.kön</w:t>
              </w:r>
              <w:proofErr w:type="spellEnd"/>
            </w:ins>
          </w:p>
        </w:tc>
        <w:tc>
          <w:tcPr>
            <w:tcW w:w="255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91C11EA" w14:textId="77777777" w:rsidR="00290074" w:rsidRPr="006F1808" w:rsidRDefault="00290074" w:rsidP="00B67345">
            <w:pPr>
              <w:spacing w:line="288" w:lineRule="auto"/>
              <w:rPr>
                <w:ins w:id="3510" w:author="Eriksson Tina" w:date="2025-06-23T14:17:00Z" w16du:dateUtc="2025-06-23T12:17:00Z"/>
                <w:rFonts w:ascii="Open Sans" w:hAnsi="Open Sans" w:cs="Open Sans"/>
                <w:i/>
                <w:iCs/>
                <w:color w:val="212529"/>
              </w:rPr>
            </w:pPr>
            <w:ins w:id="3511" w:author="Eriksson Tina" w:date="2025-06-23T14:17:00Z" w16du:dateUtc="2025-06-23T12:17:00Z">
              <w:r w:rsidRPr="006F1808">
                <w:rPr>
                  <w:rFonts w:ascii="Open Sans" w:hAnsi="Open Sans" w:cs="Open Sans"/>
                  <w:color w:val="212529"/>
                </w:rPr>
                <w:t>Det kön personen har enligt folkbokföringen.</w:t>
              </w:r>
            </w:ins>
          </w:p>
        </w:tc>
        <w:tc>
          <w:tcPr>
            <w:tcW w:w="1415" w:type="dxa"/>
            <w:tcBorders>
              <w:top w:val="single" w:sz="4" w:space="0" w:color="A33662" w:themeColor="accent1"/>
              <w:left w:val="single" w:sz="24" w:space="0" w:color="FFFFFF" w:themeColor="background1"/>
              <w:bottom w:val="single" w:sz="4" w:space="0" w:color="A33662" w:themeColor="accent1"/>
            </w:tcBorders>
          </w:tcPr>
          <w:p w14:paraId="34E80531" w14:textId="77777777" w:rsidR="00290074" w:rsidRPr="006F1808" w:rsidRDefault="00290074" w:rsidP="00B67345">
            <w:pPr>
              <w:spacing w:line="288" w:lineRule="auto"/>
              <w:rPr>
                <w:ins w:id="3512" w:author="Eriksson Tina" w:date="2025-06-23T14:17:00Z" w16du:dateUtc="2025-06-23T12:17:00Z"/>
                <w:rFonts w:ascii="Open Sans" w:hAnsi="Open Sans" w:cs="Open Sans"/>
              </w:rPr>
            </w:pPr>
            <w:ins w:id="3513" w:author="Eriksson Tina" w:date="2025-06-23T14:17:00Z" w16du:dateUtc="2025-06-23T12:17:00Z">
              <w:r w:rsidRPr="006F1808">
                <w:rPr>
                  <w:rFonts w:ascii="Open Sans" w:hAnsi="Open Sans" w:cs="Open Sans"/>
                </w:rPr>
                <w:t>CV (</w:t>
              </w:r>
              <w:proofErr w:type="gramStart"/>
              <w:r w:rsidRPr="006F1808">
                <w:rPr>
                  <w:rFonts w:ascii="Open Sans" w:hAnsi="Open Sans" w:cs="Open Sans"/>
                </w:rPr>
                <w:t>0..</w:t>
              </w:r>
              <w:proofErr w:type="gramEnd"/>
              <w:r w:rsidRPr="006F1808">
                <w:rPr>
                  <w:rFonts w:ascii="Open Sans" w:hAnsi="Open Sans" w:cs="Open Sans"/>
                </w:rPr>
                <w:t>1)</w:t>
              </w:r>
            </w:ins>
          </w:p>
        </w:tc>
        <w:tc>
          <w:tcPr>
            <w:tcW w:w="1845" w:type="dxa"/>
            <w:tcBorders>
              <w:top w:val="single" w:sz="4" w:space="0" w:color="A33662" w:themeColor="accent1"/>
              <w:left w:val="single" w:sz="24" w:space="0" w:color="FFFFFF" w:themeColor="background1"/>
              <w:bottom w:val="single" w:sz="4" w:space="0" w:color="A33662" w:themeColor="accent1"/>
            </w:tcBorders>
          </w:tcPr>
          <w:p w14:paraId="441BF1B5" w14:textId="77777777" w:rsidR="00290074" w:rsidRPr="006F1808" w:rsidRDefault="00290074" w:rsidP="00B67345">
            <w:pPr>
              <w:spacing w:line="288" w:lineRule="auto"/>
              <w:rPr>
                <w:ins w:id="3514" w:author="Eriksson Tina" w:date="2025-06-23T14:17:00Z" w16du:dateUtc="2025-06-23T12:17:00Z"/>
                <w:rFonts w:ascii="Open Sans" w:hAnsi="Open Sans" w:cs="Open Sans"/>
                <w:lang w:eastAsia="en-GB"/>
              </w:rPr>
            </w:pPr>
          </w:p>
        </w:tc>
      </w:tr>
      <w:tr w:rsidR="00290074" w:rsidRPr="006F1808" w14:paraId="6F906BCA" w14:textId="77777777" w:rsidTr="00B67345">
        <w:trPr>
          <w:trHeight w:val="333"/>
          <w:ins w:id="3515" w:author="Eriksson Tina" w:date="2025-06-23T14:17:00Z"/>
        </w:trPr>
        <w:tc>
          <w:tcPr>
            <w:tcW w:w="1418" w:type="dxa"/>
            <w:tcBorders>
              <w:top w:val="single" w:sz="4" w:space="0" w:color="A33662" w:themeColor="accent1"/>
              <w:bottom w:val="single" w:sz="4" w:space="0" w:color="A33662" w:themeColor="accent1"/>
              <w:right w:val="single" w:sz="24" w:space="0" w:color="FFFFFF" w:themeColor="background1"/>
            </w:tcBorders>
          </w:tcPr>
          <w:p w14:paraId="4FF83859" w14:textId="77777777" w:rsidR="00290074" w:rsidRPr="006F1808" w:rsidRDefault="00290074" w:rsidP="00B67345">
            <w:pPr>
              <w:spacing w:line="288" w:lineRule="auto"/>
              <w:rPr>
                <w:ins w:id="3516" w:author="Eriksson Tina" w:date="2025-06-23T14:17:00Z" w16du:dateUtc="2025-06-23T12:17:00Z"/>
                <w:rFonts w:ascii="Open Sans" w:hAnsi="Open Sans" w:cs="Open Sans"/>
              </w:rPr>
            </w:pPr>
            <w:ins w:id="3517" w:author="Eriksson Tina" w:date="2025-06-23T14:17:00Z" w16du:dateUtc="2025-06-23T12:17:00Z">
              <w:r w:rsidRPr="006F1808">
                <w:rPr>
                  <w:rFonts w:ascii="Open Sans" w:hAnsi="Open Sans" w:cs="Open Sans"/>
                </w:rPr>
                <w:t>sekretessmarkering</w:t>
              </w:r>
            </w:ins>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0969B0F" w14:textId="77777777" w:rsidR="00290074" w:rsidRPr="006F1808" w:rsidRDefault="00290074" w:rsidP="00B67345">
            <w:pPr>
              <w:spacing w:line="288" w:lineRule="auto"/>
              <w:rPr>
                <w:ins w:id="3518" w:author="Eriksson Tina" w:date="2025-06-23T14:17:00Z" w16du:dateUtc="2025-06-23T12:17:00Z"/>
                <w:rFonts w:ascii="Open Sans" w:hAnsi="Open Sans" w:cs="Open Sans"/>
              </w:rPr>
            </w:pPr>
            <w:proofErr w:type="spellStart"/>
            <w:ins w:id="3519" w:author="Eriksson Tina" w:date="2025-06-23T14:17:00Z" w16du:dateUtc="2025-06-23T12:17:00Z">
              <w:r w:rsidRPr="006F1808">
                <w:rPr>
                  <w:rFonts w:ascii="Open Sans" w:hAnsi="Open Sans" w:cs="Open Sans"/>
                </w:rPr>
                <w:t>Person.sekretessmarkering</w:t>
              </w:r>
              <w:proofErr w:type="spellEnd"/>
            </w:ins>
          </w:p>
        </w:tc>
        <w:tc>
          <w:tcPr>
            <w:tcW w:w="255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CC73111" w14:textId="77777777" w:rsidR="00290074" w:rsidRPr="006F1808" w:rsidRDefault="00290074" w:rsidP="00B67345">
            <w:pPr>
              <w:spacing w:line="288" w:lineRule="auto"/>
              <w:rPr>
                <w:ins w:id="3520" w:author="Eriksson Tina" w:date="2025-06-23T14:17:00Z" w16du:dateUtc="2025-06-23T12:17:00Z"/>
                <w:rFonts w:ascii="Open Sans" w:hAnsi="Open Sans" w:cs="Open Sans"/>
                <w:i/>
                <w:iCs/>
                <w:color w:val="212529"/>
              </w:rPr>
            </w:pPr>
            <w:ins w:id="3521" w:author="Eriksson Tina" w:date="2025-06-23T14:17:00Z" w16du:dateUtc="2025-06-23T12:17:00Z">
              <w:r w:rsidRPr="006F1808">
                <w:rPr>
                  <w:rFonts w:ascii="Open Sans" w:hAnsi="Open Sans" w:cs="Open Sans"/>
                  <w:color w:val="212529"/>
                </w:rPr>
                <w:t>Sekretessmarkering enligt Skatteverket.</w:t>
              </w:r>
            </w:ins>
          </w:p>
        </w:tc>
        <w:tc>
          <w:tcPr>
            <w:tcW w:w="1415" w:type="dxa"/>
            <w:tcBorders>
              <w:top w:val="single" w:sz="4" w:space="0" w:color="A33662" w:themeColor="accent1"/>
              <w:left w:val="single" w:sz="24" w:space="0" w:color="FFFFFF" w:themeColor="background1"/>
              <w:bottom w:val="single" w:sz="4" w:space="0" w:color="A33662" w:themeColor="accent1"/>
            </w:tcBorders>
          </w:tcPr>
          <w:p w14:paraId="70B22FDE" w14:textId="77777777" w:rsidR="00290074" w:rsidRPr="006F1808" w:rsidRDefault="00290074" w:rsidP="00B67345">
            <w:pPr>
              <w:spacing w:line="288" w:lineRule="auto"/>
              <w:rPr>
                <w:ins w:id="3522" w:author="Eriksson Tina" w:date="2025-06-23T14:17:00Z" w16du:dateUtc="2025-06-23T12:17:00Z"/>
                <w:rFonts w:ascii="Open Sans" w:hAnsi="Open Sans" w:cs="Open Sans"/>
              </w:rPr>
            </w:pPr>
            <w:ins w:id="3523" w:author="Eriksson Tina" w:date="2025-06-23T14:17:00Z" w16du:dateUtc="2025-06-23T12:17:00Z">
              <w:r w:rsidRPr="006F1808">
                <w:rPr>
                  <w:rFonts w:ascii="Open Sans" w:hAnsi="Open Sans" w:cs="Open Sans"/>
                </w:rPr>
                <w:t>BL (1)</w:t>
              </w:r>
            </w:ins>
          </w:p>
        </w:tc>
        <w:tc>
          <w:tcPr>
            <w:tcW w:w="1845" w:type="dxa"/>
            <w:tcBorders>
              <w:top w:val="single" w:sz="4" w:space="0" w:color="A33662" w:themeColor="accent1"/>
              <w:left w:val="single" w:sz="24" w:space="0" w:color="FFFFFF" w:themeColor="background1"/>
              <w:bottom w:val="single" w:sz="4" w:space="0" w:color="A33662" w:themeColor="accent1"/>
            </w:tcBorders>
          </w:tcPr>
          <w:p w14:paraId="7EE3430E" w14:textId="77777777" w:rsidR="00290074" w:rsidRPr="006F1808" w:rsidRDefault="00290074" w:rsidP="00B67345">
            <w:pPr>
              <w:spacing w:line="288" w:lineRule="auto"/>
              <w:rPr>
                <w:ins w:id="3524" w:author="Eriksson Tina" w:date="2025-06-23T14:17:00Z" w16du:dateUtc="2025-06-23T12:17:00Z"/>
                <w:rFonts w:ascii="Open Sans" w:hAnsi="Open Sans" w:cs="Open Sans"/>
                <w:lang w:eastAsia="en-GB"/>
              </w:rPr>
            </w:pPr>
          </w:p>
        </w:tc>
      </w:tr>
      <w:tr w:rsidR="00290074" w:rsidRPr="006F1808" w14:paraId="0D530444" w14:textId="77777777" w:rsidTr="00B67345">
        <w:trPr>
          <w:trHeight w:val="333"/>
          <w:ins w:id="3525" w:author="Eriksson Tina" w:date="2025-06-23T14:17:00Z"/>
        </w:trPr>
        <w:tc>
          <w:tcPr>
            <w:tcW w:w="1418" w:type="dxa"/>
            <w:tcBorders>
              <w:top w:val="single" w:sz="4" w:space="0" w:color="A33662" w:themeColor="accent1"/>
              <w:bottom w:val="single" w:sz="4" w:space="0" w:color="A33662" w:themeColor="accent1"/>
              <w:right w:val="single" w:sz="24" w:space="0" w:color="FFFFFF" w:themeColor="background1"/>
            </w:tcBorders>
          </w:tcPr>
          <w:p w14:paraId="12842064" w14:textId="77777777" w:rsidR="00290074" w:rsidRPr="006F1808" w:rsidRDefault="00290074" w:rsidP="00B67345">
            <w:pPr>
              <w:spacing w:line="288" w:lineRule="auto"/>
              <w:rPr>
                <w:ins w:id="3526" w:author="Eriksson Tina" w:date="2025-06-23T14:17:00Z" w16du:dateUtc="2025-06-23T12:17:00Z"/>
                <w:rFonts w:ascii="Open Sans" w:hAnsi="Open Sans" w:cs="Open Sans"/>
              </w:rPr>
            </w:pPr>
            <w:ins w:id="3527" w:author="Eriksson Tina" w:date="2025-06-23T14:17:00Z" w16du:dateUtc="2025-06-23T12:17:00Z">
              <w:r w:rsidRPr="006F1808">
                <w:rPr>
                  <w:rFonts w:ascii="Open Sans" w:hAnsi="Open Sans" w:cs="Open Sans"/>
                </w:rPr>
                <w:t>skyddad folkbokföring</w:t>
              </w:r>
            </w:ins>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1DB677A" w14:textId="77777777" w:rsidR="00290074" w:rsidRPr="006F1808" w:rsidRDefault="00290074" w:rsidP="00B67345">
            <w:pPr>
              <w:spacing w:line="288" w:lineRule="auto"/>
              <w:rPr>
                <w:ins w:id="3528" w:author="Eriksson Tina" w:date="2025-06-23T14:17:00Z" w16du:dateUtc="2025-06-23T12:17:00Z"/>
                <w:rFonts w:ascii="Open Sans" w:hAnsi="Open Sans" w:cs="Open Sans"/>
              </w:rPr>
            </w:pPr>
            <w:proofErr w:type="spellStart"/>
            <w:ins w:id="3529" w:author="Eriksson Tina" w:date="2025-06-23T14:17:00Z" w16du:dateUtc="2025-06-23T12:17:00Z">
              <w:r w:rsidRPr="006F1808">
                <w:rPr>
                  <w:rFonts w:ascii="Open Sans" w:hAnsi="Open Sans" w:cs="Open Sans"/>
                </w:rPr>
                <w:t>Person.skyddad</w:t>
              </w:r>
              <w:proofErr w:type="spellEnd"/>
              <w:r w:rsidRPr="006F1808">
                <w:rPr>
                  <w:rFonts w:ascii="Open Sans" w:hAnsi="Open Sans" w:cs="Open Sans"/>
                </w:rPr>
                <w:t xml:space="preserve"> folkbokföring</w:t>
              </w:r>
            </w:ins>
          </w:p>
        </w:tc>
        <w:tc>
          <w:tcPr>
            <w:tcW w:w="255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91DBAA5" w14:textId="77777777" w:rsidR="00290074" w:rsidRPr="006F1808" w:rsidRDefault="00290074" w:rsidP="00B67345">
            <w:pPr>
              <w:spacing w:line="288" w:lineRule="auto"/>
              <w:rPr>
                <w:ins w:id="3530" w:author="Eriksson Tina" w:date="2025-06-23T14:17:00Z" w16du:dateUtc="2025-06-23T12:17:00Z"/>
                <w:rFonts w:ascii="Open Sans" w:hAnsi="Open Sans" w:cs="Open Sans"/>
                <w:i/>
                <w:iCs/>
                <w:color w:val="212529"/>
              </w:rPr>
            </w:pPr>
            <w:ins w:id="3531" w:author="Eriksson Tina" w:date="2025-06-23T14:17:00Z" w16du:dateUtc="2025-06-23T12:17:00Z">
              <w:r w:rsidRPr="006F1808">
                <w:rPr>
                  <w:rFonts w:ascii="Open Sans" w:hAnsi="Open Sans" w:cs="Open Sans"/>
                  <w:color w:val="212529"/>
                </w:rPr>
                <w:t>Skyddad folkbokföring enligt Skatteverket.</w:t>
              </w:r>
            </w:ins>
          </w:p>
        </w:tc>
        <w:tc>
          <w:tcPr>
            <w:tcW w:w="1415" w:type="dxa"/>
            <w:tcBorders>
              <w:top w:val="single" w:sz="4" w:space="0" w:color="A33662" w:themeColor="accent1"/>
              <w:left w:val="single" w:sz="24" w:space="0" w:color="FFFFFF" w:themeColor="background1"/>
              <w:bottom w:val="single" w:sz="4" w:space="0" w:color="A33662" w:themeColor="accent1"/>
            </w:tcBorders>
          </w:tcPr>
          <w:p w14:paraId="548E0137" w14:textId="77777777" w:rsidR="00290074" w:rsidRPr="006F1808" w:rsidRDefault="00290074" w:rsidP="00B67345">
            <w:pPr>
              <w:spacing w:line="288" w:lineRule="auto"/>
              <w:rPr>
                <w:ins w:id="3532" w:author="Eriksson Tina" w:date="2025-06-23T14:17:00Z" w16du:dateUtc="2025-06-23T12:17:00Z"/>
                <w:rFonts w:ascii="Open Sans" w:hAnsi="Open Sans" w:cs="Open Sans"/>
              </w:rPr>
            </w:pPr>
            <w:ins w:id="3533" w:author="Eriksson Tina" w:date="2025-06-23T14:17:00Z" w16du:dateUtc="2025-06-23T12:17:00Z">
              <w:r w:rsidRPr="006F1808">
                <w:rPr>
                  <w:rFonts w:ascii="Open Sans" w:hAnsi="Open Sans" w:cs="Open Sans"/>
                </w:rPr>
                <w:t>BL (1)</w:t>
              </w:r>
            </w:ins>
          </w:p>
        </w:tc>
        <w:tc>
          <w:tcPr>
            <w:tcW w:w="1845" w:type="dxa"/>
            <w:tcBorders>
              <w:top w:val="single" w:sz="4" w:space="0" w:color="A33662" w:themeColor="accent1"/>
              <w:left w:val="single" w:sz="24" w:space="0" w:color="FFFFFF" w:themeColor="background1"/>
              <w:bottom w:val="single" w:sz="4" w:space="0" w:color="A33662" w:themeColor="accent1"/>
            </w:tcBorders>
          </w:tcPr>
          <w:p w14:paraId="66D17A70" w14:textId="77777777" w:rsidR="00290074" w:rsidRPr="006F1808" w:rsidRDefault="00290074" w:rsidP="00B67345">
            <w:pPr>
              <w:spacing w:line="288" w:lineRule="auto"/>
              <w:rPr>
                <w:ins w:id="3534" w:author="Eriksson Tina" w:date="2025-06-23T14:17:00Z" w16du:dateUtc="2025-06-23T12:17:00Z"/>
                <w:rFonts w:ascii="Open Sans" w:hAnsi="Open Sans" w:cs="Open Sans"/>
                <w:lang w:eastAsia="en-GB"/>
              </w:rPr>
            </w:pPr>
          </w:p>
        </w:tc>
      </w:tr>
    </w:tbl>
    <w:p w14:paraId="44D7558E" w14:textId="77777777" w:rsidR="00290074" w:rsidRPr="006F1808" w:rsidRDefault="00290074" w:rsidP="00290074">
      <w:pPr>
        <w:rPr>
          <w:ins w:id="3535" w:author="Eriksson Tina" w:date="2025-06-23T14:17:00Z" w16du:dateUtc="2025-06-23T12:17:00Z"/>
          <w:rFonts w:ascii="Open Sans" w:eastAsia="SimSun" w:hAnsi="Open Sans" w:cs="Times New Roman"/>
        </w:rPr>
      </w:pPr>
    </w:p>
    <w:p w14:paraId="13FA12EA" w14:textId="77777777" w:rsidR="00290074" w:rsidRPr="006F1808" w:rsidRDefault="00290074" w:rsidP="00290074">
      <w:pPr>
        <w:rPr>
          <w:ins w:id="3536" w:author="Eriksson Tina" w:date="2025-06-23T14:17:00Z" w16du:dateUtc="2025-06-23T12:17:00Z"/>
          <w:rFonts w:ascii="Open Sans" w:eastAsia="SimSun" w:hAnsi="Open Sans" w:cs="Times New Roman"/>
          <w:b/>
          <w:bCs/>
          <w:sz w:val="24"/>
          <w:szCs w:val="24"/>
        </w:rPr>
      </w:pPr>
      <w:ins w:id="3537" w:author="Eriksson Tina" w:date="2025-06-23T14:17:00Z" w16du:dateUtc="2025-06-23T12:17:00Z">
        <w:r w:rsidRPr="006F1808">
          <w:rPr>
            <w:rFonts w:ascii="Open Sans" w:eastAsia="SimSun" w:hAnsi="Open Sans" w:cs="Times New Roman"/>
            <w:b/>
            <w:bCs/>
            <w:sz w:val="24"/>
            <w:szCs w:val="24"/>
          </w:rPr>
          <w:t>Personal</w:t>
        </w:r>
      </w:ins>
    </w:p>
    <w:p w14:paraId="7BB444D1" w14:textId="77777777" w:rsidR="00290074" w:rsidRPr="006F1808" w:rsidRDefault="00290074" w:rsidP="00290074">
      <w:pPr>
        <w:rPr>
          <w:ins w:id="3538" w:author="Eriksson Tina" w:date="2025-06-23T14:17:00Z" w16du:dateUtc="2025-06-23T12:17:00Z"/>
          <w:rFonts w:ascii="Open Sans" w:eastAsia="SimSun" w:hAnsi="Open Sans" w:cs="Times New Roman"/>
        </w:rPr>
      </w:pPr>
      <w:ins w:id="3539" w:author="Eriksson Tina" w:date="2025-06-23T14:17:00Z" w16du:dateUtc="2025-06-23T12:17:00Z">
        <w:r w:rsidRPr="006F1808">
          <w:rPr>
            <w:rFonts w:ascii="Open Sans" w:eastAsia="SimSun" w:hAnsi="Open Sans" w:cs="Times New Roman"/>
          </w:rPr>
          <w:t xml:space="preserve">Klassen håller information om den personal som är den fasta kontakten. </w:t>
        </w:r>
        <w:r w:rsidRPr="006F1808">
          <w:rPr>
            <w:rFonts w:ascii="Open Sans" w:eastAsia="SimSun" w:hAnsi="Open Sans" w:cs="Times New Roman"/>
            <w:highlight w:val="yellow"/>
          </w:rPr>
          <w:t>Befattning är tänkt att vara obligatoriskt för hälso- och sjukvårdspersonal men eftersom det inte är säkert att det finns för personal inom omsorgen är attributet multiplicitet ändrad till valfri.</w:t>
        </w:r>
      </w:ins>
    </w:p>
    <w:tbl>
      <w:tblPr>
        <w:tblStyle w:val="Tabellrutnt1"/>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121"/>
        <w:gridCol w:w="2423"/>
        <w:gridCol w:w="2835"/>
        <w:gridCol w:w="1418"/>
        <w:gridCol w:w="2409"/>
      </w:tblGrid>
      <w:tr w:rsidR="00290074" w:rsidRPr="006F1808" w14:paraId="57CE55BE" w14:textId="77777777" w:rsidTr="00B67345">
        <w:trPr>
          <w:trHeight w:val="49"/>
          <w:ins w:id="3540" w:author="Eriksson Tina" w:date="2025-06-23T14:17:00Z"/>
        </w:trPr>
        <w:tc>
          <w:tcPr>
            <w:tcW w:w="1121" w:type="dxa"/>
            <w:shd w:val="clear" w:color="auto" w:fill="A33662"/>
          </w:tcPr>
          <w:p w14:paraId="4DC0ED67" w14:textId="77777777" w:rsidR="00290074" w:rsidRPr="006F1808" w:rsidRDefault="00290074" w:rsidP="00B67345">
            <w:pPr>
              <w:rPr>
                <w:ins w:id="3541" w:author="Eriksson Tina" w:date="2025-06-23T14:17:00Z" w16du:dateUtc="2025-06-23T12:17:00Z"/>
                <w:rFonts w:ascii="Open Sans" w:hAnsi="Open Sans" w:cs="Times New Roman"/>
                <w:b/>
                <w:bCs/>
                <w:caps/>
                <w:color w:val="FFFFFF"/>
                <w:sz w:val="16"/>
                <w:szCs w:val="18"/>
              </w:rPr>
            </w:pPr>
            <w:ins w:id="3542" w:author="Eriksson Tina" w:date="2025-06-23T14:17:00Z" w16du:dateUtc="2025-06-23T12:17:00Z">
              <w:r w:rsidRPr="006F1808">
                <w:rPr>
                  <w:rFonts w:ascii="Open Sans" w:hAnsi="Open Sans" w:cs="Times New Roman"/>
                  <w:b/>
                  <w:bCs/>
                  <w:caps/>
                  <w:color w:val="FFFFFF"/>
                  <w:sz w:val="16"/>
                  <w:szCs w:val="18"/>
                </w:rPr>
                <w:t>Attribut</w:t>
              </w:r>
            </w:ins>
          </w:p>
        </w:tc>
        <w:tc>
          <w:tcPr>
            <w:tcW w:w="2423" w:type="dxa"/>
            <w:shd w:val="clear" w:color="auto" w:fill="A33662"/>
          </w:tcPr>
          <w:p w14:paraId="7D605C69" w14:textId="77777777" w:rsidR="00290074" w:rsidRPr="006F1808" w:rsidRDefault="00290074" w:rsidP="00B67345">
            <w:pPr>
              <w:rPr>
                <w:ins w:id="3543" w:author="Eriksson Tina" w:date="2025-06-23T14:17:00Z" w16du:dateUtc="2025-06-23T12:17:00Z"/>
                <w:rFonts w:ascii="Open Sans" w:hAnsi="Open Sans" w:cs="Times New Roman"/>
                <w:b/>
                <w:bCs/>
                <w:caps/>
                <w:color w:val="FFFFFF"/>
                <w:sz w:val="16"/>
                <w:szCs w:val="18"/>
              </w:rPr>
            </w:pPr>
            <w:ins w:id="3544" w:author="Eriksson Tina" w:date="2025-06-23T14:17:00Z" w16du:dateUtc="2025-06-23T12:17:00Z">
              <w:r w:rsidRPr="006F1808">
                <w:rPr>
                  <w:rFonts w:ascii="Open Sans" w:hAnsi="Open Sans" w:cs="Times New Roman"/>
                  <w:b/>
                  <w:bCs/>
                  <w:caps/>
                  <w:color w:val="FFFFFF"/>
                  <w:sz w:val="16"/>
                  <w:szCs w:val="18"/>
                </w:rPr>
                <w:t>Mappning till RIM</w:t>
              </w:r>
            </w:ins>
          </w:p>
        </w:tc>
        <w:tc>
          <w:tcPr>
            <w:tcW w:w="2835" w:type="dxa"/>
            <w:shd w:val="clear" w:color="auto" w:fill="A33662"/>
          </w:tcPr>
          <w:p w14:paraId="74C619BC" w14:textId="77777777" w:rsidR="00290074" w:rsidRPr="006F1808" w:rsidRDefault="00290074" w:rsidP="00B67345">
            <w:pPr>
              <w:rPr>
                <w:ins w:id="3545" w:author="Eriksson Tina" w:date="2025-06-23T14:17:00Z" w16du:dateUtc="2025-06-23T12:17:00Z"/>
                <w:rFonts w:ascii="Open Sans" w:hAnsi="Open Sans" w:cs="Times New Roman"/>
                <w:b/>
                <w:bCs/>
                <w:caps/>
                <w:color w:val="FFFFFF"/>
                <w:sz w:val="16"/>
                <w:szCs w:val="18"/>
              </w:rPr>
            </w:pPr>
            <w:ins w:id="3546" w:author="Eriksson Tina" w:date="2025-06-23T14:17:00Z" w16du:dateUtc="2025-06-23T12:17:00Z">
              <w:r w:rsidRPr="006F1808">
                <w:rPr>
                  <w:rFonts w:ascii="Open Sans" w:hAnsi="Open Sans" w:cs="Times New Roman"/>
                  <w:b/>
                  <w:bCs/>
                  <w:caps/>
                  <w:color w:val="FFFFFF"/>
                  <w:sz w:val="16"/>
                  <w:szCs w:val="18"/>
                </w:rPr>
                <w:t xml:space="preserve">Beskrivning </w:t>
              </w:r>
            </w:ins>
          </w:p>
        </w:tc>
        <w:tc>
          <w:tcPr>
            <w:tcW w:w="1418" w:type="dxa"/>
            <w:shd w:val="clear" w:color="auto" w:fill="A33662"/>
          </w:tcPr>
          <w:p w14:paraId="6ED62938" w14:textId="77777777" w:rsidR="00290074" w:rsidRPr="006F1808" w:rsidRDefault="00290074" w:rsidP="00B67345">
            <w:pPr>
              <w:rPr>
                <w:ins w:id="3547" w:author="Eriksson Tina" w:date="2025-06-23T14:17:00Z" w16du:dateUtc="2025-06-23T12:17:00Z"/>
                <w:rFonts w:ascii="Open Sans" w:hAnsi="Open Sans" w:cs="Times New Roman"/>
                <w:b/>
                <w:bCs/>
                <w:caps/>
                <w:color w:val="FFFFFF"/>
                <w:sz w:val="16"/>
                <w:szCs w:val="18"/>
              </w:rPr>
            </w:pPr>
            <w:ins w:id="3548" w:author="Eriksson Tina" w:date="2025-06-23T14:17:00Z" w16du:dateUtc="2025-06-23T12:17:00Z">
              <w:r w:rsidRPr="006F1808">
                <w:rPr>
                  <w:rFonts w:ascii="Open Sans" w:hAnsi="Open Sans" w:cs="Times New Roman"/>
                  <w:b/>
                  <w:bCs/>
                  <w:caps/>
                  <w:color w:val="FFFFFF"/>
                  <w:sz w:val="16"/>
                  <w:szCs w:val="18"/>
                </w:rPr>
                <w:t>Datatyp (multiplicitet)</w:t>
              </w:r>
            </w:ins>
          </w:p>
        </w:tc>
        <w:tc>
          <w:tcPr>
            <w:tcW w:w="2409" w:type="dxa"/>
            <w:shd w:val="clear" w:color="auto" w:fill="A33662"/>
          </w:tcPr>
          <w:p w14:paraId="28F84726" w14:textId="77777777" w:rsidR="00290074" w:rsidRPr="006F1808" w:rsidRDefault="00290074" w:rsidP="00B67345">
            <w:pPr>
              <w:rPr>
                <w:ins w:id="3549" w:author="Eriksson Tina" w:date="2025-06-23T14:17:00Z" w16du:dateUtc="2025-06-23T12:17:00Z"/>
                <w:rFonts w:ascii="Open Sans" w:hAnsi="Open Sans" w:cs="Times New Roman"/>
                <w:b/>
                <w:bCs/>
                <w:caps/>
                <w:color w:val="FFFFFF"/>
                <w:sz w:val="16"/>
                <w:szCs w:val="18"/>
              </w:rPr>
            </w:pPr>
            <w:ins w:id="3550" w:author="Eriksson Tina" w:date="2025-06-23T14:17:00Z" w16du:dateUtc="2025-06-23T12:17:00Z">
              <w:r w:rsidRPr="006F1808">
                <w:rPr>
                  <w:rFonts w:ascii="Open Sans" w:hAnsi="Open Sans" w:cs="Times New Roman"/>
                  <w:b/>
                  <w:bCs/>
                  <w:caps/>
                  <w:color w:val="FFFFFF"/>
                  <w:sz w:val="16"/>
                  <w:szCs w:val="18"/>
                </w:rPr>
                <w:t>Format</w:t>
              </w:r>
            </w:ins>
          </w:p>
        </w:tc>
      </w:tr>
      <w:tr w:rsidR="00290074" w:rsidRPr="006F1808" w14:paraId="755E18DC" w14:textId="77777777" w:rsidTr="00B67345">
        <w:trPr>
          <w:trHeight w:val="674"/>
          <w:ins w:id="3551" w:author="Eriksson Tina" w:date="2025-06-23T14:17:00Z"/>
        </w:trPr>
        <w:tc>
          <w:tcPr>
            <w:tcW w:w="1121" w:type="dxa"/>
            <w:tcBorders>
              <w:bottom w:val="single" w:sz="4" w:space="0" w:color="A33662"/>
              <w:right w:val="single" w:sz="24" w:space="0" w:color="FFFFFF"/>
            </w:tcBorders>
          </w:tcPr>
          <w:p w14:paraId="21BC4B2B" w14:textId="77777777" w:rsidR="00290074" w:rsidRPr="006F1808" w:rsidRDefault="00290074" w:rsidP="00B67345">
            <w:pPr>
              <w:spacing w:line="288" w:lineRule="auto"/>
              <w:rPr>
                <w:ins w:id="3552" w:author="Eriksson Tina" w:date="2025-06-23T14:17:00Z" w16du:dateUtc="2025-06-23T12:17:00Z"/>
                <w:rFonts w:ascii="Open Sans" w:hAnsi="Open Sans" w:cs="Open Sans"/>
              </w:rPr>
            </w:pPr>
            <w:ins w:id="3553" w:author="Eriksson Tina" w:date="2025-06-23T14:17:00Z" w16du:dateUtc="2025-06-23T12:17:00Z">
              <w:r w:rsidRPr="006F1808">
                <w:rPr>
                  <w:rFonts w:ascii="Open Sans" w:hAnsi="Open Sans" w:cs="Open Sans"/>
                </w:rPr>
                <w:t>id</w:t>
              </w:r>
            </w:ins>
          </w:p>
        </w:tc>
        <w:tc>
          <w:tcPr>
            <w:tcW w:w="2423" w:type="dxa"/>
            <w:tcBorders>
              <w:left w:val="single" w:sz="24" w:space="0" w:color="FFFFFF"/>
              <w:bottom w:val="single" w:sz="4" w:space="0" w:color="A33662"/>
              <w:right w:val="single" w:sz="24" w:space="0" w:color="FFFFFF"/>
            </w:tcBorders>
          </w:tcPr>
          <w:p w14:paraId="4F9C6EBC" w14:textId="77777777" w:rsidR="00290074" w:rsidRPr="006F1808" w:rsidRDefault="00290074" w:rsidP="00B67345">
            <w:pPr>
              <w:spacing w:line="288" w:lineRule="auto"/>
              <w:rPr>
                <w:ins w:id="3554" w:author="Eriksson Tina" w:date="2025-06-23T14:17:00Z" w16du:dateUtc="2025-06-23T12:17:00Z"/>
                <w:rFonts w:ascii="Open Sans" w:hAnsi="Open Sans" w:cs="Open Sans"/>
              </w:rPr>
            </w:pPr>
            <w:ins w:id="3555" w:author="Eriksson Tina" w:date="2025-06-23T14:17:00Z" w16du:dateUtc="2025-06-23T12:17:00Z">
              <w:r w:rsidRPr="006F1808">
                <w:rPr>
                  <w:rFonts w:ascii="Open Sans" w:hAnsi="Open Sans" w:cs="Open Sans"/>
                </w:rPr>
                <w:t>Hälso- och sjukvårdspersonal.id</w:t>
              </w:r>
            </w:ins>
          </w:p>
        </w:tc>
        <w:tc>
          <w:tcPr>
            <w:tcW w:w="2835" w:type="dxa"/>
            <w:tcBorders>
              <w:left w:val="single" w:sz="24" w:space="0" w:color="FFFFFF"/>
              <w:bottom w:val="single" w:sz="4" w:space="0" w:color="A33662"/>
              <w:right w:val="single" w:sz="24" w:space="0" w:color="FFFFFF"/>
            </w:tcBorders>
          </w:tcPr>
          <w:p w14:paraId="3F511264" w14:textId="77777777" w:rsidR="00290074" w:rsidRPr="006F1808" w:rsidRDefault="00290074" w:rsidP="00B67345">
            <w:pPr>
              <w:spacing w:line="288" w:lineRule="auto"/>
              <w:rPr>
                <w:ins w:id="3556" w:author="Eriksson Tina" w:date="2025-06-23T14:17:00Z" w16du:dateUtc="2025-06-23T12:17:00Z"/>
                <w:rFonts w:ascii="Open Sans" w:hAnsi="Open Sans" w:cs="Open Sans"/>
                <w:i/>
                <w:iCs/>
              </w:rPr>
            </w:pPr>
            <w:ins w:id="3557" w:author="Eriksson Tina" w:date="2025-06-23T14:17:00Z" w16du:dateUtc="2025-06-23T12:17:00Z">
              <w:r w:rsidRPr="006F1808">
                <w:rPr>
                  <w:rFonts w:ascii="Open Sans" w:hAnsi="Open Sans" w:cs="Times New Roman"/>
                </w:rPr>
                <w:t>Unik identifierare för hälso- och sjukvårdpersonalen.</w:t>
              </w:r>
            </w:ins>
          </w:p>
        </w:tc>
        <w:tc>
          <w:tcPr>
            <w:tcW w:w="1418" w:type="dxa"/>
            <w:tcBorders>
              <w:left w:val="single" w:sz="24" w:space="0" w:color="FFFFFF"/>
              <w:bottom w:val="single" w:sz="4" w:space="0" w:color="A33662"/>
            </w:tcBorders>
          </w:tcPr>
          <w:p w14:paraId="243B55FB" w14:textId="77777777" w:rsidR="00290074" w:rsidRPr="006F1808" w:rsidRDefault="00290074" w:rsidP="00B67345">
            <w:pPr>
              <w:spacing w:line="288" w:lineRule="auto"/>
              <w:rPr>
                <w:ins w:id="3558" w:author="Eriksson Tina" w:date="2025-06-23T14:17:00Z" w16du:dateUtc="2025-06-23T12:17:00Z"/>
                <w:rFonts w:ascii="Open Sans" w:hAnsi="Open Sans" w:cs="Open Sans"/>
                <w:i/>
                <w:iCs/>
                <w:lang w:eastAsia="en-GB"/>
              </w:rPr>
            </w:pPr>
            <w:ins w:id="3559" w:author="Eriksson Tina" w:date="2025-06-23T14:17:00Z" w16du:dateUtc="2025-06-23T12:17:00Z">
              <w:r w:rsidRPr="006F1808">
                <w:rPr>
                  <w:rFonts w:ascii="Open Sans" w:hAnsi="Open Sans" w:cs="Times New Roman"/>
                </w:rPr>
                <w:t>II (1)</w:t>
              </w:r>
            </w:ins>
          </w:p>
        </w:tc>
        <w:tc>
          <w:tcPr>
            <w:tcW w:w="2409" w:type="dxa"/>
            <w:tcBorders>
              <w:left w:val="single" w:sz="24" w:space="0" w:color="FFFFFF"/>
              <w:bottom w:val="single" w:sz="4" w:space="0" w:color="A33662"/>
            </w:tcBorders>
          </w:tcPr>
          <w:p w14:paraId="135E34E2" w14:textId="77777777" w:rsidR="00290074" w:rsidRPr="006F1808" w:rsidRDefault="00290074" w:rsidP="00B67345">
            <w:pPr>
              <w:spacing w:line="288" w:lineRule="auto"/>
              <w:rPr>
                <w:ins w:id="3560" w:author="Eriksson Tina" w:date="2025-06-23T14:17:00Z" w16du:dateUtc="2025-06-23T12:17:00Z"/>
                <w:rFonts w:ascii="Open Sans" w:hAnsi="Open Sans" w:cs="Open Sans"/>
                <w:lang w:eastAsia="en-GB"/>
              </w:rPr>
            </w:pPr>
            <w:ins w:id="3561" w:author="Eriksson Tina" w:date="2025-06-23T14:17:00Z" w16du:dateUtc="2025-06-23T12:17:00Z">
              <w:r w:rsidRPr="006F1808">
                <w:rPr>
                  <w:rFonts w:ascii="Open Sans" w:hAnsi="Open Sans" w:cs="Open Sans"/>
                  <w:lang w:eastAsia="en-GB"/>
                </w:rPr>
                <w:t>HSA-id</w:t>
              </w:r>
            </w:ins>
          </w:p>
          <w:p w14:paraId="201F8C82" w14:textId="77777777" w:rsidR="00290074" w:rsidRPr="006F1808" w:rsidRDefault="00290074" w:rsidP="00B67345">
            <w:pPr>
              <w:spacing w:line="288" w:lineRule="auto"/>
              <w:rPr>
                <w:ins w:id="3562" w:author="Eriksson Tina" w:date="2025-06-23T14:17:00Z" w16du:dateUtc="2025-06-23T12:17:00Z"/>
                <w:rFonts w:ascii="Open Sans" w:hAnsi="Open Sans" w:cs="Open Sans"/>
                <w:lang w:eastAsia="en-GB"/>
              </w:rPr>
            </w:pPr>
            <w:ins w:id="3563" w:author="Eriksson Tina" w:date="2025-06-23T14:17:00Z" w16du:dateUtc="2025-06-23T12:17:00Z">
              <w:r w:rsidRPr="006F1808">
                <w:rPr>
                  <w:rFonts w:ascii="Open Sans" w:hAnsi="Open Sans" w:cs="Open Sans"/>
                  <w:lang w:eastAsia="sv-SE"/>
                </w:rPr>
                <w:t xml:space="preserve">OID: </w:t>
              </w:r>
              <w:proofErr w:type="gramStart"/>
              <w:r w:rsidRPr="006F1808">
                <w:rPr>
                  <w:rFonts w:ascii="Open Sans" w:hAnsi="Open Sans" w:cs="Open Sans"/>
                  <w:lang w:eastAsia="sv-SE"/>
                </w:rPr>
                <w:t>1.2.752.129</w:t>
              </w:r>
              <w:proofErr w:type="gramEnd"/>
              <w:r w:rsidRPr="006F1808">
                <w:rPr>
                  <w:rFonts w:ascii="Open Sans" w:hAnsi="Open Sans" w:cs="Open Sans"/>
                  <w:lang w:eastAsia="sv-SE"/>
                </w:rPr>
                <w:t>.2.1.4.1</w:t>
              </w:r>
            </w:ins>
          </w:p>
        </w:tc>
      </w:tr>
      <w:tr w:rsidR="00290074" w:rsidRPr="006F1808" w14:paraId="6F2B0862" w14:textId="77777777" w:rsidTr="00B67345">
        <w:trPr>
          <w:trHeight w:val="695"/>
          <w:ins w:id="3564" w:author="Eriksson Tina" w:date="2025-06-23T14:17:00Z"/>
        </w:trPr>
        <w:tc>
          <w:tcPr>
            <w:tcW w:w="1121" w:type="dxa"/>
            <w:tcBorders>
              <w:top w:val="single" w:sz="4" w:space="0" w:color="A33662"/>
              <w:bottom w:val="single" w:sz="4" w:space="0" w:color="A33662"/>
              <w:right w:val="single" w:sz="24" w:space="0" w:color="FFFFFF"/>
            </w:tcBorders>
          </w:tcPr>
          <w:p w14:paraId="35ECB49F" w14:textId="77777777" w:rsidR="00290074" w:rsidRPr="006F1808" w:rsidRDefault="00290074" w:rsidP="00B67345">
            <w:pPr>
              <w:spacing w:line="288" w:lineRule="auto"/>
              <w:rPr>
                <w:ins w:id="3565" w:author="Eriksson Tina" w:date="2025-06-23T14:17:00Z" w16du:dateUtc="2025-06-23T12:17:00Z"/>
                <w:rFonts w:ascii="Open Sans" w:hAnsi="Open Sans" w:cs="Open Sans"/>
              </w:rPr>
            </w:pPr>
            <w:ins w:id="3566" w:author="Eriksson Tina" w:date="2025-06-23T14:17:00Z" w16du:dateUtc="2025-06-23T12:17:00Z">
              <w:r w:rsidRPr="006F1808">
                <w:rPr>
                  <w:rFonts w:ascii="Open Sans" w:hAnsi="Open Sans" w:cs="Times New Roman"/>
                </w:rPr>
                <w:t>namn</w:t>
              </w:r>
            </w:ins>
          </w:p>
        </w:tc>
        <w:tc>
          <w:tcPr>
            <w:tcW w:w="2423" w:type="dxa"/>
            <w:tcBorders>
              <w:top w:val="single" w:sz="4" w:space="0" w:color="A33662"/>
              <w:left w:val="single" w:sz="24" w:space="0" w:color="FFFFFF"/>
              <w:bottom w:val="single" w:sz="4" w:space="0" w:color="A33662"/>
              <w:right w:val="single" w:sz="24" w:space="0" w:color="FFFFFF"/>
            </w:tcBorders>
          </w:tcPr>
          <w:p w14:paraId="54DA059C" w14:textId="77777777" w:rsidR="00290074" w:rsidRPr="006F1808" w:rsidRDefault="00290074" w:rsidP="00B67345">
            <w:pPr>
              <w:spacing w:line="288" w:lineRule="auto"/>
              <w:rPr>
                <w:ins w:id="3567" w:author="Eriksson Tina" w:date="2025-06-23T14:17:00Z" w16du:dateUtc="2025-06-23T12:17:00Z"/>
                <w:rFonts w:ascii="Open Sans" w:hAnsi="Open Sans" w:cs="Open Sans"/>
              </w:rPr>
            </w:pPr>
            <w:proofErr w:type="spellStart"/>
            <w:ins w:id="3568" w:author="Eriksson Tina" w:date="2025-06-23T14:17:00Z" w16du:dateUtc="2025-06-23T12:17:00Z">
              <w:r w:rsidRPr="006F1808">
                <w:rPr>
                  <w:rFonts w:ascii="Open Sans" w:hAnsi="Open Sans" w:cs="Open Sans"/>
                </w:rPr>
                <w:t>Person.fornamn</w:t>
              </w:r>
              <w:proofErr w:type="spellEnd"/>
              <w:r w:rsidRPr="006F1808">
                <w:rPr>
                  <w:rFonts w:ascii="Open Sans" w:hAnsi="Open Sans" w:cs="Open Sans"/>
                </w:rPr>
                <w:t xml:space="preserve"> + </w:t>
              </w:r>
              <w:proofErr w:type="spellStart"/>
              <w:proofErr w:type="gramStart"/>
              <w:r w:rsidRPr="006F1808">
                <w:rPr>
                  <w:rFonts w:ascii="Open Sans" w:hAnsi="Open Sans" w:cs="Open Sans"/>
                </w:rPr>
                <w:t>person.mellannamn</w:t>
              </w:r>
              <w:proofErr w:type="spellEnd"/>
              <w:proofErr w:type="gramEnd"/>
              <w:r w:rsidRPr="006F1808">
                <w:rPr>
                  <w:rFonts w:ascii="Open Sans" w:hAnsi="Open Sans" w:cs="Open Sans"/>
                </w:rPr>
                <w:t xml:space="preserve"> + </w:t>
              </w:r>
              <w:proofErr w:type="spellStart"/>
              <w:proofErr w:type="gramStart"/>
              <w:r w:rsidRPr="006F1808">
                <w:rPr>
                  <w:rFonts w:ascii="Open Sans" w:hAnsi="Open Sans" w:cs="Open Sans"/>
                </w:rPr>
                <w:t>person.efternamn</w:t>
              </w:r>
              <w:proofErr w:type="spellEnd"/>
              <w:proofErr w:type="gramEnd"/>
            </w:ins>
          </w:p>
        </w:tc>
        <w:tc>
          <w:tcPr>
            <w:tcW w:w="2835" w:type="dxa"/>
            <w:tcBorders>
              <w:top w:val="single" w:sz="4" w:space="0" w:color="A33662"/>
              <w:left w:val="single" w:sz="24" w:space="0" w:color="FFFFFF"/>
              <w:bottom w:val="single" w:sz="4" w:space="0" w:color="A33662"/>
              <w:right w:val="single" w:sz="24" w:space="0" w:color="FFFFFF"/>
            </w:tcBorders>
          </w:tcPr>
          <w:p w14:paraId="4B16274F" w14:textId="77777777" w:rsidR="00290074" w:rsidRPr="006F1808" w:rsidRDefault="00290074" w:rsidP="00B67345">
            <w:pPr>
              <w:spacing w:line="288" w:lineRule="auto"/>
              <w:rPr>
                <w:ins w:id="3569" w:author="Eriksson Tina" w:date="2025-06-23T14:17:00Z" w16du:dateUtc="2025-06-23T12:17:00Z"/>
                <w:rFonts w:ascii="Open Sans" w:hAnsi="Open Sans" w:cs="Open Sans"/>
              </w:rPr>
            </w:pPr>
            <w:ins w:id="3570" w:author="Eriksson Tina" w:date="2025-06-23T14:17:00Z" w16du:dateUtc="2025-06-23T12:17:00Z">
              <w:r w:rsidRPr="006F1808">
                <w:rPr>
                  <w:rFonts w:ascii="Open Sans" w:hAnsi="Open Sans" w:cs="Open Sans"/>
                </w:rPr>
                <w:t>Fullständigt namn på personen.</w:t>
              </w:r>
            </w:ins>
          </w:p>
        </w:tc>
        <w:tc>
          <w:tcPr>
            <w:tcW w:w="1418" w:type="dxa"/>
            <w:tcBorders>
              <w:top w:val="single" w:sz="4" w:space="0" w:color="A33662"/>
              <w:left w:val="single" w:sz="24" w:space="0" w:color="FFFFFF"/>
              <w:bottom w:val="single" w:sz="4" w:space="0" w:color="A33662"/>
            </w:tcBorders>
          </w:tcPr>
          <w:p w14:paraId="2BEEE249" w14:textId="77777777" w:rsidR="00290074" w:rsidRPr="006F1808" w:rsidRDefault="00290074" w:rsidP="00B67345">
            <w:pPr>
              <w:spacing w:line="288" w:lineRule="auto"/>
              <w:rPr>
                <w:ins w:id="3571" w:author="Eriksson Tina" w:date="2025-06-23T14:17:00Z" w16du:dateUtc="2025-06-23T12:17:00Z"/>
                <w:rFonts w:ascii="Open Sans" w:hAnsi="Open Sans" w:cs="Open Sans"/>
                <w:lang w:eastAsia="en-GB"/>
              </w:rPr>
            </w:pPr>
            <w:ins w:id="3572" w:author="Eriksson Tina" w:date="2025-06-23T14:17:00Z" w16du:dateUtc="2025-06-23T12:17:00Z">
              <w:r w:rsidRPr="006F1808">
                <w:rPr>
                  <w:rFonts w:ascii="Open Sans" w:hAnsi="Open Sans" w:cs="Times New Roman"/>
                </w:rPr>
                <w:t>ST (1)</w:t>
              </w:r>
            </w:ins>
          </w:p>
        </w:tc>
        <w:tc>
          <w:tcPr>
            <w:tcW w:w="2409" w:type="dxa"/>
            <w:tcBorders>
              <w:top w:val="single" w:sz="4" w:space="0" w:color="A33662"/>
              <w:left w:val="single" w:sz="24" w:space="0" w:color="FFFFFF"/>
              <w:bottom w:val="single" w:sz="4" w:space="0" w:color="A33662"/>
            </w:tcBorders>
          </w:tcPr>
          <w:p w14:paraId="066BC32B" w14:textId="77777777" w:rsidR="00290074" w:rsidRPr="006F1808" w:rsidRDefault="00290074" w:rsidP="00B67345">
            <w:pPr>
              <w:spacing w:line="288" w:lineRule="auto"/>
              <w:rPr>
                <w:ins w:id="3573" w:author="Eriksson Tina" w:date="2025-06-23T14:17:00Z" w16du:dateUtc="2025-06-23T12:17:00Z"/>
                <w:rFonts w:ascii="Open Sans" w:hAnsi="Open Sans" w:cs="Open Sans"/>
                <w:lang w:eastAsia="en-GB"/>
              </w:rPr>
            </w:pPr>
          </w:p>
        </w:tc>
      </w:tr>
      <w:tr w:rsidR="00290074" w:rsidRPr="006F1808" w14:paraId="7099DFBB" w14:textId="77777777" w:rsidTr="00B67345">
        <w:trPr>
          <w:trHeight w:val="695"/>
          <w:ins w:id="3574" w:author="Eriksson Tina" w:date="2025-06-23T14:17:00Z"/>
        </w:trPr>
        <w:tc>
          <w:tcPr>
            <w:tcW w:w="1121" w:type="dxa"/>
            <w:tcBorders>
              <w:top w:val="single" w:sz="4" w:space="0" w:color="A33662"/>
              <w:bottom w:val="single" w:sz="4" w:space="0" w:color="A33662"/>
              <w:right w:val="single" w:sz="24" w:space="0" w:color="FFFFFF"/>
            </w:tcBorders>
          </w:tcPr>
          <w:p w14:paraId="60ED878B" w14:textId="77777777" w:rsidR="00290074" w:rsidRPr="006F1808" w:rsidRDefault="00290074" w:rsidP="00B67345">
            <w:pPr>
              <w:spacing w:line="288" w:lineRule="auto"/>
              <w:rPr>
                <w:ins w:id="3575" w:author="Eriksson Tina" w:date="2025-06-23T14:17:00Z" w16du:dateUtc="2025-06-23T12:17:00Z"/>
                <w:rFonts w:ascii="Open Sans" w:hAnsi="Open Sans" w:cs="Times New Roman"/>
              </w:rPr>
            </w:pPr>
            <w:ins w:id="3576" w:author="Eriksson Tina" w:date="2025-06-23T14:17:00Z" w16du:dateUtc="2025-06-23T12:17:00Z">
              <w:r w:rsidRPr="006F1808">
                <w:rPr>
                  <w:rFonts w:ascii="Open Sans" w:hAnsi="Open Sans" w:cs="Times New Roman"/>
                </w:rPr>
                <w:lastRenderedPageBreak/>
                <w:t>befattning</w:t>
              </w:r>
            </w:ins>
          </w:p>
        </w:tc>
        <w:tc>
          <w:tcPr>
            <w:tcW w:w="2423" w:type="dxa"/>
            <w:tcBorders>
              <w:top w:val="single" w:sz="4" w:space="0" w:color="A33662"/>
              <w:left w:val="single" w:sz="24" w:space="0" w:color="FFFFFF"/>
              <w:bottom w:val="single" w:sz="4" w:space="0" w:color="A33662"/>
              <w:right w:val="single" w:sz="24" w:space="0" w:color="FFFFFF"/>
            </w:tcBorders>
          </w:tcPr>
          <w:p w14:paraId="1375C7B9" w14:textId="77777777" w:rsidR="00290074" w:rsidRPr="006F1808" w:rsidRDefault="00290074" w:rsidP="00B67345">
            <w:pPr>
              <w:spacing w:line="288" w:lineRule="auto"/>
              <w:rPr>
                <w:ins w:id="3577" w:author="Eriksson Tina" w:date="2025-06-23T14:17:00Z" w16du:dateUtc="2025-06-23T12:17:00Z"/>
                <w:rFonts w:ascii="Open Sans" w:hAnsi="Open Sans" w:cs="Open Sans"/>
              </w:rPr>
            </w:pPr>
            <w:ins w:id="3578" w:author="Eriksson Tina" w:date="2025-06-23T14:17:00Z" w16du:dateUtc="2025-06-23T12:17:00Z">
              <w:r w:rsidRPr="006F1808">
                <w:rPr>
                  <w:rFonts w:ascii="Open Sans" w:hAnsi="Open Sans" w:cs="Open Sans"/>
                </w:rPr>
                <w:t xml:space="preserve">Hälso- och sjukvårdspersonal.be-fattning </w:t>
              </w:r>
            </w:ins>
          </w:p>
        </w:tc>
        <w:tc>
          <w:tcPr>
            <w:tcW w:w="2835" w:type="dxa"/>
            <w:tcBorders>
              <w:top w:val="single" w:sz="4" w:space="0" w:color="A33662"/>
              <w:left w:val="single" w:sz="24" w:space="0" w:color="FFFFFF"/>
              <w:bottom w:val="single" w:sz="4" w:space="0" w:color="A33662"/>
              <w:right w:val="single" w:sz="24" w:space="0" w:color="FFFFFF"/>
            </w:tcBorders>
          </w:tcPr>
          <w:p w14:paraId="287BD116" w14:textId="77777777" w:rsidR="00290074" w:rsidRPr="006F1808" w:rsidRDefault="00290074" w:rsidP="00B67345">
            <w:pPr>
              <w:spacing w:line="288" w:lineRule="auto"/>
              <w:rPr>
                <w:ins w:id="3579" w:author="Eriksson Tina" w:date="2025-06-23T14:17:00Z" w16du:dateUtc="2025-06-23T12:17:00Z"/>
                <w:rFonts w:ascii="Open Sans" w:hAnsi="Open Sans" w:cs="Open Sans"/>
              </w:rPr>
            </w:pPr>
            <w:ins w:id="3580" w:author="Eriksson Tina" w:date="2025-06-23T14:17:00Z" w16du:dateUtc="2025-06-23T12:17:00Z">
              <w:r w:rsidRPr="006F1808">
                <w:rPr>
                  <w:rFonts w:ascii="Open Sans" w:hAnsi="Open Sans" w:cs="Open Sans"/>
                </w:rPr>
                <w:t xml:space="preserve">Kod eller text för den befattning en hälso- och sjukvårdspersonal har i ett visst uppdrag i en organisation inom hälso- och sjukvård. </w:t>
              </w:r>
            </w:ins>
          </w:p>
        </w:tc>
        <w:tc>
          <w:tcPr>
            <w:tcW w:w="1418" w:type="dxa"/>
            <w:tcBorders>
              <w:top w:val="single" w:sz="4" w:space="0" w:color="A33662"/>
              <w:left w:val="single" w:sz="24" w:space="0" w:color="FFFFFF"/>
              <w:bottom w:val="single" w:sz="4" w:space="0" w:color="A33662"/>
            </w:tcBorders>
          </w:tcPr>
          <w:p w14:paraId="3110FA68" w14:textId="77777777" w:rsidR="00290074" w:rsidRPr="006F1808" w:rsidRDefault="00290074" w:rsidP="00B67345">
            <w:pPr>
              <w:spacing w:line="288" w:lineRule="auto"/>
              <w:rPr>
                <w:ins w:id="3581" w:author="Eriksson Tina" w:date="2025-06-23T14:17:00Z" w16du:dateUtc="2025-06-23T12:17:00Z"/>
                <w:rFonts w:ascii="Open Sans" w:hAnsi="Open Sans" w:cs="Times New Roman"/>
              </w:rPr>
            </w:pPr>
            <w:ins w:id="3582" w:author="Eriksson Tina" w:date="2025-06-23T14:17:00Z" w16du:dateUtc="2025-06-23T12:17:00Z">
              <w:r w:rsidRPr="006F1808">
                <w:rPr>
                  <w:rFonts w:ascii="Open Sans" w:hAnsi="Open Sans" w:cs="Times New Roman"/>
                  <w:highlight w:val="yellow"/>
                </w:rPr>
                <w:t>CV (</w:t>
              </w:r>
              <w:proofErr w:type="gramStart"/>
              <w:r w:rsidRPr="006F1808">
                <w:rPr>
                  <w:rFonts w:ascii="Open Sans" w:hAnsi="Open Sans" w:cs="Times New Roman"/>
                  <w:highlight w:val="yellow"/>
                </w:rPr>
                <w:t>0..</w:t>
              </w:r>
              <w:proofErr w:type="gramEnd"/>
              <w:r w:rsidRPr="006F1808">
                <w:rPr>
                  <w:rFonts w:ascii="Open Sans" w:hAnsi="Open Sans" w:cs="Times New Roman"/>
                  <w:highlight w:val="yellow"/>
                </w:rPr>
                <w:t>1)</w:t>
              </w:r>
            </w:ins>
          </w:p>
        </w:tc>
        <w:tc>
          <w:tcPr>
            <w:tcW w:w="2409" w:type="dxa"/>
            <w:tcBorders>
              <w:top w:val="single" w:sz="4" w:space="0" w:color="A33662"/>
              <w:left w:val="single" w:sz="24" w:space="0" w:color="FFFFFF"/>
              <w:bottom w:val="single" w:sz="4" w:space="0" w:color="A33662"/>
            </w:tcBorders>
          </w:tcPr>
          <w:p w14:paraId="73633135" w14:textId="77777777" w:rsidR="00290074" w:rsidRPr="006F1808" w:rsidRDefault="00290074" w:rsidP="00B67345">
            <w:pPr>
              <w:spacing w:line="288" w:lineRule="auto"/>
              <w:rPr>
                <w:ins w:id="3583" w:author="Eriksson Tina" w:date="2025-06-23T14:17:00Z" w16du:dateUtc="2025-06-23T12:17:00Z"/>
                <w:rFonts w:ascii="Open Sans" w:hAnsi="Open Sans" w:cs="Open Sans"/>
                <w:lang w:eastAsia="en-GB"/>
              </w:rPr>
            </w:pPr>
            <w:ins w:id="3584" w:author="Eriksson Tina" w:date="2025-06-23T14:17:00Z" w16du:dateUtc="2025-06-23T12:17:00Z">
              <w:r w:rsidRPr="006F1808">
                <w:rPr>
                  <w:rFonts w:ascii="Open Sans" w:hAnsi="Open Sans" w:cs="Open Sans"/>
                  <w:lang w:eastAsia="en-GB"/>
                </w:rPr>
                <w:t xml:space="preserve">Kodverk: </w:t>
              </w:r>
              <w:proofErr w:type="spellStart"/>
              <w:r w:rsidRPr="006F1808">
                <w:rPr>
                  <w:rFonts w:ascii="Open Sans" w:hAnsi="Open Sans" w:cs="Open Sans"/>
                  <w:lang w:eastAsia="en-GB"/>
                </w:rPr>
                <w:t>KV_befattning</w:t>
              </w:r>
              <w:proofErr w:type="spellEnd"/>
            </w:ins>
          </w:p>
          <w:p w14:paraId="3F63BEC2" w14:textId="77777777" w:rsidR="00290074" w:rsidRPr="006F1808" w:rsidRDefault="00290074" w:rsidP="00B67345">
            <w:pPr>
              <w:spacing w:line="288" w:lineRule="auto"/>
              <w:rPr>
                <w:ins w:id="3585" w:author="Eriksson Tina" w:date="2025-06-23T14:17:00Z" w16du:dateUtc="2025-06-23T12:17:00Z"/>
                <w:rFonts w:ascii="Open Sans" w:hAnsi="Open Sans" w:cs="Open Sans"/>
                <w:lang w:eastAsia="en-GB"/>
              </w:rPr>
            </w:pPr>
            <w:ins w:id="3586" w:author="Eriksson Tina" w:date="2025-06-23T14:17:00Z" w16du:dateUtc="2025-06-23T12:17:00Z">
              <w:r w:rsidRPr="006F1808">
                <w:rPr>
                  <w:rFonts w:ascii="Open Sans" w:hAnsi="Open Sans" w:cs="Times New Roman"/>
                </w:rPr>
                <w:t xml:space="preserve">OID: </w:t>
              </w:r>
              <w:proofErr w:type="gramStart"/>
              <w:r w:rsidRPr="006F1808">
                <w:rPr>
                  <w:rFonts w:ascii="Open Sans" w:hAnsi="Open Sans" w:cs="Times New Roman"/>
                </w:rPr>
                <w:t>1.2.752.129</w:t>
              </w:r>
              <w:proofErr w:type="gramEnd"/>
              <w:r w:rsidRPr="006F1808">
                <w:rPr>
                  <w:rFonts w:ascii="Open Sans" w:hAnsi="Open Sans" w:cs="Times New Roman"/>
                </w:rPr>
                <w:t>.2.2.1.4</w:t>
              </w:r>
            </w:ins>
          </w:p>
        </w:tc>
      </w:tr>
    </w:tbl>
    <w:p w14:paraId="5A28FF2B" w14:textId="77777777" w:rsidR="00290074" w:rsidRPr="006F1808" w:rsidRDefault="00290074" w:rsidP="00290074">
      <w:pPr>
        <w:rPr>
          <w:ins w:id="3587" w:author="Eriksson Tina" w:date="2025-06-23T14:17:00Z" w16du:dateUtc="2025-06-23T12:17:00Z"/>
          <w:rFonts w:ascii="Open Sans" w:eastAsia="SimSun" w:hAnsi="Open Sans" w:cs="Times New Roman"/>
          <w:b/>
          <w:bCs/>
          <w:sz w:val="24"/>
          <w:szCs w:val="24"/>
        </w:rPr>
      </w:pPr>
    </w:p>
    <w:p w14:paraId="71D206BC" w14:textId="77777777" w:rsidR="00290074" w:rsidRPr="006F1808" w:rsidRDefault="00290074" w:rsidP="00290074">
      <w:pPr>
        <w:rPr>
          <w:ins w:id="3588" w:author="Eriksson Tina" w:date="2025-06-23T14:17:00Z" w16du:dateUtc="2025-06-23T12:17:00Z"/>
          <w:rFonts w:ascii="Open Sans" w:eastAsia="SimSun" w:hAnsi="Open Sans" w:cs="Times New Roman"/>
          <w:b/>
          <w:bCs/>
          <w:sz w:val="24"/>
          <w:szCs w:val="24"/>
        </w:rPr>
      </w:pPr>
      <w:ins w:id="3589" w:author="Eriksson Tina" w:date="2025-06-23T14:17:00Z" w16du:dateUtc="2025-06-23T12:17:00Z">
        <w:r w:rsidRPr="006F1808">
          <w:rPr>
            <w:rFonts w:ascii="Open Sans" w:eastAsia="SimSun" w:hAnsi="Open Sans" w:cs="Times New Roman"/>
            <w:b/>
            <w:bCs/>
            <w:sz w:val="24"/>
            <w:szCs w:val="24"/>
          </w:rPr>
          <w:t>Primärvårdsenhet</w:t>
        </w:r>
        <w:r w:rsidRPr="006F1808">
          <w:rPr>
            <w:rFonts w:ascii="Open Sans" w:eastAsia="SimSun" w:hAnsi="Open Sans" w:cs="Times New Roman"/>
            <w:b/>
            <w:bCs/>
            <w:sz w:val="24"/>
            <w:szCs w:val="24"/>
          </w:rPr>
          <w:br/>
        </w:r>
        <w:r w:rsidRPr="006F1808">
          <w:rPr>
            <w:rFonts w:ascii="Open Sans" w:eastAsia="SimSun" w:hAnsi="Open Sans" w:cs="Times New Roman"/>
          </w:rPr>
          <w:t xml:space="preserve">Klassen primärvårdsenhet </w:t>
        </w:r>
        <w:proofErr w:type="spellStart"/>
        <w:r w:rsidRPr="006F1808">
          <w:rPr>
            <w:rFonts w:ascii="Open Sans" w:eastAsia="SimSun" w:hAnsi="Open Sans" w:cs="Times New Roman"/>
          </w:rPr>
          <w:t>mappas</w:t>
        </w:r>
        <w:proofErr w:type="spellEnd"/>
        <w:r w:rsidRPr="006F1808">
          <w:rPr>
            <w:rFonts w:ascii="Open Sans" w:eastAsia="SimSun" w:hAnsi="Open Sans" w:cs="Times New Roman"/>
          </w:rPr>
          <w:t xml:space="preserve"> mot listningsbar mottagning i Listningsdomänen (R1). Den är en specialisering av vårdande enhet i informationsmodellen för fasta kontakter.</w:t>
        </w:r>
      </w:ins>
    </w:p>
    <w:p w14:paraId="21594CA4" w14:textId="77777777" w:rsidR="00290074" w:rsidRPr="006F1808" w:rsidRDefault="00290074" w:rsidP="00290074">
      <w:pPr>
        <w:rPr>
          <w:ins w:id="3590" w:author="Eriksson Tina" w:date="2025-06-23T14:17:00Z" w16du:dateUtc="2025-06-23T12:17:00Z"/>
          <w:rFonts w:ascii="Open Sans" w:eastAsia="SimSun" w:hAnsi="Open Sans" w:cs="Times New Roman"/>
        </w:rPr>
      </w:pPr>
    </w:p>
    <w:p w14:paraId="79DDEA3E" w14:textId="77777777" w:rsidR="00290074" w:rsidRPr="006F1808" w:rsidRDefault="00290074" w:rsidP="00290074">
      <w:pPr>
        <w:keepNext/>
        <w:keepLines/>
        <w:numPr>
          <w:ilvl w:val="2"/>
          <w:numId w:val="0"/>
        </w:numPr>
        <w:spacing w:before="400" w:after="40" w:line="240" w:lineRule="auto"/>
        <w:ind w:left="851" w:hanging="851"/>
        <w:contextualSpacing/>
        <w:outlineLvl w:val="2"/>
        <w:rPr>
          <w:ins w:id="3591" w:author="Eriksson Tina" w:date="2025-06-23T14:17:00Z" w16du:dateUtc="2025-06-23T12:17:00Z"/>
          <w:rFonts w:ascii="Open Sans" w:eastAsia="SimHei" w:hAnsi="Open Sans" w:cs="Times New Roman"/>
          <w:b/>
          <w:bCs/>
          <w:spacing w:val="-2"/>
          <w:sz w:val="24"/>
          <w:szCs w:val="24"/>
        </w:rPr>
      </w:pPr>
      <w:bookmarkStart w:id="3592" w:name="_Toc169185318"/>
      <w:ins w:id="3593" w:author="Eriksson Tina" w:date="2025-06-23T14:17:00Z" w16du:dateUtc="2025-06-23T12:17:00Z">
        <w:r w:rsidRPr="006F1808">
          <w:rPr>
            <w:rFonts w:ascii="Open Sans" w:eastAsia="SimHei" w:hAnsi="Open Sans" w:cs="Times New Roman"/>
            <w:b/>
            <w:bCs/>
            <w:spacing w:val="-2"/>
            <w:sz w:val="24"/>
            <w:szCs w:val="24"/>
          </w:rPr>
          <w:t>Team</w:t>
        </w:r>
        <w:bookmarkEnd w:id="3592"/>
      </w:ins>
    </w:p>
    <w:p w14:paraId="51705557" w14:textId="77777777" w:rsidR="00290074" w:rsidRPr="006F1808" w:rsidRDefault="00290074" w:rsidP="00290074">
      <w:pPr>
        <w:rPr>
          <w:ins w:id="3594" w:author="Eriksson Tina" w:date="2025-06-23T14:17:00Z" w16du:dateUtc="2025-06-23T12:17:00Z"/>
          <w:rFonts w:ascii="Open Sans" w:eastAsia="SimSun" w:hAnsi="Open Sans" w:cs="Times New Roman"/>
        </w:rPr>
      </w:pPr>
      <w:ins w:id="3595" w:author="Eriksson Tina" w:date="2025-06-23T14:17:00Z" w16du:dateUtc="2025-06-23T12:17:00Z">
        <w:r w:rsidRPr="006F1808">
          <w:rPr>
            <w:rFonts w:ascii="Open Sans" w:eastAsia="SimSun" w:hAnsi="Open Sans" w:cs="Times New Roman"/>
          </w:rPr>
          <w:t>Klassen håller information om det team som den fasta kontakten tillhör på den vårdande enheten. Det syftar till att tillgodose vårdens möjlighet att organisera sig i team kring en patient.</w:t>
        </w:r>
      </w:ins>
    </w:p>
    <w:tbl>
      <w:tblPr>
        <w:tblStyle w:val="Tabellrutnt1"/>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9"/>
        <w:gridCol w:w="1006"/>
        <w:gridCol w:w="3954"/>
        <w:gridCol w:w="1418"/>
        <w:gridCol w:w="1842"/>
      </w:tblGrid>
      <w:tr w:rsidR="00290074" w:rsidRPr="006F1808" w14:paraId="4DE27DFC" w14:textId="77777777" w:rsidTr="00B67345">
        <w:trPr>
          <w:trHeight w:val="90"/>
          <w:ins w:id="3596" w:author="Eriksson Tina" w:date="2025-06-23T14:17:00Z"/>
        </w:trPr>
        <w:tc>
          <w:tcPr>
            <w:tcW w:w="1419" w:type="dxa"/>
            <w:shd w:val="clear" w:color="auto" w:fill="A33662"/>
          </w:tcPr>
          <w:p w14:paraId="5D86DE85" w14:textId="77777777" w:rsidR="00290074" w:rsidRPr="006F1808" w:rsidRDefault="00290074" w:rsidP="00B67345">
            <w:pPr>
              <w:rPr>
                <w:ins w:id="3597" w:author="Eriksson Tina" w:date="2025-06-23T14:17:00Z" w16du:dateUtc="2025-06-23T12:17:00Z"/>
                <w:rFonts w:ascii="Open Sans" w:hAnsi="Open Sans" w:cs="Times New Roman"/>
                <w:b/>
                <w:bCs/>
                <w:caps/>
                <w:color w:val="FFFFFF"/>
                <w:sz w:val="16"/>
                <w:szCs w:val="18"/>
              </w:rPr>
            </w:pPr>
            <w:ins w:id="3598" w:author="Eriksson Tina" w:date="2025-06-23T14:17:00Z" w16du:dateUtc="2025-06-23T12:17:00Z">
              <w:r w:rsidRPr="006F1808">
                <w:rPr>
                  <w:rFonts w:ascii="Open Sans" w:hAnsi="Open Sans" w:cs="Times New Roman"/>
                  <w:b/>
                  <w:bCs/>
                  <w:caps/>
                  <w:color w:val="FFFFFF"/>
                  <w:sz w:val="16"/>
                  <w:szCs w:val="18"/>
                </w:rPr>
                <w:t>Attribut</w:t>
              </w:r>
            </w:ins>
          </w:p>
        </w:tc>
        <w:tc>
          <w:tcPr>
            <w:tcW w:w="1006" w:type="dxa"/>
            <w:shd w:val="clear" w:color="auto" w:fill="A33662"/>
          </w:tcPr>
          <w:p w14:paraId="1A136E15" w14:textId="77777777" w:rsidR="00290074" w:rsidRPr="006F1808" w:rsidRDefault="00290074" w:rsidP="00B67345">
            <w:pPr>
              <w:rPr>
                <w:ins w:id="3599" w:author="Eriksson Tina" w:date="2025-06-23T14:17:00Z" w16du:dateUtc="2025-06-23T12:17:00Z"/>
                <w:rFonts w:ascii="Open Sans" w:hAnsi="Open Sans" w:cs="Times New Roman"/>
                <w:b/>
                <w:bCs/>
                <w:caps/>
                <w:color w:val="FFFFFF"/>
                <w:sz w:val="16"/>
                <w:szCs w:val="18"/>
              </w:rPr>
            </w:pPr>
            <w:ins w:id="3600" w:author="Eriksson Tina" w:date="2025-06-23T14:17:00Z" w16du:dateUtc="2025-06-23T12:17:00Z">
              <w:r w:rsidRPr="006F1808">
                <w:rPr>
                  <w:rFonts w:ascii="Open Sans" w:hAnsi="Open Sans" w:cs="Times New Roman"/>
                  <w:b/>
                  <w:bCs/>
                  <w:caps/>
                  <w:color w:val="FFFFFF"/>
                  <w:sz w:val="16"/>
                  <w:szCs w:val="18"/>
                </w:rPr>
                <w:t>Mappning till RIM</w:t>
              </w:r>
            </w:ins>
          </w:p>
        </w:tc>
        <w:tc>
          <w:tcPr>
            <w:tcW w:w="3954" w:type="dxa"/>
            <w:shd w:val="clear" w:color="auto" w:fill="A33662"/>
          </w:tcPr>
          <w:p w14:paraId="7672E654" w14:textId="77777777" w:rsidR="00290074" w:rsidRPr="006F1808" w:rsidRDefault="00290074" w:rsidP="00B67345">
            <w:pPr>
              <w:rPr>
                <w:ins w:id="3601" w:author="Eriksson Tina" w:date="2025-06-23T14:17:00Z" w16du:dateUtc="2025-06-23T12:17:00Z"/>
                <w:rFonts w:ascii="Open Sans" w:hAnsi="Open Sans" w:cs="Times New Roman"/>
                <w:b/>
                <w:bCs/>
                <w:caps/>
                <w:color w:val="FFFFFF"/>
                <w:sz w:val="16"/>
                <w:szCs w:val="18"/>
              </w:rPr>
            </w:pPr>
            <w:ins w:id="3602" w:author="Eriksson Tina" w:date="2025-06-23T14:17:00Z" w16du:dateUtc="2025-06-23T12:17:00Z">
              <w:r w:rsidRPr="006F1808">
                <w:rPr>
                  <w:rFonts w:ascii="Open Sans" w:hAnsi="Open Sans" w:cs="Times New Roman"/>
                  <w:b/>
                  <w:bCs/>
                  <w:caps/>
                  <w:color w:val="FFFFFF"/>
                  <w:sz w:val="16"/>
                  <w:szCs w:val="18"/>
                </w:rPr>
                <w:t xml:space="preserve">Beskrivning </w:t>
              </w:r>
            </w:ins>
          </w:p>
        </w:tc>
        <w:tc>
          <w:tcPr>
            <w:tcW w:w="1418" w:type="dxa"/>
            <w:shd w:val="clear" w:color="auto" w:fill="A33662"/>
          </w:tcPr>
          <w:p w14:paraId="30FB2864" w14:textId="77777777" w:rsidR="00290074" w:rsidRPr="006F1808" w:rsidRDefault="00290074" w:rsidP="00B67345">
            <w:pPr>
              <w:rPr>
                <w:ins w:id="3603" w:author="Eriksson Tina" w:date="2025-06-23T14:17:00Z" w16du:dateUtc="2025-06-23T12:17:00Z"/>
                <w:rFonts w:ascii="Open Sans" w:hAnsi="Open Sans" w:cs="Times New Roman"/>
                <w:b/>
                <w:bCs/>
                <w:caps/>
                <w:color w:val="FFFFFF"/>
                <w:sz w:val="16"/>
                <w:szCs w:val="18"/>
              </w:rPr>
            </w:pPr>
            <w:ins w:id="3604" w:author="Eriksson Tina" w:date="2025-06-23T14:17:00Z" w16du:dateUtc="2025-06-23T12:17:00Z">
              <w:r w:rsidRPr="006F1808">
                <w:rPr>
                  <w:rFonts w:ascii="Open Sans" w:hAnsi="Open Sans" w:cs="Times New Roman"/>
                  <w:b/>
                  <w:bCs/>
                  <w:caps/>
                  <w:color w:val="FFFFFF"/>
                  <w:sz w:val="16"/>
                  <w:szCs w:val="18"/>
                </w:rPr>
                <w:t>Datatyp (multiplicitet)</w:t>
              </w:r>
            </w:ins>
          </w:p>
        </w:tc>
        <w:tc>
          <w:tcPr>
            <w:tcW w:w="1842" w:type="dxa"/>
            <w:shd w:val="clear" w:color="auto" w:fill="A33662"/>
          </w:tcPr>
          <w:p w14:paraId="2E49522E" w14:textId="77777777" w:rsidR="00290074" w:rsidRPr="006F1808" w:rsidRDefault="00290074" w:rsidP="00B67345">
            <w:pPr>
              <w:rPr>
                <w:ins w:id="3605" w:author="Eriksson Tina" w:date="2025-06-23T14:17:00Z" w16du:dateUtc="2025-06-23T12:17:00Z"/>
                <w:rFonts w:ascii="Open Sans" w:hAnsi="Open Sans" w:cs="Times New Roman"/>
                <w:b/>
                <w:bCs/>
                <w:caps/>
                <w:color w:val="FFFFFF"/>
                <w:sz w:val="16"/>
                <w:szCs w:val="18"/>
              </w:rPr>
            </w:pPr>
            <w:ins w:id="3606" w:author="Eriksson Tina" w:date="2025-06-23T14:17:00Z" w16du:dateUtc="2025-06-23T12:17:00Z">
              <w:r w:rsidRPr="006F1808">
                <w:rPr>
                  <w:rFonts w:ascii="Open Sans" w:hAnsi="Open Sans" w:cs="Times New Roman"/>
                  <w:b/>
                  <w:bCs/>
                  <w:caps/>
                  <w:color w:val="FFFFFF"/>
                  <w:sz w:val="16"/>
                  <w:szCs w:val="18"/>
                </w:rPr>
                <w:t>Format</w:t>
              </w:r>
            </w:ins>
          </w:p>
        </w:tc>
      </w:tr>
      <w:tr w:rsidR="00290074" w:rsidRPr="006F1808" w14:paraId="58B8183C" w14:textId="77777777" w:rsidTr="00B67345">
        <w:trPr>
          <w:trHeight w:val="281"/>
          <w:ins w:id="3607" w:author="Eriksson Tina" w:date="2025-06-23T14:17:00Z"/>
        </w:trPr>
        <w:tc>
          <w:tcPr>
            <w:tcW w:w="1419" w:type="dxa"/>
            <w:tcBorders>
              <w:bottom w:val="single" w:sz="4" w:space="0" w:color="A33662"/>
              <w:right w:val="single" w:sz="24" w:space="0" w:color="FFFFFF"/>
            </w:tcBorders>
          </w:tcPr>
          <w:p w14:paraId="05080D22" w14:textId="77777777" w:rsidR="00290074" w:rsidRPr="006F1808" w:rsidRDefault="00290074" w:rsidP="00B67345">
            <w:pPr>
              <w:spacing w:line="288" w:lineRule="auto"/>
              <w:rPr>
                <w:ins w:id="3608" w:author="Eriksson Tina" w:date="2025-06-23T14:17:00Z" w16du:dateUtc="2025-06-23T12:17:00Z"/>
                <w:rFonts w:ascii="Open Sans" w:hAnsi="Open Sans" w:cs="Open Sans"/>
              </w:rPr>
            </w:pPr>
            <w:ins w:id="3609" w:author="Eriksson Tina" w:date="2025-06-23T14:17:00Z" w16du:dateUtc="2025-06-23T12:17:00Z">
              <w:r w:rsidRPr="006F1808">
                <w:rPr>
                  <w:rFonts w:ascii="Open Sans" w:hAnsi="Open Sans" w:cs="Open Sans"/>
                </w:rPr>
                <w:t>id</w:t>
              </w:r>
            </w:ins>
          </w:p>
        </w:tc>
        <w:tc>
          <w:tcPr>
            <w:tcW w:w="1006" w:type="dxa"/>
            <w:tcBorders>
              <w:left w:val="single" w:sz="24" w:space="0" w:color="FFFFFF"/>
              <w:bottom w:val="single" w:sz="4" w:space="0" w:color="A33662"/>
              <w:right w:val="single" w:sz="24" w:space="0" w:color="FFFFFF"/>
            </w:tcBorders>
          </w:tcPr>
          <w:p w14:paraId="20EC8A00" w14:textId="77777777" w:rsidR="00290074" w:rsidRPr="006F1808" w:rsidRDefault="00290074" w:rsidP="00B67345">
            <w:pPr>
              <w:spacing w:line="288" w:lineRule="auto"/>
              <w:rPr>
                <w:ins w:id="3610" w:author="Eriksson Tina" w:date="2025-06-23T14:17:00Z" w16du:dateUtc="2025-06-23T12:17:00Z"/>
                <w:rFonts w:ascii="Open Sans" w:hAnsi="Open Sans" w:cs="Open Sans"/>
              </w:rPr>
            </w:pPr>
          </w:p>
        </w:tc>
        <w:tc>
          <w:tcPr>
            <w:tcW w:w="3954" w:type="dxa"/>
            <w:tcBorders>
              <w:left w:val="single" w:sz="24" w:space="0" w:color="FFFFFF"/>
              <w:bottom w:val="single" w:sz="4" w:space="0" w:color="A33662"/>
              <w:right w:val="single" w:sz="24" w:space="0" w:color="FFFFFF"/>
            </w:tcBorders>
          </w:tcPr>
          <w:p w14:paraId="2D76E1C4" w14:textId="77777777" w:rsidR="00290074" w:rsidRPr="006F1808" w:rsidRDefault="00290074" w:rsidP="00B67345">
            <w:pPr>
              <w:spacing w:line="288" w:lineRule="auto"/>
              <w:rPr>
                <w:ins w:id="3611" w:author="Eriksson Tina" w:date="2025-06-23T14:17:00Z" w16du:dateUtc="2025-06-23T12:17:00Z"/>
                <w:rFonts w:ascii="Open Sans" w:hAnsi="Open Sans" w:cs="Open Sans"/>
              </w:rPr>
            </w:pPr>
            <w:ins w:id="3612" w:author="Eriksson Tina" w:date="2025-06-23T14:17:00Z" w16du:dateUtc="2025-06-23T12:17:00Z">
              <w:r w:rsidRPr="006F1808">
                <w:rPr>
                  <w:rFonts w:ascii="Open Sans" w:hAnsi="Open Sans" w:cs="Times New Roman"/>
                </w:rPr>
                <w:t>Unik identifierare för det specifika teamet</w:t>
              </w:r>
            </w:ins>
          </w:p>
        </w:tc>
        <w:tc>
          <w:tcPr>
            <w:tcW w:w="1418" w:type="dxa"/>
            <w:tcBorders>
              <w:left w:val="single" w:sz="24" w:space="0" w:color="FFFFFF"/>
              <w:bottom w:val="single" w:sz="4" w:space="0" w:color="A33662"/>
            </w:tcBorders>
          </w:tcPr>
          <w:p w14:paraId="44BFE5C8" w14:textId="77777777" w:rsidR="00290074" w:rsidRPr="006F1808" w:rsidRDefault="00290074" w:rsidP="00B67345">
            <w:pPr>
              <w:spacing w:line="288" w:lineRule="auto"/>
              <w:rPr>
                <w:ins w:id="3613" w:author="Eriksson Tina" w:date="2025-06-23T14:17:00Z" w16du:dateUtc="2025-06-23T12:17:00Z"/>
                <w:rFonts w:ascii="Open Sans" w:hAnsi="Open Sans" w:cs="Open Sans"/>
                <w:lang w:eastAsia="en-GB"/>
              </w:rPr>
            </w:pPr>
            <w:ins w:id="3614" w:author="Eriksson Tina" w:date="2025-06-23T14:17:00Z" w16du:dateUtc="2025-06-23T12:17:00Z">
              <w:r w:rsidRPr="006F1808">
                <w:rPr>
                  <w:rFonts w:ascii="Open Sans" w:hAnsi="Open Sans" w:cs="Times New Roman"/>
                </w:rPr>
                <w:t>II (1)</w:t>
              </w:r>
            </w:ins>
          </w:p>
        </w:tc>
        <w:tc>
          <w:tcPr>
            <w:tcW w:w="1842" w:type="dxa"/>
            <w:tcBorders>
              <w:left w:val="single" w:sz="24" w:space="0" w:color="FFFFFF"/>
              <w:bottom w:val="single" w:sz="4" w:space="0" w:color="A33662"/>
            </w:tcBorders>
          </w:tcPr>
          <w:p w14:paraId="10DF11BC" w14:textId="77777777" w:rsidR="00290074" w:rsidRPr="006F1808" w:rsidRDefault="00290074" w:rsidP="00B67345">
            <w:pPr>
              <w:spacing w:line="288" w:lineRule="auto"/>
              <w:rPr>
                <w:ins w:id="3615" w:author="Eriksson Tina" w:date="2025-06-23T14:17:00Z" w16du:dateUtc="2025-06-23T12:17:00Z"/>
                <w:rFonts w:ascii="Open Sans" w:hAnsi="Open Sans" w:cs="Open Sans"/>
                <w:lang w:eastAsia="en-GB"/>
              </w:rPr>
            </w:pPr>
            <w:ins w:id="3616" w:author="Eriksson Tina" w:date="2025-06-23T14:17:00Z" w16du:dateUtc="2025-06-23T12:17:00Z">
              <w:r w:rsidRPr="006F1808">
                <w:rPr>
                  <w:rFonts w:ascii="Open Sans" w:hAnsi="Open Sans" w:cs="Open Sans"/>
                  <w:lang w:eastAsia="en-GB"/>
                </w:rPr>
                <w:t>-</w:t>
              </w:r>
            </w:ins>
          </w:p>
        </w:tc>
      </w:tr>
      <w:tr w:rsidR="00290074" w:rsidRPr="006F1808" w14:paraId="5A71FF36" w14:textId="77777777" w:rsidTr="00B67345">
        <w:trPr>
          <w:trHeight w:val="293"/>
          <w:ins w:id="3617" w:author="Eriksson Tina" w:date="2025-06-23T14:17:00Z"/>
        </w:trPr>
        <w:tc>
          <w:tcPr>
            <w:tcW w:w="1419" w:type="dxa"/>
            <w:tcBorders>
              <w:top w:val="single" w:sz="4" w:space="0" w:color="A33662"/>
              <w:bottom w:val="single" w:sz="4" w:space="0" w:color="A33662"/>
              <w:right w:val="single" w:sz="24" w:space="0" w:color="FFFFFF"/>
            </w:tcBorders>
          </w:tcPr>
          <w:p w14:paraId="2986A5D1" w14:textId="77777777" w:rsidR="00290074" w:rsidRPr="006F1808" w:rsidRDefault="00290074" w:rsidP="00B67345">
            <w:pPr>
              <w:spacing w:line="288" w:lineRule="auto"/>
              <w:rPr>
                <w:ins w:id="3618" w:author="Eriksson Tina" w:date="2025-06-23T14:17:00Z" w16du:dateUtc="2025-06-23T12:17:00Z"/>
                <w:rFonts w:ascii="Open Sans" w:hAnsi="Open Sans" w:cs="Open Sans"/>
              </w:rPr>
            </w:pPr>
            <w:ins w:id="3619" w:author="Eriksson Tina" w:date="2025-06-23T14:17:00Z" w16du:dateUtc="2025-06-23T12:17:00Z">
              <w:r w:rsidRPr="006F1808">
                <w:rPr>
                  <w:rFonts w:ascii="Open Sans" w:hAnsi="Open Sans" w:cs="Times New Roman"/>
                </w:rPr>
                <w:t>namn</w:t>
              </w:r>
            </w:ins>
          </w:p>
        </w:tc>
        <w:tc>
          <w:tcPr>
            <w:tcW w:w="1006" w:type="dxa"/>
            <w:tcBorders>
              <w:top w:val="single" w:sz="4" w:space="0" w:color="A33662"/>
              <w:left w:val="single" w:sz="24" w:space="0" w:color="FFFFFF"/>
              <w:bottom w:val="single" w:sz="4" w:space="0" w:color="A33662"/>
              <w:right w:val="single" w:sz="24" w:space="0" w:color="FFFFFF"/>
            </w:tcBorders>
          </w:tcPr>
          <w:p w14:paraId="2D940B9C" w14:textId="77777777" w:rsidR="00290074" w:rsidRPr="006F1808" w:rsidRDefault="00290074" w:rsidP="00B67345">
            <w:pPr>
              <w:spacing w:line="288" w:lineRule="auto"/>
              <w:rPr>
                <w:ins w:id="3620" w:author="Eriksson Tina" w:date="2025-06-23T14:17:00Z" w16du:dateUtc="2025-06-23T12:17:00Z"/>
                <w:rFonts w:ascii="Open Sans" w:hAnsi="Open Sans" w:cs="Open Sans"/>
              </w:rPr>
            </w:pPr>
            <w:ins w:id="3621" w:author="Eriksson Tina" w:date="2025-06-23T14:17:00Z" w16du:dateUtc="2025-06-23T12:17:00Z">
              <w:r w:rsidRPr="006F1808">
                <w:rPr>
                  <w:rFonts w:ascii="Open Sans" w:hAnsi="Open Sans" w:cs="Open Sans"/>
                </w:rPr>
                <w:t>-</w:t>
              </w:r>
            </w:ins>
          </w:p>
        </w:tc>
        <w:tc>
          <w:tcPr>
            <w:tcW w:w="3954" w:type="dxa"/>
            <w:tcBorders>
              <w:top w:val="single" w:sz="4" w:space="0" w:color="A33662"/>
              <w:left w:val="single" w:sz="24" w:space="0" w:color="FFFFFF"/>
              <w:bottom w:val="single" w:sz="4" w:space="0" w:color="A33662"/>
              <w:right w:val="single" w:sz="24" w:space="0" w:color="FFFFFF"/>
            </w:tcBorders>
          </w:tcPr>
          <w:p w14:paraId="238E1A7E" w14:textId="77777777" w:rsidR="00290074" w:rsidRPr="006F1808" w:rsidRDefault="00290074" w:rsidP="00B67345">
            <w:pPr>
              <w:spacing w:line="288" w:lineRule="auto"/>
              <w:rPr>
                <w:ins w:id="3622" w:author="Eriksson Tina" w:date="2025-06-23T14:17:00Z" w16du:dateUtc="2025-06-23T12:17:00Z"/>
                <w:rFonts w:ascii="Open Sans" w:hAnsi="Open Sans" w:cs="Open Sans"/>
              </w:rPr>
            </w:pPr>
            <w:ins w:id="3623" w:author="Eriksson Tina" w:date="2025-06-23T14:17:00Z" w16du:dateUtc="2025-06-23T12:17:00Z">
              <w:r w:rsidRPr="006F1808">
                <w:rPr>
                  <w:rFonts w:ascii="Open Sans" w:hAnsi="Open Sans" w:cs="Times New Roman"/>
                </w:rPr>
                <w:t>Namnet på teamet</w:t>
              </w:r>
            </w:ins>
          </w:p>
        </w:tc>
        <w:tc>
          <w:tcPr>
            <w:tcW w:w="1418" w:type="dxa"/>
            <w:tcBorders>
              <w:top w:val="single" w:sz="4" w:space="0" w:color="A33662"/>
              <w:left w:val="single" w:sz="24" w:space="0" w:color="FFFFFF"/>
              <w:bottom w:val="single" w:sz="4" w:space="0" w:color="A33662"/>
            </w:tcBorders>
          </w:tcPr>
          <w:p w14:paraId="1D9B1DCE" w14:textId="77777777" w:rsidR="00290074" w:rsidRPr="006F1808" w:rsidRDefault="00290074" w:rsidP="00B67345">
            <w:pPr>
              <w:spacing w:line="288" w:lineRule="auto"/>
              <w:rPr>
                <w:ins w:id="3624" w:author="Eriksson Tina" w:date="2025-06-23T14:17:00Z" w16du:dateUtc="2025-06-23T12:17:00Z"/>
                <w:rFonts w:ascii="Open Sans" w:hAnsi="Open Sans" w:cs="Open Sans"/>
                <w:lang w:eastAsia="en-GB"/>
              </w:rPr>
            </w:pPr>
            <w:ins w:id="3625" w:author="Eriksson Tina" w:date="2025-06-23T14:17:00Z" w16du:dateUtc="2025-06-23T12:17:00Z">
              <w:r w:rsidRPr="006F1808">
                <w:rPr>
                  <w:rFonts w:ascii="Open Sans" w:hAnsi="Open Sans" w:cs="Times New Roman"/>
                </w:rPr>
                <w:t>ST (</w:t>
              </w:r>
              <w:proofErr w:type="gramStart"/>
              <w:r w:rsidRPr="006F1808">
                <w:rPr>
                  <w:rFonts w:ascii="Open Sans" w:hAnsi="Open Sans" w:cs="Times New Roman"/>
                </w:rPr>
                <w:t>0..</w:t>
              </w:r>
              <w:proofErr w:type="gramEnd"/>
              <w:r w:rsidRPr="006F1808">
                <w:rPr>
                  <w:rFonts w:ascii="Open Sans" w:hAnsi="Open Sans" w:cs="Times New Roman"/>
                </w:rPr>
                <w:t>1)</w:t>
              </w:r>
            </w:ins>
          </w:p>
        </w:tc>
        <w:tc>
          <w:tcPr>
            <w:tcW w:w="1842" w:type="dxa"/>
            <w:tcBorders>
              <w:top w:val="single" w:sz="4" w:space="0" w:color="A33662"/>
              <w:left w:val="single" w:sz="24" w:space="0" w:color="FFFFFF"/>
              <w:bottom w:val="single" w:sz="4" w:space="0" w:color="A33662"/>
            </w:tcBorders>
          </w:tcPr>
          <w:p w14:paraId="62D32CFE" w14:textId="77777777" w:rsidR="00290074" w:rsidRPr="006F1808" w:rsidRDefault="00290074" w:rsidP="00B67345">
            <w:pPr>
              <w:spacing w:line="288" w:lineRule="auto"/>
              <w:rPr>
                <w:ins w:id="3626" w:author="Eriksson Tina" w:date="2025-06-23T14:17:00Z" w16du:dateUtc="2025-06-23T12:17:00Z"/>
                <w:rFonts w:ascii="Open Sans" w:hAnsi="Open Sans" w:cs="Open Sans"/>
                <w:lang w:eastAsia="en-GB"/>
              </w:rPr>
            </w:pPr>
          </w:p>
        </w:tc>
      </w:tr>
      <w:tr w:rsidR="00290074" w:rsidRPr="006F1808" w14:paraId="336BCE96" w14:textId="77777777" w:rsidTr="00B67345">
        <w:trPr>
          <w:trHeight w:val="293"/>
          <w:ins w:id="3627" w:author="Eriksson Tina" w:date="2025-06-23T14:17:00Z"/>
        </w:trPr>
        <w:tc>
          <w:tcPr>
            <w:tcW w:w="1419" w:type="dxa"/>
            <w:tcBorders>
              <w:top w:val="single" w:sz="4" w:space="0" w:color="A33662"/>
              <w:bottom w:val="single" w:sz="4" w:space="0" w:color="A33662"/>
              <w:right w:val="single" w:sz="24" w:space="0" w:color="FFFFFF"/>
            </w:tcBorders>
          </w:tcPr>
          <w:p w14:paraId="6258ACE2" w14:textId="77777777" w:rsidR="00290074" w:rsidRPr="006F1808" w:rsidRDefault="00290074" w:rsidP="00B67345">
            <w:pPr>
              <w:rPr>
                <w:ins w:id="3628" w:author="Eriksson Tina" w:date="2025-06-23T14:17:00Z" w16du:dateUtc="2025-06-23T12:17:00Z"/>
                <w:rFonts w:ascii="Open Sans" w:hAnsi="Open Sans" w:cs="Times New Roman"/>
              </w:rPr>
            </w:pPr>
            <w:ins w:id="3629" w:author="Eriksson Tina" w:date="2025-06-23T14:17:00Z" w16du:dateUtc="2025-06-23T12:17:00Z">
              <w:r w:rsidRPr="006F1808">
                <w:rPr>
                  <w:rFonts w:ascii="Open Sans" w:hAnsi="Open Sans" w:cs="Times New Roman"/>
                  <w:highlight w:val="yellow"/>
                </w:rPr>
                <w:t>kommentar</w:t>
              </w:r>
            </w:ins>
          </w:p>
        </w:tc>
        <w:tc>
          <w:tcPr>
            <w:tcW w:w="1006" w:type="dxa"/>
            <w:tcBorders>
              <w:top w:val="single" w:sz="4" w:space="0" w:color="A33662"/>
              <w:left w:val="single" w:sz="24" w:space="0" w:color="FFFFFF"/>
              <w:bottom w:val="single" w:sz="4" w:space="0" w:color="A33662"/>
              <w:right w:val="single" w:sz="24" w:space="0" w:color="FFFFFF"/>
            </w:tcBorders>
          </w:tcPr>
          <w:p w14:paraId="7EED3403" w14:textId="77777777" w:rsidR="00290074" w:rsidRPr="006F1808" w:rsidRDefault="00290074" w:rsidP="00B67345">
            <w:pPr>
              <w:rPr>
                <w:ins w:id="3630" w:author="Eriksson Tina" w:date="2025-06-23T14:17:00Z" w16du:dateUtc="2025-06-23T12:17:00Z"/>
                <w:rFonts w:ascii="Open Sans" w:hAnsi="Open Sans" w:cs="Open Sans"/>
              </w:rPr>
            </w:pPr>
          </w:p>
        </w:tc>
        <w:tc>
          <w:tcPr>
            <w:tcW w:w="3954" w:type="dxa"/>
            <w:tcBorders>
              <w:top w:val="single" w:sz="4" w:space="0" w:color="A33662"/>
              <w:left w:val="single" w:sz="24" w:space="0" w:color="FFFFFF"/>
              <w:bottom w:val="single" w:sz="4" w:space="0" w:color="A33662"/>
              <w:right w:val="single" w:sz="24" w:space="0" w:color="FFFFFF"/>
            </w:tcBorders>
          </w:tcPr>
          <w:p w14:paraId="6CF15617" w14:textId="77777777" w:rsidR="00290074" w:rsidRPr="006F1808" w:rsidRDefault="00290074" w:rsidP="00B67345">
            <w:pPr>
              <w:rPr>
                <w:ins w:id="3631" w:author="Eriksson Tina" w:date="2025-06-23T14:17:00Z" w16du:dateUtc="2025-06-23T12:17:00Z"/>
                <w:rFonts w:ascii="Open Sans" w:hAnsi="Open Sans" w:cs="Times New Roman"/>
              </w:rPr>
            </w:pPr>
            <w:ins w:id="3632" w:author="Eriksson Tina" w:date="2025-06-23T14:17:00Z" w16du:dateUtc="2025-06-23T12:17:00Z">
              <w:r w:rsidRPr="006F1808">
                <w:rPr>
                  <w:rFonts w:ascii="Open Sans" w:hAnsi="Open Sans" w:cs="Times New Roman"/>
                </w:rPr>
                <w:t>Fält för att hantera kommentarer i fritext kring teamet. Exempelvis vägledning kring när och hur kontakt kan upprättas.</w:t>
              </w:r>
            </w:ins>
          </w:p>
        </w:tc>
        <w:tc>
          <w:tcPr>
            <w:tcW w:w="1418" w:type="dxa"/>
            <w:tcBorders>
              <w:top w:val="single" w:sz="4" w:space="0" w:color="A33662"/>
              <w:left w:val="single" w:sz="24" w:space="0" w:color="FFFFFF"/>
              <w:bottom w:val="single" w:sz="4" w:space="0" w:color="A33662"/>
            </w:tcBorders>
          </w:tcPr>
          <w:p w14:paraId="0180AC11" w14:textId="77777777" w:rsidR="00290074" w:rsidRPr="006F1808" w:rsidRDefault="00290074" w:rsidP="00B67345">
            <w:pPr>
              <w:rPr>
                <w:ins w:id="3633" w:author="Eriksson Tina" w:date="2025-06-23T14:17:00Z" w16du:dateUtc="2025-06-23T12:17:00Z"/>
                <w:rFonts w:ascii="Open Sans" w:hAnsi="Open Sans" w:cs="Times New Roman"/>
              </w:rPr>
            </w:pPr>
            <w:ins w:id="3634" w:author="Eriksson Tina" w:date="2025-06-23T14:17:00Z" w16du:dateUtc="2025-06-23T12:17:00Z">
              <w:r w:rsidRPr="006F1808">
                <w:rPr>
                  <w:rFonts w:ascii="Open Sans" w:hAnsi="Open Sans" w:cs="Open Sans"/>
                  <w:lang w:eastAsia="en-GB"/>
                </w:rPr>
                <w:t>ST (0...1)</w:t>
              </w:r>
            </w:ins>
          </w:p>
        </w:tc>
        <w:tc>
          <w:tcPr>
            <w:tcW w:w="1842" w:type="dxa"/>
            <w:tcBorders>
              <w:top w:val="single" w:sz="4" w:space="0" w:color="A33662"/>
              <w:left w:val="single" w:sz="24" w:space="0" w:color="FFFFFF"/>
              <w:bottom w:val="single" w:sz="4" w:space="0" w:color="A33662"/>
            </w:tcBorders>
          </w:tcPr>
          <w:p w14:paraId="4055B775" w14:textId="77777777" w:rsidR="00290074" w:rsidRPr="006F1808" w:rsidRDefault="00290074" w:rsidP="00B67345">
            <w:pPr>
              <w:rPr>
                <w:ins w:id="3635" w:author="Eriksson Tina" w:date="2025-06-23T14:17:00Z" w16du:dateUtc="2025-06-23T12:17:00Z"/>
                <w:rFonts w:ascii="Open Sans" w:hAnsi="Open Sans" w:cs="Open Sans"/>
                <w:lang w:eastAsia="en-GB"/>
              </w:rPr>
            </w:pPr>
          </w:p>
        </w:tc>
      </w:tr>
    </w:tbl>
    <w:p w14:paraId="49E10F95" w14:textId="77777777" w:rsidR="00290074" w:rsidRPr="006F1808" w:rsidRDefault="00290074" w:rsidP="00290074">
      <w:pPr>
        <w:rPr>
          <w:ins w:id="3636" w:author="Eriksson Tina" w:date="2025-06-23T14:17:00Z" w16du:dateUtc="2025-06-23T12:17:00Z"/>
          <w:rFonts w:ascii="Open Sans" w:eastAsia="SimSun" w:hAnsi="Open Sans" w:cs="Times New Roman"/>
        </w:rPr>
      </w:pPr>
    </w:p>
    <w:p w14:paraId="5A1F9EB8" w14:textId="77777777" w:rsidR="00290074" w:rsidRPr="006F1808" w:rsidRDefault="00290074" w:rsidP="00290074">
      <w:pPr>
        <w:keepNext/>
        <w:keepLines/>
        <w:numPr>
          <w:ilvl w:val="2"/>
          <w:numId w:val="0"/>
        </w:numPr>
        <w:spacing w:before="400" w:after="40" w:line="240" w:lineRule="auto"/>
        <w:ind w:left="851" w:hanging="851"/>
        <w:contextualSpacing/>
        <w:outlineLvl w:val="2"/>
        <w:rPr>
          <w:ins w:id="3637" w:author="Eriksson Tina" w:date="2025-06-23T14:17:00Z" w16du:dateUtc="2025-06-23T12:17:00Z"/>
          <w:rFonts w:ascii="Open Sans" w:eastAsia="SimHei" w:hAnsi="Open Sans" w:cs="Times New Roman"/>
          <w:b/>
          <w:bCs/>
          <w:spacing w:val="-2"/>
          <w:sz w:val="24"/>
          <w:szCs w:val="24"/>
        </w:rPr>
      </w:pPr>
      <w:bookmarkStart w:id="3638" w:name="_Toc169185319"/>
      <w:ins w:id="3639" w:author="Eriksson Tina" w:date="2025-06-23T14:17:00Z" w16du:dateUtc="2025-06-23T12:17:00Z">
        <w:r w:rsidRPr="006F1808">
          <w:rPr>
            <w:rFonts w:ascii="Open Sans" w:eastAsia="SimHei" w:hAnsi="Open Sans" w:cs="Times New Roman"/>
            <w:b/>
            <w:bCs/>
            <w:spacing w:val="-2"/>
            <w:sz w:val="24"/>
            <w:szCs w:val="24"/>
          </w:rPr>
          <w:lastRenderedPageBreak/>
          <w:t xml:space="preserve">Vårdande </w:t>
        </w:r>
        <w:proofErr w:type="spellStart"/>
        <w:proofErr w:type="gramStart"/>
        <w:r w:rsidRPr="006F1808">
          <w:rPr>
            <w:rFonts w:ascii="Open Sans" w:eastAsia="SimHei" w:hAnsi="Open Sans" w:cs="Times New Roman"/>
            <w:b/>
            <w:bCs/>
            <w:spacing w:val="-2"/>
            <w:sz w:val="24"/>
            <w:szCs w:val="24"/>
          </w:rPr>
          <w:t>enhet</w:t>
        </w:r>
        <w:bookmarkEnd w:id="3638"/>
        <w:r w:rsidRPr="006F1808">
          <w:rPr>
            <w:rFonts w:ascii="Open Sans" w:eastAsia="SimHei" w:hAnsi="Open Sans" w:cs="Times New Roman"/>
            <w:b/>
            <w:bCs/>
            <w:spacing w:val="-2"/>
            <w:sz w:val="24"/>
            <w:szCs w:val="24"/>
          </w:rPr>
          <w:t>:Organisation</w:t>
        </w:r>
        <w:proofErr w:type="spellEnd"/>
        <w:proofErr w:type="gramEnd"/>
      </w:ins>
    </w:p>
    <w:p w14:paraId="0A18DFA6" w14:textId="77777777" w:rsidR="00290074" w:rsidRPr="006F1808" w:rsidRDefault="00290074" w:rsidP="00290074">
      <w:pPr>
        <w:rPr>
          <w:ins w:id="3640" w:author="Eriksson Tina" w:date="2025-06-23T14:17:00Z" w16du:dateUtc="2025-06-23T12:17:00Z"/>
          <w:rFonts w:ascii="Open Sans" w:eastAsia="SimSun" w:hAnsi="Open Sans" w:cs="Times New Roman"/>
        </w:rPr>
      </w:pPr>
      <w:ins w:id="3641" w:author="Eriksson Tina" w:date="2025-06-23T14:17:00Z" w16du:dateUtc="2025-06-23T12:17:00Z">
        <w:r w:rsidRPr="006F1808">
          <w:rPr>
            <w:rFonts w:ascii="Open Sans" w:eastAsia="SimSun" w:hAnsi="Open Sans" w:cs="Times New Roman"/>
          </w:rPr>
          <w:t xml:space="preserve">Den vårdande enhet som den fasta kontakten tjänstgör vid och den fysiska plats som patienten kan besöka. En vårdande enhet kan antingen vara en vårdenhet eller en underliggande enhet enligt HSA. </w:t>
        </w:r>
        <w:proofErr w:type="spellStart"/>
        <w:r w:rsidRPr="006F1808">
          <w:rPr>
            <w:rFonts w:ascii="Open Sans" w:eastAsia="SimSun" w:hAnsi="Open Sans" w:cs="Times New Roman"/>
          </w:rPr>
          <w:t>Mappas</w:t>
        </w:r>
        <w:proofErr w:type="spellEnd"/>
        <w:r w:rsidRPr="006F1808">
          <w:rPr>
            <w:rFonts w:ascii="Open Sans" w:eastAsia="SimSun" w:hAnsi="Open Sans" w:cs="Times New Roman"/>
          </w:rPr>
          <w:t xml:space="preserve"> mot Socialstyrelsens informationsstruktur för hälso- och sjukvård klassen organisation. </w:t>
        </w:r>
      </w:ins>
    </w:p>
    <w:tbl>
      <w:tblPr>
        <w:tblStyle w:val="Tabellrutnt1"/>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302"/>
        <w:gridCol w:w="1544"/>
        <w:gridCol w:w="3113"/>
        <w:gridCol w:w="1415"/>
        <w:gridCol w:w="2124"/>
      </w:tblGrid>
      <w:tr w:rsidR="00290074" w:rsidRPr="006F1808" w14:paraId="6FF75D76" w14:textId="77777777" w:rsidTr="00B67345">
        <w:trPr>
          <w:trHeight w:val="148"/>
          <w:ins w:id="3642" w:author="Eriksson Tina" w:date="2025-06-23T14:17:00Z"/>
        </w:trPr>
        <w:tc>
          <w:tcPr>
            <w:tcW w:w="1302" w:type="dxa"/>
            <w:shd w:val="clear" w:color="auto" w:fill="A33662"/>
          </w:tcPr>
          <w:p w14:paraId="77489EDF" w14:textId="77777777" w:rsidR="00290074" w:rsidRPr="006F1808" w:rsidRDefault="00290074" w:rsidP="00B67345">
            <w:pPr>
              <w:rPr>
                <w:ins w:id="3643" w:author="Eriksson Tina" w:date="2025-06-23T14:17:00Z" w16du:dateUtc="2025-06-23T12:17:00Z"/>
                <w:rFonts w:ascii="Open Sans" w:hAnsi="Open Sans" w:cs="Times New Roman"/>
                <w:b/>
                <w:bCs/>
                <w:caps/>
                <w:color w:val="FFFFFF"/>
                <w:sz w:val="16"/>
                <w:szCs w:val="18"/>
              </w:rPr>
            </w:pPr>
            <w:ins w:id="3644" w:author="Eriksson Tina" w:date="2025-06-23T14:17:00Z" w16du:dateUtc="2025-06-23T12:17:00Z">
              <w:r w:rsidRPr="006F1808">
                <w:rPr>
                  <w:rFonts w:ascii="Open Sans" w:hAnsi="Open Sans" w:cs="Times New Roman"/>
                  <w:b/>
                  <w:bCs/>
                  <w:caps/>
                  <w:color w:val="FFFFFF"/>
                  <w:sz w:val="16"/>
                  <w:szCs w:val="18"/>
                </w:rPr>
                <w:t>Attribut</w:t>
              </w:r>
            </w:ins>
          </w:p>
        </w:tc>
        <w:tc>
          <w:tcPr>
            <w:tcW w:w="1544" w:type="dxa"/>
            <w:shd w:val="clear" w:color="auto" w:fill="A33662"/>
          </w:tcPr>
          <w:p w14:paraId="3803BA5D" w14:textId="77777777" w:rsidR="00290074" w:rsidRPr="006F1808" w:rsidRDefault="00290074" w:rsidP="00B67345">
            <w:pPr>
              <w:rPr>
                <w:ins w:id="3645" w:author="Eriksson Tina" w:date="2025-06-23T14:17:00Z" w16du:dateUtc="2025-06-23T12:17:00Z"/>
                <w:rFonts w:ascii="Open Sans" w:hAnsi="Open Sans" w:cs="Times New Roman"/>
                <w:b/>
                <w:bCs/>
                <w:caps/>
                <w:color w:val="FFFFFF"/>
                <w:sz w:val="16"/>
                <w:szCs w:val="18"/>
              </w:rPr>
            </w:pPr>
            <w:ins w:id="3646" w:author="Eriksson Tina" w:date="2025-06-23T14:17:00Z" w16du:dateUtc="2025-06-23T12:17:00Z">
              <w:r w:rsidRPr="006F1808">
                <w:rPr>
                  <w:rFonts w:ascii="Open Sans" w:hAnsi="Open Sans" w:cs="Times New Roman"/>
                  <w:b/>
                  <w:bCs/>
                  <w:caps/>
                  <w:color w:val="FFFFFF"/>
                  <w:sz w:val="16"/>
                  <w:szCs w:val="18"/>
                </w:rPr>
                <w:t>Mappning till RIM</w:t>
              </w:r>
            </w:ins>
          </w:p>
        </w:tc>
        <w:tc>
          <w:tcPr>
            <w:tcW w:w="3113" w:type="dxa"/>
            <w:shd w:val="clear" w:color="auto" w:fill="A33662"/>
          </w:tcPr>
          <w:p w14:paraId="02114440" w14:textId="77777777" w:rsidR="00290074" w:rsidRPr="006F1808" w:rsidRDefault="00290074" w:rsidP="00B67345">
            <w:pPr>
              <w:rPr>
                <w:ins w:id="3647" w:author="Eriksson Tina" w:date="2025-06-23T14:17:00Z" w16du:dateUtc="2025-06-23T12:17:00Z"/>
                <w:rFonts w:ascii="Open Sans" w:hAnsi="Open Sans" w:cs="Times New Roman"/>
                <w:b/>
                <w:bCs/>
                <w:caps/>
                <w:color w:val="FFFFFF"/>
                <w:sz w:val="16"/>
                <w:szCs w:val="18"/>
              </w:rPr>
            </w:pPr>
            <w:ins w:id="3648" w:author="Eriksson Tina" w:date="2025-06-23T14:17:00Z" w16du:dateUtc="2025-06-23T12:17:00Z">
              <w:r w:rsidRPr="006F1808">
                <w:rPr>
                  <w:rFonts w:ascii="Open Sans" w:hAnsi="Open Sans" w:cs="Times New Roman"/>
                  <w:b/>
                  <w:bCs/>
                  <w:caps/>
                  <w:color w:val="FFFFFF"/>
                  <w:sz w:val="16"/>
                  <w:szCs w:val="18"/>
                </w:rPr>
                <w:t xml:space="preserve">Beskrivning </w:t>
              </w:r>
            </w:ins>
          </w:p>
        </w:tc>
        <w:tc>
          <w:tcPr>
            <w:tcW w:w="1415" w:type="dxa"/>
            <w:shd w:val="clear" w:color="auto" w:fill="A33662"/>
          </w:tcPr>
          <w:p w14:paraId="6B740325" w14:textId="77777777" w:rsidR="00290074" w:rsidRPr="006F1808" w:rsidRDefault="00290074" w:rsidP="00B67345">
            <w:pPr>
              <w:rPr>
                <w:ins w:id="3649" w:author="Eriksson Tina" w:date="2025-06-23T14:17:00Z" w16du:dateUtc="2025-06-23T12:17:00Z"/>
                <w:rFonts w:ascii="Open Sans" w:hAnsi="Open Sans" w:cs="Times New Roman"/>
                <w:b/>
                <w:bCs/>
                <w:caps/>
                <w:color w:val="FFFFFF"/>
                <w:sz w:val="16"/>
                <w:szCs w:val="18"/>
              </w:rPr>
            </w:pPr>
            <w:ins w:id="3650" w:author="Eriksson Tina" w:date="2025-06-23T14:17:00Z" w16du:dateUtc="2025-06-23T12:17:00Z">
              <w:r w:rsidRPr="006F1808">
                <w:rPr>
                  <w:rFonts w:ascii="Open Sans" w:hAnsi="Open Sans" w:cs="Times New Roman"/>
                  <w:b/>
                  <w:bCs/>
                  <w:caps/>
                  <w:color w:val="FFFFFF"/>
                  <w:sz w:val="16"/>
                  <w:szCs w:val="18"/>
                </w:rPr>
                <w:t>Datatyp (multiplicitet)</w:t>
              </w:r>
            </w:ins>
          </w:p>
        </w:tc>
        <w:tc>
          <w:tcPr>
            <w:tcW w:w="2124" w:type="dxa"/>
            <w:shd w:val="clear" w:color="auto" w:fill="A33662"/>
          </w:tcPr>
          <w:p w14:paraId="5CA98F9D" w14:textId="77777777" w:rsidR="00290074" w:rsidRPr="006F1808" w:rsidRDefault="00290074" w:rsidP="00B67345">
            <w:pPr>
              <w:rPr>
                <w:ins w:id="3651" w:author="Eriksson Tina" w:date="2025-06-23T14:17:00Z" w16du:dateUtc="2025-06-23T12:17:00Z"/>
                <w:rFonts w:ascii="Open Sans" w:hAnsi="Open Sans" w:cs="Times New Roman"/>
                <w:b/>
                <w:bCs/>
                <w:caps/>
                <w:color w:val="FFFFFF"/>
                <w:sz w:val="16"/>
                <w:szCs w:val="18"/>
              </w:rPr>
            </w:pPr>
            <w:ins w:id="3652" w:author="Eriksson Tina" w:date="2025-06-23T14:17:00Z" w16du:dateUtc="2025-06-23T12:17:00Z">
              <w:r w:rsidRPr="006F1808">
                <w:rPr>
                  <w:rFonts w:ascii="Open Sans" w:hAnsi="Open Sans" w:cs="Times New Roman"/>
                  <w:b/>
                  <w:bCs/>
                  <w:caps/>
                  <w:color w:val="FFFFFF"/>
                  <w:sz w:val="16"/>
                  <w:szCs w:val="18"/>
                </w:rPr>
                <w:t>Format</w:t>
              </w:r>
            </w:ins>
          </w:p>
        </w:tc>
      </w:tr>
      <w:tr w:rsidR="00290074" w:rsidRPr="006F1808" w14:paraId="4EAC5252" w14:textId="77777777" w:rsidTr="00B67345">
        <w:trPr>
          <w:trHeight w:val="414"/>
          <w:ins w:id="3653" w:author="Eriksson Tina" w:date="2025-06-23T14:17:00Z"/>
        </w:trPr>
        <w:tc>
          <w:tcPr>
            <w:tcW w:w="1302" w:type="dxa"/>
            <w:tcBorders>
              <w:bottom w:val="single" w:sz="4" w:space="0" w:color="A33662"/>
              <w:right w:val="single" w:sz="24" w:space="0" w:color="FFFFFF" w:themeColor="background1"/>
            </w:tcBorders>
          </w:tcPr>
          <w:p w14:paraId="7FC9797D" w14:textId="77777777" w:rsidR="00290074" w:rsidRPr="006F1808" w:rsidRDefault="00290074" w:rsidP="00B67345">
            <w:pPr>
              <w:spacing w:line="288" w:lineRule="auto"/>
              <w:rPr>
                <w:ins w:id="3654" w:author="Eriksson Tina" w:date="2025-06-23T14:17:00Z" w16du:dateUtc="2025-06-23T12:17:00Z"/>
                <w:rFonts w:ascii="Open Sans" w:hAnsi="Open Sans" w:cs="Open Sans"/>
              </w:rPr>
            </w:pPr>
            <w:ins w:id="3655" w:author="Eriksson Tina" w:date="2025-06-23T14:17:00Z" w16du:dateUtc="2025-06-23T12:17:00Z">
              <w:r w:rsidRPr="006F1808">
                <w:rPr>
                  <w:rFonts w:ascii="Open Sans" w:hAnsi="Open Sans" w:cs="Open Sans"/>
                </w:rPr>
                <w:t>id</w:t>
              </w:r>
            </w:ins>
          </w:p>
        </w:tc>
        <w:tc>
          <w:tcPr>
            <w:tcW w:w="1544" w:type="dxa"/>
            <w:tcBorders>
              <w:left w:val="single" w:sz="24" w:space="0" w:color="FFFFFF" w:themeColor="background1"/>
              <w:bottom w:val="single" w:sz="4" w:space="0" w:color="A33662"/>
              <w:right w:val="single" w:sz="24" w:space="0" w:color="FFFFFF" w:themeColor="background1"/>
            </w:tcBorders>
          </w:tcPr>
          <w:p w14:paraId="6F46B9E7" w14:textId="77777777" w:rsidR="00290074" w:rsidRPr="006F1808" w:rsidRDefault="00290074" w:rsidP="00B67345">
            <w:pPr>
              <w:spacing w:line="288" w:lineRule="auto"/>
              <w:rPr>
                <w:ins w:id="3656" w:author="Eriksson Tina" w:date="2025-06-23T14:17:00Z" w16du:dateUtc="2025-06-23T12:17:00Z"/>
                <w:rFonts w:ascii="Open Sans" w:hAnsi="Open Sans" w:cs="Open Sans"/>
              </w:rPr>
            </w:pPr>
            <w:ins w:id="3657" w:author="Eriksson Tina" w:date="2025-06-23T14:17:00Z" w16du:dateUtc="2025-06-23T12:17:00Z">
              <w:r w:rsidRPr="006F1808">
                <w:rPr>
                  <w:rFonts w:ascii="Open Sans" w:hAnsi="Open Sans" w:cs="Open Sans"/>
                </w:rPr>
                <w:t>Organisation.id</w:t>
              </w:r>
            </w:ins>
          </w:p>
        </w:tc>
        <w:tc>
          <w:tcPr>
            <w:tcW w:w="3113" w:type="dxa"/>
            <w:tcBorders>
              <w:left w:val="single" w:sz="24" w:space="0" w:color="FFFFFF" w:themeColor="background1"/>
              <w:bottom w:val="single" w:sz="4" w:space="0" w:color="A33662"/>
              <w:right w:val="single" w:sz="24" w:space="0" w:color="FFFFFF" w:themeColor="background1"/>
            </w:tcBorders>
          </w:tcPr>
          <w:p w14:paraId="0756B8C0" w14:textId="77777777" w:rsidR="00290074" w:rsidRPr="006F1808" w:rsidRDefault="00290074" w:rsidP="00B67345">
            <w:pPr>
              <w:spacing w:line="288" w:lineRule="auto"/>
              <w:rPr>
                <w:ins w:id="3658" w:author="Eriksson Tina" w:date="2025-06-23T14:17:00Z" w16du:dateUtc="2025-06-23T12:17:00Z"/>
                <w:rFonts w:ascii="Open Sans" w:hAnsi="Open Sans" w:cs="Open Sans"/>
              </w:rPr>
            </w:pPr>
            <w:ins w:id="3659" w:author="Eriksson Tina" w:date="2025-06-23T14:17:00Z" w16du:dateUtc="2025-06-23T12:17:00Z">
              <w:r w:rsidRPr="006F1808">
                <w:rPr>
                  <w:rFonts w:ascii="Open Sans" w:hAnsi="Open Sans" w:cs="Open Sans"/>
                </w:rPr>
                <w:t>Identitetsbeteckning för den vårdande enheten</w:t>
              </w:r>
            </w:ins>
          </w:p>
        </w:tc>
        <w:tc>
          <w:tcPr>
            <w:tcW w:w="1415" w:type="dxa"/>
            <w:tcBorders>
              <w:left w:val="single" w:sz="24" w:space="0" w:color="FFFFFF" w:themeColor="background1"/>
              <w:bottom w:val="single" w:sz="4" w:space="0" w:color="A33662"/>
            </w:tcBorders>
          </w:tcPr>
          <w:p w14:paraId="24FA4B88" w14:textId="77777777" w:rsidR="00290074" w:rsidRPr="006F1808" w:rsidRDefault="00290074" w:rsidP="00B67345">
            <w:pPr>
              <w:spacing w:line="288" w:lineRule="auto"/>
              <w:rPr>
                <w:ins w:id="3660" w:author="Eriksson Tina" w:date="2025-06-23T14:17:00Z" w16du:dateUtc="2025-06-23T12:17:00Z"/>
                <w:rFonts w:ascii="Open Sans" w:hAnsi="Open Sans" w:cs="Open Sans"/>
                <w:lang w:eastAsia="en-GB"/>
              </w:rPr>
            </w:pPr>
            <w:ins w:id="3661" w:author="Eriksson Tina" w:date="2025-06-23T14:17:00Z" w16du:dateUtc="2025-06-23T12:17:00Z">
              <w:r w:rsidRPr="006F1808">
                <w:rPr>
                  <w:rFonts w:ascii="Open Sans" w:hAnsi="Open Sans" w:cs="Times New Roman"/>
                </w:rPr>
                <w:t>II (1)</w:t>
              </w:r>
            </w:ins>
          </w:p>
        </w:tc>
        <w:tc>
          <w:tcPr>
            <w:tcW w:w="2124" w:type="dxa"/>
            <w:tcBorders>
              <w:left w:val="single" w:sz="24" w:space="0" w:color="FFFFFF" w:themeColor="background1"/>
              <w:bottom w:val="single" w:sz="4" w:space="0" w:color="A33662"/>
            </w:tcBorders>
          </w:tcPr>
          <w:p w14:paraId="31307992" w14:textId="77777777" w:rsidR="00290074" w:rsidRPr="006F1808" w:rsidRDefault="00290074" w:rsidP="00B67345">
            <w:pPr>
              <w:spacing w:line="288" w:lineRule="auto"/>
              <w:rPr>
                <w:ins w:id="3662" w:author="Eriksson Tina" w:date="2025-06-23T14:17:00Z" w16du:dateUtc="2025-06-23T12:17:00Z"/>
                <w:rFonts w:ascii="Open Sans" w:hAnsi="Open Sans" w:cs="Open Sans"/>
                <w:lang w:eastAsia="en-GB"/>
              </w:rPr>
            </w:pPr>
            <w:ins w:id="3663" w:author="Eriksson Tina" w:date="2025-06-23T14:17:00Z" w16du:dateUtc="2025-06-23T12:17:00Z">
              <w:r w:rsidRPr="006F1808">
                <w:rPr>
                  <w:rFonts w:ascii="Open Sans" w:hAnsi="Open Sans" w:cs="Open Sans"/>
                  <w:lang w:eastAsia="en-GB"/>
                </w:rPr>
                <w:t>HSA-id</w:t>
              </w:r>
            </w:ins>
          </w:p>
          <w:p w14:paraId="2BB4B5B9" w14:textId="77777777" w:rsidR="00290074" w:rsidRPr="006F1808" w:rsidRDefault="00290074" w:rsidP="00B67345">
            <w:pPr>
              <w:spacing w:line="288" w:lineRule="auto"/>
              <w:rPr>
                <w:ins w:id="3664" w:author="Eriksson Tina" w:date="2025-06-23T14:17:00Z" w16du:dateUtc="2025-06-23T12:17:00Z"/>
                <w:rFonts w:ascii="Open Sans" w:hAnsi="Open Sans" w:cs="Open Sans"/>
                <w:lang w:eastAsia="en-GB"/>
              </w:rPr>
            </w:pPr>
            <w:ins w:id="3665" w:author="Eriksson Tina" w:date="2025-06-23T14:17:00Z" w16du:dateUtc="2025-06-23T12:17:00Z">
              <w:r w:rsidRPr="006F1808">
                <w:rPr>
                  <w:rFonts w:ascii="Open Sans" w:hAnsi="Open Sans" w:cs="Open Sans"/>
                  <w:lang w:eastAsia="sv-SE"/>
                </w:rPr>
                <w:t xml:space="preserve">OID: </w:t>
              </w:r>
              <w:proofErr w:type="gramStart"/>
              <w:r w:rsidRPr="006F1808">
                <w:rPr>
                  <w:rFonts w:ascii="Open Sans" w:hAnsi="Open Sans" w:cs="Open Sans"/>
                  <w:lang w:eastAsia="sv-SE"/>
                </w:rPr>
                <w:t>1.2.752.129</w:t>
              </w:r>
              <w:proofErr w:type="gramEnd"/>
              <w:r w:rsidRPr="006F1808">
                <w:rPr>
                  <w:rFonts w:ascii="Open Sans" w:hAnsi="Open Sans" w:cs="Open Sans"/>
                  <w:lang w:eastAsia="sv-SE"/>
                </w:rPr>
                <w:t>.2.1.4.1</w:t>
              </w:r>
            </w:ins>
          </w:p>
        </w:tc>
      </w:tr>
      <w:tr w:rsidR="00290074" w:rsidRPr="006F1808" w14:paraId="0A4FB9DE" w14:textId="77777777" w:rsidTr="00B67345">
        <w:trPr>
          <w:trHeight w:val="219"/>
          <w:ins w:id="3666" w:author="Eriksson Tina" w:date="2025-06-23T14:17:00Z"/>
        </w:trPr>
        <w:tc>
          <w:tcPr>
            <w:tcW w:w="1302" w:type="dxa"/>
            <w:tcBorders>
              <w:top w:val="single" w:sz="4" w:space="0" w:color="A33662"/>
              <w:bottom w:val="single" w:sz="4" w:space="0" w:color="A33662"/>
              <w:right w:val="single" w:sz="24" w:space="0" w:color="FFFFFF" w:themeColor="background1"/>
            </w:tcBorders>
          </w:tcPr>
          <w:p w14:paraId="43DF0501" w14:textId="77777777" w:rsidR="00290074" w:rsidRPr="006F1808" w:rsidRDefault="00290074" w:rsidP="00B67345">
            <w:pPr>
              <w:spacing w:line="288" w:lineRule="auto"/>
              <w:rPr>
                <w:ins w:id="3667" w:author="Eriksson Tina" w:date="2025-06-23T14:17:00Z" w16du:dateUtc="2025-06-23T12:17:00Z"/>
                <w:rFonts w:ascii="Open Sans" w:hAnsi="Open Sans" w:cs="Open Sans"/>
              </w:rPr>
            </w:pPr>
            <w:ins w:id="3668" w:author="Eriksson Tina" w:date="2025-06-23T14:17:00Z" w16du:dateUtc="2025-06-23T12:17:00Z">
              <w:r w:rsidRPr="006F1808">
                <w:rPr>
                  <w:rFonts w:ascii="Open Sans" w:hAnsi="Open Sans" w:cs="Times New Roman"/>
                </w:rPr>
                <w:t>namn</w:t>
              </w:r>
            </w:ins>
          </w:p>
        </w:tc>
        <w:tc>
          <w:tcPr>
            <w:tcW w:w="1544" w:type="dxa"/>
            <w:tcBorders>
              <w:top w:val="single" w:sz="4" w:space="0" w:color="A33662"/>
              <w:left w:val="single" w:sz="24" w:space="0" w:color="FFFFFF" w:themeColor="background1"/>
              <w:bottom w:val="single" w:sz="4" w:space="0" w:color="A33662"/>
              <w:right w:val="single" w:sz="24" w:space="0" w:color="FFFFFF" w:themeColor="background1"/>
            </w:tcBorders>
          </w:tcPr>
          <w:p w14:paraId="5DCFE2CF" w14:textId="77777777" w:rsidR="00290074" w:rsidRPr="006F1808" w:rsidRDefault="00290074" w:rsidP="00B67345">
            <w:pPr>
              <w:spacing w:line="288" w:lineRule="auto"/>
              <w:rPr>
                <w:ins w:id="3669" w:author="Eriksson Tina" w:date="2025-06-23T14:17:00Z" w16du:dateUtc="2025-06-23T12:17:00Z"/>
                <w:rFonts w:ascii="Open Sans" w:hAnsi="Open Sans" w:cs="Open Sans"/>
              </w:rPr>
            </w:pPr>
            <w:ins w:id="3670" w:author="Eriksson Tina" w:date="2025-06-23T14:17:00Z" w16du:dateUtc="2025-06-23T12:17:00Z">
              <w:r w:rsidRPr="006F1808">
                <w:rPr>
                  <w:rFonts w:ascii="Open Sans" w:hAnsi="Open Sans" w:cs="Open Sans"/>
                </w:rPr>
                <w:t>-</w:t>
              </w:r>
            </w:ins>
          </w:p>
        </w:tc>
        <w:tc>
          <w:tcPr>
            <w:tcW w:w="3113" w:type="dxa"/>
            <w:tcBorders>
              <w:top w:val="single" w:sz="4" w:space="0" w:color="A33662"/>
              <w:left w:val="single" w:sz="24" w:space="0" w:color="FFFFFF" w:themeColor="background1"/>
              <w:bottom w:val="single" w:sz="4" w:space="0" w:color="A33662"/>
              <w:right w:val="single" w:sz="24" w:space="0" w:color="FFFFFF" w:themeColor="background1"/>
            </w:tcBorders>
          </w:tcPr>
          <w:p w14:paraId="0B3D0B2D" w14:textId="77777777" w:rsidR="00290074" w:rsidRPr="006F1808" w:rsidRDefault="00290074" w:rsidP="00B67345">
            <w:pPr>
              <w:spacing w:line="288" w:lineRule="auto"/>
              <w:rPr>
                <w:ins w:id="3671" w:author="Eriksson Tina" w:date="2025-06-23T14:17:00Z" w16du:dateUtc="2025-06-23T12:17:00Z"/>
                <w:rFonts w:ascii="Open Sans" w:hAnsi="Open Sans" w:cs="Open Sans"/>
              </w:rPr>
            </w:pPr>
            <w:ins w:id="3672" w:author="Eriksson Tina" w:date="2025-06-23T14:17:00Z" w16du:dateUtc="2025-06-23T12:17:00Z">
              <w:r w:rsidRPr="006F1808">
                <w:rPr>
                  <w:rFonts w:ascii="Open Sans" w:hAnsi="Open Sans" w:cs="Times New Roman"/>
                </w:rPr>
                <w:t>Namnet på den vårdande enheten</w:t>
              </w:r>
            </w:ins>
          </w:p>
        </w:tc>
        <w:tc>
          <w:tcPr>
            <w:tcW w:w="1415" w:type="dxa"/>
            <w:tcBorders>
              <w:top w:val="single" w:sz="4" w:space="0" w:color="A33662"/>
              <w:left w:val="single" w:sz="24" w:space="0" w:color="FFFFFF" w:themeColor="background1"/>
              <w:bottom w:val="single" w:sz="4" w:space="0" w:color="A33662"/>
            </w:tcBorders>
          </w:tcPr>
          <w:p w14:paraId="3FE26702" w14:textId="77777777" w:rsidR="00290074" w:rsidRPr="006F1808" w:rsidRDefault="00290074" w:rsidP="00B67345">
            <w:pPr>
              <w:spacing w:line="288" w:lineRule="auto"/>
              <w:rPr>
                <w:ins w:id="3673" w:author="Eriksson Tina" w:date="2025-06-23T14:17:00Z" w16du:dateUtc="2025-06-23T12:17:00Z"/>
                <w:rFonts w:ascii="Open Sans" w:hAnsi="Open Sans" w:cs="Open Sans"/>
                <w:lang w:eastAsia="en-GB"/>
              </w:rPr>
            </w:pPr>
            <w:ins w:id="3674" w:author="Eriksson Tina" w:date="2025-06-23T14:17:00Z" w16du:dateUtc="2025-06-23T12:17:00Z">
              <w:r w:rsidRPr="006F1808">
                <w:rPr>
                  <w:rFonts w:ascii="Open Sans" w:hAnsi="Open Sans" w:cs="Times New Roman"/>
                </w:rPr>
                <w:t>ST (1)</w:t>
              </w:r>
            </w:ins>
          </w:p>
        </w:tc>
        <w:tc>
          <w:tcPr>
            <w:tcW w:w="2124" w:type="dxa"/>
            <w:tcBorders>
              <w:top w:val="single" w:sz="4" w:space="0" w:color="A33662"/>
              <w:left w:val="single" w:sz="24" w:space="0" w:color="FFFFFF" w:themeColor="background1"/>
              <w:bottom w:val="single" w:sz="4" w:space="0" w:color="A33662"/>
            </w:tcBorders>
          </w:tcPr>
          <w:p w14:paraId="6B969143" w14:textId="77777777" w:rsidR="00290074" w:rsidRPr="006F1808" w:rsidRDefault="00290074" w:rsidP="00B67345">
            <w:pPr>
              <w:spacing w:line="288" w:lineRule="auto"/>
              <w:rPr>
                <w:ins w:id="3675" w:author="Eriksson Tina" w:date="2025-06-23T14:17:00Z" w16du:dateUtc="2025-06-23T12:17:00Z"/>
                <w:rFonts w:ascii="Open Sans" w:hAnsi="Open Sans" w:cs="Open Sans"/>
                <w:lang w:eastAsia="en-GB"/>
              </w:rPr>
            </w:pPr>
          </w:p>
        </w:tc>
      </w:tr>
    </w:tbl>
    <w:p w14:paraId="2F9A3D4F" w14:textId="77777777" w:rsidR="00290074" w:rsidRPr="006F1808" w:rsidRDefault="00290074" w:rsidP="00290074">
      <w:pPr>
        <w:rPr>
          <w:ins w:id="3676" w:author="Eriksson Tina" w:date="2025-06-23T14:17:00Z" w16du:dateUtc="2025-06-23T12:17:00Z"/>
          <w:rFonts w:ascii="Open Sans" w:eastAsia="SimSun" w:hAnsi="Open Sans" w:cs="Times New Roman"/>
        </w:rPr>
      </w:pPr>
    </w:p>
    <w:p w14:paraId="4B2EDA5D" w14:textId="77777777" w:rsidR="00290074" w:rsidRPr="006F1808" w:rsidRDefault="00290074" w:rsidP="00290074">
      <w:pPr>
        <w:keepNext/>
        <w:keepLines/>
        <w:numPr>
          <w:ilvl w:val="2"/>
          <w:numId w:val="0"/>
        </w:numPr>
        <w:spacing w:before="400" w:after="40" w:line="240" w:lineRule="auto"/>
        <w:ind w:left="851" w:hanging="851"/>
        <w:contextualSpacing/>
        <w:outlineLvl w:val="2"/>
        <w:rPr>
          <w:ins w:id="3677" w:author="Eriksson Tina" w:date="2025-06-23T14:17:00Z" w16du:dateUtc="2025-06-23T12:17:00Z"/>
          <w:rFonts w:ascii="Open Sans" w:eastAsia="SimHei" w:hAnsi="Open Sans" w:cs="Times New Roman"/>
          <w:b/>
          <w:bCs/>
          <w:spacing w:val="-2"/>
          <w:sz w:val="24"/>
          <w:szCs w:val="24"/>
        </w:rPr>
      </w:pPr>
      <w:bookmarkStart w:id="3678" w:name="_Toc169185320"/>
      <w:ins w:id="3679" w:author="Eriksson Tina" w:date="2025-06-23T14:17:00Z" w16du:dateUtc="2025-06-23T12:17:00Z">
        <w:r w:rsidRPr="006F1808">
          <w:rPr>
            <w:rFonts w:ascii="Open Sans" w:eastAsia="SimHei" w:hAnsi="Open Sans" w:cs="Times New Roman"/>
            <w:b/>
            <w:bCs/>
            <w:spacing w:val="-2"/>
            <w:sz w:val="24"/>
            <w:szCs w:val="24"/>
          </w:rPr>
          <w:t>Vårdenhet</w:t>
        </w:r>
        <w:bookmarkEnd w:id="3678"/>
        <w:r w:rsidRPr="006F1808">
          <w:rPr>
            <w:rFonts w:ascii="Open Sans" w:eastAsia="SimHei" w:hAnsi="Open Sans" w:cs="Times New Roman"/>
            <w:b/>
            <w:bCs/>
            <w:spacing w:val="-2"/>
            <w:sz w:val="24"/>
            <w:szCs w:val="24"/>
          </w:rPr>
          <w:t>: Organisation</w:t>
        </w:r>
      </w:ins>
    </w:p>
    <w:p w14:paraId="5F7BF361" w14:textId="77777777" w:rsidR="00290074" w:rsidRPr="006F1808" w:rsidRDefault="00290074" w:rsidP="00290074">
      <w:pPr>
        <w:rPr>
          <w:ins w:id="3680" w:author="Eriksson Tina" w:date="2025-06-23T14:17:00Z" w16du:dateUtc="2025-06-23T12:17:00Z"/>
          <w:rFonts w:ascii="Open Sans" w:eastAsia="SimSun" w:hAnsi="Open Sans" w:cs="Times New Roman"/>
        </w:rPr>
      </w:pPr>
      <w:ins w:id="3681" w:author="Eriksson Tina" w:date="2025-06-23T14:17:00Z" w16du:dateUtc="2025-06-23T12:17:00Z">
        <w:r w:rsidRPr="006F1808">
          <w:rPr>
            <w:rFonts w:ascii="Open Sans" w:eastAsia="SimSun" w:hAnsi="Open Sans" w:cs="Times New Roman"/>
          </w:rPr>
          <w:t xml:space="preserve">Klassen innehåller information om vårdenhet enligt patientdatalagen. En vårdenhet kan också vara en vårdande enhet eller bestå av en eller flera vårdande enheter. </w:t>
        </w:r>
        <w:proofErr w:type="spellStart"/>
        <w:r w:rsidRPr="006F1808">
          <w:rPr>
            <w:rFonts w:ascii="Open Sans" w:eastAsia="SimSun" w:hAnsi="Open Sans" w:cs="Times New Roman"/>
          </w:rPr>
          <w:t>Mappas</w:t>
        </w:r>
        <w:proofErr w:type="spellEnd"/>
        <w:r w:rsidRPr="006F1808">
          <w:rPr>
            <w:rFonts w:ascii="Open Sans" w:eastAsia="SimSun" w:hAnsi="Open Sans" w:cs="Times New Roman"/>
          </w:rPr>
          <w:t xml:space="preserve"> mot Socialstyrelsens informationsstruktur för hälso- och sjukvård klassen organisation. </w:t>
        </w:r>
      </w:ins>
    </w:p>
    <w:tbl>
      <w:tblPr>
        <w:tblStyle w:val="Tabellrutnt1"/>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975"/>
        <w:gridCol w:w="1544"/>
        <w:gridCol w:w="2848"/>
        <w:gridCol w:w="1404"/>
        <w:gridCol w:w="2443"/>
      </w:tblGrid>
      <w:tr w:rsidR="00290074" w:rsidRPr="006F1808" w14:paraId="129609E2" w14:textId="77777777" w:rsidTr="00B67345">
        <w:trPr>
          <w:trHeight w:val="27"/>
          <w:ins w:id="3682" w:author="Eriksson Tina" w:date="2025-06-23T14:17:00Z"/>
        </w:trPr>
        <w:tc>
          <w:tcPr>
            <w:tcW w:w="975" w:type="dxa"/>
            <w:shd w:val="clear" w:color="auto" w:fill="A33662"/>
          </w:tcPr>
          <w:p w14:paraId="3134C906" w14:textId="77777777" w:rsidR="00290074" w:rsidRPr="006F1808" w:rsidRDefault="00290074" w:rsidP="00B67345">
            <w:pPr>
              <w:rPr>
                <w:ins w:id="3683" w:author="Eriksson Tina" w:date="2025-06-23T14:17:00Z" w16du:dateUtc="2025-06-23T12:17:00Z"/>
                <w:rFonts w:ascii="Open Sans" w:hAnsi="Open Sans" w:cs="Times New Roman"/>
                <w:b/>
                <w:bCs/>
                <w:caps/>
                <w:color w:val="FFFFFF"/>
                <w:sz w:val="16"/>
                <w:szCs w:val="18"/>
              </w:rPr>
            </w:pPr>
            <w:ins w:id="3684" w:author="Eriksson Tina" w:date="2025-06-23T14:17:00Z" w16du:dateUtc="2025-06-23T12:17:00Z">
              <w:r w:rsidRPr="006F1808">
                <w:rPr>
                  <w:rFonts w:ascii="Open Sans" w:hAnsi="Open Sans" w:cs="Times New Roman"/>
                  <w:b/>
                  <w:bCs/>
                  <w:caps/>
                  <w:color w:val="FFFFFF"/>
                  <w:sz w:val="16"/>
                  <w:szCs w:val="18"/>
                </w:rPr>
                <w:t>Attribut</w:t>
              </w:r>
            </w:ins>
          </w:p>
        </w:tc>
        <w:tc>
          <w:tcPr>
            <w:tcW w:w="1544" w:type="dxa"/>
            <w:shd w:val="clear" w:color="auto" w:fill="A33662"/>
          </w:tcPr>
          <w:p w14:paraId="5110BD86" w14:textId="77777777" w:rsidR="00290074" w:rsidRPr="006F1808" w:rsidRDefault="00290074" w:rsidP="00B67345">
            <w:pPr>
              <w:rPr>
                <w:ins w:id="3685" w:author="Eriksson Tina" w:date="2025-06-23T14:17:00Z" w16du:dateUtc="2025-06-23T12:17:00Z"/>
                <w:rFonts w:ascii="Open Sans" w:hAnsi="Open Sans" w:cs="Times New Roman"/>
                <w:b/>
                <w:bCs/>
                <w:caps/>
                <w:color w:val="FFFFFF"/>
                <w:sz w:val="16"/>
                <w:szCs w:val="18"/>
              </w:rPr>
            </w:pPr>
            <w:ins w:id="3686" w:author="Eriksson Tina" w:date="2025-06-23T14:17:00Z" w16du:dateUtc="2025-06-23T12:17:00Z">
              <w:r w:rsidRPr="006F1808">
                <w:rPr>
                  <w:rFonts w:ascii="Open Sans" w:hAnsi="Open Sans" w:cs="Times New Roman"/>
                  <w:b/>
                  <w:bCs/>
                  <w:caps/>
                  <w:color w:val="FFFFFF"/>
                  <w:sz w:val="16"/>
                  <w:szCs w:val="18"/>
                </w:rPr>
                <w:t>Mappning till RIM</w:t>
              </w:r>
            </w:ins>
          </w:p>
        </w:tc>
        <w:tc>
          <w:tcPr>
            <w:tcW w:w="2848" w:type="dxa"/>
            <w:shd w:val="clear" w:color="auto" w:fill="A33662"/>
          </w:tcPr>
          <w:p w14:paraId="0A43AF6D" w14:textId="77777777" w:rsidR="00290074" w:rsidRPr="006F1808" w:rsidRDefault="00290074" w:rsidP="00B67345">
            <w:pPr>
              <w:rPr>
                <w:ins w:id="3687" w:author="Eriksson Tina" w:date="2025-06-23T14:17:00Z" w16du:dateUtc="2025-06-23T12:17:00Z"/>
                <w:rFonts w:ascii="Open Sans" w:hAnsi="Open Sans" w:cs="Times New Roman"/>
                <w:b/>
                <w:bCs/>
                <w:caps/>
                <w:color w:val="FFFFFF"/>
                <w:sz w:val="16"/>
                <w:szCs w:val="18"/>
              </w:rPr>
            </w:pPr>
            <w:ins w:id="3688" w:author="Eriksson Tina" w:date="2025-06-23T14:17:00Z" w16du:dateUtc="2025-06-23T12:17:00Z">
              <w:r w:rsidRPr="006F1808">
                <w:rPr>
                  <w:rFonts w:ascii="Open Sans" w:hAnsi="Open Sans" w:cs="Times New Roman"/>
                  <w:b/>
                  <w:bCs/>
                  <w:caps/>
                  <w:color w:val="FFFFFF"/>
                  <w:sz w:val="16"/>
                  <w:szCs w:val="18"/>
                </w:rPr>
                <w:t xml:space="preserve">Beskrivning </w:t>
              </w:r>
            </w:ins>
          </w:p>
        </w:tc>
        <w:tc>
          <w:tcPr>
            <w:tcW w:w="1404" w:type="dxa"/>
            <w:shd w:val="clear" w:color="auto" w:fill="A33662"/>
          </w:tcPr>
          <w:p w14:paraId="61AD91BB" w14:textId="77777777" w:rsidR="00290074" w:rsidRPr="006F1808" w:rsidRDefault="00290074" w:rsidP="00B67345">
            <w:pPr>
              <w:rPr>
                <w:ins w:id="3689" w:author="Eriksson Tina" w:date="2025-06-23T14:17:00Z" w16du:dateUtc="2025-06-23T12:17:00Z"/>
                <w:rFonts w:ascii="Open Sans" w:hAnsi="Open Sans" w:cs="Times New Roman"/>
                <w:b/>
                <w:bCs/>
                <w:caps/>
                <w:color w:val="FFFFFF"/>
                <w:sz w:val="16"/>
                <w:szCs w:val="18"/>
              </w:rPr>
            </w:pPr>
            <w:ins w:id="3690" w:author="Eriksson Tina" w:date="2025-06-23T14:17:00Z" w16du:dateUtc="2025-06-23T12:17:00Z">
              <w:r w:rsidRPr="006F1808">
                <w:rPr>
                  <w:rFonts w:ascii="Open Sans" w:hAnsi="Open Sans" w:cs="Times New Roman"/>
                  <w:b/>
                  <w:bCs/>
                  <w:caps/>
                  <w:color w:val="FFFFFF"/>
                  <w:sz w:val="16"/>
                  <w:szCs w:val="18"/>
                </w:rPr>
                <w:t>Datatyp (multiplicitet)</w:t>
              </w:r>
            </w:ins>
          </w:p>
        </w:tc>
        <w:tc>
          <w:tcPr>
            <w:tcW w:w="2443" w:type="dxa"/>
            <w:shd w:val="clear" w:color="auto" w:fill="A33662"/>
          </w:tcPr>
          <w:p w14:paraId="5ABCA86B" w14:textId="77777777" w:rsidR="00290074" w:rsidRPr="006F1808" w:rsidRDefault="00290074" w:rsidP="00B67345">
            <w:pPr>
              <w:rPr>
                <w:ins w:id="3691" w:author="Eriksson Tina" w:date="2025-06-23T14:17:00Z" w16du:dateUtc="2025-06-23T12:17:00Z"/>
                <w:rFonts w:ascii="Open Sans" w:hAnsi="Open Sans" w:cs="Times New Roman"/>
                <w:b/>
                <w:bCs/>
                <w:caps/>
                <w:color w:val="FFFFFF"/>
                <w:sz w:val="16"/>
                <w:szCs w:val="18"/>
              </w:rPr>
            </w:pPr>
            <w:ins w:id="3692" w:author="Eriksson Tina" w:date="2025-06-23T14:17:00Z" w16du:dateUtc="2025-06-23T12:17:00Z">
              <w:r w:rsidRPr="006F1808">
                <w:rPr>
                  <w:rFonts w:ascii="Open Sans" w:hAnsi="Open Sans" w:cs="Times New Roman"/>
                  <w:b/>
                  <w:bCs/>
                  <w:caps/>
                  <w:color w:val="FFFFFF"/>
                  <w:sz w:val="16"/>
                  <w:szCs w:val="18"/>
                </w:rPr>
                <w:t>Format</w:t>
              </w:r>
            </w:ins>
          </w:p>
        </w:tc>
      </w:tr>
      <w:tr w:rsidR="00290074" w:rsidRPr="006F1808" w14:paraId="1E239859" w14:textId="77777777" w:rsidTr="00B67345">
        <w:trPr>
          <w:trHeight w:val="711"/>
          <w:ins w:id="3693" w:author="Eriksson Tina" w:date="2025-06-23T14:17:00Z"/>
        </w:trPr>
        <w:tc>
          <w:tcPr>
            <w:tcW w:w="975" w:type="dxa"/>
            <w:tcBorders>
              <w:bottom w:val="single" w:sz="4" w:space="0" w:color="A33662"/>
              <w:right w:val="single" w:sz="24" w:space="0" w:color="FFFFFF"/>
            </w:tcBorders>
          </w:tcPr>
          <w:p w14:paraId="2105E3FE" w14:textId="77777777" w:rsidR="00290074" w:rsidRPr="006F1808" w:rsidRDefault="00290074" w:rsidP="00B67345">
            <w:pPr>
              <w:spacing w:line="288" w:lineRule="auto"/>
              <w:rPr>
                <w:ins w:id="3694" w:author="Eriksson Tina" w:date="2025-06-23T14:17:00Z" w16du:dateUtc="2025-06-23T12:17:00Z"/>
                <w:rFonts w:ascii="Open Sans" w:hAnsi="Open Sans" w:cs="Open Sans"/>
              </w:rPr>
            </w:pPr>
            <w:ins w:id="3695" w:author="Eriksson Tina" w:date="2025-06-23T14:17:00Z" w16du:dateUtc="2025-06-23T12:17:00Z">
              <w:r w:rsidRPr="006F1808">
                <w:rPr>
                  <w:rFonts w:ascii="Open Sans" w:hAnsi="Open Sans" w:cs="Open Sans"/>
                </w:rPr>
                <w:t>id</w:t>
              </w:r>
            </w:ins>
          </w:p>
        </w:tc>
        <w:tc>
          <w:tcPr>
            <w:tcW w:w="1544" w:type="dxa"/>
            <w:tcBorders>
              <w:left w:val="single" w:sz="24" w:space="0" w:color="FFFFFF"/>
              <w:bottom w:val="single" w:sz="4" w:space="0" w:color="A33662"/>
              <w:right w:val="single" w:sz="24" w:space="0" w:color="FFFFFF"/>
            </w:tcBorders>
          </w:tcPr>
          <w:p w14:paraId="7A084649" w14:textId="77777777" w:rsidR="00290074" w:rsidRPr="006F1808" w:rsidRDefault="00290074" w:rsidP="00B67345">
            <w:pPr>
              <w:spacing w:line="288" w:lineRule="auto"/>
              <w:rPr>
                <w:ins w:id="3696" w:author="Eriksson Tina" w:date="2025-06-23T14:17:00Z" w16du:dateUtc="2025-06-23T12:17:00Z"/>
                <w:rFonts w:ascii="Open Sans" w:hAnsi="Open Sans" w:cs="Open Sans"/>
              </w:rPr>
            </w:pPr>
            <w:ins w:id="3697" w:author="Eriksson Tina" w:date="2025-06-23T14:17:00Z" w16du:dateUtc="2025-06-23T12:17:00Z">
              <w:r w:rsidRPr="006F1808">
                <w:rPr>
                  <w:rFonts w:ascii="Open Sans" w:hAnsi="Open Sans" w:cs="Open Sans"/>
                </w:rPr>
                <w:t>Organisation.id</w:t>
              </w:r>
            </w:ins>
          </w:p>
        </w:tc>
        <w:tc>
          <w:tcPr>
            <w:tcW w:w="2848" w:type="dxa"/>
            <w:tcBorders>
              <w:left w:val="single" w:sz="24" w:space="0" w:color="FFFFFF"/>
              <w:bottom w:val="single" w:sz="4" w:space="0" w:color="A33662"/>
              <w:right w:val="single" w:sz="24" w:space="0" w:color="FFFFFF"/>
            </w:tcBorders>
          </w:tcPr>
          <w:p w14:paraId="2A7D5582" w14:textId="77777777" w:rsidR="00290074" w:rsidRPr="006F1808" w:rsidRDefault="00290074" w:rsidP="00B67345">
            <w:pPr>
              <w:spacing w:line="288" w:lineRule="auto"/>
              <w:rPr>
                <w:ins w:id="3698" w:author="Eriksson Tina" w:date="2025-06-23T14:17:00Z" w16du:dateUtc="2025-06-23T12:17:00Z"/>
                <w:rFonts w:ascii="Open Sans" w:hAnsi="Open Sans" w:cs="Open Sans"/>
              </w:rPr>
            </w:pPr>
            <w:ins w:id="3699" w:author="Eriksson Tina" w:date="2025-06-23T14:17:00Z" w16du:dateUtc="2025-06-23T12:17:00Z">
              <w:r w:rsidRPr="006F1808">
                <w:rPr>
                  <w:rFonts w:ascii="Open Sans" w:hAnsi="Open Sans" w:cs="Times New Roman"/>
                </w:rPr>
                <w:t>Unik identifierare för den specifika vårdenheten</w:t>
              </w:r>
            </w:ins>
          </w:p>
        </w:tc>
        <w:tc>
          <w:tcPr>
            <w:tcW w:w="1404" w:type="dxa"/>
            <w:tcBorders>
              <w:left w:val="single" w:sz="24" w:space="0" w:color="FFFFFF"/>
              <w:bottom w:val="single" w:sz="4" w:space="0" w:color="A33662"/>
            </w:tcBorders>
          </w:tcPr>
          <w:p w14:paraId="254620CA" w14:textId="77777777" w:rsidR="00290074" w:rsidRPr="006F1808" w:rsidRDefault="00290074" w:rsidP="00B67345">
            <w:pPr>
              <w:spacing w:line="288" w:lineRule="auto"/>
              <w:rPr>
                <w:ins w:id="3700" w:author="Eriksson Tina" w:date="2025-06-23T14:17:00Z" w16du:dateUtc="2025-06-23T12:17:00Z"/>
                <w:rFonts w:ascii="Open Sans" w:hAnsi="Open Sans" w:cs="Open Sans"/>
                <w:lang w:eastAsia="en-GB"/>
              </w:rPr>
            </w:pPr>
            <w:ins w:id="3701" w:author="Eriksson Tina" w:date="2025-06-23T14:17:00Z" w16du:dateUtc="2025-06-23T12:17:00Z">
              <w:r w:rsidRPr="006F1808">
                <w:rPr>
                  <w:rFonts w:ascii="Open Sans" w:hAnsi="Open Sans" w:cs="Times New Roman"/>
                </w:rPr>
                <w:t>II (1)</w:t>
              </w:r>
            </w:ins>
          </w:p>
        </w:tc>
        <w:tc>
          <w:tcPr>
            <w:tcW w:w="2443" w:type="dxa"/>
            <w:tcBorders>
              <w:left w:val="single" w:sz="24" w:space="0" w:color="FFFFFF"/>
              <w:bottom w:val="single" w:sz="4" w:space="0" w:color="A33662"/>
            </w:tcBorders>
          </w:tcPr>
          <w:p w14:paraId="0E64A094" w14:textId="77777777" w:rsidR="00290074" w:rsidRPr="006F1808" w:rsidRDefault="00290074" w:rsidP="00B67345">
            <w:pPr>
              <w:spacing w:line="288" w:lineRule="auto"/>
              <w:rPr>
                <w:ins w:id="3702" w:author="Eriksson Tina" w:date="2025-06-23T14:17:00Z" w16du:dateUtc="2025-06-23T12:17:00Z"/>
                <w:rFonts w:ascii="Open Sans" w:hAnsi="Open Sans" w:cs="Open Sans"/>
                <w:lang w:eastAsia="en-GB"/>
              </w:rPr>
            </w:pPr>
            <w:ins w:id="3703" w:author="Eriksson Tina" w:date="2025-06-23T14:17:00Z" w16du:dateUtc="2025-06-23T12:17:00Z">
              <w:r w:rsidRPr="006F1808">
                <w:rPr>
                  <w:rFonts w:ascii="Open Sans" w:hAnsi="Open Sans" w:cs="Open Sans"/>
                  <w:lang w:eastAsia="en-GB"/>
                </w:rPr>
                <w:t>HSA-id</w:t>
              </w:r>
            </w:ins>
          </w:p>
          <w:p w14:paraId="45711446" w14:textId="77777777" w:rsidR="00290074" w:rsidRPr="006F1808" w:rsidRDefault="00290074" w:rsidP="00B67345">
            <w:pPr>
              <w:spacing w:line="288" w:lineRule="auto"/>
              <w:rPr>
                <w:ins w:id="3704" w:author="Eriksson Tina" w:date="2025-06-23T14:17:00Z" w16du:dateUtc="2025-06-23T12:17:00Z"/>
                <w:rFonts w:ascii="Open Sans" w:hAnsi="Open Sans" w:cs="Open Sans"/>
                <w:lang w:eastAsia="en-GB"/>
              </w:rPr>
            </w:pPr>
            <w:ins w:id="3705" w:author="Eriksson Tina" w:date="2025-06-23T14:17:00Z" w16du:dateUtc="2025-06-23T12:17:00Z">
              <w:r w:rsidRPr="006F1808">
                <w:rPr>
                  <w:rFonts w:ascii="Open Sans" w:hAnsi="Open Sans" w:cs="Open Sans"/>
                  <w:lang w:eastAsia="sv-SE"/>
                </w:rPr>
                <w:t xml:space="preserve">OID: </w:t>
              </w:r>
              <w:proofErr w:type="gramStart"/>
              <w:r w:rsidRPr="006F1808">
                <w:rPr>
                  <w:rFonts w:ascii="Open Sans" w:hAnsi="Open Sans" w:cs="Open Sans"/>
                  <w:lang w:eastAsia="sv-SE"/>
                </w:rPr>
                <w:t>1.2.752.129</w:t>
              </w:r>
              <w:proofErr w:type="gramEnd"/>
              <w:r w:rsidRPr="006F1808">
                <w:rPr>
                  <w:rFonts w:ascii="Open Sans" w:hAnsi="Open Sans" w:cs="Open Sans"/>
                  <w:lang w:eastAsia="sv-SE"/>
                </w:rPr>
                <w:t>.2.1.4.1</w:t>
              </w:r>
            </w:ins>
          </w:p>
        </w:tc>
      </w:tr>
      <w:tr w:rsidR="00290074" w:rsidRPr="006F1808" w14:paraId="7224FBF5" w14:textId="77777777" w:rsidTr="00B67345">
        <w:trPr>
          <w:trHeight w:val="364"/>
          <w:ins w:id="3706" w:author="Eriksson Tina" w:date="2025-06-23T14:17:00Z"/>
        </w:trPr>
        <w:tc>
          <w:tcPr>
            <w:tcW w:w="975" w:type="dxa"/>
            <w:tcBorders>
              <w:top w:val="single" w:sz="4" w:space="0" w:color="A33662"/>
              <w:bottom w:val="single" w:sz="4" w:space="0" w:color="A33662"/>
              <w:right w:val="single" w:sz="24" w:space="0" w:color="FFFFFF"/>
            </w:tcBorders>
          </w:tcPr>
          <w:p w14:paraId="56985CC8" w14:textId="77777777" w:rsidR="00290074" w:rsidRPr="006F1808" w:rsidRDefault="00290074" w:rsidP="00B67345">
            <w:pPr>
              <w:spacing w:line="288" w:lineRule="auto"/>
              <w:rPr>
                <w:ins w:id="3707" w:author="Eriksson Tina" w:date="2025-06-23T14:17:00Z" w16du:dateUtc="2025-06-23T12:17:00Z"/>
                <w:rFonts w:ascii="Open Sans" w:hAnsi="Open Sans" w:cs="Open Sans"/>
              </w:rPr>
            </w:pPr>
            <w:ins w:id="3708" w:author="Eriksson Tina" w:date="2025-06-23T14:17:00Z" w16du:dateUtc="2025-06-23T12:17:00Z">
              <w:r w:rsidRPr="006F1808">
                <w:rPr>
                  <w:rFonts w:ascii="Open Sans" w:hAnsi="Open Sans" w:cs="Times New Roman"/>
                </w:rPr>
                <w:t>namn</w:t>
              </w:r>
            </w:ins>
          </w:p>
        </w:tc>
        <w:tc>
          <w:tcPr>
            <w:tcW w:w="1544" w:type="dxa"/>
            <w:tcBorders>
              <w:top w:val="single" w:sz="4" w:space="0" w:color="A33662"/>
              <w:left w:val="single" w:sz="24" w:space="0" w:color="FFFFFF"/>
              <w:bottom w:val="single" w:sz="4" w:space="0" w:color="A33662"/>
              <w:right w:val="single" w:sz="24" w:space="0" w:color="FFFFFF"/>
            </w:tcBorders>
          </w:tcPr>
          <w:p w14:paraId="2E2C4551" w14:textId="77777777" w:rsidR="00290074" w:rsidRPr="006F1808" w:rsidRDefault="00290074" w:rsidP="00B67345">
            <w:pPr>
              <w:spacing w:line="288" w:lineRule="auto"/>
              <w:rPr>
                <w:ins w:id="3709" w:author="Eriksson Tina" w:date="2025-06-23T14:17:00Z" w16du:dateUtc="2025-06-23T12:17:00Z"/>
                <w:rFonts w:ascii="Open Sans" w:hAnsi="Open Sans" w:cs="Open Sans"/>
              </w:rPr>
            </w:pPr>
            <w:ins w:id="3710" w:author="Eriksson Tina" w:date="2025-06-23T14:17:00Z" w16du:dateUtc="2025-06-23T12:17:00Z">
              <w:r w:rsidRPr="006F1808">
                <w:rPr>
                  <w:rFonts w:ascii="Open Sans" w:hAnsi="Open Sans" w:cs="Open Sans"/>
                </w:rPr>
                <w:t>-</w:t>
              </w:r>
            </w:ins>
          </w:p>
        </w:tc>
        <w:tc>
          <w:tcPr>
            <w:tcW w:w="2848" w:type="dxa"/>
            <w:tcBorders>
              <w:top w:val="single" w:sz="4" w:space="0" w:color="A33662"/>
              <w:left w:val="single" w:sz="24" w:space="0" w:color="FFFFFF"/>
              <w:bottom w:val="single" w:sz="4" w:space="0" w:color="A33662"/>
              <w:right w:val="single" w:sz="24" w:space="0" w:color="FFFFFF"/>
            </w:tcBorders>
          </w:tcPr>
          <w:p w14:paraId="736BF409" w14:textId="77777777" w:rsidR="00290074" w:rsidRPr="006F1808" w:rsidRDefault="00290074" w:rsidP="00B67345">
            <w:pPr>
              <w:spacing w:line="288" w:lineRule="auto"/>
              <w:rPr>
                <w:ins w:id="3711" w:author="Eriksson Tina" w:date="2025-06-23T14:17:00Z" w16du:dateUtc="2025-06-23T12:17:00Z"/>
                <w:rFonts w:ascii="Open Sans" w:hAnsi="Open Sans" w:cs="Open Sans"/>
              </w:rPr>
            </w:pPr>
            <w:ins w:id="3712" w:author="Eriksson Tina" w:date="2025-06-23T14:17:00Z" w16du:dateUtc="2025-06-23T12:17:00Z">
              <w:r w:rsidRPr="006F1808">
                <w:rPr>
                  <w:rFonts w:ascii="Open Sans" w:hAnsi="Open Sans" w:cs="Times New Roman"/>
                </w:rPr>
                <w:t>Namnet på vårdenheten</w:t>
              </w:r>
            </w:ins>
          </w:p>
        </w:tc>
        <w:tc>
          <w:tcPr>
            <w:tcW w:w="1404" w:type="dxa"/>
            <w:tcBorders>
              <w:top w:val="single" w:sz="4" w:space="0" w:color="A33662"/>
              <w:left w:val="single" w:sz="24" w:space="0" w:color="FFFFFF"/>
              <w:bottom w:val="single" w:sz="4" w:space="0" w:color="A33662"/>
            </w:tcBorders>
          </w:tcPr>
          <w:p w14:paraId="0F7E05A4" w14:textId="77777777" w:rsidR="00290074" w:rsidRPr="006F1808" w:rsidRDefault="00290074" w:rsidP="00B67345">
            <w:pPr>
              <w:spacing w:line="288" w:lineRule="auto"/>
              <w:rPr>
                <w:ins w:id="3713" w:author="Eriksson Tina" w:date="2025-06-23T14:17:00Z" w16du:dateUtc="2025-06-23T12:17:00Z"/>
                <w:rFonts w:ascii="Open Sans" w:hAnsi="Open Sans" w:cs="Open Sans"/>
                <w:lang w:eastAsia="en-GB"/>
              </w:rPr>
            </w:pPr>
            <w:ins w:id="3714" w:author="Eriksson Tina" w:date="2025-06-23T14:17:00Z" w16du:dateUtc="2025-06-23T12:17:00Z">
              <w:r w:rsidRPr="006F1808">
                <w:rPr>
                  <w:rFonts w:ascii="Open Sans" w:hAnsi="Open Sans" w:cs="Times New Roman"/>
                </w:rPr>
                <w:t>ST (1)</w:t>
              </w:r>
            </w:ins>
          </w:p>
        </w:tc>
        <w:tc>
          <w:tcPr>
            <w:tcW w:w="2443" w:type="dxa"/>
            <w:tcBorders>
              <w:top w:val="single" w:sz="4" w:space="0" w:color="A33662"/>
              <w:left w:val="single" w:sz="24" w:space="0" w:color="FFFFFF"/>
              <w:bottom w:val="single" w:sz="4" w:space="0" w:color="A33662"/>
            </w:tcBorders>
          </w:tcPr>
          <w:p w14:paraId="70AB2E88" w14:textId="77777777" w:rsidR="00290074" w:rsidRPr="006F1808" w:rsidRDefault="00290074" w:rsidP="00B67345">
            <w:pPr>
              <w:spacing w:line="288" w:lineRule="auto"/>
              <w:rPr>
                <w:ins w:id="3715" w:author="Eriksson Tina" w:date="2025-06-23T14:17:00Z" w16du:dateUtc="2025-06-23T12:17:00Z"/>
                <w:rFonts w:ascii="Open Sans" w:hAnsi="Open Sans" w:cs="Open Sans"/>
                <w:lang w:eastAsia="en-GB"/>
              </w:rPr>
            </w:pPr>
          </w:p>
        </w:tc>
      </w:tr>
    </w:tbl>
    <w:p w14:paraId="0FE2DD38" w14:textId="77777777" w:rsidR="00290074" w:rsidRPr="006F1808" w:rsidRDefault="00290074" w:rsidP="00290074">
      <w:pPr>
        <w:rPr>
          <w:ins w:id="3716" w:author="Eriksson Tina" w:date="2025-06-23T14:17:00Z" w16du:dateUtc="2025-06-23T12:17:00Z"/>
          <w:rFonts w:ascii="Open Sans" w:eastAsia="SimSun" w:hAnsi="Open Sans" w:cs="Times New Roman"/>
        </w:rPr>
      </w:pPr>
    </w:p>
    <w:p w14:paraId="0D4D6086" w14:textId="77777777" w:rsidR="00290074" w:rsidRPr="006F1808" w:rsidRDefault="00290074" w:rsidP="00290074">
      <w:pPr>
        <w:keepNext/>
        <w:keepLines/>
        <w:numPr>
          <w:ilvl w:val="2"/>
          <w:numId w:val="0"/>
        </w:numPr>
        <w:spacing w:before="400" w:after="40" w:line="240" w:lineRule="auto"/>
        <w:ind w:left="851" w:hanging="851"/>
        <w:contextualSpacing/>
        <w:outlineLvl w:val="2"/>
        <w:rPr>
          <w:ins w:id="3717" w:author="Eriksson Tina" w:date="2025-06-23T14:17:00Z" w16du:dateUtc="2025-06-23T12:17:00Z"/>
          <w:rFonts w:ascii="Open Sans" w:eastAsia="SimHei" w:hAnsi="Open Sans" w:cs="Times New Roman"/>
          <w:b/>
          <w:bCs/>
          <w:spacing w:val="-2"/>
          <w:sz w:val="24"/>
          <w:szCs w:val="24"/>
        </w:rPr>
      </w:pPr>
      <w:bookmarkStart w:id="3718" w:name="_Toc169185321"/>
      <w:ins w:id="3719" w:author="Eriksson Tina" w:date="2025-06-23T14:17:00Z" w16du:dateUtc="2025-06-23T12:17:00Z">
        <w:r w:rsidRPr="006F1808">
          <w:rPr>
            <w:rFonts w:ascii="Open Sans" w:eastAsia="SimHei" w:hAnsi="Open Sans" w:cs="Times New Roman"/>
            <w:b/>
            <w:bCs/>
            <w:spacing w:val="-2"/>
            <w:sz w:val="24"/>
            <w:szCs w:val="24"/>
          </w:rPr>
          <w:t>Vårdgivare</w:t>
        </w:r>
        <w:bookmarkEnd w:id="3718"/>
        <w:r w:rsidRPr="006F1808">
          <w:rPr>
            <w:rFonts w:ascii="Open Sans" w:eastAsia="SimHei" w:hAnsi="Open Sans" w:cs="Times New Roman"/>
            <w:b/>
            <w:bCs/>
            <w:spacing w:val="-2"/>
            <w:sz w:val="24"/>
            <w:szCs w:val="24"/>
          </w:rPr>
          <w:t>: Organisation</w:t>
        </w:r>
      </w:ins>
    </w:p>
    <w:p w14:paraId="6C7CAA7A" w14:textId="77777777" w:rsidR="00290074" w:rsidRPr="006F1808" w:rsidRDefault="00290074" w:rsidP="00290074">
      <w:pPr>
        <w:rPr>
          <w:ins w:id="3720" w:author="Eriksson Tina" w:date="2025-06-23T14:17:00Z" w16du:dateUtc="2025-06-23T12:17:00Z"/>
          <w:rFonts w:ascii="Open Sans" w:eastAsia="SimSun" w:hAnsi="Open Sans" w:cs="Times New Roman"/>
        </w:rPr>
      </w:pPr>
      <w:ins w:id="3721" w:author="Eriksson Tina" w:date="2025-06-23T14:17:00Z" w16du:dateUtc="2025-06-23T12:17:00Z">
        <w:r w:rsidRPr="006F1808">
          <w:rPr>
            <w:rFonts w:ascii="Open Sans" w:eastAsia="SimSun" w:hAnsi="Open Sans" w:cs="Times New Roman"/>
          </w:rPr>
          <w:t xml:space="preserve">Klassen vårdgivare håller information om en statlig myndighet, region, kommun, annan juridisk person eller enskild näringsidkare som bedriver hälso- och sjukvårdsverksamhet. </w:t>
        </w:r>
      </w:ins>
    </w:p>
    <w:tbl>
      <w:tblPr>
        <w:tblStyle w:val="Tabellrutnt1"/>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993"/>
        <w:gridCol w:w="1559"/>
        <w:gridCol w:w="2693"/>
        <w:gridCol w:w="1418"/>
        <w:gridCol w:w="2551"/>
      </w:tblGrid>
      <w:tr w:rsidR="00290074" w:rsidRPr="006F1808" w14:paraId="378C1076" w14:textId="77777777" w:rsidTr="00B67345">
        <w:trPr>
          <w:trHeight w:val="28"/>
          <w:ins w:id="3722" w:author="Eriksson Tina" w:date="2025-06-23T14:17:00Z"/>
        </w:trPr>
        <w:tc>
          <w:tcPr>
            <w:tcW w:w="993" w:type="dxa"/>
            <w:shd w:val="clear" w:color="auto" w:fill="A33662"/>
          </w:tcPr>
          <w:p w14:paraId="05A4F433" w14:textId="77777777" w:rsidR="00290074" w:rsidRPr="006F1808" w:rsidRDefault="00290074" w:rsidP="00B67345">
            <w:pPr>
              <w:rPr>
                <w:ins w:id="3723" w:author="Eriksson Tina" w:date="2025-06-23T14:17:00Z" w16du:dateUtc="2025-06-23T12:17:00Z"/>
                <w:rFonts w:ascii="Open Sans" w:hAnsi="Open Sans" w:cs="Times New Roman"/>
                <w:b/>
                <w:bCs/>
                <w:caps/>
                <w:color w:val="FFFFFF"/>
                <w:sz w:val="16"/>
                <w:szCs w:val="18"/>
              </w:rPr>
            </w:pPr>
            <w:ins w:id="3724" w:author="Eriksson Tina" w:date="2025-06-23T14:17:00Z" w16du:dateUtc="2025-06-23T12:17:00Z">
              <w:r w:rsidRPr="006F1808">
                <w:rPr>
                  <w:rFonts w:ascii="Open Sans" w:hAnsi="Open Sans" w:cs="Times New Roman"/>
                  <w:b/>
                  <w:bCs/>
                  <w:caps/>
                  <w:color w:val="FFFFFF"/>
                  <w:sz w:val="16"/>
                  <w:szCs w:val="18"/>
                </w:rPr>
                <w:lastRenderedPageBreak/>
                <w:t>Attribut</w:t>
              </w:r>
            </w:ins>
          </w:p>
        </w:tc>
        <w:tc>
          <w:tcPr>
            <w:tcW w:w="1559" w:type="dxa"/>
            <w:shd w:val="clear" w:color="auto" w:fill="A33662"/>
          </w:tcPr>
          <w:p w14:paraId="2438EEF8" w14:textId="77777777" w:rsidR="00290074" w:rsidRPr="006F1808" w:rsidRDefault="00290074" w:rsidP="00B67345">
            <w:pPr>
              <w:rPr>
                <w:ins w:id="3725" w:author="Eriksson Tina" w:date="2025-06-23T14:17:00Z" w16du:dateUtc="2025-06-23T12:17:00Z"/>
                <w:rFonts w:ascii="Open Sans" w:hAnsi="Open Sans" w:cs="Times New Roman"/>
                <w:b/>
                <w:bCs/>
                <w:caps/>
                <w:color w:val="FFFFFF"/>
                <w:sz w:val="16"/>
                <w:szCs w:val="18"/>
              </w:rPr>
            </w:pPr>
            <w:ins w:id="3726" w:author="Eriksson Tina" w:date="2025-06-23T14:17:00Z" w16du:dateUtc="2025-06-23T12:17:00Z">
              <w:r w:rsidRPr="006F1808">
                <w:rPr>
                  <w:rFonts w:ascii="Open Sans" w:hAnsi="Open Sans" w:cs="Times New Roman"/>
                  <w:b/>
                  <w:bCs/>
                  <w:caps/>
                  <w:color w:val="FFFFFF"/>
                  <w:sz w:val="16"/>
                  <w:szCs w:val="18"/>
                </w:rPr>
                <w:t>Mappning till RIM</w:t>
              </w:r>
            </w:ins>
          </w:p>
        </w:tc>
        <w:tc>
          <w:tcPr>
            <w:tcW w:w="2693" w:type="dxa"/>
            <w:shd w:val="clear" w:color="auto" w:fill="A33662"/>
          </w:tcPr>
          <w:p w14:paraId="37345A8A" w14:textId="77777777" w:rsidR="00290074" w:rsidRPr="006F1808" w:rsidRDefault="00290074" w:rsidP="00B67345">
            <w:pPr>
              <w:rPr>
                <w:ins w:id="3727" w:author="Eriksson Tina" w:date="2025-06-23T14:17:00Z" w16du:dateUtc="2025-06-23T12:17:00Z"/>
                <w:rFonts w:ascii="Open Sans" w:hAnsi="Open Sans" w:cs="Times New Roman"/>
                <w:b/>
                <w:bCs/>
                <w:caps/>
                <w:color w:val="FFFFFF"/>
                <w:sz w:val="16"/>
                <w:szCs w:val="18"/>
              </w:rPr>
            </w:pPr>
            <w:ins w:id="3728" w:author="Eriksson Tina" w:date="2025-06-23T14:17:00Z" w16du:dateUtc="2025-06-23T12:17:00Z">
              <w:r w:rsidRPr="006F1808">
                <w:rPr>
                  <w:rFonts w:ascii="Open Sans" w:hAnsi="Open Sans" w:cs="Times New Roman"/>
                  <w:b/>
                  <w:bCs/>
                  <w:caps/>
                  <w:color w:val="FFFFFF"/>
                  <w:sz w:val="16"/>
                  <w:szCs w:val="18"/>
                </w:rPr>
                <w:t xml:space="preserve">Beskrivning </w:t>
              </w:r>
            </w:ins>
          </w:p>
        </w:tc>
        <w:tc>
          <w:tcPr>
            <w:tcW w:w="1418" w:type="dxa"/>
            <w:shd w:val="clear" w:color="auto" w:fill="A33662"/>
          </w:tcPr>
          <w:p w14:paraId="6E822DAE" w14:textId="77777777" w:rsidR="00290074" w:rsidRPr="006F1808" w:rsidRDefault="00290074" w:rsidP="00B67345">
            <w:pPr>
              <w:rPr>
                <w:ins w:id="3729" w:author="Eriksson Tina" w:date="2025-06-23T14:17:00Z" w16du:dateUtc="2025-06-23T12:17:00Z"/>
                <w:rFonts w:ascii="Open Sans" w:hAnsi="Open Sans" w:cs="Times New Roman"/>
                <w:b/>
                <w:bCs/>
                <w:caps/>
                <w:color w:val="FFFFFF"/>
                <w:sz w:val="16"/>
                <w:szCs w:val="18"/>
              </w:rPr>
            </w:pPr>
            <w:ins w:id="3730" w:author="Eriksson Tina" w:date="2025-06-23T14:17:00Z" w16du:dateUtc="2025-06-23T12:17:00Z">
              <w:r w:rsidRPr="006F1808">
                <w:rPr>
                  <w:rFonts w:ascii="Open Sans" w:hAnsi="Open Sans" w:cs="Times New Roman"/>
                  <w:b/>
                  <w:bCs/>
                  <w:caps/>
                  <w:color w:val="FFFFFF"/>
                  <w:sz w:val="16"/>
                  <w:szCs w:val="18"/>
                </w:rPr>
                <w:t>Datatyp (multiplicitet)</w:t>
              </w:r>
            </w:ins>
          </w:p>
        </w:tc>
        <w:tc>
          <w:tcPr>
            <w:tcW w:w="2551" w:type="dxa"/>
            <w:shd w:val="clear" w:color="auto" w:fill="A33662"/>
          </w:tcPr>
          <w:p w14:paraId="131F6C57" w14:textId="77777777" w:rsidR="00290074" w:rsidRPr="006F1808" w:rsidRDefault="00290074" w:rsidP="00B67345">
            <w:pPr>
              <w:rPr>
                <w:ins w:id="3731" w:author="Eriksson Tina" w:date="2025-06-23T14:17:00Z" w16du:dateUtc="2025-06-23T12:17:00Z"/>
                <w:rFonts w:ascii="Open Sans" w:hAnsi="Open Sans" w:cs="Times New Roman"/>
                <w:b/>
                <w:bCs/>
                <w:caps/>
                <w:color w:val="FFFFFF"/>
                <w:sz w:val="16"/>
                <w:szCs w:val="18"/>
              </w:rPr>
            </w:pPr>
            <w:ins w:id="3732" w:author="Eriksson Tina" w:date="2025-06-23T14:17:00Z" w16du:dateUtc="2025-06-23T12:17:00Z">
              <w:r w:rsidRPr="006F1808">
                <w:rPr>
                  <w:rFonts w:ascii="Open Sans" w:hAnsi="Open Sans" w:cs="Times New Roman"/>
                  <w:b/>
                  <w:bCs/>
                  <w:caps/>
                  <w:color w:val="FFFFFF"/>
                  <w:sz w:val="16"/>
                  <w:szCs w:val="18"/>
                </w:rPr>
                <w:t>Format</w:t>
              </w:r>
            </w:ins>
          </w:p>
        </w:tc>
      </w:tr>
      <w:tr w:rsidR="00290074" w:rsidRPr="006F1808" w14:paraId="7CE3D735" w14:textId="77777777" w:rsidTr="00B67345">
        <w:trPr>
          <w:trHeight w:val="757"/>
          <w:ins w:id="3733" w:author="Eriksson Tina" w:date="2025-06-23T14:17:00Z"/>
        </w:trPr>
        <w:tc>
          <w:tcPr>
            <w:tcW w:w="993" w:type="dxa"/>
            <w:tcBorders>
              <w:bottom w:val="single" w:sz="4" w:space="0" w:color="A33662"/>
              <w:right w:val="single" w:sz="24" w:space="0" w:color="FFFFFF"/>
            </w:tcBorders>
          </w:tcPr>
          <w:p w14:paraId="136043F4" w14:textId="77777777" w:rsidR="00290074" w:rsidRPr="006F1808" w:rsidRDefault="00290074" w:rsidP="00B67345">
            <w:pPr>
              <w:spacing w:line="288" w:lineRule="auto"/>
              <w:rPr>
                <w:ins w:id="3734" w:author="Eriksson Tina" w:date="2025-06-23T14:17:00Z" w16du:dateUtc="2025-06-23T12:17:00Z"/>
                <w:rFonts w:ascii="Open Sans" w:hAnsi="Open Sans" w:cs="Open Sans"/>
              </w:rPr>
            </w:pPr>
            <w:ins w:id="3735" w:author="Eriksson Tina" w:date="2025-06-23T14:17:00Z" w16du:dateUtc="2025-06-23T12:17:00Z">
              <w:r w:rsidRPr="006F1808">
                <w:rPr>
                  <w:rFonts w:ascii="Open Sans" w:hAnsi="Open Sans" w:cs="Open Sans"/>
                </w:rPr>
                <w:t>id</w:t>
              </w:r>
            </w:ins>
          </w:p>
        </w:tc>
        <w:tc>
          <w:tcPr>
            <w:tcW w:w="1559" w:type="dxa"/>
            <w:tcBorders>
              <w:left w:val="single" w:sz="24" w:space="0" w:color="FFFFFF"/>
              <w:bottom w:val="single" w:sz="4" w:space="0" w:color="A33662"/>
              <w:right w:val="single" w:sz="24" w:space="0" w:color="FFFFFF"/>
            </w:tcBorders>
          </w:tcPr>
          <w:p w14:paraId="6F1BAD3F" w14:textId="77777777" w:rsidR="00290074" w:rsidRPr="006F1808" w:rsidRDefault="00290074" w:rsidP="00B67345">
            <w:pPr>
              <w:spacing w:line="288" w:lineRule="auto"/>
              <w:rPr>
                <w:ins w:id="3736" w:author="Eriksson Tina" w:date="2025-06-23T14:17:00Z" w16du:dateUtc="2025-06-23T12:17:00Z"/>
                <w:rFonts w:ascii="Open Sans" w:hAnsi="Open Sans" w:cs="Open Sans"/>
              </w:rPr>
            </w:pPr>
            <w:ins w:id="3737" w:author="Eriksson Tina" w:date="2025-06-23T14:17:00Z" w16du:dateUtc="2025-06-23T12:17:00Z">
              <w:r w:rsidRPr="006F1808">
                <w:rPr>
                  <w:rFonts w:ascii="Open Sans" w:hAnsi="Open Sans" w:cs="Open Sans"/>
                </w:rPr>
                <w:t>Organisation.id</w:t>
              </w:r>
            </w:ins>
          </w:p>
        </w:tc>
        <w:tc>
          <w:tcPr>
            <w:tcW w:w="2693" w:type="dxa"/>
            <w:tcBorders>
              <w:left w:val="single" w:sz="24" w:space="0" w:color="FFFFFF"/>
              <w:bottom w:val="single" w:sz="4" w:space="0" w:color="A33662"/>
              <w:right w:val="single" w:sz="24" w:space="0" w:color="FFFFFF"/>
            </w:tcBorders>
          </w:tcPr>
          <w:p w14:paraId="13D24047" w14:textId="77777777" w:rsidR="00290074" w:rsidRPr="006F1808" w:rsidRDefault="00290074" w:rsidP="00B67345">
            <w:pPr>
              <w:spacing w:line="288" w:lineRule="auto"/>
              <w:rPr>
                <w:ins w:id="3738" w:author="Eriksson Tina" w:date="2025-06-23T14:17:00Z" w16du:dateUtc="2025-06-23T12:17:00Z"/>
                <w:rFonts w:ascii="Open Sans" w:hAnsi="Open Sans" w:cs="Open Sans"/>
              </w:rPr>
            </w:pPr>
            <w:ins w:id="3739" w:author="Eriksson Tina" w:date="2025-06-23T14:17:00Z" w16du:dateUtc="2025-06-23T12:17:00Z">
              <w:r w:rsidRPr="006F1808">
                <w:rPr>
                  <w:rFonts w:ascii="Open Sans" w:hAnsi="Open Sans" w:cs="Times New Roman"/>
                </w:rPr>
                <w:t>Unik identifierare för vårdgivaren</w:t>
              </w:r>
            </w:ins>
          </w:p>
        </w:tc>
        <w:tc>
          <w:tcPr>
            <w:tcW w:w="1418" w:type="dxa"/>
            <w:tcBorders>
              <w:left w:val="single" w:sz="24" w:space="0" w:color="FFFFFF"/>
              <w:bottom w:val="single" w:sz="4" w:space="0" w:color="A33662"/>
            </w:tcBorders>
          </w:tcPr>
          <w:p w14:paraId="03F896F9" w14:textId="77777777" w:rsidR="00290074" w:rsidRPr="006F1808" w:rsidRDefault="00290074" w:rsidP="00B67345">
            <w:pPr>
              <w:spacing w:line="288" w:lineRule="auto"/>
              <w:rPr>
                <w:ins w:id="3740" w:author="Eriksson Tina" w:date="2025-06-23T14:17:00Z" w16du:dateUtc="2025-06-23T12:17:00Z"/>
                <w:rFonts w:ascii="Open Sans" w:hAnsi="Open Sans" w:cs="Open Sans"/>
                <w:lang w:eastAsia="en-GB"/>
              </w:rPr>
            </w:pPr>
            <w:ins w:id="3741" w:author="Eriksson Tina" w:date="2025-06-23T14:17:00Z" w16du:dateUtc="2025-06-23T12:17:00Z">
              <w:r w:rsidRPr="006F1808">
                <w:rPr>
                  <w:rFonts w:ascii="Open Sans" w:hAnsi="Open Sans" w:cs="Times New Roman"/>
                </w:rPr>
                <w:t>II (1)</w:t>
              </w:r>
            </w:ins>
          </w:p>
        </w:tc>
        <w:tc>
          <w:tcPr>
            <w:tcW w:w="2551" w:type="dxa"/>
            <w:tcBorders>
              <w:left w:val="single" w:sz="24" w:space="0" w:color="FFFFFF"/>
              <w:bottom w:val="single" w:sz="4" w:space="0" w:color="A33662"/>
            </w:tcBorders>
          </w:tcPr>
          <w:p w14:paraId="72C48441" w14:textId="77777777" w:rsidR="00290074" w:rsidRPr="006F1808" w:rsidRDefault="00290074" w:rsidP="00B67345">
            <w:pPr>
              <w:spacing w:line="288" w:lineRule="auto"/>
              <w:rPr>
                <w:ins w:id="3742" w:author="Eriksson Tina" w:date="2025-06-23T14:17:00Z" w16du:dateUtc="2025-06-23T12:17:00Z"/>
                <w:rFonts w:ascii="Open Sans" w:hAnsi="Open Sans" w:cs="Open Sans"/>
                <w:lang w:eastAsia="en-GB"/>
              </w:rPr>
            </w:pPr>
            <w:ins w:id="3743" w:author="Eriksson Tina" w:date="2025-06-23T14:17:00Z" w16du:dateUtc="2025-06-23T12:17:00Z">
              <w:r w:rsidRPr="006F1808">
                <w:rPr>
                  <w:rFonts w:ascii="Open Sans" w:hAnsi="Open Sans" w:cs="Open Sans"/>
                  <w:lang w:eastAsia="en-GB"/>
                </w:rPr>
                <w:t>HSA-id</w:t>
              </w:r>
            </w:ins>
          </w:p>
          <w:p w14:paraId="78129B7C" w14:textId="77777777" w:rsidR="00290074" w:rsidRPr="006F1808" w:rsidRDefault="00290074" w:rsidP="00B67345">
            <w:pPr>
              <w:spacing w:line="288" w:lineRule="auto"/>
              <w:rPr>
                <w:ins w:id="3744" w:author="Eriksson Tina" w:date="2025-06-23T14:17:00Z" w16du:dateUtc="2025-06-23T12:17:00Z"/>
                <w:rFonts w:ascii="Open Sans" w:hAnsi="Open Sans" w:cs="Open Sans"/>
                <w:lang w:eastAsia="en-GB"/>
              </w:rPr>
            </w:pPr>
            <w:ins w:id="3745" w:author="Eriksson Tina" w:date="2025-06-23T14:17:00Z" w16du:dateUtc="2025-06-23T12:17:00Z">
              <w:r w:rsidRPr="006F1808">
                <w:rPr>
                  <w:rFonts w:ascii="Open Sans" w:hAnsi="Open Sans" w:cs="Open Sans"/>
                  <w:lang w:eastAsia="sv-SE"/>
                </w:rPr>
                <w:t xml:space="preserve">OID: </w:t>
              </w:r>
              <w:proofErr w:type="gramStart"/>
              <w:r w:rsidRPr="006F1808">
                <w:rPr>
                  <w:rFonts w:ascii="Open Sans" w:hAnsi="Open Sans" w:cs="Open Sans"/>
                  <w:lang w:eastAsia="sv-SE"/>
                </w:rPr>
                <w:t>1.2.752.129</w:t>
              </w:r>
              <w:proofErr w:type="gramEnd"/>
              <w:r w:rsidRPr="006F1808">
                <w:rPr>
                  <w:rFonts w:ascii="Open Sans" w:hAnsi="Open Sans" w:cs="Open Sans"/>
                  <w:lang w:eastAsia="sv-SE"/>
                </w:rPr>
                <w:t>.2.1.4.1</w:t>
              </w:r>
            </w:ins>
          </w:p>
        </w:tc>
      </w:tr>
      <w:tr w:rsidR="00290074" w:rsidRPr="006F1808" w14:paraId="43B4D1E5" w14:textId="77777777" w:rsidTr="00B67345">
        <w:trPr>
          <w:trHeight w:val="387"/>
          <w:ins w:id="3746" w:author="Eriksson Tina" w:date="2025-06-23T14:17:00Z"/>
        </w:trPr>
        <w:tc>
          <w:tcPr>
            <w:tcW w:w="993" w:type="dxa"/>
            <w:tcBorders>
              <w:top w:val="single" w:sz="4" w:space="0" w:color="A33662"/>
              <w:bottom w:val="single" w:sz="4" w:space="0" w:color="A33662"/>
              <w:right w:val="single" w:sz="24" w:space="0" w:color="FFFFFF"/>
            </w:tcBorders>
          </w:tcPr>
          <w:p w14:paraId="4BC41380" w14:textId="77777777" w:rsidR="00290074" w:rsidRPr="006F1808" w:rsidRDefault="00290074" w:rsidP="00B67345">
            <w:pPr>
              <w:spacing w:line="288" w:lineRule="auto"/>
              <w:rPr>
                <w:ins w:id="3747" w:author="Eriksson Tina" w:date="2025-06-23T14:17:00Z" w16du:dateUtc="2025-06-23T12:17:00Z"/>
                <w:rFonts w:ascii="Open Sans" w:hAnsi="Open Sans" w:cs="Open Sans"/>
              </w:rPr>
            </w:pPr>
            <w:ins w:id="3748" w:author="Eriksson Tina" w:date="2025-06-23T14:17:00Z" w16du:dateUtc="2025-06-23T12:17:00Z">
              <w:r w:rsidRPr="006F1808">
                <w:rPr>
                  <w:rFonts w:ascii="Open Sans" w:hAnsi="Open Sans" w:cs="Times New Roman"/>
                </w:rPr>
                <w:t>namn</w:t>
              </w:r>
            </w:ins>
          </w:p>
        </w:tc>
        <w:tc>
          <w:tcPr>
            <w:tcW w:w="1559" w:type="dxa"/>
            <w:tcBorders>
              <w:top w:val="single" w:sz="4" w:space="0" w:color="A33662"/>
              <w:left w:val="single" w:sz="24" w:space="0" w:color="FFFFFF"/>
              <w:bottom w:val="single" w:sz="4" w:space="0" w:color="A33662"/>
              <w:right w:val="single" w:sz="24" w:space="0" w:color="FFFFFF"/>
            </w:tcBorders>
          </w:tcPr>
          <w:p w14:paraId="3C2CEA18" w14:textId="77777777" w:rsidR="00290074" w:rsidRPr="006F1808" w:rsidRDefault="00290074" w:rsidP="00B67345">
            <w:pPr>
              <w:spacing w:line="288" w:lineRule="auto"/>
              <w:rPr>
                <w:ins w:id="3749" w:author="Eriksson Tina" w:date="2025-06-23T14:17:00Z" w16du:dateUtc="2025-06-23T12:17:00Z"/>
                <w:rFonts w:ascii="Open Sans" w:hAnsi="Open Sans" w:cs="Open Sans"/>
              </w:rPr>
            </w:pPr>
            <w:ins w:id="3750" w:author="Eriksson Tina" w:date="2025-06-23T14:17:00Z" w16du:dateUtc="2025-06-23T12:17:00Z">
              <w:r w:rsidRPr="006F1808">
                <w:rPr>
                  <w:rFonts w:ascii="Open Sans" w:hAnsi="Open Sans" w:cs="Open Sans"/>
                </w:rPr>
                <w:t>-</w:t>
              </w:r>
            </w:ins>
          </w:p>
        </w:tc>
        <w:tc>
          <w:tcPr>
            <w:tcW w:w="2693" w:type="dxa"/>
            <w:tcBorders>
              <w:top w:val="single" w:sz="4" w:space="0" w:color="A33662"/>
              <w:left w:val="single" w:sz="24" w:space="0" w:color="FFFFFF"/>
              <w:bottom w:val="single" w:sz="4" w:space="0" w:color="A33662"/>
              <w:right w:val="single" w:sz="24" w:space="0" w:color="FFFFFF"/>
            </w:tcBorders>
          </w:tcPr>
          <w:p w14:paraId="221D7755" w14:textId="77777777" w:rsidR="00290074" w:rsidRPr="006F1808" w:rsidRDefault="00290074" w:rsidP="00B67345">
            <w:pPr>
              <w:spacing w:line="288" w:lineRule="auto"/>
              <w:rPr>
                <w:ins w:id="3751" w:author="Eriksson Tina" w:date="2025-06-23T14:17:00Z" w16du:dateUtc="2025-06-23T12:17:00Z"/>
                <w:rFonts w:ascii="Open Sans" w:hAnsi="Open Sans" w:cs="Open Sans"/>
              </w:rPr>
            </w:pPr>
            <w:ins w:id="3752" w:author="Eriksson Tina" w:date="2025-06-23T14:17:00Z" w16du:dateUtc="2025-06-23T12:17:00Z">
              <w:r w:rsidRPr="006F1808">
                <w:rPr>
                  <w:rFonts w:ascii="Open Sans" w:hAnsi="Open Sans" w:cs="Times New Roman"/>
                </w:rPr>
                <w:t>Namnet på vårdgivaren</w:t>
              </w:r>
            </w:ins>
          </w:p>
        </w:tc>
        <w:tc>
          <w:tcPr>
            <w:tcW w:w="1418" w:type="dxa"/>
            <w:tcBorders>
              <w:top w:val="single" w:sz="4" w:space="0" w:color="A33662"/>
              <w:left w:val="single" w:sz="24" w:space="0" w:color="FFFFFF"/>
              <w:bottom w:val="single" w:sz="4" w:space="0" w:color="A33662"/>
            </w:tcBorders>
          </w:tcPr>
          <w:p w14:paraId="5F77BED6" w14:textId="77777777" w:rsidR="00290074" w:rsidRPr="006F1808" w:rsidRDefault="00290074" w:rsidP="00B67345">
            <w:pPr>
              <w:spacing w:line="288" w:lineRule="auto"/>
              <w:rPr>
                <w:ins w:id="3753" w:author="Eriksson Tina" w:date="2025-06-23T14:17:00Z" w16du:dateUtc="2025-06-23T12:17:00Z"/>
                <w:rFonts w:ascii="Open Sans" w:hAnsi="Open Sans" w:cs="Open Sans"/>
                <w:lang w:eastAsia="en-GB"/>
              </w:rPr>
            </w:pPr>
            <w:ins w:id="3754" w:author="Eriksson Tina" w:date="2025-06-23T14:17:00Z" w16du:dateUtc="2025-06-23T12:17:00Z">
              <w:r w:rsidRPr="006F1808">
                <w:rPr>
                  <w:rFonts w:ascii="Open Sans" w:hAnsi="Open Sans" w:cs="Times New Roman"/>
                </w:rPr>
                <w:t>ST (1)</w:t>
              </w:r>
            </w:ins>
          </w:p>
        </w:tc>
        <w:tc>
          <w:tcPr>
            <w:tcW w:w="2551" w:type="dxa"/>
            <w:tcBorders>
              <w:top w:val="single" w:sz="4" w:space="0" w:color="A33662"/>
              <w:left w:val="single" w:sz="24" w:space="0" w:color="FFFFFF"/>
              <w:bottom w:val="single" w:sz="4" w:space="0" w:color="A33662"/>
            </w:tcBorders>
          </w:tcPr>
          <w:p w14:paraId="0FE0F21C" w14:textId="77777777" w:rsidR="00290074" w:rsidRPr="006F1808" w:rsidRDefault="00290074" w:rsidP="00B67345">
            <w:pPr>
              <w:spacing w:line="288" w:lineRule="auto"/>
              <w:rPr>
                <w:ins w:id="3755" w:author="Eriksson Tina" w:date="2025-06-23T14:17:00Z" w16du:dateUtc="2025-06-23T12:17:00Z"/>
                <w:rFonts w:ascii="Open Sans" w:hAnsi="Open Sans" w:cs="Open Sans"/>
                <w:lang w:eastAsia="en-GB"/>
              </w:rPr>
            </w:pPr>
          </w:p>
        </w:tc>
      </w:tr>
    </w:tbl>
    <w:p w14:paraId="0AE5211A" w14:textId="77777777" w:rsidR="00290074" w:rsidRPr="006F1808" w:rsidRDefault="00290074" w:rsidP="00290074">
      <w:pPr>
        <w:rPr>
          <w:ins w:id="3756" w:author="Eriksson Tina" w:date="2025-06-23T14:17:00Z" w16du:dateUtc="2025-06-23T12:17:00Z"/>
          <w:rFonts w:ascii="Open Sans" w:eastAsia="SimSun" w:hAnsi="Open Sans" w:cs="Times New Roman"/>
        </w:rPr>
      </w:pPr>
    </w:p>
    <w:p w14:paraId="13338CEF" w14:textId="77777777" w:rsidR="00290074" w:rsidRPr="006F1808" w:rsidRDefault="00290074" w:rsidP="00290074">
      <w:pPr>
        <w:keepNext/>
        <w:keepLines/>
        <w:numPr>
          <w:ilvl w:val="2"/>
          <w:numId w:val="0"/>
        </w:numPr>
        <w:spacing w:before="400" w:after="40" w:line="240" w:lineRule="auto"/>
        <w:ind w:left="851" w:hanging="851"/>
        <w:contextualSpacing/>
        <w:outlineLvl w:val="2"/>
        <w:rPr>
          <w:ins w:id="3757" w:author="Eriksson Tina" w:date="2025-06-23T14:17:00Z" w16du:dateUtc="2025-06-23T12:17:00Z"/>
          <w:rFonts w:ascii="Open Sans" w:eastAsia="SimHei" w:hAnsi="Open Sans" w:cs="Times New Roman"/>
          <w:b/>
          <w:bCs/>
          <w:spacing w:val="-2"/>
          <w:sz w:val="24"/>
          <w:szCs w:val="24"/>
        </w:rPr>
      </w:pPr>
      <w:bookmarkStart w:id="3758" w:name="_Toc169185322"/>
      <w:ins w:id="3759" w:author="Eriksson Tina" w:date="2025-06-23T14:17:00Z" w16du:dateUtc="2025-06-23T12:17:00Z">
        <w:r w:rsidRPr="006F1808">
          <w:rPr>
            <w:rFonts w:ascii="Open Sans" w:eastAsia="SimHei" w:hAnsi="Open Sans" w:cs="Times New Roman"/>
            <w:b/>
            <w:bCs/>
            <w:spacing w:val="-2"/>
            <w:sz w:val="24"/>
            <w:szCs w:val="24"/>
          </w:rPr>
          <w:t>Ändringsorsak</w:t>
        </w:r>
        <w:bookmarkEnd w:id="3758"/>
      </w:ins>
    </w:p>
    <w:p w14:paraId="3BB25FED" w14:textId="77777777" w:rsidR="00290074" w:rsidRPr="006F1808" w:rsidRDefault="00290074" w:rsidP="00290074">
      <w:pPr>
        <w:rPr>
          <w:ins w:id="3760" w:author="Eriksson Tina" w:date="2025-06-23T14:17:00Z" w16du:dateUtc="2025-06-23T12:17:00Z"/>
          <w:rFonts w:ascii="Open Sans" w:eastAsia="SimSun" w:hAnsi="Open Sans" w:cs="Times New Roman"/>
        </w:rPr>
      </w:pPr>
      <w:ins w:id="3761" w:author="Eriksson Tina" w:date="2025-06-23T14:17:00Z" w16du:dateUtc="2025-06-23T12:17:00Z">
        <w:r w:rsidRPr="006F1808">
          <w:rPr>
            <w:rFonts w:ascii="Open Sans" w:eastAsia="SimSun" w:hAnsi="Open Sans" w:cs="Times New Roman"/>
          </w:rPr>
          <w:t>Klassen håller information om ändringar av fasta kontakter. Både tidpunkten en ändring gjorts och vilken typ av ändring det var.</w:t>
        </w:r>
      </w:ins>
    </w:p>
    <w:tbl>
      <w:tblPr>
        <w:tblStyle w:val="Tabellrutnt1"/>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993"/>
        <w:gridCol w:w="1559"/>
        <w:gridCol w:w="2693"/>
        <w:gridCol w:w="1418"/>
        <w:gridCol w:w="2551"/>
      </w:tblGrid>
      <w:tr w:rsidR="00290074" w:rsidRPr="006F1808" w14:paraId="6B163EFE" w14:textId="77777777" w:rsidTr="00B67345">
        <w:trPr>
          <w:trHeight w:val="24"/>
          <w:ins w:id="3762" w:author="Eriksson Tina" w:date="2025-06-23T14:17:00Z"/>
        </w:trPr>
        <w:tc>
          <w:tcPr>
            <w:tcW w:w="993" w:type="dxa"/>
            <w:shd w:val="clear" w:color="auto" w:fill="A33662"/>
          </w:tcPr>
          <w:p w14:paraId="4516DC4B" w14:textId="77777777" w:rsidR="00290074" w:rsidRPr="006F1808" w:rsidRDefault="00290074" w:rsidP="00B67345">
            <w:pPr>
              <w:rPr>
                <w:ins w:id="3763" w:author="Eriksson Tina" w:date="2025-06-23T14:17:00Z" w16du:dateUtc="2025-06-23T12:17:00Z"/>
                <w:rFonts w:ascii="Open Sans" w:hAnsi="Open Sans" w:cs="Times New Roman"/>
                <w:b/>
                <w:bCs/>
                <w:caps/>
                <w:color w:val="FFFFFF"/>
                <w:sz w:val="16"/>
                <w:szCs w:val="16"/>
              </w:rPr>
            </w:pPr>
            <w:ins w:id="3764" w:author="Eriksson Tina" w:date="2025-06-23T14:17:00Z" w16du:dateUtc="2025-06-23T12:17:00Z">
              <w:r w:rsidRPr="006F1808">
                <w:rPr>
                  <w:rFonts w:ascii="Open Sans" w:hAnsi="Open Sans" w:cs="Times New Roman"/>
                  <w:b/>
                  <w:bCs/>
                  <w:caps/>
                  <w:color w:val="FFFFFF"/>
                  <w:sz w:val="16"/>
                  <w:szCs w:val="16"/>
                </w:rPr>
                <w:t>Attribut</w:t>
              </w:r>
            </w:ins>
          </w:p>
        </w:tc>
        <w:tc>
          <w:tcPr>
            <w:tcW w:w="1559" w:type="dxa"/>
            <w:shd w:val="clear" w:color="auto" w:fill="A33662"/>
          </w:tcPr>
          <w:p w14:paraId="190DF0E1" w14:textId="77777777" w:rsidR="00290074" w:rsidRPr="006F1808" w:rsidRDefault="00290074" w:rsidP="00B67345">
            <w:pPr>
              <w:rPr>
                <w:ins w:id="3765" w:author="Eriksson Tina" w:date="2025-06-23T14:17:00Z" w16du:dateUtc="2025-06-23T12:17:00Z"/>
                <w:rFonts w:ascii="Open Sans" w:hAnsi="Open Sans" w:cs="Times New Roman"/>
                <w:b/>
                <w:bCs/>
                <w:caps/>
                <w:color w:val="FFFFFF"/>
                <w:sz w:val="16"/>
                <w:szCs w:val="16"/>
              </w:rPr>
            </w:pPr>
            <w:ins w:id="3766" w:author="Eriksson Tina" w:date="2025-06-23T14:17:00Z" w16du:dateUtc="2025-06-23T12:17:00Z">
              <w:r w:rsidRPr="006F1808">
                <w:rPr>
                  <w:rFonts w:ascii="Open Sans" w:hAnsi="Open Sans" w:cs="Times New Roman"/>
                  <w:b/>
                  <w:bCs/>
                  <w:caps/>
                  <w:color w:val="FFFFFF"/>
                  <w:sz w:val="16"/>
                  <w:szCs w:val="16"/>
                </w:rPr>
                <w:t>Mappning till RIM</w:t>
              </w:r>
            </w:ins>
          </w:p>
        </w:tc>
        <w:tc>
          <w:tcPr>
            <w:tcW w:w="2693" w:type="dxa"/>
            <w:shd w:val="clear" w:color="auto" w:fill="A33662"/>
          </w:tcPr>
          <w:p w14:paraId="46DEB417" w14:textId="77777777" w:rsidR="00290074" w:rsidRPr="006F1808" w:rsidRDefault="00290074" w:rsidP="00B67345">
            <w:pPr>
              <w:rPr>
                <w:ins w:id="3767" w:author="Eriksson Tina" w:date="2025-06-23T14:17:00Z" w16du:dateUtc="2025-06-23T12:17:00Z"/>
                <w:rFonts w:ascii="Open Sans" w:hAnsi="Open Sans" w:cs="Times New Roman"/>
                <w:b/>
                <w:bCs/>
                <w:caps/>
                <w:color w:val="FFFFFF"/>
                <w:sz w:val="16"/>
                <w:szCs w:val="16"/>
              </w:rPr>
            </w:pPr>
            <w:ins w:id="3768" w:author="Eriksson Tina" w:date="2025-06-23T14:17:00Z" w16du:dateUtc="2025-06-23T12:17:00Z">
              <w:r w:rsidRPr="006F1808">
                <w:rPr>
                  <w:rFonts w:ascii="Open Sans" w:hAnsi="Open Sans" w:cs="Times New Roman"/>
                  <w:b/>
                  <w:bCs/>
                  <w:caps/>
                  <w:color w:val="FFFFFF"/>
                  <w:sz w:val="16"/>
                  <w:szCs w:val="16"/>
                </w:rPr>
                <w:t xml:space="preserve">Beskrivning </w:t>
              </w:r>
            </w:ins>
          </w:p>
        </w:tc>
        <w:tc>
          <w:tcPr>
            <w:tcW w:w="1418" w:type="dxa"/>
            <w:shd w:val="clear" w:color="auto" w:fill="A33662"/>
          </w:tcPr>
          <w:p w14:paraId="68AFB3B7" w14:textId="77777777" w:rsidR="00290074" w:rsidRPr="006F1808" w:rsidRDefault="00290074" w:rsidP="00B67345">
            <w:pPr>
              <w:rPr>
                <w:ins w:id="3769" w:author="Eriksson Tina" w:date="2025-06-23T14:17:00Z" w16du:dateUtc="2025-06-23T12:17:00Z"/>
                <w:rFonts w:ascii="Open Sans" w:hAnsi="Open Sans" w:cs="Times New Roman"/>
                <w:b/>
                <w:bCs/>
                <w:caps/>
                <w:color w:val="FFFFFF"/>
                <w:sz w:val="16"/>
                <w:szCs w:val="16"/>
              </w:rPr>
            </w:pPr>
            <w:ins w:id="3770" w:author="Eriksson Tina" w:date="2025-06-23T14:17:00Z" w16du:dateUtc="2025-06-23T12:17:00Z">
              <w:r w:rsidRPr="006F1808">
                <w:rPr>
                  <w:rFonts w:ascii="Open Sans" w:hAnsi="Open Sans" w:cs="Times New Roman"/>
                  <w:b/>
                  <w:bCs/>
                  <w:caps/>
                  <w:color w:val="FFFFFF"/>
                  <w:sz w:val="16"/>
                  <w:szCs w:val="16"/>
                </w:rPr>
                <w:t>Datatyp (multiplicitet)</w:t>
              </w:r>
            </w:ins>
          </w:p>
        </w:tc>
        <w:tc>
          <w:tcPr>
            <w:tcW w:w="2551" w:type="dxa"/>
            <w:shd w:val="clear" w:color="auto" w:fill="A33662"/>
          </w:tcPr>
          <w:p w14:paraId="378E59C2" w14:textId="77777777" w:rsidR="00290074" w:rsidRPr="006F1808" w:rsidRDefault="00290074" w:rsidP="00B67345">
            <w:pPr>
              <w:rPr>
                <w:ins w:id="3771" w:author="Eriksson Tina" w:date="2025-06-23T14:17:00Z" w16du:dateUtc="2025-06-23T12:17:00Z"/>
                <w:rFonts w:ascii="Open Sans" w:hAnsi="Open Sans" w:cs="Times New Roman"/>
                <w:b/>
                <w:bCs/>
                <w:caps/>
                <w:color w:val="FFFFFF"/>
                <w:sz w:val="16"/>
                <w:szCs w:val="16"/>
              </w:rPr>
            </w:pPr>
            <w:ins w:id="3772" w:author="Eriksson Tina" w:date="2025-06-23T14:17:00Z" w16du:dateUtc="2025-06-23T12:17:00Z">
              <w:r w:rsidRPr="006F1808">
                <w:rPr>
                  <w:rFonts w:ascii="Open Sans" w:hAnsi="Open Sans" w:cs="Times New Roman"/>
                  <w:b/>
                  <w:bCs/>
                  <w:caps/>
                  <w:color w:val="FFFFFF"/>
                  <w:sz w:val="16"/>
                  <w:szCs w:val="16"/>
                </w:rPr>
                <w:t>Format</w:t>
              </w:r>
            </w:ins>
          </w:p>
        </w:tc>
      </w:tr>
      <w:tr w:rsidR="00290074" w:rsidRPr="006F1808" w14:paraId="53EBDA57" w14:textId="77777777" w:rsidTr="00B67345">
        <w:trPr>
          <w:trHeight w:val="656"/>
          <w:ins w:id="3773" w:author="Eriksson Tina" w:date="2025-06-23T14:17:00Z"/>
        </w:trPr>
        <w:tc>
          <w:tcPr>
            <w:tcW w:w="993" w:type="dxa"/>
            <w:tcBorders>
              <w:bottom w:val="single" w:sz="4" w:space="0" w:color="A33662"/>
              <w:right w:val="single" w:sz="24" w:space="0" w:color="FFFFFF"/>
            </w:tcBorders>
          </w:tcPr>
          <w:p w14:paraId="4F7B761B" w14:textId="77777777" w:rsidR="00290074" w:rsidRPr="006F1808" w:rsidRDefault="00290074" w:rsidP="00B67345">
            <w:pPr>
              <w:spacing w:line="288" w:lineRule="auto"/>
              <w:rPr>
                <w:ins w:id="3774" w:author="Eriksson Tina" w:date="2025-06-23T14:17:00Z" w16du:dateUtc="2025-06-23T12:17:00Z"/>
                <w:rFonts w:ascii="Open Sans" w:hAnsi="Open Sans" w:cs="Open Sans"/>
              </w:rPr>
            </w:pPr>
            <w:ins w:id="3775" w:author="Eriksson Tina" w:date="2025-06-23T14:17:00Z" w16du:dateUtc="2025-06-23T12:17:00Z">
              <w:r w:rsidRPr="006F1808">
                <w:rPr>
                  <w:rFonts w:ascii="Open Sans" w:hAnsi="Open Sans" w:cs="Open Sans"/>
                </w:rPr>
                <w:t>orsak</w:t>
              </w:r>
            </w:ins>
          </w:p>
        </w:tc>
        <w:tc>
          <w:tcPr>
            <w:tcW w:w="1559" w:type="dxa"/>
            <w:tcBorders>
              <w:left w:val="single" w:sz="24" w:space="0" w:color="FFFFFF"/>
              <w:bottom w:val="single" w:sz="4" w:space="0" w:color="A33662"/>
              <w:right w:val="single" w:sz="24" w:space="0" w:color="FFFFFF"/>
            </w:tcBorders>
          </w:tcPr>
          <w:p w14:paraId="4E6ECFEF" w14:textId="77777777" w:rsidR="00290074" w:rsidRPr="006F1808" w:rsidRDefault="00290074" w:rsidP="00B67345">
            <w:pPr>
              <w:spacing w:line="288" w:lineRule="auto"/>
              <w:rPr>
                <w:ins w:id="3776" w:author="Eriksson Tina" w:date="2025-06-23T14:17:00Z" w16du:dateUtc="2025-06-23T12:17:00Z"/>
                <w:rFonts w:ascii="Open Sans" w:hAnsi="Open Sans" w:cs="Open Sans"/>
              </w:rPr>
            </w:pPr>
          </w:p>
        </w:tc>
        <w:tc>
          <w:tcPr>
            <w:tcW w:w="2693" w:type="dxa"/>
            <w:tcBorders>
              <w:left w:val="single" w:sz="24" w:space="0" w:color="FFFFFF"/>
              <w:bottom w:val="single" w:sz="4" w:space="0" w:color="A33662"/>
              <w:right w:val="single" w:sz="24" w:space="0" w:color="FFFFFF"/>
            </w:tcBorders>
          </w:tcPr>
          <w:p w14:paraId="0C2BF3C5" w14:textId="77777777" w:rsidR="00290074" w:rsidRPr="006F1808" w:rsidRDefault="00290074" w:rsidP="00B67345">
            <w:pPr>
              <w:spacing w:line="288" w:lineRule="auto"/>
              <w:rPr>
                <w:ins w:id="3777" w:author="Eriksson Tina" w:date="2025-06-23T14:17:00Z" w16du:dateUtc="2025-06-23T12:17:00Z"/>
                <w:rFonts w:ascii="Open Sans" w:hAnsi="Open Sans" w:cs="Open Sans"/>
              </w:rPr>
            </w:pPr>
            <w:ins w:id="3778" w:author="Eriksson Tina" w:date="2025-06-23T14:17:00Z" w16du:dateUtc="2025-06-23T12:17:00Z">
              <w:r w:rsidRPr="006F1808">
                <w:rPr>
                  <w:rFonts w:ascii="Open Sans" w:hAnsi="Open Sans" w:cs="Times New Roman"/>
                </w:rPr>
                <w:t>Orsaken till ändringen enligt framtaget kodverk</w:t>
              </w:r>
            </w:ins>
          </w:p>
        </w:tc>
        <w:tc>
          <w:tcPr>
            <w:tcW w:w="1418" w:type="dxa"/>
            <w:tcBorders>
              <w:left w:val="single" w:sz="24" w:space="0" w:color="FFFFFF"/>
              <w:bottom w:val="single" w:sz="4" w:space="0" w:color="A33662"/>
            </w:tcBorders>
          </w:tcPr>
          <w:p w14:paraId="0D338E48" w14:textId="77777777" w:rsidR="00290074" w:rsidRPr="006F1808" w:rsidRDefault="00290074" w:rsidP="00B67345">
            <w:pPr>
              <w:spacing w:line="288" w:lineRule="auto"/>
              <w:rPr>
                <w:ins w:id="3779" w:author="Eriksson Tina" w:date="2025-06-23T14:17:00Z" w16du:dateUtc="2025-06-23T12:17:00Z"/>
                <w:rFonts w:ascii="Open Sans" w:hAnsi="Open Sans" w:cs="Open Sans"/>
                <w:lang w:eastAsia="en-GB"/>
              </w:rPr>
            </w:pPr>
            <w:ins w:id="3780" w:author="Eriksson Tina" w:date="2025-06-23T14:17:00Z" w16du:dateUtc="2025-06-23T12:17:00Z">
              <w:r w:rsidRPr="006F1808">
                <w:rPr>
                  <w:rFonts w:ascii="Open Sans" w:hAnsi="Open Sans" w:cs="Times New Roman"/>
                </w:rPr>
                <w:t>CV (1)</w:t>
              </w:r>
            </w:ins>
          </w:p>
        </w:tc>
        <w:tc>
          <w:tcPr>
            <w:tcW w:w="2551" w:type="dxa"/>
            <w:tcBorders>
              <w:left w:val="single" w:sz="24" w:space="0" w:color="FFFFFF"/>
              <w:bottom w:val="single" w:sz="4" w:space="0" w:color="A33662"/>
            </w:tcBorders>
          </w:tcPr>
          <w:p w14:paraId="0DE61F19" w14:textId="77777777" w:rsidR="00290074" w:rsidRPr="006F1808" w:rsidRDefault="00290074" w:rsidP="00B67345">
            <w:pPr>
              <w:spacing w:line="288" w:lineRule="auto"/>
              <w:rPr>
                <w:ins w:id="3781" w:author="Eriksson Tina" w:date="2025-06-23T14:17:00Z" w16du:dateUtc="2025-06-23T12:17:00Z"/>
                <w:rFonts w:ascii="Open Sans" w:hAnsi="Open Sans" w:cs="Open Sans"/>
                <w:lang w:eastAsia="en-GB"/>
              </w:rPr>
            </w:pPr>
            <w:ins w:id="3782" w:author="Eriksson Tina" w:date="2025-06-23T14:17:00Z" w16du:dateUtc="2025-06-23T12:17:00Z">
              <w:r w:rsidRPr="006F1808">
                <w:rPr>
                  <w:rFonts w:ascii="Open Sans" w:hAnsi="Open Sans" w:cs="Open Sans"/>
                  <w:lang w:eastAsia="en-GB"/>
                </w:rPr>
                <w:t xml:space="preserve">Tex </w:t>
              </w:r>
            </w:ins>
          </w:p>
          <w:p w14:paraId="5043CBBC" w14:textId="77777777" w:rsidR="00290074" w:rsidRPr="006F1808" w:rsidRDefault="00290074" w:rsidP="00B67345">
            <w:pPr>
              <w:spacing w:line="288" w:lineRule="auto"/>
              <w:rPr>
                <w:ins w:id="3783" w:author="Eriksson Tina" w:date="2025-06-23T14:17:00Z" w16du:dateUtc="2025-06-23T12:17:00Z"/>
                <w:rFonts w:ascii="Open Sans" w:hAnsi="Open Sans" w:cs="Open Sans"/>
                <w:i/>
                <w:iCs/>
                <w:lang w:eastAsia="en-GB"/>
              </w:rPr>
            </w:pPr>
            <w:ins w:id="3784" w:author="Eriksson Tina" w:date="2025-06-23T14:17:00Z" w16du:dateUtc="2025-06-23T12:17:00Z">
              <w:r w:rsidRPr="006F1808">
                <w:rPr>
                  <w:rFonts w:ascii="Open Sans" w:hAnsi="Open Sans" w:cs="Open Sans"/>
                  <w:i/>
                  <w:iCs/>
                  <w:lang w:eastAsia="en-GB"/>
                </w:rPr>
                <w:t xml:space="preserve">Personal slutat, patientens begäran, Inte längre behov. </w:t>
              </w:r>
              <w:proofErr w:type="spellStart"/>
              <w:r w:rsidRPr="006F1808">
                <w:rPr>
                  <w:rFonts w:ascii="Open Sans" w:hAnsi="Open Sans" w:cs="Open Sans"/>
                  <w:i/>
                  <w:iCs/>
                  <w:lang w:eastAsia="en-GB"/>
                </w:rPr>
                <w:t>mfl</w:t>
              </w:r>
              <w:proofErr w:type="spellEnd"/>
            </w:ins>
          </w:p>
        </w:tc>
      </w:tr>
      <w:tr w:rsidR="00290074" w:rsidRPr="006F1808" w14:paraId="3B6E6E23" w14:textId="77777777" w:rsidTr="00B67345">
        <w:trPr>
          <w:trHeight w:val="336"/>
          <w:ins w:id="3785" w:author="Eriksson Tina" w:date="2025-06-23T14:17:00Z"/>
        </w:trPr>
        <w:tc>
          <w:tcPr>
            <w:tcW w:w="993" w:type="dxa"/>
            <w:tcBorders>
              <w:top w:val="single" w:sz="4" w:space="0" w:color="A33662"/>
              <w:bottom w:val="single" w:sz="4" w:space="0" w:color="A33662"/>
              <w:right w:val="single" w:sz="24" w:space="0" w:color="FFFFFF"/>
            </w:tcBorders>
          </w:tcPr>
          <w:p w14:paraId="1A241CCA" w14:textId="77777777" w:rsidR="00290074" w:rsidRPr="006F1808" w:rsidRDefault="00290074" w:rsidP="00B67345">
            <w:pPr>
              <w:spacing w:line="288" w:lineRule="auto"/>
              <w:rPr>
                <w:ins w:id="3786" w:author="Eriksson Tina" w:date="2025-06-23T14:17:00Z" w16du:dateUtc="2025-06-23T12:17:00Z"/>
                <w:rFonts w:ascii="Open Sans" w:hAnsi="Open Sans" w:cs="Open Sans"/>
              </w:rPr>
            </w:pPr>
            <w:ins w:id="3787" w:author="Eriksson Tina" w:date="2025-06-23T14:17:00Z" w16du:dateUtc="2025-06-23T12:17:00Z">
              <w:r w:rsidRPr="006F1808">
                <w:rPr>
                  <w:rFonts w:ascii="Open Sans" w:hAnsi="Open Sans" w:cs="Times New Roman"/>
                </w:rPr>
                <w:t>datum</w:t>
              </w:r>
            </w:ins>
          </w:p>
        </w:tc>
        <w:tc>
          <w:tcPr>
            <w:tcW w:w="1559" w:type="dxa"/>
            <w:tcBorders>
              <w:top w:val="single" w:sz="4" w:space="0" w:color="A33662"/>
              <w:left w:val="single" w:sz="24" w:space="0" w:color="FFFFFF"/>
              <w:bottom w:val="single" w:sz="4" w:space="0" w:color="A33662"/>
              <w:right w:val="single" w:sz="24" w:space="0" w:color="FFFFFF"/>
            </w:tcBorders>
          </w:tcPr>
          <w:p w14:paraId="76713B69" w14:textId="77777777" w:rsidR="00290074" w:rsidRPr="006F1808" w:rsidRDefault="00290074" w:rsidP="00B67345">
            <w:pPr>
              <w:spacing w:line="288" w:lineRule="auto"/>
              <w:rPr>
                <w:ins w:id="3788" w:author="Eriksson Tina" w:date="2025-06-23T14:17:00Z" w16du:dateUtc="2025-06-23T12:17:00Z"/>
                <w:rFonts w:ascii="Open Sans" w:hAnsi="Open Sans" w:cs="Open Sans"/>
              </w:rPr>
            </w:pPr>
            <w:ins w:id="3789" w:author="Eriksson Tina" w:date="2025-06-23T14:17:00Z" w16du:dateUtc="2025-06-23T12:17:00Z">
              <w:r w:rsidRPr="006F1808">
                <w:rPr>
                  <w:rFonts w:ascii="Open Sans" w:hAnsi="Open Sans" w:cs="Open Sans"/>
                </w:rPr>
                <w:t>-</w:t>
              </w:r>
            </w:ins>
          </w:p>
        </w:tc>
        <w:tc>
          <w:tcPr>
            <w:tcW w:w="2693" w:type="dxa"/>
            <w:tcBorders>
              <w:top w:val="single" w:sz="4" w:space="0" w:color="A33662"/>
              <w:left w:val="single" w:sz="24" w:space="0" w:color="FFFFFF"/>
              <w:bottom w:val="single" w:sz="4" w:space="0" w:color="A33662"/>
              <w:right w:val="single" w:sz="24" w:space="0" w:color="FFFFFF"/>
            </w:tcBorders>
          </w:tcPr>
          <w:p w14:paraId="710116AA" w14:textId="77777777" w:rsidR="00290074" w:rsidRPr="006F1808" w:rsidRDefault="00290074" w:rsidP="00B67345">
            <w:pPr>
              <w:spacing w:line="288" w:lineRule="auto"/>
              <w:rPr>
                <w:ins w:id="3790" w:author="Eriksson Tina" w:date="2025-06-23T14:17:00Z" w16du:dateUtc="2025-06-23T12:17:00Z"/>
                <w:rFonts w:ascii="Open Sans" w:hAnsi="Open Sans" w:cs="Open Sans"/>
              </w:rPr>
            </w:pPr>
            <w:ins w:id="3791" w:author="Eriksson Tina" w:date="2025-06-23T14:17:00Z" w16du:dateUtc="2025-06-23T12:17:00Z">
              <w:r w:rsidRPr="006F1808">
                <w:rPr>
                  <w:rFonts w:ascii="Open Sans" w:hAnsi="Open Sans" w:cs="Times New Roman"/>
                </w:rPr>
                <w:t>Datum för när ändringen gjordes</w:t>
              </w:r>
            </w:ins>
          </w:p>
        </w:tc>
        <w:tc>
          <w:tcPr>
            <w:tcW w:w="1418" w:type="dxa"/>
            <w:tcBorders>
              <w:top w:val="single" w:sz="4" w:space="0" w:color="A33662"/>
              <w:left w:val="single" w:sz="24" w:space="0" w:color="FFFFFF"/>
              <w:bottom w:val="single" w:sz="4" w:space="0" w:color="A33662"/>
            </w:tcBorders>
          </w:tcPr>
          <w:p w14:paraId="51CF6AC6" w14:textId="77777777" w:rsidR="00290074" w:rsidRPr="006F1808" w:rsidRDefault="00290074" w:rsidP="00B67345">
            <w:pPr>
              <w:spacing w:line="288" w:lineRule="auto"/>
              <w:rPr>
                <w:ins w:id="3792" w:author="Eriksson Tina" w:date="2025-06-23T14:17:00Z" w16du:dateUtc="2025-06-23T12:17:00Z"/>
                <w:rFonts w:ascii="Open Sans" w:hAnsi="Open Sans" w:cs="Open Sans"/>
                <w:lang w:eastAsia="en-GB"/>
              </w:rPr>
            </w:pPr>
            <w:ins w:id="3793" w:author="Eriksson Tina" w:date="2025-06-23T14:17:00Z" w16du:dateUtc="2025-06-23T12:17:00Z">
              <w:r w:rsidRPr="006F1808">
                <w:rPr>
                  <w:rFonts w:ascii="Open Sans" w:hAnsi="Open Sans" w:cs="Times New Roman"/>
                </w:rPr>
                <w:t>TS (1)</w:t>
              </w:r>
            </w:ins>
          </w:p>
        </w:tc>
        <w:tc>
          <w:tcPr>
            <w:tcW w:w="2551" w:type="dxa"/>
            <w:tcBorders>
              <w:top w:val="single" w:sz="4" w:space="0" w:color="A33662"/>
              <w:left w:val="single" w:sz="24" w:space="0" w:color="FFFFFF"/>
              <w:bottom w:val="single" w:sz="4" w:space="0" w:color="A33662"/>
            </w:tcBorders>
          </w:tcPr>
          <w:p w14:paraId="1D4000E1" w14:textId="77777777" w:rsidR="00290074" w:rsidRPr="006F1808" w:rsidRDefault="00290074" w:rsidP="00B67345">
            <w:pPr>
              <w:spacing w:line="288" w:lineRule="auto"/>
              <w:rPr>
                <w:ins w:id="3794" w:author="Eriksson Tina" w:date="2025-06-23T14:17:00Z" w16du:dateUtc="2025-06-23T12:17:00Z"/>
                <w:rFonts w:ascii="Open Sans" w:hAnsi="Open Sans" w:cs="Open Sans"/>
                <w:lang w:eastAsia="en-GB"/>
              </w:rPr>
            </w:pPr>
          </w:p>
        </w:tc>
      </w:tr>
    </w:tbl>
    <w:p w14:paraId="1684099D" w14:textId="77777777" w:rsidR="00290074" w:rsidRPr="006F1808" w:rsidRDefault="00290074" w:rsidP="00290074">
      <w:pPr>
        <w:rPr>
          <w:ins w:id="3795" w:author="Eriksson Tina" w:date="2025-06-23T14:17:00Z" w16du:dateUtc="2025-06-23T12:17:00Z"/>
          <w:rFonts w:ascii="Open Sans" w:eastAsia="SimSun" w:hAnsi="Open Sans" w:cs="Times New Roman"/>
        </w:rPr>
      </w:pPr>
    </w:p>
    <w:p w14:paraId="0C2063A9" w14:textId="26F0CC75" w:rsidR="00290074" w:rsidRPr="006F1808" w:rsidDel="009A6E1D" w:rsidRDefault="00290074">
      <w:pPr>
        <w:rPr>
          <w:del w:id="3796" w:author="Eriksson Tina" w:date="2025-06-23T14:42:00Z" w16du:dateUtc="2025-06-23T12:42:00Z"/>
          <w:rPrChange w:id="3797" w:author="Eriksson Tina" w:date="2025-06-24T17:00:00Z" w16du:dateUtc="2025-06-24T15:00:00Z">
            <w:rPr>
              <w:del w:id="3798" w:author="Eriksson Tina" w:date="2025-06-23T14:42:00Z" w16du:dateUtc="2025-06-23T12:42:00Z"/>
              <w:rStyle w:val="Diskretbetoning"/>
              <w:rFonts w:asciiTheme="minorHAnsi" w:eastAsiaTheme="minorEastAsia" w:hAnsiTheme="minorHAnsi" w:cstheme="minorBidi"/>
              <w:b w:val="0"/>
              <w:bCs w:val="0"/>
              <w:i w:val="0"/>
              <w:iCs w:val="0"/>
              <w:spacing w:val="0"/>
              <w:sz w:val="20"/>
              <w:szCs w:val="20"/>
              <w:lang w:val="sv-SE"/>
            </w:rPr>
          </w:rPrChange>
        </w:rPr>
        <w:pPrChange w:id="3799" w:author="Eriksson Tina" w:date="2025-06-23T14:17:00Z" w16du:dateUtc="2025-06-23T12:17:00Z">
          <w:pPr>
            <w:pStyle w:val="Numreradrubrik2"/>
          </w:pPr>
        </w:pPrChange>
      </w:pPr>
    </w:p>
    <w:p w14:paraId="4F9E0F76" w14:textId="68457DCE" w:rsidR="0036320D" w:rsidRPr="006F1808" w:rsidDel="009A6E1D" w:rsidRDefault="0036320D" w:rsidP="0036320D">
      <w:pPr>
        <w:rPr>
          <w:del w:id="3800" w:author="Eriksson Tina" w:date="2025-06-23T14:42:00Z" w16du:dateUtc="2025-06-23T12:42:00Z"/>
          <w:rStyle w:val="Diskretbetoning"/>
          <w:color w:val="098394"/>
          <w:szCs w:val="16"/>
        </w:rPr>
      </w:pPr>
      <w:del w:id="3801" w:author="Eriksson Tina" w:date="2025-06-23T14:42:00Z" w16du:dateUtc="2025-06-23T12:42:00Z">
        <w:r w:rsidRPr="006F1808" w:rsidDel="009A6E1D">
          <w:rPr>
            <w:rStyle w:val="Diskretbetoning"/>
            <w:color w:val="098394"/>
            <w:szCs w:val="16"/>
          </w:rPr>
          <w:delText>Informationsmodellen ska utöver den grafiska delen också bestå av tabeller som beskriver respektive klass och dess attribut enligt tabellformatet nedan. Följande krav ska uppfyllas:</w:delText>
        </w:r>
      </w:del>
    </w:p>
    <w:p w14:paraId="7DC3FF4D" w14:textId="6AE52554" w:rsidR="0036320D" w:rsidRPr="006F1808" w:rsidDel="009A6E1D" w:rsidRDefault="0036320D" w:rsidP="003C5FC9">
      <w:pPr>
        <w:pStyle w:val="Punktlista"/>
        <w:numPr>
          <w:ilvl w:val="0"/>
          <w:numId w:val="33"/>
        </w:numPr>
        <w:rPr>
          <w:del w:id="3802" w:author="Eriksson Tina" w:date="2025-06-23T14:42:00Z" w16du:dateUtc="2025-06-23T12:42:00Z"/>
          <w:rStyle w:val="Diskretbetoning"/>
          <w:rFonts w:eastAsia="Times New Roman" w:cstheme="minorHAnsi"/>
          <w:color w:val="098394"/>
          <w:szCs w:val="16"/>
          <w:lang w:eastAsia="en-GB"/>
        </w:rPr>
      </w:pPr>
      <w:del w:id="3803" w:author="Eriksson Tina" w:date="2025-06-23T14:42:00Z" w16du:dateUtc="2025-06-23T12:42:00Z">
        <w:r w:rsidRPr="006F1808" w:rsidDel="009A6E1D">
          <w:rPr>
            <w:rStyle w:val="Diskretbetoning"/>
            <w:rFonts w:eastAsia="Times New Roman" w:cstheme="minorHAnsi"/>
            <w:color w:val="098394"/>
            <w:szCs w:val="16"/>
            <w:lang w:eastAsia="en-GB"/>
          </w:rPr>
          <w:delText>För varje klass ska det finnas en beskrivande text och information om eventuell mappning till RIM.</w:delText>
        </w:r>
      </w:del>
    </w:p>
    <w:p w14:paraId="63261A37" w14:textId="74D350EF" w:rsidR="0036320D" w:rsidRPr="006F1808" w:rsidDel="009A6E1D" w:rsidRDefault="0036320D" w:rsidP="003C5FC9">
      <w:pPr>
        <w:pStyle w:val="Punktlista"/>
        <w:numPr>
          <w:ilvl w:val="0"/>
          <w:numId w:val="33"/>
        </w:numPr>
        <w:rPr>
          <w:del w:id="3804" w:author="Eriksson Tina" w:date="2025-06-23T14:42:00Z" w16du:dateUtc="2025-06-23T12:42:00Z"/>
          <w:rStyle w:val="Diskretbetoning"/>
          <w:rFonts w:eastAsia="Times New Roman" w:cstheme="minorHAnsi"/>
          <w:color w:val="098394"/>
          <w:szCs w:val="16"/>
          <w:lang w:eastAsia="en-GB"/>
        </w:rPr>
      </w:pPr>
      <w:del w:id="3805" w:author="Eriksson Tina" w:date="2025-06-23T14:42:00Z" w16du:dateUtc="2025-06-23T12:42:00Z">
        <w:r w:rsidRPr="006F1808" w:rsidDel="009A6E1D">
          <w:rPr>
            <w:rStyle w:val="Diskretbetoning"/>
            <w:rFonts w:eastAsia="Times New Roman" w:cstheme="minorHAnsi"/>
            <w:color w:val="098394"/>
            <w:szCs w:val="16"/>
            <w:lang w:eastAsia="en-GB"/>
          </w:rPr>
          <w:delText xml:space="preserve">Klassernas namn ska användas som rubrik, med rubriknivå 3. </w:delText>
        </w:r>
      </w:del>
    </w:p>
    <w:p w14:paraId="47C8A9E3" w14:textId="27C68FE9" w:rsidR="0036320D" w:rsidRPr="006F1808" w:rsidDel="009A6E1D" w:rsidRDefault="0036320D" w:rsidP="003C5FC9">
      <w:pPr>
        <w:pStyle w:val="Punktlista"/>
        <w:numPr>
          <w:ilvl w:val="0"/>
          <w:numId w:val="33"/>
        </w:numPr>
        <w:rPr>
          <w:del w:id="3806" w:author="Eriksson Tina" w:date="2025-06-23T14:42:00Z" w16du:dateUtc="2025-06-23T12:42:00Z"/>
          <w:rStyle w:val="Diskretbetoning"/>
          <w:rFonts w:eastAsia="Times New Roman" w:cstheme="minorHAnsi"/>
          <w:color w:val="098394"/>
          <w:szCs w:val="16"/>
          <w:lang w:eastAsia="en-GB"/>
        </w:rPr>
      </w:pPr>
      <w:del w:id="3807" w:author="Eriksson Tina" w:date="2025-06-23T14:42:00Z" w16du:dateUtc="2025-06-23T12:42:00Z">
        <w:r w:rsidRPr="006F1808" w:rsidDel="009A6E1D">
          <w:rPr>
            <w:rStyle w:val="Diskretbetoning"/>
            <w:rFonts w:cstheme="minorHAnsi"/>
            <w:color w:val="098394"/>
            <w:szCs w:val="16"/>
          </w:rPr>
          <w:lastRenderedPageBreak/>
          <w:delText>Klasserna ska redovisas i bokstavsordning så att man lätt kan hitta bland klasserna.</w:delText>
        </w:r>
      </w:del>
    </w:p>
    <w:p w14:paraId="62B5ECA6" w14:textId="44A02F16" w:rsidR="003A0141" w:rsidRPr="006F1808" w:rsidDel="009A6E1D" w:rsidRDefault="003A0141" w:rsidP="003C5FC9">
      <w:pPr>
        <w:pStyle w:val="Punktlista"/>
        <w:numPr>
          <w:ilvl w:val="0"/>
          <w:numId w:val="33"/>
        </w:numPr>
        <w:rPr>
          <w:del w:id="3808" w:author="Eriksson Tina" w:date="2025-06-23T14:42:00Z" w16du:dateUtc="2025-06-23T12:42:00Z"/>
          <w:rStyle w:val="Diskretbetoning"/>
          <w:rFonts w:eastAsia="Times New Roman" w:cstheme="minorHAnsi"/>
          <w:color w:val="098394"/>
          <w:szCs w:val="16"/>
          <w:lang w:eastAsia="en-GB"/>
        </w:rPr>
      </w:pPr>
      <w:del w:id="3809" w:author="Eriksson Tina" w:date="2025-06-23T14:42:00Z" w16du:dateUtc="2025-06-23T12:42:00Z">
        <w:r w:rsidRPr="006F1808" w:rsidDel="009A6E1D">
          <w:rPr>
            <w:rStyle w:val="Diskretbetoning"/>
            <w:rFonts w:cstheme="minorHAnsi"/>
            <w:color w:val="098394"/>
            <w:szCs w:val="16"/>
          </w:rPr>
          <w:delText>Klassnamn ska anges med inledande versal</w:delText>
        </w:r>
        <w:r w:rsidR="00156DC8" w:rsidRPr="006F1808" w:rsidDel="009A6E1D">
          <w:rPr>
            <w:rStyle w:val="Diskretbetoning"/>
            <w:rFonts w:cstheme="minorHAnsi"/>
            <w:color w:val="098394"/>
            <w:szCs w:val="16"/>
          </w:rPr>
          <w:delText>.</w:delText>
        </w:r>
      </w:del>
    </w:p>
    <w:p w14:paraId="782A579B" w14:textId="0C9E026E" w:rsidR="0036320D" w:rsidRPr="006F1808" w:rsidDel="009A6E1D" w:rsidRDefault="0036320D" w:rsidP="003C5FC9">
      <w:pPr>
        <w:pStyle w:val="Punktlista"/>
        <w:numPr>
          <w:ilvl w:val="0"/>
          <w:numId w:val="33"/>
        </w:numPr>
        <w:rPr>
          <w:del w:id="3810" w:author="Eriksson Tina" w:date="2025-06-23T14:42:00Z" w16du:dateUtc="2025-06-23T12:42:00Z"/>
          <w:rStyle w:val="Diskretbetoning"/>
          <w:rFonts w:cstheme="minorHAnsi"/>
          <w:color w:val="098394"/>
          <w:szCs w:val="16"/>
        </w:rPr>
      </w:pPr>
      <w:del w:id="3811" w:author="Eriksson Tina" w:date="2025-06-23T14:42:00Z" w16du:dateUtc="2025-06-23T12:42:00Z">
        <w:r w:rsidRPr="006F1808" w:rsidDel="009A6E1D">
          <w:rPr>
            <w:rStyle w:val="Diskretbetoning"/>
            <w:rFonts w:cstheme="minorHAnsi"/>
            <w:color w:val="098394"/>
            <w:szCs w:val="16"/>
          </w:rPr>
          <w:delText xml:space="preserve">Alla datatyper i informationsmodellen skall dokumenteras i tabellen ”Datatyper i informationsmodellen”. </w:delText>
        </w:r>
      </w:del>
    </w:p>
    <w:p w14:paraId="3D4FEA50" w14:textId="2C248CBB" w:rsidR="0036320D" w:rsidRPr="006F1808" w:rsidDel="009A6E1D" w:rsidRDefault="0036320D" w:rsidP="003C5FC9">
      <w:pPr>
        <w:pStyle w:val="Punktlista"/>
        <w:numPr>
          <w:ilvl w:val="0"/>
          <w:numId w:val="33"/>
        </w:numPr>
        <w:rPr>
          <w:del w:id="3812" w:author="Eriksson Tina" w:date="2025-06-23T14:42:00Z" w16du:dateUtc="2025-06-23T12:42:00Z"/>
          <w:rStyle w:val="Diskretbetoning"/>
          <w:rFonts w:cstheme="minorHAnsi"/>
          <w:color w:val="098394"/>
          <w:szCs w:val="16"/>
        </w:rPr>
      </w:pPr>
      <w:del w:id="3813" w:author="Eriksson Tina" w:date="2025-06-23T14:42:00Z" w16du:dateUtc="2025-06-23T12:42:00Z">
        <w:r w:rsidRPr="006F1808" w:rsidDel="009A6E1D">
          <w:rPr>
            <w:rStyle w:val="Diskretbetoning"/>
            <w:rFonts w:cstheme="minorHAnsi"/>
            <w:color w:val="098394"/>
            <w:szCs w:val="16"/>
          </w:rPr>
          <w:delText>Alla kodverk, urval och identifierare ska dokumenteras i tabellerna ”Identifierare i informationsmodellen” och ”Kodverk och urval i informationsmodellen”.</w:delText>
        </w:r>
      </w:del>
    </w:p>
    <w:p w14:paraId="5ACD9ADC" w14:textId="1137A0BA" w:rsidR="0036320D" w:rsidRPr="006F1808" w:rsidDel="009A6E1D" w:rsidRDefault="0036320D" w:rsidP="0036320D">
      <w:pPr>
        <w:pStyle w:val="Brdtext"/>
        <w:rPr>
          <w:del w:id="3814" w:author="Eriksson Tina" w:date="2025-06-23T14:42:00Z" w16du:dateUtc="2025-06-23T12:42:00Z"/>
          <w:rStyle w:val="Diskretbetoning"/>
          <w:rFonts w:eastAsiaTheme="majorEastAsia"/>
          <w:color w:val="A33662" w:themeColor="accent1"/>
          <w:szCs w:val="22"/>
        </w:rPr>
      </w:pPr>
    </w:p>
    <w:p w14:paraId="52AB42F1" w14:textId="75A6D6CD" w:rsidR="0036320D" w:rsidRPr="006F1808" w:rsidDel="009A6E1D" w:rsidRDefault="0036320D" w:rsidP="0036320D">
      <w:pPr>
        <w:rPr>
          <w:del w:id="3815" w:author="Eriksson Tina" w:date="2025-06-23T14:42:00Z" w16du:dateUtc="2025-06-23T12:42:00Z"/>
          <w:b/>
          <w:bCs/>
          <w:i/>
          <w:iCs/>
          <w:color w:val="098394"/>
        </w:rPr>
      </w:pPr>
      <w:del w:id="3816" w:author="Eriksson Tina" w:date="2025-06-23T14:42:00Z" w16du:dateUtc="2025-06-23T12:42:00Z">
        <w:r w:rsidRPr="006F1808" w:rsidDel="009A6E1D">
          <w:rPr>
            <w:b/>
            <w:bCs/>
            <w:i/>
            <w:iCs/>
            <w:color w:val="098394"/>
          </w:rPr>
          <w:delText>Förklaring av kolumnerna i tabellen:</w:delText>
        </w:r>
      </w:del>
    </w:p>
    <w:p w14:paraId="5A7AB010" w14:textId="2E519137" w:rsidR="0036320D" w:rsidRPr="006F1808" w:rsidDel="009A6E1D" w:rsidRDefault="0036320D" w:rsidP="0036320D">
      <w:pPr>
        <w:rPr>
          <w:del w:id="3817" w:author="Eriksson Tina" w:date="2025-06-23T14:42:00Z" w16du:dateUtc="2025-06-23T12:42:00Z"/>
          <w:rFonts w:cstheme="minorHAnsi"/>
          <w:i/>
          <w:color w:val="098394"/>
        </w:rPr>
      </w:pPr>
      <w:del w:id="3818" w:author="Eriksson Tina" w:date="2025-06-23T14:42:00Z" w16du:dateUtc="2025-06-23T12:42:00Z">
        <w:r w:rsidRPr="006F1808" w:rsidDel="009A6E1D">
          <w:rPr>
            <w:rFonts w:cstheme="minorHAnsi"/>
            <w:i/>
            <w:color w:val="098394"/>
          </w:rPr>
          <w:delText>Attribut</w:delText>
        </w:r>
        <w:r w:rsidRPr="006F1808" w:rsidDel="009A6E1D">
          <w:rPr>
            <w:rFonts w:cstheme="minorHAnsi"/>
            <w:i/>
            <w:color w:val="098394"/>
          </w:rPr>
          <w:tab/>
        </w:r>
        <w:r w:rsidRPr="006F1808" w:rsidDel="009A6E1D">
          <w:rPr>
            <w:rFonts w:cstheme="minorHAnsi"/>
            <w:i/>
            <w:color w:val="098394"/>
          </w:rPr>
          <w:tab/>
          <w:delText xml:space="preserve">I denna kolumn anges benämningen för attributet. </w:delText>
        </w:r>
      </w:del>
    </w:p>
    <w:p w14:paraId="232B15E0" w14:textId="56B6B0B6" w:rsidR="0036320D" w:rsidRPr="006F1808" w:rsidDel="009A6E1D" w:rsidRDefault="0036320D" w:rsidP="0036320D">
      <w:pPr>
        <w:rPr>
          <w:del w:id="3819" w:author="Eriksson Tina" w:date="2025-06-23T14:42:00Z" w16du:dateUtc="2025-06-23T12:42:00Z"/>
          <w:rStyle w:val="Diskretbetoning"/>
          <w:rFonts w:cstheme="minorHAnsi"/>
          <w:iCs w:val="0"/>
          <w:color w:val="098394"/>
        </w:rPr>
      </w:pPr>
      <w:del w:id="3820" w:author="Eriksson Tina" w:date="2025-06-23T14:42:00Z" w16du:dateUtc="2025-06-23T12:42:00Z">
        <w:r w:rsidRPr="006F1808" w:rsidDel="009A6E1D">
          <w:rPr>
            <w:rFonts w:cstheme="minorHAnsi"/>
            <w:i/>
            <w:color w:val="098394"/>
          </w:rPr>
          <w:delText xml:space="preserve">Mappning till RIM </w:delText>
        </w:r>
        <w:r w:rsidRPr="006F1808" w:rsidDel="009A6E1D">
          <w:rPr>
            <w:rFonts w:cstheme="minorHAnsi"/>
            <w:i/>
            <w:color w:val="098394"/>
          </w:rPr>
          <w:tab/>
          <w:delText xml:space="preserve">I denna kolumn anges benämning för eventuellt attribut i referensinformationsmodell som attributet mappar mot. </w:delText>
        </w:r>
      </w:del>
    </w:p>
    <w:p w14:paraId="704EA385" w14:textId="35FDB64D" w:rsidR="0036320D" w:rsidRPr="006F1808" w:rsidDel="009A6E1D" w:rsidRDefault="0036320D" w:rsidP="0036320D">
      <w:pPr>
        <w:rPr>
          <w:del w:id="3821" w:author="Eriksson Tina" w:date="2025-06-23T14:42:00Z" w16du:dateUtc="2025-06-23T12:42:00Z"/>
          <w:rFonts w:cstheme="minorHAnsi"/>
          <w:i/>
          <w:color w:val="098394"/>
        </w:rPr>
      </w:pPr>
      <w:del w:id="3822" w:author="Eriksson Tina" w:date="2025-06-23T14:42:00Z" w16du:dateUtc="2025-06-23T12:42:00Z">
        <w:r w:rsidRPr="006F1808" w:rsidDel="009A6E1D">
          <w:rPr>
            <w:rFonts w:cstheme="minorHAnsi"/>
            <w:i/>
            <w:color w:val="098394"/>
          </w:rPr>
          <w:delText>Beskrivning</w:delText>
        </w:r>
        <w:r w:rsidRPr="006F1808" w:rsidDel="009A6E1D">
          <w:rPr>
            <w:rFonts w:cstheme="minorHAnsi"/>
            <w:i/>
            <w:color w:val="098394"/>
          </w:rPr>
          <w:tab/>
        </w:r>
        <w:r w:rsidRPr="006F1808" w:rsidDel="009A6E1D">
          <w:rPr>
            <w:rFonts w:cstheme="minorHAnsi"/>
            <w:i/>
            <w:color w:val="098394"/>
          </w:rPr>
          <w:tab/>
          <w:delText>I denna kolumn anges en beskrivning av attributet.</w:delText>
        </w:r>
      </w:del>
    </w:p>
    <w:p w14:paraId="2F051928" w14:textId="78C82EC7" w:rsidR="0036320D" w:rsidRPr="006F1808" w:rsidDel="009A6E1D" w:rsidRDefault="0036320D" w:rsidP="0036320D">
      <w:pPr>
        <w:rPr>
          <w:del w:id="3823" w:author="Eriksson Tina" w:date="2025-06-23T14:42:00Z" w16du:dateUtc="2025-06-23T12:42:00Z"/>
          <w:rFonts w:cstheme="minorHAnsi"/>
          <w:i/>
          <w:color w:val="098394"/>
        </w:rPr>
      </w:pPr>
      <w:del w:id="3824" w:author="Eriksson Tina" w:date="2025-06-23T14:42:00Z" w16du:dateUtc="2025-06-23T12:42:00Z">
        <w:r w:rsidRPr="006F1808" w:rsidDel="009A6E1D">
          <w:rPr>
            <w:rFonts w:cstheme="minorHAnsi"/>
            <w:i/>
            <w:color w:val="098394"/>
          </w:rPr>
          <w:delText>Datatyp (multiplicitet)</w:delText>
        </w:r>
        <w:r w:rsidRPr="006F1808" w:rsidDel="009A6E1D">
          <w:rPr>
            <w:rFonts w:cstheme="minorHAnsi"/>
            <w:i/>
            <w:color w:val="098394"/>
          </w:rPr>
          <w:tab/>
          <w:delText>I denna kolumn anges den eller de datatyper som ska gälla för attributet</w:delText>
        </w:r>
        <w:r w:rsidR="00971423" w:rsidRPr="006F1808" w:rsidDel="009A6E1D">
          <w:rPr>
            <w:rFonts w:cstheme="minorHAnsi"/>
            <w:i/>
            <w:color w:val="098394"/>
          </w:rPr>
          <w:delText xml:space="preserve"> s</w:delText>
        </w:r>
        <w:r w:rsidRPr="006F1808" w:rsidDel="009A6E1D">
          <w:rPr>
            <w:rFonts w:cstheme="minorHAnsi"/>
            <w:i/>
            <w:color w:val="098394"/>
          </w:rPr>
          <w:delText xml:space="preserve">amt den multiplicitet som ska gälla. </w:delText>
        </w:r>
      </w:del>
    </w:p>
    <w:p w14:paraId="0F6E2A3C" w14:textId="73473AD6" w:rsidR="0036320D" w:rsidRPr="006F1808" w:rsidDel="009A6E1D" w:rsidRDefault="0036320D" w:rsidP="0036320D">
      <w:pPr>
        <w:rPr>
          <w:del w:id="3825" w:author="Eriksson Tina" w:date="2025-06-23T14:42:00Z" w16du:dateUtc="2025-06-23T12:42:00Z"/>
          <w:rStyle w:val="Diskretbetoning"/>
          <w:rFonts w:cstheme="minorHAnsi"/>
          <w:iCs w:val="0"/>
          <w:color w:val="098394"/>
        </w:rPr>
      </w:pPr>
      <w:del w:id="3826" w:author="Eriksson Tina" w:date="2025-06-23T14:42:00Z" w16du:dateUtc="2025-06-23T12:42:00Z">
        <w:r w:rsidRPr="006F1808" w:rsidDel="009A6E1D">
          <w:rPr>
            <w:rFonts w:cstheme="minorHAnsi"/>
            <w:i/>
            <w:color w:val="098394"/>
          </w:rPr>
          <w:delText>Format</w:delText>
        </w:r>
        <w:r w:rsidRPr="006F1808" w:rsidDel="009A6E1D">
          <w:rPr>
            <w:rFonts w:cstheme="minorHAnsi"/>
            <w:i/>
            <w:color w:val="098394"/>
          </w:rPr>
          <w:tab/>
        </w:r>
        <w:r w:rsidRPr="006F1808" w:rsidDel="009A6E1D">
          <w:rPr>
            <w:rFonts w:cstheme="minorHAnsi"/>
            <w:i/>
            <w:color w:val="098394"/>
          </w:rPr>
          <w:tab/>
          <w:delText>I denna kolumn</w:delText>
        </w:r>
        <w:r w:rsidRPr="006F1808" w:rsidDel="009A6E1D">
          <w:rPr>
            <w:rStyle w:val="Diskretbetoning"/>
            <w:rFonts w:cstheme="minorHAnsi"/>
            <w:iCs w:val="0"/>
            <w:color w:val="098394"/>
          </w:rPr>
          <w:delText xml:space="preserve"> anges information beroende på vilken datatyp som används för attributet. Till exempel:</w:delText>
        </w:r>
      </w:del>
    </w:p>
    <w:p w14:paraId="1056F72C" w14:textId="0A4207C0" w:rsidR="0036320D" w:rsidRPr="006F1808" w:rsidDel="009A6E1D" w:rsidRDefault="0036320D" w:rsidP="00702465">
      <w:pPr>
        <w:pStyle w:val="Punktlista"/>
        <w:numPr>
          <w:ilvl w:val="0"/>
          <w:numId w:val="38"/>
        </w:numPr>
        <w:rPr>
          <w:del w:id="3827" w:author="Eriksson Tina" w:date="2025-06-23T14:42:00Z" w16du:dateUtc="2025-06-23T12:42:00Z"/>
          <w:rStyle w:val="Diskretbetoning"/>
          <w:rFonts w:cstheme="minorHAnsi"/>
          <w:iCs w:val="0"/>
          <w:color w:val="098394"/>
        </w:rPr>
      </w:pPr>
      <w:del w:id="3828" w:author="Eriksson Tina" w:date="2025-06-23T14:42:00Z" w16du:dateUtc="2025-06-23T12:42:00Z">
        <w:r w:rsidRPr="006F1808" w:rsidDel="009A6E1D">
          <w:rPr>
            <w:rStyle w:val="Diskretbetoning"/>
            <w:rFonts w:cstheme="minorHAnsi"/>
            <w:iCs w:val="0"/>
            <w:color w:val="098394"/>
          </w:rPr>
          <w:delText>för kodade värden anges kodverkets namn samt identifierare</w:delText>
        </w:r>
      </w:del>
    </w:p>
    <w:p w14:paraId="73550F60" w14:textId="27A050ED" w:rsidR="0036320D" w:rsidRPr="006F1808" w:rsidDel="009A6E1D" w:rsidRDefault="0036320D" w:rsidP="00702465">
      <w:pPr>
        <w:pStyle w:val="Punktlista"/>
        <w:numPr>
          <w:ilvl w:val="0"/>
          <w:numId w:val="38"/>
        </w:numPr>
        <w:rPr>
          <w:del w:id="3829" w:author="Eriksson Tina" w:date="2025-06-23T14:42:00Z" w16du:dateUtc="2025-06-23T12:42:00Z"/>
          <w:rStyle w:val="Diskretbetoning"/>
          <w:rFonts w:cstheme="minorHAnsi"/>
          <w:iCs w:val="0"/>
          <w:color w:val="098394"/>
        </w:rPr>
      </w:pPr>
      <w:del w:id="3830" w:author="Eriksson Tina" w:date="2025-06-23T14:42:00Z" w16du:dateUtc="2025-06-23T12:42:00Z">
        <w:r w:rsidRPr="006F1808" w:rsidDel="009A6E1D">
          <w:rPr>
            <w:rStyle w:val="Diskretbetoning"/>
            <w:rFonts w:cstheme="minorHAnsi"/>
            <w:iCs w:val="0"/>
            <w:color w:val="098394"/>
          </w:rPr>
          <w:delText>för datum och tid, anges formatet för värdet</w:delText>
        </w:r>
      </w:del>
    </w:p>
    <w:p w14:paraId="213BBF27" w14:textId="4CA2B9DB" w:rsidR="0036320D" w:rsidRPr="006F1808" w:rsidDel="009A6E1D" w:rsidRDefault="0036320D" w:rsidP="00702465">
      <w:pPr>
        <w:pStyle w:val="Punktlista"/>
        <w:numPr>
          <w:ilvl w:val="0"/>
          <w:numId w:val="38"/>
        </w:numPr>
        <w:rPr>
          <w:del w:id="3831" w:author="Eriksson Tina" w:date="2025-06-23T14:42:00Z" w16du:dateUtc="2025-06-23T12:42:00Z"/>
          <w:rStyle w:val="Diskretbetoning"/>
          <w:rFonts w:cstheme="minorHAnsi"/>
          <w:iCs w:val="0"/>
          <w:color w:val="098394"/>
        </w:rPr>
      </w:pPr>
      <w:del w:id="3832" w:author="Eriksson Tina" w:date="2025-06-23T14:42:00Z" w16du:dateUtc="2025-06-23T12:42:00Z">
        <w:r w:rsidRPr="006F1808" w:rsidDel="009A6E1D">
          <w:rPr>
            <w:rStyle w:val="Diskretbetoning"/>
            <w:rFonts w:cstheme="minorHAnsi"/>
            <w:iCs w:val="0"/>
            <w:color w:val="098394"/>
          </w:rPr>
          <w:delText>för enumerationer anges de tillåtna värdena</w:delText>
        </w:r>
      </w:del>
    </w:p>
    <w:p w14:paraId="67A0B3E7" w14:textId="73B3C663" w:rsidR="0036320D" w:rsidRPr="006F1808" w:rsidDel="009A6E1D" w:rsidRDefault="0036320D" w:rsidP="0036320D">
      <w:pPr>
        <w:ind w:left="2608" w:hanging="2608"/>
        <w:rPr>
          <w:del w:id="3833" w:author="Eriksson Tina" w:date="2025-06-23T14:42:00Z" w16du:dateUtc="2025-06-23T12:42:00Z"/>
          <w:rFonts w:cstheme="minorHAnsi"/>
          <w:b/>
          <w:bCs/>
          <w:i/>
          <w:color w:val="098394"/>
        </w:rPr>
      </w:pPr>
      <w:del w:id="3834" w:author="Eriksson Tina" w:date="2025-06-23T14:42:00Z" w16du:dateUtc="2025-06-23T12:42:00Z">
        <w:r w:rsidRPr="006F1808" w:rsidDel="009A6E1D">
          <w:rPr>
            <w:rFonts w:cstheme="minorHAnsi"/>
            <w:i/>
            <w:color w:val="098394"/>
          </w:rPr>
          <w:delText>Spårbarhet till krav</w:delText>
        </w:r>
        <w:r w:rsidRPr="006F1808" w:rsidDel="009A6E1D">
          <w:rPr>
            <w:rFonts w:cstheme="minorHAnsi"/>
            <w:b/>
            <w:bCs/>
            <w:i/>
            <w:color w:val="098394"/>
          </w:rPr>
          <w:tab/>
        </w:r>
        <w:r w:rsidRPr="006F1808" w:rsidDel="009A6E1D">
          <w:rPr>
            <w:rFonts w:cstheme="minorHAnsi"/>
            <w:i/>
            <w:color w:val="098394"/>
          </w:rPr>
          <w:delText xml:space="preserve">Denna kolumn används för att, där så är möjligt, beskriva varför attributet finns. Förslagsvis görs detta genom att hänvisa till en beskrivning av ett </w:delText>
        </w:r>
        <w:r w:rsidR="00692273" w:rsidRPr="006F1808" w:rsidDel="009A6E1D">
          <w:rPr>
            <w:rFonts w:cstheme="minorHAnsi"/>
            <w:i/>
            <w:color w:val="098394"/>
          </w:rPr>
          <w:delText xml:space="preserve">tydligt identifierbart </w:delText>
        </w:r>
        <w:r w:rsidRPr="006F1808" w:rsidDel="009A6E1D">
          <w:rPr>
            <w:rFonts w:cstheme="minorHAnsi"/>
            <w:i/>
            <w:color w:val="098394"/>
          </w:rPr>
          <w:delText xml:space="preserve">krav som finns utanför informationsspecifikationen. </w:delText>
        </w:r>
      </w:del>
    </w:p>
    <w:p w14:paraId="7CD3D8D6" w14:textId="5F4CD7EB" w:rsidR="0036320D" w:rsidRPr="006F1808" w:rsidDel="009A6E1D" w:rsidRDefault="0036320D" w:rsidP="00F73EC1">
      <w:pPr>
        <w:pStyle w:val="Brdtext"/>
        <w:ind w:left="2608"/>
        <w:rPr>
          <w:del w:id="3835" w:author="Eriksson Tina" w:date="2025-06-23T14:42:00Z" w16du:dateUtc="2025-06-23T12:42:00Z"/>
          <w:rFonts w:asciiTheme="minorHAnsi" w:hAnsiTheme="minorHAnsi" w:cstheme="minorHAnsi"/>
          <w:i/>
          <w:color w:val="098394"/>
          <w:sz w:val="20"/>
          <w:szCs w:val="20"/>
        </w:rPr>
      </w:pPr>
      <w:del w:id="3836" w:author="Eriksson Tina" w:date="2025-06-23T14:42:00Z" w16du:dateUtc="2025-06-23T12:42:00Z">
        <w:r w:rsidRPr="006F1808" w:rsidDel="009A6E1D">
          <w:rPr>
            <w:rFonts w:asciiTheme="minorHAnsi" w:hAnsiTheme="minorHAnsi" w:cstheme="minorHAnsi"/>
            <w:i/>
            <w:color w:val="098394"/>
            <w:sz w:val="20"/>
            <w:szCs w:val="20"/>
          </w:rPr>
          <w:delText>Arkitektursektionen har en mall för informationskravssammanställning som kan användas</w:delText>
        </w:r>
        <w:r w:rsidR="00692273" w:rsidRPr="006F1808" w:rsidDel="009A6E1D">
          <w:rPr>
            <w:rFonts w:asciiTheme="minorHAnsi" w:hAnsiTheme="minorHAnsi" w:cstheme="minorHAnsi"/>
            <w:i/>
            <w:color w:val="098394"/>
            <w:sz w:val="20"/>
            <w:szCs w:val="20"/>
          </w:rPr>
          <w:delText xml:space="preserve"> </w:delText>
        </w:r>
        <w:r w:rsidR="00776F1E" w:rsidRPr="006F1808" w:rsidDel="009A6E1D">
          <w:rPr>
            <w:rFonts w:asciiTheme="minorHAnsi" w:hAnsiTheme="minorHAnsi" w:cstheme="minorHAnsi"/>
            <w:i/>
            <w:color w:val="098394"/>
            <w:sz w:val="20"/>
            <w:szCs w:val="20"/>
          </w:rPr>
          <w:delText xml:space="preserve">om </w:delText>
        </w:r>
        <w:r w:rsidR="000A1688" w:rsidRPr="006F1808" w:rsidDel="009A6E1D">
          <w:rPr>
            <w:rFonts w:asciiTheme="minorHAnsi" w:hAnsiTheme="minorHAnsi" w:cstheme="minorHAnsi"/>
            <w:i/>
            <w:color w:val="098394"/>
            <w:sz w:val="20"/>
            <w:szCs w:val="20"/>
          </w:rPr>
          <w:delText>krav</w:delText>
        </w:r>
        <w:r w:rsidR="0019186E" w:rsidRPr="006F1808" w:rsidDel="009A6E1D">
          <w:rPr>
            <w:rFonts w:asciiTheme="minorHAnsi" w:hAnsiTheme="minorHAnsi" w:cstheme="minorHAnsi"/>
            <w:i/>
            <w:color w:val="098394"/>
            <w:sz w:val="20"/>
            <w:szCs w:val="20"/>
          </w:rPr>
          <w:delText>en</w:delText>
        </w:r>
        <w:r w:rsidR="000A1688" w:rsidRPr="006F1808" w:rsidDel="009A6E1D">
          <w:rPr>
            <w:rFonts w:asciiTheme="minorHAnsi" w:hAnsiTheme="minorHAnsi" w:cstheme="minorHAnsi"/>
            <w:i/>
            <w:color w:val="098394"/>
            <w:sz w:val="20"/>
            <w:szCs w:val="20"/>
          </w:rPr>
          <w:delText xml:space="preserve"> inte finns tillgänglig</w:delText>
        </w:r>
        <w:r w:rsidR="00F73EC1" w:rsidRPr="006F1808" w:rsidDel="009A6E1D">
          <w:rPr>
            <w:rFonts w:asciiTheme="minorHAnsi" w:hAnsiTheme="minorHAnsi" w:cstheme="minorHAnsi"/>
            <w:i/>
            <w:color w:val="098394"/>
            <w:sz w:val="20"/>
            <w:szCs w:val="20"/>
          </w:rPr>
          <w:delText>gjorda</w:delText>
        </w:r>
        <w:r w:rsidR="000A1688" w:rsidRPr="006F1808" w:rsidDel="009A6E1D">
          <w:rPr>
            <w:rFonts w:asciiTheme="minorHAnsi" w:hAnsiTheme="minorHAnsi" w:cstheme="minorHAnsi"/>
            <w:i/>
            <w:color w:val="098394"/>
            <w:sz w:val="20"/>
            <w:szCs w:val="20"/>
          </w:rPr>
          <w:delText xml:space="preserve"> </w:delText>
        </w:r>
        <w:r w:rsidR="00F73EC1" w:rsidRPr="006F1808" w:rsidDel="009A6E1D">
          <w:rPr>
            <w:rFonts w:asciiTheme="minorHAnsi" w:hAnsiTheme="minorHAnsi" w:cstheme="minorHAnsi"/>
            <w:i/>
            <w:color w:val="098394"/>
            <w:sz w:val="20"/>
            <w:szCs w:val="20"/>
          </w:rPr>
          <w:delText xml:space="preserve">på annat sätt. </w:delText>
        </w:r>
      </w:del>
    </w:p>
    <w:p w14:paraId="044E18ED" w14:textId="22042911" w:rsidR="0036320D" w:rsidRPr="006F1808" w:rsidDel="009A6E1D" w:rsidRDefault="0036320D" w:rsidP="0036320D">
      <w:pPr>
        <w:pStyle w:val="Brdtext"/>
        <w:ind w:left="2024" w:firstLine="584"/>
        <w:rPr>
          <w:del w:id="3837" w:author="Eriksson Tina" w:date="2025-06-23T14:42:00Z" w16du:dateUtc="2025-06-23T12:42:00Z"/>
          <w:rFonts w:asciiTheme="minorHAnsi" w:hAnsiTheme="minorHAnsi" w:cstheme="minorHAnsi"/>
          <w:i/>
          <w:color w:val="098394"/>
          <w:sz w:val="20"/>
          <w:szCs w:val="20"/>
        </w:rPr>
      </w:pPr>
    </w:p>
    <w:p w14:paraId="11741ECB" w14:textId="2EE2CB4A" w:rsidR="0036320D" w:rsidRPr="006F1808" w:rsidDel="009A6E1D" w:rsidRDefault="000E584B" w:rsidP="0036320D">
      <w:pPr>
        <w:rPr>
          <w:del w:id="3838" w:author="Eriksson Tina" w:date="2025-06-23T14:42:00Z" w16du:dateUtc="2025-06-23T12:42:00Z"/>
          <w:rStyle w:val="Diskretbetoning"/>
          <w:b/>
          <w:bCs/>
          <w:i w:val="0"/>
          <w:iCs w:val="0"/>
          <w:color w:val="098394"/>
        </w:rPr>
      </w:pPr>
      <w:del w:id="3839" w:author="Eriksson Tina" w:date="2025-06-23T14:42:00Z" w16du:dateUtc="2025-06-23T12:42:00Z">
        <w:r w:rsidRPr="006F1808" w:rsidDel="009A6E1D">
          <w:rPr>
            <w:b/>
            <w:bCs/>
            <w:i/>
            <w:iCs/>
            <w:color w:val="098394"/>
          </w:rPr>
          <w:delText>E</w:delText>
        </w:r>
        <w:r w:rsidR="0036320D" w:rsidRPr="006F1808" w:rsidDel="009A6E1D">
          <w:rPr>
            <w:b/>
            <w:bCs/>
            <w:i/>
            <w:iCs/>
            <w:color w:val="098394"/>
          </w:rPr>
          <w:delText>xempel på en klassbeskrivning:</w:delText>
        </w:r>
      </w:del>
    </w:p>
    <w:p w14:paraId="2FB9B83E" w14:textId="31F414BA" w:rsidR="0036320D" w:rsidRPr="006F1808" w:rsidDel="009A6E1D" w:rsidRDefault="0036320D" w:rsidP="00653C00">
      <w:pPr>
        <w:pStyle w:val="Numreradrubrik3"/>
        <w:rPr>
          <w:del w:id="3840" w:author="Eriksson Tina" w:date="2025-06-23T14:42:00Z" w16du:dateUtc="2025-06-23T12:42:00Z"/>
          <w:lang w:val="sv-SE"/>
        </w:rPr>
      </w:pPr>
      <w:bookmarkStart w:id="3841" w:name="_Toc121211219"/>
      <w:del w:id="3842" w:author="Eriksson Tina" w:date="2025-06-23T14:42:00Z" w16du:dateUtc="2025-06-23T12:42:00Z">
        <w:r w:rsidRPr="006F1808" w:rsidDel="009A6E1D">
          <w:rPr>
            <w:rStyle w:val="Diskretbetoning"/>
            <w:color w:val="098394"/>
            <w:lang w:val="sv-SE"/>
          </w:rPr>
          <w:lastRenderedPageBreak/>
          <w:delText>Tidsbokning</w:delText>
        </w:r>
        <w:bookmarkEnd w:id="3841"/>
        <w:r w:rsidRPr="006F1808" w:rsidDel="009A6E1D">
          <w:rPr>
            <w:rStyle w:val="Diskretbetoning"/>
            <w:color w:val="098394"/>
            <w:lang w:val="sv-SE"/>
          </w:rPr>
          <w:delText xml:space="preserve"> </w:delText>
        </w:r>
      </w:del>
    </w:p>
    <w:p w14:paraId="02DDFCD1" w14:textId="2C3CFA01" w:rsidR="0036320D" w:rsidRPr="006F1808" w:rsidDel="009A6E1D" w:rsidRDefault="42298E47" w:rsidP="0036320D">
      <w:pPr>
        <w:rPr>
          <w:del w:id="3843" w:author="Eriksson Tina" w:date="2025-06-23T14:42:00Z" w16du:dateUtc="2025-06-23T12:42:00Z"/>
          <w:rStyle w:val="Diskretbetoning"/>
          <w:b/>
          <w:bCs/>
          <w:color w:val="098394"/>
        </w:rPr>
      </w:pPr>
      <w:del w:id="3844" w:author="Eriksson Tina" w:date="2025-06-23T14:42:00Z" w16du:dateUtc="2025-06-23T12:42:00Z">
        <w:r w:rsidRPr="006F1808" w:rsidDel="009A6E1D">
          <w:rPr>
            <w:rStyle w:val="Diskretbetoning"/>
            <w:b/>
            <w:bCs/>
            <w:color w:val="098394" w:themeColor="accent5" w:themeShade="BF"/>
          </w:rPr>
          <w:delText>Beskrivning:</w:delText>
        </w:r>
        <w:r w:rsidR="0036320D" w:rsidRPr="006F1808" w:rsidDel="009A6E1D">
          <w:tab/>
        </w:r>
        <w:r w:rsidR="0036320D" w:rsidRPr="006F1808" w:rsidDel="009A6E1D">
          <w:tab/>
        </w:r>
        <w:r w:rsidRPr="006F1808" w:rsidDel="009A6E1D">
          <w:rPr>
            <w:rStyle w:val="Diskretbetoning"/>
            <w:color w:val="098394" w:themeColor="accent5" w:themeShade="BF"/>
          </w:rPr>
          <w:delText xml:space="preserve"> Klassen utgörs av information om tid</w:delText>
        </w:r>
        <w:r w:rsidR="2734AC0E" w:rsidRPr="006F1808" w:rsidDel="009A6E1D">
          <w:rPr>
            <w:rStyle w:val="Diskretbetoning"/>
            <w:color w:val="098394" w:themeColor="accent5" w:themeShade="BF"/>
          </w:rPr>
          <w:delText>s</w:delText>
        </w:r>
        <w:r w:rsidRPr="006F1808" w:rsidDel="009A6E1D">
          <w:rPr>
            <w:rStyle w:val="Diskretbetoning"/>
            <w:color w:val="098394" w:themeColor="accent5" w:themeShade="BF"/>
          </w:rPr>
          <w:delText>bokningar.</w:delText>
        </w:r>
      </w:del>
    </w:p>
    <w:p w14:paraId="19388CAF" w14:textId="5C965683" w:rsidR="0036320D" w:rsidRPr="006F1808" w:rsidDel="009A6E1D" w:rsidRDefault="0036320D" w:rsidP="0036320D">
      <w:pPr>
        <w:rPr>
          <w:del w:id="3845" w:author="Eriksson Tina" w:date="2025-06-23T14:42:00Z" w16du:dateUtc="2025-06-23T12:42:00Z"/>
          <w:rStyle w:val="Diskretbetoning"/>
          <w:color w:val="098394"/>
        </w:rPr>
      </w:pPr>
      <w:del w:id="3846" w:author="Eriksson Tina" w:date="2025-06-23T14:42:00Z" w16du:dateUtc="2025-06-23T12:42:00Z">
        <w:r w:rsidRPr="006F1808" w:rsidDel="009A6E1D">
          <w:rPr>
            <w:rStyle w:val="Diskretbetoning"/>
            <w:b/>
            <w:bCs/>
            <w:color w:val="098394"/>
          </w:rPr>
          <w:delText>Mappning till RIM:</w:delText>
        </w:r>
        <w:r w:rsidRPr="006F1808" w:rsidDel="009A6E1D">
          <w:rPr>
            <w:rStyle w:val="Diskretbetoning"/>
            <w:color w:val="098394"/>
          </w:rPr>
          <w:delText xml:space="preserve"> </w:delText>
        </w:r>
        <w:r w:rsidRPr="006F1808" w:rsidDel="009A6E1D">
          <w:rPr>
            <w:rStyle w:val="Diskretbetoning"/>
            <w:color w:val="098394"/>
          </w:rPr>
          <w:tab/>
        </w:r>
        <w:r w:rsidR="00751E71" w:rsidRPr="006F1808" w:rsidDel="009A6E1D">
          <w:rPr>
            <w:rStyle w:val="Diskretbetoning"/>
            <w:color w:val="098394"/>
          </w:rPr>
          <w:delText>-</w:delText>
        </w:r>
        <w:r w:rsidRPr="006F1808" w:rsidDel="009A6E1D">
          <w:rPr>
            <w:rStyle w:val="Diskretbetoning"/>
            <w:color w:val="098394"/>
          </w:rPr>
          <w:delText xml:space="preserve"> </w:delText>
        </w:r>
      </w:del>
    </w:p>
    <w:p w14:paraId="2979D63E" w14:textId="443A16F4" w:rsidR="0036320D" w:rsidRPr="006F1808" w:rsidDel="009A6E1D" w:rsidRDefault="0036320D" w:rsidP="0036320D">
      <w:pPr>
        <w:rPr>
          <w:del w:id="3847" w:author="Eriksson Tina" w:date="2025-06-23T14:42:00Z" w16du:dateUtc="2025-06-23T12:42:00Z"/>
          <w:rStyle w:val="Diskretbetoning"/>
          <w:b/>
          <w:bCs/>
          <w:color w:val="098394"/>
        </w:rPr>
      </w:pPr>
      <w:del w:id="3848" w:author="Eriksson Tina" w:date="2025-06-23T14:42:00Z" w16du:dateUtc="2025-06-23T12:42:00Z">
        <w:r w:rsidRPr="006F1808" w:rsidDel="009A6E1D">
          <w:rPr>
            <w:rStyle w:val="Diskretbetoning"/>
            <w:b/>
            <w:bCs/>
            <w:color w:val="098394"/>
          </w:rPr>
          <w:delText xml:space="preserve">Spårbarhet till krav: </w:delText>
        </w:r>
        <w:r w:rsidRPr="006F1808" w:rsidDel="009A6E1D">
          <w:rPr>
            <w:rStyle w:val="Diskretbetoning"/>
            <w:b/>
            <w:bCs/>
            <w:color w:val="098394"/>
          </w:rPr>
          <w:tab/>
        </w:r>
        <w:r w:rsidRPr="006F1808" w:rsidDel="009A6E1D">
          <w:rPr>
            <w:rStyle w:val="Diskretbetoning"/>
            <w:color w:val="098394"/>
          </w:rPr>
          <w:delText>IK-001</w:delText>
        </w:r>
      </w:del>
    </w:p>
    <w:tbl>
      <w:tblPr>
        <w:tblStyle w:val="Tabellrutnt"/>
        <w:tblW w:w="134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843"/>
        <w:gridCol w:w="1426"/>
        <w:gridCol w:w="3252"/>
        <w:gridCol w:w="2126"/>
        <w:gridCol w:w="2693"/>
        <w:gridCol w:w="2127"/>
      </w:tblGrid>
      <w:tr w:rsidR="00971423" w:rsidRPr="006F1808" w:rsidDel="009A6E1D" w14:paraId="691D1F71" w14:textId="09F82F67" w:rsidTr="62B378BD">
        <w:trPr>
          <w:trHeight w:val="24"/>
          <w:del w:id="3849" w:author="Eriksson Tina" w:date="2025-06-23T14:42:00Z"/>
        </w:trPr>
        <w:tc>
          <w:tcPr>
            <w:tcW w:w="1843" w:type="dxa"/>
            <w:shd w:val="clear" w:color="auto" w:fill="A33662" w:themeFill="accent1"/>
          </w:tcPr>
          <w:p w14:paraId="6C356757" w14:textId="2D7A6172" w:rsidR="00971423" w:rsidRPr="006F1808" w:rsidDel="009A6E1D" w:rsidRDefault="00971423" w:rsidP="0019186E">
            <w:pPr>
              <w:pStyle w:val="Tabellrubrik"/>
              <w:rPr>
                <w:del w:id="3850" w:author="Eriksson Tina" w:date="2025-06-23T14:42:00Z" w16du:dateUtc="2025-06-23T12:42:00Z"/>
              </w:rPr>
            </w:pPr>
            <w:del w:id="3851" w:author="Eriksson Tina" w:date="2025-06-23T14:42:00Z" w16du:dateUtc="2025-06-23T12:42:00Z">
              <w:r w:rsidRPr="006F1808" w:rsidDel="009A6E1D">
                <w:delText>Attribut</w:delText>
              </w:r>
            </w:del>
          </w:p>
        </w:tc>
        <w:tc>
          <w:tcPr>
            <w:tcW w:w="1426" w:type="dxa"/>
            <w:shd w:val="clear" w:color="auto" w:fill="A33662" w:themeFill="accent1"/>
          </w:tcPr>
          <w:p w14:paraId="57CA7854" w14:textId="532696AA" w:rsidR="00971423" w:rsidRPr="006F1808" w:rsidDel="009A6E1D" w:rsidRDefault="00971423" w:rsidP="0019186E">
            <w:pPr>
              <w:pStyle w:val="Tabellrubrik"/>
              <w:rPr>
                <w:del w:id="3852" w:author="Eriksson Tina" w:date="2025-06-23T14:42:00Z" w16du:dateUtc="2025-06-23T12:42:00Z"/>
              </w:rPr>
            </w:pPr>
            <w:del w:id="3853" w:author="Eriksson Tina" w:date="2025-06-23T14:42:00Z" w16du:dateUtc="2025-06-23T12:42:00Z">
              <w:r w:rsidRPr="006F1808" w:rsidDel="009A6E1D">
                <w:delText>Mappning till RIM</w:delText>
              </w:r>
            </w:del>
          </w:p>
        </w:tc>
        <w:tc>
          <w:tcPr>
            <w:tcW w:w="3252" w:type="dxa"/>
            <w:shd w:val="clear" w:color="auto" w:fill="A33662" w:themeFill="accent1"/>
          </w:tcPr>
          <w:p w14:paraId="0D7714F2" w14:textId="5AF54F06" w:rsidR="00971423" w:rsidRPr="006F1808" w:rsidDel="009A6E1D" w:rsidRDefault="00971423" w:rsidP="0019186E">
            <w:pPr>
              <w:pStyle w:val="Tabellrubrik"/>
              <w:rPr>
                <w:del w:id="3854" w:author="Eriksson Tina" w:date="2025-06-23T14:42:00Z" w16du:dateUtc="2025-06-23T12:42:00Z"/>
              </w:rPr>
            </w:pPr>
            <w:del w:id="3855" w:author="Eriksson Tina" w:date="2025-06-23T14:42:00Z" w16du:dateUtc="2025-06-23T12:42:00Z">
              <w:r w:rsidRPr="006F1808" w:rsidDel="009A6E1D">
                <w:delText xml:space="preserve">Beskrivning </w:delText>
              </w:r>
            </w:del>
          </w:p>
        </w:tc>
        <w:tc>
          <w:tcPr>
            <w:tcW w:w="2126" w:type="dxa"/>
            <w:shd w:val="clear" w:color="auto" w:fill="A33662" w:themeFill="accent1"/>
          </w:tcPr>
          <w:p w14:paraId="2A8FC8F5" w14:textId="6CC01D00" w:rsidR="00971423" w:rsidRPr="006F1808" w:rsidDel="009A6E1D" w:rsidRDefault="00971423" w:rsidP="0019186E">
            <w:pPr>
              <w:pStyle w:val="Tabellrubrik"/>
              <w:rPr>
                <w:del w:id="3856" w:author="Eriksson Tina" w:date="2025-06-23T14:42:00Z" w16du:dateUtc="2025-06-23T12:42:00Z"/>
              </w:rPr>
            </w:pPr>
            <w:del w:id="3857" w:author="Eriksson Tina" w:date="2025-06-23T14:42:00Z" w16du:dateUtc="2025-06-23T12:42:00Z">
              <w:r w:rsidRPr="006F1808" w:rsidDel="009A6E1D">
                <w:delText>Datatyp (multiplicitet</w:delText>
              </w:r>
              <w:r w:rsidR="00096B7B" w:rsidRPr="006F1808" w:rsidDel="009A6E1D">
                <w:delText>)</w:delText>
              </w:r>
            </w:del>
          </w:p>
        </w:tc>
        <w:tc>
          <w:tcPr>
            <w:tcW w:w="2693" w:type="dxa"/>
            <w:shd w:val="clear" w:color="auto" w:fill="A33662" w:themeFill="accent1"/>
          </w:tcPr>
          <w:p w14:paraId="0A285DE7" w14:textId="33C3530A" w:rsidR="00971423" w:rsidRPr="006F1808" w:rsidDel="009A6E1D" w:rsidRDefault="00971423" w:rsidP="0019186E">
            <w:pPr>
              <w:pStyle w:val="Tabellrubrik"/>
              <w:rPr>
                <w:del w:id="3858" w:author="Eriksson Tina" w:date="2025-06-23T14:42:00Z" w16du:dateUtc="2025-06-23T12:42:00Z"/>
              </w:rPr>
            </w:pPr>
            <w:del w:id="3859" w:author="Eriksson Tina" w:date="2025-06-23T14:42:00Z" w16du:dateUtc="2025-06-23T12:42:00Z">
              <w:r w:rsidRPr="006F1808" w:rsidDel="009A6E1D">
                <w:delText>Format</w:delText>
              </w:r>
            </w:del>
          </w:p>
        </w:tc>
        <w:tc>
          <w:tcPr>
            <w:tcW w:w="2127" w:type="dxa"/>
            <w:shd w:val="clear" w:color="auto" w:fill="A33662" w:themeFill="accent1"/>
          </w:tcPr>
          <w:p w14:paraId="2486B45F" w14:textId="575C460C" w:rsidR="00971423" w:rsidRPr="006F1808" w:rsidDel="009A6E1D" w:rsidRDefault="00971423" w:rsidP="0019186E">
            <w:pPr>
              <w:pStyle w:val="Tabellrubrik"/>
              <w:rPr>
                <w:del w:id="3860" w:author="Eriksson Tina" w:date="2025-06-23T14:42:00Z" w16du:dateUtc="2025-06-23T12:42:00Z"/>
              </w:rPr>
            </w:pPr>
            <w:del w:id="3861" w:author="Eriksson Tina" w:date="2025-06-23T14:42:00Z" w16du:dateUtc="2025-06-23T12:42:00Z">
              <w:r w:rsidRPr="006F1808" w:rsidDel="009A6E1D">
                <w:delText>Spårbarhet till krav</w:delText>
              </w:r>
            </w:del>
          </w:p>
        </w:tc>
      </w:tr>
      <w:tr w:rsidR="00971423" w:rsidRPr="006F1808" w:rsidDel="009A6E1D" w14:paraId="75D5C658" w14:textId="131ECB13" w:rsidTr="62B378BD">
        <w:trPr>
          <w:trHeight w:val="630"/>
          <w:del w:id="3862" w:author="Eriksson Tina" w:date="2025-06-23T14:42:00Z"/>
        </w:trPr>
        <w:tc>
          <w:tcPr>
            <w:tcW w:w="1843" w:type="dxa"/>
            <w:tcBorders>
              <w:bottom w:val="single" w:sz="4" w:space="0" w:color="A33662" w:themeColor="accent1"/>
              <w:right w:val="single" w:sz="24" w:space="0" w:color="FFFFFF" w:themeColor="background1"/>
            </w:tcBorders>
          </w:tcPr>
          <w:p w14:paraId="1D4C13FC" w14:textId="3F6B363A" w:rsidR="00971423" w:rsidRPr="006F1808" w:rsidDel="009A6E1D" w:rsidRDefault="00971423" w:rsidP="00971423">
            <w:pPr>
              <w:rPr>
                <w:del w:id="3863" w:author="Eriksson Tina" w:date="2025-06-23T14:42:00Z" w16du:dateUtc="2025-06-23T12:42:00Z"/>
                <w:rFonts w:cstheme="minorHAnsi"/>
                <w:i/>
                <w:iCs/>
                <w:color w:val="098394"/>
              </w:rPr>
            </w:pPr>
            <w:del w:id="3864" w:author="Eriksson Tina" w:date="2025-06-23T14:42:00Z" w16du:dateUtc="2025-06-23T12:42:00Z">
              <w:r w:rsidRPr="006F1808" w:rsidDel="009A6E1D">
                <w:rPr>
                  <w:rStyle w:val="Diskretbetoning"/>
                  <w:rFonts w:cstheme="minorHAnsi"/>
                  <w:color w:val="098394"/>
                </w:rPr>
                <w:delText>id</w:delText>
              </w:r>
            </w:del>
          </w:p>
        </w:tc>
        <w:tc>
          <w:tcPr>
            <w:tcW w:w="1426" w:type="dxa"/>
            <w:tcBorders>
              <w:left w:val="single" w:sz="24" w:space="0" w:color="FFFFFF" w:themeColor="background1"/>
              <w:bottom w:val="single" w:sz="4" w:space="0" w:color="A33662" w:themeColor="accent1"/>
              <w:right w:val="single" w:sz="24" w:space="0" w:color="FFFFFF" w:themeColor="background1"/>
            </w:tcBorders>
          </w:tcPr>
          <w:p w14:paraId="599AA0FA" w14:textId="61EEB447" w:rsidR="00971423" w:rsidRPr="006F1808" w:rsidDel="009A6E1D" w:rsidRDefault="00971423" w:rsidP="00971423">
            <w:pPr>
              <w:rPr>
                <w:del w:id="3865" w:author="Eriksson Tina" w:date="2025-06-23T14:42:00Z" w16du:dateUtc="2025-06-23T12:42:00Z"/>
                <w:rFonts w:cstheme="minorHAnsi"/>
                <w:i/>
                <w:iCs/>
                <w:color w:val="098394"/>
              </w:rPr>
            </w:pPr>
            <w:del w:id="3866" w:author="Eriksson Tina" w:date="2025-06-23T14:42:00Z" w16du:dateUtc="2025-06-23T12:42:00Z">
              <w:r w:rsidRPr="006F1808" w:rsidDel="009A6E1D">
                <w:rPr>
                  <w:rFonts w:cstheme="minorHAnsi"/>
                  <w:i/>
                  <w:iCs/>
                  <w:color w:val="098394"/>
                </w:rPr>
                <w:delText>-</w:delText>
              </w:r>
            </w:del>
          </w:p>
        </w:tc>
        <w:tc>
          <w:tcPr>
            <w:tcW w:w="3252" w:type="dxa"/>
            <w:tcBorders>
              <w:left w:val="single" w:sz="24" w:space="0" w:color="FFFFFF" w:themeColor="background1"/>
              <w:bottom w:val="single" w:sz="4" w:space="0" w:color="A33662" w:themeColor="accent1"/>
              <w:right w:val="single" w:sz="24" w:space="0" w:color="FFFFFF" w:themeColor="background1"/>
            </w:tcBorders>
          </w:tcPr>
          <w:p w14:paraId="1C1E8232" w14:textId="5E61E94B" w:rsidR="00971423" w:rsidRPr="006F1808" w:rsidDel="009A6E1D" w:rsidRDefault="00971423" w:rsidP="00971423">
            <w:pPr>
              <w:rPr>
                <w:del w:id="3867" w:author="Eriksson Tina" w:date="2025-06-23T14:42:00Z" w16du:dateUtc="2025-06-23T12:42:00Z"/>
                <w:rFonts w:cstheme="minorHAnsi"/>
                <w:i/>
                <w:iCs/>
                <w:color w:val="098394"/>
              </w:rPr>
            </w:pPr>
            <w:del w:id="3868" w:author="Eriksson Tina" w:date="2025-06-23T14:42:00Z" w16du:dateUtc="2025-06-23T12:42:00Z">
              <w:r w:rsidRPr="006F1808" w:rsidDel="009A6E1D">
                <w:rPr>
                  <w:rStyle w:val="Diskretbetoning"/>
                  <w:rFonts w:cstheme="minorHAnsi"/>
                  <w:color w:val="098394"/>
                </w:rPr>
                <w:delText>Identifierare för att identifiera en viss tidsbokning.</w:delText>
              </w:r>
            </w:del>
          </w:p>
        </w:tc>
        <w:tc>
          <w:tcPr>
            <w:tcW w:w="2126" w:type="dxa"/>
            <w:tcBorders>
              <w:left w:val="single" w:sz="24" w:space="0" w:color="FFFFFF" w:themeColor="background1"/>
              <w:bottom w:val="single" w:sz="4" w:space="0" w:color="A33662" w:themeColor="accent1"/>
            </w:tcBorders>
          </w:tcPr>
          <w:p w14:paraId="0A5B90FC" w14:textId="105A6A4E" w:rsidR="00971423" w:rsidRPr="006F1808" w:rsidDel="009A6E1D" w:rsidRDefault="00CC76DB" w:rsidP="00971423">
            <w:pPr>
              <w:rPr>
                <w:del w:id="3869" w:author="Eriksson Tina" w:date="2025-06-23T14:42:00Z" w16du:dateUtc="2025-06-23T12:42:00Z"/>
                <w:rFonts w:cstheme="minorHAnsi"/>
                <w:i/>
                <w:iCs/>
                <w:color w:val="098394"/>
                <w:lang w:eastAsia="en-GB"/>
              </w:rPr>
            </w:pPr>
            <w:del w:id="3870" w:author="Eriksson Tina" w:date="2025-06-23T14:42:00Z" w16du:dateUtc="2025-06-23T12:42:00Z">
              <w:r w:rsidRPr="006F1808" w:rsidDel="009A6E1D">
                <w:rPr>
                  <w:rStyle w:val="Diskretbetoning"/>
                  <w:rFonts w:cstheme="minorHAnsi"/>
                  <w:color w:val="098394"/>
                  <w:lang w:eastAsia="en-GB"/>
                </w:rPr>
                <w:delText xml:space="preserve">II </w:delText>
              </w:r>
              <w:r w:rsidR="00971423" w:rsidRPr="006F1808" w:rsidDel="009A6E1D">
                <w:rPr>
                  <w:rStyle w:val="Diskretbetoning"/>
                  <w:rFonts w:cstheme="minorHAnsi"/>
                  <w:color w:val="098394"/>
                </w:rPr>
                <w:delText>(1)</w:delText>
              </w:r>
            </w:del>
          </w:p>
        </w:tc>
        <w:tc>
          <w:tcPr>
            <w:tcW w:w="2693" w:type="dxa"/>
            <w:tcBorders>
              <w:left w:val="single" w:sz="24" w:space="0" w:color="FFFFFF" w:themeColor="background1"/>
              <w:bottom w:val="single" w:sz="4" w:space="0" w:color="A33662" w:themeColor="accent1"/>
            </w:tcBorders>
          </w:tcPr>
          <w:p w14:paraId="490FA809" w14:textId="40C239AC" w:rsidR="00971423" w:rsidRPr="006F1808" w:rsidDel="009A6E1D" w:rsidRDefault="00971423" w:rsidP="00971423">
            <w:pPr>
              <w:rPr>
                <w:del w:id="3871" w:author="Eriksson Tina" w:date="2025-06-23T14:42:00Z" w16du:dateUtc="2025-06-23T12:42:00Z"/>
                <w:rFonts w:cstheme="minorHAnsi"/>
                <w:i/>
                <w:iCs/>
                <w:color w:val="098394"/>
                <w:lang w:eastAsia="en-GB"/>
              </w:rPr>
            </w:pPr>
            <w:del w:id="3872" w:author="Eriksson Tina" w:date="2025-06-23T14:42:00Z" w16du:dateUtc="2025-06-23T12:42:00Z">
              <w:r w:rsidRPr="006F1808" w:rsidDel="009A6E1D">
                <w:rPr>
                  <w:rFonts w:cstheme="minorHAnsi"/>
                  <w:i/>
                  <w:iCs/>
                  <w:color w:val="098394"/>
                  <w:lang w:eastAsia="en-GB"/>
                </w:rPr>
                <w:delText>-</w:delText>
              </w:r>
            </w:del>
          </w:p>
        </w:tc>
        <w:tc>
          <w:tcPr>
            <w:tcW w:w="2127" w:type="dxa"/>
            <w:tcBorders>
              <w:left w:val="single" w:sz="24" w:space="0" w:color="FFFFFF" w:themeColor="background1"/>
              <w:bottom w:val="single" w:sz="4" w:space="0" w:color="A33662" w:themeColor="accent1"/>
            </w:tcBorders>
          </w:tcPr>
          <w:p w14:paraId="06498534" w14:textId="76F0E8C5" w:rsidR="00971423" w:rsidRPr="006F1808" w:rsidDel="009A6E1D" w:rsidRDefault="00971423" w:rsidP="00971423">
            <w:pPr>
              <w:rPr>
                <w:del w:id="3873" w:author="Eriksson Tina" w:date="2025-06-23T14:42:00Z" w16du:dateUtc="2025-06-23T12:42:00Z"/>
                <w:rFonts w:cstheme="minorHAnsi"/>
                <w:i/>
                <w:iCs/>
                <w:color w:val="098394"/>
                <w:lang w:eastAsia="en-GB"/>
              </w:rPr>
            </w:pPr>
            <w:del w:id="3874" w:author="Eriksson Tina" w:date="2025-06-23T14:42:00Z" w16du:dateUtc="2025-06-23T12:42:00Z">
              <w:r w:rsidRPr="006F1808" w:rsidDel="009A6E1D">
                <w:rPr>
                  <w:rStyle w:val="Diskretbetoning"/>
                  <w:rFonts w:cstheme="minorHAnsi"/>
                  <w:color w:val="098394"/>
                </w:rPr>
                <w:delText>IK-002</w:delText>
              </w:r>
            </w:del>
          </w:p>
        </w:tc>
      </w:tr>
      <w:tr w:rsidR="00971423" w:rsidRPr="006F1808" w:rsidDel="009A6E1D" w14:paraId="5C5C2FA7" w14:textId="4D533D88" w:rsidTr="62B378BD">
        <w:trPr>
          <w:trHeight w:val="323"/>
          <w:del w:id="3875" w:author="Eriksson Tina" w:date="2025-06-23T14:42:00Z"/>
        </w:trPr>
        <w:tc>
          <w:tcPr>
            <w:tcW w:w="1843" w:type="dxa"/>
            <w:tcBorders>
              <w:top w:val="single" w:sz="4" w:space="0" w:color="A33662" w:themeColor="accent1"/>
              <w:bottom w:val="single" w:sz="4" w:space="0" w:color="A33662" w:themeColor="accent1"/>
              <w:right w:val="single" w:sz="24" w:space="0" w:color="FFFFFF" w:themeColor="background1"/>
            </w:tcBorders>
          </w:tcPr>
          <w:p w14:paraId="25272404" w14:textId="7405895B" w:rsidR="00971423" w:rsidRPr="006F1808" w:rsidDel="009A6E1D" w:rsidRDefault="00971423" w:rsidP="00971423">
            <w:pPr>
              <w:rPr>
                <w:del w:id="3876" w:author="Eriksson Tina" w:date="2025-06-23T14:42:00Z" w16du:dateUtc="2025-06-23T12:42:00Z"/>
                <w:rFonts w:cstheme="minorHAnsi"/>
                <w:i/>
                <w:iCs/>
                <w:color w:val="098394"/>
              </w:rPr>
            </w:pPr>
            <w:del w:id="3877" w:author="Eriksson Tina" w:date="2025-06-23T14:42:00Z" w16du:dateUtc="2025-06-23T12:42:00Z">
              <w:r w:rsidRPr="006F1808" w:rsidDel="009A6E1D">
                <w:rPr>
                  <w:rStyle w:val="Diskretbetoning"/>
                  <w:rFonts w:cstheme="minorHAnsi"/>
                  <w:color w:val="098394"/>
                </w:rPr>
                <w:delText>tid</w:delText>
              </w:r>
            </w:del>
          </w:p>
        </w:tc>
        <w:tc>
          <w:tcPr>
            <w:tcW w:w="142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06C6DF6" w14:textId="49129686" w:rsidR="00971423" w:rsidRPr="006F1808" w:rsidDel="009A6E1D" w:rsidRDefault="00971423" w:rsidP="00971423">
            <w:pPr>
              <w:rPr>
                <w:del w:id="3878" w:author="Eriksson Tina" w:date="2025-06-23T14:42:00Z" w16du:dateUtc="2025-06-23T12:42:00Z"/>
                <w:rFonts w:cstheme="minorHAnsi"/>
                <w:i/>
                <w:iCs/>
                <w:color w:val="098394"/>
              </w:rPr>
            </w:pPr>
            <w:del w:id="3879" w:author="Eriksson Tina" w:date="2025-06-23T14:42:00Z" w16du:dateUtc="2025-06-23T12:42:00Z">
              <w:r w:rsidRPr="006F1808" w:rsidDel="009A6E1D">
                <w:rPr>
                  <w:rFonts w:cstheme="minorHAnsi"/>
                  <w:i/>
                  <w:iCs/>
                  <w:color w:val="098394"/>
                </w:rPr>
                <w:delText>-</w:delText>
              </w:r>
            </w:del>
          </w:p>
        </w:tc>
        <w:tc>
          <w:tcPr>
            <w:tcW w:w="325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AC3493E" w14:textId="5C1FD7B8" w:rsidR="00971423" w:rsidRPr="006F1808" w:rsidDel="009A6E1D" w:rsidRDefault="00971423" w:rsidP="00971423">
            <w:pPr>
              <w:rPr>
                <w:del w:id="3880" w:author="Eriksson Tina" w:date="2025-06-23T14:42:00Z" w16du:dateUtc="2025-06-23T12:42:00Z"/>
                <w:rFonts w:cstheme="minorHAnsi"/>
                <w:i/>
                <w:iCs/>
                <w:color w:val="098394"/>
              </w:rPr>
            </w:pPr>
            <w:del w:id="3881" w:author="Eriksson Tina" w:date="2025-06-23T14:42:00Z" w16du:dateUtc="2025-06-23T12:42:00Z">
              <w:r w:rsidRPr="006F1808" w:rsidDel="009A6E1D">
                <w:rPr>
                  <w:rStyle w:val="Diskretbetoning"/>
                  <w:rFonts w:cstheme="minorHAnsi"/>
                  <w:color w:val="098394"/>
                </w:rPr>
                <w:delText>Tidpunkt för tidsbokningen.</w:delText>
              </w:r>
            </w:del>
          </w:p>
        </w:tc>
        <w:tc>
          <w:tcPr>
            <w:tcW w:w="2126" w:type="dxa"/>
            <w:tcBorders>
              <w:top w:val="single" w:sz="4" w:space="0" w:color="A33662" w:themeColor="accent1"/>
              <w:left w:val="single" w:sz="24" w:space="0" w:color="FFFFFF" w:themeColor="background1"/>
              <w:bottom w:val="single" w:sz="4" w:space="0" w:color="A33662" w:themeColor="accent1"/>
            </w:tcBorders>
          </w:tcPr>
          <w:p w14:paraId="50DD7EF4" w14:textId="0D47B80D" w:rsidR="00971423" w:rsidRPr="006F1808" w:rsidDel="009A6E1D" w:rsidRDefault="00E155F1" w:rsidP="00971423">
            <w:pPr>
              <w:rPr>
                <w:del w:id="3882" w:author="Eriksson Tina" w:date="2025-06-23T14:42:00Z" w16du:dateUtc="2025-06-23T12:42:00Z"/>
                <w:rFonts w:cstheme="minorHAnsi"/>
                <w:i/>
                <w:iCs/>
                <w:color w:val="098394"/>
                <w:lang w:eastAsia="en-GB"/>
              </w:rPr>
            </w:pPr>
            <w:del w:id="3883" w:author="Eriksson Tina" w:date="2025-06-23T14:42:00Z" w16du:dateUtc="2025-06-23T12:42:00Z">
              <w:r w:rsidRPr="006F1808" w:rsidDel="009A6E1D">
                <w:rPr>
                  <w:rStyle w:val="Diskretbetoning"/>
                  <w:rFonts w:cstheme="minorHAnsi"/>
                  <w:color w:val="098394"/>
                  <w:lang w:eastAsia="en-GB"/>
                </w:rPr>
                <w:delText>TS</w:delText>
              </w:r>
              <w:r w:rsidR="00971423" w:rsidRPr="006F1808" w:rsidDel="009A6E1D">
                <w:rPr>
                  <w:rStyle w:val="Diskretbetoning"/>
                  <w:rFonts w:cstheme="minorHAnsi"/>
                  <w:color w:val="098394"/>
                  <w:lang w:eastAsia="en-GB"/>
                </w:rPr>
                <w:delText xml:space="preserve"> </w:delText>
              </w:r>
              <w:r w:rsidR="00971423" w:rsidRPr="006F1808" w:rsidDel="009A6E1D">
                <w:rPr>
                  <w:rStyle w:val="Diskretbetoning"/>
                  <w:rFonts w:cstheme="minorHAnsi"/>
                  <w:color w:val="098394"/>
                </w:rPr>
                <w:delText>(1)</w:delText>
              </w:r>
            </w:del>
          </w:p>
        </w:tc>
        <w:tc>
          <w:tcPr>
            <w:tcW w:w="2693" w:type="dxa"/>
            <w:tcBorders>
              <w:top w:val="single" w:sz="4" w:space="0" w:color="A33662" w:themeColor="accent1"/>
              <w:left w:val="single" w:sz="24" w:space="0" w:color="FFFFFF" w:themeColor="background1"/>
              <w:bottom w:val="single" w:sz="4" w:space="0" w:color="A33662" w:themeColor="accent1"/>
            </w:tcBorders>
          </w:tcPr>
          <w:p w14:paraId="662D2707" w14:textId="430469C7" w:rsidR="00971423" w:rsidRPr="006F1808" w:rsidDel="009A6E1D" w:rsidRDefault="00971423" w:rsidP="00971423">
            <w:pPr>
              <w:rPr>
                <w:del w:id="3884" w:author="Eriksson Tina" w:date="2025-06-23T14:42:00Z" w16du:dateUtc="2025-06-23T12:42:00Z"/>
                <w:rStyle w:val="Diskretbetoning"/>
                <w:rFonts w:cstheme="minorHAnsi"/>
                <w:color w:val="098394"/>
                <w:lang w:eastAsia="en-GB"/>
              </w:rPr>
            </w:pPr>
            <w:del w:id="3885" w:author="Eriksson Tina" w:date="2025-06-23T14:42:00Z" w16du:dateUtc="2025-06-23T12:42:00Z">
              <w:r w:rsidRPr="006F1808" w:rsidDel="009A6E1D">
                <w:rPr>
                  <w:rStyle w:val="Diskretbetoning"/>
                  <w:rFonts w:cstheme="minorHAnsi"/>
                  <w:color w:val="098394"/>
                  <w:lang w:eastAsia="en-GB"/>
                </w:rPr>
                <w:delText>Enligt ISO8601:</w:delText>
              </w:r>
            </w:del>
          </w:p>
          <w:p w14:paraId="6D3F192C" w14:textId="1B5ADB66" w:rsidR="00971423" w:rsidRPr="006F1808" w:rsidDel="009A6E1D" w:rsidRDefault="00971423" w:rsidP="00971423">
            <w:pPr>
              <w:rPr>
                <w:del w:id="3886" w:author="Eriksson Tina" w:date="2025-06-23T14:42:00Z" w16du:dateUtc="2025-06-23T12:42:00Z"/>
                <w:rStyle w:val="Diskretbetoning"/>
                <w:rFonts w:cstheme="minorHAnsi"/>
                <w:color w:val="098394"/>
                <w:lang w:eastAsia="en-GB"/>
              </w:rPr>
            </w:pPr>
          </w:p>
          <w:p w14:paraId="28B5A0D3" w14:textId="12958598" w:rsidR="00971423" w:rsidRPr="006F1808" w:rsidDel="009A6E1D" w:rsidRDefault="00971423" w:rsidP="00971423">
            <w:pPr>
              <w:rPr>
                <w:del w:id="3887" w:author="Eriksson Tina" w:date="2025-06-23T14:42:00Z" w16du:dateUtc="2025-06-23T12:42:00Z"/>
                <w:rStyle w:val="Diskretbetoning"/>
                <w:rFonts w:cstheme="minorHAnsi"/>
                <w:color w:val="098394"/>
                <w:lang w:eastAsia="en-GB"/>
              </w:rPr>
            </w:pPr>
            <w:del w:id="3888" w:author="Eriksson Tina" w:date="2025-06-23T14:42:00Z" w16du:dateUtc="2025-06-23T12:42:00Z">
              <w:r w:rsidRPr="006F1808" w:rsidDel="009A6E1D">
                <w:rPr>
                  <w:rStyle w:val="Diskretbetoning"/>
                  <w:rFonts w:cstheme="minorHAnsi"/>
                  <w:color w:val="098394"/>
                  <w:lang w:eastAsia="en-GB"/>
                </w:rPr>
                <w:delText>YYYY-MM-</w:delText>
              </w:r>
            </w:del>
          </w:p>
          <w:p w14:paraId="46BE39F7" w14:textId="70F0FB01" w:rsidR="00971423" w:rsidRPr="006F1808" w:rsidDel="009A6E1D" w:rsidRDefault="00971423" w:rsidP="00971423">
            <w:pPr>
              <w:rPr>
                <w:del w:id="3889" w:author="Eriksson Tina" w:date="2025-06-23T14:42:00Z" w16du:dateUtc="2025-06-23T12:42:00Z"/>
                <w:rFonts w:cstheme="minorHAnsi"/>
                <w:i/>
                <w:iCs/>
                <w:color w:val="098394"/>
              </w:rPr>
            </w:pPr>
            <w:del w:id="3890" w:author="Eriksson Tina" w:date="2025-06-23T14:42:00Z" w16du:dateUtc="2025-06-23T12:42:00Z">
              <w:r w:rsidRPr="006F1808" w:rsidDel="009A6E1D">
                <w:rPr>
                  <w:rStyle w:val="Diskretbetoning"/>
                  <w:rFonts w:cstheme="minorHAnsi"/>
                  <w:color w:val="098394"/>
                  <w:lang w:eastAsia="en-GB"/>
                </w:rPr>
                <w:delText>DDThh:mm:ss+01:00</w:delText>
              </w:r>
            </w:del>
          </w:p>
        </w:tc>
        <w:tc>
          <w:tcPr>
            <w:tcW w:w="2127" w:type="dxa"/>
            <w:tcBorders>
              <w:top w:val="single" w:sz="4" w:space="0" w:color="A33662" w:themeColor="accent1"/>
              <w:left w:val="single" w:sz="24" w:space="0" w:color="FFFFFF" w:themeColor="background1"/>
              <w:bottom w:val="single" w:sz="4" w:space="0" w:color="A33662" w:themeColor="accent1"/>
            </w:tcBorders>
          </w:tcPr>
          <w:p w14:paraId="67BFD9B5" w14:textId="3E61E9CD" w:rsidR="00971423" w:rsidRPr="006F1808" w:rsidDel="009A6E1D" w:rsidRDefault="00971423" w:rsidP="00971423">
            <w:pPr>
              <w:rPr>
                <w:del w:id="3891" w:author="Eriksson Tina" w:date="2025-06-23T14:42:00Z" w16du:dateUtc="2025-06-23T12:42:00Z"/>
                <w:rFonts w:cstheme="minorHAnsi"/>
                <w:i/>
                <w:iCs/>
                <w:color w:val="098394"/>
              </w:rPr>
            </w:pPr>
            <w:del w:id="3892" w:author="Eriksson Tina" w:date="2025-06-23T14:42:00Z" w16du:dateUtc="2025-06-23T12:42:00Z">
              <w:r w:rsidRPr="006F1808" w:rsidDel="009A6E1D">
                <w:rPr>
                  <w:rStyle w:val="Diskretbetoning"/>
                  <w:rFonts w:cstheme="minorHAnsi"/>
                  <w:color w:val="098394"/>
                </w:rPr>
                <w:delText>IK-013</w:delText>
              </w:r>
            </w:del>
          </w:p>
        </w:tc>
      </w:tr>
      <w:tr w:rsidR="00971423" w:rsidRPr="006F1808" w:rsidDel="009A6E1D" w14:paraId="1749AE58" w14:textId="3B5A54E0" w:rsidTr="62B378BD">
        <w:trPr>
          <w:trHeight w:val="323"/>
          <w:del w:id="3893" w:author="Eriksson Tina" w:date="2025-06-23T14:42:00Z"/>
        </w:trPr>
        <w:tc>
          <w:tcPr>
            <w:tcW w:w="1843" w:type="dxa"/>
            <w:tcBorders>
              <w:top w:val="single" w:sz="4" w:space="0" w:color="A33662" w:themeColor="accent1"/>
              <w:bottom w:val="single" w:sz="4" w:space="0" w:color="A33662" w:themeColor="accent1"/>
              <w:right w:val="single" w:sz="24" w:space="0" w:color="FFFFFF" w:themeColor="background1"/>
            </w:tcBorders>
          </w:tcPr>
          <w:p w14:paraId="579D11C7" w14:textId="11855F9D" w:rsidR="00971423" w:rsidRPr="006F1808" w:rsidDel="009A6E1D" w:rsidRDefault="00971423" w:rsidP="00971423">
            <w:pPr>
              <w:rPr>
                <w:del w:id="3894" w:author="Eriksson Tina" w:date="2025-06-23T14:42:00Z" w16du:dateUtc="2025-06-23T12:42:00Z"/>
                <w:rFonts w:cstheme="minorHAnsi"/>
                <w:i/>
                <w:iCs/>
                <w:color w:val="098394"/>
              </w:rPr>
            </w:pPr>
            <w:del w:id="3895" w:author="Eriksson Tina" w:date="2025-06-23T14:42:00Z" w16du:dateUtc="2025-06-23T12:42:00Z">
              <w:r w:rsidRPr="006F1808" w:rsidDel="009A6E1D">
                <w:rPr>
                  <w:rStyle w:val="Diskretbetoning"/>
                  <w:rFonts w:cstheme="minorHAnsi"/>
                  <w:color w:val="098394"/>
                </w:rPr>
                <w:delText>sökorsak</w:delText>
              </w:r>
            </w:del>
          </w:p>
        </w:tc>
        <w:tc>
          <w:tcPr>
            <w:tcW w:w="142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B101F0F" w14:textId="74AB7AA2" w:rsidR="00971423" w:rsidRPr="006F1808" w:rsidDel="009A6E1D" w:rsidRDefault="00971423" w:rsidP="00971423">
            <w:pPr>
              <w:rPr>
                <w:del w:id="3896" w:author="Eriksson Tina" w:date="2025-06-23T14:42:00Z" w16du:dateUtc="2025-06-23T12:42:00Z"/>
                <w:rFonts w:cstheme="minorHAnsi"/>
                <w:i/>
                <w:iCs/>
                <w:color w:val="098394"/>
              </w:rPr>
            </w:pPr>
            <w:del w:id="3897" w:author="Eriksson Tina" w:date="2025-06-23T14:42:00Z" w16du:dateUtc="2025-06-23T12:42:00Z">
              <w:r w:rsidRPr="006F1808" w:rsidDel="009A6E1D">
                <w:rPr>
                  <w:rFonts w:cstheme="minorHAnsi"/>
                  <w:i/>
                  <w:iCs/>
                  <w:color w:val="098394"/>
                </w:rPr>
                <w:delText>-</w:delText>
              </w:r>
            </w:del>
          </w:p>
        </w:tc>
        <w:tc>
          <w:tcPr>
            <w:tcW w:w="325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4844AE8" w14:textId="0543D8B9" w:rsidR="00971423" w:rsidRPr="006F1808" w:rsidDel="009A6E1D" w:rsidRDefault="2421E8F8" w:rsidP="62B378BD">
            <w:pPr>
              <w:rPr>
                <w:del w:id="3898" w:author="Eriksson Tina" w:date="2025-06-23T14:42:00Z" w16du:dateUtc="2025-06-23T12:42:00Z"/>
                <w:i/>
                <w:iCs/>
                <w:color w:val="098394"/>
              </w:rPr>
            </w:pPr>
            <w:del w:id="3899" w:author="Eriksson Tina" w:date="2025-06-23T14:42:00Z" w16du:dateUtc="2025-06-23T12:42:00Z">
              <w:r w:rsidRPr="006F1808" w:rsidDel="009A6E1D">
                <w:rPr>
                  <w:rStyle w:val="Diskretbetoning"/>
                  <w:color w:val="098394" w:themeColor="accent5" w:themeShade="BF"/>
                </w:rPr>
                <w:delText>Av patienten</w:delText>
              </w:r>
              <w:r w:rsidR="2F174BB3" w:rsidRPr="006F1808" w:rsidDel="009A6E1D">
                <w:rPr>
                  <w:rStyle w:val="Diskretbetoning"/>
                  <w:color w:val="098394" w:themeColor="accent5" w:themeShade="BF"/>
                </w:rPr>
                <w:delText xml:space="preserve"> eller annan</w:delText>
              </w:r>
              <w:r w:rsidRPr="006F1808" w:rsidDel="009A6E1D">
                <w:rPr>
                  <w:rStyle w:val="Diskretbetoning"/>
                  <w:color w:val="098394" w:themeColor="accent5" w:themeShade="BF"/>
                </w:rPr>
                <w:delText xml:space="preserve"> angiven sökorsak.</w:delText>
              </w:r>
            </w:del>
          </w:p>
        </w:tc>
        <w:tc>
          <w:tcPr>
            <w:tcW w:w="2126" w:type="dxa"/>
            <w:tcBorders>
              <w:top w:val="single" w:sz="4" w:space="0" w:color="A33662" w:themeColor="accent1"/>
              <w:left w:val="single" w:sz="24" w:space="0" w:color="FFFFFF" w:themeColor="background1"/>
              <w:bottom w:val="single" w:sz="4" w:space="0" w:color="A33662" w:themeColor="accent1"/>
            </w:tcBorders>
          </w:tcPr>
          <w:p w14:paraId="023A7290" w14:textId="66A4F985" w:rsidR="00971423" w:rsidRPr="006F1808" w:rsidDel="009A6E1D" w:rsidRDefault="00E155F1" w:rsidP="00971423">
            <w:pPr>
              <w:rPr>
                <w:del w:id="3900" w:author="Eriksson Tina" w:date="2025-06-23T14:42:00Z" w16du:dateUtc="2025-06-23T12:42:00Z"/>
                <w:rFonts w:cstheme="minorHAnsi"/>
                <w:i/>
                <w:iCs/>
                <w:color w:val="098394"/>
                <w:lang w:eastAsia="en-GB"/>
              </w:rPr>
            </w:pPr>
            <w:del w:id="3901" w:author="Eriksson Tina" w:date="2025-06-23T14:42:00Z" w16du:dateUtc="2025-06-23T12:42:00Z">
              <w:r w:rsidRPr="006F1808" w:rsidDel="009A6E1D">
                <w:rPr>
                  <w:rStyle w:val="Diskretbetoning"/>
                  <w:rFonts w:cstheme="minorHAnsi"/>
                  <w:color w:val="098394"/>
                  <w:lang w:eastAsia="en-GB"/>
                </w:rPr>
                <w:delText xml:space="preserve">ST </w:delText>
              </w:r>
              <w:r w:rsidR="00971423" w:rsidRPr="006F1808" w:rsidDel="009A6E1D">
                <w:rPr>
                  <w:rStyle w:val="Diskretbetoning"/>
                  <w:rFonts w:cstheme="minorHAnsi"/>
                  <w:color w:val="098394"/>
                </w:rPr>
                <w:delText>(0..1)</w:delText>
              </w:r>
            </w:del>
          </w:p>
        </w:tc>
        <w:tc>
          <w:tcPr>
            <w:tcW w:w="2693" w:type="dxa"/>
            <w:tcBorders>
              <w:top w:val="single" w:sz="4" w:space="0" w:color="A33662" w:themeColor="accent1"/>
              <w:left w:val="single" w:sz="24" w:space="0" w:color="FFFFFF" w:themeColor="background1"/>
              <w:bottom w:val="single" w:sz="4" w:space="0" w:color="A33662" w:themeColor="accent1"/>
            </w:tcBorders>
          </w:tcPr>
          <w:p w14:paraId="389377E6" w14:textId="0180313F" w:rsidR="00971423" w:rsidRPr="006F1808" w:rsidDel="009A6E1D" w:rsidRDefault="00971423" w:rsidP="00971423">
            <w:pPr>
              <w:rPr>
                <w:del w:id="3902" w:author="Eriksson Tina" w:date="2025-06-23T14:42:00Z" w16du:dateUtc="2025-06-23T12:42:00Z"/>
                <w:rFonts w:cstheme="minorHAnsi"/>
                <w:i/>
                <w:iCs/>
                <w:color w:val="098394"/>
              </w:rPr>
            </w:pPr>
            <w:del w:id="3903" w:author="Eriksson Tina" w:date="2025-06-23T14:42:00Z" w16du:dateUtc="2025-06-23T12:42:00Z">
              <w:r w:rsidRPr="006F1808" w:rsidDel="009A6E1D">
                <w:rPr>
                  <w:rFonts w:cstheme="minorHAnsi"/>
                  <w:i/>
                  <w:iCs/>
                  <w:color w:val="098394"/>
                </w:rPr>
                <w:delText>-</w:delText>
              </w:r>
            </w:del>
          </w:p>
        </w:tc>
        <w:tc>
          <w:tcPr>
            <w:tcW w:w="2127" w:type="dxa"/>
            <w:tcBorders>
              <w:top w:val="single" w:sz="4" w:space="0" w:color="A33662" w:themeColor="accent1"/>
              <w:left w:val="single" w:sz="24" w:space="0" w:color="FFFFFF" w:themeColor="background1"/>
              <w:bottom w:val="single" w:sz="4" w:space="0" w:color="A33662" w:themeColor="accent1"/>
            </w:tcBorders>
          </w:tcPr>
          <w:p w14:paraId="1BF3566F" w14:textId="1B237C0A" w:rsidR="00971423" w:rsidRPr="006F1808" w:rsidDel="009A6E1D" w:rsidRDefault="00971423" w:rsidP="00971423">
            <w:pPr>
              <w:rPr>
                <w:del w:id="3904" w:author="Eriksson Tina" w:date="2025-06-23T14:42:00Z" w16du:dateUtc="2025-06-23T12:42:00Z"/>
                <w:rFonts w:cstheme="minorHAnsi"/>
                <w:i/>
                <w:iCs/>
                <w:color w:val="098394"/>
              </w:rPr>
            </w:pPr>
            <w:del w:id="3905" w:author="Eriksson Tina" w:date="2025-06-23T14:42:00Z" w16du:dateUtc="2025-06-23T12:42:00Z">
              <w:r w:rsidRPr="006F1808" w:rsidDel="009A6E1D">
                <w:rPr>
                  <w:rStyle w:val="Diskretbetoning"/>
                  <w:rFonts w:cstheme="minorHAnsi"/>
                  <w:color w:val="098394"/>
                </w:rPr>
                <w:delText>IK-023</w:delText>
              </w:r>
            </w:del>
          </w:p>
        </w:tc>
      </w:tr>
      <w:tr w:rsidR="00971423" w:rsidRPr="006F1808" w:rsidDel="009A6E1D" w14:paraId="65A88D6B" w14:textId="5955FB0C" w:rsidTr="62B378BD">
        <w:trPr>
          <w:trHeight w:val="307"/>
          <w:del w:id="3906" w:author="Eriksson Tina" w:date="2025-06-23T14:42:00Z"/>
        </w:trPr>
        <w:tc>
          <w:tcPr>
            <w:tcW w:w="1843" w:type="dxa"/>
            <w:tcBorders>
              <w:top w:val="single" w:sz="4" w:space="0" w:color="A33662" w:themeColor="accent1"/>
              <w:bottom w:val="single" w:sz="4" w:space="0" w:color="A33662" w:themeColor="accent1"/>
              <w:right w:val="single" w:sz="24" w:space="0" w:color="FFFFFF" w:themeColor="background1"/>
            </w:tcBorders>
          </w:tcPr>
          <w:p w14:paraId="00B22A03" w14:textId="5512EF22" w:rsidR="00971423" w:rsidRPr="006F1808" w:rsidDel="009A6E1D" w:rsidRDefault="00971423" w:rsidP="00971423">
            <w:pPr>
              <w:rPr>
                <w:del w:id="3907" w:author="Eriksson Tina" w:date="2025-06-23T14:42:00Z" w16du:dateUtc="2025-06-23T12:42:00Z"/>
                <w:rFonts w:cstheme="minorHAnsi"/>
                <w:i/>
                <w:iCs/>
                <w:color w:val="098394"/>
              </w:rPr>
            </w:pPr>
            <w:del w:id="3908" w:author="Eriksson Tina" w:date="2025-06-23T14:42:00Z" w16du:dateUtc="2025-06-23T12:42:00Z">
              <w:r w:rsidRPr="006F1808" w:rsidDel="009A6E1D">
                <w:rPr>
                  <w:rFonts w:cstheme="minorHAnsi"/>
                  <w:i/>
                  <w:iCs/>
                  <w:color w:val="098394"/>
                </w:rPr>
                <w:delText>väntelista</w:delText>
              </w:r>
            </w:del>
          </w:p>
        </w:tc>
        <w:tc>
          <w:tcPr>
            <w:tcW w:w="142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ABD9384" w14:textId="328DB232" w:rsidR="00971423" w:rsidRPr="006F1808" w:rsidDel="009A6E1D" w:rsidRDefault="00971423" w:rsidP="00971423">
            <w:pPr>
              <w:rPr>
                <w:del w:id="3909" w:author="Eriksson Tina" w:date="2025-06-23T14:42:00Z" w16du:dateUtc="2025-06-23T12:42:00Z"/>
                <w:rFonts w:cstheme="minorHAnsi"/>
                <w:i/>
                <w:iCs/>
                <w:color w:val="098394"/>
              </w:rPr>
            </w:pPr>
            <w:del w:id="3910" w:author="Eriksson Tina" w:date="2025-06-23T14:42:00Z" w16du:dateUtc="2025-06-23T12:42:00Z">
              <w:r w:rsidRPr="006F1808" w:rsidDel="009A6E1D">
                <w:rPr>
                  <w:rFonts w:cstheme="minorHAnsi"/>
                  <w:i/>
                  <w:iCs/>
                  <w:color w:val="098394"/>
                </w:rPr>
                <w:delText>-</w:delText>
              </w:r>
            </w:del>
          </w:p>
        </w:tc>
        <w:tc>
          <w:tcPr>
            <w:tcW w:w="325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5D10F89" w14:textId="12D26A8A" w:rsidR="00971423" w:rsidRPr="006F1808" w:rsidDel="009A6E1D" w:rsidRDefault="00971423" w:rsidP="00971423">
            <w:pPr>
              <w:rPr>
                <w:del w:id="3911" w:author="Eriksson Tina" w:date="2025-06-23T14:42:00Z" w16du:dateUtc="2025-06-23T12:42:00Z"/>
                <w:rFonts w:cstheme="minorHAnsi"/>
                <w:i/>
                <w:iCs/>
                <w:color w:val="098394"/>
              </w:rPr>
            </w:pPr>
            <w:del w:id="3912" w:author="Eriksson Tina" w:date="2025-06-23T14:42:00Z" w16du:dateUtc="2025-06-23T12:42:00Z">
              <w:r w:rsidRPr="006F1808" w:rsidDel="009A6E1D">
                <w:rPr>
                  <w:rFonts w:cstheme="minorHAnsi"/>
                  <w:i/>
                  <w:iCs/>
                  <w:color w:val="098394"/>
                </w:rPr>
                <w:delText xml:space="preserve">Angivelse om patienten står på väntelista. </w:delText>
              </w:r>
            </w:del>
          </w:p>
        </w:tc>
        <w:tc>
          <w:tcPr>
            <w:tcW w:w="2126" w:type="dxa"/>
            <w:tcBorders>
              <w:top w:val="single" w:sz="4" w:space="0" w:color="A33662" w:themeColor="accent1"/>
              <w:left w:val="single" w:sz="24" w:space="0" w:color="FFFFFF" w:themeColor="background1"/>
              <w:bottom w:val="single" w:sz="4" w:space="0" w:color="A33662" w:themeColor="accent1"/>
            </w:tcBorders>
          </w:tcPr>
          <w:p w14:paraId="204DD9C8" w14:textId="025A32BA" w:rsidR="00971423" w:rsidRPr="006F1808" w:rsidDel="009A6E1D" w:rsidRDefault="00E155F1" w:rsidP="00971423">
            <w:pPr>
              <w:rPr>
                <w:del w:id="3913" w:author="Eriksson Tina" w:date="2025-06-23T14:42:00Z" w16du:dateUtc="2025-06-23T12:42:00Z"/>
                <w:rFonts w:cstheme="minorHAnsi"/>
                <w:i/>
                <w:iCs/>
                <w:color w:val="098394"/>
              </w:rPr>
            </w:pPr>
            <w:del w:id="3914" w:author="Eriksson Tina" w:date="2025-06-23T14:42:00Z" w16du:dateUtc="2025-06-23T12:42:00Z">
              <w:r w:rsidRPr="006F1808" w:rsidDel="009A6E1D">
                <w:rPr>
                  <w:i/>
                  <w:iCs/>
                  <w:color w:val="098394"/>
                </w:rPr>
                <w:delText>BL</w:delText>
              </w:r>
              <w:r w:rsidRPr="006F1808" w:rsidDel="009A6E1D">
                <w:rPr>
                  <w:rFonts w:cstheme="minorHAnsi"/>
                  <w:i/>
                  <w:iCs/>
                  <w:color w:val="098394"/>
                </w:rPr>
                <w:delText xml:space="preserve"> </w:delText>
              </w:r>
              <w:r w:rsidR="00971423" w:rsidRPr="006F1808" w:rsidDel="009A6E1D">
                <w:rPr>
                  <w:rFonts w:cstheme="minorHAnsi"/>
                  <w:i/>
                  <w:iCs/>
                  <w:color w:val="098394"/>
                </w:rPr>
                <w:delText>(1)</w:delText>
              </w:r>
            </w:del>
          </w:p>
        </w:tc>
        <w:tc>
          <w:tcPr>
            <w:tcW w:w="2693" w:type="dxa"/>
            <w:tcBorders>
              <w:top w:val="single" w:sz="4" w:space="0" w:color="A33662" w:themeColor="accent1"/>
              <w:left w:val="single" w:sz="24" w:space="0" w:color="FFFFFF" w:themeColor="background1"/>
              <w:bottom w:val="single" w:sz="4" w:space="0" w:color="A33662" w:themeColor="accent1"/>
            </w:tcBorders>
          </w:tcPr>
          <w:p w14:paraId="150DF1CC" w14:textId="398D873D" w:rsidR="00971423" w:rsidRPr="006F1808" w:rsidDel="009A6E1D" w:rsidRDefault="00971423" w:rsidP="00971423">
            <w:pPr>
              <w:rPr>
                <w:del w:id="3915" w:author="Eriksson Tina" w:date="2025-06-23T14:42:00Z" w16du:dateUtc="2025-06-23T12:42:00Z"/>
                <w:rFonts w:cstheme="minorHAnsi"/>
                <w:i/>
                <w:iCs/>
                <w:color w:val="098394"/>
              </w:rPr>
            </w:pPr>
            <w:del w:id="3916" w:author="Eriksson Tina" w:date="2025-06-23T14:42:00Z" w16du:dateUtc="2025-06-23T12:42:00Z">
              <w:r w:rsidRPr="006F1808" w:rsidDel="009A6E1D">
                <w:rPr>
                  <w:rFonts w:cstheme="minorHAnsi"/>
                  <w:i/>
                  <w:iCs/>
                  <w:color w:val="098394"/>
                </w:rPr>
                <w:delText>-</w:delText>
              </w:r>
            </w:del>
          </w:p>
        </w:tc>
        <w:tc>
          <w:tcPr>
            <w:tcW w:w="2127" w:type="dxa"/>
            <w:tcBorders>
              <w:top w:val="single" w:sz="4" w:space="0" w:color="A33662" w:themeColor="accent1"/>
              <w:left w:val="single" w:sz="24" w:space="0" w:color="FFFFFF" w:themeColor="background1"/>
              <w:bottom w:val="single" w:sz="4" w:space="0" w:color="A33662" w:themeColor="accent1"/>
            </w:tcBorders>
          </w:tcPr>
          <w:p w14:paraId="1536D609" w14:textId="17B6C2A5" w:rsidR="00971423" w:rsidRPr="006F1808" w:rsidDel="009A6E1D" w:rsidRDefault="00971423" w:rsidP="00971423">
            <w:pPr>
              <w:rPr>
                <w:del w:id="3917" w:author="Eriksson Tina" w:date="2025-06-23T14:42:00Z" w16du:dateUtc="2025-06-23T12:42:00Z"/>
                <w:rFonts w:cstheme="minorHAnsi"/>
                <w:i/>
                <w:iCs/>
                <w:color w:val="098394"/>
              </w:rPr>
            </w:pPr>
            <w:del w:id="3918" w:author="Eriksson Tina" w:date="2025-06-23T14:42:00Z" w16du:dateUtc="2025-06-23T12:42:00Z">
              <w:r w:rsidRPr="006F1808" w:rsidDel="009A6E1D">
                <w:rPr>
                  <w:rStyle w:val="Diskretbetoning"/>
                  <w:rFonts w:cstheme="minorHAnsi"/>
                  <w:color w:val="098394"/>
                </w:rPr>
                <w:delText>IK-005</w:delText>
              </w:r>
            </w:del>
          </w:p>
        </w:tc>
      </w:tr>
      <w:tr w:rsidR="00971423" w:rsidRPr="006F1808" w:rsidDel="009A6E1D" w14:paraId="0624C5AC" w14:textId="6267D6E8" w:rsidTr="62B378BD">
        <w:trPr>
          <w:trHeight w:val="307"/>
          <w:del w:id="3919" w:author="Eriksson Tina" w:date="2025-06-23T14:42:00Z"/>
        </w:trPr>
        <w:tc>
          <w:tcPr>
            <w:tcW w:w="1843" w:type="dxa"/>
            <w:tcBorders>
              <w:top w:val="single" w:sz="4" w:space="0" w:color="A33662" w:themeColor="accent1"/>
              <w:bottom w:val="single" w:sz="4" w:space="0" w:color="A33662" w:themeColor="accent1"/>
              <w:right w:val="single" w:sz="24" w:space="0" w:color="FFFFFF" w:themeColor="background1"/>
            </w:tcBorders>
          </w:tcPr>
          <w:p w14:paraId="535217C5" w14:textId="02069E3E" w:rsidR="00971423" w:rsidRPr="006F1808" w:rsidDel="009A6E1D" w:rsidRDefault="00971423" w:rsidP="00971423">
            <w:pPr>
              <w:rPr>
                <w:del w:id="3920" w:author="Eriksson Tina" w:date="2025-06-23T14:42:00Z" w16du:dateUtc="2025-06-23T12:42:00Z"/>
                <w:rFonts w:cstheme="minorHAnsi"/>
                <w:i/>
                <w:iCs/>
                <w:color w:val="098394"/>
              </w:rPr>
            </w:pPr>
            <w:del w:id="3921" w:author="Eriksson Tina" w:date="2025-06-23T14:42:00Z" w16du:dateUtc="2025-06-23T12:42:00Z">
              <w:r w:rsidRPr="006F1808" w:rsidDel="009A6E1D">
                <w:rPr>
                  <w:rStyle w:val="Diskretbetoning"/>
                  <w:rFonts w:cstheme="minorHAnsi"/>
                  <w:color w:val="098394"/>
                </w:rPr>
                <w:delText>vårdkontakttyp</w:delText>
              </w:r>
            </w:del>
          </w:p>
        </w:tc>
        <w:tc>
          <w:tcPr>
            <w:tcW w:w="142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F66B6D0" w14:textId="130EB4BC" w:rsidR="00971423" w:rsidRPr="006F1808" w:rsidDel="009A6E1D" w:rsidRDefault="00971423" w:rsidP="00971423">
            <w:pPr>
              <w:rPr>
                <w:del w:id="3922" w:author="Eriksson Tina" w:date="2025-06-23T14:42:00Z" w16du:dateUtc="2025-06-23T12:42:00Z"/>
                <w:rFonts w:cstheme="minorHAnsi"/>
                <w:i/>
                <w:iCs/>
                <w:color w:val="098394"/>
              </w:rPr>
            </w:pPr>
            <w:del w:id="3923" w:author="Eriksson Tina" w:date="2025-06-23T14:42:00Z" w16du:dateUtc="2025-06-23T12:42:00Z">
              <w:r w:rsidRPr="006F1808" w:rsidDel="009A6E1D">
                <w:rPr>
                  <w:rFonts w:cstheme="minorHAnsi"/>
                  <w:i/>
                  <w:iCs/>
                  <w:color w:val="098394"/>
                </w:rPr>
                <w:delText>-</w:delText>
              </w:r>
            </w:del>
          </w:p>
        </w:tc>
        <w:tc>
          <w:tcPr>
            <w:tcW w:w="325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27FFFA8" w14:textId="2A83B276" w:rsidR="00971423" w:rsidRPr="006F1808" w:rsidDel="009A6E1D" w:rsidRDefault="00971423" w:rsidP="00971423">
            <w:pPr>
              <w:rPr>
                <w:del w:id="3924" w:author="Eriksson Tina" w:date="2025-06-23T14:42:00Z" w16du:dateUtc="2025-06-23T12:42:00Z"/>
                <w:rFonts w:cstheme="minorHAnsi"/>
                <w:i/>
                <w:iCs/>
                <w:color w:val="098394"/>
              </w:rPr>
            </w:pPr>
            <w:del w:id="3925" w:author="Eriksson Tina" w:date="2025-06-23T14:42:00Z" w16du:dateUtc="2025-06-23T12:42:00Z">
              <w:r w:rsidRPr="006F1808" w:rsidDel="009A6E1D">
                <w:rPr>
                  <w:rStyle w:val="Diskretbetoning"/>
                  <w:rFonts w:cstheme="minorHAnsi"/>
                  <w:color w:val="098394"/>
                </w:rPr>
                <w:delText>Den typ av vårdkontakt som tidsbokningen resulterar i.</w:delText>
              </w:r>
            </w:del>
          </w:p>
        </w:tc>
        <w:tc>
          <w:tcPr>
            <w:tcW w:w="2126" w:type="dxa"/>
            <w:tcBorders>
              <w:top w:val="single" w:sz="4" w:space="0" w:color="A33662" w:themeColor="accent1"/>
              <w:left w:val="single" w:sz="24" w:space="0" w:color="FFFFFF" w:themeColor="background1"/>
              <w:bottom w:val="single" w:sz="4" w:space="0" w:color="A33662" w:themeColor="accent1"/>
            </w:tcBorders>
          </w:tcPr>
          <w:p w14:paraId="337FD5C8" w14:textId="61411A9C" w:rsidR="00971423" w:rsidRPr="006F1808" w:rsidDel="009A6E1D" w:rsidRDefault="00E155F1" w:rsidP="00971423">
            <w:pPr>
              <w:rPr>
                <w:del w:id="3926" w:author="Eriksson Tina" w:date="2025-06-23T14:42:00Z" w16du:dateUtc="2025-06-23T12:42:00Z"/>
                <w:rFonts w:cstheme="minorHAnsi"/>
                <w:i/>
                <w:iCs/>
                <w:color w:val="098394"/>
                <w:lang w:eastAsia="en-GB"/>
              </w:rPr>
            </w:pPr>
            <w:del w:id="3927" w:author="Eriksson Tina" w:date="2025-06-23T14:42:00Z" w16du:dateUtc="2025-06-23T12:42:00Z">
              <w:r w:rsidRPr="006F1808" w:rsidDel="009A6E1D">
                <w:rPr>
                  <w:rStyle w:val="Diskretbetoning"/>
                  <w:rFonts w:cstheme="minorHAnsi"/>
                  <w:color w:val="098394"/>
                  <w:lang w:eastAsia="en-GB"/>
                </w:rPr>
                <w:delText>CV</w:delText>
              </w:r>
              <w:r w:rsidR="00971423" w:rsidRPr="006F1808" w:rsidDel="009A6E1D">
                <w:rPr>
                  <w:rStyle w:val="Diskretbetoning"/>
                  <w:rFonts w:cstheme="minorHAnsi"/>
                  <w:color w:val="098394"/>
                  <w:lang w:eastAsia="en-GB"/>
                </w:rPr>
                <w:delText xml:space="preserve"> </w:delText>
              </w:r>
              <w:r w:rsidR="00971423" w:rsidRPr="006F1808" w:rsidDel="009A6E1D">
                <w:rPr>
                  <w:rStyle w:val="Diskretbetoning"/>
                  <w:rFonts w:cstheme="minorHAnsi"/>
                  <w:color w:val="098394"/>
                </w:rPr>
                <w:delText>(1)</w:delText>
              </w:r>
            </w:del>
          </w:p>
        </w:tc>
        <w:tc>
          <w:tcPr>
            <w:tcW w:w="2693" w:type="dxa"/>
            <w:tcBorders>
              <w:top w:val="single" w:sz="4" w:space="0" w:color="A33662" w:themeColor="accent1"/>
              <w:left w:val="single" w:sz="24" w:space="0" w:color="FFFFFF" w:themeColor="background1"/>
              <w:bottom w:val="single" w:sz="4" w:space="0" w:color="A33662" w:themeColor="accent1"/>
            </w:tcBorders>
          </w:tcPr>
          <w:p w14:paraId="7D771382" w14:textId="2AA22A59" w:rsidR="00971423" w:rsidRPr="006F1808" w:rsidDel="009A6E1D" w:rsidRDefault="00971423" w:rsidP="00971423">
            <w:pPr>
              <w:rPr>
                <w:del w:id="3928" w:author="Eriksson Tina" w:date="2025-06-23T14:42:00Z" w16du:dateUtc="2025-06-23T12:42:00Z"/>
                <w:rStyle w:val="Diskretbetoning"/>
                <w:rFonts w:cstheme="minorHAnsi"/>
                <w:color w:val="098394"/>
                <w:lang w:eastAsia="en-GB"/>
              </w:rPr>
            </w:pPr>
            <w:del w:id="3929" w:author="Eriksson Tina" w:date="2025-06-23T14:42:00Z" w16du:dateUtc="2025-06-23T12:42:00Z">
              <w:r w:rsidRPr="006F1808" w:rsidDel="009A6E1D">
                <w:rPr>
                  <w:rStyle w:val="Diskretbetoning"/>
                  <w:rFonts w:cstheme="minorHAnsi"/>
                  <w:color w:val="098394"/>
                  <w:lang w:eastAsia="en-GB"/>
                </w:rPr>
                <w:delText>Namn: KV vårdkontakttyp</w:delText>
              </w:r>
            </w:del>
          </w:p>
          <w:p w14:paraId="4A3915F9" w14:textId="5E81D9DD" w:rsidR="00971423" w:rsidRPr="006F1808" w:rsidDel="009A6E1D" w:rsidRDefault="00971423" w:rsidP="00971423">
            <w:pPr>
              <w:rPr>
                <w:del w:id="3930" w:author="Eriksson Tina" w:date="2025-06-23T14:42:00Z" w16du:dateUtc="2025-06-23T12:42:00Z"/>
                <w:rFonts w:cstheme="minorHAnsi"/>
                <w:i/>
                <w:iCs/>
                <w:color w:val="098394"/>
              </w:rPr>
            </w:pPr>
            <w:del w:id="3931" w:author="Eriksson Tina" w:date="2025-06-23T14:42:00Z" w16du:dateUtc="2025-06-23T12:42:00Z">
              <w:r w:rsidRPr="006F1808" w:rsidDel="009A6E1D">
                <w:rPr>
                  <w:rStyle w:val="Diskretbetoning"/>
                  <w:rFonts w:cstheme="minorHAnsi"/>
                  <w:color w:val="098394"/>
                </w:rPr>
                <w:delText>OID:</w:delText>
              </w:r>
            </w:del>
          </w:p>
        </w:tc>
        <w:tc>
          <w:tcPr>
            <w:tcW w:w="2127" w:type="dxa"/>
            <w:tcBorders>
              <w:top w:val="single" w:sz="4" w:space="0" w:color="A33662" w:themeColor="accent1"/>
              <w:left w:val="single" w:sz="24" w:space="0" w:color="FFFFFF" w:themeColor="background1"/>
              <w:bottom w:val="single" w:sz="4" w:space="0" w:color="A33662" w:themeColor="accent1"/>
            </w:tcBorders>
          </w:tcPr>
          <w:p w14:paraId="0B0CD3C4" w14:textId="4691CCBA" w:rsidR="00971423" w:rsidRPr="006F1808" w:rsidDel="009A6E1D" w:rsidRDefault="00971423" w:rsidP="00971423">
            <w:pPr>
              <w:rPr>
                <w:del w:id="3932" w:author="Eriksson Tina" w:date="2025-06-23T14:42:00Z" w16du:dateUtc="2025-06-23T12:42:00Z"/>
                <w:rStyle w:val="Diskretbetoning"/>
                <w:rFonts w:cstheme="minorHAnsi"/>
                <w:color w:val="098394"/>
              </w:rPr>
            </w:pPr>
            <w:del w:id="3933" w:author="Eriksson Tina" w:date="2025-06-23T14:42:00Z" w16du:dateUtc="2025-06-23T12:42:00Z">
              <w:r w:rsidRPr="006F1808" w:rsidDel="009A6E1D">
                <w:rPr>
                  <w:rStyle w:val="Diskretbetoning"/>
                  <w:rFonts w:cstheme="minorHAnsi"/>
                  <w:color w:val="098394"/>
                </w:rPr>
                <w:delText>IK-009</w:delText>
              </w:r>
            </w:del>
          </w:p>
        </w:tc>
      </w:tr>
      <w:tr w:rsidR="00971423" w:rsidRPr="006F1808" w:rsidDel="009A6E1D" w14:paraId="181D4A4A" w14:textId="79F166DF" w:rsidTr="62B378BD">
        <w:trPr>
          <w:trHeight w:val="307"/>
          <w:del w:id="3934" w:author="Eriksson Tina" w:date="2025-06-23T14:42:00Z"/>
        </w:trPr>
        <w:tc>
          <w:tcPr>
            <w:tcW w:w="1843" w:type="dxa"/>
            <w:tcBorders>
              <w:top w:val="single" w:sz="4" w:space="0" w:color="A33662" w:themeColor="accent1"/>
              <w:bottom w:val="single" w:sz="4" w:space="0" w:color="A33662" w:themeColor="accent1"/>
              <w:right w:val="single" w:sz="24" w:space="0" w:color="FFFFFF" w:themeColor="background1"/>
            </w:tcBorders>
          </w:tcPr>
          <w:p w14:paraId="7D416AC9" w14:textId="25C0E721" w:rsidR="00971423" w:rsidRPr="006F1808" w:rsidDel="009A6E1D" w:rsidRDefault="00971423" w:rsidP="00971423">
            <w:pPr>
              <w:rPr>
                <w:del w:id="3935" w:author="Eriksson Tina" w:date="2025-06-23T14:42:00Z" w16du:dateUtc="2025-06-23T12:42:00Z"/>
                <w:rFonts w:cstheme="minorHAnsi"/>
                <w:i/>
                <w:iCs/>
                <w:color w:val="098394"/>
              </w:rPr>
            </w:pPr>
            <w:del w:id="3936" w:author="Eriksson Tina" w:date="2025-06-23T14:42:00Z" w16du:dateUtc="2025-06-23T12:42:00Z">
              <w:r w:rsidRPr="006F1808" w:rsidDel="009A6E1D">
                <w:rPr>
                  <w:rStyle w:val="Diskretbetoning"/>
                  <w:rFonts w:cstheme="minorHAnsi"/>
                  <w:color w:val="098394"/>
                </w:rPr>
                <w:delText>status</w:delText>
              </w:r>
            </w:del>
          </w:p>
        </w:tc>
        <w:tc>
          <w:tcPr>
            <w:tcW w:w="142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1AA9A67" w14:textId="7C279BCC" w:rsidR="00971423" w:rsidRPr="006F1808" w:rsidDel="009A6E1D" w:rsidRDefault="00971423" w:rsidP="00971423">
            <w:pPr>
              <w:rPr>
                <w:del w:id="3937" w:author="Eriksson Tina" w:date="2025-06-23T14:42:00Z" w16du:dateUtc="2025-06-23T12:42:00Z"/>
                <w:rFonts w:cstheme="minorHAnsi"/>
                <w:i/>
                <w:iCs/>
                <w:color w:val="098394"/>
              </w:rPr>
            </w:pPr>
            <w:del w:id="3938" w:author="Eriksson Tina" w:date="2025-06-23T14:42:00Z" w16du:dateUtc="2025-06-23T12:42:00Z">
              <w:r w:rsidRPr="006F1808" w:rsidDel="009A6E1D">
                <w:rPr>
                  <w:rFonts w:cstheme="minorHAnsi"/>
                  <w:i/>
                  <w:iCs/>
                  <w:color w:val="098394"/>
                </w:rPr>
                <w:delText>-</w:delText>
              </w:r>
            </w:del>
          </w:p>
        </w:tc>
        <w:tc>
          <w:tcPr>
            <w:tcW w:w="325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8F24526" w14:textId="4E8B1289" w:rsidR="00971423" w:rsidRPr="006F1808" w:rsidDel="009A6E1D" w:rsidRDefault="00971423" w:rsidP="00971423">
            <w:pPr>
              <w:rPr>
                <w:del w:id="3939" w:author="Eriksson Tina" w:date="2025-06-23T14:42:00Z" w16du:dateUtc="2025-06-23T12:42:00Z"/>
                <w:rFonts w:cstheme="minorHAnsi"/>
                <w:i/>
                <w:iCs/>
                <w:color w:val="098394"/>
              </w:rPr>
            </w:pPr>
            <w:del w:id="3940" w:author="Eriksson Tina" w:date="2025-06-23T14:42:00Z" w16du:dateUtc="2025-06-23T12:42:00Z">
              <w:r w:rsidRPr="006F1808" w:rsidDel="009A6E1D">
                <w:rPr>
                  <w:rStyle w:val="Diskretbetoning"/>
                  <w:rFonts w:cstheme="minorHAnsi"/>
                  <w:color w:val="098394"/>
                </w:rPr>
                <w:delText>Status för tidsbokningen.</w:delText>
              </w:r>
            </w:del>
          </w:p>
        </w:tc>
        <w:tc>
          <w:tcPr>
            <w:tcW w:w="2126" w:type="dxa"/>
            <w:tcBorders>
              <w:top w:val="single" w:sz="4" w:space="0" w:color="A33662" w:themeColor="accent1"/>
              <w:left w:val="single" w:sz="24" w:space="0" w:color="FFFFFF" w:themeColor="background1"/>
              <w:bottom w:val="single" w:sz="4" w:space="0" w:color="A33662" w:themeColor="accent1"/>
            </w:tcBorders>
          </w:tcPr>
          <w:p w14:paraId="21539394" w14:textId="6D2E8C4C" w:rsidR="00971423" w:rsidRPr="006F1808" w:rsidDel="009A6E1D" w:rsidRDefault="00E155F1" w:rsidP="62B378BD">
            <w:pPr>
              <w:rPr>
                <w:del w:id="3941" w:author="Eriksson Tina" w:date="2025-06-23T14:42:00Z" w16du:dateUtc="2025-06-23T12:42:00Z"/>
                <w:i/>
                <w:iCs/>
                <w:color w:val="098394"/>
                <w:lang w:eastAsia="en-GB"/>
              </w:rPr>
            </w:pPr>
            <w:del w:id="3942" w:author="Eriksson Tina" w:date="2025-06-23T14:42:00Z" w16du:dateUtc="2025-06-23T12:42:00Z">
              <w:r w:rsidRPr="006F1808" w:rsidDel="009A6E1D">
                <w:rPr>
                  <w:rStyle w:val="Diskretbetoning"/>
                  <w:color w:val="098394" w:themeColor="accent5" w:themeShade="BF"/>
                  <w:lang w:eastAsia="en-GB"/>
                </w:rPr>
                <w:delText xml:space="preserve">CV </w:delText>
              </w:r>
              <w:r w:rsidR="2421E8F8" w:rsidRPr="006F1808" w:rsidDel="009A6E1D">
                <w:rPr>
                  <w:rStyle w:val="Diskretbetoning"/>
                  <w:color w:val="098394" w:themeColor="accent5" w:themeShade="BF"/>
                </w:rPr>
                <w:delText>(1)</w:delText>
              </w:r>
            </w:del>
          </w:p>
        </w:tc>
        <w:tc>
          <w:tcPr>
            <w:tcW w:w="2693" w:type="dxa"/>
            <w:tcBorders>
              <w:top w:val="single" w:sz="4" w:space="0" w:color="A33662" w:themeColor="accent1"/>
              <w:left w:val="single" w:sz="24" w:space="0" w:color="FFFFFF" w:themeColor="background1"/>
              <w:bottom w:val="single" w:sz="4" w:space="0" w:color="A33662" w:themeColor="accent1"/>
            </w:tcBorders>
          </w:tcPr>
          <w:p w14:paraId="77CFC453" w14:textId="1D3FF946" w:rsidR="00971423" w:rsidRPr="006F1808" w:rsidDel="009A6E1D" w:rsidRDefault="00971423" w:rsidP="00971423">
            <w:pPr>
              <w:rPr>
                <w:del w:id="3943" w:author="Eriksson Tina" w:date="2025-06-23T14:42:00Z" w16du:dateUtc="2025-06-23T12:42:00Z"/>
                <w:rStyle w:val="Diskretbetoning"/>
                <w:rFonts w:cstheme="minorHAnsi"/>
                <w:color w:val="098394"/>
                <w:lang w:eastAsia="en-GB"/>
              </w:rPr>
            </w:pPr>
            <w:del w:id="3944" w:author="Eriksson Tina" w:date="2025-06-23T14:42:00Z" w16du:dateUtc="2025-06-23T12:42:00Z">
              <w:r w:rsidRPr="006F1808" w:rsidDel="009A6E1D">
                <w:rPr>
                  <w:rStyle w:val="Diskretbetoning"/>
                  <w:rFonts w:cstheme="minorHAnsi"/>
                  <w:color w:val="098394"/>
                  <w:lang w:eastAsia="en-GB"/>
                </w:rPr>
                <w:delText>Tillåtna värden:</w:delText>
              </w:r>
            </w:del>
          </w:p>
          <w:p w14:paraId="78AB9032" w14:textId="5F580998" w:rsidR="00971423" w:rsidRPr="006F1808" w:rsidDel="009A6E1D" w:rsidRDefault="00971423" w:rsidP="00971423">
            <w:pPr>
              <w:rPr>
                <w:del w:id="3945" w:author="Eriksson Tina" w:date="2025-06-23T14:42:00Z" w16du:dateUtc="2025-06-23T12:42:00Z"/>
                <w:rStyle w:val="Diskretbetoning"/>
                <w:rFonts w:cstheme="minorHAnsi"/>
                <w:color w:val="098394"/>
                <w:lang w:eastAsia="en-GB"/>
              </w:rPr>
            </w:pPr>
            <w:del w:id="3946" w:author="Eriksson Tina" w:date="2025-06-23T14:42:00Z" w16du:dateUtc="2025-06-23T12:42:00Z">
              <w:r w:rsidRPr="006F1808" w:rsidDel="009A6E1D">
                <w:rPr>
                  <w:rStyle w:val="Diskretbetoning"/>
                  <w:rFonts w:cstheme="minorHAnsi"/>
                  <w:color w:val="098394"/>
                  <w:lang w:eastAsia="en-GB"/>
                </w:rPr>
                <w:delText>inkommen</w:delText>
              </w:r>
            </w:del>
          </w:p>
          <w:p w14:paraId="68C7CBAB" w14:textId="5622D729" w:rsidR="00971423" w:rsidRPr="006F1808" w:rsidDel="009A6E1D" w:rsidRDefault="00971423" w:rsidP="00971423">
            <w:pPr>
              <w:rPr>
                <w:del w:id="3947" w:author="Eriksson Tina" w:date="2025-06-23T14:42:00Z" w16du:dateUtc="2025-06-23T12:42:00Z"/>
                <w:rStyle w:val="Diskretbetoning"/>
                <w:rFonts w:cstheme="minorHAnsi"/>
                <w:color w:val="098394"/>
                <w:lang w:eastAsia="en-GB"/>
              </w:rPr>
            </w:pPr>
            <w:del w:id="3948" w:author="Eriksson Tina" w:date="2025-06-23T14:42:00Z" w16du:dateUtc="2025-06-23T12:42:00Z">
              <w:r w:rsidRPr="006F1808" w:rsidDel="009A6E1D">
                <w:rPr>
                  <w:rStyle w:val="Diskretbetoning"/>
                  <w:rFonts w:cstheme="minorHAnsi"/>
                  <w:color w:val="098394"/>
                  <w:lang w:eastAsia="en-GB"/>
                </w:rPr>
                <w:delText>bekräftad</w:delText>
              </w:r>
            </w:del>
          </w:p>
          <w:p w14:paraId="53DD428D" w14:textId="04AB408D" w:rsidR="00971423" w:rsidRPr="006F1808" w:rsidDel="009A6E1D" w:rsidRDefault="00971423" w:rsidP="00971423">
            <w:pPr>
              <w:rPr>
                <w:del w:id="3949" w:author="Eriksson Tina" w:date="2025-06-23T14:42:00Z" w16du:dateUtc="2025-06-23T12:42:00Z"/>
                <w:rStyle w:val="Diskretbetoning"/>
                <w:rFonts w:cstheme="minorHAnsi"/>
                <w:color w:val="098394"/>
                <w:lang w:eastAsia="en-GB"/>
              </w:rPr>
            </w:pPr>
            <w:del w:id="3950" w:author="Eriksson Tina" w:date="2025-06-23T14:42:00Z" w16du:dateUtc="2025-06-23T12:42:00Z">
              <w:r w:rsidRPr="006F1808" w:rsidDel="009A6E1D">
                <w:rPr>
                  <w:rStyle w:val="Diskretbetoning"/>
                  <w:rFonts w:cstheme="minorHAnsi"/>
                  <w:color w:val="098394"/>
                  <w:lang w:eastAsia="en-GB"/>
                </w:rPr>
                <w:delText>makulerad</w:delText>
              </w:r>
            </w:del>
          </w:p>
          <w:p w14:paraId="1E516744" w14:textId="38D81EF7" w:rsidR="00971423" w:rsidRPr="006F1808" w:rsidDel="009A6E1D" w:rsidRDefault="00971423" w:rsidP="00971423">
            <w:pPr>
              <w:rPr>
                <w:del w:id="3951" w:author="Eriksson Tina" w:date="2025-06-23T14:42:00Z" w16du:dateUtc="2025-06-23T12:42:00Z"/>
                <w:rFonts w:cstheme="minorHAnsi"/>
                <w:i/>
                <w:iCs/>
                <w:color w:val="098394"/>
              </w:rPr>
            </w:pPr>
          </w:p>
        </w:tc>
        <w:tc>
          <w:tcPr>
            <w:tcW w:w="2127" w:type="dxa"/>
            <w:tcBorders>
              <w:top w:val="single" w:sz="4" w:space="0" w:color="A33662" w:themeColor="accent1"/>
              <w:left w:val="single" w:sz="24" w:space="0" w:color="FFFFFF" w:themeColor="background1"/>
              <w:bottom w:val="single" w:sz="4" w:space="0" w:color="A33662" w:themeColor="accent1"/>
            </w:tcBorders>
          </w:tcPr>
          <w:p w14:paraId="33F34EA8" w14:textId="73009F6F" w:rsidR="00971423" w:rsidRPr="006F1808" w:rsidDel="009A6E1D" w:rsidRDefault="00971423" w:rsidP="00971423">
            <w:pPr>
              <w:rPr>
                <w:del w:id="3952" w:author="Eriksson Tina" w:date="2025-06-23T14:42:00Z" w16du:dateUtc="2025-06-23T12:42:00Z"/>
                <w:rStyle w:val="Diskretbetoning"/>
                <w:rFonts w:cstheme="minorHAnsi"/>
                <w:color w:val="098394"/>
              </w:rPr>
            </w:pPr>
            <w:del w:id="3953" w:author="Eriksson Tina" w:date="2025-06-23T14:42:00Z" w16du:dateUtc="2025-06-23T12:42:00Z">
              <w:r w:rsidRPr="006F1808" w:rsidDel="009A6E1D">
                <w:rPr>
                  <w:rStyle w:val="Diskretbetoning"/>
                  <w:rFonts w:cstheme="minorHAnsi"/>
                  <w:color w:val="098394"/>
                </w:rPr>
                <w:delText>IK-007</w:delText>
              </w:r>
            </w:del>
          </w:p>
        </w:tc>
      </w:tr>
    </w:tbl>
    <w:p w14:paraId="4E9F2127" w14:textId="77777777" w:rsidR="009A6E1D" w:rsidRPr="006F1808" w:rsidRDefault="009A6E1D" w:rsidP="009A6E1D">
      <w:pPr>
        <w:rPr>
          <w:ins w:id="3954" w:author="Eriksson Tina" w:date="2025-06-23T14:42:00Z" w16du:dateUtc="2025-06-23T12:42:00Z"/>
          <w:rFonts w:ascii="Open Sans" w:eastAsia="SimSun" w:hAnsi="Open Sans" w:cs="Times New Roman"/>
        </w:rPr>
      </w:pPr>
    </w:p>
    <w:p w14:paraId="49C7AA36" w14:textId="77777777" w:rsidR="009A6E1D" w:rsidRPr="006F1808" w:rsidRDefault="009A6E1D">
      <w:pPr>
        <w:pStyle w:val="Numreradrubrik2"/>
        <w:rPr>
          <w:ins w:id="3955" w:author="Eriksson Tina" w:date="2025-06-23T14:42:00Z" w16du:dateUtc="2025-06-23T12:42:00Z"/>
          <w:lang w:val="sv-SE"/>
          <w:rPrChange w:id="3956" w:author="Eriksson Tina" w:date="2025-06-24T17:00:00Z" w16du:dateUtc="2025-06-24T15:00:00Z">
            <w:rPr>
              <w:ins w:id="3957" w:author="Eriksson Tina" w:date="2025-06-23T14:42:00Z" w16du:dateUtc="2025-06-23T12:42:00Z"/>
            </w:rPr>
          </w:rPrChange>
        </w:rPr>
        <w:pPrChange w:id="3958" w:author="Eriksson Tina" w:date="2025-06-23T14:42:00Z" w16du:dateUtc="2025-06-23T12:42:00Z">
          <w:pPr>
            <w:pStyle w:val="Numreradrubrik3"/>
          </w:pPr>
        </w:pPrChange>
      </w:pPr>
      <w:bookmarkStart w:id="3959" w:name="_Toc169185323"/>
      <w:bookmarkStart w:id="3960" w:name="_Toc198902751"/>
      <w:bookmarkStart w:id="3961" w:name="_Toc201647973"/>
      <w:ins w:id="3962" w:author="Eriksson Tina" w:date="2025-06-23T14:42:00Z" w16du:dateUtc="2025-06-23T12:42:00Z">
        <w:r w:rsidRPr="006F1808">
          <w:rPr>
            <w:lang w:val="sv-SE"/>
            <w:rPrChange w:id="3963" w:author="Eriksson Tina" w:date="2025-06-24T17:00:00Z" w16du:dateUtc="2025-06-24T15:00:00Z">
              <w:rPr/>
            </w:rPrChange>
          </w:rPr>
          <w:lastRenderedPageBreak/>
          <w:t>Datatyper i informationsmodellen</w:t>
        </w:r>
        <w:bookmarkEnd w:id="3959"/>
        <w:bookmarkEnd w:id="3960"/>
        <w:bookmarkEnd w:id="3961"/>
        <w:r w:rsidRPr="006F1808">
          <w:rPr>
            <w:lang w:val="sv-SE"/>
            <w:rPrChange w:id="3964" w:author="Eriksson Tina" w:date="2025-06-24T17:00:00Z" w16du:dateUtc="2025-06-24T15:00:00Z">
              <w:rPr/>
            </w:rPrChange>
          </w:rPr>
          <w:t xml:space="preserve"> </w:t>
        </w:r>
      </w:ins>
    </w:p>
    <w:tbl>
      <w:tblPr>
        <w:tblStyle w:val="Tabellrutnt1"/>
        <w:tblW w:w="111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134"/>
        <w:gridCol w:w="1985"/>
        <w:gridCol w:w="1985"/>
        <w:gridCol w:w="6095"/>
      </w:tblGrid>
      <w:tr w:rsidR="009A6E1D" w:rsidRPr="006F1808" w14:paraId="2B89B7D8" w14:textId="77777777" w:rsidTr="00B67345">
        <w:trPr>
          <w:trHeight w:val="24"/>
          <w:ins w:id="3965" w:author="Eriksson Tina" w:date="2025-06-23T14:42:00Z"/>
        </w:trPr>
        <w:tc>
          <w:tcPr>
            <w:tcW w:w="1134" w:type="dxa"/>
            <w:shd w:val="clear" w:color="auto" w:fill="A33662"/>
          </w:tcPr>
          <w:p w14:paraId="0BD9B9AE" w14:textId="77777777" w:rsidR="009A6E1D" w:rsidRPr="006F1808" w:rsidRDefault="009A6E1D" w:rsidP="00B67345">
            <w:pPr>
              <w:rPr>
                <w:ins w:id="3966" w:author="Eriksson Tina" w:date="2025-06-23T14:42:00Z" w16du:dateUtc="2025-06-23T12:42:00Z"/>
                <w:rFonts w:ascii="Open Sans" w:hAnsi="Open Sans" w:cs="Times New Roman"/>
                <w:b/>
                <w:bCs/>
                <w:caps/>
                <w:color w:val="FFFFFF"/>
                <w:sz w:val="13"/>
                <w:szCs w:val="14"/>
              </w:rPr>
            </w:pPr>
            <w:ins w:id="3967" w:author="Eriksson Tina" w:date="2025-06-23T14:42:00Z" w16du:dateUtc="2025-06-23T12:42:00Z">
              <w:r w:rsidRPr="006F1808">
                <w:rPr>
                  <w:rFonts w:ascii="Open Sans" w:hAnsi="Open Sans" w:cs="Times New Roman"/>
                  <w:b/>
                  <w:bCs/>
                  <w:caps/>
                  <w:color w:val="FFFFFF"/>
                  <w:sz w:val="13"/>
                  <w:szCs w:val="14"/>
                </w:rPr>
                <w:t>Förkortning</w:t>
              </w:r>
            </w:ins>
          </w:p>
        </w:tc>
        <w:tc>
          <w:tcPr>
            <w:tcW w:w="1985" w:type="dxa"/>
            <w:shd w:val="clear" w:color="auto" w:fill="A33662"/>
          </w:tcPr>
          <w:p w14:paraId="3AB4F671" w14:textId="77777777" w:rsidR="009A6E1D" w:rsidRPr="006F1808" w:rsidRDefault="009A6E1D" w:rsidP="00B67345">
            <w:pPr>
              <w:rPr>
                <w:ins w:id="3968" w:author="Eriksson Tina" w:date="2025-06-23T14:42:00Z" w16du:dateUtc="2025-06-23T12:42:00Z"/>
                <w:rFonts w:ascii="Open Sans" w:hAnsi="Open Sans" w:cs="Times New Roman"/>
                <w:b/>
                <w:bCs/>
                <w:caps/>
                <w:color w:val="FFFFFF"/>
                <w:sz w:val="13"/>
                <w:szCs w:val="14"/>
              </w:rPr>
            </w:pPr>
          </w:p>
        </w:tc>
        <w:tc>
          <w:tcPr>
            <w:tcW w:w="1985" w:type="dxa"/>
            <w:shd w:val="clear" w:color="auto" w:fill="A33662"/>
          </w:tcPr>
          <w:p w14:paraId="4B5F29A9" w14:textId="77777777" w:rsidR="009A6E1D" w:rsidRPr="006F1808" w:rsidRDefault="009A6E1D" w:rsidP="00B67345">
            <w:pPr>
              <w:rPr>
                <w:ins w:id="3969" w:author="Eriksson Tina" w:date="2025-06-23T14:42:00Z" w16du:dateUtc="2025-06-23T12:42:00Z"/>
                <w:rFonts w:ascii="Open Sans" w:hAnsi="Open Sans" w:cs="Times New Roman"/>
                <w:b/>
                <w:bCs/>
                <w:caps/>
                <w:color w:val="FFFFFF"/>
                <w:sz w:val="13"/>
                <w:szCs w:val="14"/>
              </w:rPr>
            </w:pPr>
            <w:ins w:id="3970" w:author="Eriksson Tina" w:date="2025-06-23T14:42:00Z" w16du:dateUtc="2025-06-23T12:42:00Z">
              <w:r w:rsidRPr="006F1808">
                <w:rPr>
                  <w:rFonts w:ascii="Open Sans" w:hAnsi="Open Sans" w:cs="Times New Roman"/>
                  <w:b/>
                  <w:bCs/>
                  <w:caps/>
                  <w:color w:val="FFFFFF"/>
                  <w:sz w:val="13"/>
                  <w:szCs w:val="14"/>
                </w:rPr>
                <w:t>Benämning</w:t>
              </w:r>
            </w:ins>
          </w:p>
        </w:tc>
        <w:tc>
          <w:tcPr>
            <w:tcW w:w="6095" w:type="dxa"/>
            <w:shd w:val="clear" w:color="auto" w:fill="A33662"/>
          </w:tcPr>
          <w:p w14:paraId="1CCE25B8" w14:textId="77777777" w:rsidR="009A6E1D" w:rsidRPr="006F1808" w:rsidRDefault="009A6E1D" w:rsidP="00B67345">
            <w:pPr>
              <w:rPr>
                <w:ins w:id="3971" w:author="Eriksson Tina" w:date="2025-06-23T14:42:00Z" w16du:dateUtc="2025-06-23T12:42:00Z"/>
                <w:rFonts w:ascii="Open Sans" w:hAnsi="Open Sans" w:cs="Times New Roman"/>
                <w:b/>
                <w:bCs/>
                <w:caps/>
                <w:color w:val="FFFFFF"/>
                <w:sz w:val="13"/>
                <w:szCs w:val="14"/>
              </w:rPr>
            </w:pPr>
            <w:ins w:id="3972" w:author="Eriksson Tina" w:date="2025-06-23T14:42:00Z" w16du:dateUtc="2025-06-23T12:42:00Z">
              <w:r w:rsidRPr="006F1808">
                <w:rPr>
                  <w:rFonts w:ascii="Open Sans" w:hAnsi="Open Sans" w:cs="Times New Roman"/>
                  <w:b/>
                  <w:bCs/>
                  <w:caps/>
                  <w:color w:val="FFFFFF"/>
                  <w:sz w:val="13"/>
                  <w:szCs w:val="14"/>
                </w:rPr>
                <w:t xml:space="preserve">Beskrivning </w:t>
              </w:r>
            </w:ins>
          </w:p>
        </w:tc>
      </w:tr>
      <w:tr w:rsidR="009A6E1D" w:rsidRPr="006F1808" w14:paraId="3502B844" w14:textId="77777777" w:rsidTr="00B67345">
        <w:trPr>
          <w:trHeight w:val="630"/>
          <w:ins w:id="3973" w:author="Eriksson Tina" w:date="2025-06-23T14:42:00Z"/>
        </w:trPr>
        <w:tc>
          <w:tcPr>
            <w:tcW w:w="1134" w:type="dxa"/>
            <w:tcBorders>
              <w:bottom w:val="single" w:sz="4" w:space="0" w:color="A33662"/>
              <w:right w:val="single" w:sz="24" w:space="0" w:color="FFFFFF"/>
            </w:tcBorders>
          </w:tcPr>
          <w:p w14:paraId="5D5EB58E" w14:textId="77777777" w:rsidR="009A6E1D" w:rsidRPr="006F1808" w:rsidRDefault="009A6E1D" w:rsidP="00B67345">
            <w:pPr>
              <w:spacing w:line="288" w:lineRule="auto"/>
              <w:rPr>
                <w:ins w:id="3974" w:author="Eriksson Tina" w:date="2025-06-23T14:42:00Z" w16du:dateUtc="2025-06-23T12:42:00Z"/>
                <w:rFonts w:ascii="Open Sans" w:hAnsi="Open Sans" w:cs="Open Sans"/>
              </w:rPr>
            </w:pPr>
            <w:ins w:id="3975" w:author="Eriksson Tina" w:date="2025-06-23T14:42:00Z" w16du:dateUtc="2025-06-23T12:42:00Z">
              <w:r w:rsidRPr="006F1808">
                <w:rPr>
                  <w:rFonts w:ascii="Open Sans" w:hAnsi="Open Sans" w:cs="Times New Roman"/>
                </w:rPr>
                <w:t>BL</w:t>
              </w:r>
            </w:ins>
          </w:p>
        </w:tc>
        <w:tc>
          <w:tcPr>
            <w:tcW w:w="1985" w:type="dxa"/>
            <w:tcBorders>
              <w:bottom w:val="single" w:sz="4" w:space="0" w:color="C00000"/>
              <w:right w:val="single" w:sz="24" w:space="0" w:color="FFFFFF"/>
            </w:tcBorders>
          </w:tcPr>
          <w:p w14:paraId="1567EB7F" w14:textId="77777777" w:rsidR="009A6E1D" w:rsidRPr="006F1808" w:rsidRDefault="009A6E1D" w:rsidP="00B67345">
            <w:pPr>
              <w:rPr>
                <w:ins w:id="3976" w:author="Eriksson Tina" w:date="2025-06-23T14:42:00Z" w16du:dateUtc="2025-06-23T12:42:00Z"/>
                <w:rFonts w:ascii="Open Sans" w:hAnsi="Open Sans" w:cs="Times New Roman"/>
              </w:rPr>
            </w:pPr>
          </w:p>
        </w:tc>
        <w:tc>
          <w:tcPr>
            <w:tcW w:w="1985" w:type="dxa"/>
            <w:tcBorders>
              <w:left w:val="single" w:sz="24" w:space="0" w:color="FFFFFF"/>
              <w:bottom w:val="single" w:sz="4" w:space="0" w:color="C00000"/>
              <w:right w:val="single" w:sz="24" w:space="0" w:color="FFFFFF"/>
            </w:tcBorders>
          </w:tcPr>
          <w:p w14:paraId="4EC2119F" w14:textId="77777777" w:rsidR="009A6E1D" w:rsidRPr="006F1808" w:rsidRDefault="009A6E1D" w:rsidP="00B67345">
            <w:pPr>
              <w:spacing w:line="288" w:lineRule="auto"/>
              <w:rPr>
                <w:ins w:id="3977" w:author="Eriksson Tina" w:date="2025-06-23T14:42:00Z" w16du:dateUtc="2025-06-23T12:42:00Z"/>
                <w:rFonts w:ascii="Open Sans" w:hAnsi="Open Sans" w:cs="Open Sans"/>
              </w:rPr>
            </w:pPr>
            <w:proofErr w:type="spellStart"/>
            <w:ins w:id="3978" w:author="Eriksson Tina" w:date="2025-06-23T14:42:00Z" w16du:dateUtc="2025-06-23T12:42:00Z">
              <w:r w:rsidRPr="006F1808">
                <w:rPr>
                  <w:rFonts w:ascii="Open Sans" w:hAnsi="Open Sans" w:cs="Times New Roman"/>
                </w:rPr>
                <w:t>Boolean</w:t>
              </w:r>
              <w:proofErr w:type="spellEnd"/>
              <w:r w:rsidRPr="006F1808">
                <w:rPr>
                  <w:rFonts w:ascii="Open Sans" w:hAnsi="Open Sans" w:cs="Times New Roman"/>
                </w:rPr>
                <w:t xml:space="preserve"> </w:t>
              </w:r>
            </w:ins>
          </w:p>
        </w:tc>
        <w:tc>
          <w:tcPr>
            <w:tcW w:w="6095" w:type="dxa"/>
            <w:tcBorders>
              <w:left w:val="single" w:sz="24" w:space="0" w:color="FFFFFF"/>
              <w:bottom w:val="single" w:sz="4" w:space="0" w:color="C00000"/>
              <w:right w:val="single" w:sz="24" w:space="0" w:color="FFFFFF"/>
            </w:tcBorders>
          </w:tcPr>
          <w:p w14:paraId="062ADA3B" w14:textId="77777777" w:rsidR="009A6E1D" w:rsidRPr="006F1808" w:rsidRDefault="009A6E1D" w:rsidP="00B67345">
            <w:pPr>
              <w:spacing w:line="288" w:lineRule="auto"/>
              <w:rPr>
                <w:ins w:id="3979" w:author="Eriksson Tina" w:date="2025-06-23T14:42:00Z" w16du:dateUtc="2025-06-23T12:42:00Z"/>
                <w:rFonts w:ascii="Open Sans" w:hAnsi="Open Sans" w:cs="Open Sans"/>
              </w:rPr>
            </w:pPr>
            <w:ins w:id="3980" w:author="Eriksson Tina" w:date="2025-06-23T14:42:00Z" w16du:dateUtc="2025-06-23T12:42:00Z">
              <w:r w:rsidRPr="006F1808">
                <w:rPr>
                  <w:rFonts w:ascii="Open Sans" w:hAnsi="Open Sans" w:cs="Times New Roman"/>
                </w:rPr>
                <w:t>Datatyp som används för att ange värdena sant eller falskt</w:t>
              </w:r>
            </w:ins>
          </w:p>
        </w:tc>
      </w:tr>
      <w:tr w:rsidR="009A6E1D" w:rsidRPr="006F1808" w14:paraId="7A39C082" w14:textId="77777777" w:rsidTr="00B67345">
        <w:trPr>
          <w:trHeight w:val="323"/>
          <w:ins w:id="3981" w:author="Eriksson Tina" w:date="2025-06-23T14:42:00Z"/>
        </w:trPr>
        <w:tc>
          <w:tcPr>
            <w:tcW w:w="1134" w:type="dxa"/>
            <w:tcBorders>
              <w:top w:val="single" w:sz="4" w:space="0" w:color="A33662"/>
              <w:bottom w:val="single" w:sz="4" w:space="0" w:color="A33662"/>
              <w:right w:val="single" w:sz="24" w:space="0" w:color="FFFFFF"/>
            </w:tcBorders>
          </w:tcPr>
          <w:p w14:paraId="4463D056" w14:textId="77777777" w:rsidR="009A6E1D" w:rsidRPr="006F1808" w:rsidRDefault="009A6E1D" w:rsidP="00B67345">
            <w:pPr>
              <w:spacing w:line="288" w:lineRule="auto"/>
              <w:rPr>
                <w:ins w:id="3982" w:author="Eriksson Tina" w:date="2025-06-23T14:42:00Z" w16du:dateUtc="2025-06-23T12:42:00Z"/>
                <w:rFonts w:ascii="Open Sans" w:hAnsi="Open Sans" w:cs="Times New Roman"/>
              </w:rPr>
            </w:pPr>
            <w:ins w:id="3983" w:author="Eriksson Tina" w:date="2025-06-23T14:42:00Z" w16du:dateUtc="2025-06-23T12:42:00Z">
              <w:r w:rsidRPr="006F1808">
                <w:rPr>
                  <w:rFonts w:ascii="Open Sans" w:hAnsi="Open Sans" w:cs="Times New Roman"/>
                </w:rPr>
                <w:t>CV</w:t>
              </w:r>
            </w:ins>
          </w:p>
        </w:tc>
        <w:tc>
          <w:tcPr>
            <w:tcW w:w="1985" w:type="dxa"/>
            <w:tcBorders>
              <w:top w:val="single" w:sz="4" w:space="0" w:color="C00000"/>
              <w:bottom w:val="single" w:sz="4" w:space="0" w:color="A33662"/>
              <w:right w:val="single" w:sz="24" w:space="0" w:color="FFFFFF"/>
            </w:tcBorders>
          </w:tcPr>
          <w:p w14:paraId="443C3F98" w14:textId="77777777" w:rsidR="009A6E1D" w:rsidRPr="006F1808" w:rsidRDefault="009A6E1D" w:rsidP="00B67345">
            <w:pPr>
              <w:rPr>
                <w:ins w:id="3984" w:author="Eriksson Tina" w:date="2025-06-23T14:42:00Z" w16du:dateUtc="2025-06-23T12:42:00Z"/>
                <w:rFonts w:ascii="Open Sans" w:hAnsi="Open Sans" w:cs="Times New Roman"/>
              </w:rPr>
            </w:pPr>
          </w:p>
        </w:tc>
        <w:tc>
          <w:tcPr>
            <w:tcW w:w="1985" w:type="dxa"/>
            <w:tcBorders>
              <w:top w:val="single" w:sz="4" w:space="0" w:color="C00000"/>
              <w:left w:val="single" w:sz="24" w:space="0" w:color="FFFFFF"/>
              <w:bottom w:val="single" w:sz="4" w:space="0" w:color="A33662"/>
              <w:right w:val="single" w:sz="24" w:space="0" w:color="FFFFFF"/>
            </w:tcBorders>
          </w:tcPr>
          <w:p w14:paraId="56608794" w14:textId="77777777" w:rsidR="009A6E1D" w:rsidRPr="006F1808" w:rsidRDefault="009A6E1D" w:rsidP="00B67345">
            <w:pPr>
              <w:spacing w:line="288" w:lineRule="auto"/>
              <w:rPr>
                <w:ins w:id="3985" w:author="Eriksson Tina" w:date="2025-06-23T14:42:00Z" w16du:dateUtc="2025-06-23T12:42:00Z"/>
                <w:rFonts w:ascii="Open Sans" w:hAnsi="Open Sans" w:cs="Open Sans"/>
              </w:rPr>
            </w:pPr>
            <w:proofErr w:type="spellStart"/>
            <w:ins w:id="3986" w:author="Eriksson Tina" w:date="2025-06-23T14:42:00Z" w16du:dateUtc="2025-06-23T12:42:00Z">
              <w:r w:rsidRPr="006F1808">
                <w:rPr>
                  <w:rFonts w:ascii="Open Sans" w:hAnsi="Open Sans" w:cs="Times New Roman"/>
                </w:rPr>
                <w:t>Coded</w:t>
              </w:r>
              <w:proofErr w:type="spellEnd"/>
              <w:r w:rsidRPr="006F1808">
                <w:rPr>
                  <w:rFonts w:ascii="Open Sans" w:hAnsi="Open Sans" w:cs="Times New Roman"/>
                </w:rPr>
                <w:t xml:space="preserve"> </w:t>
              </w:r>
              <w:proofErr w:type="spellStart"/>
              <w:r w:rsidRPr="006F1808">
                <w:rPr>
                  <w:rFonts w:ascii="Open Sans" w:hAnsi="Open Sans" w:cs="Times New Roman"/>
                </w:rPr>
                <w:t>value</w:t>
              </w:r>
              <w:proofErr w:type="spellEnd"/>
            </w:ins>
          </w:p>
        </w:tc>
        <w:tc>
          <w:tcPr>
            <w:tcW w:w="6095" w:type="dxa"/>
            <w:tcBorders>
              <w:top w:val="single" w:sz="4" w:space="0" w:color="C00000"/>
              <w:left w:val="single" w:sz="24" w:space="0" w:color="FFFFFF"/>
              <w:bottom w:val="single" w:sz="4" w:space="0" w:color="A33662"/>
              <w:right w:val="single" w:sz="24" w:space="0" w:color="FFFFFF"/>
            </w:tcBorders>
          </w:tcPr>
          <w:p w14:paraId="503E1F0B" w14:textId="77777777" w:rsidR="009A6E1D" w:rsidRPr="006F1808" w:rsidRDefault="009A6E1D" w:rsidP="00B67345">
            <w:pPr>
              <w:spacing w:line="288" w:lineRule="auto"/>
              <w:rPr>
                <w:ins w:id="3987" w:author="Eriksson Tina" w:date="2025-06-23T14:42:00Z" w16du:dateUtc="2025-06-23T12:42:00Z"/>
                <w:rFonts w:ascii="Open Sans" w:hAnsi="Open Sans" w:cs="Open Sans"/>
              </w:rPr>
            </w:pPr>
            <w:ins w:id="3988" w:author="Eriksson Tina" w:date="2025-06-23T14:42:00Z" w16du:dateUtc="2025-06-23T12:42:00Z">
              <w:r w:rsidRPr="006F1808">
                <w:rPr>
                  <w:rFonts w:ascii="Open Sans" w:hAnsi="Open Sans" w:cs="Times New Roman"/>
                </w:rPr>
                <w:t>Ett kodat värde som hör till ett specifikt kodsystem</w:t>
              </w:r>
            </w:ins>
          </w:p>
        </w:tc>
      </w:tr>
      <w:tr w:rsidR="009A6E1D" w:rsidRPr="006F1808" w14:paraId="7248B339" w14:textId="77777777" w:rsidTr="00B67345">
        <w:trPr>
          <w:trHeight w:val="323"/>
          <w:ins w:id="3989" w:author="Eriksson Tina" w:date="2025-06-23T14:42:00Z"/>
        </w:trPr>
        <w:tc>
          <w:tcPr>
            <w:tcW w:w="1134" w:type="dxa"/>
            <w:tcBorders>
              <w:top w:val="single" w:sz="4" w:space="0" w:color="A33662"/>
              <w:bottom w:val="single" w:sz="4" w:space="0" w:color="A33662"/>
              <w:right w:val="single" w:sz="24" w:space="0" w:color="FFFFFF"/>
            </w:tcBorders>
          </w:tcPr>
          <w:p w14:paraId="149B416D" w14:textId="77777777" w:rsidR="009A6E1D" w:rsidRPr="006F1808" w:rsidRDefault="009A6E1D" w:rsidP="00B67345">
            <w:pPr>
              <w:spacing w:line="288" w:lineRule="auto"/>
              <w:rPr>
                <w:ins w:id="3990" w:author="Eriksson Tina" w:date="2025-06-23T14:42:00Z" w16du:dateUtc="2025-06-23T12:42:00Z"/>
                <w:rFonts w:ascii="Open Sans" w:hAnsi="Open Sans" w:cs="Open Sans"/>
              </w:rPr>
            </w:pPr>
            <w:ins w:id="3991" w:author="Eriksson Tina" w:date="2025-06-23T14:42:00Z" w16du:dateUtc="2025-06-23T12:42:00Z">
              <w:r w:rsidRPr="006F1808">
                <w:rPr>
                  <w:rFonts w:ascii="Open Sans" w:hAnsi="Open Sans" w:cs="Times New Roman"/>
                </w:rPr>
                <w:t>II</w:t>
              </w:r>
            </w:ins>
          </w:p>
        </w:tc>
        <w:tc>
          <w:tcPr>
            <w:tcW w:w="1985" w:type="dxa"/>
            <w:tcBorders>
              <w:top w:val="single" w:sz="4" w:space="0" w:color="A33662"/>
              <w:bottom w:val="single" w:sz="4" w:space="0" w:color="A33662"/>
              <w:right w:val="single" w:sz="24" w:space="0" w:color="FFFFFF"/>
            </w:tcBorders>
          </w:tcPr>
          <w:p w14:paraId="2329B25D" w14:textId="77777777" w:rsidR="009A6E1D" w:rsidRPr="006F1808" w:rsidRDefault="009A6E1D" w:rsidP="00B67345">
            <w:pPr>
              <w:rPr>
                <w:ins w:id="3992" w:author="Eriksson Tina" w:date="2025-06-23T14:42:00Z" w16du:dateUtc="2025-06-23T12:42:00Z"/>
                <w:rFonts w:ascii="Open Sans" w:hAnsi="Open Sans" w:cs="Times New Roman"/>
              </w:rPr>
            </w:pPr>
          </w:p>
        </w:tc>
        <w:tc>
          <w:tcPr>
            <w:tcW w:w="1985" w:type="dxa"/>
            <w:tcBorders>
              <w:top w:val="single" w:sz="4" w:space="0" w:color="A33662"/>
              <w:left w:val="single" w:sz="24" w:space="0" w:color="FFFFFF"/>
              <w:bottom w:val="single" w:sz="4" w:space="0" w:color="A33662"/>
              <w:right w:val="single" w:sz="24" w:space="0" w:color="FFFFFF"/>
            </w:tcBorders>
          </w:tcPr>
          <w:p w14:paraId="11AC635E" w14:textId="77777777" w:rsidR="009A6E1D" w:rsidRPr="006F1808" w:rsidRDefault="009A6E1D" w:rsidP="00B67345">
            <w:pPr>
              <w:spacing w:line="288" w:lineRule="auto"/>
              <w:rPr>
                <w:ins w:id="3993" w:author="Eriksson Tina" w:date="2025-06-23T14:42:00Z" w16du:dateUtc="2025-06-23T12:42:00Z"/>
                <w:rFonts w:ascii="Open Sans" w:hAnsi="Open Sans" w:cs="Open Sans"/>
              </w:rPr>
            </w:pPr>
            <w:proofErr w:type="spellStart"/>
            <w:ins w:id="3994" w:author="Eriksson Tina" w:date="2025-06-23T14:42:00Z" w16du:dateUtc="2025-06-23T12:42:00Z">
              <w:r w:rsidRPr="006F1808">
                <w:rPr>
                  <w:rFonts w:ascii="Open Sans" w:hAnsi="Open Sans" w:cs="Times New Roman"/>
                </w:rPr>
                <w:t>Instance</w:t>
              </w:r>
              <w:proofErr w:type="spellEnd"/>
              <w:r w:rsidRPr="006F1808">
                <w:rPr>
                  <w:rFonts w:ascii="Open Sans" w:hAnsi="Open Sans" w:cs="Times New Roman"/>
                </w:rPr>
                <w:t xml:space="preserve"> </w:t>
              </w:r>
              <w:proofErr w:type="spellStart"/>
              <w:r w:rsidRPr="006F1808">
                <w:rPr>
                  <w:rFonts w:ascii="Open Sans" w:hAnsi="Open Sans" w:cs="Times New Roman"/>
                </w:rPr>
                <w:t>Identifier</w:t>
              </w:r>
              <w:proofErr w:type="spellEnd"/>
            </w:ins>
          </w:p>
        </w:tc>
        <w:tc>
          <w:tcPr>
            <w:tcW w:w="6095" w:type="dxa"/>
            <w:tcBorders>
              <w:top w:val="single" w:sz="4" w:space="0" w:color="A33662"/>
              <w:left w:val="single" w:sz="24" w:space="0" w:color="FFFFFF"/>
              <w:bottom w:val="single" w:sz="4" w:space="0" w:color="A33662"/>
              <w:right w:val="single" w:sz="24" w:space="0" w:color="FFFFFF"/>
            </w:tcBorders>
          </w:tcPr>
          <w:p w14:paraId="1D6CCEDD" w14:textId="77777777" w:rsidR="009A6E1D" w:rsidRPr="006F1808" w:rsidRDefault="009A6E1D" w:rsidP="00B67345">
            <w:pPr>
              <w:spacing w:line="288" w:lineRule="auto"/>
              <w:rPr>
                <w:ins w:id="3995" w:author="Eriksson Tina" w:date="2025-06-23T14:42:00Z" w16du:dateUtc="2025-06-23T12:42:00Z"/>
                <w:rFonts w:ascii="Open Sans" w:hAnsi="Open Sans" w:cs="Open Sans"/>
              </w:rPr>
            </w:pPr>
            <w:ins w:id="3996" w:author="Eriksson Tina" w:date="2025-06-23T14:42:00Z" w16du:dateUtc="2025-06-23T12:42:00Z">
              <w:r w:rsidRPr="006F1808">
                <w:rPr>
                  <w:rFonts w:ascii="Open Sans" w:hAnsi="Open Sans" w:cs="Times New Roman"/>
                </w:rPr>
                <w:t>En textsträng som är en universellt unik identifierare</w:t>
              </w:r>
            </w:ins>
          </w:p>
        </w:tc>
      </w:tr>
      <w:tr w:rsidR="009A6E1D" w:rsidRPr="006F1808" w14:paraId="57C6C56B" w14:textId="77777777" w:rsidTr="00B67345">
        <w:trPr>
          <w:trHeight w:val="307"/>
          <w:ins w:id="3997" w:author="Eriksson Tina" w:date="2025-06-23T14:42:00Z"/>
        </w:trPr>
        <w:tc>
          <w:tcPr>
            <w:tcW w:w="1134" w:type="dxa"/>
            <w:tcBorders>
              <w:top w:val="single" w:sz="4" w:space="0" w:color="A33662"/>
              <w:bottom w:val="single" w:sz="4" w:space="0" w:color="A33662"/>
              <w:right w:val="single" w:sz="24" w:space="0" w:color="FFFFFF"/>
            </w:tcBorders>
          </w:tcPr>
          <w:p w14:paraId="6A1081B9" w14:textId="77777777" w:rsidR="009A6E1D" w:rsidRPr="006F1808" w:rsidRDefault="009A6E1D" w:rsidP="00B67345">
            <w:pPr>
              <w:spacing w:line="288" w:lineRule="auto"/>
              <w:rPr>
                <w:ins w:id="3998" w:author="Eriksson Tina" w:date="2025-06-23T14:42:00Z" w16du:dateUtc="2025-06-23T12:42:00Z"/>
                <w:rFonts w:ascii="Open Sans" w:hAnsi="Open Sans" w:cs="Open Sans"/>
              </w:rPr>
            </w:pPr>
            <w:ins w:id="3999" w:author="Eriksson Tina" w:date="2025-06-23T14:42:00Z" w16du:dateUtc="2025-06-23T12:42:00Z">
              <w:r w:rsidRPr="006F1808">
                <w:rPr>
                  <w:rFonts w:ascii="Open Sans" w:hAnsi="Open Sans" w:cs="Times New Roman"/>
                </w:rPr>
                <w:t>TS</w:t>
              </w:r>
            </w:ins>
          </w:p>
        </w:tc>
        <w:tc>
          <w:tcPr>
            <w:tcW w:w="1985" w:type="dxa"/>
            <w:tcBorders>
              <w:top w:val="single" w:sz="4" w:space="0" w:color="A33662"/>
              <w:bottom w:val="single" w:sz="4" w:space="0" w:color="A33662"/>
              <w:right w:val="single" w:sz="24" w:space="0" w:color="FFFFFF"/>
            </w:tcBorders>
          </w:tcPr>
          <w:p w14:paraId="164D8554" w14:textId="77777777" w:rsidR="009A6E1D" w:rsidRPr="006F1808" w:rsidRDefault="009A6E1D" w:rsidP="00B67345">
            <w:pPr>
              <w:rPr>
                <w:ins w:id="4000" w:author="Eriksson Tina" w:date="2025-06-23T14:42:00Z" w16du:dateUtc="2025-06-23T12:42:00Z"/>
                <w:rFonts w:ascii="Open Sans" w:hAnsi="Open Sans" w:cs="Times New Roman"/>
              </w:rPr>
            </w:pPr>
          </w:p>
        </w:tc>
        <w:tc>
          <w:tcPr>
            <w:tcW w:w="1985" w:type="dxa"/>
            <w:tcBorders>
              <w:top w:val="single" w:sz="4" w:space="0" w:color="A33662"/>
              <w:left w:val="single" w:sz="24" w:space="0" w:color="FFFFFF"/>
              <w:bottom w:val="single" w:sz="4" w:space="0" w:color="A33662"/>
              <w:right w:val="single" w:sz="24" w:space="0" w:color="FFFFFF"/>
            </w:tcBorders>
          </w:tcPr>
          <w:p w14:paraId="3700A94E" w14:textId="77777777" w:rsidR="009A6E1D" w:rsidRPr="006F1808" w:rsidRDefault="009A6E1D" w:rsidP="00B67345">
            <w:pPr>
              <w:spacing w:line="288" w:lineRule="auto"/>
              <w:rPr>
                <w:ins w:id="4001" w:author="Eriksson Tina" w:date="2025-06-23T14:42:00Z" w16du:dateUtc="2025-06-23T12:42:00Z"/>
                <w:rFonts w:ascii="Open Sans" w:hAnsi="Open Sans" w:cs="Open Sans"/>
              </w:rPr>
            </w:pPr>
            <w:ins w:id="4002" w:author="Eriksson Tina" w:date="2025-06-23T14:42:00Z" w16du:dateUtc="2025-06-23T12:42:00Z">
              <w:r w:rsidRPr="006F1808">
                <w:rPr>
                  <w:rFonts w:ascii="Open Sans" w:hAnsi="Open Sans" w:cs="Times New Roman"/>
                </w:rPr>
                <w:t>Timestamp</w:t>
              </w:r>
            </w:ins>
          </w:p>
        </w:tc>
        <w:tc>
          <w:tcPr>
            <w:tcW w:w="6095" w:type="dxa"/>
            <w:tcBorders>
              <w:top w:val="single" w:sz="4" w:space="0" w:color="A33662"/>
              <w:left w:val="single" w:sz="24" w:space="0" w:color="FFFFFF"/>
              <w:bottom w:val="single" w:sz="4" w:space="0" w:color="A33662"/>
              <w:right w:val="single" w:sz="24" w:space="0" w:color="FFFFFF"/>
            </w:tcBorders>
          </w:tcPr>
          <w:p w14:paraId="2F6BDB3F" w14:textId="77777777" w:rsidR="009A6E1D" w:rsidRPr="006F1808" w:rsidRDefault="009A6E1D" w:rsidP="00B67345">
            <w:pPr>
              <w:spacing w:line="288" w:lineRule="auto"/>
              <w:rPr>
                <w:ins w:id="4003" w:author="Eriksson Tina" w:date="2025-06-23T14:42:00Z" w16du:dateUtc="2025-06-23T12:42:00Z"/>
                <w:rFonts w:ascii="Open Sans" w:hAnsi="Open Sans" w:cs="Open Sans"/>
              </w:rPr>
            </w:pPr>
            <w:ins w:id="4004" w:author="Eriksson Tina" w:date="2025-06-23T14:42:00Z" w16du:dateUtc="2025-06-23T12:42:00Z">
              <w:r w:rsidRPr="006F1808">
                <w:rPr>
                  <w:rFonts w:ascii="Open Sans" w:hAnsi="Open Sans" w:cs="Times New Roman"/>
                </w:rPr>
                <w:t xml:space="preserve"> Datum och tidsangivelse</w:t>
              </w:r>
            </w:ins>
          </w:p>
        </w:tc>
      </w:tr>
      <w:tr w:rsidR="009A6E1D" w:rsidRPr="006F1808" w14:paraId="17101E57" w14:textId="77777777" w:rsidTr="00B67345">
        <w:trPr>
          <w:trHeight w:val="307"/>
          <w:ins w:id="4005" w:author="Eriksson Tina" w:date="2025-06-23T14:42:00Z"/>
        </w:trPr>
        <w:tc>
          <w:tcPr>
            <w:tcW w:w="1134" w:type="dxa"/>
            <w:tcBorders>
              <w:top w:val="single" w:sz="4" w:space="0" w:color="A33662"/>
              <w:bottom w:val="single" w:sz="4" w:space="0" w:color="A33662"/>
              <w:right w:val="single" w:sz="24" w:space="0" w:color="FFFFFF"/>
            </w:tcBorders>
          </w:tcPr>
          <w:p w14:paraId="7F908949" w14:textId="77777777" w:rsidR="009A6E1D" w:rsidRPr="006F1808" w:rsidRDefault="009A6E1D" w:rsidP="00B67345">
            <w:pPr>
              <w:spacing w:line="288" w:lineRule="auto"/>
              <w:rPr>
                <w:ins w:id="4006" w:author="Eriksson Tina" w:date="2025-06-23T14:42:00Z" w16du:dateUtc="2025-06-23T12:42:00Z"/>
                <w:rFonts w:ascii="Open Sans" w:hAnsi="Open Sans" w:cs="Open Sans"/>
              </w:rPr>
            </w:pPr>
            <w:ins w:id="4007" w:author="Eriksson Tina" w:date="2025-06-23T14:42:00Z" w16du:dateUtc="2025-06-23T12:42:00Z">
              <w:r w:rsidRPr="006F1808">
                <w:rPr>
                  <w:rFonts w:ascii="Open Sans" w:hAnsi="Open Sans" w:cs="Times New Roman"/>
                </w:rPr>
                <w:t>ST</w:t>
              </w:r>
            </w:ins>
          </w:p>
        </w:tc>
        <w:tc>
          <w:tcPr>
            <w:tcW w:w="1985" w:type="dxa"/>
            <w:tcBorders>
              <w:top w:val="single" w:sz="4" w:space="0" w:color="A33662"/>
              <w:bottom w:val="single" w:sz="4" w:space="0" w:color="A33662"/>
              <w:right w:val="single" w:sz="24" w:space="0" w:color="FFFFFF"/>
            </w:tcBorders>
          </w:tcPr>
          <w:p w14:paraId="66EFB98B" w14:textId="77777777" w:rsidR="009A6E1D" w:rsidRPr="006F1808" w:rsidRDefault="009A6E1D" w:rsidP="00B67345">
            <w:pPr>
              <w:rPr>
                <w:ins w:id="4008" w:author="Eriksson Tina" w:date="2025-06-23T14:42:00Z" w16du:dateUtc="2025-06-23T12:42:00Z"/>
                <w:rFonts w:ascii="Open Sans" w:hAnsi="Open Sans" w:cs="Times New Roman"/>
              </w:rPr>
            </w:pPr>
          </w:p>
        </w:tc>
        <w:tc>
          <w:tcPr>
            <w:tcW w:w="1985" w:type="dxa"/>
            <w:tcBorders>
              <w:top w:val="single" w:sz="4" w:space="0" w:color="A33662"/>
              <w:left w:val="single" w:sz="24" w:space="0" w:color="FFFFFF"/>
              <w:bottom w:val="single" w:sz="4" w:space="0" w:color="A33662"/>
              <w:right w:val="single" w:sz="24" w:space="0" w:color="FFFFFF"/>
            </w:tcBorders>
          </w:tcPr>
          <w:p w14:paraId="15ADE570" w14:textId="77777777" w:rsidR="009A6E1D" w:rsidRPr="006F1808" w:rsidRDefault="009A6E1D" w:rsidP="00B67345">
            <w:pPr>
              <w:spacing w:line="288" w:lineRule="auto"/>
              <w:rPr>
                <w:ins w:id="4009" w:author="Eriksson Tina" w:date="2025-06-23T14:42:00Z" w16du:dateUtc="2025-06-23T12:42:00Z"/>
                <w:rFonts w:ascii="Open Sans" w:hAnsi="Open Sans" w:cs="Open Sans"/>
              </w:rPr>
            </w:pPr>
            <w:ins w:id="4010" w:author="Eriksson Tina" w:date="2025-06-23T14:42:00Z" w16du:dateUtc="2025-06-23T12:42:00Z">
              <w:r w:rsidRPr="006F1808">
                <w:rPr>
                  <w:rFonts w:ascii="Open Sans" w:hAnsi="Open Sans" w:cs="Times New Roman"/>
                </w:rPr>
                <w:t>String</w:t>
              </w:r>
            </w:ins>
          </w:p>
        </w:tc>
        <w:tc>
          <w:tcPr>
            <w:tcW w:w="6095" w:type="dxa"/>
            <w:tcBorders>
              <w:top w:val="single" w:sz="4" w:space="0" w:color="A33662"/>
              <w:left w:val="single" w:sz="24" w:space="0" w:color="FFFFFF"/>
              <w:bottom w:val="single" w:sz="4" w:space="0" w:color="A33662"/>
              <w:right w:val="single" w:sz="24" w:space="0" w:color="FFFFFF"/>
            </w:tcBorders>
          </w:tcPr>
          <w:p w14:paraId="4B47A84B" w14:textId="77777777" w:rsidR="009A6E1D" w:rsidRPr="006F1808" w:rsidRDefault="009A6E1D" w:rsidP="00B67345">
            <w:pPr>
              <w:spacing w:line="288" w:lineRule="auto"/>
              <w:rPr>
                <w:ins w:id="4011" w:author="Eriksson Tina" w:date="2025-06-23T14:42:00Z" w16du:dateUtc="2025-06-23T12:42:00Z"/>
                <w:rFonts w:ascii="Open Sans" w:hAnsi="Open Sans" w:cs="Open Sans"/>
              </w:rPr>
            </w:pPr>
            <w:ins w:id="4012" w:author="Eriksson Tina" w:date="2025-06-23T14:42:00Z" w16du:dateUtc="2025-06-23T12:42:00Z">
              <w:r w:rsidRPr="006F1808">
                <w:rPr>
                  <w:rFonts w:ascii="Open Sans" w:hAnsi="Open Sans" w:cs="Times New Roman"/>
                </w:rPr>
                <w:t>Datatyp som används för att ange fritext</w:t>
              </w:r>
            </w:ins>
          </w:p>
        </w:tc>
      </w:tr>
    </w:tbl>
    <w:p w14:paraId="6068A1F5" w14:textId="77777777" w:rsidR="009A6E1D" w:rsidRPr="006F1808" w:rsidRDefault="009A6E1D" w:rsidP="009A6E1D">
      <w:pPr>
        <w:rPr>
          <w:ins w:id="4013" w:author="Eriksson Tina" w:date="2025-06-23T14:42:00Z" w16du:dateUtc="2025-06-23T12:42:00Z"/>
          <w:rFonts w:ascii="Open Sans" w:eastAsia="SimSun" w:hAnsi="Open Sans" w:cs="Times New Roman"/>
          <w:color w:val="098394"/>
          <w:lang w:eastAsia="sv-SE"/>
        </w:rPr>
      </w:pPr>
    </w:p>
    <w:p w14:paraId="291A103E" w14:textId="77777777" w:rsidR="009A6E1D" w:rsidRPr="006F1808" w:rsidRDefault="009A6E1D" w:rsidP="009A6E1D">
      <w:pPr>
        <w:rPr>
          <w:ins w:id="4014" w:author="Eriksson Tina" w:date="2025-06-23T14:42:00Z" w16du:dateUtc="2025-06-23T12:42:00Z"/>
          <w:rFonts w:ascii="Open Sans" w:eastAsia="SimSun" w:hAnsi="Open Sans" w:cs="Times New Roman"/>
          <w:color w:val="098394"/>
          <w:lang w:eastAsia="sv-SE"/>
        </w:rPr>
      </w:pPr>
    </w:p>
    <w:p w14:paraId="67EDE500" w14:textId="77777777" w:rsidR="009A6E1D" w:rsidRPr="006F1808" w:rsidRDefault="009A6E1D" w:rsidP="009A6E1D">
      <w:pPr>
        <w:rPr>
          <w:ins w:id="4015" w:author="Eriksson Tina" w:date="2025-06-23T14:42:00Z" w16du:dateUtc="2025-06-23T12:42:00Z"/>
          <w:rFonts w:ascii="Open Sans" w:eastAsia="SimSun" w:hAnsi="Open Sans" w:cs="Times New Roman"/>
          <w:color w:val="098394"/>
          <w:lang w:eastAsia="sv-SE"/>
        </w:rPr>
      </w:pPr>
    </w:p>
    <w:p w14:paraId="2C771FF8" w14:textId="77777777" w:rsidR="009A6E1D" w:rsidRPr="006F1808" w:rsidRDefault="009A6E1D">
      <w:pPr>
        <w:pStyle w:val="Numreradrubrik2"/>
        <w:rPr>
          <w:ins w:id="4016" w:author="Eriksson Tina" w:date="2025-06-23T14:42:00Z" w16du:dateUtc="2025-06-23T12:42:00Z"/>
          <w:lang w:val="sv-SE"/>
          <w:rPrChange w:id="4017" w:author="Eriksson Tina" w:date="2025-06-24T17:00:00Z" w16du:dateUtc="2025-06-24T15:00:00Z">
            <w:rPr>
              <w:ins w:id="4018" w:author="Eriksson Tina" w:date="2025-06-23T14:42:00Z" w16du:dateUtc="2025-06-23T12:42:00Z"/>
            </w:rPr>
          </w:rPrChange>
        </w:rPr>
        <w:pPrChange w:id="4019" w:author="Eriksson Tina" w:date="2025-06-23T14:42:00Z" w16du:dateUtc="2025-06-23T12:42:00Z">
          <w:pPr>
            <w:pStyle w:val="Numreradrubrik3"/>
          </w:pPr>
        </w:pPrChange>
      </w:pPr>
      <w:bookmarkStart w:id="4020" w:name="_Toc169185324"/>
      <w:bookmarkStart w:id="4021" w:name="_Toc198902752"/>
      <w:bookmarkStart w:id="4022" w:name="_Toc201647974"/>
      <w:ins w:id="4023" w:author="Eriksson Tina" w:date="2025-06-23T14:42:00Z" w16du:dateUtc="2025-06-23T12:42:00Z">
        <w:r w:rsidRPr="006F1808">
          <w:rPr>
            <w:lang w:val="sv-SE"/>
            <w:rPrChange w:id="4024" w:author="Eriksson Tina" w:date="2025-06-24T17:00:00Z" w16du:dateUtc="2025-06-24T15:00:00Z">
              <w:rPr/>
            </w:rPrChange>
          </w:rPr>
          <w:t>Identifierare i informationsmodellen</w:t>
        </w:r>
        <w:bookmarkEnd w:id="4020"/>
        <w:bookmarkEnd w:id="4021"/>
        <w:bookmarkEnd w:id="4022"/>
        <w:r w:rsidRPr="006F1808">
          <w:rPr>
            <w:lang w:val="sv-SE"/>
            <w:rPrChange w:id="4025" w:author="Eriksson Tina" w:date="2025-06-24T17:00:00Z" w16du:dateUtc="2025-06-24T15:00:00Z">
              <w:rPr/>
            </w:rPrChange>
          </w:rPr>
          <w:t xml:space="preserve"> </w:t>
        </w:r>
      </w:ins>
    </w:p>
    <w:tbl>
      <w:tblPr>
        <w:tblStyle w:val="Tabellrutnt1"/>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701"/>
        <w:gridCol w:w="1985"/>
        <w:gridCol w:w="1984"/>
        <w:gridCol w:w="3544"/>
      </w:tblGrid>
      <w:tr w:rsidR="009A6E1D" w:rsidRPr="006F1808" w14:paraId="1794FF8F" w14:textId="77777777" w:rsidTr="00B67345">
        <w:trPr>
          <w:trHeight w:val="24"/>
          <w:ins w:id="4026" w:author="Eriksson Tina" w:date="2025-06-23T14:42:00Z"/>
        </w:trPr>
        <w:tc>
          <w:tcPr>
            <w:tcW w:w="1701" w:type="dxa"/>
            <w:tcBorders>
              <w:bottom w:val="single" w:sz="4" w:space="0" w:color="C00000"/>
            </w:tcBorders>
            <w:shd w:val="clear" w:color="auto" w:fill="A33662"/>
          </w:tcPr>
          <w:p w14:paraId="7112474E" w14:textId="77777777" w:rsidR="009A6E1D" w:rsidRPr="006F1808" w:rsidRDefault="009A6E1D" w:rsidP="00B67345">
            <w:pPr>
              <w:rPr>
                <w:ins w:id="4027" w:author="Eriksson Tina" w:date="2025-06-23T14:42:00Z" w16du:dateUtc="2025-06-23T12:42:00Z"/>
                <w:rFonts w:ascii="Open Sans" w:hAnsi="Open Sans" w:cs="Times New Roman"/>
                <w:b/>
                <w:bCs/>
                <w:caps/>
                <w:color w:val="FFFFFF"/>
                <w:sz w:val="13"/>
                <w:szCs w:val="14"/>
              </w:rPr>
            </w:pPr>
            <w:ins w:id="4028" w:author="Eriksson Tina" w:date="2025-06-23T14:42:00Z" w16du:dateUtc="2025-06-23T12:42:00Z">
              <w:r w:rsidRPr="006F1808">
                <w:rPr>
                  <w:rFonts w:ascii="Open Sans" w:hAnsi="Open Sans" w:cs="Times New Roman"/>
                  <w:b/>
                  <w:bCs/>
                  <w:caps/>
                  <w:color w:val="FFFFFF"/>
                  <w:sz w:val="13"/>
                  <w:szCs w:val="14"/>
                </w:rPr>
                <w:t>Namn</w:t>
              </w:r>
            </w:ins>
          </w:p>
        </w:tc>
        <w:tc>
          <w:tcPr>
            <w:tcW w:w="1985" w:type="dxa"/>
            <w:tcBorders>
              <w:bottom w:val="single" w:sz="4" w:space="0" w:color="C00000"/>
            </w:tcBorders>
            <w:shd w:val="clear" w:color="auto" w:fill="A33662"/>
          </w:tcPr>
          <w:p w14:paraId="65466FD9" w14:textId="77777777" w:rsidR="009A6E1D" w:rsidRPr="006F1808" w:rsidRDefault="009A6E1D" w:rsidP="00B67345">
            <w:pPr>
              <w:rPr>
                <w:ins w:id="4029" w:author="Eriksson Tina" w:date="2025-06-23T14:42:00Z" w16du:dateUtc="2025-06-23T12:42:00Z"/>
                <w:rFonts w:ascii="Open Sans" w:hAnsi="Open Sans" w:cs="Times New Roman"/>
                <w:b/>
                <w:bCs/>
                <w:caps/>
                <w:color w:val="FFFFFF"/>
                <w:sz w:val="13"/>
                <w:szCs w:val="14"/>
              </w:rPr>
            </w:pPr>
            <w:ins w:id="4030" w:author="Eriksson Tina" w:date="2025-06-23T14:42:00Z" w16du:dateUtc="2025-06-23T12:42:00Z">
              <w:r w:rsidRPr="006F1808">
                <w:rPr>
                  <w:rFonts w:ascii="Open Sans" w:hAnsi="Open Sans" w:cs="Times New Roman"/>
                  <w:b/>
                  <w:bCs/>
                  <w:caps/>
                  <w:color w:val="FFFFFF"/>
                  <w:sz w:val="13"/>
                  <w:szCs w:val="14"/>
                </w:rPr>
                <w:t>ID</w:t>
              </w:r>
            </w:ins>
          </w:p>
        </w:tc>
        <w:tc>
          <w:tcPr>
            <w:tcW w:w="1984" w:type="dxa"/>
            <w:tcBorders>
              <w:bottom w:val="single" w:sz="4" w:space="0" w:color="C00000"/>
            </w:tcBorders>
            <w:shd w:val="clear" w:color="auto" w:fill="A33662"/>
          </w:tcPr>
          <w:p w14:paraId="5A3DC30E" w14:textId="77777777" w:rsidR="009A6E1D" w:rsidRPr="006F1808" w:rsidRDefault="009A6E1D" w:rsidP="00B67345">
            <w:pPr>
              <w:rPr>
                <w:ins w:id="4031" w:author="Eriksson Tina" w:date="2025-06-23T14:42:00Z" w16du:dateUtc="2025-06-23T12:42:00Z"/>
                <w:rFonts w:ascii="Open Sans" w:hAnsi="Open Sans" w:cs="Times New Roman"/>
                <w:b/>
                <w:bCs/>
                <w:caps/>
                <w:color w:val="FFFFFF"/>
                <w:sz w:val="13"/>
                <w:szCs w:val="14"/>
              </w:rPr>
            </w:pPr>
            <w:ins w:id="4032" w:author="Eriksson Tina" w:date="2025-06-23T14:42:00Z" w16du:dateUtc="2025-06-23T12:42:00Z">
              <w:r w:rsidRPr="006F1808">
                <w:rPr>
                  <w:rFonts w:ascii="Open Sans" w:hAnsi="Open Sans" w:cs="Times New Roman"/>
                  <w:b/>
                  <w:bCs/>
                  <w:caps/>
                  <w:color w:val="FFFFFF"/>
                  <w:sz w:val="13"/>
                  <w:szCs w:val="14"/>
                </w:rPr>
                <w:t>Ägare</w:t>
              </w:r>
            </w:ins>
          </w:p>
        </w:tc>
        <w:tc>
          <w:tcPr>
            <w:tcW w:w="3544" w:type="dxa"/>
            <w:tcBorders>
              <w:bottom w:val="single" w:sz="4" w:space="0" w:color="C00000"/>
            </w:tcBorders>
            <w:shd w:val="clear" w:color="auto" w:fill="A33662"/>
          </w:tcPr>
          <w:p w14:paraId="0E70C728" w14:textId="77777777" w:rsidR="009A6E1D" w:rsidRPr="006F1808" w:rsidRDefault="009A6E1D" w:rsidP="00B67345">
            <w:pPr>
              <w:rPr>
                <w:ins w:id="4033" w:author="Eriksson Tina" w:date="2025-06-23T14:42:00Z" w16du:dateUtc="2025-06-23T12:42:00Z"/>
                <w:rFonts w:ascii="Open Sans" w:hAnsi="Open Sans" w:cs="Times New Roman"/>
                <w:b/>
                <w:bCs/>
                <w:caps/>
                <w:color w:val="FFFFFF"/>
                <w:sz w:val="13"/>
                <w:szCs w:val="14"/>
              </w:rPr>
            </w:pPr>
            <w:ins w:id="4034" w:author="Eriksson Tina" w:date="2025-06-23T14:42:00Z" w16du:dateUtc="2025-06-23T12:42:00Z">
              <w:r w:rsidRPr="006F1808">
                <w:rPr>
                  <w:rFonts w:ascii="Open Sans" w:hAnsi="Open Sans" w:cs="Times New Roman"/>
                  <w:b/>
                  <w:bCs/>
                  <w:caps/>
                  <w:color w:val="FFFFFF"/>
                  <w:sz w:val="13"/>
                  <w:szCs w:val="14"/>
                </w:rPr>
                <w:t xml:space="preserve">Beskrivning </w:t>
              </w:r>
            </w:ins>
          </w:p>
        </w:tc>
      </w:tr>
      <w:tr w:rsidR="009A6E1D" w:rsidRPr="006F1808" w14:paraId="33088AAD" w14:textId="77777777" w:rsidTr="00B67345">
        <w:trPr>
          <w:trHeight w:val="654"/>
          <w:ins w:id="4035" w:author="Eriksson Tina" w:date="2025-06-23T14:42:00Z"/>
        </w:trPr>
        <w:tc>
          <w:tcPr>
            <w:tcW w:w="1701" w:type="dxa"/>
            <w:tcBorders>
              <w:top w:val="single" w:sz="4" w:space="0" w:color="C00000"/>
              <w:bottom w:val="single" w:sz="4" w:space="0" w:color="C00000"/>
              <w:right w:val="single" w:sz="24" w:space="0" w:color="FFFFFF"/>
            </w:tcBorders>
          </w:tcPr>
          <w:p w14:paraId="4A1CC300" w14:textId="77777777" w:rsidR="009A6E1D" w:rsidRPr="006F1808" w:rsidRDefault="009A6E1D" w:rsidP="00B67345">
            <w:pPr>
              <w:spacing w:line="288" w:lineRule="auto"/>
              <w:rPr>
                <w:ins w:id="4036" w:author="Eriksson Tina" w:date="2025-06-23T14:42:00Z" w16du:dateUtc="2025-06-23T12:42:00Z"/>
                <w:rFonts w:ascii="Open Sans" w:hAnsi="Open Sans" w:cs="Open Sans"/>
                <w:i/>
                <w:iCs/>
              </w:rPr>
            </w:pPr>
            <w:ins w:id="4037" w:author="Eriksson Tina" w:date="2025-06-23T14:42:00Z" w16du:dateUtc="2025-06-23T12:42:00Z">
              <w:r w:rsidRPr="006F1808">
                <w:rPr>
                  <w:rFonts w:ascii="Open Sans" w:hAnsi="Open Sans" w:cs="Open Sans"/>
                </w:rPr>
                <w:t>Person-nummer</w:t>
              </w:r>
            </w:ins>
          </w:p>
        </w:tc>
        <w:tc>
          <w:tcPr>
            <w:tcW w:w="1985" w:type="dxa"/>
            <w:tcBorders>
              <w:top w:val="single" w:sz="4" w:space="0" w:color="C00000"/>
              <w:bottom w:val="single" w:sz="4" w:space="0" w:color="C00000"/>
              <w:right w:val="single" w:sz="24" w:space="0" w:color="FFFFFF"/>
            </w:tcBorders>
          </w:tcPr>
          <w:p w14:paraId="4C71BDBA" w14:textId="77777777" w:rsidR="009A6E1D" w:rsidRPr="006F1808" w:rsidRDefault="009A6E1D" w:rsidP="00B67345">
            <w:pPr>
              <w:spacing w:line="288" w:lineRule="auto"/>
              <w:rPr>
                <w:ins w:id="4038" w:author="Eriksson Tina" w:date="2025-06-23T14:42:00Z" w16du:dateUtc="2025-06-23T12:42:00Z"/>
                <w:rFonts w:ascii="Open Sans" w:hAnsi="Open Sans" w:cs="Open Sans"/>
                <w:i/>
                <w:iCs/>
              </w:rPr>
            </w:pPr>
            <w:ins w:id="4039" w:author="Eriksson Tina" w:date="2025-06-23T14:42:00Z" w16du:dateUtc="2025-06-23T12:42:00Z">
              <w:r w:rsidRPr="006F1808">
                <w:rPr>
                  <w:rFonts w:ascii="Open Sans" w:hAnsi="Open Sans" w:cs="Open Sans"/>
                </w:rPr>
                <w:t xml:space="preserve">OID: </w:t>
              </w:r>
              <w:proofErr w:type="gramStart"/>
              <w:r w:rsidRPr="006F1808">
                <w:rPr>
                  <w:rFonts w:ascii="Open Sans" w:hAnsi="Open Sans" w:cs="Open Sans"/>
                </w:rPr>
                <w:t>1.2.752.129</w:t>
              </w:r>
              <w:proofErr w:type="gramEnd"/>
              <w:r w:rsidRPr="006F1808">
                <w:rPr>
                  <w:rFonts w:ascii="Open Sans" w:hAnsi="Open Sans" w:cs="Open Sans"/>
                </w:rPr>
                <w:t>.2.1.3.1</w:t>
              </w:r>
            </w:ins>
          </w:p>
        </w:tc>
        <w:tc>
          <w:tcPr>
            <w:tcW w:w="1984" w:type="dxa"/>
            <w:tcBorders>
              <w:top w:val="single" w:sz="4" w:space="0" w:color="C00000"/>
              <w:left w:val="single" w:sz="24" w:space="0" w:color="FFFFFF"/>
              <w:bottom w:val="single" w:sz="4" w:space="0" w:color="C00000"/>
              <w:right w:val="single" w:sz="24" w:space="0" w:color="FFFFFF"/>
            </w:tcBorders>
          </w:tcPr>
          <w:p w14:paraId="42886389" w14:textId="77777777" w:rsidR="009A6E1D" w:rsidRPr="006F1808" w:rsidRDefault="009A6E1D" w:rsidP="00B67345">
            <w:pPr>
              <w:spacing w:line="288" w:lineRule="auto"/>
              <w:rPr>
                <w:ins w:id="4040" w:author="Eriksson Tina" w:date="2025-06-23T14:42:00Z" w16du:dateUtc="2025-06-23T12:42:00Z"/>
                <w:rFonts w:ascii="Open Sans" w:hAnsi="Open Sans" w:cs="Open Sans"/>
                <w:i/>
                <w:iCs/>
              </w:rPr>
            </w:pPr>
            <w:ins w:id="4041" w:author="Eriksson Tina" w:date="2025-06-23T14:42:00Z" w16du:dateUtc="2025-06-23T12:42:00Z">
              <w:r w:rsidRPr="006F1808">
                <w:rPr>
                  <w:rFonts w:ascii="Open Sans" w:hAnsi="Open Sans" w:cs="Open Sans"/>
                </w:rPr>
                <w:t>Skatteverket</w:t>
              </w:r>
            </w:ins>
          </w:p>
        </w:tc>
        <w:tc>
          <w:tcPr>
            <w:tcW w:w="3544" w:type="dxa"/>
            <w:tcBorders>
              <w:top w:val="single" w:sz="4" w:space="0" w:color="C00000"/>
              <w:left w:val="single" w:sz="24" w:space="0" w:color="FFFFFF"/>
              <w:bottom w:val="single" w:sz="4" w:space="0" w:color="C00000"/>
              <w:right w:val="single" w:sz="24" w:space="0" w:color="FFFFFF"/>
            </w:tcBorders>
          </w:tcPr>
          <w:p w14:paraId="055F45E1" w14:textId="77777777" w:rsidR="009A6E1D" w:rsidRPr="006F1808" w:rsidRDefault="009A6E1D" w:rsidP="00B67345">
            <w:pPr>
              <w:spacing w:line="288" w:lineRule="auto"/>
              <w:rPr>
                <w:ins w:id="4042" w:author="Eriksson Tina" w:date="2025-06-23T14:42:00Z" w16du:dateUtc="2025-06-23T12:42:00Z"/>
                <w:rFonts w:ascii="Open Sans" w:hAnsi="Open Sans" w:cs="Open Sans"/>
                <w:i/>
                <w:iCs/>
              </w:rPr>
            </w:pPr>
            <w:ins w:id="4043" w:author="Eriksson Tina" w:date="2025-06-23T14:42:00Z" w16du:dateUtc="2025-06-23T12:42:00Z">
              <w:r w:rsidRPr="006F1808">
                <w:rPr>
                  <w:rFonts w:ascii="Open Sans" w:hAnsi="Open Sans" w:cs="Open Sans"/>
                </w:rPr>
                <w:t>Person-id för någon som är folkbokförd i Sverige enligt SKV704.</w:t>
              </w:r>
            </w:ins>
          </w:p>
        </w:tc>
      </w:tr>
      <w:tr w:rsidR="009A6E1D" w:rsidRPr="006F1808" w14:paraId="33CBB781" w14:textId="77777777" w:rsidTr="00B67345">
        <w:trPr>
          <w:trHeight w:val="654"/>
          <w:ins w:id="4044" w:author="Eriksson Tina" w:date="2025-06-23T14:42:00Z"/>
        </w:trPr>
        <w:tc>
          <w:tcPr>
            <w:tcW w:w="1701" w:type="dxa"/>
            <w:tcBorders>
              <w:top w:val="single" w:sz="4" w:space="0" w:color="C00000"/>
              <w:bottom w:val="single" w:sz="4" w:space="0" w:color="C00000"/>
              <w:right w:val="single" w:sz="24" w:space="0" w:color="FFFFFF"/>
            </w:tcBorders>
          </w:tcPr>
          <w:p w14:paraId="69BCE2B1" w14:textId="77777777" w:rsidR="009A6E1D" w:rsidRPr="006F1808" w:rsidRDefault="009A6E1D" w:rsidP="00B67345">
            <w:pPr>
              <w:spacing w:line="288" w:lineRule="auto"/>
              <w:rPr>
                <w:ins w:id="4045" w:author="Eriksson Tina" w:date="2025-06-23T14:42:00Z" w16du:dateUtc="2025-06-23T12:42:00Z"/>
                <w:rFonts w:ascii="Open Sans" w:hAnsi="Open Sans" w:cs="Open Sans"/>
              </w:rPr>
            </w:pPr>
            <w:ins w:id="4046" w:author="Eriksson Tina" w:date="2025-06-23T14:42:00Z" w16du:dateUtc="2025-06-23T12:42:00Z">
              <w:r w:rsidRPr="006F1808">
                <w:rPr>
                  <w:rFonts w:ascii="Open Sans" w:hAnsi="Open Sans" w:cs="Open Sans"/>
                </w:rPr>
                <w:t>Samordnings-nummer</w:t>
              </w:r>
            </w:ins>
          </w:p>
        </w:tc>
        <w:tc>
          <w:tcPr>
            <w:tcW w:w="1985" w:type="dxa"/>
            <w:tcBorders>
              <w:top w:val="single" w:sz="4" w:space="0" w:color="C00000"/>
              <w:bottom w:val="single" w:sz="4" w:space="0" w:color="C00000"/>
              <w:right w:val="single" w:sz="24" w:space="0" w:color="FFFFFF"/>
            </w:tcBorders>
          </w:tcPr>
          <w:p w14:paraId="0E5183F5" w14:textId="77777777" w:rsidR="009A6E1D" w:rsidRPr="006F1808" w:rsidRDefault="009A6E1D" w:rsidP="00B67345">
            <w:pPr>
              <w:spacing w:line="288" w:lineRule="auto"/>
              <w:rPr>
                <w:ins w:id="4047" w:author="Eriksson Tina" w:date="2025-06-23T14:42:00Z" w16du:dateUtc="2025-06-23T12:42:00Z"/>
                <w:rFonts w:ascii="Open Sans" w:hAnsi="Open Sans" w:cs="Times New Roman"/>
              </w:rPr>
            </w:pPr>
            <w:ins w:id="4048" w:author="Eriksson Tina" w:date="2025-06-23T14:42:00Z" w16du:dateUtc="2025-06-23T12:42:00Z">
              <w:r w:rsidRPr="006F1808">
                <w:rPr>
                  <w:rFonts w:ascii="Open Sans" w:hAnsi="Open Sans" w:cs="Times New Roman"/>
                </w:rPr>
                <w:t>OID:</w:t>
              </w:r>
            </w:ins>
          </w:p>
          <w:p w14:paraId="684017CE" w14:textId="77777777" w:rsidR="009A6E1D" w:rsidRPr="006F1808" w:rsidRDefault="009A6E1D" w:rsidP="00B67345">
            <w:pPr>
              <w:spacing w:line="288" w:lineRule="auto"/>
              <w:rPr>
                <w:ins w:id="4049" w:author="Eriksson Tina" w:date="2025-06-23T14:42:00Z" w16du:dateUtc="2025-06-23T12:42:00Z"/>
                <w:rFonts w:ascii="Open Sans" w:hAnsi="Open Sans" w:cs="Open Sans"/>
              </w:rPr>
            </w:pPr>
            <w:proofErr w:type="gramStart"/>
            <w:ins w:id="4050" w:author="Eriksson Tina" w:date="2025-06-23T14:42:00Z" w16du:dateUtc="2025-06-23T12:42:00Z">
              <w:r w:rsidRPr="006F1808">
                <w:rPr>
                  <w:rFonts w:ascii="Open Sans" w:hAnsi="Open Sans" w:cs="Times New Roman"/>
                </w:rPr>
                <w:t>1.2.752.129</w:t>
              </w:r>
              <w:proofErr w:type="gramEnd"/>
              <w:r w:rsidRPr="006F1808">
                <w:rPr>
                  <w:rFonts w:ascii="Open Sans" w:hAnsi="Open Sans" w:cs="Times New Roman"/>
                </w:rPr>
                <w:t>.2.1.3.3</w:t>
              </w:r>
              <w:r w:rsidRPr="006F1808">
                <w:rPr>
                  <w:rFonts w:ascii="Open Sans" w:hAnsi="Open Sans" w:cs="Times New Roman"/>
                </w:rPr>
                <w:br/>
              </w:r>
            </w:ins>
          </w:p>
        </w:tc>
        <w:tc>
          <w:tcPr>
            <w:tcW w:w="1984" w:type="dxa"/>
            <w:tcBorders>
              <w:top w:val="single" w:sz="4" w:space="0" w:color="C00000"/>
              <w:left w:val="single" w:sz="24" w:space="0" w:color="FFFFFF"/>
              <w:bottom w:val="single" w:sz="4" w:space="0" w:color="C00000"/>
              <w:right w:val="single" w:sz="24" w:space="0" w:color="FFFFFF"/>
            </w:tcBorders>
          </w:tcPr>
          <w:p w14:paraId="7DDE36D0" w14:textId="77777777" w:rsidR="009A6E1D" w:rsidRPr="006F1808" w:rsidRDefault="009A6E1D" w:rsidP="00B67345">
            <w:pPr>
              <w:spacing w:line="288" w:lineRule="auto"/>
              <w:rPr>
                <w:ins w:id="4051" w:author="Eriksson Tina" w:date="2025-06-23T14:42:00Z" w16du:dateUtc="2025-06-23T12:42:00Z"/>
                <w:rFonts w:ascii="Open Sans" w:hAnsi="Open Sans" w:cs="Open Sans"/>
              </w:rPr>
            </w:pPr>
            <w:ins w:id="4052" w:author="Eriksson Tina" w:date="2025-06-23T14:42:00Z" w16du:dateUtc="2025-06-23T12:42:00Z">
              <w:r w:rsidRPr="006F1808">
                <w:rPr>
                  <w:rFonts w:ascii="Open Sans" w:hAnsi="Open Sans" w:cs="Open Sans"/>
                </w:rPr>
                <w:t>Skatteverket</w:t>
              </w:r>
            </w:ins>
          </w:p>
        </w:tc>
        <w:tc>
          <w:tcPr>
            <w:tcW w:w="3544" w:type="dxa"/>
            <w:tcBorders>
              <w:top w:val="single" w:sz="4" w:space="0" w:color="C00000"/>
              <w:left w:val="single" w:sz="24" w:space="0" w:color="FFFFFF"/>
              <w:bottom w:val="single" w:sz="4" w:space="0" w:color="C00000"/>
              <w:right w:val="single" w:sz="24" w:space="0" w:color="FFFFFF"/>
            </w:tcBorders>
          </w:tcPr>
          <w:p w14:paraId="50E9C8DD" w14:textId="77777777" w:rsidR="009A6E1D" w:rsidRPr="006F1808" w:rsidRDefault="009A6E1D" w:rsidP="00B67345">
            <w:pPr>
              <w:spacing w:line="288" w:lineRule="auto"/>
              <w:rPr>
                <w:ins w:id="4053" w:author="Eriksson Tina" w:date="2025-06-23T14:42:00Z" w16du:dateUtc="2025-06-23T12:42:00Z"/>
                <w:rFonts w:ascii="Open Sans" w:hAnsi="Open Sans" w:cs="Open Sans"/>
              </w:rPr>
            </w:pPr>
          </w:p>
        </w:tc>
      </w:tr>
      <w:tr w:rsidR="009A6E1D" w:rsidRPr="006F1808" w14:paraId="5EBCBB81" w14:textId="77777777" w:rsidTr="00B67345">
        <w:trPr>
          <w:trHeight w:val="654"/>
          <w:ins w:id="4054" w:author="Eriksson Tina" w:date="2025-06-23T14:42:00Z"/>
        </w:trPr>
        <w:tc>
          <w:tcPr>
            <w:tcW w:w="1701" w:type="dxa"/>
            <w:tcBorders>
              <w:top w:val="single" w:sz="4" w:space="0" w:color="C00000"/>
              <w:bottom w:val="single" w:sz="4" w:space="0" w:color="C00000"/>
              <w:right w:val="single" w:sz="24" w:space="0" w:color="FFFFFF"/>
            </w:tcBorders>
          </w:tcPr>
          <w:p w14:paraId="294B94F3" w14:textId="77777777" w:rsidR="009A6E1D" w:rsidRPr="006F1808" w:rsidRDefault="009A6E1D" w:rsidP="00B67345">
            <w:pPr>
              <w:spacing w:line="288" w:lineRule="auto"/>
              <w:rPr>
                <w:ins w:id="4055" w:author="Eriksson Tina" w:date="2025-06-23T14:42:00Z" w16du:dateUtc="2025-06-23T12:42:00Z"/>
                <w:rFonts w:ascii="Open Sans" w:hAnsi="Open Sans" w:cs="Open Sans"/>
              </w:rPr>
            </w:pPr>
            <w:ins w:id="4056" w:author="Eriksson Tina" w:date="2025-06-23T14:42:00Z" w16du:dateUtc="2025-06-23T12:42:00Z">
              <w:r w:rsidRPr="006F1808">
                <w:rPr>
                  <w:rFonts w:ascii="Open Sans" w:hAnsi="Open Sans" w:cs="Open Sans"/>
                </w:rPr>
                <w:t>Nationell reservidentitet</w:t>
              </w:r>
            </w:ins>
          </w:p>
        </w:tc>
        <w:tc>
          <w:tcPr>
            <w:tcW w:w="1985" w:type="dxa"/>
            <w:tcBorders>
              <w:top w:val="single" w:sz="4" w:space="0" w:color="C00000"/>
              <w:bottom w:val="single" w:sz="4" w:space="0" w:color="C00000"/>
              <w:right w:val="single" w:sz="24" w:space="0" w:color="FFFFFF"/>
            </w:tcBorders>
          </w:tcPr>
          <w:p w14:paraId="539DF3E3" w14:textId="77777777" w:rsidR="009A6E1D" w:rsidRPr="006F1808" w:rsidRDefault="009A6E1D" w:rsidP="00B67345">
            <w:pPr>
              <w:spacing w:line="288" w:lineRule="auto"/>
              <w:rPr>
                <w:ins w:id="4057" w:author="Eriksson Tina" w:date="2025-06-23T14:42:00Z" w16du:dateUtc="2025-06-23T12:42:00Z"/>
                <w:rFonts w:ascii="Open Sans" w:hAnsi="Open Sans" w:cs="Open Sans"/>
              </w:rPr>
            </w:pPr>
            <w:ins w:id="4058" w:author="Eriksson Tina" w:date="2025-06-23T14:42:00Z" w16du:dateUtc="2025-06-23T12:42:00Z">
              <w:r w:rsidRPr="006F1808">
                <w:rPr>
                  <w:rFonts w:ascii="Open Sans" w:hAnsi="Open Sans" w:cs="Open Sans"/>
                </w:rPr>
                <w:t xml:space="preserve">OID: </w:t>
              </w:r>
            </w:ins>
          </w:p>
          <w:p w14:paraId="6DA21B7C" w14:textId="77777777" w:rsidR="009A6E1D" w:rsidRPr="006F1808" w:rsidRDefault="009A6E1D" w:rsidP="00B67345">
            <w:pPr>
              <w:spacing w:line="288" w:lineRule="auto"/>
              <w:rPr>
                <w:ins w:id="4059" w:author="Eriksson Tina" w:date="2025-06-23T14:42:00Z" w16du:dateUtc="2025-06-23T12:42:00Z"/>
                <w:rFonts w:ascii="Open Sans" w:hAnsi="Open Sans" w:cs="Open Sans"/>
              </w:rPr>
            </w:pPr>
            <w:proofErr w:type="gramStart"/>
            <w:ins w:id="4060" w:author="Eriksson Tina" w:date="2025-06-23T14:42:00Z" w16du:dateUtc="2025-06-23T12:42:00Z">
              <w:r w:rsidRPr="006F1808">
                <w:rPr>
                  <w:rFonts w:ascii="Open Sans" w:hAnsi="Open Sans" w:cs="Times New Roman"/>
                </w:rPr>
                <w:t>1.2.752</w:t>
              </w:r>
              <w:proofErr w:type="gramEnd"/>
              <w:r w:rsidRPr="006F1808">
                <w:rPr>
                  <w:rFonts w:ascii="Open Sans" w:hAnsi="Open Sans" w:cs="Times New Roman"/>
                </w:rPr>
                <w:t>.74.9.1</w:t>
              </w:r>
            </w:ins>
          </w:p>
        </w:tc>
        <w:tc>
          <w:tcPr>
            <w:tcW w:w="1984" w:type="dxa"/>
            <w:tcBorders>
              <w:top w:val="single" w:sz="4" w:space="0" w:color="C00000"/>
              <w:left w:val="single" w:sz="24" w:space="0" w:color="FFFFFF"/>
              <w:bottom w:val="single" w:sz="4" w:space="0" w:color="C00000"/>
              <w:right w:val="single" w:sz="24" w:space="0" w:color="FFFFFF"/>
            </w:tcBorders>
          </w:tcPr>
          <w:p w14:paraId="7F0563F2" w14:textId="77777777" w:rsidR="009A6E1D" w:rsidRPr="006F1808" w:rsidRDefault="009A6E1D" w:rsidP="00B67345">
            <w:pPr>
              <w:spacing w:line="288" w:lineRule="auto"/>
              <w:rPr>
                <w:ins w:id="4061" w:author="Eriksson Tina" w:date="2025-06-23T14:42:00Z" w16du:dateUtc="2025-06-23T12:42:00Z"/>
                <w:rFonts w:ascii="Open Sans" w:hAnsi="Open Sans" w:cs="Open Sans"/>
              </w:rPr>
            </w:pPr>
            <w:ins w:id="4062" w:author="Eriksson Tina" w:date="2025-06-23T14:42:00Z" w16du:dateUtc="2025-06-23T12:42:00Z">
              <w:r w:rsidRPr="006F1808">
                <w:rPr>
                  <w:rFonts w:ascii="Segoe UI" w:hAnsi="Segoe UI" w:cs="Segoe UI"/>
                  <w:sz w:val="21"/>
                  <w:szCs w:val="21"/>
                  <w:shd w:val="clear" w:color="auto" w:fill="FFFFFF"/>
                </w:rPr>
                <w:t>Inera</w:t>
              </w:r>
            </w:ins>
          </w:p>
        </w:tc>
        <w:tc>
          <w:tcPr>
            <w:tcW w:w="3544" w:type="dxa"/>
            <w:tcBorders>
              <w:top w:val="single" w:sz="4" w:space="0" w:color="C00000"/>
              <w:left w:val="single" w:sz="24" w:space="0" w:color="FFFFFF"/>
              <w:bottom w:val="single" w:sz="4" w:space="0" w:color="C00000"/>
              <w:right w:val="single" w:sz="24" w:space="0" w:color="FFFFFF"/>
            </w:tcBorders>
          </w:tcPr>
          <w:p w14:paraId="0CD83D84" w14:textId="77777777" w:rsidR="009A6E1D" w:rsidRPr="006F1808" w:rsidRDefault="009A6E1D" w:rsidP="00B67345">
            <w:pPr>
              <w:spacing w:line="288" w:lineRule="auto"/>
              <w:rPr>
                <w:ins w:id="4063" w:author="Eriksson Tina" w:date="2025-06-23T14:42:00Z" w16du:dateUtc="2025-06-23T12:42:00Z"/>
                <w:rFonts w:ascii="Open Sans" w:hAnsi="Open Sans" w:cs="Open Sans"/>
              </w:rPr>
            </w:pPr>
          </w:p>
        </w:tc>
      </w:tr>
      <w:tr w:rsidR="009A6E1D" w:rsidRPr="006F1808" w14:paraId="668D7606" w14:textId="77777777" w:rsidTr="00B67345">
        <w:trPr>
          <w:trHeight w:val="335"/>
          <w:ins w:id="4064" w:author="Eriksson Tina" w:date="2025-06-23T14:42:00Z"/>
        </w:trPr>
        <w:tc>
          <w:tcPr>
            <w:tcW w:w="1701" w:type="dxa"/>
            <w:tcBorders>
              <w:top w:val="single" w:sz="4" w:space="0" w:color="C00000"/>
              <w:bottom w:val="single" w:sz="4" w:space="0" w:color="C00000"/>
              <w:right w:val="single" w:sz="24" w:space="0" w:color="FFFFFF"/>
            </w:tcBorders>
          </w:tcPr>
          <w:p w14:paraId="097239CE" w14:textId="77777777" w:rsidR="009A6E1D" w:rsidRPr="006F1808" w:rsidRDefault="009A6E1D" w:rsidP="00B67345">
            <w:pPr>
              <w:spacing w:line="288" w:lineRule="auto"/>
              <w:rPr>
                <w:ins w:id="4065" w:author="Eriksson Tina" w:date="2025-06-23T14:42:00Z" w16du:dateUtc="2025-06-23T12:42:00Z"/>
                <w:rFonts w:ascii="Open Sans" w:hAnsi="Open Sans" w:cs="Open Sans"/>
                <w:i/>
                <w:iCs/>
              </w:rPr>
            </w:pPr>
            <w:ins w:id="4066" w:author="Eriksson Tina" w:date="2025-06-23T14:42:00Z" w16du:dateUtc="2025-06-23T12:42:00Z">
              <w:r w:rsidRPr="006F1808">
                <w:rPr>
                  <w:rFonts w:ascii="Open Sans" w:hAnsi="Open Sans" w:cs="Open Sans"/>
                  <w:lang w:eastAsia="sv-SE"/>
                </w:rPr>
                <w:lastRenderedPageBreak/>
                <w:t>HSA-id</w:t>
              </w:r>
            </w:ins>
          </w:p>
        </w:tc>
        <w:tc>
          <w:tcPr>
            <w:tcW w:w="1985" w:type="dxa"/>
            <w:tcBorders>
              <w:top w:val="single" w:sz="4" w:space="0" w:color="C00000"/>
              <w:bottom w:val="single" w:sz="4" w:space="0" w:color="C00000"/>
              <w:right w:val="single" w:sz="24" w:space="0" w:color="FFFFFF"/>
            </w:tcBorders>
          </w:tcPr>
          <w:p w14:paraId="7E204390" w14:textId="77777777" w:rsidR="009A6E1D" w:rsidRPr="006F1808" w:rsidRDefault="009A6E1D" w:rsidP="00B67345">
            <w:pPr>
              <w:spacing w:line="288" w:lineRule="auto"/>
              <w:rPr>
                <w:ins w:id="4067" w:author="Eriksson Tina" w:date="2025-06-23T14:42:00Z" w16du:dateUtc="2025-06-23T12:42:00Z"/>
                <w:rFonts w:ascii="Open Sans" w:hAnsi="Open Sans" w:cs="Open Sans"/>
                <w:i/>
                <w:iCs/>
              </w:rPr>
            </w:pPr>
            <w:ins w:id="4068" w:author="Eriksson Tina" w:date="2025-06-23T14:42:00Z" w16du:dateUtc="2025-06-23T12:42:00Z">
              <w:r w:rsidRPr="006F1808">
                <w:rPr>
                  <w:rFonts w:ascii="Open Sans" w:hAnsi="Open Sans" w:cs="Open Sans"/>
                  <w:lang w:eastAsia="sv-SE"/>
                </w:rPr>
                <w:t xml:space="preserve">OID: </w:t>
              </w:r>
              <w:proofErr w:type="gramStart"/>
              <w:r w:rsidRPr="006F1808">
                <w:rPr>
                  <w:rFonts w:ascii="Open Sans" w:hAnsi="Open Sans" w:cs="Open Sans"/>
                  <w:lang w:eastAsia="sv-SE"/>
                </w:rPr>
                <w:t>1.2.752.129</w:t>
              </w:r>
              <w:proofErr w:type="gramEnd"/>
              <w:r w:rsidRPr="006F1808">
                <w:rPr>
                  <w:rFonts w:ascii="Open Sans" w:hAnsi="Open Sans" w:cs="Open Sans"/>
                  <w:lang w:eastAsia="sv-SE"/>
                </w:rPr>
                <w:t>.2.1.4.1</w:t>
              </w:r>
            </w:ins>
          </w:p>
        </w:tc>
        <w:tc>
          <w:tcPr>
            <w:tcW w:w="1984" w:type="dxa"/>
            <w:tcBorders>
              <w:top w:val="single" w:sz="4" w:space="0" w:color="C00000"/>
              <w:left w:val="single" w:sz="24" w:space="0" w:color="FFFFFF"/>
              <w:bottom w:val="single" w:sz="4" w:space="0" w:color="C00000"/>
              <w:right w:val="single" w:sz="24" w:space="0" w:color="FFFFFF"/>
            </w:tcBorders>
          </w:tcPr>
          <w:p w14:paraId="36CCE034" w14:textId="77777777" w:rsidR="009A6E1D" w:rsidRPr="006F1808" w:rsidRDefault="009A6E1D" w:rsidP="00B67345">
            <w:pPr>
              <w:spacing w:line="288" w:lineRule="auto"/>
              <w:rPr>
                <w:ins w:id="4069" w:author="Eriksson Tina" w:date="2025-06-23T14:42:00Z" w16du:dateUtc="2025-06-23T12:42:00Z"/>
                <w:rFonts w:ascii="Open Sans" w:hAnsi="Open Sans" w:cs="Open Sans"/>
                <w:i/>
                <w:iCs/>
              </w:rPr>
            </w:pPr>
            <w:ins w:id="4070" w:author="Eriksson Tina" w:date="2025-06-23T14:42:00Z" w16du:dateUtc="2025-06-23T12:42:00Z">
              <w:r w:rsidRPr="006F1808">
                <w:rPr>
                  <w:rFonts w:ascii="Open Sans" w:hAnsi="Open Sans" w:cs="Open Sans"/>
                  <w:lang w:eastAsia="sv-SE"/>
                </w:rPr>
                <w:t>Inera, förvaltningsgrupp HSA</w:t>
              </w:r>
            </w:ins>
          </w:p>
        </w:tc>
        <w:tc>
          <w:tcPr>
            <w:tcW w:w="3544" w:type="dxa"/>
            <w:tcBorders>
              <w:top w:val="single" w:sz="4" w:space="0" w:color="C00000"/>
              <w:left w:val="single" w:sz="24" w:space="0" w:color="FFFFFF"/>
              <w:bottom w:val="single" w:sz="4" w:space="0" w:color="C00000"/>
              <w:right w:val="single" w:sz="24" w:space="0" w:color="FFFFFF"/>
            </w:tcBorders>
          </w:tcPr>
          <w:p w14:paraId="6CC1EC27" w14:textId="77777777" w:rsidR="009A6E1D" w:rsidRPr="006F1808" w:rsidRDefault="009A6E1D" w:rsidP="00B67345">
            <w:pPr>
              <w:spacing w:line="288" w:lineRule="auto"/>
              <w:rPr>
                <w:ins w:id="4071" w:author="Eriksson Tina" w:date="2025-06-23T14:42:00Z" w16du:dateUtc="2025-06-23T12:42:00Z"/>
                <w:rFonts w:ascii="Open Sans" w:hAnsi="Open Sans" w:cs="Open Sans"/>
                <w:i/>
                <w:iCs/>
              </w:rPr>
            </w:pPr>
            <w:ins w:id="4072" w:author="Eriksson Tina" w:date="2025-06-23T14:42:00Z" w16du:dateUtc="2025-06-23T12:42:00Z">
              <w:r w:rsidRPr="006F1808">
                <w:rPr>
                  <w:rFonts w:ascii="Open Sans" w:hAnsi="Open Sans" w:cs="Open Sans"/>
                </w:rPr>
                <w:t>Id för objekt i HSA-katalogen.</w:t>
              </w:r>
            </w:ins>
          </w:p>
        </w:tc>
      </w:tr>
    </w:tbl>
    <w:p w14:paraId="5BF5A6B6" w14:textId="69D9F649" w:rsidR="009A6E1D" w:rsidRPr="006F1808" w:rsidRDefault="009A6E1D">
      <w:pPr>
        <w:pStyle w:val="Numreradrubrik2"/>
        <w:rPr>
          <w:ins w:id="4073" w:author="Eriksson Tina" w:date="2025-06-23T14:42:00Z" w16du:dateUtc="2025-06-23T12:42:00Z"/>
          <w:lang w:val="sv-SE"/>
          <w:rPrChange w:id="4074" w:author="Eriksson Tina" w:date="2025-06-24T17:00:00Z" w16du:dateUtc="2025-06-24T15:00:00Z">
            <w:rPr>
              <w:ins w:id="4075" w:author="Eriksson Tina" w:date="2025-06-23T14:42:00Z" w16du:dateUtc="2025-06-23T12:42:00Z"/>
            </w:rPr>
          </w:rPrChange>
        </w:rPr>
        <w:pPrChange w:id="4076" w:author="Eriksson Tina" w:date="2025-06-23T14:42:00Z" w16du:dateUtc="2025-06-23T12:42:00Z">
          <w:pPr>
            <w:pStyle w:val="Numreradrubrik3"/>
          </w:pPr>
        </w:pPrChange>
      </w:pPr>
      <w:bookmarkStart w:id="4077" w:name="_Toc169185325"/>
      <w:bookmarkStart w:id="4078" w:name="_Toc198902753"/>
      <w:bookmarkStart w:id="4079" w:name="_Toc201647975"/>
      <w:ins w:id="4080" w:author="Eriksson Tina" w:date="2025-06-23T14:42:00Z" w16du:dateUtc="2025-06-23T12:42:00Z">
        <w:r w:rsidRPr="006F1808">
          <w:rPr>
            <w:lang w:val="sv-SE"/>
            <w:rPrChange w:id="4081" w:author="Eriksson Tina" w:date="2025-06-24T17:00:00Z" w16du:dateUtc="2025-06-24T15:00:00Z">
              <w:rPr/>
            </w:rPrChange>
          </w:rPr>
          <w:t>Kodverk och urval i informationsmodellen</w:t>
        </w:r>
        <w:bookmarkEnd w:id="4077"/>
        <w:bookmarkEnd w:id="4078"/>
        <w:bookmarkEnd w:id="4079"/>
      </w:ins>
    </w:p>
    <w:tbl>
      <w:tblPr>
        <w:tblStyle w:val="Tabellrutnt1"/>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68"/>
        <w:gridCol w:w="2360"/>
        <w:gridCol w:w="1984"/>
        <w:gridCol w:w="3260"/>
      </w:tblGrid>
      <w:tr w:rsidR="009A6E1D" w:rsidRPr="006F1808" w14:paraId="48CDA6AC" w14:textId="77777777" w:rsidTr="00B67345">
        <w:trPr>
          <w:trHeight w:val="24"/>
          <w:ins w:id="4082" w:author="Eriksson Tina" w:date="2025-06-23T14:42:00Z"/>
        </w:trPr>
        <w:tc>
          <w:tcPr>
            <w:tcW w:w="1468" w:type="dxa"/>
            <w:shd w:val="clear" w:color="auto" w:fill="A33662"/>
          </w:tcPr>
          <w:p w14:paraId="7A09687C" w14:textId="77777777" w:rsidR="009A6E1D" w:rsidRPr="006F1808" w:rsidRDefault="009A6E1D" w:rsidP="00B67345">
            <w:pPr>
              <w:rPr>
                <w:ins w:id="4083" w:author="Eriksson Tina" w:date="2025-06-23T14:42:00Z" w16du:dateUtc="2025-06-23T12:42:00Z"/>
                <w:rFonts w:ascii="Open Sans" w:hAnsi="Open Sans" w:cs="Times New Roman"/>
                <w:b/>
                <w:bCs/>
                <w:caps/>
                <w:color w:val="FFFFFF"/>
                <w:sz w:val="13"/>
                <w:szCs w:val="14"/>
              </w:rPr>
            </w:pPr>
            <w:ins w:id="4084" w:author="Eriksson Tina" w:date="2025-06-23T14:42:00Z" w16du:dateUtc="2025-06-23T12:42:00Z">
              <w:r w:rsidRPr="006F1808">
                <w:rPr>
                  <w:rFonts w:ascii="Open Sans" w:hAnsi="Open Sans" w:cs="Times New Roman"/>
                  <w:b/>
                  <w:bCs/>
                  <w:caps/>
                  <w:color w:val="FFFFFF"/>
                  <w:sz w:val="13"/>
                  <w:szCs w:val="14"/>
                </w:rPr>
                <w:t>Namn</w:t>
              </w:r>
            </w:ins>
          </w:p>
        </w:tc>
        <w:tc>
          <w:tcPr>
            <w:tcW w:w="2360" w:type="dxa"/>
            <w:shd w:val="clear" w:color="auto" w:fill="A33662"/>
          </w:tcPr>
          <w:p w14:paraId="55FA4B1E" w14:textId="77777777" w:rsidR="009A6E1D" w:rsidRPr="006F1808" w:rsidRDefault="009A6E1D" w:rsidP="00B67345">
            <w:pPr>
              <w:rPr>
                <w:ins w:id="4085" w:author="Eriksson Tina" w:date="2025-06-23T14:42:00Z" w16du:dateUtc="2025-06-23T12:42:00Z"/>
                <w:rFonts w:ascii="Open Sans" w:hAnsi="Open Sans" w:cs="Times New Roman"/>
                <w:b/>
                <w:bCs/>
                <w:caps/>
                <w:color w:val="FFFFFF"/>
                <w:sz w:val="13"/>
                <w:szCs w:val="14"/>
              </w:rPr>
            </w:pPr>
            <w:ins w:id="4086" w:author="Eriksson Tina" w:date="2025-06-23T14:42:00Z" w16du:dateUtc="2025-06-23T12:42:00Z">
              <w:r w:rsidRPr="006F1808">
                <w:rPr>
                  <w:rFonts w:ascii="Open Sans" w:hAnsi="Open Sans" w:cs="Times New Roman"/>
                  <w:b/>
                  <w:bCs/>
                  <w:caps/>
                  <w:color w:val="FFFFFF"/>
                  <w:sz w:val="13"/>
                  <w:szCs w:val="14"/>
                </w:rPr>
                <w:t>ID</w:t>
              </w:r>
            </w:ins>
          </w:p>
        </w:tc>
        <w:tc>
          <w:tcPr>
            <w:tcW w:w="1984" w:type="dxa"/>
            <w:shd w:val="clear" w:color="auto" w:fill="A33662"/>
          </w:tcPr>
          <w:p w14:paraId="7E20914A" w14:textId="77777777" w:rsidR="009A6E1D" w:rsidRPr="006F1808" w:rsidRDefault="009A6E1D" w:rsidP="00B67345">
            <w:pPr>
              <w:rPr>
                <w:ins w:id="4087" w:author="Eriksson Tina" w:date="2025-06-23T14:42:00Z" w16du:dateUtc="2025-06-23T12:42:00Z"/>
                <w:rFonts w:ascii="Open Sans" w:hAnsi="Open Sans" w:cs="Times New Roman"/>
                <w:b/>
                <w:bCs/>
                <w:caps/>
                <w:color w:val="FFFFFF"/>
                <w:sz w:val="13"/>
                <w:szCs w:val="14"/>
              </w:rPr>
            </w:pPr>
            <w:ins w:id="4088" w:author="Eriksson Tina" w:date="2025-06-23T14:42:00Z" w16du:dateUtc="2025-06-23T12:42:00Z">
              <w:r w:rsidRPr="006F1808">
                <w:rPr>
                  <w:rFonts w:ascii="Open Sans" w:hAnsi="Open Sans" w:cs="Times New Roman"/>
                  <w:b/>
                  <w:bCs/>
                  <w:caps/>
                  <w:color w:val="FFFFFF"/>
                  <w:sz w:val="13"/>
                  <w:szCs w:val="14"/>
                </w:rPr>
                <w:t>Ägare</w:t>
              </w:r>
            </w:ins>
          </w:p>
        </w:tc>
        <w:tc>
          <w:tcPr>
            <w:tcW w:w="3260" w:type="dxa"/>
            <w:shd w:val="clear" w:color="auto" w:fill="A33662"/>
          </w:tcPr>
          <w:p w14:paraId="4272CA74" w14:textId="77777777" w:rsidR="009A6E1D" w:rsidRPr="006F1808" w:rsidRDefault="009A6E1D" w:rsidP="00B67345">
            <w:pPr>
              <w:rPr>
                <w:ins w:id="4089" w:author="Eriksson Tina" w:date="2025-06-23T14:42:00Z" w16du:dateUtc="2025-06-23T12:42:00Z"/>
                <w:rFonts w:ascii="Open Sans" w:hAnsi="Open Sans" w:cs="Times New Roman"/>
                <w:b/>
                <w:bCs/>
                <w:caps/>
                <w:color w:val="FFFFFF"/>
                <w:sz w:val="13"/>
                <w:szCs w:val="14"/>
              </w:rPr>
            </w:pPr>
            <w:ins w:id="4090" w:author="Eriksson Tina" w:date="2025-06-23T14:42:00Z" w16du:dateUtc="2025-06-23T12:42:00Z">
              <w:r w:rsidRPr="006F1808">
                <w:rPr>
                  <w:rFonts w:ascii="Open Sans" w:hAnsi="Open Sans" w:cs="Times New Roman"/>
                  <w:b/>
                  <w:bCs/>
                  <w:caps/>
                  <w:color w:val="FFFFFF"/>
                  <w:sz w:val="13"/>
                  <w:szCs w:val="14"/>
                </w:rPr>
                <w:t xml:space="preserve">Beskrivning </w:t>
              </w:r>
            </w:ins>
          </w:p>
        </w:tc>
      </w:tr>
      <w:tr w:rsidR="009A6E1D" w:rsidRPr="006F1808" w14:paraId="2DABDB86" w14:textId="77777777" w:rsidTr="00B67345">
        <w:trPr>
          <w:trHeight w:val="654"/>
          <w:ins w:id="4091" w:author="Eriksson Tina" w:date="2025-06-23T14:42:00Z"/>
        </w:trPr>
        <w:tc>
          <w:tcPr>
            <w:tcW w:w="1468" w:type="dxa"/>
            <w:tcBorders>
              <w:bottom w:val="single" w:sz="4" w:space="0" w:color="C00000"/>
              <w:right w:val="single" w:sz="24" w:space="0" w:color="FFFFFF"/>
            </w:tcBorders>
          </w:tcPr>
          <w:p w14:paraId="147FE8DB" w14:textId="77777777" w:rsidR="009A6E1D" w:rsidRPr="006F1808" w:rsidRDefault="009A6E1D" w:rsidP="00B67345">
            <w:pPr>
              <w:spacing w:line="288" w:lineRule="auto"/>
              <w:rPr>
                <w:ins w:id="4092" w:author="Eriksson Tina" w:date="2025-06-23T14:42:00Z" w16du:dateUtc="2025-06-23T12:42:00Z"/>
                <w:rFonts w:ascii="Open Sans" w:hAnsi="Open Sans" w:cs="Open Sans"/>
                <w:i/>
                <w:iCs/>
                <w:color w:val="098394"/>
              </w:rPr>
            </w:pPr>
            <w:ins w:id="4093" w:author="Eriksson Tina" w:date="2025-06-23T14:42:00Z" w16du:dateUtc="2025-06-23T12:42:00Z">
              <w:r w:rsidRPr="006F1808">
                <w:rPr>
                  <w:rFonts w:ascii="Open Sans" w:hAnsi="Open Sans" w:cs="Times New Roman"/>
                </w:rPr>
                <w:t>KV befattning [R5]</w:t>
              </w:r>
            </w:ins>
          </w:p>
        </w:tc>
        <w:tc>
          <w:tcPr>
            <w:tcW w:w="2360" w:type="dxa"/>
            <w:tcBorders>
              <w:bottom w:val="single" w:sz="4" w:space="0" w:color="C00000"/>
              <w:right w:val="single" w:sz="24" w:space="0" w:color="FFFFFF"/>
            </w:tcBorders>
          </w:tcPr>
          <w:p w14:paraId="0A14E145" w14:textId="77777777" w:rsidR="009A6E1D" w:rsidRPr="006F1808" w:rsidRDefault="009A6E1D" w:rsidP="00B67345">
            <w:pPr>
              <w:spacing w:line="288" w:lineRule="auto"/>
              <w:rPr>
                <w:ins w:id="4094" w:author="Eriksson Tina" w:date="2025-06-23T14:42:00Z" w16du:dateUtc="2025-06-23T12:42:00Z"/>
                <w:rFonts w:ascii="Open Sans" w:hAnsi="Open Sans" w:cs="Open Sans"/>
                <w:i/>
                <w:iCs/>
                <w:color w:val="098394"/>
              </w:rPr>
            </w:pPr>
            <w:ins w:id="4095" w:author="Eriksson Tina" w:date="2025-06-23T14:42:00Z" w16du:dateUtc="2025-06-23T12:42:00Z">
              <w:r w:rsidRPr="006F1808">
                <w:rPr>
                  <w:rFonts w:ascii="Open Sans" w:hAnsi="Open Sans" w:cs="Times New Roman"/>
                </w:rPr>
                <w:t xml:space="preserve">OID: </w:t>
              </w:r>
              <w:proofErr w:type="gramStart"/>
              <w:r w:rsidRPr="006F1808">
                <w:rPr>
                  <w:rFonts w:ascii="Open Sans" w:hAnsi="Open Sans" w:cs="Times New Roman"/>
                </w:rPr>
                <w:t>1.2.752.129</w:t>
              </w:r>
              <w:proofErr w:type="gramEnd"/>
              <w:r w:rsidRPr="006F1808">
                <w:rPr>
                  <w:rFonts w:ascii="Open Sans" w:hAnsi="Open Sans" w:cs="Times New Roman"/>
                </w:rPr>
                <w:t>.2.2.1.4</w:t>
              </w:r>
            </w:ins>
          </w:p>
        </w:tc>
        <w:tc>
          <w:tcPr>
            <w:tcW w:w="1984" w:type="dxa"/>
            <w:tcBorders>
              <w:left w:val="single" w:sz="24" w:space="0" w:color="FFFFFF"/>
              <w:bottom w:val="single" w:sz="4" w:space="0" w:color="C00000"/>
              <w:right w:val="single" w:sz="24" w:space="0" w:color="FFFFFF"/>
            </w:tcBorders>
          </w:tcPr>
          <w:p w14:paraId="5E12C106" w14:textId="77777777" w:rsidR="009A6E1D" w:rsidRPr="006F1808" w:rsidRDefault="009A6E1D" w:rsidP="00B67345">
            <w:pPr>
              <w:spacing w:line="288" w:lineRule="auto"/>
              <w:rPr>
                <w:ins w:id="4096" w:author="Eriksson Tina" w:date="2025-06-23T14:42:00Z" w16du:dateUtc="2025-06-23T12:42:00Z"/>
                <w:rFonts w:ascii="Open Sans" w:hAnsi="Open Sans" w:cs="Open Sans"/>
                <w:i/>
                <w:iCs/>
                <w:color w:val="098394"/>
              </w:rPr>
            </w:pPr>
            <w:ins w:id="4097" w:author="Eriksson Tina" w:date="2025-06-23T14:42:00Z" w16du:dateUtc="2025-06-23T12:42:00Z">
              <w:r w:rsidRPr="006F1808">
                <w:rPr>
                  <w:rFonts w:ascii="Open Sans" w:hAnsi="Open Sans" w:cs="Times New Roman"/>
                </w:rPr>
                <w:t>Inera Kodverksförvaltning</w:t>
              </w:r>
            </w:ins>
          </w:p>
        </w:tc>
        <w:tc>
          <w:tcPr>
            <w:tcW w:w="3260" w:type="dxa"/>
            <w:tcBorders>
              <w:left w:val="single" w:sz="24" w:space="0" w:color="FFFFFF"/>
              <w:bottom w:val="single" w:sz="4" w:space="0" w:color="C00000"/>
              <w:right w:val="single" w:sz="24" w:space="0" w:color="FFFFFF"/>
            </w:tcBorders>
          </w:tcPr>
          <w:p w14:paraId="1083DC6C" w14:textId="77777777" w:rsidR="009A6E1D" w:rsidRPr="006F1808" w:rsidRDefault="009A6E1D" w:rsidP="00B67345">
            <w:pPr>
              <w:spacing w:line="288" w:lineRule="auto"/>
              <w:rPr>
                <w:ins w:id="4098" w:author="Eriksson Tina" w:date="2025-06-23T14:42:00Z" w16du:dateUtc="2025-06-23T12:42:00Z"/>
                <w:rFonts w:ascii="Open Sans" w:hAnsi="Open Sans" w:cs="Open Sans"/>
                <w:i/>
                <w:iCs/>
                <w:color w:val="098394"/>
              </w:rPr>
            </w:pPr>
            <w:ins w:id="4099" w:author="Eriksson Tina" w:date="2025-06-23T14:42:00Z" w16du:dateUtc="2025-06-23T12:42:00Z">
              <w:r w:rsidRPr="006F1808">
                <w:rPr>
                  <w:rFonts w:ascii="Open Sans" w:hAnsi="Open Sans" w:cs="Times New Roman"/>
                </w:rPr>
                <w:t>Innehåller information om en vård- och sjukvårdspersonals befattning.</w:t>
              </w:r>
            </w:ins>
          </w:p>
        </w:tc>
      </w:tr>
    </w:tbl>
    <w:p w14:paraId="351177AD" w14:textId="77777777" w:rsidR="009A6E1D" w:rsidRPr="006F1808" w:rsidRDefault="009A6E1D" w:rsidP="009A6E1D">
      <w:pPr>
        <w:rPr>
          <w:ins w:id="4100" w:author="Eriksson Tina" w:date="2025-06-23T14:42:00Z" w16du:dateUtc="2025-06-23T12:42:00Z"/>
          <w:rFonts w:ascii="Open Sans" w:eastAsia="SimSun" w:hAnsi="Open Sans" w:cs="Times New Roman"/>
          <w:lang w:eastAsia="sv-SE"/>
        </w:rPr>
      </w:pPr>
    </w:p>
    <w:p w14:paraId="74903E0C" w14:textId="77777777" w:rsidR="0036320D" w:rsidRPr="006F1808" w:rsidRDefault="0036320D" w:rsidP="00971423">
      <w:pPr>
        <w:rPr>
          <w:rFonts w:cstheme="minorHAnsi"/>
        </w:rPr>
      </w:pPr>
    </w:p>
    <w:p w14:paraId="358C2F6D" w14:textId="612D75C0" w:rsidR="00971423" w:rsidRPr="006F1808" w:rsidDel="009A6E1D" w:rsidRDefault="00971423" w:rsidP="00971423">
      <w:pPr>
        <w:pStyle w:val="Numreradrubrik2"/>
        <w:rPr>
          <w:del w:id="4101" w:author="Eriksson Tina" w:date="2025-06-23T14:43:00Z" w16du:dateUtc="2025-06-23T12:43:00Z"/>
          <w:lang w:val="sv-SE"/>
        </w:rPr>
      </w:pPr>
      <w:bookmarkStart w:id="4102" w:name="_Toc449170171"/>
      <w:bookmarkStart w:id="4103" w:name="_Toc121211220"/>
      <w:del w:id="4104" w:author="Eriksson Tina" w:date="2025-06-23T14:43:00Z" w16du:dateUtc="2025-06-23T12:43:00Z">
        <w:r w:rsidRPr="006F1808" w:rsidDel="009A6E1D">
          <w:rPr>
            <w:lang w:val="sv-SE"/>
          </w:rPr>
          <w:delText xml:space="preserve">Datatyper i informationsmodellen </w:delText>
        </w:r>
        <w:bookmarkEnd w:id="4102"/>
        <w:bookmarkEnd w:id="4103"/>
      </w:del>
    </w:p>
    <w:p w14:paraId="5E04431C" w14:textId="3E97F282" w:rsidR="00971423" w:rsidRPr="006F1808" w:rsidDel="009A6E1D" w:rsidRDefault="00096B7B" w:rsidP="00971423">
      <w:pPr>
        <w:rPr>
          <w:del w:id="4105" w:author="Eriksson Tina" w:date="2025-06-23T14:43:00Z" w16du:dateUtc="2025-06-23T12:43:00Z"/>
          <w:i/>
          <w:iCs/>
          <w:color w:val="098394"/>
        </w:rPr>
      </w:pPr>
      <w:del w:id="4106" w:author="Eriksson Tina" w:date="2025-06-23T14:43:00Z" w16du:dateUtc="2025-06-23T12:43:00Z">
        <w:r w:rsidRPr="006F1808" w:rsidDel="009A6E1D">
          <w:rPr>
            <w:i/>
            <w:iCs/>
            <w:color w:val="098394"/>
          </w:rPr>
          <w:delText>Beskriv i</w:delText>
        </w:r>
        <w:r w:rsidR="00971423" w:rsidRPr="006F1808" w:rsidDel="009A6E1D">
          <w:rPr>
            <w:i/>
            <w:iCs/>
            <w:color w:val="098394"/>
          </w:rPr>
          <w:delText xml:space="preserve"> tabellen de datatyper som </w:delText>
        </w:r>
        <w:r w:rsidRPr="006F1808" w:rsidDel="009A6E1D">
          <w:rPr>
            <w:i/>
            <w:iCs/>
            <w:color w:val="098394"/>
          </w:rPr>
          <w:delText>förekommer</w:delText>
        </w:r>
        <w:r w:rsidR="00971423" w:rsidRPr="006F1808" w:rsidDel="009A6E1D">
          <w:rPr>
            <w:i/>
            <w:iCs/>
            <w:color w:val="098394"/>
          </w:rPr>
          <w:delText xml:space="preserve"> i informationsmodellen. Nedanstående är exempel från </w:delText>
        </w:r>
        <w:r w:rsidR="008025B9" w:rsidRPr="006F1808" w:rsidDel="009A6E1D">
          <w:rPr>
            <w:i/>
            <w:iCs/>
            <w:color w:val="098394"/>
          </w:rPr>
          <w:delText xml:space="preserve">standarden </w:delText>
        </w:r>
        <w:r w:rsidR="00940C33" w:rsidRPr="006F1808" w:rsidDel="009A6E1D">
          <w:rPr>
            <w:i/>
            <w:iCs/>
            <w:color w:val="098394"/>
          </w:rPr>
          <w:delText>ISO</w:delText>
        </w:r>
        <w:r w:rsidR="008025B9" w:rsidRPr="006F1808" w:rsidDel="009A6E1D">
          <w:rPr>
            <w:i/>
            <w:iCs/>
            <w:color w:val="098394"/>
          </w:rPr>
          <w:delText>21090</w:delText>
        </w:r>
        <w:r w:rsidR="00971423" w:rsidRPr="006F1808" w:rsidDel="009A6E1D">
          <w:rPr>
            <w:i/>
            <w:iCs/>
            <w:color w:val="098394"/>
          </w:rPr>
          <w:delText xml:space="preserve">. </w:delText>
        </w:r>
      </w:del>
    </w:p>
    <w:tbl>
      <w:tblPr>
        <w:tblStyle w:val="Tabellrutnt"/>
        <w:tblW w:w="134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843"/>
        <w:gridCol w:w="3544"/>
        <w:gridCol w:w="8080"/>
      </w:tblGrid>
      <w:tr w:rsidR="00235229" w:rsidRPr="006F1808" w:rsidDel="009A6E1D" w14:paraId="162324EF" w14:textId="2E5FB23C" w:rsidTr="4618D893">
        <w:trPr>
          <w:trHeight w:val="24"/>
          <w:del w:id="4107" w:author="Eriksson Tina" w:date="2025-06-23T14:43:00Z"/>
        </w:trPr>
        <w:tc>
          <w:tcPr>
            <w:tcW w:w="1843" w:type="dxa"/>
            <w:shd w:val="clear" w:color="auto" w:fill="A33662" w:themeFill="accent1"/>
          </w:tcPr>
          <w:p w14:paraId="72E89D60" w14:textId="22522D23" w:rsidR="00235229" w:rsidRPr="006F1808" w:rsidDel="009A6E1D" w:rsidRDefault="00235229" w:rsidP="0019186E">
            <w:pPr>
              <w:pStyle w:val="Tabellrubrik"/>
              <w:rPr>
                <w:del w:id="4108" w:author="Eriksson Tina" w:date="2025-06-23T14:43:00Z" w16du:dateUtc="2025-06-23T12:43:00Z"/>
              </w:rPr>
            </w:pPr>
            <w:del w:id="4109" w:author="Eriksson Tina" w:date="2025-06-23T14:43:00Z" w16du:dateUtc="2025-06-23T12:43:00Z">
              <w:r w:rsidRPr="006F1808" w:rsidDel="009A6E1D">
                <w:delText>Förkortning</w:delText>
              </w:r>
            </w:del>
          </w:p>
        </w:tc>
        <w:tc>
          <w:tcPr>
            <w:tcW w:w="3544" w:type="dxa"/>
            <w:shd w:val="clear" w:color="auto" w:fill="A33662" w:themeFill="accent1"/>
          </w:tcPr>
          <w:p w14:paraId="60EA6D59" w14:textId="4C5FFBAB" w:rsidR="00235229" w:rsidRPr="006F1808" w:rsidDel="009A6E1D" w:rsidRDefault="00235229" w:rsidP="0019186E">
            <w:pPr>
              <w:pStyle w:val="Tabellrubrik"/>
              <w:rPr>
                <w:del w:id="4110" w:author="Eriksson Tina" w:date="2025-06-23T14:43:00Z" w16du:dateUtc="2025-06-23T12:43:00Z"/>
              </w:rPr>
            </w:pPr>
            <w:del w:id="4111" w:author="Eriksson Tina" w:date="2025-06-23T14:43:00Z" w16du:dateUtc="2025-06-23T12:43:00Z">
              <w:r w:rsidRPr="006F1808" w:rsidDel="009A6E1D">
                <w:delText>Benämning</w:delText>
              </w:r>
            </w:del>
          </w:p>
        </w:tc>
        <w:tc>
          <w:tcPr>
            <w:tcW w:w="8080" w:type="dxa"/>
            <w:shd w:val="clear" w:color="auto" w:fill="A33662" w:themeFill="accent1"/>
          </w:tcPr>
          <w:p w14:paraId="1C71EABE" w14:textId="48D4FFA1" w:rsidR="00235229" w:rsidRPr="006F1808" w:rsidDel="009A6E1D" w:rsidRDefault="00235229" w:rsidP="0019186E">
            <w:pPr>
              <w:pStyle w:val="Tabellrubrik"/>
              <w:rPr>
                <w:del w:id="4112" w:author="Eriksson Tina" w:date="2025-06-23T14:43:00Z" w16du:dateUtc="2025-06-23T12:43:00Z"/>
              </w:rPr>
            </w:pPr>
            <w:del w:id="4113" w:author="Eriksson Tina" w:date="2025-06-23T14:43:00Z" w16du:dateUtc="2025-06-23T12:43:00Z">
              <w:r w:rsidRPr="006F1808" w:rsidDel="009A6E1D">
                <w:delText xml:space="preserve">Beskrivning </w:delText>
              </w:r>
            </w:del>
          </w:p>
        </w:tc>
      </w:tr>
      <w:tr w:rsidR="00235229" w:rsidRPr="006F1808" w:rsidDel="009A6E1D" w14:paraId="58B37900" w14:textId="156A76D8" w:rsidTr="4618D893">
        <w:trPr>
          <w:trHeight w:val="630"/>
          <w:del w:id="4114" w:author="Eriksson Tina" w:date="2025-06-23T14:43:00Z"/>
        </w:trPr>
        <w:tc>
          <w:tcPr>
            <w:tcW w:w="1843" w:type="dxa"/>
            <w:tcBorders>
              <w:bottom w:val="single" w:sz="4" w:space="0" w:color="A33662" w:themeColor="accent1"/>
              <w:right w:val="single" w:sz="24" w:space="0" w:color="FFFFFF" w:themeColor="background1"/>
            </w:tcBorders>
          </w:tcPr>
          <w:p w14:paraId="5D4C98E6" w14:textId="0A777F53" w:rsidR="00235229" w:rsidRPr="006F1808" w:rsidDel="009A6E1D" w:rsidRDefault="00235229" w:rsidP="0019186E">
            <w:pPr>
              <w:rPr>
                <w:del w:id="4115" w:author="Eriksson Tina" w:date="2025-06-23T14:43:00Z" w16du:dateUtc="2025-06-23T12:43:00Z"/>
                <w:rFonts w:cstheme="minorHAnsi"/>
                <w:i/>
                <w:iCs/>
                <w:color w:val="098394"/>
              </w:rPr>
            </w:pPr>
            <w:del w:id="4116" w:author="Eriksson Tina" w:date="2025-06-23T14:43:00Z" w16du:dateUtc="2025-06-23T12:43:00Z">
              <w:r w:rsidRPr="006F1808" w:rsidDel="009A6E1D">
                <w:rPr>
                  <w:i/>
                  <w:iCs/>
                  <w:color w:val="098394"/>
                </w:rPr>
                <w:delText>BL</w:delText>
              </w:r>
            </w:del>
          </w:p>
        </w:tc>
        <w:tc>
          <w:tcPr>
            <w:tcW w:w="3544" w:type="dxa"/>
            <w:tcBorders>
              <w:left w:val="single" w:sz="24" w:space="0" w:color="FFFFFF" w:themeColor="background1"/>
              <w:bottom w:val="single" w:sz="4" w:space="0" w:color="A33662" w:themeColor="accent1"/>
              <w:right w:val="single" w:sz="24" w:space="0" w:color="FFFFFF" w:themeColor="background1"/>
            </w:tcBorders>
          </w:tcPr>
          <w:p w14:paraId="5E92929C" w14:textId="627B4439" w:rsidR="00235229" w:rsidRPr="006F1808" w:rsidDel="009A6E1D" w:rsidRDefault="00235229" w:rsidP="0019186E">
            <w:pPr>
              <w:rPr>
                <w:del w:id="4117" w:author="Eriksson Tina" w:date="2025-06-23T14:43:00Z" w16du:dateUtc="2025-06-23T12:43:00Z"/>
                <w:rFonts w:cstheme="minorHAnsi"/>
                <w:i/>
                <w:iCs/>
                <w:color w:val="098394"/>
                <w:rPrChange w:id="4118" w:author="Eriksson Tina" w:date="2025-06-24T17:00:00Z" w16du:dateUtc="2025-06-24T15:00:00Z">
                  <w:rPr>
                    <w:del w:id="4119" w:author="Eriksson Tina" w:date="2025-06-23T14:43:00Z" w16du:dateUtc="2025-06-23T12:43:00Z"/>
                    <w:rFonts w:cstheme="minorHAnsi"/>
                    <w:i/>
                    <w:iCs/>
                    <w:color w:val="098394"/>
                    <w:lang w:val="en-US"/>
                  </w:rPr>
                </w:rPrChange>
              </w:rPr>
            </w:pPr>
            <w:del w:id="4120" w:author="Eriksson Tina" w:date="2025-06-23T14:43:00Z" w16du:dateUtc="2025-06-23T12:43:00Z">
              <w:r w:rsidRPr="006F1808" w:rsidDel="009A6E1D">
                <w:rPr>
                  <w:i/>
                  <w:iCs/>
                  <w:color w:val="098394"/>
                  <w:rPrChange w:id="4121" w:author="Eriksson Tina" w:date="2025-06-24T17:00:00Z" w16du:dateUtc="2025-06-24T15:00:00Z">
                    <w:rPr>
                      <w:i/>
                      <w:iCs/>
                      <w:color w:val="098394"/>
                      <w:lang w:val="en-US"/>
                    </w:rPr>
                  </w:rPrChange>
                </w:rPr>
                <w:delText xml:space="preserve">Boolean </w:delText>
              </w:r>
            </w:del>
          </w:p>
        </w:tc>
        <w:tc>
          <w:tcPr>
            <w:tcW w:w="8080" w:type="dxa"/>
            <w:tcBorders>
              <w:left w:val="single" w:sz="24" w:space="0" w:color="FFFFFF" w:themeColor="background1"/>
              <w:bottom w:val="single" w:sz="4" w:space="0" w:color="A33662" w:themeColor="accent1"/>
              <w:right w:val="single" w:sz="24" w:space="0" w:color="FFFFFF" w:themeColor="background1"/>
            </w:tcBorders>
          </w:tcPr>
          <w:p w14:paraId="380F4975" w14:textId="333F108B" w:rsidR="00235229" w:rsidRPr="006F1808" w:rsidDel="009A6E1D" w:rsidRDefault="00235229" w:rsidP="0019186E">
            <w:pPr>
              <w:rPr>
                <w:del w:id="4122" w:author="Eriksson Tina" w:date="2025-06-23T14:43:00Z" w16du:dateUtc="2025-06-23T12:43:00Z"/>
                <w:rFonts w:cstheme="minorHAnsi"/>
                <w:i/>
                <w:iCs/>
                <w:color w:val="098394"/>
              </w:rPr>
            </w:pPr>
            <w:del w:id="4123" w:author="Eriksson Tina" w:date="2025-06-23T14:43:00Z" w16du:dateUtc="2025-06-23T12:43:00Z">
              <w:r w:rsidRPr="006F1808" w:rsidDel="009A6E1D">
                <w:rPr>
                  <w:i/>
                  <w:iCs/>
                  <w:color w:val="098394"/>
                </w:rPr>
                <w:delText>Datatyp som används för att ange värdena sant eller falskt</w:delText>
              </w:r>
            </w:del>
          </w:p>
        </w:tc>
      </w:tr>
      <w:tr w:rsidR="00235229" w:rsidRPr="006F1808" w:rsidDel="009A6E1D" w14:paraId="180922B2" w14:textId="17898827" w:rsidTr="4618D893">
        <w:trPr>
          <w:trHeight w:val="323"/>
          <w:del w:id="4124" w:author="Eriksson Tina" w:date="2025-06-23T14:43:00Z"/>
        </w:trPr>
        <w:tc>
          <w:tcPr>
            <w:tcW w:w="1843" w:type="dxa"/>
            <w:tcBorders>
              <w:top w:val="single" w:sz="4" w:space="0" w:color="A33662" w:themeColor="accent1"/>
              <w:bottom w:val="single" w:sz="4" w:space="0" w:color="A33662" w:themeColor="accent1"/>
              <w:right w:val="single" w:sz="24" w:space="0" w:color="FFFFFF" w:themeColor="background1"/>
            </w:tcBorders>
          </w:tcPr>
          <w:p w14:paraId="7835D61B" w14:textId="225FDF55" w:rsidR="00235229" w:rsidRPr="006F1808" w:rsidDel="009A6E1D" w:rsidRDefault="00235229" w:rsidP="4618D893">
            <w:pPr>
              <w:rPr>
                <w:del w:id="4125" w:author="Eriksson Tina" w:date="2025-06-23T14:43:00Z" w16du:dateUtc="2025-06-23T12:43:00Z"/>
                <w:i/>
                <w:iCs/>
                <w:color w:val="098394"/>
              </w:rPr>
            </w:pPr>
            <w:del w:id="4126" w:author="Eriksson Tina" w:date="2025-06-23T14:43:00Z" w16du:dateUtc="2025-06-23T12:43:00Z">
              <w:r w:rsidRPr="006F1808" w:rsidDel="009A6E1D">
                <w:rPr>
                  <w:i/>
                  <w:iCs/>
                  <w:color w:val="098394" w:themeColor="accent5" w:themeShade="BF"/>
                </w:rPr>
                <w:delText>CV</w:delText>
              </w:r>
            </w:del>
          </w:p>
        </w:tc>
        <w:tc>
          <w:tcPr>
            <w:tcW w:w="354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463B33C" w14:textId="6405EC02" w:rsidR="00235229" w:rsidRPr="006F1808" w:rsidDel="009A6E1D" w:rsidRDefault="00235229" w:rsidP="0019186E">
            <w:pPr>
              <w:rPr>
                <w:del w:id="4127" w:author="Eriksson Tina" w:date="2025-06-23T14:43:00Z" w16du:dateUtc="2025-06-23T12:43:00Z"/>
                <w:rFonts w:cstheme="minorHAnsi"/>
                <w:i/>
                <w:iCs/>
                <w:color w:val="098394"/>
              </w:rPr>
            </w:pPr>
            <w:del w:id="4128" w:author="Eriksson Tina" w:date="2025-06-23T14:43:00Z" w16du:dateUtc="2025-06-23T12:43:00Z">
              <w:r w:rsidRPr="006F1808" w:rsidDel="009A6E1D">
                <w:rPr>
                  <w:i/>
                  <w:iCs/>
                  <w:color w:val="098394"/>
                </w:rPr>
                <w:delText>Coded value</w:delText>
              </w:r>
            </w:del>
          </w:p>
        </w:tc>
        <w:tc>
          <w:tcPr>
            <w:tcW w:w="808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DFCE27" w14:textId="60722F32" w:rsidR="00235229" w:rsidRPr="006F1808" w:rsidDel="009A6E1D" w:rsidRDefault="00235229" w:rsidP="0019186E">
            <w:pPr>
              <w:rPr>
                <w:del w:id="4129" w:author="Eriksson Tina" w:date="2025-06-23T14:43:00Z" w16du:dateUtc="2025-06-23T12:43:00Z"/>
                <w:rFonts w:cstheme="minorHAnsi"/>
                <w:i/>
                <w:iCs/>
                <w:color w:val="098394"/>
              </w:rPr>
            </w:pPr>
            <w:del w:id="4130" w:author="Eriksson Tina" w:date="2025-06-23T14:43:00Z" w16du:dateUtc="2025-06-23T12:43:00Z">
              <w:r w:rsidRPr="006F1808" w:rsidDel="009A6E1D">
                <w:rPr>
                  <w:i/>
                  <w:iCs/>
                  <w:color w:val="098394"/>
                </w:rPr>
                <w:delText>Ett kodat värde som hör till ett specifikt kodsystem</w:delText>
              </w:r>
            </w:del>
          </w:p>
        </w:tc>
      </w:tr>
      <w:tr w:rsidR="00235229" w:rsidRPr="006F1808" w:rsidDel="009A6E1D" w14:paraId="3F3BADFC" w14:textId="688D0693" w:rsidTr="4618D893">
        <w:trPr>
          <w:trHeight w:val="323"/>
          <w:del w:id="4131" w:author="Eriksson Tina" w:date="2025-06-23T14:43:00Z"/>
        </w:trPr>
        <w:tc>
          <w:tcPr>
            <w:tcW w:w="1843" w:type="dxa"/>
            <w:tcBorders>
              <w:top w:val="single" w:sz="4" w:space="0" w:color="A33662" w:themeColor="accent1"/>
              <w:bottom w:val="single" w:sz="4" w:space="0" w:color="A33662" w:themeColor="accent1"/>
              <w:right w:val="single" w:sz="24" w:space="0" w:color="FFFFFF" w:themeColor="background1"/>
            </w:tcBorders>
          </w:tcPr>
          <w:p w14:paraId="3184D56A" w14:textId="30773521" w:rsidR="00235229" w:rsidRPr="006F1808" w:rsidDel="009A6E1D" w:rsidRDefault="00235229" w:rsidP="0019186E">
            <w:pPr>
              <w:rPr>
                <w:del w:id="4132" w:author="Eriksson Tina" w:date="2025-06-23T14:43:00Z" w16du:dateUtc="2025-06-23T12:43:00Z"/>
                <w:rFonts w:cstheme="minorHAnsi"/>
                <w:i/>
                <w:iCs/>
                <w:color w:val="098394"/>
              </w:rPr>
            </w:pPr>
            <w:del w:id="4133" w:author="Eriksson Tina" w:date="2025-06-23T14:43:00Z" w16du:dateUtc="2025-06-23T12:43:00Z">
              <w:r w:rsidRPr="006F1808" w:rsidDel="009A6E1D">
                <w:rPr>
                  <w:i/>
                  <w:iCs/>
                  <w:color w:val="098394"/>
                </w:rPr>
                <w:delText>II</w:delText>
              </w:r>
            </w:del>
          </w:p>
        </w:tc>
        <w:tc>
          <w:tcPr>
            <w:tcW w:w="354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FFC19AD" w14:textId="2C99540E" w:rsidR="00235229" w:rsidRPr="006F1808" w:rsidDel="009A6E1D" w:rsidRDefault="00235229" w:rsidP="0019186E">
            <w:pPr>
              <w:rPr>
                <w:del w:id="4134" w:author="Eriksson Tina" w:date="2025-06-23T14:43:00Z" w16du:dateUtc="2025-06-23T12:43:00Z"/>
                <w:rFonts w:cstheme="minorHAnsi"/>
                <w:i/>
                <w:iCs/>
                <w:color w:val="098394"/>
              </w:rPr>
            </w:pPr>
            <w:del w:id="4135" w:author="Eriksson Tina" w:date="2025-06-23T14:43:00Z" w16du:dateUtc="2025-06-23T12:43:00Z">
              <w:r w:rsidRPr="006F1808" w:rsidDel="009A6E1D">
                <w:rPr>
                  <w:i/>
                  <w:iCs/>
                  <w:color w:val="098394"/>
                </w:rPr>
                <w:delText>Instance Identifier</w:delText>
              </w:r>
            </w:del>
          </w:p>
        </w:tc>
        <w:tc>
          <w:tcPr>
            <w:tcW w:w="808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571D758" w14:textId="093C476E" w:rsidR="00235229" w:rsidRPr="006F1808" w:rsidDel="009A6E1D" w:rsidRDefault="00235229" w:rsidP="0019186E">
            <w:pPr>
              <w:rPr>
                <w:del w:id="4136" w:author="Eriksson Tina" w:date="2025-06-23T14:43:00Z" w16du:dateUtc="2025-06-23T12:43:00Z"/>
                <w:rFonts w:cstheme="minorHAnsi"/>
                <w:i/>
                <w:iCs/>
                <w:color w:val="098394"/>
              </w:rPr>
            </w:pPr>
            <w:del w:id="4137" w:author="Eriksson Tina" w:date="2025-06-23T14:43:00Z" w16du:dateUtc="2025-06-23T12:43:00Z">
              <w:r w:rsidRPr="006F1808" w:rsidDel="009A6E1D">
                <w:rPr>
                  <w:i/>
                  <w:iCs/>
                  <w:color w:val="098394"/>
                </w:rPr>
                <w:delText>En textsträng som är en universellt unik identifierare</w:delText>
              </w:r>
            </w:del>
          </w:p>
        </w:tc>
      </w:tr>
      <w:tr w:rsidR="00235229" w:rsidRPr="006F1808" w:rsidDel="009A6E1D" w14:paraId="64FAE92E" w14:textId="278E8262" w:rsidTr="4618D893">
        <w:trPr>
          <w:trHeight w:val="307"/>
          <w:del w:id="4138" w:author="Eriksson Tina" w:date="2025-06-23T14:43:00Z"/>
        </w:trPr>
        <w:tc>
          <w:tcPr>
            <w:tcW w:w="1843" w:type="dxa"/>
            <w:tcBorders>
              <w:top w:val="single" w:sz="4" w:space="0" w:color="A33662" w:themeColor="accent1"/>
              <w:bottom w:val="single" w:sz="4" w:space="0" w:color="A33662" w:themeColor="accent1"/>
              <w:right w:val="single" w:sz="24" w:space="0" w:color="FFFFFF" w:themeColor="background1"/>
            </w:tcBorders>
          </w:tcPr>
          <w:p w14:paraId="6C816CA9" w14:textId="453060A3" w:rsidR="00235229" w:rsidRPr="006F1808" w:rsidDel="009A6E1D" w:rsidRDefault="00E155F1" w:rsidP="0019186E">
            <w:pPr>
              <w:rPr>
                <w:del w:id="4139" w:author="Eriksson Tina" w:date="2025-06-23T14:43:00Z" w16du:dateUtc="2025-06-23T12:43:00Z"/>
                <w:rFonts w:cstheme="minorHAnsi"/>
                <w:i/>
                <w:iCs/>
                <w:color w:val="098394"/>
              </w:rPr>
            </w:pPr>
            <w:del w:id="4140" w:author="Eriksson Tina" w:date="2025-06-23T14:43:00Z" w16du:dateUtc="2025-06-23T12:43:00Z">
              <w:r w:rsidRPr="006F1808" w:rsidDel="009A6E1D">
                <w:rPr>
                  <w:i/>
                  <w:iCs/>
                  <w:color w:val="098394"/>
                </w:rPr>
                <w:delText>TS</w:delText>
              </w:r>
            </w:del>
          </w:p>
        </w:tc>
        <w:tc>
          <w:tcPr>
            <w:tcW w:w="354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C327479" w14:textId="2C641635" w:rsidR="00235229" w:rsidRPr="006F1808" w:rsidDel="009A6E1D" w:rsidRDefault="00741829" w:rsidP="0019186E">
            <w:pPr>
              <w:rPr>
                <w:del w:id="4141" w:author="Eriksson Tina" w:date="2025-06-23T14:43:00Z" w16du:dateUtc="2025-06-23T12:43:00Z"/>
                <w:rFonts w:cstheme="minorHAnsi"/>
                <w:i/>
                <w:iCs/>
                <w:color w:val="098394"/>
              </w:rPr>
            </w:pPr>
            <w:del w:id="4142" w:author="Eriksson Tina" w:date="2025-06-23T14:43:00Z" w16du:dateUtc="2025-06-23T12:43:00Z">
              <w:r w:rsidRPr="006F1808" w:rsidDel="009A6E1D">
                <w:rPr>
                  <w:i/>
                  <w:iCs/>
                  <w:color w:val="098394"/>
                </w:rPr>
                <w:delText>Timestamp</w:delText>
              </w:r>
            </w:del>
          </w:p>
        </w:tc>
        <w:tc>
          <w:tcPr>
            <w:tcW w:w="808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6AB2124" w14:textId="2DBC301D" w:rsidR="00235229" w:rsidRPr="006F1808" w:rsidDel="009A6E1D" w:rsidRDefault="00B62ECE" w:rsidP="0019186E">
            <w:pPr>
              <w:rPr>
                <w:del w:id="4143" w:author="Eriksson Tina" w:date="2025-06-23T14:43:00Z" w16du:dateUtc="2025-06-23T12:43:00Z"/>
                <w:rFonts w:cstheme="minorHAnsi"/>
                <w:i/>
                <w:iCs/>
                <w:color w:val="098394"/>
              </w:rPr>
            </w:pPr>
            <w:del w:id="4144" w:author="Eriksson Tina" w:date="2025-06-23T14:43:00Z" w16du:dateUtc="2025-06-23T12:43:00Z">
              <w:r w:rsidRPr="006F1808" w:rsidDel="009A6E1D">
                <w:rPr>
                  <w:i/>
                  <w:iCs/>
                  <w:color w:val="098394"/>
                </w:rPr>
                <w:delText xml:space="preserve"> Datum och tidsangivelse</w:delText>
              </w:r>
            </w:del>
          </w:p>
        </w:tc>
      </w:tr>
      <w:tr w:rsidR="00235229" w:rsidRPr="006F1808" w:rsidDel="009A6E1D" w14:paraId="22FFC59B" w14:textId="7999B11D" w:rsidTr="4618D893">
        <w:trPr>
          <w:trHeight w:val="307"/>
          <w:del w:id="4145" w:author="Eriksson Tina" w:date="2025-06-23T14:43:00Z"/>
        </w:trPr>
        <w:tc>
          <w:tcPr>
            <w:tcW w:w="1843" w:type="dxa"/>
            <w:tcBorders>
              <w:top w:val="single" w:sz="4" w:space="0" w:color="A33662" w:themeColor="accent1"/>
              <w:bottom w:val="single" w:sz="4" w:space="0" w:color="A33662" w:themeColor="accent1"/>
              <w:right w:val="single" w:sz="24" w:space="0" w:color="FFFFFF" w:themeColor="background1"/>
            </w:tcBorders>
          </w:tcPr>
          <w:p w14:paraId="08D065F4" w14:textId="48E04AEF" w:rsidR="00235229" w:rsidRPr="006F1808" w:rsidDel="009A6E1D" w:rsidRDefault="00235229" w:rsidP="0019186E">
            <w:pPr>
              <w:rPr>
                <w:del w:id="4146" w:author="Eriksson Tina" w:date="2025-06-23T14:43:00Z" w16du:dateUtc="2025-06-23T12:43:00Z"/>
                <w:rFonts w:cstheme="minorHAnsi"/>
                <w:i/>
                <w:iCs/>
                <w:color w:val="098394"/>
              </w:rPr>
            </w:pPr>
            <w:del w:id="4147" w:author="Eriksson Tina" w:date="2025-06-23T14:43:00Z" w16du:dateUtc="2025-06-23T12:43:00Z">
              <w:r w:rsidRPr="006F1808" w:rsidDel="009A6E1D">
                <w:rPr>
                  <w:i/>
                  <w:iCs/>
                  <w:color w:val="098394"/>
                </w:rPr>
                <w:delText>ST</w:delText>
              </w:r>
            </w:del>
          </w:p>
        </w:tc>
        <w:tc>
          <w:tcPr>
            <w:tcW w:w="354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E3E5C2" w14:textId="3CD44483" w:rsidR="00235229" w:rsidRPr="006F1808" w:rsidDel="009A6E1D" w:rsidRDefault="00235229" w:rsidP="0019186E">
            <w:pPr>
              <w:rPr>
                <w:del w:id="4148" w:author="Eriksson Tina" w:date="2025-06-23T14:43:00Z" w16du:dateUtc="2025-06-23T12:43:00Z"/>
                <w:rFonts w:cstheme="minorHAnsi"/>
                <w:i/>
                <w:iCs/>
                <w:color w:val="098394"/>
              </w:rPr>
            </w:pPr>
            <w:del w:id="4149" w:author="Eriksson Tina" w:date="2025-06-23T14:43:00Z" w16du:dateUtc="2025-06-23T12:43:00Z">
              <w:r w:rsidRPr="006F1808" w:rsidDel="009A6E1D">
                <w:rPr>
                  <w:i/>
                  <w:iCs/>
                  <w:color w:val="098394"/>
                </w:rPr>
                <w:delText>String</w:delText>
              </w:r>
            </w:del>
          </w:p>
        </w:tc>
        <w:tc>
          <w:tcPr>
            <w:tcW w:w="808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AF20C14" w14:textId="7CF261AA" w:rsidR="00235229" w:rsidRPr="006F1808" w:rsidDel="009A6E1D" w:rsidRDefault="00235229" w:rsidP="0019186E">
            <w:pPr>
              <w:rPr>
                <w:del w:id="4150" w:author="Eriksson Tina" w:date="2025-06-23T14:43:00Z" w16du:dateUtc="2025-06-23T12:43:00Z"/>
                <w:rFonts w:cstheme="minorHAnsi"/>
                <w:i/>
                <w:iCs/>
                <w:color w:val="098394"/>
              </w:rPr>
            </w:pPr>
            <w:del w:id="4151" w:author="Eriksson Tina" w:date="2025-06-23T14:43:00Z" w16du:dateUtc="2025-06-23T12:43:00Z">
              <w:r w:rsidRPr="006F1808" w:rsidDel="009A6E1D">
                <w:rPr>
                  <w:i/>
                  <w:iCs/>
                  <w:color w:val="098394"/>
                </w:rPr>
                <w:delText>Datatyp som används för att ange fritext</w:delText>
              </w:r>
            </w:del>
          </w:p>
        </w:tc>
      </w:tr>
    </w:tbl>
    <w:p w14:paraId="6A0BDB21" w14:textId="182C9734" w:rsidR="0036320D" w:rsidRPr="006F1808" w:rsidDel="009A6E1D" w:rsidRDefault="0036320D" w:rsidP="0036320D">
      <w:pPr>
        <w:rPr>
          <w:del w:id="4152" w:author="Eriksson Tina" w:date="2025-06-23T14:43:00Z" w16du:dateUtc="2025-06-23T12:43:00Z"/>
          <w:color w:val="098394"/>
          <w:lang w:eastAsia="sv-SE"/>
        </w:rPr>
      </w:pPr>
    </w:p>
    <w:p w14:paraId="582A511B" w14:textId="5872CCCB" w:rsidR="00235229" w:rsidRPr="006F1808" w:rsidDel="009A6E1D" w:rsidRDefault="00235229" w:rsidP="00235229">
      <w:pPr>
        <w:pStyle w:val="Numreradrubrik2"/>
        <w:rPr>
          <w:del w:id="4153" w:author="Eriksson Tina" w:date="2025-06-23T14:43:00Z" w16du:dateUtc="2025-06-23T12:43:00Z"/>
          <w:lang w:val="sv-SE"/>
        </w:rPr>
      </w:pPr>
      <w:bookmarkStart w:id="4154" w:name="_Toc121211221"/>
      <w:del w:id="4155" w:author="Eriksson Tina" w:date="2025-06-23T14:43:00Z" w16du:dateUtc="2025-06-23T12:43:00Z">
        <w:r w:rsidRPr="006F1808" w:rsidDel="009A6E1D">
          <w:rPr>
            <w:lang w:val="sv-SE"/>
          </w:rPr>
          <w:lastRenderedPageBreak/>
          <w:delText xml:space="preserve">Identifierare i informationsmodellen </w:delText>
        </w:r>
        <w:bookmarkEnd w:id="4154"/>
      </w:del>
    </w:p>
    <w:p w14:paraId="2D7D7D3D" w14:textId="3452750F" w:rsidR="00235229" w:rsidRPr="006F1808" w:rsidDel="009A6E1D" w:rsidRDefault="00096B7B" w:rsidP="0036320D">
      <w:pPr>
        <w:rPr>
          <w:del w:id="4156" w:author="Eriksson Tina" w:date="2025-06-23T14:43:00Z" w16du:dateUtc="2025-06-23T12:43:00Z"/>
          <w:i/>
          <w:iCs/>
          <w:color w:val="098394"/>
        </w:rPr>
      </w:pPr>
      <w:del w:id="4157" w:author="Eriksson Tina" w:date="2025-06-23T14:43:00Z" w16du:dateUtc="2025-06-23T12:43:00Z">
        <w:r w:rsidRPr="006F1808" w:rsidDel="009A6E1D">
          <w:rPr>
            <w:i/>
            <w:iCs/>
            <w:color w:val="098394"/>
          </w:rPr>
          <w:delText>Beskriv i</w:delText>
        </w:r>
        <w:r w:rsidR="00235229" w:rsidRPr="006F1808" w:rsidDel="009A6E1D">
          <w:rPr>
            <w:i/>
            <w:iCs/>
            <w:color w:val="098394"/>
          </w:rPr>
          <w:delText xml:space="preserve"> tabellen de identifierare som </w:delText>
        </w:r>
        <w:r w:rsidR="00BB09AB" w:rsidRPr="006F1808" w:rsidDel="009A6E1D">
          <w:rPr>
            <w:i/>
            <w:iCs/>
            <w:color w:val="098394"/>
          </w:rPr>
          <w:delText>används</w:delText>
        </w:r>
        <w:r w:rsidR="00235229" w:rsidRPr="006F1808" w:rsidDel="009A6E1D">
          <w:rPr>
            <w:i/>
            <w:iCs/>
            <w:color w:val="098394"/>
          </w:rPr>
          <w:delText xml:space="preserve"> i informationsmodellen.</w:delText>
        </w:r>
      </w:del>
    </w:p>
    <w:tbl>
      <w:tblPr>
        <w:tblStyle w:val="Tabellrutnt"/>
        <w:tblW w:w="135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68"/>
        <w:gridCol w:w="2360"/>
        <w:gridCol w:w="3286"/>
        <w:gridCol w:w="6438"/>
      </w:tblGrid>
      <w:tr w:rsidR="00235229" w:rsidRPr="006F1808" w:rsidDel="009A6E1D" w14:paraId="633D69C5" w14:textId="3A88DDD0" w:rsidTr="00235229">
        <w:trPr>
          <w:trHeight w:val="24"/>
          <w:del w:id="4158" w:author="Eriksson Tina" w:date="2025-06-23T14:43:00Z"/>
        </w:trPr>
        <w:tc>
          <w:tcPr>
            <w:tcW w:w="1468" w:type="dxa"/>
            <w:shd w:val="clear" w:color="auto" w:fill="A33662" w:themeFill="accent1"/>
          </w:tcPr>
          <w:p w14:paraId="65349AAF" w14:textId="6CFE7F56" w:rsidR="00235229" w:rsidRPr="006F1808" w:rsidDel="009A6E1D" w:rsidRDefault="00235229" w:rsidP="0019186E">
            <w:pPr>
              <w:pStyle w:val="Tabellrubrik"/>
              <w:rPr>
                <w:del w:id="4159" w:author="Eriksson Tina" w:date="2025-06-23T14:43:00Z" w16du:dateUtc="2025-06-23T12:43:00Z"/>
              </w:rPr>
            </w:pPr>
            <w:del w:id="4160" w:author="Eriksson Tina" w:date="2025-06-23T14:43:00Z" w16du:dateUtc="2025-06-23T12:43:00Z">
              <w:r w:rsidRPr="006F1808" w:rsidDel="009A6E1D">
                <w:delText>Namn</w:delText>
              </w:r>
            </w:del>
          </w:p>
        </w:tc>
        <w:tc>
          <w:tcPr>
            <w:tcW w:w="2360" w:type="dxa"/>
            <w:shd w:val="clear" w:color="auto" w:fill="A33662" w:themeFill="accent1"/>
          </w:tcPr>
          <w:p w14:paraId="006B2C49" w14:textId="0395778C" w:rsidR="00235229" w:rsidRPr="006F1808" w:rsidDel="009A6E1D" w:rsidRDefault="00235229" w:rsidP="0019186E">
            <w:pPr>
              <w:pStyle w:val="Tabellrubrik"/>
              <w:rPr>
                <w:del w:id="4161" w:author="Eriksson Tina" w:date="2025-06-23T14:43:00Z" w16du:dateUtc="2025-06-23T12:43:00Z"/>
              </w:rPr>
            </w:pPr>
            <w:del w:id="4162" w:author="Eriksson Tina" w:date="2025-06-23T14:43:00Z" w16du:dateUtc="2025-06-23T12:43:00Z">
              <w:r w:rsidRPr="006F1808" w:rsidDel="009A6E1D">
                <w:delText>ID</w:delText>
              </w:r>
            </w:del>
          </w:p>
        </w:tc>
        <w:tc>
          <w:tcPr>
            <w:tcW w:w="3286" w:type="dxa"/>
            <w:shd w:val="clear" w:color="auto" w:fill="A33662" w:themeFill="accent1"/>
          </w:tcPr>
          <w:p w14:paraId="2E1F21BD" w14:textId="688D57D8" w:rsidR="00235229" w:rsidRPr="006F1808" w:rsidDel="009A6E1D" w:rsidRDefault="00235229" w:rsidP="0019186E">
            <w:pPr>
              <w:pStyle w:val="Tabellrubrik"/>
              <w:rPr>
                <w:del w:id="4163" w:author="Eriksson Tina" w:date="2025-06-23T14:43:00Z" w16du:dateUtc="2025-06-23T12:43:00Z"/>
              </w:rPr>
            </w:pPr>
            <w:del w:id="4164" w:author="Eriksson Tina" w:date="2025-06-23T14:43:00Z" w16du:dateUtc="2025-06-23T12:43:00Z">
              <w:r w:rsidRPr="006F1808" w:rsidDel="009A6E1D">
                <w:delText>Ägare</w:delText>
              </w:r>
            </w:del>
          </w:p>
        </w:tc>
        <w:tc>
          <w:tcPr>
            <w:tcW w:w="6438" w:type="dxa"/>
            <w:shd w:val="clear" w:color="auto" w:fill="A33662" w:themeFill="accent1"/>
          </w:tcPr>
          <w:p w14:paraId="7B5E144B" w14:textId="0B96FD87" w:rsidR="00235229" w:rsidRPr="006F1808" w:rsidDel="009A6E1D" w:rsidRDefault="00235229" w:rsidP="0019186E">
            <w:pPr>
              <w:pStyle w:val="Tabellrubrik"/>
              <w:rPr>
                <w:del w:id="4165" w:author="Eriksson Tina" w:date="2025-06-23T14:43:00Z" w16du:dateUtc="2025-06-23T12:43:00Z"/>
              </w:rPr>
            </w:pPr>
            <w:del w:id="4166" w:author="Eriksson Tina" w:date="2025-06-23T14:43:00Z" w16du:dateUtc="2025-06-23T12:43:00Z">
              <w:r w:rsidRPr="006F1808" w:rsidDel="009A6E1D">
                <w:delText xml:space="preserve">Beskrivning </w:delText>
              </w:r>
            </w:del>
          </w:p>
        </w:tc>
      </w:tr>
      <w:tr w:rsidR="00235229" w:rsidRPr="006F1808" w:rsidDel="009A6E1D" w14:paraId="6942BA2F" w14:textId="2A2823E8" w:rsidTr="00235229">
        <w:trPr>
          <w:trHeight w:val="654"/>
          <w:del w:id="4167" w:author="Eriksson Tina" w:date="2025-06-23T14:43:00Z"/>
        </w:trPr>
        <w:tc>
          <w:tcPr>
            <w:tcW w:w="1468" w:type="dxa"/>
            <w:tcBorders>
              <w:bottom w:val="single" w:sz="4" w:space="0" w:color="A33662" w:themeColor="accent1"/>
              <w:right w:val="single" w:sz="24" w:space="0" w:color="FFFFFF" w:themeColor="background1"/>
            </w:tcBorders>
          </w:tcPr>
          <w:p w14:paraId="460F9364" w14:textId="66B8B41D" w:rsidR="00235229" w:rsidRPr="006F1808" w:rsidDel="009A6E1D" w:rsidRDefault="00235229" w:rsidP="0019186E">
            <w:pPr>
              <w:rPr>
                <w:del w:id="4168" w:author="Eriksson Tina" w:date="2025-06-23T14:43:00Z" w16du:dateUtc="2025-06-23T12:43:00Z"/>
                <w:rFonts w:cstheme="minorHAnsi"/>
                <w:i/>
                <w:iCs/>
                <w:color w:val="098394"/>
              </w:rPr>
            </w:pPr>
            <w:del w:id="4169" w:author="Eriksson Tina" w:date="2025-06-23T14:43:00Z" w16du:dateUtc="2025-06-23T12:43:00Z">
              <w:r w:rsidRPr="006F1808" w:rsidDel="009A6E1D">
                <w:rPr>
                  <w:rStyle w:val="Diskretbetoning"/>
                  <w:rFonts w:cstheme="minorHAnsi"/>
                  <w:color w:val="098394"/>
                </w:rPr>
                <w:delText>Person-nummer</w:delText>
              </w:r>
            </w:del>
          </w:p>
        </w:tc>
        <w:tc>
          <w:tcPr>
            <w:tcW w:w="2360" w:type="dxa"/>
            <w:tcBorders>
              <w:bottom w:val="single" w:sz="4" w:space="0" w:color="A33662" w:themeColor="accent1"/>
              <w:right w:val="single" w:sz="24" w:space="0" w:color="FFFFFF" w:themeColor="background1"/>
            </w:tcBorders>
          </w:tcPr>
          <w:p w14:paraId="06E89977" w14:textId="0F451B47" w:rsidR="00235229" w:rsidRPr="006F1808" w:rsidDel="009A6E1D" w:rsidRDefault="00235229" w:rsidP="0019186E">
            <w:pPr>
              <w:rPr>
                <w:del w:id="4170" w:author="Eriksson Tina" w:date="2025-06-23T14:43:00Z" w16du:dateUtc="2025-06-23T12:43:00Z"/>
                <w:rFonts w:cstheme="minorHAnsi"/>
                <w:i/>
                <w:iCs/>
                <w:color w:val="098394"/>
                <w:rPrChange w:id="4171" w:author="Eriksson Tina" w:date="2025-06-24T17:00:00Z" w16du:dateUtc="2025-06-24T15:00:00Z">
                  <w:rPr>
                    <w:del w:id="4172" w:author="Eriksson Tina" w:date="2025-06-23T14:43:00Z" w16du:dateUtc="2025-06-23T12:43:00Z"/>
                    <w:rFonts w:cstheme="minorHAnsi"/>
                    <w:i/>
                    <w:iCs/>
                    <w:color w:val="098394"/>
                    <w:lang w:val="en-US"/>
                  </w:rPr>
                </w:rPrChange>
              </w:rPr>
            </w:pPr>
            <w:del w:id="4173" w:author="Eriksson Tina" w:date="2025-06-23T14:43:00Z" w16du:dateUtc="2025-06-23T12:43:00Z">
              <w:r w:rsidRPr="006F1808" w:rsidDel="009A6E1D">
                <w:rPr>
                  <w:rStyle w:val="Diskretbetoning"/>
                  <w:rFonts w:cstheme="minorHAnsi"/>
                  <w:color w:val="098394"/>
                </w:rPr>
                <w:delText>OID: 1.2.752.129.2.1.3.1</w:delText>
              </w:r>
            </w:del>
          </w:p>
        </w:tc>
        <w:tc>
          <w:tcPr>
            <w:tcW w:w="3286" w:type="dxa"/>
            <w:tcBorders>
              <w:left w:val="single" w:sz="24" w:space="0" w:color="FFFFFF" w:themeColor="background1"/>
              <w:bottom w:val="single" w:sz="4" w:space="0" w:color="A33662" w:themeColor="accent1"/>
              <w:right w:val="single" w:sz="24" w:space="0" w:color="FFFFFF" w:themeColor="background1"/>
            </w:tcBorders>
          </w:tcPr>
          <w:p w14:paraId="5E964196" w14:textId="1250A3DC" w:rsidR="00235229" w:rsidRPr="006F1808" w:rsidDel="009A6E1D" w:rsidRDefault="00235229" w:rsidP="0019186E">
            <w:pPr>
              <w:rPr>
                <w:del w:id="4174" w:author="Eriksson Tina" w:date="2025-06-23T14:43:00Z" w16du:dateUtc="2025-06-23T12:43:00Z"/>
                <w:rFonts w:cstheme="minorHAnsi"/>
                <w:i/>
                <w:iCs/>
                <w:color w:val="098394"/>
                <w:rPrChange w:id="4175" w:author="Eriksson Tina" w:date="2025-06-24T17:00:00Z" w16du:dateUtc="2025-06-24T15:00:00Z">
                  <w:rPr>
                    <w:del w:id="4176" w:author="Eriksson Tina" w:date="2025-06-23T14:43:00Z" w16du:dateUtc="2025-06-23T12:43:00Z"/>
                    <w:rFonts w:cstheme="minorHAnsi"/>
                    <w:i/>
                    <w:iCs/>
                    <w:color w:val="098394"/>
                    <w:lang w:val="en-US"/>
                  </w:rPr>
                </w:rPrChange>
              </w:rPr>
            </w:pPr>
            <w:del w:id="4177" w:author="Eriksson Tina" w:date="2025-06-23T14:43:00Z" w16du:dateUtc="2025-06-23T12:43:00Z">
              <w:r w:rsidRPr="006F1808" w:rsidDel="009A6E1D">
                <w:rPr>
                  <w:rStyle w:val="Diskretbetoning"/>
                  <w:rFonts w:cstheme="minorHAnsi"/>
                  <w:color w:val="098394"/>
                </w:rPr>
                <w:delText>Skatteverket</w:delText>
              </w:r>
            </w:del>
          </w:p>
        </w:tc>
        <w:tc>
          <w:tcPr>
            <w:tcW w:w="6438" w:type="dxa"/>
            <w:tcBorders>
              <w:left w:val="single" w:sz="24" w:space="0" w:color="FFFFFF" w:themeColor="background1"/>
              <w:bottom w:val="single" w:sz="4" w:space="0" w:color="A33662" w:themeColor="accent1"/>
              <w:right w:val="single" w:sz="24" w:space="0" w:color="FFFFFF" w:themeColor="background1"/>
            </w:tcBorders>
          </w:tcPr>
          <w:p w14:paraId="455F04AA" w14:textId="4A7CA08D" w:rsidR="00235229" w:rsidRPr="006F1808" w:rsidDel="009A6E1D" w:rsidRDefault="00235229" w:rsidP="0019186E">
            <w:pPr>
              <w:rPr>
                <w:del w:id="4178" w:author="Eriksson Tina" w:date="2025-06-23T14:43:00Z" w16du:dateUtc="2025-06-23T12:43:00Z"/>
                <w:rFonts w:cstheme="minorHAnsi"/>
                <w:i/>
                <w:iCs/>
                <w:color w:val="098394"/>
              </w:rPr>
            </w:pPr>
            <w:del w:id="4179" w:author="Eriksson Tina" w:date="2025-06-23T14:43:00Z" w16du:dateUtc="2025-06-23T12:43:00Z">
              <w:r w:rsidRPr="006F1808" w:rsidDel="009A6E1D">
                <w:rPr>
                  <w:rStyle w:val="Diskretbetoning"/>
                  <w:rFonts w:cstheme="minorHAnsi"/>
                  <w:color w:val="098394"/>
                </w:rPr>
                <w:delText>Person-id för någon som är folkbokförd i Sverige enligt SKV704.</w:delText>
              </w:r>
            </w:del>
          </w:p>
        </w:tc>
      </w:tr>
      <w:tr w:rsidR="00235229" w:rsidRPr="006F1808" w:rsidDel="009A6E1D" w14:paraId="63513A8E" w14:textId="20C54B97" w:rsidTr="00235229">
        <w:trPr>
          <w:trHeight w:val="335"/>
          <w:del w:id="4180" w:author="Eriksson Tina" w:date="2025-06-23T14:43:00Z"/>
        </w:trPr>
        <w:tc>
          <w:tcPr>
            <w:tcW w:w="1468" w:type="dxa"/>
            <w:tcBorders>
              <w:top w:val="single" w:sz="4" w:space="0" w:color="A33662" w:themeColor="accent1"/>
              <w:bottom w:val="single" w:sz="4" w:space="0" w:color="A33662" w:themeColor="accent1"/>
              <w:right w:val="single" w:sz="24" w:space="0" w:color="FFFFFF" w:themeColor="background1"/>
            </w:tcBorders>
          </w:tcPr>
          <w:p w14:paraId="3FED8167" w14:textId="60B16B88" w:rsidR="00235229" w:rsidRPr="006F1808" w:rsidDel="009A6E1D" w:rsidRDefault="00235229" w:rsidP="0019186E">
            <w:pPr>
              <w:rPr>
                <w:del w:id="4181" w:author="Eriksson Tina" w:date="2025-06-23T14:43:00Z" w16du:dateUtc="2025-06-23T12:43:00Z"/>
                <w:rFonts w:cstheme="minorHAnsi"/>
                <w:i/>
                <w:iCs/>
                <w:color w:val="098394"/>
              </w:rPr>
            </w:pPr>
            <w:del w:id="4182" w:author="Eriksson Tina" w:date="2025-06-23T14:43:00Z" w16du:dateUtc="2025-06-23T12:43:00Z">
              <w:r w:rsidRPr="006F1808" w:rsidDel="009A6E1D">
                <w:rPr>
                  <w:rStyle w:val="Diskretbetoning"/>
                  <w:rFonts w:cstheme="minorHAnsi"/>
                  <w:color w:val="098394"/>
                  <w:lang w:eastAsia="sv-SE"/>
                </w:rPr>
                <w:delText>HSA-id</w:delText>
              </w:r>
            </w:del>
          </w:p>
        </w:tc>
        <w:tc>
          <w:tcPr>
            <w:tcW w:w="2360" w:type="dxa"/>
            <w:tcBorders>
              <w:top w:val="single" w:sz="4" w:space="0" w:color="A33662" w:themeColor="accent1"/>
              <w:bottom w:val="single" w:sz="4" w:space="0" w:color="A33662" w:themeColor="accent1"/>
              <w:right w:val="single" w:sz="24" w:space="0" w:color="FFFFFF" w:themeColor="background1"/>
            </w:tcBorders>
          </w:tcPr>
          <w:p w14:paraId="28818E13" w14:textId="26191C4E" w:rsidR="00235229" w:rsidRPr="006F1808" w:rsidDel="009A6E1D" w:rsidRDefault="00235229" w:rsidP="0019186E">
            <w:pPr>
              <w:rPr>
                <w:del w:id="4183" w:author="Eriksson Tina" w:date="2025-06-23T14:43:00Z" w16du:dateUtc="2025-06-23T12:43:00Z"/>
                <w:rFonts w:cstheme="minorHAnsi"/>
                <w:i/>
                <w:iCs/>
                <w:color w:val="098394"/>
              </w:rPr>
            </w:pPr>
            <w:del w:id="4184" w:author="Eriksson Tina" w:date="2025-06-23T14:43:00Z" w16du:dateUtc="2025-06-23T12:43:00Z">
              <w:r w:rsidRPr="006F1808" w:rsidDel="009A6E1D">
                <w:rPr>
                  <w:rStyle w:val="Diskretbetoning"/>
                  <w:rFonts w:cstheme="minorHAnsi"/>
                  <w:color w:val="098394"/>
                  <w:lang w:eastAsia="sv-SE"/>
                </w:rPr>
                <w:delText>OID: 1.2.752.129.2.1.4.1</w:delText>
              </w:r>
            </w:del>
          </w:p>
        </w:tc>
        <w:tc>
          <w:tcPr>
            <w:tcW w:w="328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58A2E94" w14:textId="6A9B3F08" w:rsidR="00235229" w:rsidRPr="006F1808" w:rsidDel="009A6E1D" w:rsidRDefault="00235229" w:rsidP="0019186E">
            <w:pPr>
              <w:rPr>
                <w:del w:id="4185" w:author="Eriksson Tina" w:date="2025-06-23T14:43:00Z" w16du:dateUtc="2025-06-23T12:43:00Z"/>
                <w:rFonts w:cstheme="minorHAnsi"/>
                <w:i/>
                <w:iCs/>
                <w:color w:val="098394"/>
              </w:rPr>
            </w:pPr>
            <w:del w:id="4186" w:author="Eriksson Tina" w:date="2025-06-23T14:43:00Z" w16du:dateUtc="2025-06-23T12:43:00Z">
              <w:r w:rsidRPr="006F1808" w:rsidDel="009A6E1D">
                <w:rPr>
                  <w:rStyle w:val="Diskretbetoning"/>
                  <w:rFonts w:cstheme="minorHAnsi"/>
                  <w:color w:val="098394"/>
                  <w:lang w:eastAsia="sv-SE"/>
                </w:rPr>
                <w:delText>Inera, förvaltningsgrupp HSA</w:delText>
              </w:r>
            </w:del>
          </w:p>
        </w:tc>
        <w:tc>
          <w:tcPr>
            <w:tcW w:w="643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129954A" w14:textId="5B7B35A1" w:rsidR="00235229" w:rsidRPr="006F1808" w:rsidDel="009A6E1D" w:rsidRDefault="00235229" w:rsidP="0019186E">
            <w:pPr>
              <w:rPr>
                <w:del w:id="4187" w:author="Eriksson Tina" w:date="2025-06-23T14:43:00Z" w16du:dateUtc="2025-06-23T12:43:00Z"/>
                <w:rFonts w:cstheme="minorHAnsi"/>
                <w:i/>
                <w:iCs/>
                <w:color w:val="098394"/>
              </w:rPr>
            </w:pPr>
            <w:del w:id="4188" w:author="Eriksson Tina" w:date="2025-06-23T14:43:00Z" w16du:dateUtc="2025-06-23T12:43:00Z">
              <w:r w:rsidRPr="006F1808" w:rsidDel="009A6E1D">
                <w:rPr>
                  <w:rStyle w:val="Diskretbetoning"/>
                  <w:rFonts w:cstheme="minorHAnsi"/>
                  <w:color w:val="098394"/>
                </w:rPr>
                <w:delText>Id för objekt i HSA-katalogen.</w:delText>
              </w:r>
            </w:del>
          </w:p>
        </w:tc>
      </w:tr>
    </w:tbl>
    <w:p w14:paraId="6F80F26A" w14:textId="4BF19B20" w:rsidR="0036320D" w:rsidRPr="006F1808" w:rsidDel="009A6E1D" w:rsidRDefault="0036320D" w:rsidP="00474E8C">
      <w:pPr>
        <w:rPr>
          <w:del w:id="4189" w:author="Eriksson Tina" w:date="2025-06-23T14:43:00Z" w16du:dateUtc="2025-06-23T12:43:00Z"/>
        </w:rPr>
      </w:pPr>
    </w:p>
    <w:p w14:paraId="3E048F55" w14:textId="3684F4F7" w:rsidR="00235229" w:rsidRPr="006F1808" w:rsidDel="009A6E1D" w:rsidRDefault="00235229" w:rsidP="00134161">
      <w:pPr>
        <w:pStyle w:val="Numreradrubrik2"/>
        <w:rPr>
          <w:del w:id="4190" w:author="Eriksson Tina" w:date="2025-06-23T14:43:00Z" w16du:dateUtc="2025-06-23T12:43:00Z"/>
          <w:lang w:val="sv-SE"/>
        </w:rPr>
      </w:pPr>
      <w:bookmarkStart w:id="4191" w:name="_Toc449170173"/>
      <w:bookmarkStart w:id="4192" w:name="_Toc121211222"/>
      <w:del w:id="4193" w:author="Eriksson Tina" w:date="2025-06-23T14:43:00Z" w16du:dateUtc="2025-06-23T12:43:00Z">
        <w:r w:rsidRPr="006F1808" w:rsidDel="009A6E1D">
          <w:rPr>
            <w:lang w:val="sv-SE"/>
          </w:rPr>
          <w:delText>Kodverk och urval i informationsmodellen</w:delText>
        </w:r>
        <w:bookmarkEnd w:id="4191"/>
        <w:bookmarkEnd w:id="4192"/>
      </w:del>
    </w:p>
    <w:p w14:paraId="7CC45B49" w14:textId="7BE6907C" w:rsidR="00235229" w:rsidRPr="006F1808" w:rsidDel="009A6E1D" w:rsidRDefault="00096B7B" w:rsidP="00474E8C">
      <w:pPr>
        <w:rPr>
          <w:del w:id="4194" w:author="Eriksson Tina" w:date="2025-06-23T14:43:00Z" w16du:dateUtc="2025-06-23T12:43:00Z"/>
          <w:i/>
          <w:iCs/>
          <w:color w:val="098394"/>
        </w:rPr>
      </w:pPr>
      <w:del w:id="4195" w:author="Eriksson Tina" w:date="2025-06-23T14:43:00Z" w16du:dateUtc="2025-06-23T12:43:00Z">
        <w:r w:rsidRPr="006F1808" w:rsidDel="009A6E1D">
          <w:rPr>
            <w:i/>
            <w:iCs/>
            <w:color w:val="098394"/>
          </w:rPr>
          <w:delText xml:space="preserve">Beskriv i </w:delText>
        </w:r>
        <w:r w:rsidR="00235229" w:rsidRPr="006F1808" w:rsidDel="009A6E1D">
          <w:rPr>
            <w:i/>
            <w:iCs/>
            <w:color w:val="098394"/>
          </w:rPr>
          <w:delText xml:space="preserve">tabellen de kodverk och urval som </w:delText>
        </w:r>
        <w:r w:rsidR="00BB09AB" w:rsidRPr="006F1808" w:rsidDel="009A6E1D">
          <w:rPr>
            <w:i/>
            <w:iCs/>
            <w:color w:val="098394"/>
          </w:rPr>
          <w:delText>används</w:delText>
        </w:r>
        <w:r w:rsidR="00235229" w:rsidRPr="006F1808" w:rsidDel="009A6E1D">
          <w:rPr>
            <w:i/>
            <w:iCs/>
            <w:color w:val="098394"/>
          </w:rPr>
          <w:delText xml:space="preserve"> i informationsmodellen.</w:delText>
        </w:r>
      </w:del>
    </w:p>
    <w:tbl>
      <w:tblPr>
        <w:tblStyle w:val="Tabellrutnt"/>
        <w:tblW w:w="135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68"/>
        <w:gridCol w:w="2360"/>
        <w:gridCol w:w="3286"/>
        <w:gridCol w:w="6438"/>
      </w:tblGrid>
      <w:tr w:rsidR="00235229" w:rsidRPr="006F1808" w:rsidDel="009A6E1D" w14:paraId="44F69F80" w14:textId="5EBAC27D" w:rsidTr="0019186E">
        <w:trPr>
          <w:trHeight w:val="24"/>
          <w:del w:id="4196" w:author="Eriksson Tina" w:date="2025-06-23T14:43:00Z"/>
        </w:trPr>
        <w:tc>
          <w:tcPr>
            <w:tcW w:w="1468" w:type="dxa"/>
            <w:shd w:val="clear" w:color="auto" w:fill="A33662" w:themeFill="accent1"/>
          </w:tcPr>
          <w:p w14:paraId="4C275B29" w14:textId="162FB822" w:rsidR="00235229" w:rsidRPr="006F1808" w:rsidDel="009A6E1D" w:rsidRDefault="00235229" w:rsidP="0019186E">
            <w:pPr>
              <w:pStyle w:val="Tabellrubrik"/>
              <w:rPr>
                <w:del w:id="4197" w:author="Eriksson Tina" w:date="2025-06-23T14:43:00Z" w16du:dateUtc="2025-06-23T12:43:00Z"/>
              </w:rPr>
            </w:pPr>
            <w:del w:id="4198" w:author="Eriksson Tina" w:date="2025-06-23T14:43:00Z" w16du:dateUtc="2025-06-23T12:43:00Z">
              <w:r w:rsidRPr="006F1808" w:rsidDel="009A6E1D">
                <w:delText>Namn</w:delText>
              </w:r>
            </w:del>
          </w:p>
        </w:tc>
        <w:tc>
          <w:tcPr>
            <w:tcW w:w="2360" w:type="dxa"/>
            <w:shd w:val="clear" w:color="auto" w:fill="A33662" w:themeFill="accent1"/>
          </w:tcPr>
          <w:p w14:paraId="1CE10199" w14:textId="07563CAD" w:rsidR="00235229" w:rsidRPr="006F1808" w:rsidDel="009A6E1D" w:rsidRDefault="00235229" w:rsidP="0019186E">
            <w:pPr>
              <w:pStyle w:val="Tabellrubrik"/>
              <w:rPr>
                <w:del w:id="4199" w:author="Eriksson Tina" w:date="2025-06-23T14:43:00Z" w16du:dateUtc="2025-06-23T12:43:00Z"/>
              </w:rPr>
            </w:pPr>
            <w:del w:id="4200" w:author="Eriksson Tina" w:date="2025-06-23T14:43:00Z" w16du:dateUtc="2025-06-23T12:43:00Z">
              <w:r w:rsidRPr="006F1808" w:rsidDel="009A6E1D">
                <w:delText>ID</w:delText>
              </w:r>
            </w:del>
          </w:p>
        </w:tc>
        <w:tc>
          <w:tcPr>
            <w:tcW w:w="3286" w:type="dxa"/>
            <w:shd w:val="clear" w:color="auto" w:fill="A33662" w:themeFill="accent1"/>
          </w:tcPr>
          <w:p w14:paraId="7F070BEA" w14:textId="6677CB96" w:rsidR="00235229" w:rsidRPr="006F1808" w:rsidDel="009A6E1D" w:rsidRDefault="00235229" w:rsidP="0019186E">
            <w:pPr>
              <w:pStyle w:val="Tabellrubrik"/>
              <w:rPr>
                <w:del w:id="4201" w:author="Eriksson Tina" w:date="2025-06-23T14:43:00Z" w16du:dateUtc="2025-06-23T12:43:00Z"/>
              </w:rPr>
            </w:pPr>
            <w:del w:id="4202" w:author="Eriksson Tina" w:date="2025-06-23T14:43:00Z" w16du:dateUtc="2025-06-23T12:43:00Z">
              <w:r w:rsidRPr="006F1808" w:rsidDel="009A6E1D">
                <w:delText>Ägare</w:delText>
              </w:r>
            </w:del>
          </w:p>
        </w:tc>
        <w:tc>
          <w:tcPr>
            <w:tcW w:w="6438" w:type="dxa"/>
            <w:shd w:val="clear" w:color="auto" w:fill="A33662" w:themeFill="accent1"/>
          </w:tcPr>
          <w:p w14:paraId="4C611F32" w14:textId="142B5DD0" w:rsidR="00235229" w:rsidRPr="006F1808" w:rsidDel="009A6E1D" w:rsidRDefault="00235229" w:rsidP="0019186E">
            <w:pPr>
              <w:pStyle w:val="Tabellrubrik"/>
              <w:rPr>
                <w:del w:id="4203" w:author="Eriksson Tina" w:date="2025-06-23T14:43:00Z" w16du:dateUtc="2025-06-23T12:43:00Z"/>
              </w:rPr>
            </w:pPr>
            <w:del w:id="4204" w:author="Eriksson Tina" w:date="2025-06-23T14:43:00Z" w16du:dateUtc="2025-06-23T12:43:00Z">
              <w:r w:rsidRPr="006F1808" w:rsidDel="009A6E1D">
                <w:delText xml:space="preserve">Beskrivning </w:delText>
              </w:r>
            </w:del>
          </w:p>
        </w:tc>
      </w:tr>
      <w:tr w:rsidR="00235229" w:rsidRPr="006F1808" w:rsidDel="009A6E1D" w14:paraId="6323DF64" w14:textId="564FD616" w:rsidTr="0019186E">
        <w:trPr>
          <w:trHeight w:val="654"/>
          <w:del w:id="4205" w:author="Eriksson Tina" w:date="2025-06-23T14:43:00Z"/>
        </w:trPr>
        <w:tc>
          <w:tcPr>
            <w:tcW w:w="1468" w:type="dxa"/>
            <w:tcBorders>
              <w:bottom w:val="single" w:sz="4" w:space="0" w:color="A33662" w:themeColor="accent1"/>
              <w:right w:val="single" w:sz="24" w:space="0" w:color="FFFFFF" w:themeColor="background1"/>
            </w:tcBorders>
          </w:tcPr>
          <w:p w14:paraId="4451BF47" w14:textId="24FFE222" w:rsidR="00235229" w:rsidRPr="006F1808" w:rsidDel="009A6E1D" w:rsidRDefault="00235229" w:rsidP="0019186E">
            <w:pPr>
              <w:rPr>
                <w:del w:id="4206" w:author="Eriksson Tina" w:date="2025-06-23T14:43:00Z" w16du:dateUtc="2025-06-23T12:43:00Z"/>
                <w:rFonts w:cstheme="minorHAnsi"/>
                <w:i/>
                <w:iCs/>
                <w:color w:val="098394"/>
              </w:rPr>
            </w:pPr>
            <w:del w:id="4207" w:author="Eriksson Tina" w:date="2025-06-23T14:43:00Z" w16du:dateUtc="2025-06-23T12:43:00Z">
              <w:r w:rsidRPr="006F1808" w:rsidDel="009A6E1D">
                <w:rPr>
                  <w:rStyle w:val="Diskretbetoning"/>
                  <w:rFonts w:cstheme="minorHAnsi"/>
                  <w:color w:val="098394"/>
                </w:rPr>
                <w:delText>Åtgärdskod [KVÅ]</w:delText>
              </w:r>
            </w:del>
          </w:p>
        </w:tc>
        <w:tc>
          <w:tcPr>
            <w:tcW w:w="2360" w:type="dxa"/>
            <w:tcBorders>
              <w:bottom w:val="single" w:sz="4" w:space="0" w:color="A33662" w:themeColor="accent1"/>
              <w:right w:val="single" w:sz="24" w:space="0" w:color="FFFFFF" w:themeColor="background1"/>
            </w:tcBorders>
          </w:tcPr>
          <w:p w14:paraId="0F23CF1A" w14:textId="2A5C7E1E" w:rsidR="00235229" w:rsidRPr="006F1808" w:rsidDel="009A6E1D" w:rsidRDefault="00235229" w:rsidP="0019186E">
            <w:pPr>
              <w:rPr>
                <w:del w:id="4208" w:author="Eriksson Tina" w:date="2025-06-23T14:43:00Z" w16du:dateUtc="2025-06-23T12:43:00Z"/>
                <w:rFonts w:cstheme="minorHAnsi"/>
                <w:i/>
                <w:iCs/>
                <w:color w:val="098394"/>
                <w:rPrChange w:id="4209" w:author="Eriksson Tina" w:date="2025-06-24T17:00:00Z" w16du:dateUtc="2025-06-24T15:00:00Z">
                  <w:rPr>
                    <w:del w:id="4210" w:author="Eriksson Tina" w:date="2025-06-23T14:43:00Z" w16du:dateUtc="2025-06-23T12:43:00Z"/>
                    <w:rFonts w:cstheme="minorHAnsi"/>
                    <w:i/>
                    <w:iCs/>
                    <w:color w:val="098394"/>
                    <w:lang w:val="en-US"/>
                  </w:rPr>
                </w:rPrChange>
              </w:rPr>
            </w:pPr>
            <w:del w:id="4211" w:author="Eriksson Tina" w:date="2025-06-23T14:43:00Z" w16du:dateUtc="2025-06-23T12:43:00Z">
              <w:r w:rsidRPr="006F1808" w:rsidDel="009A6E1D">
                <w:rPr>
                  <w:rStyle w:val="Diskretbetoning"/>
                  <w:rFonts w:cstheme="minorHAnsi"/>
                  <w:color w:val="098394"/>
                </w:rPr>
                <w:delText>OID: 1.2.752.116.1.3.2.1.4</w:delText>
              </w:r>
            </w:del>
          </w:p>
        </w:tc>
        <w:tc>
          <w:tcPr>
            <w:tcW w:w="3286" w:type="dxa"/>
            <w:tcBorders>
              <w:left w:val="single" w:sz="24" w:space="0" w:color="FFFFFF" w:themeColor="background1"/>
              <w:bottom w:val="single" w:sz="4" w:space="0" w:color="A33662" w:themeColor="accent1"/>
              <w:right w:val="single" w:sz="24" w:space="0" w:color="FFFFFF" w:themeColor="background1"/>
            </w:tcBorders>
          </w:tcPr>
          <w:p w14:paraId="6BCCD6C9" w14:textId="3EC3853F" w:rsidR="00235229" w:rsidRPr="006F1808" w:rsidDel="009A6E1D" w:rsidRDefault="00235229" w:rsidP="0019186E">
            <w:pPr>
              <w:rPr>
                <w:del w:id="4212" w:author="Eriksson Tina" w:date="2025-06-23T14:43:00Z" w16du:dateUtc="2025-06-23T12:43:00Z"/>
                <w:rFonts w:cstheme="minorHAnsi"/>
                <w:i/>
                <w:iCs/>
                <w:color w:val="098394"/>
                <w:rPrChange w:id="4213" w:author="Eriksson Tina" w:date="2025-06-24T17:00:00Z" w16du:dateUtc="2025-06-24T15:00:00Z">
                  <w:rPr>
                    <w:del w:id="4214" w:author="Eriksson Tina" w:date="2025-06-23T14:43:00Z" w16du:dateUtc="2025-06-23T12:43:00Z"/>
                    <w:rFonts w:cstheme="minorHAnsi"/>
                    <w:i/>
                    <w:iCs/>
                    <w:color w:val="098394"/>
                    <w:lang w:val="en-US"/>
                  </w:rPr>
                </w:rPrChange>
              </w:rPr>
            </w:pPr>
            <w:del w:id="4215" w:author="Eriksson Tina" w:date="2025-06-23T14:43:00Z" w16du:dateUtc="2025-06-23T12:43:00Z">
              <w:r w:rsidRPr="006F1808" w:rsidDel="009A6E1D">
                <w:rPr>
                  <w:rStyle w:val="Diskretbetoning"/>
                  <w:rFonts w:cstheme="minorHAnsi"/>
                  <w:color w:val="098394"/>
                </w:rPr>
                <w:delText xml:space="preserve">Socialstyrelsen </w:delText>
              </w:r>
              <w:r w:rsidRPr="006F1808" w:rsidDel="009A6E1D">
                <w:rPr>
                  <w:rFonts w:cstheme="minorHAnsi"/>
                  <w:i/>
                  <w:iCs/>
                  <w:color w:val="098394"/>
                </w:rPr>
                <w:br/>
              </w:r>
              <w:r w:rsidRPr="006F1808" w:rsidDel="009A6E1D">
                <w:rPr>
                  <w:rFonts w:cstheme="minorHAnsi"/>
                  <w:i/>
                  <w:iCs/>
                  <w:color w:val="098394"/>
                </w:rPr>
                <w:br/>
              </w:r>
              <w:r w:rsidRPr="006F1808" w:rsidDel="009A6E1D">
                <w:fldChar w:fldCharType="begin"/>
              </w:r>
              <w:r w:rsidRPr="006F1808" w:rsidDel="009A6E1D">
                <w:delInstrText>HYPERLINK "http://www.socialstyrelsen.se/klassificeringochkoder/diagnoskodericd-10"</w:delInstrText>
              </w:r>
              <w:r w:rsidRPr="006F1808" w:rsidDel="009A6E1D">
                <w:fldChar w:fldCharType="separate"/>
              </w:r>
              <w:r w:rsidRPr="006F1808" w:rsidDel="009A6E1D">
                <w:rPr>
                  <w:rStyle w:val="Hyperlnk"/>
                  <w:rFonts w:cstheme="minorHAnsi"/>
                  <w:iCs/>
                  <w:color w:val="098394"/>
                </w:rPr>
                <w:delText>Länk</w:delText>
              </w:r>
              <w:r w:rsidRPr="006F1808" w:rsidDel="009A6E1D">
                <w:fldChar w:fldCharType="end"/>
              </w:r>
            </w:del>
          </w:p>
        </w:tc>
        <w:tc>
          <w:tcPr>
            <w:tcW w:w="6438" w:type="dxa"/>
            <w:tcBorders>
              <w:left w:val="single" w:sz="24" w:space="0" w:color="FFFFFF" w:themeColor="background1"/>
              <w:bottom w:val="single" w:sz="4" w:space="0" w:color="A33662" w:themeColor="accent1"/>
              <w:right w:val="single" w:sz="24" w:space="0" w:color="FFFFFF" w:themeColor="background1"/>
            </w:tcBorders>
          </w:tcPr>
          <w:p w14:paraId="2C58BBA8" w14:textId="1A0F417B" w:rsidR="00235229" w:rsidRPr="006F1808" w:rsidDel="009A6E1D" w:rsidRDefault="00235229" w:rsidP="0019186E">
            <w:pPr>
              <w:rPr>
                <w:del w:id="4216" w:author="Eriksson Tina" w:date="2025-06-23T14:43:00Z" w16du:dateUtc="2025-06-23T12:43:00Z"/>
                <w:rFonts w:cstheme="minorHAnsi"/>
                <w:i/>
                <w:iCs/>
                <w:color w:val="098394"/>
              </w:rPr>
            </w:pPr>
            <w:del w:id="4217" w:author="Eriksson Tina" w:date="2025-06-23T14:43:00Z" w16du:dateUtc="2025-06-23T12:43:00Z">
              <w:r w:rsidRPr="006F1808" w:rsidDel="009A6E1D">
                <w:rPr>
                  <w:rStyle w:val="Diskretbetoning"/>
                  <w:rFonts w:cstheme="minorHAnsi"/>
                  <w:color w:val="098394"/>
                </w:rPr>
                <w:delText>Åtgärdskod är en kod som används för statistisk beskrivning av åtgärder i bland annat hälso- och sjukvård</w:delText>
              </w:r>
            </w:del>
          </w:p>
        </w:tc>
      </w:tr>
      <w:tr w:rsidR="00235229" w:rsidRPr="006F1808" w:rsidDel="009A6E1D" w14:paraId="61385A69" w14:textId="37DA8E01" w:rsidTr="0019186E">
        <w:trPr>
          <w:trHeight w:val="335"/>
          <w:del w:id="4218" w:author="Eriksson Tina" w:date="2025-06-23T14:43:00Z"/>
        </w:trPr>
        <w:tc>
          <w:tcPr>
            <w:tcW w:w="1468" w:type="dxa"/>
            <w:tcBorders>
              <w:top w:val="single" w:sz="4" w:space="0" w:color="A33662" w:themeColor="accent1"/>
              <w:bottom w:val="single" w:sz="4" w:space="0" w:color="A33662" w:themeColor="accent1"/>
              <w:right w:val="single" w:sz="24" w:space="0" w:color="FFFFFF" w:themeColor="background1"/>
            </w:tcBorders>
          </w:tcPr>
          <w:p w14:paraId="723DE47B" w14:textId="37547B9C" w:rsidR="00235229" w:rsidRPr="006F1808" w:rsidDel="009A6E1D" w:rsidRDefault="00235229" w:rsidP="0019186E">
            <w:pPr>
              <w:rPr>
                <w:del w:id="4219" w:author="Eriksson Tina" w:date="2025-06-23T14:43:00Z" w16du:dateUtc="2025-06-23T12:43:00Z"/>
                <w:rFonts w:cstheme="minorHAnsi"/>
                <w:i/>
                <w:iCs/>
                <w:color w:val="098394"/>
              </w:rPr>
            </w:pPr>
            <w:del w:id="4220" w:author="Eriksson Tina" w:date="2025-06-23T14:43:00Z" w16du:dateUtc="2025-06-23T12:43:00Z">
              <w:r w:rsidRPr="006F1808" w:rsidDel="009A6E1D">
                <w:rPr>
                  <w:rStyle w:val="Diskretbetoning"/>
                  <w:rFonts w:cstheme="minorHAnsi"/>
                  <w:color w:val="098394"/>
                  <w:lang w:eastAsia="sv-SE"/>
                </w:rPr>
                <w:delText>Kv kön</w:delText>
              </w:r>
            </w:del>
          </w:p>
        </w:tc>
        <w:tc>
          <w:tcPr>
            <w:tcW w:w="2360" w:type="dxa"/>
            <w:tcBorders>
              <w:top w:val="single" w:sz="4" w:space="0" w:color="A33662" w:themeColor="accent1"/>
              <w:bottom w:val="single" w:sz="4" w:space="0" w:color="A33662" w:themeColor="accent1"/>
              <w:right w:val="single" w:sz="24" w:space="0" w:color="FFFFFF" w:themeColor="background1"/>
            </w:tcBorders>
          </w:tcPr>
          <w:p w14:paraId="4B7324C4" w14:textId="36AC0355" w:rsidR="00235229" w:rsidRPr="006F1808" w:rsidDel="009A6E1D" w:rsidRDefault="00235229" w:rsidP="0019186E">
            <w:pPr>
              <w:rPr>
                <w:del w:id="4221" w:author="Eriksson Tina" w:date="2025-06-23T14:43:00Z" w16du:dateUtc="2025-06-23T12:43:00Z"/>
                <w:rFonts w:cstheme="minorHAnsi"/>
                <w:i/>
                <w:iCs/>
                <w:color w:val="098394"/>
              </w:rPr>
            </w:pPr>
            <w:del w:id="4222" w:author="Eriksson Tina" w:date="2025-06-23T14:43:00Z" w16du:dateUtc="2025-06-23T12:43:00Z">
              <w:r w:rsidRPr="006F1808" w:rsidDel="009A6E1D">
                <w:rPr>
                  <w:rStyle w:val="Diskretbetoning"/>
                  <w:rFonts w:cstheme="minorHAnsi"/>
                  <w:color w:val="098394"/>
                  <w:lang w:eastAsia="sv-SE"/>
                </w:rPr>
                <w:delText>OID: 1.2.752.129.2.2.1.1</w:delText>
              </w:r>
            </w:del>
          </w:p>
        </w:tc>
        <w:tc>
          <w:tcPr>
            <w:tcW w:w="328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C92BBE3" w14:textId="68B5353D" w:rsidR="00235229" w:rsidRPr="006F1808" w:rsidDel="009A6E1D" w:rsidRDefault="00235229" w:rsidP="00235229">
            <w:pPr>
              <w:rPr>
                <w:del w:id="4223" w:author="Eriksson Tina" w:date="2025-06-23T14:43:00Z" w16du:dateUtc="2025-06-23T12:43:00Z"/>
                <w:rStyle w:val="Diskretbetoning"/>
                <w:rFonts w:cstheme="minorHAnsi"/>
                <w:color w:val="098394"/>
                <w:lang w:eastAsia="sv-SE"/>
              </w:rPr>
            </w:pPr>
            <w:del w:id="4224" w:author="Eriksson Tina" w:date="2025-06-23T14:43:00Z" w16du:dateUtc="2025-06-23T12:43:00Z">
              <w:r w:rsidRPr="006F1808" w:rsidDel="009A6E1D">
                <w:rPr>
                  <w:rStyle w:val="Diskretbetoning"/>
                  <w:rFonts w:cstheme="minorHAnsi"/>
                  <w:color w:val="098394"/>
                  <w:lang w:eastAsia="sv-SE"/>
                </w:rPr>
                <w:delText>Inera</w:delText>
              </w:r>
            </w:del>
          </w:p>
          <w:p w14:paraId="1B564434" w14:textId="3FCC7ACF" w:rsidR="00235229" w:rsidRPr="006F1808" w:rsidDel="009A6E1D" w:rsidRDefault="00235229" w:rsidP="00235229">
            <w:pPr>
              <w:rPr>
                <w:del w:id="4225" w:author="Eriksson Tina" w:date="2025-06-23T14:43:00Z" w16du:dateUtc="2025-06-23T12:43:00Z"/>
                <w:rFonts w:cstheme="minorHAnsi"/>
                <w:i/>
                <w:iCs/>
                <w:color w:val="098394"/>
              </w:rPr>
            </w:pPr>
            <w:del w:id="4226" w:author="Eriksson Tina" w:date="2025-06-23T14:43:00Z" w16du:dateUtc="2025-06-23T12:43:00Z">
              <w:r w:rsidRPr="006F1808" w:rsidDel="009A6E1D">
                <w:rPr>
                  <w:rStyle w:val="Diskretbetoning"/>
                  <w:rFonts w:cstheme="minorHAnsi"/>
                  <w:color w:val="098394"/>
                  <w:lang w:eastAsia="sv-SE"/>
                </w:rPr>
                <w:delText>[R3]</w:delText>
              </w:r>
            </w:del>
          </w:p>
        </w:tc>
        <w:tc>
          <w:tcPr>
            <w:tcW w:w="643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7833FED" w14:textId="0FA7EA77" w:rsidR="00235229" w:rsidRPr="006F1808" w:rsidDel="009A6E1D" w:rsidRDefault="00235229" w:rsidP="0019186E">
            <w:pPr>
              <w:rPr>
                <w:del w:id="4227" w:author="Eriksson Tina" w:date="2025-06-23T14:43:00Z" w16du:dateUtc="2025-06-23T12:43:00Z"/>
                <w:rFonts w:cstheme="minorHAnsi"/>
                <w:i/>
                <w:iCs/>
                <w:color w:val="098394"/>
              </w:rPr>
            </w:pPr>
            <w:del w:id="4228" w:author="Eriksson Tina" w:date="2025-06-23T14:43:00Z" w16du:dateUtc="2025-06-23T12:43:00Z">
              <w:r w:rsidRPr="006F1808" w:rsidDel="009A6E1D">
                <w:rPr>
                  <w:rStyle w:val="Diskretbetoning"/>
                  <w:rFonts w:cstheme="minorHAnsi"/>
                  <w:color w:val="098394"/>
                </w:rPr>
                <w:delText>Anger administrativt kön</w:delText>
              </w:r>
            </w:del>
          </w:p>
        </w:tc>
      </w:tr>
    </w:tbl>
    <w:p w14:paraId="2AF31882" w14:textId="56868DBC" w:rsidR="007305B4" w:rsidRPr="006F1808" w:rsidDel="009A6E1D" w:rsidRDefault="007305B4" w:rsidP="00474E8C">
      <w:pPr>
        <w:rPr>
          <w:del w:id="4229" w:author="Eriksson Tina" w:date="2025-06-23T14:43:00Z" w16du:dateUtc="2025-06-23T12:43:00Z"/>
        </w:rPr>
      </w:pPr>
    </w:p>
    <w:p w14:paraId="49F07BD2" w14:textId="02F8492E" w:rsidR="007305B4" w:rsidRPr="006F1808" w:rsidDel="009A6E1D" w:rsidRDefault="007305B4" w:rsidP="002255D9">
      <w:pPr>
        <w:rPr>
          <w:del w:id="4230" w:author="Eriksson Tina" w:date="2025-06-23T14:43:00Z" w16du:dateUtc="2025-06-23T12:43:00Z"/>
          <w:lang w:eastAsia="sv-SE"/>
        </w:rPr>
      </w:pPr>
    </w:p>
    <w:p w14:paraId="60F46E2C" w14:textId="56A1F6A6" w:rsidR="00C32B0B" w:rsidRPr="007305B4" w:rsidRDefault="00C32B0B" w:rsidP="007305B4"/>
    <w:sectPr w:rsidR="00C32B0B" w:rsidRPr="007305B4" w:rsidSect="002255D9">
      <w:pgSz w:w="16838" w:h="11906" w:orient="landscape"/>
      <w:pgMar w:top="1418" w:right="2069" w:bottom="1418" w:left="1418"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99" w:author="Börjeson Lars" w:date="2023-09-06T17:50:00Z" w:initials="BL">
    <w:p w14:paraId="615E245B" w14:textId="77777777" w:rsidR="008D7297" w:rsidRPr="006F1808" w:rsidRDefault="008D7297" w:rsidP="00B55F72">
      <w:pPr>
        <w:pStyle w:val="Kommentarer"/>
      </w:pPr>
      <w:r w:rsidRPr="006F1808">
        <w:rPr>
          <w:rStyle w:val="Kommentarsreferens"/>
        </w:rPr>
        <w:annotationRef/>
      </w:r>
      <w:r w:rsidRPr="006F1808">
        <w:t>Är det informationsspecen som använder snomed eller att det anges i specen?</w:t>
      </w:r>
    </w:p>
  </w:comment>
  <w:comment w:id="3050" w:author="Abdulal Katrin" w:date="2023-09-26T08:46:00Z" w:initials="AK">
    <w:p w14:paraId="694A3679" w14:textId="74975FC3" w:rsidR="0D0F53D8" w:rsidRPr="006F1808" w:rsidRDefault="0D0F53D8">
      <w:r w:rsidRPr="006F1808">
        <w:t>adress.adress?</w:t>
      </w:r>
      <w:r w:rsidRPr="006F1808">
        <w:annotationRef/>
      </w:r>
    </w:p>
    <w:p w14:paraId="7C13EEBD" w14:textId="298CEC42" w:rsidR="0D0F53D8" w:rsidRPr="006F1808" w:rsidRDefault="0D0F53D8"/>
  </w:comment>
  <w:comment w:id="3051" w:author="Börjeson Lars" w:date="2023-09-26T15:56:00Z" w:initials="BL">
    <w:p w14:paraId="6E980A08" w14:textId="0B5EAA9A" w:rsidR="4116778C" w:rsidRDefault="4116778C">
      <w:r w:rsidRPr="006F1808">
        <w:fldChar w:fldCharType="begin"/>
      </w:r>
      <w:r w:rsidRPr="006F1808">
        <w:instrText xml:space="preserve"> HYPERLINK "mailto:Katrin.Abdulal@inera.se"</w:instrText>
      </w:r>
      <w:bookmarkStart w:id="3052" w:name="_@_A11D9383B1D642A0935DD9B9358A9602Z"/>
      <w:r w:rsidRPr="006F1808">
        <w:fldChar w:fldCharType="separate"/>
      </w:r>
      <w:bookmarkEnd w:id="3052"/>
      <w:r w:rsidRPr="006F1808">
        <w:t>@Abdulal Katrin</w:t>
      </w:r>
      <w:r w:rsidRPr="006F1808">
        <w:fldChar w:fldCharType="end"/>
      </w:r>
      <w:r w:rsidRPr="006F1808">
        <w:t xml:space="preserve"> Har tittat i dokumentet med datatyper. Det finns en datatyp som heter AD men det står inget med om det mer än att de hänvisar till exempel. I TKB:n finns väl en typ som heter addresstype. Tror att vi får titta på det lite mer. Kan vara bra att förklara den i exemplet över använda datatyper</w:t>
      </w:r>
      <w:r w:rsidRPr="006F1808">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5E245B" w15:done="1"/>
  <w15:commentEx w15:paraId="7C13EEBD" w15:done="1"/>
  <w15:commentEx w15:paraId="6E980A08" w15:paraIdParent="7C13EEB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A33A81" w16cex:dateUtc="2023-09-06T15:50:00Z"/>
  <w16cex:commentExtensible w16cex:durableId="4BD19EC0" w16cex:dateUtc="2023-09-26T06:46:00Z"/>
  <w16cex:commentExtensible w16cex:durableId="296759B1" w16cex:dateUtc="2023-09-26T13: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5E245B" w16cid:durableId="28A33A81"/>
  <w16cid:commentId w16cid:paraId="7C13EEBD" w16cid:durableId="4BD19EC0"/>
  <w16cid:commentId w16cid:paraId="6E980A08" w16cid:durableId="296759B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83413" w14:textId="77777777" w:rsidR="009D4FD2" w:rsidRPr="006F1808" w:rsidRDefault="009D4FD2" w:rsidP="000E2576">
      <w:r w:rsidRPr="006F1808">
        <w:separator/>
      </w:r>
    </w:p>
  </w:endnote>
  <w:endnote w:type="continuationSeparator" w:id="0">
    <w:p w14:paraId="5EF24936" w14:textId="77777777" w:rsidR="009D4FD2" w:rsidRPr="006F1808" w:rsidRDefault="009D4FD2" w:rsidP="000E2576">
      <w:r w:rsidRPr="006F1808">
        <w:continuationSeparator/>
      </w:r>
    </w:p>
  </w:endnote>
  <w:endnote w:type="continuationNotice" w:id="1">
    <w:p w14:paraId="73075C7F" w14:textId="77777777" w:rsidR="009D4FD2" w:rsidRPr="006F1808" w:rsidRDefault="009D4FD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801A8B" w:rsidRPr="006F1808" w14:paraId="7DDD1ABA" w14:textId="77777777" w:rsidTr="00D566B5">
      <w:tc>
        <w:tcPr>
          <w:tcW w:w="8500" w:type="dxa"/>
        </w:tcPr>
        <w:p w14:paraId="76E476B6" w14:textId="36AE1CBB" w:rsidR="00801A8B" w:rsidRPr="006F1808" w:rsidRDefault="00801A8B" w:rsidP="000E2576">
          <w:pPr>
            <w:pStyle w:val="Sidfot"/>
          </w:pPr>
        </w:p>
      </w:tc>
      <w:tc>
        <w:tcPr>
          <w:tcW w:w="560" w:type="dxa"/>
          <w:vAlign w:val="bottom"/>
        </w:tcPr>
        <w:p w14:paraId="35AB0B4B" w14:textId="77777777" w:rsidR="00801A8B" w:rsidRPr="006F1808" w:rsidRDefault="00801A8B" w:rsidP="004C0E62">
          <w:pPr>
            <w:pStyle w:val="Sidfot"/>
            <w:jc w:val="right"/>
            <w:rPr>
              <w:sz w:val="14"/>
            </w:rPr>
          </w:pPr>
          <w:r w:rsidRPr="006F1808">
            <w:rPr>
              <w:color w:val="A33662" w:themeColor="accent1"/>
              <w:sz w:val="14"/>
            </w:rPr>
            <w:fldChar w:fldCharType="begin"/>
          </w:r>
          <w:r w:rsidRPr="006F1808">
            <w:rPr>
              <w:color w:val="A33662" w:themeColor="accent1"/>
              <w:sz w:val="14"/>
            </w:rPr>
            <w:instrText>PAGE  \* Arabic  \* MERGEFORMAT</w:instrText>
          </w:r>
          <w:r w:rsidRPr="006F1808">
            <w:rPr>
              <w:color w:val="A33662" w:themeColor="accent1"/>
              <w:sz w:val="14"/>
            </w:rPr>
            <w:fldChar w:fldCharType="separate"/>
          </w:r>
          <w:r w:rsidRPr="006F1808">
            <w:rPr>
              <w:color w:val="A33662" w:themeColor="accent1"/>
              <w:sz w:val="14"/>
            </w:rPr>
            <w:t>1</w:t>
          </w:r>
          <w:r w:rsidRPr="006F1808">
            <w:rPr>
              <w:color w:val="A33662" w:themeColor="accent1"/>
              <w:sz w:val="14"/>
            </w:rPr>
            <w:fldChar w:fldCharType="end"/>
          </w:r>
          <w:r w:rsidRPr="006F1808">
            <w:rPr>
              <w:color w:val="A33662" w:themeColor="accent1"/>
              <w:sz w:val="14"/>
            </w:rPr>
            <w:t> (</w:t>
          </w:r>
          <w:r w:rsidRPr="006F1808">
            <w:rPr>
              <w:color w:val="A33662" w:themeColor="accent1"/>
              <w:sz w:val="14"/>
            </w:rPr>
            <w:fldChar w:fldCharType="begin"/>
          </w:r>
          <w:r w:rsidRPr="006F1808">
            <w:rPr>
              <w:color w:val="A33662" w:themeColor="accent1"/>
              <w:sz w:val="14"/>
            </w:rPr>
            <w:instrText>NUMPAGES  \* Arabic  \* MERGEFORMAT</w:instrText>
          </w:r>
          <w:r w:rsidRPr="006F1808">
            <w:rPr>
              <w:color w:val="A33662" w:themeColor="accent1"/>
              <w:sz w:val="14"/>
            </w:rPr>
            <w:fldChar w:fldCharType="separate"/>
          </w:r>
          <w:r w:rsidRPr="006F1808">
            <w:rPr>
              <w:color w:val="A33662" w:themeColor="accent1"/>
              <w:sz w:val="14"/>
            </w:rPr>
            <w:t>11</w:t>
          </w:r>
          <w:r w:rsidRPr="006F1808">
            <w:rPr>
              <w:color w:val="A33662" w:themeColor="accent1"/>
              <w:sz w:val="14"/>
            </w:rPr>
            <w:fldChar w:fldCharType="end"/>
          </w:r>
          <w:r w:rsidRPr="006F1808">
            <w:rPr>
              <w:color w:val="A33662" w:themeColor="accent1"/>
              <w:sz w:val="14"/>
            </w:rPr>
            <w:t>)</w:t>
          </w:r>
        </w:p>
      </w:tc>
    </w:tr>
  </w:tbl>
  <w:p w14:paraId="265753A6" w14:textId="77777777" w:rsidR="00801A8B" w:rsidRPr="006F1808" w:rsidRDefault="00801A8B" w:rsidP="005E4C67">
    <w:pPr>
      <w:pStyle w:val="Ingetavstnd"/>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302058" w:rsidRPr="006F1808" w14:paraId="3B960541" w14:textId="77777777" w:rsidTr="00965EDC">
      <w:tc>
        <w:tcPr>
          <w:tcW w:w="8500" w:type="dxa"/>
        </w:tcPr>
        <w:p w14:paraId="4BC51442" w14:textId="77777777" w:rsidR="00302058" w:rsidRPr="006F1808" w:rsidRDefault="00302058" w:rsidP="00302058">
          <w:pPr>
            <w:pStyle w:val="Sidfot"/>
          </w:pPr>
          <w:r w:rsidRPr="006F1808">
            <w:rPr>
              <w:rFonts w:asciiTheme="minorHAnsi" w:hAnsiTheme="minorHAnsi" w:cstheme="minorHAnsi"/>
              <w:sz w:val="15"/>
              <w:szCs w:val="15"/>
            </w:rPr>
            <w:fldChar w:fldCharType="begin"/>
          </w:r>
          <w:r w:rsidRPr="006F1808">
            <w:rPr>
              <w:rFonts w:asciiTheme="minorHAnsi" w:hAnsiTheme="minorHAnsi" w:cstheme="minorHAnsi"/>
              <w:sz w:val="15"/>
              <w:szCs w:val="15"/>
            </w:rPr>
            <w:instrText xml:space="preserve"> FILENAME  \* FirstCap  \* MERGEFORMAT </w:instrText>
          </w:r>
          <w:r w:rsidRPr="006F1808">
            <w:rPr>
              <w:rFonts w:asciiTheme="minorHAnsi" w:hAnsiTheme="minorHAnsi" w:cstheme="minorHAnsi"/>
              <w:sz w:val="15"/>
              <w:szCs w:val="15"/>
            </w:rPr>
            <w:fldChar w:fldCharType="separate"/>
          </w:r>
          <w:r w:rsidRPr="006F1808">
            <w:rPr>
              <w:rFonts w:asciiTheme="minorHAnsi" w:hAnsiTheme="minorHAnsi" w:cstheme="minorHAnsi"/>
              <w:sz w:val="15"/>
              <w:szCs w:val="15"/>
              <w:rPrChange w:id="2436" w:author="Eriksson Tina" w:date="2025-06-24T17:00:00Z" w16du:dateUtc="2025-06-24T15:00:00Z">
                <w:rPr>
                  <w:rFonts w:asciiTheme="minorHAnsi" w:hAnsiTheme="minorHAnsi" w:cstheme="minorHAnsi"/>
                  <w:noProof/>
                  <w:sz w:val="15"/>
                  <w:szCs w:val="15"/>
                </w:rPr>
              </w:rPrChange>
            </w:rPr>
            <w:t>Dokument1</w:t>
          </w:r>
          <w:r w:rsidRPr="006F1808">
            <w:rPr>
              <w:rFonts w:asciiTheme="minorHAnsi" w:hAnsiTheme="minorHAnsi" w:cstheme="minorHAnsi"/>
              <w:sz w:val="15"/>
              <w:szCs w:val="15"/>
              <w:rPrChange w:id="2437" w:author="Eriksson Tina" w:date="2025-06-24T17:00:00Z" w16du:dateUtc="2025-06-24T15:00:00Z">
                <w:rPr>
                  <w:rFonts w:asciiTheme="minorHAnsi" w:hAnsiTheme="minorHAnsi" w:cstheme="minorHAnsi"/>
                  <w:noProof/>
                  <w:sz w:val="15"/>
                  <w:szCs w:val="15"/>
                </w:rPr>
              </w:rPrChange>
            </w:rPr>
            <w:fldChar w:fldCharType="end"/>
          </w:r>
          <w:r w:rsidRPr="006F1808">
            <w:t xml:space="preserve"> </w:t>
          </w:r>
        </w:p>
      </w:tc>
      <w:tc>
        <w:tcPr>
          <w:tcW w:w="560" w:type="dxa"/>
          <w:vAlign w:val="bottom"/>
        </w:tcPr>
        <w:p w14:paraId="62A6FF1E" w14:textId="77777777" w:rsidR="00302058" w:rsidRPr="006F1808" w:rsidRDefault="00302058" w:rsidP="00302058">
          <w:pPr>
            <w:pStyle w:val="Sidfot"/>
            <w:jc w:val="right"/>
            <w:rPr>
              <w:sz w:val="14"/>
            </w:rPr>
          </w:pPr>
          <w:r w:rsidRPr="006F1808">
            <w:rPr>
              <w:color w:val="A33662" w:themeColor="accent1"/>
              <w:sz w:val="14"/>
            </w:rPr>
            <w:fldChar w:fldCharType="begin"/>
          </w:r>
          <w:r w:rsidRPr="006F1808">
            <w:rPr>
              <w:color w:val="A33662" w:themeColor="accent1"/>
              <w:sz w:val="14"/>
            </w:rPr>
            <w:instrText>PAGE  \* Arabic  \* MERGEFORMAT</w:instrText>
          </w:r>
          <w:r w:rsidRPr="006F1808">
            <w:rPr>
              <w:color w:val="A33662" w:themeColor="accent1"/>
              <w:sz w:val="14"/>
            </w:rPr>
            <w:fldChar w:fldCharType="separate"/>
          </w:r>
          <w:r w:rsidRPr="006F1808">
            <w:rPr>
              <w:color w:val="A33662" w:themeColor="accent1"/>
              <w:sz w:val="14"/>
            </w:rPr>
            <w:t>1</w:t>
          </w:r>
          <w:r w:rsidRPr="006F1808">
            <w:rPr>
              <w:color w:val="A33662" w:themeColor="accent1"/>
              <w:sz w:val="14"/>
            </w:rPr>
            <w:fldChar w:fldCharType="end"/>
          </w:r>
          <w:r w:rsidRPr="006F1808">
            <w:rPr>
              <w:color w:val="A33662" w:themeColor="accent1"/>
              <w:sz w:val="14"/>
            </w:rPr>
            <w:t> (</w:t>
          </w:r>
          <w:r w:rsidRPr="006F1808">
            <w:rPr>
              <w:color w:val="A33662" w:themeColor="accent1"/>
              <w:sz w:val="14"/>
            </w:rPr>
            <w:fldChar w:fldCharType="begin"/>
          </w:r>
          <w:r w:rsidRPr="006F1808">
            <w:rPr>
              <w:color w:val="A33662" w:themeColor="accent1"/>
              <w:sz w:val="14"/>
            </w:rPr>
            <w:instrText>NUMPAGES  \* Arabic  \* MERGEFORMAT</w:instrText>
          </w:r>
          <w:r w:rsidRPr="006F1808">
            <w:rPr>
              <w:color w:val="A33662" w:themeColor="accent1"/>
              <w:sz w:val="14"/>
            </w:rPr>
            <w:fldChar w:fldCharType="separate"/>
          </w:r>
          <w:r w:rsidRPr="006F1808">
            <w:rPr>
              <w:color w:val="A33662" w:themeColor="accent1"/>
              <w:sz w:val="14"/>
            </w:rPr>
            <w:t>11</w:t>
          </w:r>
          <w:r w:rsidRPr="006F1808">
            <w:rPr>
              <w:color w:val="A33662" w:themeColor="accent1"/>
              <w:sz w:val="14"/>
            </w:rPr>
            <w:fldChar w:fldCharType="end"/>
          </w:r>
          <w:r w:rsidRPr="006F1808">
            <w:rPr>
              <w:color w:val="A33662" w:themeColor="accent1"/>
              <w:sz w:val="14"/>
            </w:rPr>
            <w:t>)</w:t>
          </w:r>
        </w:p>
      </w:tc>
    </w:tr>
  </w:tbl>
  <w:p w14:paraId="423EDF30" w14:textId="77777777" w:rsidR="00302058" w:rsidRPr="006F1808" w:rsidRDefault="00302058">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0825E" w14:textId="77777777" w:rsidR="009D4FD2" w:rsidRPr="006F1808" w:rsidRDefault="009D4FD2" w:rsidP="000E2576">
      <w:r w:rsidRPr="006F1808">
        <w:separator/>
      </w:r>
    </w:p>
  </w:footnote>
  <w:footnote w:type="continuationSeparator" w:id="0">
    <w:p w14:paraId="48DDF394" w14:textId="77777777" w:rsidR="009D4FD2" w:rsidRPr="006F1808" w:rsidRDefault="009D4FD2" w:rsidP="000E2576">
      <w:r w:rsidRPr="006F1808">
        <w:continuationSeparator/>
      </w:r>
    </w:p>
  </w:footnote>
  <w:footnote w:type="continuationNotice" w:id="1">
    <w:p w14:paraId="07537BD9" w14:textId="77777777" w:rsidR="009D4FD2" w:rsidRPr="006F1808" w:rsidRDefault="009D4FD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rsidRPr="006F1808" w14:paraId="7661081F" w14:textId="77777777" w:rsidTr="00146B6A">
      <w:trPr>
        <w:trHeight w:val="751"/>
      </w:trPr>
      <w:tc>
        <w:tcPr>
          <w:tcW w:w="3327" w:type="dxa"/>
          <w:vAlign w:val="bottom"/>
        </w:tcPr>
        <w:p w14:paraId="21222EF8" w14:textId="77777777" w:rsidR="00801A8B" w:rsidRPr="006F1808" w:rsidRDefault="00801A8B" w:rsidP="005E4C67">
          <w:r w:rsidRPr="006F1808">
            <w:rPr>
              <w:rPrChange w:id="2435" w:author="Eriksson Tina" w:date="2025-06-24T17:00:00Z" w16du:dateUtc="2025-06-24T15:00:00Z">
                <w:rPr>
                  <w:noProof/>
                </w:rPr>
              </w:rPrChange>
            </w:rPr>
            <w:drawing>
              <wp:inline distT="0" distB="0" distL="0" distR="0" wp14:anchorId="6C1F8E76" wp14:editId="11A938B6">
                <wp:extent cx="1085353" cy="368175"/>
                <wp:effectExtent l="0" t="0" r="635" b="0"/>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37709DC3" w14:textId="2212D63E" w:rsidR="00801A8B" w:rsidRPr="006F1808" w:rsidRDefault="00E01649" w:rsidP="00CC6BD7">
          <w:pPr>
            <w:pStyle w:val="Sidhuvud"/>
            <w:jc w:val="left"/>
          </w:pPr>
          <w:r w:rsidRPr="006F1808">
            <w:t>Författare:</w:t>
          </w:r>
          <w:r w:rsidR="00801A8B" w:rsidRPr="006F1808">
            <w:t xml:space="preserve"> </w:t>
          </w:r>
          <w:sdt>
            <w:sdtPr>
              <w:alias w:val="Författare"/>
              <w:tag w:val=""/>
              <w:id w:val="810285013"/>
              <w:placeholder>
                <w:docPart w:val="0A064A9D10924B76A37077AEA1BA4558"/>
              </w:placeholder>
              <w:dataBinding w:prefixMappings="xmlns:ns0='http://purl.org/dc/elements/1.1/' xmlns:ns1='http://schemas.openxmlformats.org/package/2006/metadata/core-properties' " w:xpath="/ns1:coreProperties[1]/ns0:creator[1]" w:storeItemID="{6C3C8BC8-F283-45AE-878A-BAB7291924A1}"/>
              <w:text/>
            </w:sdtPr>
            <w:sdtEndPr/>
            <w:sdtContent>
              <w:r w:rsidR="00CE5410" w:rsidRPr="006F1808">
                <w:t>Ange namn</w:t>
              </w:r>
            </w:sdtContent>
          </w:sdt>
          <w:r w:rsidR="00801A8B" w:rsidRPr="006F1808">
            <w:t xml:space="preserve"> </w:t>
          </w:r>
          <w:r w:rsidR="0056032B" w:rsidRPr="006F1808">
            <w:rPr>
              <w:color w:val="A33662" w:themeColor="accent1"/>
            </w:rPr>
            <w:t>|</w:t>
          </w:r>
          <w:r w:rsidR="0056032B" w:rsidRPr="006F1808">
            <w:t xml:space="preserve"> DOKUMENTÄGARE </w:t>
          </w:r>
          <w:sdt>
            <w:sdtPr>
              <w:rPr>
                <w:rFonts w:asciiTheme="minorHAnsi" w:hAnsiTheme="minorHAnsi" w:cstheme="minorHAnsi"/>
                <w:sz w:val="15"/>
                <w:szCs w:val="15"/>
              </w:rPr>
              <w:id w:val="-2115424456"/>
              <w:temporary/>
              <w:showingPlcHdr/>
            </w:sdtPr>
            <w:sdtEndPr/>
            <w:sdtContent>
              <w:r w:rsidR="0056032B" w:rsidRPr="006F1808">
                <w:rPr>
                  <w:rStyle w:val="Platshllartext"/>
                  <w:rFonts w:asciiTheme="minorHAnsi" w:hAnsiTheme="minorHAnsi" w:cstheme="minorHAnsi"/>
                  <w:sz w:val="15"/>
                  <w:szCs w:val="15"/>
                </w:rPr>
                <w:t>Ange namn</w:t>
              </w:r>
            </w:sdtContent>
          </w:sdt>
          <w:r w:rsidR="0056032B" w:rsidRPr="006F1808">
            <w:rPr>
              <w:color w:val="A33662" w:themeColor="accent1"/>
            </w:rPr>
            <w:t xml:space="preserve"> </w:t>
          </w:r>
          <w:r w:rsidR="00801A8B" w:rsidRPr="006F1808">
            <w:rPr>
              <w:color w:val="A33662" w:themeColor="accent1"/>
            </w:rPr>
            <w:t>|</w:t>
          </w:r>
          <w:r w:rsidR="00801A8B" w:rsidRPr="006F1808">
            <w:t xml:space="preserve"> </w:t>
          </w:r>
          <w:r w:rsidR="00CC6BD7" w:rsidRPr="006F1808">
            <w:br/>
          </w:r>
          <w:r w:rsidR="00801A8B" w:rsidRPr="006F1808">
            <w:t>Version</w:t>
          </w:r>
          <w:r w:rsidRPr="006F1808">
            <w:t>:</w:t>
          </w:r>
          <w:r w:rsidR="00801A8B" w:rsidRPr="006F1808">
            <w:t xml:space="preserve"> </w:t>
          </w:r>
          <w:sdt>
            <w:sdtPr>
              <w:rPr>
                <w:rFonts w:asciiTheme="minorHAnsi" w:hAnsiTheme="minorHAnsi" w:cstheme="minorHAnsi"/>
                <w:sz w:val="15"/>
                <w:szCs w:val="15"/>
              </w:rPr>
              <w:id w:val="-1260988370"/>
              <w:temporary/>
              <w:showingPlcHdr/>
            </w:sdtPr>
            <w:sdtEndPr/>
            <w:sdtContent>
              <w:r w:rsidR="00801A8B" w:rsidRPr="006F1808">
                <w:rPr>
                  <w:rStyle w:val="Platshllartext"/>
                  <w:rFonts w:asciiTheme="minorHAnsi" w:hAnsiTheme="minorHAnsi" w:cstheme="minorHAnsi"/>
                  <w:sz w:val="15"/>
                  <w:szCs w:val="15"/>
                </w:rPr>
                <w:t>xx.xx</w:t>
              </w:r>
            </w:sdtContent>
          </w:sdt>
          <w:r w:rsidR="00801A8B" w:rsidRPr="006F1808">
            <w:t xml:space="preserve"> </w:t>
          </w:r>
          <w:r w:rsidR="00801A8B" w:rsidRPr="006F1808">
            <w:rPr>
              <w:color w:val="A33662" w:themeColor="accent1"/>
            </w:rPr>
            <w:t>|</w:t>
          </w:r>
          <w:r w:rsidR="00801A8B" w:rsidRPr="006F1808">
            <w:t xml:space="preserve"> datum</w:t>
          </w:r>
          <w:r w:rsidRPr="006F1808">
            <w:t>:</w:t>
          </w:r>
          <w:r w:rsidR="00801A8B" w:rsidRPr="006F1808">
            <w:t xml:space="preserve"> </w:t>
          </w:r>
          <w:sdt>
            <w:sdtPr>
              <w:rPr>
                <w:rFonts w:asciiTheme="minorHAnsi" w:hAnsiTheme="minorHAnsi" w:cstheme="minorHAnsi"/>
                <w:sz w:val="15"/>
                <w:szCs w:val="15"/>
              </w:rPr>
              <w:id w:val="-786121496"/>
              <w:showingPlcHdr/>
              <w:date>
                <w:dateFormat w:val="yyyy-MM-dd"/>
                <w:lid w:val="sv-SE"/>
                <w:storeMappedDataAs w:val="dateTime"/>
                <w:calendar w:val="gregorian"/>
              </w:date>
            </w:sdtPr>
            <w:sdtEndPr/>
            <w:sdtContent>
              <w:r w:rsidR="00801A8B" w:rsidRPr="006F1808">
                <w:rPr>
                  <w:rStyle w:val="Platshllartext"/>
                  <w:rFonts w:asciiTheme="minorHAnsi" w:hAnsiTheme="minorHAnsi" w:cstheme="minorHAnsi"/>
                  <w:sz w:val="15"/>
                  <w:szCs w:val="15"/>
                </w:rPr>
                <w:t>åååå-mm-dd.</w:t>
              </w:r>
            </w:sdtContent>
          </w:sdt>
        </w:p>
      </w:tc>
    </w:tr>
  </w:tbl>
  <w:p w14:paraId="038175A4" w14:textId="77777777" w:rsidR="00801A8B" w:rsidRPr="006F1808" w:rsidRDefault="00801A8B" w:rsidP="005E4C67">
    <w:pPr>
      <w:pStyle w:val="Sidhuvud"/>
    </w:pPr>
  </w:p>
</w:hdr>
</file>

<file path=word/intelligence2.xml><?xml version="1.0" encoding="utf-8"?>
<int2:intelligence xmlns:int2="http://schemas.microsoft.com/office/intelligence/2020/intelligence" xmlns:oel="http://schemas.microsoft.com/office/2019/extlst">
  <int2:observations>
    <int2:textHash int2:hashCode="HQK+BNgTq9kj4U" int2:id="XxCezFuN">
      <int2:state int2:value="Rejected" int2:type="AugLoop_Text_Critique"/>
    </int2:textHash>
    <int2:textHash int2:hashCode="HbkFkLryFE7I2V" int2:id="mN3rkdM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D438FD66"/>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27919EA"/>
    <w:multiLevelType w:val="hybridMultilevel"/>
    <w:tmpl w:val="A820744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0530227A"/>
    <w:multiLevelType w:val="multilevel"/>
    <w:tmpl w:val="1F88F1F2"/>
    <w:lvl w:ilvl="0">
      <w:start w:val="1"/>
      <w:numFmt w:val="bullet"/>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1"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3" w15:restartNumberingAfterBreak="0">
    <w:nsid w:val="0CE3152D"/>
    <w:multiLevelType w:val="hybridMultilevel"/>
    <w:tmpl w:val="D05E3A54"/>
    <w:lvl w:ilvl="0" w:tplc="041D0001">
      <w:numFmt w:val="bullet"/>
      <w:lvlText w:val=""/>
      <w:lvlJc w:val="left"/>
      <w:pPr>
        <w:ind w:left="720" w:hanging="360"/>
      </w:pPr>
      <w:rPr>
        <w:rFonts w:ascii="Symbol" w:eastAsia="Times New Roman" w:hAnsi="Symbol"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0D3D178D"/>
    <w:multiLevelType w:val="hybridMultilevel"/>
    <w:tmpl w:val="4482887E"/>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15" w15:restartNumberingAfterBreak="0">
    <w:nsid w:val="17CD22EE"/>
    <w:multiLevelType w:val="hybridMultilevel"/>
    <w:tmpl w:val="0E403336"/>
    <w:lvl w:ilvl="0" w:tplc="EC4E2F10">
      <w:start w:val="1"/>
      <w:numFmt w:val="bullet"/>
      <w:lvlText w:val=""/>
      <w:lvlJc w:val="left"/>
      <w:pPr>
        <w:ind w:left="360" w:hanging="360"/>
      </w:pPr>
      <w:rPr>
        <w:rFonts w:ascii="Symbol" w:hAnsi="Symbol" w:hint="default"/>
      </w:rPr>
    </w:lvl>
    <w:lvl w:ilvl="1" w:tplc="E2462716">
      <w:start w:val="1"/>
      <w:numFmt w:val="bullet"/>
      <w:lvlText w:val="o"/>
      <w:lvlJc w:val="left"/>
      <w:pPr>
        <w:ind w:left="1080" w:hanging="360"/>
      </w:pPr>
      <w:rPr>
        <w:rFonts w:ascii="Courier New" w:hAnsi="Courier New" w:hint="default"/>
      </w:rPr>
    </w:lvl>
    <w:lvl w:ilvl="2" w:tplc="CC2AE6A0">
      <w:start w:val="1"/>
      <w:numFmt w:val="bullet"/>
      <w:lvlText w:val=""/>
      <w:lvlJc w:val="left"/>
      <w:pPr>
        <w:ind w:left="1800" w:hanging="360"/>
      </w:pPr>
      <w:rPr>
        <w:rFonts w:ascii="Wingdings" w:hAnsi="Wingdings" w:hint="default"/>
      </w:rPr>
    </w:lvl>
    <w:lvl w:ilvl="3" w:tplc="3F342D0E">
      <w:start w:val="1"/>
      <w:numFmt w:val="bullet"/>
      <w:lvlText w:val=""/>
      <w:lvlJc w:val="left"/>
      <w:pPr>
        <w:ind w:left="2520" w:hanging="360"/>
      </w:pPr>
      <w:rPr>
        <w:rFonts w:ascii="Symbol" w:hAnsi="Symbol" w:hint="default"/>
      </w:rPr>
    </w:lvl>
    <w:lvl w:ilvl="4" w:tplc="BC5A43EA">
      <w:start w:val="1"/>
      <w:numFmt w:val="bullet"/>
      <w:lvlText w:val="o"/>
      <w:lvlJc w:val="left"/>
      <w:pPr>
        <w:ind w:left="3240" w:hanging="360"/>
      </w:pPr>
      <w:rPr>
        <w:rFonts w:ascii="Courier New" w:hAnsi="Courier New" w:hint="default"/>
      </w:rPr>
    </w:lvl>
    <w:lvl w:ilvl="5" w:tplc="F57C53AE">
      <w:start w:val="1"/>
      <w:numFmt w:val="bullet"/>
      <w:lvlText w:val=""/>
      <w:lvlJc w:val="left"/>
      <w:pPr>
        <w:ind w:left="3960" w:hanging="360"/>
      </w:pPr>
      <w:rPr>
        <w:rFonts w:ascii="Wingdings" w:hAnsi="Wingdings" w:hint="default"/>
      </w:rPr>
    </w:lvl>
    <w:lvl w:ilvl="6" w:tplc="A2BEBBE6">
      <w:start w:val="1"/>
      <w:numFmt w:val="bullet"/>
      <w:lvlText w:val=""/>
      <w:lvlJc w:val="left"/>
      <w:pPr>
        <w:ind w:left="4680" w:hanging="360"/>
      </w:pPr>
      <w:rPr>
        <w:rFonts w:ascii="Symbol" w:hAnsi="Symbol" w:hint="default"/>
      </w:rPr>
    </w:lvl>
    <w:lvl w:ilvl="7" w:tplc="09A8E4E8">
      <w:start w:val="1"/>
      <w:numFmt w:val="bullet"/>
      <w:lvlText w:val="o"/>
      <w:lvlJc w:val="left"/>
      <w:pPr>
        <w:ind w:left="5400" w:hanging="360"/>
      </w:pPr>
      <w:rPr>
        <w:rFonts w:ascii="Courier New" w:hAnsi="Courier New" w:hint="default"/>
      </w:rPr>
    </w:lvl>
    <w:lvl w:ilvl="8" w:tplc="274CFBF2">
      <w:start w:val="1"/>
      <w:numFmt w:val="bullet"/>
      <w:lvlText w:val=""/>
      <w:lvlJc w:val="left"/>
      <w:pPr>
        <w:ind w:left="6120" w:hanging="360"/>
      </w:pPr>
      <w:rPr>
        <w:rFonts w:ascii="Wingdings" w:hAnsi="Wingdings" w:hint="default"/>
      </w:rPr>
    </w:lvl>
  </w:abstractNum>
  <w:abstractNum w:abstractNumId="16" w15:restartNumberingAfterBreak="0">
    <w:nsid w:val="1A6A1988"/>
    <w:multiLevelType w:val="multilevel"/>
    <w:tmpl w:val="B0808BC6"/>
    <w:lvl w:ilvl="0">
      <w:start w:val="1"/>
      <w:numFmt w:val="decimal"/>
      <w:pStyle w:val="Numreradrubrik1"/>
      <w:lvlText w:val="%1"/>
      <w:lvlJc w:val="left"/>
      <w:pPr>
        <w:ind w:left="851" w:hanging="851"/>
      </w:pPr>
      <w:rPr>
        <w:rFonts w:hint="default"/>
        <w:i w:val="0"/>
        <w:iCs w:val="0"/>
      </w:rPr>
    </w:lvl>
    <w:lvl w:ilvl="1">
      <w:start w:val="1"/>
      <w:numFmt w:val="decimal"/>
      <w:pStyle w:val="Numreradrubrik2"/>
      <w:lvlText w:val="%1.%2"/>
      <w:lvlJc w:val="left"/>
      <w:pPr>
        <w:ind w:left="851" w:hanging="851"/>
      </w:p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23122CCC"/>
    <w:multiLevelType w:val="hybridMultilevel"/>
    <w:tmpl w:val="75CEBDD0"/>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26B06683"/>
    <w:multiLevelType w:val="hybridMultilevel"/>
    <w:tmpl w:val="18B4F782"/>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28614997"/>
    <w:multiLevelType w:val="hybridMultilevel"/>
    <w:tmpl w:val="D7DA7B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2A6B18B0"/>
    <w:multiLevelType w:val="hybridMultilevel"/>
    <w:tmpl w:val="8A74F45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2F9E79E4"/>
    <w:multiLevelType w:val="hybridMultilevel"/>
    <w:tmpl w:val="CD2ED43A"/>
    <w:lvl w:ilvl="0" w:tplc="041D0001">
      <w:start w:val="1"/>
      <w:numFmt w:val="bullet"/>
      <w:lvlText w:val=""/>
      <w:lvlJc w:val="left"/>
      <w:pPr>
        <w:ind w:left="770" w:hanging="360"/>
      </w:pPr>
      <w:rPr>
        <w:rFonts w:ascii="Symbol" w:hAnsi="Symbol" w:hint="default"/>
      </w:rPr>
    </w:lvl>
    <w:lvl w:ilvl="1" w:tplc="041D0003" w:tentative="1">
      <w:start w:val="1"/>
      <w:numFmt w:val="bullet"/>
      <w:lvlText w:val="o"/>
      <w:lvlJc w:val="left"/>
      <w:pPr>
        <w:ind w:left="1490" w:hanging="360"/>
      </w:pPr>
      <w:rPr>
        <w:rFonts w:ascii="Courier New" w:hAnsi="Courier New" w:cs="Courier New" w:hint="default"/>
      </w:rPr>
    </w:lvl>
    <w:lvl w:ilvl="2" w:tplc="041D0005" w:tentative="1">
      <w:start w:val="1"/>
      <w:numFmt w:val="bullet"/>
      <w:lvlText w:val=""/>
      <w:lvlJc w:val="left"/>
      <w:pPr>
        <w:ind w:left="2210" w:hanging="360"/>
      </w:pPr>
      <w:rPr>
        <w:rFonts w:ascii="Wingdings" w:hAnsi="Wingdings" w:hint="default"/>
      </w:rPr>
    </w:lvl>
    <w:lvl w:ilvl="3" w:tplc="041D0001" w:tentative="1">
      <w:start w:val="1"/>
      <w:numFmt w:val="bullet"/>
      <w:lvlText w:val=""/>
      <w:lvlJc w:val="left"/>
      <w:pPr>
        <w:ind w:left="2930" w:hanging="360"/>
      </w:pPr>
      <w:rPr>
        <w:rFonts w:ascii="Symbol" w:hAnsi="Symbol" w:hint="default"/>
      </w:rPr>
    </w:lvl>
    <w:lvl w:ilvl="4" w:tplc="041D0003" w:tentative="1">
      <w:start w:val="1"/>
      <w:numFmt w:val="bullet"/>
      <w:lvlText w:val="o"/>
      <w:lvlJc w:val="left"/>
      <w:pPr>
        <w:ind w:left="3650" w:hanging="360"/>
      </w:pPr>
      <w:rPr>
        <w:rFonts w:ascii="Courier New" w:hAnsi="Courier New" w:cs="Courier New" w:hint="default"/>
      </w:rPr>
    </w:lvl>
    <w:lvl w:ilvl="5" w:tplc="041D0005" w:tentative="1">
      <w:start w:val="1"/>
      <w:numFmt w:val="bullet"/>
      <w:lvlText w:val=""/>
      <w:lvlJc w:val="left"/>
      <w:pPr>
        <w:ind w:left="4370" w:hanging="360"/>
      </w:pPr>
      <w:rPr>
        <w:rFonts w:ascii="Wingdings" w:hAnsi="Wingdings" w:hint="default"/>
      </w:rPr>
    </w:lvl>
    <w:lvl w:ilvl="6" w:tplc="041D0001" w:tentative="1">
      <w:start w:val="1"/>
      <w:numFmt w:val="bullet"/>
      <w:lvlText w:val=""/>
      <w:lvlJc w:val="left"/>
      <w:pPr>
        <w:ind w:left="5090" w:hanging="360"/>
      </w:pPr>
      <w:rPr>
        <w:rFonts w:ascii="Symbol" w:hAnsi="Symbol" w:hint="default"/>
      </w:rPr>
    </w:lvl>
    <w:lvl w:ilvl="7" w:tplc="041D0003" w:tentative="1">
      <w:start w:val="1"/>
      <w:numFmt w:val="bullet"/>
      <w:lvlText w:val="o"/>
      <w:lvlJc w:val="left"/>
      <w:pPr>
        <w:ind w:left="5810" w:hanging="360"/>
      </w:pPr>
      <w:rPr>
        <w:rFonts w:ascii="Courier New" w:hAnsi="Courier New" w:cs="Courier New" w:hint="default"/>
      </w:rPr>
    </w:lvl>
    <w:lvl w:ilvl="8" w:tplc="041D0005" w:tentative="1">
      <w:start w:val="1"/>
      <w:numFmt w:val="bullet"/>
      <w:lvlText w:val=""/>
      <w:lvlJc w:val="left"/>
      <w:pPr>
        <w:ind w:left="6530" w:hanging="360"/>
      </w:pPr>
      <w:rPr>
        <w:rFonts w:ascii="Wingdings" w:hAnsi="Wingdings" w:hint="default"/>
      </w:rPr>
    </w:lvl>
  </w:abstractNum>
  <w:abstractNum w:abstractNumId="23" w15:restartNumberingAfterBreak="0">
    <w:nsid w:val="341C5FAB"/>
    <w:multiLevelType w:val="hybridMultilevel"/>
    <w:tmpl w:val="C97083D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3BE80339"/>
    <w:multiLevelType w:val="hybridMultilevel"/>
    <w:tmpl w:val="A374415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42A45FCA"/>
    <w:multiLevelType w:val="hybridMultilevel"/>
    <w:tmpl w:val="B2ECBBAA"/>
    <w:lvl w:ilvl="0" w:tplc="C91CF138">
      <w:start w:val="5"/>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431378C2"/>
    <w:multiLevelType w:val="hybridMultilevel"/>
    <w:tmpl w:val="E5D0132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439B521C"/>
    <w:multiLevelType w:val="hybridMultilevel"/>
    <w:tmpl w:val="A754DDE4"/>
    <w:lvl w:ilvl="0" w:tplc="041D0001">
      <w:numFmt w:val="bullet"/>
      <w:lvlText w:val=""/>
      <w:lvlJc w:val="left"/>
      <w:pPr>
        <w:ind w:left="720" w:hanging="360"/>
      </w:pPr>
      <w:rPr>
        <w:rFonts w:ascii="Symbol" w:eastAsia="Times New Roman" w:hAnsi="Symbol"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4436041F"/>
    <w:multiLevelType w:val="hybridMultilevel"/>
    <w:tmpl w:val="B7420F00"/>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29" w15:restartNumberingAfterBreak="0">
    <w:nsid w:val="454E7913"/>
    <w:multiLevelType w:val="hybridMultilevel"/>
    <w:tmpl w:val="3B269CC6"/>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30" w15:restartNumberingAfterBreak="0">
    <w:nsid w:val="47967878"/>
    <w:multiLevelType w:val="hybridMultilevel"/>
    <w:tmpl w:val="91E0A51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5CB02770"/>
    <w:multiLevelType w:val="hybridMultilevel"/>
    <w:tmpl w:val="9CB8C200"/>
    <w:lvl w:ilvl="0" w:tplc="84ECF78E">
      <w:numFmt w:val="bullet"/>
      <w:lvlText w:val="-"/>
      <w:lvlJc w:val="left"/>
      <w:pPr>
        <w:ind w:left="720" w:hanging="360"/>
      </w:pPr>
      <w:rPr>
        <w:rFonts w:ascii="Georgia" w:eastAsia="Calibri" w:hAnsi="Georgia" w:cs="Times New Roman" w:hint="default"/>
      </w:rPr>
    </w:lvl>
    <w:lvl w:ilvl="1" w:tplc="041D0003">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2" w15:restartNumberingAfterBreak="0">
    <w:nsid w:val="62021F6E"/>
    <w:multiLevelType w:val="multilevel"/>
    <w:tmpl w:val="F34C31BC"/>
    <w:lvl w:ilvl="0">
      <w:start w:val="1"/>
      <w:numFmt w:val="decimal"/>
      <w:pStyle w:val="SoSNumreradlista"/>
      <w:lvlText w:val="%1. "/>
      <w:lvlJc w:val="left"/>
      <w:pPr>
        <w:ind w:left="255" w:hanging="255"/>
      </w:pPr>
    </w:lvl>
    <w:lvl w:ilvl="1">
      <w:numFmt w:val="decimal"/>
      <w:lvlText w:val="−"/>
      <w:lvlJc w:val="left"/>
      <w:pPr>
        <w:tabs>
          <w:tab w:val="num" w:pos="198"/>
        </w:tabs>
        <w:ind w:left="391" w:hanging="193"/>
      </w:pPr>
      <w:rPr>
        <w:rFonts w:ascii="Arial" w:hAnsi="Arial" w:cs="Times New Roman" w:hint="default"/>
      </w:rPr>
    </w:lvl>
    <w:lvl w:ilvl="2">
      <w:numFmt w:val="decimal"/>
      <w:lvlText w:val="»"/>
      <w:lvlJc w:val="left"/>
      <w:pPr>
        <w:ind w:left="522" w:hanging="131"/>
      </w:pPr>
      <w:rPr>
        <w:rFonts w:ascii="Arial" w:hAnsi="Arial" w:cs="Times New Roman" w:hint="default"/>
        <w:b w:val="0"/>
        <w:i/>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634D4298"/>
    <w:multiLevelType w:val="hybridMultilevel"/>
    <w:tmpl w:val="F8580A0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4" w15:restartNumberingAfterBreak="0">
    <w:nsid w:val="653457E5"/>
    <w:multiLevelType w:val="hybridMultilevel"/>
    <w:tmpl w:val="883E23F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5" w15:restartNumberingAfterBreak="0">
    <w:nsid w:val="654724A4"/>
    <w:multiLevelType w:val="hybridMultilevel"/>
    <w:tmpl w:val="C1767B3C"/>
    <w:lvl w:ilvl="0" w:tplc="041D0001">
      <w:start w:val="1"/>
      <w:numFmt w:val="bullet"/>
      <w:lvlText w:val=""/>
      <w:lvlJc w:val="left"/>
      <w:pPr>
        <w:ind w:left="3479" w:hanging="360"/>
      </w:pPr>
      <w:rPr>
        <w:rFonts w:ascii="Symbol" w:hAnsi="Symbol" w:hint="default"/>
      </w:rPr>
    </w:lvl>
    <w:lvl w:ilvl="1" w:tplc="041D0003" w:tentative="1">
      <w:start w:val="1"/>
      <w:numFmt w:val="bullet"/>
      <w:lvlText w:val="o"/>
      <w:lvlJc w:val="left"/>
      <w:pPr>
        <w:ind w:left="4199" w:hanging="360"/>
      </w:pPr>
      <w:rPr>
        <w:rFonts w:ascii="Courier New" w:hAnsi="Courier New" w:cs="Courier New" w:hint="default"/>
      </w:rPr>
    </w:lvl>
    <w:lvl w:ilvl="2" w:tplc="041D0005" w:tentative="1">
      <w:start w:val="1"/>
      <w:numFmt w:val="bullet"/>
      <w:lvlText w:val=""/>
      <w:lvlJc w:val="left"/>
      <w:pPr>
        <w:ind w:left="4919" w:hanging="360"/>
      </w:pPr>
      <w:rPr>
        <w:rFonts w:ascii="Wingdings" w:hAnsi="Wingdings" w:hint="default"/>
      </w:rPr>
    </w:lvl>
    <w:lvl w:ilvl="3" w:tplc="041D0001" w:tentative="1">
      <w:start w:val="1"/>
      <w:numFmt w:val="bullet"/>
      <w:lvlText w:val=""/>
      <w:lvlJc w:val="left"/>
      <w:pPr>
        <w:ind w:left="5639" w:hanging="360"/>
      </w:pPr>
      <w:rPr>
        <w:rFonts w:ascii="Symbol" w:hAnsi="Symbol" w:hint="default"/>
      </w:rPr>
    </w:lvl>
    <w:lvl w:ilvl="4" w:tplc="041D0003" w:tentative="1">
      <w:start w:val="1"/>
      <w:numFmt w:val="bullet"/>
      <w:lvlText w:val="o"/>
      <w:lvlJc w:val="left"/>
      <w:pPr>
        <w:ind w:left="6359" w:hanging="360"/>
      </w:pPr>
      <w:rPr>
        <w:rFonts w:ascii="Courier New" w:hAnsi="Courier New" w:cs="Courier New" w:hint="default"/>
      </w:rPr>
    </w:lvl>
    <w:lvl w:ilvl="5" w:tplc="041D0005" w:tentative="1">
      <w:start w:val="1"/>
      <w:numFmt w:val="bullet"/>
      <w:lvlText w:val=""/>
      <w:lvlJc w:val="left"/>
      <w:pPr>
        <w:ind w:left="7079" w:hanging="360"/>
      </w:pPr>
      <w:rPr>
        <w:rFonts w:ascii="Wingdings" w:hAnsi="Wingdings" w:hint="default"/>
      </w:rPr>
    </w:lvl>
    <w:lvl w:ilvl="6" w:tplc="041D0001" w:tentative="1">
      <w:start w:val="1"/>
      <w:numFmt w:val="bullet"/>
      <w:lvlText w:val=""/>
      <w:lvlJc w:val="left"/>
      <w:pPr>
        <w:ind w:left="7799" w:hanging="360"/>
      </w:pPr>
      <w:rPr>
        <w:rFonts w:ascii="Symbol" w:hAnsi="Symbol" w:hint="default"/>
      </w:rPr>
    </w:lvl>
    <w:lvl w:ilvl="7" w:tplc="041D0003" w:tentative="1">
      <w:start w:val="1"/>
      <w:numFmt w:val="bullet"/>
      <w:lvlText w:val="o"/>
      <w:lvlJc w:val="left"/>
      <w:pPr>
        <w:ind w:left="8519" w:hanging="360"/>
      </w:pPr>
      <w:rPr>
        <w:rFonts w:ascii="Courier New" w:hAnsi="Courier New" w:cs="Courier New" w:hint="default"/>
      </w:rPr>
    </w:lvl>
    <w:lvl w:ilvl="8" w:tplc="041D0005" w:tentative="1">
      <w:start w:val="1"/>
      <w:numFmt w:val="bullet"/>
      <w:lvlText w:val=""/>
      <w:lvlJc w:val="left"/>
      <w:pPr>
        <w:ind w:left="9239" w:hanging="360"/>
      </w:pPr>
      <w:rPr>
        <w:rFonts w:ascii="Wingdings" w:hAnsi="Wingdings" w:hint="default"/>
      </w:rPr>
    </w:lvl>
  </w:abstractNum>
  <w:abstractNum w:abstractNumId="36" w15:restartNumberingAfterBreak="0">
    <w:nsid w:val="65FA669A"/>
    <w:multiLevelType w:val="hybridMultilevel"/>
    <w:tmpl w:val="B83E9E4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7" w15:restartNumberingAfterBreak="0">
    <w:nsid w:val="73543F63"/>
    <w:multiLevelType w:val="hybridMultilevel"/>
    <w:tmpl w:val="56402AF2"/>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38"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740E0FC1"/>
    <w:multiLevelType w:val="multilevel"/>
    <w:tmpl w:val="208292D2"/>
    <w:lvl w:ilvl="0">
      <w:start w:val="1"/>
      <w:numFmt w:val="bullet"/>
      <w:lvlText w:val=""/>
      <w:lvlJc w:val="left"/>
      <w:pPr>
        <w:tabs>
          <w:tab w:val="num" w:pos="567"/>
        </w:tabs>
        <w:ind w:left="567" w:hanging="207"/>
      </w:pPr>
      <w:rPr>
        <w:rFonts w:ascii="Symbol" w:hAnsi="Symbol" w:hint="default"/>
        <w:color w:val="00A9A7"/>
        <w:sz w:val="28"/>
        <w:szCs w:val="24"/>
      </w:rPr>
    </w:lvl>
    <w:lvl w:ilvl="1">
      <w:start w:val="1"/>
      <w:numFmt w:val="bullet"/>
      <w:lvlText w:val=""/>
      <w:lvlJc w:val="left"/>
      <w:pPr>
        <w:tabs>
          <w:tab w:val="num" w:pos="1247"/>
        </w:tabs>
        <w:ind w:left="1247" w:hanging="167"/>
      </w:pPr>
      <w:rPr>
        <w:rFonts w:ascii="Symbol" w:hAnsi="Symbol" w:hint="default"/>
        <w:color w:val="auto"/>
      </w:rPr>
    </w:lvl>
    <w:lvl w:ilvl="2">
      <w:start w:val="1"/>
      <w:numFmt w:val="bullet"/>
      <w:lvlText w:val=""/>
      <w:lvlJc w:val="left"/>
      <w:pPr>
        <w:tabs>
          <w:tab w:val="num" w:pos="1797"/>
        </w:tabs>
        <w:ind w:left="1985" w:hanging="185"/>
      </w:pPr>
      <w:rPr>
        <w:rFonts w:ascii="Symbol" w:hAnsi="Symbol" w:hint="default"/>
        <w:color w:val="auto"/>
      </w:rPr>
    </w:lvl>
    <w:lvl w:ilvl="3">
      <w:start w:val="1"/>
      <w:numFmt w:val="bullet"/>
      <w:lvlText w:val=""/>
      <w:lvlJc w:val="left"/>
      <w:pPr>
        <w:tabs>
          <w:tab w:val="num" w:pos="2722"/>
        </w:tabs>
        <w:ind w:left="2722" w:hanging="202"/>
      </w:pPr>
      <w:rPr>
        <w:rFonts w:ascii="Symbol" w:hAnsi="Symbol" w:hint="default"/>
        <w:color w:val="auto"/>
      </w:rPr>
    </w:lvl>
    <w:lvl w:ilvl="4">
      <w:start w:val="1"/>
      <w:numFmt w:val="bullet"/>
      <w:lvlText w:val=""/>
      <w:lvlJc w:val="left"/>
      <w:pPr>
        <w:tabs>
          <w:tab w:val="num" w:pos="3459"/>
        </w:tabs>
        <w:ind w:left="3459" w:hanging="219"/>
      </w:pPr>
      <w:rPr>
        <w:rFonts w:ascii="Symbol" w:hAnsi="Symbol" w:hint="default"/>
        <w:color w:val="auto"/>
      </w:rPr>
    </w:lvl>
    <w:lvl w:ilvl="5">
      <w:start w:val="1"/>
      <w:numFmt w:val="bullet"/>
      <w:lvlText w:val=""/>
      <w:lvlJc w:val="left"/>
      <w:pPr>
        <w:tabs>
          <w:tab w:val="num" w:pos="4139"/>
        </w:tabs>
        <w:ind w:left="4139" w:hanging="179"/>
      </w:pPr>
      <w:rPr>
        <w:rFonts w:ascii="Symbol" w:hAnsi="Symbol" w:hint="default"/>
        <w:color w:val="auto"/>
      </w:rPr>
    </w:lvl>
    <w:lvl w:ilvl="6">
      <w:start w:val="1"/>
      <w:numFmt w:val="bullet"/>
      <w:lvlText w:val=""/>
      <w:lvlJc w:val="left"/>
      <w:pPr>
        <w:tabs>
          <w:tab w:val="num" w:pos="4876"/>
        </w:tabs>
        <w:ind w:left="4876" w:hanging="196"/>
      </w:pPr>
      <w:rPr>
        <w:rFonts w:ascii="Symbol" w:hAnsi="Symbol" w:hint="default"/>
        <w:color w:val="auto"/>
      </w:rPr>
    </w:lvl>
    <w:lvl w:ilvl="7">
      <w:start w:val="1"/>
      <w:numFmt w:val="bullet"/>
      <w:lvlText w:val=""/>
      <w:lvlJc w:val="left"/>
      <w:pPr>
        <w:tabs>
          <w:tab w:val="num" w:pos="5613"/>
        </w:tabs>
        <w:ind w:left="5613" w:hanging="213"/>
      </w:pPr>
      <w:rPr>
        <w:rFonts w:ascii="Symbol" w:hAnsi="Symbol" w:hint="default"/>
        <w:color w:val="auto"/>
      </w:rPr>
    </w:lvl>
    <w:lvl w:ilvl="8">
      <w:start w:val="1"/>
      <w:numFmt w:val="bullet"/>
      <w:lvlText w:val=""/>
      <w:lvlJc w:val="left"/>
      <w:pPr>
        <w:tabs>
          <w:tab w:val="num" w:pos="6350"/>
        </w:tabs>
        <w:ind w:left="6350" w:hanging="230"/>
      </w:pPr>
      <w:rPr>
        <w:rFonts w:ascii="Symbol" w:hAnsi="Symbol" w:hint="default"/>
        <w:color w:val="auto"/>
      </w:rPr>
    </w:lvl>
  </w:abstractNum>
  <w:abstractNum w:abstractNumId="40" w15:restartNumberingAfterBreak="0">
    <w:nsid w:val="78A1077F"/>
    <w:multiLevelType w:val="hybridMultilevel"/>
    <w:tmpl w:val="14A8D1B8"/>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41" w15:restartNumberingAfterBreak="0">
    <w:nsid w:val="7A345CA0"/>
    <w:multiLevelType w:val="hybridMultilevel"/>
    <w:tmpl w:val="4800B26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745839629">
    <w:abstractNumId w:val="38"/>
  </w:num>
  <w:num w:numId="2" w16cid:durableId="1338998500">
    <w:abstractNumId w:val="3"/>
  </w:num>
  <w:num w:numId="3" w16cid:durableId="1548420207">
    <w:abstractNumId w:val="2"/>
  </w:num>
  <w:num w:numId="4" w16cid:durableId="1016731682">
    <w:abstractNumId w:val="1"/>
  </w:num>
  <w:num w:numId="5" w16cid:durableId="461769583">
    <w:abstractNumId w:val="0"/>
  </w:num>
  <w:num w:numId="6" w16cid:durableId="1205290510">
    <w:abstractNumId w:val="10"/>
  </w:num>
  <w:num w:numId="7" w16cid:durableId="52394517">
    <w:abstractNumId w:val="7"/>
  </w:num>
  <w:num w:numId="8" w16cid:durableId="177157300">
    <w:abstractNumId w:val="6"/>
  </w:num>
  <w:num w:numId="9" w16cid:durableId="1783181096">
    <w:abstractNumId w:val="5"/>
  </w:num>
  <w:num w:numId="10" w16cid:durableId="1244799581">
    <w:abstractNumId w:val="4"/>
  </w:num>
  <w:num w:numId="11" w16cid:durableId="1969821534">
    <w:abstractNumId w:val="12"/>
  </w:num>
  <w:num w:numId="12" w16cid:durableId="575626184">
    <w:abstractNumId w:val="10"/>
  </w:num>
  <w:num w:numId="13" w16cid:durableId="15092522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44433391">
    <w:abstractNumId w:val="16"/>
  </w:num>
  <w:num w:numId="15" w16cid:durableId="89933171">
    <w:abstractNumId w:val="11"/>
  </w:num>
  <w:num w:numId="16" w16cid:durableId="240532519">
    <w:abstractNumId w:val="21"/>
  </w:num>
  <w:num w:numId="17" w16cid:durableId="18624805">
    <w:abstractNumId w:val="8"/>
  </w:num>
  <w:num w:numId="18" w16cid:durableId="1192954259">
    <w:abstractNumId w:val="19"/>
  </w:num>
  <w:num w:numId="19" w16cid:durableId="1379821885">
    <w:abstractNumId w:val="25"/>
  </w:num>
  <w:num w:numId="20" w16cid:durableId="910576669">
    <w:abstractNumId w:val="39"/>
  </w:num>
  <w:num w:numId="21" w16cid:durableId="1450128452">
    <w:abstractNumId w:val="31"/>
  </w:num>
  <w:num w:numId="22" w16cid:durableId="1618639830">
    <w:abstractNumId w:val="30"/>
  </w:num>
  <w:num w:numId="23" w16cid:durableId="1136988229">
    <w:abstractNumId w:val="40"/>
  </w:num>
  <w:num w:numId="24" w16cid:durableId="952513475">
    <w:abstractNumId w:val="32"/>
  </w:num>
  <w:num w:numId="25" w16cid:durableId="482744751">
    <w:abstractNumId w:val="14"/>
  </w:num>
  <w:num w:numId="26" w16cid:durableId="472455702">
    <w:abstractNumId w:val="30"/>
  </w:num>
  <w:num w:numId="27" w16cid:durableId="1402799021">
    <w:abstractNumId w:val="37"/>
  </w:num>
  <w:num w:numId="28" w16cid:durableId="588074877">
    <w:abstractNumId w:val="28"/>
  </w:num>
  <w:num w:numId="29" w16cid:durableId="2140487339">
    <w:abstractNumId w:val="29"/>
  </w:num>
  <w:num w:numId="30" w16cid:durableId="241961369">
    <w:abstractNumId w:val="23"/>
  </w:num>
  <w:num w:numId="31" w16cid:durableId="1255822013">
    <w:abstractNumId w:val="34"/>
  </w:num>
  <w:num w:numId="32" w16cid:durableId="1587226376">
    <w:abstractNumId w:val="33"/>
  </w:num>
  <w:num w:numId="33" w16cid:durableId="1787460747">
    <w:abstractNumId w:val="9"/>
  </w:num>
  <w:num w:numId="34" w16cid:durableId="1271426351">
    <w:abstractNumId w:val="20"/>
  </w:num>
  <w:num w:numId="35" w16cid:durableId="293297976">
    <w:abstractNumId w:val="27"/>
  </w:num>
  <w:num w:numId="36" w16cid:durableId="539585281">
    <w:abstractNumId w:val="18"/>
  </w:num>
  <w:num w:numId="37" w16cid:durableId="2145124844">
    <w:abstractNumId w:val="13"/>
  </w:num>
  <w:num w:numId="38" w16cid:durableId="1993484611">
    <w:abstractNumId w:val="35"/>
  </w:num>
  <w:num w:numId="39" w16cid:durableId="889144895">
    <w:abstractNumId w:val="26"/>
  </w:num>
  <w:num w:numId="40" w16cid:durableId="1007442513">
    <w:abstractNumId w:val="17"/>
  </w:num>
  <w:num w:numId="41" w16cid:durableId="1643464422">
    <w:abstractNumId w:val="22"/>
  </w:num>
  <w:num w:numId="42" w16cid:durableId="1877548583">
    <w:abstractNumId w:val="41"/>
  </w:num>
  <w:num w:numId="43" w16cid:durableId="1822311303">
    <w:abstractNumId w:val="36"/>
  </w:num>
  <w:num w:numId="44" w16cid:durableId="1245844820">
    <w:abstractNumId w:val="15"/>
  </w:num>
  <w:num w:numId="45" w16cid:durableId="294256954">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ksson Tina">
    <w15:presenceInfo w15:providerId="AD" w15:userId="S::Tina.Eriksson@inera.se::95512400-4f33-4270-b368-d0a71caf5697"/>
  </w15:person>
  <w15:person w15:author="Börjeson Lars">
    <w15:presenceInfo w15:providerId="AD" w15:userId="S::lars.borjeson@inera.se::492f50d1-6ef1-46f5-b90d-28c4eb9a6004"/>
  </w15:person>
  <w15:person w15:author="Abdulal Katrin">
    <w15:presenceInfo w15:providerId="AD" w15:userId="S::katrin.abdulal@inera.se::fe491155-5245-4972-a0f1-6ae30d2fb5c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revisionView w:markup="0"/>
  <w:trackRevisions/>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E2E"/>
    <w:rsid w:val="00000DA2"/>
    <w:rsid w:val="00002ADA"/>
    <w:rsid w:val="00002E7D"/>
    <w:rsid w:val="0000378B"/>
    <w:rsid w:val="00004B08"/>
    <w:rsid w:val="00005112"/>
    <w:rsid w:val="00005124"/>
    <w:rsid w:val="000070FC"/>
    <w:rsid w:val="00007A0D"/>
    <w:rsid w:val="00010CDF"/>
    <w:rsid w:val="00010E1D"/>
    <w:rsid w:val="000124AB"/>
    <w:rsid w:val="00012E5D"/>
    <w:rsid w:val="000132E7"/>
    <w:rsid w:val="00013449"/>
    <w:rsid w:val="00013497"/>
    <w:rsid w:val="000139CE"/>
    <w:rsid w:val="00014924"/>
    <w:rsid w:val="00014F50"/>
    <w:rsid w:val="0001505F"/>
    <w:rsid w:val="0001612E"/>
    <w:rsid w:val="00020DFD"/>
    <w:rsid w:val="000213C2"/>
    <w:rsid w:val="00021A72"/>
    <w:rsid w:val="00022845"/>
    <w:rsid w:val="00023CF5"/>
    <w:rsid w:val="00026B4C"/>
    <w:rsid w:val="00026D10"/>
    <w:rsid w:val="00026D4B"/>
    <w:rsid w:val="00027EA1"/>
    <w:rsid w:val="000304A9"/>
    <w:rsid w:val="0003102D"/>
    <w:rsid w:val="000317ED"/>
    <w:rsid w:val="000324D8"/>
    <w:rsid w:val="00032549"/>
    <w:rsid w:val="000328A1"/>
    <w:rsid w:val="00032908"/>
    <w:rsid w:val="00032CD3"/>
    <w:rsid w:val="00032CFF"/>
    <w:rsid w:val="00035021"/>
    <w:rsid w:val="00035243"/>
    <w:rsid w:val="00035827"/>
    <w:rsid w:val="0003665B"/>
    <w:rsid w:val="000378CA"/>
    <w:rsid w:val="00040F26"/>
    <w:rsid w:val="000428AA"/>
    <w:rsid w:val="00042AA5"/>
    <w:rsid w:val="0004305B"/>
    <w:rsid w:val="000452F4"/>
    <w:rsid w:val="0004616E"/>
    <w:rsid w:val="00047380"/>
    <w:rsid w:val="00047927"/>
    <w:rsid w:val="00047DCC"/>
    <w:rsid w:val="00050AD4"/>
    <w:rsid w:val="00050E79"/>
    <w:rsid w:val="00051028"/>
    <w:rsid w:val="00051630"/>
    <w:rsid w:val="00051F19"/>
    <w:rsid w:val="00053842"/>
    <w:rsid w:val="000541BE"/>
    <w:rsid w:val="000541D6"/>
    <w:rsid w:val="00054C98"/>
    <w:rsid w:val="00054CDA"/>
    <w:rsid w:val="000566EB"/>
    <w:rsid w:val="00056E51"/>
    <w:rsid w:val="000570EF"/>
    <w:rsid w:val="00060CC2"/>
    <w:rsid w:val="000612B3"/>
    <w:rsid w:val="00062961"/>
    <w:rsid w:val="00063943"/>
    <w:rsid w:val="00063C10"/>
    <w:rsid w:val="00065329"/>
    <w:rsid w:val="00066973"/>
    <w:rsid w:val="00067513"/>
    <w:rsid w:val="00070142"/>
    <w:rsid w:val="00072A69"/>
    <w:rsid w:val="0007347E"/>
    <w:rsid w:val="0007387D"/>
    <w:rsid w:val="000743B5"/>
    <w:rsid w:val="00074A2B"/>
    <w:rsid w:val="0007515E"/>
    <w:rsid w:val="0007582E"/>
    <w:rsid w:val="0007592E"/>
    <w:rsid w:val="0007776A"/>
    <w:rsid w:val="000800CA"/>
    <w:rsid w:val="00080417"/>
    <w:rsid w:val="00081E07"/>
    <w:rsid w:val="00081ED1"/>
    <w:rsid w:val="00082B48"/>
    <w:rsid w:val="00082C2B"/>
    <w:rsid w:val="0008377A"/>
    <w:rsid w:val="00083807"/>
    <w:rsid w:val="00083ADD"/>
    <w:rsid w:val="00083D54"/>
    <w:rsid w:val="00083E44"/>
    <w:rsid w:val="00084EC6"/>
    <w:rsid w:val="0008652C"/>
    <w:rsid w:val="000868E6"/>
    <w:rsid w:val="000879D1"/>
    <w:rsid w:val="00087AED"/>
    <w:rsid w:val="00087BBA"/>
    <w:rsid w:val="00092194"/>
    <w:rsid w:val="000927CE"/>
    <w:rsid w:val="000949CC"/>
    <w:rsid w:val="00095470"/>
    <w:rsid w:val="00095D27"/>
    <w:rsid w:val="00096B7B"/>
    <w:rsid w:val="00096F8E"/>
    <w:rsid w:val="000975CE"/>
    <w:rsid w:val="00097992"/>
    <w:rsid w:val="00097D22"/>
    <w:rsid w:val="000A0140"/>
    <w:rsid w:val="000A0536"/>
    <w:rsid w:val="000A0C2A"/>
    <w:rsid w:val="000A0C75"/>
    <w:rsid w:val="000A0F93"/>
    <w:rsid w:val="000A1688"/>
    <w:rsid w:val="000A259F"/>
    <w:rsid w:val="000A3ACB"/>
    <w:rsid w:val="000A42C5"/>
    <w:rsid w:val="000A46CB"/>
    <w:rsid w:val="000A49DD"/>
    <w:rsid w:val="000A4A9F"/>
    <w:rsid w:val="000A4F7A"/>
    <w:rsid w:val="000A5862"/>
    <w:rsid w:val="000A5A4C"/>
    <w:rsid w:val="000A63D0"/>
    <w:rsid w:val="000A6BDF"/>
    <w:rsid w:val="000A73D7"/>
    <w:rsid w:val="000A7ED4"/>
    <w:rsid w:val="000B1959"/>
    <w:rsid w:val="000B1C53"/>
    <w:rsid w:val="000B3DEF"/>
    <w:rsid w:val="000B3E44"/>
    <w:rsid w:val="000B420C"/>
    <w:rsid w:val="000B64F9"/>
    <w:rsid w:val="000B68BC"/>
    <w:rsid w:val="000C19EE"/>
    <w:rsid w:val="000C1BE0"/>
    <w:rsid w:val="000C2B25"/>
    <w:rsid w:val="000C3876"/>
    <w:rsid w:val="000C39B9"/>
    <w:rsid w:val="000C5EC8"/>
    <w:rsid w:val="000C60B1"/>
    <w:rsid w:val="000C60F9"/>
    <w:rsid w:val="000C63E0"/>
    <w:rsid w:val="000C7422"/>
    <w:rsid w:val="000D1FD2"/>
    <w:rsid w:val="000D2874"/>
    <w:rsid w:val="000D29F7"/>
    <w:rsid w:val="000D3C91"/>
    <w:rsid w:val="000D4286"/>
    <w:rsid w:val="000D518D"/>
    <w:rsid w:val="000D5500"/>
    <w:rsid w:val="000D5784"/>
    <w:rsid w:val="000D6197"/>
    <w:rsid w:val="000D6F93"/>
    <w:rsid w:val="000D787A"/>
    <w:rsid w:val="000D7DE5"/>
    <w:rsid w:val="000E04AD"/>
    <w:rsid w:val="000E16C2"/>
    <w:rsid w:val="000E1F8A"/>
    <w:rsid w:val="000E213D"/>
    <w:rsid w:val="000E2499"/>
    <w:rsid w:val="000E2576"/>
    <w:rsid w:val="000E2A03"/>
    <w:rsid w:val="000E3591"/>
    <w:rsid w:val="000E3D6A"/>
    <w:rsid w:val="000E4C31"/>
    <w:rsid w:val="000E527F"/>
    <w:rsid w:val="000E555D"/>
    <w:rsid w:val="000E5752"/>
    <w:rsid w:val="000E584B"/>
    <w:rsid w:val="000E6D14"/>
    <w:rsid w:val="000E6E46"/>
    <w:rsid w:val="000E73FF"/>
    <w:rsid w:val="000F0E2A"/>
    <w:rsid w:val="000F1D09"/>
    <w:rsid w:val="000F2E62"/>
    <w:rsid w:val="000F2EF1"/>
    <w:rsid w:val="000F2F68"/>
    <w:rsid w:val="000F359A"/>
    <w:rsid w:val="000F3C05"/>
    <w:rsid w:val="000F3C9C"/>
    <w:rsid w:val="000F52A5"/>
    <w:rsid w:val="000F6951"/>
    <w:rsid w:val="000F71F1"/>
    <w:rsid w:val="000F7405"/>
    <w:rsid w:val="00100697"/>
    <w:rsid w:val="00101799"/>
    <w:rsid w:val="001018F8"/>
    <w:rsid w:val="0010206C"/>
    <w:rsid w:val="00102CED"/>
    <w:rsid w:val="00103028"/>
    <w:rsid w:val="00104615"/>
    <w:rsid w:val="00104807"/>
    <w:rsid w:val="00106E6E"/>
    <w:rsid w:val="00110E71"/>
    <w:rsid w:val="00111A07"/>
    <w:rsid w:val="0011207E"/>
    <w:rsid w:val="001132EC"/>
    <w:rsid w:val="00114876"/>
    <w:rsid w:val="00114F3C"/>
    <w:rsid w:val="00115954"/>
    <w:rsid w:val="00115964"/>
    <w:rsid w:val="001163C3"/>
    <w:rsid w:val="001169F6"/>
    <w:rsid w:val="00117E4A"/>
    <w:rsid w:val="0012060C"/>
    <w:rsid w:val="00124DAC"/>
    <w:rsid w:val="00124FB2"/>
    <w:rsid w:val="00126588"/>
    <w:rsid w:val="001302E2"/>
    <w:rsid w:val="00130577"/>
    <w:rsid w:val="0013077A"/>
    <w:rsid w:val="00131376"/>
    <w:rsid w:val="0013177F"/>
    <w:rsid w:val="00131B2C"/>
    <w:rsid w:val="00131DED"/>
    <w:rsid w:val="001322A1"/>
    <w:rsid w:val="0013242A"/>
    <w:rsid w:val="00132CB4"/>
    <w:rsid w:val="001334FB"/>
    <w:rsid w:val="00134161"/>
    <w:rsid w:val="00134865"/>
    <w:rsid w:val="00134F30"/>
    <w:rsid w:val="00135E2E"/>
    <w:rsid w:val="00136BE5"/>
    <w:rsid w:val="00136C6B"/>
    <w:rsid w:val="00137390"/>
    <w:rsid w:val="00140462"/>
    <w:rsid w:val="00140C6A"/>
    <w:rsid w:val="001425F9"/>
    <w:rsid w:val="00142663"/>
    <w:rsid w:val="00142667"/>
    <w:rsid w:val="00142671"/>
    <w:rsid w:val="00142866"/>
    <w:rsid w:val="00142E61"/>
    <w:rsid w:val="00144643"/>
    <w:rsid w:val="00144949"/>
    <w:rsid w:val="00144EF2"/>
    <w:rsid w:val="001453F3"/>
    <w:rsid w:val="00145641"/>
    <w:rsid w:val="0014577F"/>
    <w:rsid w:val="00146467"/>
    <w:rsid w:val="00146B6A"/>
    <w:rsid w:val="00150144"/>
    <w:rsid w:val="0015247C"/>
    <w:rsid w:val="001532DC"/>
    <w:rsid w:val="00153519"/>
    <w:rsid w:val="001537E9"/>
    <w:rsid w:val="00155589"/>
    <w:rsid w:val="00155592"/>
    <w:rsid w:val="00156468"/>
    <w:rsid w:val="00156A37"/>
    <w:rsid w:val="00156BE3"/>
    <w:rsid w:val="00156DC8"/>
    <w:rsid w:val="00156E81"/>
    <w:rsid w:val="00160201"/>
    <w:rsid w:val="001613D7"/>
    <w:rsid w:val="001621E3"/>
    <w:rsid w:val="001636C7"/>
    <w:rsid w:val="001638D2"/>
    <w:rsid w:val="00163ECB"/>
    <w:rsid w:val="00164181"/>
    <w:rsid w:val="00164A11"/>
    <w:rsid w:val="001655BA"/>
    <w:rsid w:val="00166000"/>
    <w:rsid w:val="001677D9"/>
    <w:rsid w:val="0017188F"/>
    <w:rsid w:val="00172287"/>
    <w:rsid w:val="00172652"/>
    <w:rsid w:val="00173417"/>
    <w:rsid w:val="00173A50"/>
    <w:rsid w:val="00173AFB"/>
    <w:rsid w:val="00173DC0"/>
    <w:rsid w:val="00174154"/>
    <w:rsid w:val="00174D69"/>
    <w:rsid w:val="00176780"/>
    <w:rsid w:val="00180193"/>
    <w:rsid w:val="001813C2"/>
    <w:rsid w:val="00182F64"/>
    <w:rsid w:val="00183B32"/>
    <w:rsid w:val="00184015"/>
    <w:rsid w:val="0018450E"/>
    <w:rsid w:val="00185440"/>
    <w:rsid w:val="00186A82"/>
    <w:rsid w:val="00186F50"/>
    <w:rsid w:val="00190ED7"/>
    <w:rsid w:val="0019186E"/>
    <w:rsid w:val="00191C69"/>
    <w:rsid w:val="00192D01"/>
    <w:rsid w:val="001935EB"/>
    <w:rsid w:val="00193E3B"/>
    <w:rsid w:val="0019680D"/>
    <w:rsid w:val="001A1D6F"/>
    <w:rsid w:val="001A238B"/>
    <w:rsid w:val="001A2590"/>
    <w:rsid w:val="001A3B02"/>
    <w:rsid w:val="001A3CF1"/>
    <w:rsid w:val="001A4DF4"/>
    <w:rsid w:val="001A6370"/>
    <w:rsid w:val="001A7D3F"/>
    <w:rsid w:val="001B13B8"/>
    <w:rsid w:val="001B1852"/>
    <w:rsid w:val="001B2002"/>
    <w:rsid w:val="001B2A7D"/>
    <w:rsid w:val="001B3CB4"/>
    <w:rsid w:val="001B4BB9"/>
    <w:rsid w:val="001B6DF1"/>
    <w:rsid w:val="001C0998"/>
    <w:rsid w:val="001C2124"/>
    <w:rsid w:val="001C2A4C"/>
    <w:rsid w:val="001C2D26"/>
    <w:rsid w:val="001C41AC"/>
    <w:rsid w:val="001C566C"/>
    <w:rsid w:val="001C6883"/>
    <w:rsid w:val="001C7285"/>
    <w:rsid w:val="001D0A9E"/>
    <w:rsid w:val="001D1501"/>
    <w:rsid w:val="001D1572"/>
    <w:rsid w:val="001D247D"/>
    <w:rsid w:val="001D2A66"/>
    <w:rsid w:val="001D3205"/>
    <w:rsid w:val="001D43E6"/>
    <w:rsid w:val="001D56DE"/>
    <w:rsid w:val="001D594C"/>
    <w:rsid w:val="001D747C"/>
    <w:rsid w:val="001D793A"/>
    <w:rsid w:val="001E06A2"/>
    <w:rsid w:val="001E0CCF"/>
    <w:rsid w:val="001E1D78"/>
    <w:rsid w:val="001E338E"/>
    <w:rsid w:val="001E3CD5"/>
    <w:rsid w:val="001E52B3"/>
    <w:rsid w:val="001E5624"/>
    <w:rsid w:val="001E56BB"/>
    <w:rsid w:val="001E663A"/>
    <w:rsid w:val="001E678A"/>
    <w:rsid w:val="001E6D6F"/>
    <w:rsid w:val="001E7416"/>
    <w:rsid w:val="001E75F6"/>
    <w:rsid w:val="001E79B0"/>
    <w:rsid w:val="001F0505"/>
    <w:rsid w:val="001F07AB"/>
    <w:rsid w:val="001F0B9F"/>
    <w:rsid w:val="001F0E5A"/>
    <w:rsid w:val="001F28EC"/>
    <w:rsid w:val="001F47EA"/>
    <w:rsid w:val="001F7631"/>
    <w:rsid w:val="00200C7A"/>
    <w:rsid w:val="002018B5"/>
    <w:rsid w:val="00201BB0"/>
    <w:rsid w:val="002023DF"/>
    <w:rsid w:val="00203316"/>
    <w:rsid w:val="00203578"/>
    <w:rsid w:val="00203636"/>
    <w:rsid w:val="00204120"/>
    <w:rsid w:val="0020468E"/>
    <w:rsid w:val="00206564"/>
    <w:rsid w:val="002066D0"/>
    <w:rsid w:val="00206889"/>
    <w:rsid w:val="00207028"/>
    <w:rsid w:val="00211FEB"/>
    <w:rsid w:val="0021252F"/>
    <w:rsid w:val="00212B1F"/>
    <w:rsid w:val="00213D84"/>
    <w:rsid w:val="00214C5A"/>
    <w:rsid w:val="002151A6"/>
    <w:rsid w:val="0021531E"/>
    <w:rsid w:val="0021537D"/>
    <w:rsid w:val="00215AB6"/>
    <w:rsid w:val="0021685F"/>
    <w:rsid w:val="00216883"/>
    <w:rsid w:val="0021688B"/>
    <w:rsid w:val="00216D6B"/>
    <w:rsid w:val="00220070"/>
    <w:rsid w:val="00220246"/>
    <w:rsid w:val="00220B93"/>
    <w:rsid w:val="00220E06"/>
    <w:rsid w:val="00221F8D"/>
    <w:rsid w:val="0022231F"/>
    <w:rsid w:val="002255D9"/>
    <w:rsid w:val="00225695"/>
    <w:rsid w:val="002257C5"/>
    <w:rsid w:val="00225907"/>
    <w:rsid w:val="00225B2C"/>
    <w:rsid w:val="00230162"/>
    <w:rsid w:val="00231347"/>
    <w:rsid w:val="00232E40"/>
    <w:rsid w:val="0023309C"/>
    <w:rsid w:val="002346A2"/>
    <w:rsid w:val="00235229"/>
    <w:rsid w:val="00235637"/>
    <w:rsid w:val="00237475"/>
    <w:rsid w:val="00237D8B"/>
    <w:rsid w:val="00237F1D"/>
    <w:rsid w:val="0024006A"/>
    <w:rsid w:val="00241E62"/>
    <w:rsid w:val="002436BA"/>
    <w:rsid w:val="00244368"/>
    <w:rsid w:val="002448D9"/>
    <w:rsid w:val="00246036"/>
    <w:rsid w:val="002467DF"/>
    <w:rsid w:val="002469B0"/>
    <w:rsid w:val="00247375"/>
    <w:rsid w:val="0024745A"/>
    <w:rsid w:val="00250876"/>
    <w:rsid w:val="0025091F"/>
    <w:rsid w:val="00250B7E"/>
    <w:rsid w:val="00252376"/>
    <w:rsid w:val="00253D2B"/>
    <w:rsid w:val="002540EE"/>
    <w:rsid w:val="00256588"/>
    <w:rsid w:val="00256717"/>
    <w:rsid w:val="00256D2A"/>
    <w:rsid w:val="002611BD"/>
    <w:rsid w:val="002611DF"/>
    <w:rsid w:val="002611ED"/>
    <w:rsid w:val="00261659"/>
    <w:rsid w:val="00262244"/>
    <w:rsid w:val="00264BA1"/>
    <w:rsid w:val="00265596"/>
    <w:rsid w:val="0026575D"/>
    <w:rsid w:val="002669D0"/>
    <w:rsid w:val="00266DF1"/>
    <w:rsid w:val="002670C5"/>
    <w:rsid w:val="002675E3"/>
    <w:rsid w:val="00267CAE"/>
    <w:rsid w:val="00270B40"/>
    <w:rsid w:val="002716D4"/>
    <w:rsid w:val="00271B80"/>
    <w:rsid w:val="00271DC7"/>
    <w:rsid w:val="00272C11"/>
    <w:rsid w:val="00275749"/>
    <w:rsid w:val="00275852"/>
    <w:rsid w:val="002768D4"/>
    <w:rsid w:val="002772AA"/>
    <w:rsid w:val="0028002A"/>
    <w:rsid w:val="00280F1A"/>
    <w:rsid w:val="00280F5C"/>
    <w:rsid w:val="002835C9"/>
    <w:rsid w:val="00283A5B"/>
    <w:rsid w:val="002841C5"/>
    <w:rsid w:val="00284CF2"/>
    <w:rsid w:val="00287736"/>
    <w:rsid w:val="00287AA8"/>
    <w:rsid w:val="00290074"/>
    <w:rsid w:val="0029097E"/>
    <w:rsid w:val="00290F91"/>
    <w:rsid w:val="0029183F"/>
    <w:rsid w:val="00293672"/>
    <w:rsid w:val="00293DAB"/>
    <w:rsid w:val="00294136"/>
    <w:rsid w:val="002943A4"/>
    <w:rsid w:val="0029448E"/>
    <w:rsid w:val="00297AF0"/>
    <w:rsid w:val="00297C76"/>
    <w:rsid w:val="00297CE9"/>
    <w:rsid w:val="002A0C82"/>
    <w:rsid w:val="002A0E9B"/>
    <w:rsid w:val="002A2071"/>
    <w:rsid w:val="002A223C"/>
    <w:rsid w:val="002A2B9F"/>
    <w:rsid w:val="002A2F99"/>
    <w:rsid w:val="002A309A"/>
    <w:rsid w:val="002A3759"/>
    <w:rsid w:val="002A433D"/>
    <w:rsid w:val="002A5159"/>
    <w:rsid w:val="002A63A7"/>
    <w:rsid w:val="002A7F92"/>
    <w:rsid w:val="002B09CF"/>
    <w:rsid w:val="002B3371"/>
    <w:rsid w:val="002B3781"/>
    <w:rsid w:val="002B39A5"/>
    <w:rsid w:val="002B3E72"/>
    <w:rsid w:val="002B5CC2"/>
    <w:rsid w:val="002B6C1C"/>
    <w:rsid w:val="002B7AFA"/>
    <w:rsid w:val="002B7C1D"/>
    <w:rsid w:val="002B7EDB"/>
    <w:rsid w:val="002C06C6"/>
    <w:rsid w:val="002C0BB0"/>
    <w:rsid w:val="002C2E76"/>
    <w:rsid w:val="002C401B"/>
    <w:rsid w:val="002C4610"/>
    <w:rsid w:val="002C66A6"/>
    <w:rsid w:val="002C684A"/>
    <w:rsid w:val="002C6CF0"/>
    <w:rsid w:val="002D05BB"/>
    <w:rsid w:val="002D1A4F"/>
    <w:rsid w:val="002D1E4B"/>
    <w:rsid w:val="002D1FA4"/>
    <w:rsid w:val="002D265C"/>
    <w:rsid w:val="002D321D"/>
    <w:rsid w:val="002D34B5"/>
    <w:rsid w:val="002D4A13"/>
    <w:rsid w:val="002D7217"/>
    <w:rsid w:val="002D75E3"/>
    <w:rsid w:val="002E0A22"/>
    <w:rsid w:val="002E0EB2"/>
    <w:rsid w:val="002E0FDA"/>
    <w:rsid w:val="002E114D"/>
    <w:rsid w:val="002E2C8C"/>
    <w:rsid w:val="002E3689"/>
    <w:rsid w:val="002E3810"/>
    <w:rsid w:val="002E3A37"/>
    <w:rsid w:val="002E423B"/>
    <w:rsid w:val="002E4ED0"/>
    <w:rsid w:val="002E5143"/>
    <w:rsid w:val="002E54E4"/>
    <w:rsid w:val="002E5AA9"/>
    <w:rsid w:val="002E7A8A"/>
    <w:rsid w:val="002F0A27"/>
    <w:rsid w:val="002F1853"/>
    <w:rsid w:val="002F2295"/>
    <w:rsid w:val="002F277C"/>
    <w:rsid w:val="002F3DAA"/>
    <w:rsid w:val="002F5D1F"/>
    <w:rsid w:val="002F624C"/>
    <w:rsid w:val="002F6A9B"/>
    <w:rsid w:val="002F70A7"/>
    <w:rsid w:val="002F7366"/>
    <w:rsid w:val="002F7F51"/>
    <w:rsid w:val="003003E9"/>
    <w:rsid w:val="003009BF"/>
    <w:rsid w:val="00301702"/>
    <w:rsid w:val="00301C1E"/>
    <w:rsid w:val="00302058"/>
    <w:rsid w:val="00302EDB"/>
    <w:rsid w:val="00303C3E"/>
    <w:rsid w:val="00304360"/>
    <w:rsid w:val="003045D6"/>
    <w:rsid w:val="00305299"/>
    <w:rsid w:val="003056F0"/>
    <w:rsid w:val="00306E7A"/>
    <w:rsid w:val="00306ECC"/>
    <w:rsid w:val="0031002A"/>
    <w:rsid w:val="00310CC8"/>
    <w:rsid w:val="00310FA8"/>
    <w:rsid w:val="0031164C"/>
    <w:rsid w:val="003136D7"/>
    <w:rsid w:val="00313811"/>
    <w:rsid w:val="003160D6"/>
    <w:rsid w:val="00317330"/>
    <w:rsid w:val="00317663"/>
    <w:rsid w:val="00317CFA"/>
    <w:rsid w:val="00321257"/>
    <w:rsid w:val="00322119"/>
    <w:rsid w:val="00322215"/>
    <w:rsid w:val="00322D65"/>
    <w:rsid w:val="00324330"/>
    <w:rsid w:val="003248A0"/>
    <w:rsid w:val="00324BC6"/>
    <w:rsid w:val="00325411"/>
    <w:rsid w:val="00325993"/>
    <w:rsid w:val="00326D57"/>
    <w:rsid w:val="00327552"/>
    <w:rsid w:val="003305DD"/>
    <w:rsid w:val="0033118E"/>
    <w:rsid w:val="0033239D"/>
    <w:rsid w:val="00332ED0"/>
    <w:rsid w:val="00334295"/>
    <w:rsid w:val="00334D78"/>
    <w:rsid w:val="0033525F"/>
    <w:rsid w:val="00335434"/>
    <w:rsid w:val="00335B98"/>
    <w:rsid w:val="0034087B"/>
    <w:rsid w:val="00340CA2"/>
    <w:rsid w:val="00345CC1"/>
    <w:rsid w:val="003468B6"/>
    <w:rsid w:val="00346B15"/>
    <w:rsid w:val="00347379"/>
    <w:rsid w:val="003475B1"/>
    <w:rsid w:val="003479ED"/>
    <w:rsid w:val="00347F63"/>
    <w:rsid w:val="0035044E"/>
    <w:rsid w:val="00351040"/>
    <w:rsid w:val="003513B2"/>
    <w:rsid w:val="00351693"/>
    <w:rsid w:val="00351706"/>
    <w:rsid w:val="00352087"/>
    <w:rsid w:val="00352F95"/>
    <w:rsid w:val="003538CD"/>
    <w:rsid w:val="00353B52"/>
    <w:rsid w:val="00354430"/>
    <w:rsid w:val="003551B6"/>
    <w:rsid w:val="0035600B"/>
    <w:rsid w:val="003562C2"/>
    <w:rsid w:val="00356747"/>
    <w:rsid w:val="00357AFA"/>
    <w:rsid w:val="00360389"/>
    <w:rsid w:val="0036067A"/>
    <w:rsid w:val="00361119"/>
    <w:rsid w:val="003628D2"/>
    <w:rsid w:val="00363119"/>
    <w:rsid w:val="0036320D"/>
    <w:rsid w:val="003648F2"/>
    <w:rsid w:val="003656BC"/>
    <w:rsid w:val="00365962"/>
    <w:rsid w:val="00366AA4"/>
    <w:rsid w:val="003672FD"/>
    <w:rsid w:val="00367A2E"/>
    <w:rsid w:val="00367D4E"/>
    <w:rsid w:val="0037047F"/>
    <w:rsid w:val="003706B6"/>
    <w:rsid w:val="003718B7"/>
    <w:rsid w:val="00372318"/>
    <w:rsid w:val="00372B2A"/>
    <w:rsid w:val="00373A82"/>
    <w:rsid w:val="00374274"/>
    <w:rsid w:val="00374503"/>
    <w:rsid w:val="0037477C"/>
    <w:rsid w:val="003759F1"/>
    <w:rsid w:val="00376266"/>
    <w:rsid w:val="003774F4"/>
    <w:rsid w:val="003826CB"/>
    <w:rsid w:val="0038463B"/>
    <w:rsid w:val="003847E1"/>
    <w:rsid w:val="00384800"/>
    <w:rsid w:val="0038489C"/>
    <w:rsid w:val="003852BC"/>
    <w:rsid w:val="00385673"/>
    <w:rsid w:val="00386244"/>
    <w:rsid w:val="00387122"/>
    <w:rsid w:val="0038725C"/>
    <w:rsid w:val="0039024E"/>
    <w:rsid w:val="003904AB"/>
    <w:rsid w:val="00390937"/>
    <w:rsid w:val="00391380"/>
    <w:rsid w:val="00391AE2"/>
    <w:rsid w:val="00392108"/>
    <w:rsid w:val="00392BC6"/>
    <w:rsid w:val="003954FE"/>
    <w:rsid w:val="00395E31"/>
    <w:rsid w:val="0039658C"/>
    <w:rsid w:val="003977E2"/>
    <w:rsid w:val="003A0141"/>
    <w:rsid w:val="003A0FEC"/>
    <w:rsid w:val="003A129F"/>
    <w:rsid w:val="003A1A6E"/>
    <w:rsid w:val="003A30A1"/>
    <w:rsid w:val="003A3415"/>
    <w:rsid w:val="003A36CF"/>
    <w:rsid w:val="003A5144"/>
    <w:rsid w:val="003A53AA"/>
    <w:rsid w:val="003A5F22"/>
    <w:rsid w:val="003A7975"/>
    <w:rsid w:val="003B047F"/>
    <w:rsid w:val="003B31BA"/>
    <w:rsid w:val="003B32D7"/>
    <w:rsid w:val="003B339F"/>
    <w:rsid w:val="003B4159"/>
    <w:rsid w:val="003B4EB1"/>
    <w:rsid w:val="003B58A5"/>
    <w:rsid w:val="003B5957"/>
    <w:rsid w:val="003B7119"/>
    <w:rsid w:val="003C071F"/>
    <w:rsid w:val="003C28A0"/>
    <w:rsid w:val="003C5915"/>
    <w:rsid w:val="003C5FC9"/>
    <w:rsid w:val="003C667C"/>
    <w:rsid w:val="003D03F6"/>
    <w:rsid w:val="003D07CC"/>
    <w:rsid w:val="003D09AB"/>
    <w:rsid w:val="003D0FEB"/>
    <w:rsid w:val="003D1AD5"/>
    <w:rsid w:val="003D2202"/>
    <w:rsid w:val="003D27CF"/>
    <w:rsid w:val="003D30C8"/>
    <w:rsid w:val="003D331B"/>
    <w:rsid w:val="003D3A1A"/>
    <w:rsid w:val="003D3B31"/>
    <w:rsid w:val="003D3E17"/>
    <w:rsid w:val="003D4BFC"/>
    <w:rsid w:val="003D5F38"/>
    <w:rsid w:val="003D7E1C"/>
    <w:rsid w:val="003E0326"/>
    <w:rsid w:val="003E0F84"/>
    <w:rsid w:val="003E1411"/>
    <w:rsid w:val="003E1741"/>
    <w:rsid w:val="003E1A60"/>
    <w:rsid w:val="003E2985"/>
    <w:rsid w:val="003E2F59"/>
    <w:rsid w:val="003E375B"/>
    <w:rsid w:val="003E3ADF"/>
    <w:rsid w:val="003E6146"/>
    <w:rsid w:val="003E72D9"/>
    <w:rsid w:val="003F0ADA"/>
    <w:rsid w:val="003F0BD7"/>
    <w:rsid w:val="003F1034"/>
    <w:rsid w:val="003F163F"/>
    <w:rsid w:val="003F1C95"/>
    <w:rsid w:val="003F1F86"/>
    <w:rsid w:val="003F54F9"/>
    <w:rsid w:val="003F5A9F"/>
    <w:rsid w:val="003F6772"/>
    <w:rsid w:val="003F6C4C"/>
    <w:rsid w:val="003F7BB3"/>
    <w:rsid w:val="00400F39"/>
    <w:rsid w:val="00400FB2"/>
    <w:rsid w:val="00402F4D"/>
    <w:rsid w:val="004042A6"/>
    <w:rsid w:val="004049F2"/>
    <w:rsid w:val="0040563D"/>
    <w:rsid w:val="0040608A"/>
    <w:rsid w:val="0040640C"/>
    <w:rsid w:val="0040685F"/>
    <w:rsid w:val="004108AA"/>
    <w:rsid w:val="00411FB3"/>
    <w:rsid w:val="0041210A"/>
    <w:rsid w:val="00412217"/>
    <w:rsid w:val="00412FD0"/>
    <w:rsid w:val="00413016"/>
    <w:rsid w:val="004136D5"/>
    <w:rsid w:val="00414F7D"/>
    <w:rsid w:val="00415FA5"/>
    <w:rsid w:val="00416708"/>
    <w:rsid w:val="00416F29"/>
    <w:rsid w:val="00416F91"/>
    <w:rsid w:val="00417FFB"/>
    <w:rsid w:val="004206F2"/>
    <w:rsid w:val="00420913"/>
    <w:rsid w:val="00420B0E"/>
    <w:rsid w:val="0042244D"/>
    <w:rsid w:val="00422751"/>
    <w:rsid w:val="00423F00"/>
    <w:rsid w:val="0042509E"/>
    <w:rsid w:val="004259AD"/>
    <w:rsid w:val="00426511"/>
    <w:rsid w:val="0043008D"/>
    <w:rsid w:val="004310EA"/>
    <w:rsid w:val="004313C0"/>
    <w:rsid w:val="004320F4"/>
    <w:rsid w:val="0043276E"/>
    <w:rsid w:val="004333A3"/>
    <w:rsid w:val="00433DA7"/>
    <w:rsid w:val="004340ED"/>
    <w:rsid w:val="00434205"/>
    <w:rsid w:val="004358AA"/>
    <w:rsid w:val="0043662B"/>
    <w:rsid w:val="004374B5"/>
    <w:rsid w:val="00437DED"/>
    <w:rsid w:val="00440AB8"/>
    <w:rsid w:val="004416BB"/>
    <w:rsid w:val="00441DC2"/>
    <w:rsid w:val="00442311"/>
    <w:rsid w:val="00443096"/>
    <w:rsid w:val="00443FEC"/>
    <w:rsid w:val="00444F22"/>
    <w:rsid w:val="00444F7E"/>
    <w:rsid w:val="004457CA"/>
    <w:rsid w:val="0044594F"/>
    <w:rsid w:val="0044698B"/>
    <w:rsid w:val="00447A1B"/>
    <w:rsid w:val="00450B36"/>
    <w:rsid w:val="00450C7E"/>
    <w:rsid w:val="0045160D"/>
    <w:rsid w:val="00452104"/>
    <w:rsid w:val="00452474"/>
    <w:rsid w:val="00452636"/>
    <w:rsid w:val="004527DB"/>
    <w:rsid w:val="00452B68"/>
    <w:rsid w:val="00452FAC"/>
    <w:rsid w:val="004539FA"/>
    <w:rsid w:val="00454A2A"/>
    <w:rsid w:val="0045501C"/>
    <w:rsid w:val="00455204"/>
    <w:rsid w:val="0045592D"/>
    <w:rsid w:val="00455E82"/>
    <w:rsid w:val="00455F21"/>
    <w:rsid w:val="004561C3"/>
    <w:rsid w:val="0045668F"/>
    <w:rsid w:val="00457540"/>
    <w:rsid w:val="00457573"/>
    <w:rsid w:val="004579C9"/>
    <w:rsid w:val="00460259"/>
    <w:rsid w:val="0046128B"/>
    <w:rsid w:val="004612B2"/>
    <w:rsid w:val="0046254F"/>
    <w:rsid w:val="00462856"/>
    <w:rsid w:val="00463F60"/>
    <w:rsid w:val="00464132"/>
    <w:rsid w:val="00465FF2"/>
    <w:rsid w:val="00466ABB"/>
    <w:rsid w:val="00466F59"/>
    <w:rsid w:val="0047065A"/>
    <w:rsid w:val="0047163F"/>
    <w:rsid w:val="00471A21"/>
    <w:rsid w:val="00471FD1"/>
    <w:rsid w:val="0047234D"/>
    <w:rsid w:val="00472FE4"/>
    <w:rsid w:val="00474B01"/>
    <w:rsid w:val="00474E8C"/>
    <w:rsid w:val="00476C98"/>
    <w:rsid w:val="00476DDD"/>
    <w:rsid w:val="00477A84"/>
    <w:rsid w:val="00481060"/>
    <w:rsid w:val="00481791"/>
    <w:rsid w:val="00483F66"/>
    <w:rsid w:val="004853B8"/>
    <w:rsid w:val="00485786"/>
    <w:rsid w:val="004860A3"/>
    <w:rsid w:val="0048647D"/>
    <w:rsid w:val="004871A1"/>
    <w:rsid w:val="0048739B"/>
    <w:rsid w:val="004879AF"/>
    <w:rsid w:val="00490A75"/>
    <w:rsid w:val="0049141B"/>
    <w:rsid w:val="00492DF8"/>
    <w:rsid w:val="004936BB"/>
    <w:rsid w:val="0049452B"/>
    <w:rsid w:val="004959AF"/>
    <w:rsid w:val="0049695B"/>
    <w:rsid w:val="00497BB8"/>
    <w:rsid w:val="00497EDF"/>
    <w:rsid w:val="004A0465"/>
    <w:rsid w:val="004A0E63"/>
    <w:rsid w:val="004A17AC"/>
    <w:rsid w:val="004A2629"/>
    <w:rsid w:val="004A2973"/>
    <w:rsid w:val="004A29F6"/>
    <w:rsid w:val="004A547B"/>
    <w:rsid w:val="004A5CD0"/>
    <w:rsid w:val="004A6833"/>
    <w:rsid w:val="004A720A"/>
    <w:rsid w:val="004A78BC"/>
    <w:rsid w:val="004A7ADA"/>
    <w:rsid w:val="004A7ADE"/>
    <w:rsid w:val="004B04AD"/>
    <w:rsid w:val="004B1536"/>
    <w:rsid w:val="004B1B6A"/>
    <w:rsid w:val="004B245D"/>
    <w:rsid w:val="004B2F43"/>
    <w:rsid w:val="004B300C"/>
    <w:rsid w:val="004B50D7"/>
    <w:rsid w:val="004B57F0"/>
    <w:rsid w:val="004B626F"/>
    <w:rsid w:val="004B6CE5"/>
    <w:rsid w:val="004C07E1"/>
    <w:rsid w:val="004C0B33"/>
    <w:rsid w:val="004C0E62"/>
    <w:rsid w:val="004C29C8"/>
    <w:rsid w:val="004C4F2C"/>
    <w:rsid w:val="004C4F32"/>
    <w:rsid w:val="004C5753"/>
    <w:rsid w:val="004C5D61"/>
    <w:rsid w:val="004C5E2D"/>
    <w:rsid w:val="004C79FA"/>
    <w:rsid w:val="004C7CD9"/>
    <w:rsid w:val="004D06A1"/>
    <w:rsid w:val="004D14FF"/>
    <w:rsid w:val="004D242A"/>
    <w:rsid w:val="004D2564"/>
    <w:rsid w:val="004D26C4"/>
    <w:rsid w:val="004D2F05"/>
    <w:rsid w:val="004D3233"/>
    <w:rsid w:val="004D3511"/>
    <w:rsid w:val="004D3A4D"/>
    <w:rsid w:val="004D4E2E"/>
    <w:rsid w:val="004D596F"/>
    <w:rsid w:val="004D5A36"/>
    <w:rsid w:val="004D5B7B"/>
    <w:rsid w:val="004D5BA9"/>
    <w:rsid w:val="004D5CB6"/>
    <w:rsid w:val="004D7753"/>
    <w:rsid w:val="004D7B4B"/>
    <w:rsid w:val="004D7C64"/>
    <w:rsid w:val="004D7F82"/>
    <w:rsid w:val="004E0337"/>
    <w:rsid w:val="004E08FC"/>
    <w:rsid w:val="004E0B05"/>
    <w:rsid w:val="004E1B5F"/>
    <w:rsid w:val="004E36BA"/>
    <w:rsid w:val="004E4132"/>
    <w:rsid w:val="004E4362"/>
    <w:rsid w:val="004E4672"/>
    <w:rsid w:val="004E4BE9"/>
    <w:rsid w:val="004E5090"/>
    <w:rsid w:val="004E514B"/>
    <w:rsid w:val="004E5F95"/>
    <w:rsid w:val="004E6FE1"/>
    <w:rsid w:val="004E7AF4"/>
    <w:rsid w:val="004F0363"/>
    <w:rsid w:val="004F0F75"/>
    <w:rsid w:val="004F2653"/>
    <w:rsid w:val="004F3888"/>
    <w:rsid w:val="004F4E6D"/>
    <w:rsid w:val="004F582F"/>
    <w:rsid w:val="004F5B22"/>
    <w:rsid w:val="004F6521"/>
    <w:rsid w:val="004F6E9F"/>
    <w:rsid w:val="00500267"/>
    <w:rsid w:val="00500642"/>
    <w:rsid w:val="005013C3"/>
    <w:rsid w:val="0050195B"/>
    <w:rsid w:val="00501AEA"/>
    <w:rsid w:val="00502257"/>
    <w:rsid w:val="00502996"/>
    <w:rsid w:val="00502B2B"/>
    <w:rsid w:val="005039D3"/>
    <w:rsid w:val="00505882"/>
    <w:rsid w:val="005076D6"/>
    <w:rsid w:val="00507813"/>
    <w:rsid w:val="00507965"/>
    <w:rsid w:val="00510B17"/>
    <w:rsid w:val="00513F36"/>
    <w:rsid w:val="005142F8"/>
    <w:rsid w:val="005163DC"/>
    <w:rsid w:val="005164D2"/>
    <w:rsid w:val="00517AA4"/>
    <w:rsid w:val="00520158"/>
    <w:rsid w:val="00520B80"/>
    <w:rsid w:val="0052251B"/>
    <w:rsid w:val="005226B0"/>
    <w:rsid w:val="00522D74"/>
    <w:rsid w:val="005236CF"/>
    <w:rsid w:val="00523AC9"/>
    <w:rsid w:val="00523B9E"/>
    <w:rsid w:val="00524D15"/>
    <w:rsid w:val="00525103"/>
    <w:rsid w:val="00525514"/>
    <w:rsid w:val="00526495"/>
    <w:rsid w:val="005268C3"/>
    <w:rsid w:val="00526F53"/>
    <w:rsid w:val="00531996"/>
    <w:rsid w:val="0053280F"/>
    <w:rsid w:val="005351BC"/>
    <w:rsid w:val="00535980"/>
    <w:rsid w:val="00535B2A"/>
    <w:rsid w:val="005377E7"/>
    <w:rsid w:val="0054080A"/>
    <w:rsid w:val="00541021"/>
    <w:rsid w:val="00541420"/>
    <w:rsid w:val="00541F28"/>
    <w:rsid w:val="00542163"/>
    <w:rsid w:val="0054458B"/>
    <w:rsid w:val="00544A38"/>
    <w:rsid w:val="00546560"/>
    <w:rsid w:val="005465D9"/>
    <w:rsid w:val="00546E14"/>
    <w:rsid w:val="005472E2"/>
    <w:rsid w:val="00551DCF"/>
    <w:rsid w:val="005523A8"/>
    <w:rsid w:val="005530A4"/>
    <w:rsid w:val="005533E2"/>
    <w:rsid w:val="005537A8"/>
    <w:rsid w:val="00555767"/>
    <w:rsid w:val="00556226"/>
    <w:rsid w:val="00556EFE"/>
    <w:rsid w:val="00557F10"/>
    <w:rsid w:val="0056032B"/>
    <w:rsid w:val="00560D68"/>
    <w:rsid w:val="0056288B"/>
    <w:rsid w:val="00563F85"/>
    <w:rsid w:val="00564205"/>
    <w:rsid w:val="005643D8"/>
    <w:rsid w:val="00565979"/>
    <w:rsid w:val="005666FF"/>
    <w:rsid w:val="00566D53"/>
    <w:rsid w:val="00566F61"/>
    <w:rsid w:val="0056705A"/>
    <w:rsid w:val="00567932"/>
    <w:rsid w:val="00571CFC"/>
    <w:rsid w:val="00571DEE"/>
    <w:rsid w:val="00572410"/>
    <w:rsid w:val="0057279F"/>
    <w:rsid w:val="00572AB3"/>
    <w:rsid w:val="005739D1"/>
    <w:rsid w:val="00573D58"/>
    <w:rsid w:val="00573DB9"/>
    <w:rsid w:val="005741C9"/>
    <w:rsid w:val="00574D43"/>
    <w:rsid w:val="005750BB"/>
    <w:rsid w:val="00575381"/>
    <w:rsid w:val="00575835"/>
    <w:rsid w:val="00575871"/>
    <w:rsid w:val="00576387"/>
    <w:rsid w:val="00577029"/>
    <w:rsid w:val="005778FE"/>
    <w:rsid w:val="0058017A"/>
    <w:rsid w:val="00580E4F"/>
    <w:rsid w:val="00582D68"/>
    <w:rsid w:val="0058511C"/>
    <w:rsid w:val="00586919"/>
    <w:rsid w:val="00586A53"/>
    <w:rsid w:val="00587644"/>
    <w:rsid w:val="00587EC6"/>
    <w:rsid w:val="00587F38"/>
    <w:rsid w:val="00590722"/>
    <w:rsid w:val="0059147B"/>
    <w:rsid w:val="00591867"/>
    <w:rsid w:val="00592E6F"/>
    <w:rsid w:val="00594D98"/>
    <w:rsid w:val="00594E9B"/>
    <w:rsid w:val="00597E34"/>
    <w:rsid w:val="005A0F95"/>
    <w:rsid w:val="005A1B6C"/>
    <w:rsid w:val="005A29C2"/>
    <w:rsid w:val="005A29CB"/>
    <w:rsid w:val="005A34D3"/>
    <w:rsid w:val="005A403A"/>
    <w:rsid w:val="005A6F62"/>
    <w:rsid w:val="005A72C1"/>
    <w:rsid w:val="005A788A"/>
    <w:rsid w:val="005B0840"/>
    <w:rsid w:val="005B0C37"/>
    <w:rsid w:val="005B22DC"/>
    <w:rsid w:val="005B344E"/>
    <w:rsid w:val="005B3DB0"/>
    <w:rsid w:val="005B435E"/>
    <w:rsid w:val="005B4377"/>
    <w:rsid w:val="005B5D6D"/>
    <w:rsid w:val="005B5DD0"/>
    <w:rsid w:val="005B6630"/>
    <w:rsid w:val="005B6DF5"/>
    <w:rsid w:val="005B7E27"/>
    <w:rsid w:val="005C12BA"/>
    <w:rsid w:val="005C12E4"/>
    <w:rsid w:val="005C375A"/>
    <w:rsid w:val="005C428C"/>
    <w:rsid w:val="005C4A0C"/>
    <w:rsid w:val="005C54ED"/>
    <w:rsid w:val="005C5F7E"/>
    <w:rsid w:val="005C6423"/>
    <w:rsid w:val="005C650A"/>
    <w:rsid w:val="005C6644"/>
    <w:rsid w:val="005C6EB8"/>
    <w:rsid w:val="005C736F"/>
    <w:rsid w:val="005C74D2"/>
    <w:rsid w:val="005D2B2C"/>
    <w:rsid w:val="005D493C"/>
    <w:rsid w:val="005D5040"/>
    <w:rsid w:val="005D5C12"/>
    <w:rsid w:val="005D5F92"/>
    <w:rsid w:val="005D6B84"/>
    <w:rsid w:val="005D7A3C"/>
    <w:rsid w:val="005D7BAA"/>
    <w:rsid w:val="005E0CDB"/>
    <w:rsid w:val="005E0D56"/>
    <w:rsid w:val="005E13F0"/>
    <w:rsid w:val="005E1A58"/>
    <w:rsid w:val="005E1E4F"/>
    <w:rsid w:val="005E345F"/>
    <w:rsid w:val="005E38CA"/>
    <w:rsid w:val="005E3B44"/>
    <w:rsid w:val="005E4410"/>
    <w:rsid w:val="005E4C67"/>
    <w:rsid w:val="005E524A"/>
    <w:rsid w:val="005E6BB3"/>
    <w:rsid w:val="005E72FB"/>
    <w:rsid w:val="005F02EA"/>
    <w:rsid w:val="005F1558"/>
    <w:rsid w:val="005F2025"/>
    <w:rsid w:val="005F2265"/>
    <w:rsid w:val="005F29FB"/>
    <w:rsid w:val="005F2CCD"/>
    <w:rsid w:val="005F4264"/>
    <w:rsid w:val="005F5C09"/>
    <w:rsid w:val="005F61D7"/>
    <w:rsid w:val="005F6662"/>
    <w:rsid w:val="005FAACF"/>
    <w:rsid w:val="00600D02"/>
    <w:rsid w:val="00601F71"/>
    <w:rsid w:val="00602151"/>
    <w:rsid w:val="00603C8C"/>
    <w:rsid w:val="00604B0F"/>
    <w:rsid w:val="00605A56"/>
    <w:rsid w:val="00606B0F"/>
    <w:rsid w:val="006108A6"/>
    <w:rsid w:val="006126B2"/>
    <w:rsid w:val="006137D6"/>
    <w:rsid w:val="00615932"/>
    <w:rsid w:val="00616F66"/>
    <w:rsid w:val="006176B6"/>
    <w:rsid w:val="006178EB"/>
    <w:rsid w:val="00620400"/>
    <w:rsid w:val="00620F81"/>
    <w:rsid w:val="00621364"/>
    <w:rsid w:val="006223EC"/>
    <w:rsid w:val="00623145"/>
    <w:rsid w:val="0062324F"/>
    <w:rsid w:val="00623C20"/>
    <w:rsid w:val="0062572B"/>
    <w:rsid w:val="00625926"/>
    <w:rsid w:val="00627A7C"/>
    <w:rsid w:val="00630BDB"/>
    <w:rsid w:val="006321D4"/>
    <w:rsid w:val="006327E5"/>
    <w:rsid w:val="00633D55"/>
    <w:rsid w:val="00633D79"/>
    <w:rsid w:val="0063496C"/>
    <w:rsid w:val="00634CFC"/>
    <w:rsid w:val="00634FC7"/>
    <w:rsid w:val="00636B59"/>
    <w:rsid w:val="006373A9"/>
    <w:rsid w:val="006377FB"/>
    <w:rsid w:val="00637E82"/>
    <w:rsid w:val="00637FD3"/>
    <w:rsid w:val="00640454"/>
    <w:rsid w:val="00640F0A"/>
    <w:rsid w:val="0064181A"/>
    <w:rsid w:val="00641CB0"/>
    <w:rsid w:val="00643150"/>
    <w:rsid w:val="00644FDD"/>
    <w:rsid w:val="00645090"/>
    <w:rsid w:val="00645642"/>
    <w:rsid w:val="006462E8"/>
    <w:rsid w:val="00646E07"/>
    <w:rsid w:val="00647BA2"/>
    <w:rsid w:val="006500AB"/>
    <w:rsid w:val="006506B0"/>
    <w:rsid w:val="00651C7F"/>
    <w:rsid w:val="006522CE"/>
    <w:rsid w:val="006524B0"/>
    <w:rsid w:val="00652632"/>
    <w:rsid w:val="006529FE"/>
    <w:rsid w:val="00652BCA"/>
    <w:rsid w:val="00653C00"/>
    <w:rsid w:val="00655091"/>
    <w:rsid w:val="00656658"/>
    <w:rsid w:val="00657E71"/>
    <w:rsid w:val="00660315"/>
    <w:rsid w:val="00660DFB"/>
    <w:rsid w:val="0066110B"/>
    <w:rsid w:val="00661161"/>
    <w:rsid w:val="00661CE0"/>
    <w:rsid w:val="006620CB"/>
    <w:rsid w:val="00662DE7"/>
    <w:rsid w:val="00663081"/>
    <w:rsid w:val="00663872"/>
    <w:rsid w:val="00663994"/>
    <w:rsid w:val="00665260"/>
    <w:rsid w:val="006652F7"/>
    <w:rsid w:val="00665B42"/>
    <w:rsid w:val="00666042"/>
    <w:rsid w:val="0066661D"/>
    <w:rsid w:val="0066768F"/>
    <w:rsid w:val="00667818"/>
    <w:rsid w:val="00667C29"/>
    <w:rsid w:val="00667CF4"/>
    <w:rsid w:val="00670CA1"/>
    <w:rsid w:val="0067240A"/>
    <w:rsid w:val="0067296E"/>
    <w:rsid w:val="00672BFA"/>
    <w:rsid w:val="00673503"/>
    <w:rsid w:val="006743C5"/>
    <w:rsid w:val="0067454A"/>
    <w:rsid w:val="0067578B"/>
    <w:rsid w:val="00681B58"/>
    <w:rsid w:val="00681DA4"/>
    <w:rsid w:val="00683208"/>
    <w:rsid w:val="00683AE7"/>
    <w:rsid w:val="006843B5"/>
    <w:rsid w:val="006846F3"/>
    <w:rsid w:val="00685C99"/>
    <w:rsid w:val="006865A4"/>
    <w:rsid w:val="00687ADB"/>
    <w:rsid w:val="006914CB"/>
    <w:rsid w:val="00692273"/>
    <w:rsid w:val="00693785"/>
    <w:rsid w:val="00693BAB"/>
    <w:rsid w:val="00693ED8"/>
    <w:rsid w:val="00694BEE"/>
    <w:rsid w:val="00695E1D"/>
    <w:rsid w:val="00697C2E"/>
    <w:rsid w:val="006A18D7"/>
    <w:rsid w:val="006A1A54"/>
    <w:rsid w:val="006A27CE"/>
    <w:rsid w:val="006A3DD4"/>
    <w:rsid w:val="006A60A8"/>
    <w:rsid w:val="006A7021"/>
    <w:rsid w:val="006A7439"/>
    <w:rsid w:val="006B058E"/>
    <w:rsid w:val="006B0779"/>
    <w:rsid w:val="006B225E"/>
    <w:rsid w:val="006B231D"/>
    <w:rsid w:val="006B3AC6"/>
    <w:rsid w:val="006B3D1E"/>
    <w:rsid w:val="006B4765"/>
    <w:rsid w:val="006B5769"/>
    <w:rsid w:val="006B5A33"/>
    <w:rsid w:val="006B7FA1"/>
    <w:rsid w:val="006C0636"/>
    <w:rsid w:val="006C0990"/>
    <w:rsid w:val="006C3124"/>
    <w:rsid w:val="006C4629"/>
    <w:rsid w:val="006C47EA"/>
    <w:rsid w:val="006C4DA1"/>
    <w:rsid w:val="006C5493"/>
    <w:rsid w:val="006C6273"/>
    <w:rsid w:val="006C696F"/>
    <w:rsid w:val="006D1E47"/>
    <w:rsid w:val="006D2089"/>
    <w:rsid w:val="006D23D5"/>
    <w:rsid w:val="006D37A5"/>
    <w:rsid w:val="006D4E89"/>
    <w:rsid w:val="006D5054"/>
    <w:rsid w:val="006D5D9B"/>
    <w:rsid w:val="006D6038"/>
    <w:rsid w:val="006D6091"/>
    <w:rsid w:val="006D7FB9"/>
    <w:rsid w:val="006E0609"/>
    <w:rsid w:val="006E13F5"/>
    <w:rsid w:val="006E1CCC"/>
    <w:rsid w:val="006E2351"/>
    <w:rsid w:val="006E3388"/>
    <w:rsid w:val="006E3FD0"/>
    <w:rsid w:val="006E43A5"/>
    <w:rsid w:val="006E4677"/>
    <w:rsid w:val="006E5E14"/>
    <w:rsid w:val="006E6496"/>
    <w:rsid w:val="006E69CB"/>
    <w:rsid w:val="006E7203"/>
    <w:rsid w:val="006E77D2"/>
    <w:rsid w:val="006F168E"/>
    <w:rsid w:val="006F1808"/>
    <w:rsid w:val="006F22D3"/>
    <w:rsid w:val="006F2F70"/>
    <w:rsid w:val="006F3041"/>
    <w:rsid w:val="006F31F0"/>
    <w:rsid w:val="006F3322"/>
    <w:rsid w:val="006F3984"/>
    <w:rsid w:val="006F43D2"/>
    <w:rsid w:val="006F4C7C"/>
    <w:rsid w:val="006F507F"/>
    <w:rsid w:val="006F5980"/>
    <w:rsid w:val="006F5AB1"/>
    <w:rsid w:val="007011FC"/>
    <w:rsid w:val="0070153E"/>
    <w:rsid w:val="00702465"/>
    <w:rsid w:val="007025EE"/>
    <w:rsid w:val="0070443B"/>
    <w:rsid w:val="00704F9D"/>
    <w:rsid w:val="00705616"/>
    <w:rsid w:val="00705A55"/>
    <w:rsid w:val="00706E07"/>
    <w:rsid w:val="00707B49"/>
    <w:rsid w:val="00710552"/>
    <w:rsid w:val="007105E6"/>
    <w:rsid w:val="0071126F"/>
    <w:rsid w:val="00711BA8"/>
    <w:rsid w:val="00712A13"/>
    <w:rsid w:val="00712C3F"/>
    <w:rsid w:val="00713333"/>
    <w:rsid w:val="007150C1"/>
    <w:rsid w:val="00715956"/>
    <w:rsid w:val="0071631B"/>
    <w:rsid w:val="00717645"/>
    <w:rsid w:val="007210B7"/>
    <w:rsid w:val="00721C95"/>
    <w:rsid w:val="00721F10"/>
    <w:rsid w:val="0072241A"/>
    <w:rsid w:val="00722C1A"/>
    <w:rsid w:val="007235F1"/>
    <w:rsid w:val="00723A79"/>
    <w:rsid w:val="0072451C"/>
    <w:rsid w:val="007247FC"/>
    <w:rsid w:val="0072640C"/>
    <w:rsid w:val="0072690F"/>
    <w:rsid w:val="00727EC2"/>
    <w:rsid w:val="007305B4"/>
    <w:rsid w:val="00731A9F"/>
    <w:rsid w:val="00732E7B"/>
    <w:rsid w:val="007330A7"/>
    <w:rsid w:val="0073341D"/>
    <w:rsid w:val="00733B7C"/>
    <w:rsid w:val="0073425B"/>
    <w:rsid w:val="00734DBF"/>
    <w:rsid w:val="00735512"/>
    <w:rsid w:val="00737193"/>
    <w:rsid w:val="00740222"/>
    <w:rsid w:val="007411BB"/>
    <w:rsid w:val="00741829"/>
    <w:rsid w:val="00741DC2"/>
    <w:rsid w:val="00741F6F"/>
    <w:rsid w:val="00741FEA"/>
    <w:rsid w:val="00742DF0"/>
    <w:rsid w:val="00743B83"/>
    <w:rsid w:val="00744EA0"/>
    <w:rsid w:val="00745AB6"/>
    <w:rsid w:val="00745AE4"/>
    <w:rsid w:val="00750689"/>
    <w:rsid w:val="00750CAD"/>
    <w:rsid w:val="0075168B"/>
    <w:rsid w:val="0075171F"/>
    <w:rsid w:val="007517F3"/>
    <w:rsid w:val="00751E71"/>
    <w:rsid w:val="00752500"/>
    <w:rsid w:val="007528C5"/>
    <w:rsid w:val="00752E31"/>
    <w:rsid w:val="00754649"/>
    <w:rsid w:val="00755DBF"/>
    <w:rsid w:val="0075650A"/>
    <w:rsid w:val="007578D5"/>
    <w:rsid w:val="00760E98"/>
    <w:rsid w:val="00761770"/>
    <w:rsid w:val="00761903"/>
    <w:rsid w:val="00761E70"/>
    <w:rsid w:val="00761F78"/>
    <w:rsid w:val="00762794"/>
    <w:rsid w:val="00763B56"/>
    <w:rsid w:val="007654ED"/>
    <w:rsid w:val="0076667E"/>
    <w:rsid w:val="00766895"/>
    <w:rsid w:val="00766BEC"/>
    <w:rsid w:val="00767F3D"/>
    <w:rsid w:val="00771A2B"/>
    <w:rsid w:val="00771C0D"/>
    <w:rsid w:val="00772B6E"/>
    <w:rsid w:val="00773045"/>
    <w:rsid w:val="0077350A"/>
    <w:rsid w:val="007735A1"/>
    <w:rsid w:val="007741AF"/>
    <w:rsid w:val="007751EE"/>
    <w:rsid w:val="007767E4"/>
    <w:rsid w:val="00776B4B"/>
    <w:rsid w:val="00776F1E"/>
    <w:rsid w:val="00777424"/>
    <w:rsid w:val="007776D9"/>
    <w:rsid w:val="00780523"/>
    <w:rsid w:val="00780BCD"/>
    <w:rsid w:val="007822C1"/>
    <w:rsid w:val="007823A2"/>
    <w:rsid w:val="0078296A"/>
    <w:rsid w:val="007829A9"/>
    <w:rsid w:val="007829D2"/>
    <w:rsid w:val="00782D8A"/>
    <w:rsid w:val="00783074"/>
    <w:rsid w:val="0078320D"/>
    <w:rsid w:val="00784326"/>
    <w:rsid w:val="00784F1F"/>
    <w:rsid w:val="0078522D"/>
    <w:rsid w:val="0078577B"/>
    <w:rsid w:val="00785C72"/>
    <w:rsid w:val="00785CA7"/>
    <w:rsid w:val="00786B3E"/>
    <w:rsid w:val="00786FA7"/>
    <w:rsid w:val="00787931"/>
    <w:rsid w:val="00790494"/>
    <w:rsid w:val="00792BA4"/>
    <w:rsid w:val="0079356B"/>
    <w:rsid w:val="007952D6"/>
    <w:rsid w:val="00795A82"/>
    <w:rsid w:val="00797B50"/>
    <w:rsid w:val="007A078C"/>
    <w:rsid w:val="007A0B53"/>
    <w:rsid w:val="007A2462"/>
    <w:rsid w:val="007A25B0"/>
    <w:rsid w:val="007A2B4B"/>
    <w:rsid w:val="007A2F38"/>
    <w:rsid w:val="007A4AAC"/>
    <w:rsid w:val="007A4CDD"/>
    <w:rsid w:val="007A4D08"/>
    <w:rsid w:val="007A592D"/>
    <w:rsid w:val="007A6BA9"/>
    <w:rsid w:val="007A700C"/>
    <w:rsid w:val="007A7467"/>
    <w:rsid w:val="007B1538"/>
    <w:rsid w:val="007B5095"/>
    <w:rsid w:val="007B5494"/>
    <w:rsid w:val="007B55BD"/>
    <w:rsid w:val="007B634A"/>
    <w:rsid w:val="007B6417"/>
    <w:rsid w:val="007B6778"/>
    <w:rsid w:val="007B6DFE"/>
    <w:rsid w:val="007B778E"/>
    <w:rsid w:val="007B7869"/>
    <w:rsid w:val="007C0489"/>
    <w:rsid w:val="007C09AD"/>
    <w:rsid w:val="007C1969"/>
    <w:rsid w:val="007C2D9A"/>
    <w:rsid w:val="007C5139"/>
    <w:rsid w:val="007C52C7"/>
    <w:rsid w:val="007C5391"/>
    <w:rsid w:val="007C6ABA"/>
    <w:rsid w:val="007C7A06"/>
    <w:rsid w:val="007D168B"/>
    <w:rsid w:val="007D1AB9"/>
    <w:rsid w:val="007D245A"/>
    <w:rsid w:val="007D2FD3"/>
    <w:rsid w:val="007D4DE0"/>
    <w:rsid w:val="007D5476"/>
    <w:rsid w:val="007D655D"/>
    <w:rsid w:val="007D73DF"/>
    <w:rsid w:val="007E067F"/>
    <w:rsid w:val="007E073C"/>
    <w:rsid w:val="007E0CFE"/>
    <w:rsid w:val="007E1591"/>
    <w:rsid w:val="007E16FA"/>
    <w:rsid w:val="007E1E9F"/>
    <w:rsid w:val="007E2F26"/>
    <w:rsid w:val="007E3301"/>
    <w:rsid w:val="007E3776"/>
    <w:rsid w:val="007E5F4E"/>
    <w:rsid w:val="007E6630"/>
    <w:rsid w:val="007E6BAE"/>
    <w:rsid w:val="007E6F33"/>
    <w:rsid w:val="007E7042"/>
    <w:rsid w:val="007F176D"/>
    <w:rsid w:val="007F21EC"/>
    <w:rsid w:val="007F28EA"/>
    <w:rsid w:val="007F3109"/>
    <w:rsid w:val="007F3475"/>
    <w:rsid w:val="007F38A7"/>
    <w:rsid w:val="007F3B47"/>
    <w:rsid w:val="007F601D"/>
    <w:rsid w:val="007F7241"/>
    <w:rsid w:val="007F78E6"/>
    <w:rsid w:val="0080034F"/>
    <w:rsid w:val="00801A8B"/>
    <w:rsid w:val="00801BBF"/>
    <w:rsid w:val="008025B9"/>
    <w:rsid w:val="00802695"/>
    <w:rsid w:val="00802753"/>
    <w:rsid w:val="0080305F"/>
    <w:rsid w:val="00804215"/>
    <w:rsid w:val="00804720"/>
    <w:rsid w:val="008053D5"/>
    <w:rsid w:val="0080573B"/>
    <w:rsid w:val="00805AF6"/>
    <w:rsid w:val="0080621A"/>
    <w:rsid w:val="00810251"/>
    <w:rsid w:val="00810346"/>
    <w:rsid w:val="008114CF"/>
    <w:rsid w:val="00811F15"/>
    <w:rsid w:val="00814979"/>
    <w:rsid w:val="0081523B"/>
    <w:rsid w:val="0081582B"/>
    <w:rsid w:val="008162FC"/>
    <w:rsid w:val="00816365"/>
    <w:rsid w:val="00816FA9"/>
    <w:rsid w:val="00817582"/>
    <w:rsid w:val="008175EF"/>
    <w:rsid w:val="008215CB"/>
    <w:rsid w:val="008216CF"/>
    <w:rsid w:val="00822A22"/>
    <w:rsid w:val="008230A8"/>
    <w:rsid w:val="008233FF"/>
    <w:rsid w:val="00823EAF"/>
    <w:rsid w:val="0082453E"/>
    <w:rsid w:val="00824BEB"/>
    <w:rsid w:val="008253AF"/>
    <w:rsid w:val="00825F88"/>
    <w:rsid w:val="0082605C"/>
    <w:rsid w:val="00826C8A"/>
    <w:rsid w:val="00827123"/>
    <w:rsid w:val="008301D5"/>
    <w:rsid w:val="008303DE"/>
    <w:rsid w:val="00831052"/>
    <w:rsid w:val="00831E72"/>
    <w:rsid w:val="00833270"/>
    <w:rsid w:val="00833492"/>
    <w:rsid w:val="0083360E"/>
    <w:rsid w:val="008339A6"/>
    <w:rsid w:val="00834506"/>
    <w:rsid w:val="00834B2D"/>
    <w:rsid w:val="00834E63"/>
    <w:rsid w:val="00834E7E"/>
    <w:rsid w:val="0083520B"/>
    <w:rsid w:val="008370CE"/>
    <w:rsid w:val="00837901"/>
    <w:rsid w:val="008409DC"/>
    <w:rsid w:val="008424BA"/>
    <w:rsid w:val="00843872"/>
    <w:rsid w:val="00845624"/>
    <w:rsid w:val="0084580C"/>
    <w:rsid w:val="00846A07"/>
    <w:rsid w:val="008510C7"/>
    <w:rsid w:val="00851653"/>
    <w:rsid w:val="008528FC"/>
    <w:rsid w:val="008532B1"/>
    <w:rsid w:val="008536BD"/>
    <w:rsid w:val="00853801"/>
    <w:rsid w:val="00853F4F"/>
    <w:rsid w:val="0085447F"/>
    <w:rsid w:val="00854C79"/>
    <w:rsid w:val="0085599D"/>
    <w:rsid w:val="00857003"/>
    <w:rsid w:val="008574B7"/>
    <w:rsid w:val="008575B6"/>
    <w:rsid w:val="0086008E"/>
    <w:rsid w:val="008603DC"/>
    <w:rsid w:val="0086057D"/>
    <w:rsid w:val="00861F06"/>
    <w:rsid w:val="00861FF3"/>
    <w:rsid w:val="00862157"/>
    <w:rsid w:val="00862863"/>
    <w:rsid w:val="00863CD2"/>
    <w:rsid w:val="00865216"/>
    <w:rsid w:val="008652D5"/>
    <w:rsid w:val="00867E47"/>
    <w:rsid w:val="00870403"/>
    <w:rsid w:val="00870903"/>
    <w:rsid w:val="00871974"/>
    <w:rsid w:val="00871B1B"/>
    <w:rsid w:val="00872968"/>
    <w:rsid w:val="00872E26"/>
    <w:rsid w:val="00873B62"/>
    <w:rsid w:val="00874262"/>
    <w:rsid w:val="00875203"/>
    <w:rsid w:val="0087533D"/>
    <w:rsid w:val="00875CBE"/>
    <w:rsid w:val="00875D64"/>
    <w:rsid w:val="00875E7C"/>
    <w:rsid w:val="00875F0C"/>
    <w:rsid w:val="008765C7"/>
    <w:rsid w:val="0088026B"/>
    <w:rsid w:val="00880C71"/>
    <w:rsid w:val="00884477"/>
    <w:rsid w:val="008849B0"/>
    <w:rsid w:val="008859B1"/>
    <w:rsid w:val="00886355"/>
    <w:rsid w:val="00886365"/>
    <w:rsid w:val="008879E8"/>
    <w:rsid w:val="00887BE1"/>
    <w:rsid w:val="00890B46"/>
    <w:rsid w:val="00891D54"/>
    <w:rsid w:val="008924AF"/>
    <w:rsid w:val="008924D9"/>
    <w:rsid w:val="008931D4"/>
    <w:rsid w:val="008934AE"/>
    <w:rsid w:val="008936A5"/>
    <w:rsid w:val="00894B68"/>
    <w:rsid w:val="00896051"/>
    <w:rsid w:val="00896B62"/>
    <w:rsid w:val="008A0189"/>
    <w:rsid w:val="008A06FB"/>
    <w:rsid w:val="008A0885"/>
    <w:rsid w:val="008A2403"/>
    <w:rsid w:val="008A2B88"/>
    <w:rsid w:val="008A321D"/>
    <w:rsid w:val="008A4BE9"/>
    <w:rsid w:val="008A525C"/>
    <w:rsid w:val="008A5D9B"/>
    <w:rsid w:val="008A6923"/>
    <w:rsid w:val="008A77ED"/>
    <w:rsid w:val="008A7F5B"/>
    <w:rsid w:val="008B00DB"/>
    <w:rsid w:val="008B08CF"/>
    <w:rsid w:val="008B112F"/>
    <w:rsid w:val="008B1384"/>
    <w:rsid w:val="008B1398"/>
    <w:rsid w:val="008B1796"/>
    <w:rsid w:val="008B3CA7"/>
    <w:rsid w:val="008B3E6F"/>
    <w:rsid w:val="008B4ECF"/>
    <w:rsid w:val="008B4F8A"/>
    <w:rsid w:val="008B52F4"/>
    <w:rsid w:val="008B540D"/>
    <w:rsid w:val="008B5FFA"/>
    <w:rsid w:val="008B74C0"/>
    <w:rsid w:val="008B7FBD"/>
    <w:rsid w:val="008C0DFE"/>
    <w:rsid w:val="008C16FC"/>
    <w:rsid w:val="008C247E"/>
    <w:rsid w:val="008C4883"/>
    <w:rsid w:val="008C5285"/>
    <w:rsid w:val="008C5464"/>
    <w:rsid w:val="008C59C5"/>
    <w:rsid w:val="008C6E78"/>
    <w:rsid w:val="008D00DD"/>
    <w:rsid w:val="008D12D3"/>
    <w:rsid w:val="008D1494"/>
    <w:rsid w:val="008D14C0"/>
    <w:rsid w:val="008D2525"/>
    <w:rsid w:val="008D2689"/>
    <w:rsid w:val="008D26CF"/>
    <w:rsid w:val="008D2A50"/>
    <w:rsid w:val="008D3D09"/>
    <w:rsid w:val="008D3D52"/>
    <w:rsid w:val="008D3EF8"/>
    <w:rsid w:val="008D4F31"/>
    <w:rsid w:val="008D52E6"/>
    <w:rsid w:val="008D7297"/>
    <w:rsid w:val="008E2F55"/>
    <w:rsid w:val="008E31F9"/>
    <w:rsid w:val="008E3484"/>
    <w:rsid w:val="008E44FC"/>
    <w:rsid w:val="008E514B"/>
    <w:rsid w:val="008E5D89"/>
    <w:rsid w:val="008E5EFC"/>
    <w:rsid w:val="008E7225"/>
    <w:rsid w:val="008E764D"/>
    <w:rsid w:val="008E7C91"/>
    <w:rsid w:val="008E7DF5"/>
    <w:rsid w:val="008F1FF5"/>
    <w:rsid w:val="008F25BC"/>
    <w:rsid w:val="008F2733"/>
    <w:rsid w:val="008F35CC"/>
    <w:rsid w:val="008F3C22"/>
    <w:rsid w:val="008F3DDC"/>
    <w:rsid w:val="008F405E"/>
    <w:rsid w:val="008F47FA"/>
    <w:rsid w:val="008F5506"/>
    <w:rsid w:val="008F5B48"/>
    <w:rsid w:val="008F6027"/>
    <w:rsid w:val="008F60D4"/>
    <w:rsid w:val="008F6C53"/>
    <w:rsid w:val="008F6FAA"/>
    <w:rsid w:val="0090030D"/>
    <w:rsid w:val="00902645"/>
    <w:rsid w:val="00903A25"/>
    <w:rsid w:val="009046E1"/>
    <w:rsid w:val="00904C53"/>
    <w:rsid w:val="00904D68"/>
    <w:rsid w:val="009057CA"/>
    <w:rsid w:val="009058AE"/>
    <w:rsid w:val="00906C93"/>
    <w:rsid w:val="009079FB"/>
    <w:rsid w:val="00907E7C"/>
    <w:rsid w:val="00910C25"/>
    <w:rsid w:val="009114F7"/>
    <w:rsid w:val="00911907"/>
    <w:rsid w:val="00911CAA"/>
    <w:rsid w:val="0091229C"/>
    <w:rsid w:val="00912DA1"/>
    <w:rsid w:val="00912E94"/>
    <w:rsid w:val="0091360F"/>
    <w:rsid w:val="00914B58"/>
    <w:rsid w:val="00914E86"/>
    <w:rsid w:val="00914F3F"/>
    <w:rsid w:val="0091549C"/>
    <w:rsid w:val="00916D82"/>
    <w:rsid w:val="00920BF3"/>
    <w:rsid w:val="009211C0"/>
    <w:rsid w:val="00921316"/>
    <w:rsid w:val="00923D15"/>
    <w:rsid w:val="00924DE8"/>
    <w:rsid w:val="009255D9"/>
    <w:rsid w:val="009269E4"/>
    <w:rsid w:val="009273CF"/>
    <w:rsid w:val="0093005B"/>
    <w:rsid w:val="00930EF2"/>
    <w:rsid w:val="00931594"/>
    <w:rsid w:val="00932131"/>
    <w:rsid w:val="009324EF"/>
    <w:rsid w:val="00933183"/>
    <w:rsid w:val="00933D29"/>
    <w:rsid w:val="009340BD"/>
    <w:rsid w:val="00934418"/>
    <w:rsid w:val="009349FD"/>
    <w:rsid w:val="00934D21"/>
    <w:rsid w:val="00934D57"/>
    <w:rsid w:val="00934D6E"/>
    <w:rsid w:val="009360C3"/>
    <w:rsid w:val="00940BE0"/>
    <w:rsid w:val="00940C33"/>
    <w:rsid w:val="00940E45"/>
    <w:rsid w:val="00941377"/>
    <w:rsid w:val="0094140C"/>
    <w:rsid w:val="00941682"/>
    <w:rsid w:val="00942710"/>
    <w:rsid w:val="00943B87"/>
    <w:rsid w:val="00943CA9"/>
    <w:rsid w:val="00946FF2"/>
    <w:rsid w:val="00947472"/>
    <w:rsid w:val="00947BCD"/>
    <w:rsid w:val="00951B79"/>
    <w:rsid w:val="009540FE"/>
    <w:rsid w:val="0095460D"/>
    <w:rsid w:val="009564AD"/>
    <w:rsid w:val="009572D7"/>
    <w:rsid w:val="0095737D"/>
    <w:rsid w:val="0096268C"/>
    <w:rsid w:val="00962D7C"/>
    <w:rsid w:val="009634B8"/>
    <w:rsid w:val="009634BC"/>
    <w:rsid w:val="00963D4B"/>
    <w:rsid w:val="00964354"/>
    <w:rsid w:val="00964F1E"/>
    <w:rsid w:val="00965789"/>
    <w:rsid w:val="00965EDC"/>
    <w:rsid w:val="00966481"/>
    <w:rsid w:val="0096665A"/>
    <w:rsid w:val="00967F77"/>
    <w:rsid w:val="00967FB3"/>
    <w:rsid w:val="00970DF7"/>
    <w:rsid w:val="00971423"/>
    <w:rsid w:val="00971650"/>
    <w:rsid w:val="00972D16"/>
    <w:rsid w:val="00972DBE"/>
    <w:rsid w:val="00973699"/>
    <w:rsid w:val="00973775"/>
    <w:rsid w:val="00974389"/>
    <w:rsid w:val="00976057"/>
    <w:rsid w:val="00977575"/>
    <w:rsid w:val="00977CEE"/>
    <w:rsid w:val="00980298"/>
    <w:rsid w:val="0098096E"/>
    <w:rsid w:val="00980C8F"/>
    <w:rsid w:val="0098141D"/>
    <w:rsid w:val="0098255A"/>
    <w:rsid w:val="0098271E"/>
    <w:rsid w:val="00982CAC"/>
    <w:rsid w:val="00984389"/>
    <w:rsid w:val="0098727D"/>
    <w:rsid w:val="00987D76"/>
    <w:rsid w:val="00990AC1"/>
    <w:rsid w:val="009916DC"/>
    <w:rsid w:val="009918D9"/>
    <w:rsid w:val="0099293C"/>
    <w:rsid w:val="00993709"/>
    <w:rsid w:val="00994047"/>
    <w:rsid w:val="00994842"/>
    <w:rsid w:val="00994BD5"/>
    <w:rsid w:val="00995533"/>
    <w:rsid w:val="00995911"/>
    <w:rsid w:val="00995953"/>
    <w:rsid w:val="00996C87"/>
    <w:rsid w:val="00997A7E"/>
    <w:rsid w:val="009A05CF"/>
    <w:rsid w:val="009A0B45"/>
    <w:rsid w:val="009A1B89"/>
    <w:rsid w:val="009A1CD0"/>
    <w:rsid w:val="009A243C"/>
    <w:rsid w:val="009A2484"/>
    <w:rsid w:val="009A4741"/>
    <w:rsid w:val="009A56D8"/>
    <w:rsid w:val="009A56DC"/>
    <w:rsid w:val="009A5CBA"/>
    <w:rsid w:val="009A5E22"/>
    <w:rsid w:val="009A6E1D"/>
    <w:rsid w:val="009B0EB9"/>
    <w:rsid w:val="009B1323"/>
    <w:rsid w:val="009B1A6B"/>
    <w:rsid w:val="009B2238"/>
    <w:rsid w:val="009B2791"/>
    <w:rsid w:val="009B2AD6"/>
    <w:rsid w:val="009B3715"/>
    <w:rsid w:val="009B3914"/>
    <w:rsid w:val="009B4B2B"/>
    <w:rsid w:val="009B4B74"/>
    <w:rsid w:val="009B53EA"/>
    <w:rsid w:val="009B5BF2"/>
    <w:rsid w:val="009B6704"/>
    <w:rsid w:val="009B7224"/>
    <w:rsid w:val="009B7E2C"/>
    <w:rsid w:val="009B7F51"/>
    <w:rsid w:val="009C24A6"/>
    <w:rsid w:val="009C28AF"/>
    <w:rsid w:val="009C4DA9"/>
    <w:rsid w:val="009C64D8"/>
    <w:rsid w:val="009C6A87"/>
    <w:rsid w:val="009C6F8A"/>
    <w:rsid w:val="009C7302"/>
    <w:rsid w:val="009C7311"/>
    <w:rsid w:val="009D04DE"/>
    <w:rsid w:val="009D1A30"/>
    <w:rsid w:val="009D31F2"/>
    <w:rsid w:val="009D3543"/>
    <w:rsid w:val="009D3787"/>
    <w:rsid w:val="009D4FD2"/>
    <w:rsid w:val="009D509B"/>
    <w:rsid w:val="009D53A9"/>
    <w:rsid w:val="009D5F44"/>
    <w:rsid w:val="009D6687"/>
    <w:rsid w:val="009D6E9B"/>
    <w:rsid w:val="009E0792"/>
    <w:rsid w:val="009E120F"/>
    <w:rsid w:val="009E2149"/>
    <w:rsid w:val="009E224E"/>
    <w:rsid w:val="009E3C83"/>
    <w:rsid w:val="009E3FDD"/>
    <w:rsid w:val="009E497B"/>
    <w:rsid w:val="009E59CD"/>
    <w:rsid w:val="009E5A93"/>
    <w:rsid w:val="009E5AE9"/>
    <w:rsid w:val="009E68B5"/>
    <w:rsid w:val="009E6D9D"/>
    <w:rsid w:val="009E6EF9"/>
    <w:rsid w:val="009E74CA"/>
    <w:rsid w:val="009E7B9D"/>
    <w:rsid w:val="009E7F82"/>
    <w:rsid w:val="009E7FDA"/>
    <w:rsid w:val="009F18FB"/>
    <w:rsid w:val="009F47EA"/>
    <w:rsid w:val="009F4A7D"/>
    <w:rsid w:val="009F5C7D"/>
    <w:rsid w:val="009F7AD8"/>
    <w:rsid w:val="00A00848"/>
    <w:rsid w:val="00A00A5F"/>
    <w:rsid w:val="00A01D6A"/>
    <w:rsid w:val="00A02991"/>
    <w:rsid w:val="00A0345A"/>
    <w:rsid w:val="00A0388C"/>
    <w:rsid w:val="00A06988"/>
    <w:rsid w:val="00A076D6"/>
    <w:rsid w:val="00A1063A"/>
    <w:rsid w:val="00A1137A"/>
    <w:rsid w:val="00A12160"/>
    <w:rsid w:val="00A1254C"/>
    <w:rsid w:val="00A136E6"/>
    <w:rsid w:val="00A13E76"/>
    <w:rsid w:val="00A14647"/>
    <w:rsid w:val="00A14D95"/>
    <w:rsid w:val="00A15C25"/>
    <w:rsid w:val="00A163F1"/>
    <w:rsid w:val="00A16575"/>
    <w:rsid w:val="00A16C6D"/>
    <w:rsid w:val="00A179B2"/>
    <w:rsid w:val="00A17B37"/>
    <w:rsid w:val="00A17B42"/>
    <w:rsid w:val="00A2029C"/>
    <w:rsid w:val="00A20531"/>
    <w:rsid w:val="00A2125B"/>
    <w:rsid w:val="00A22153"/>
    <w:rsid w:val="00A221C8"/>
    <w:rsid w:val="00A23320"/>
    <w:rsid w:val="00A24ED5"/>
    <w:rsid w:val="00A269EA"/>
    <w:rsid w:val="00A273A8"/>
    <w:rsid w:val="00A302E5"/>
    <w:rsid w:val="00A30D82"/>
    <w:rsid w:val="00A317D6"/>
    <w:rsid w:val="00A32691"/>
    <w:rsid w:val="00A3270A"/>
    <w:rsid w:val="00A328E7"/>
    <w:rsid w:val="00A33286"/>
    <w:rsid w:val="00A34D9B"/>
    <w:rsid w:val="00A351F9"/>
    <w:rsid w:val="00A36125"/>
    <w:rsid w:val="00A3679E"/>
    <w:rsid w:val="00A36CF5"/>
    <w:rsid w:val="00A37380"/>
    <w:rsid w:val="00A403EF"/>
    <w:rsid w:val="00A40D35"/>
    <w:rsid w:val="00A40FB5"/>
    <w:rsid w:val="00A412F5"/>
    <w:rsid w:val="00A4140E"/>
    <w:rsid w:val="00A415EC"/>
    <w:rsid w:val="00A41ACA"/>
    <w:rsid w:val="00A43765"/>
    <w:rsid w:val="00A44E4A"/>
    <w:rsid w:val="00A450D9"/>
    <w:rsid w:val="00A456C4"/>
    <w:rsid w:val="00A457BF"/>
    <w:rsid w:val="00A45A09"/>
    <w:rsid w:val="00A45C88"/>
    <w:rsid w:val="00A46EB8"/>
    <w:rsid w:val="00A509AC"/>
    <w:rsid w:val="00A518C1"/>
    <w:rsid w:val="00A51CEF"/>
    <w:rsid w:val="00A52A1E"/>
    <w:rsid w:val="00A52B44"/>
    <w:rsid w:val="00A52FED"/>
    <w:rsid w:val="00A53B80"/>
    <w:rsid w:val="00A53C1C"/>
    <w:rsid w:val="00A53D50"/>
    <w:rsid w:val="00A553CD"/>
    <w:rsid w:val="00A55AE1"/>
    <w:rsid w:val="00A5787C"/>
    <w:rsid w:val="00A603C7"/>
    <w:rsid w:val="00A6079D"/>
    <w:rsid w:val="00A61041"/>
    <w:rsid w:val="00A611CB"/>
    <w:rsid w:val="00A61338"/>
    <w:rsid w:val="00A613DB"/>
    <w:rsid w:val="00A61563"/>
    <w:rsid w:val="00A6181A"/>
    <w:rsid w:val="00A618D8"/>
    <w:rsid w:val="00A634A4"/>
    <w:rsid w:val="00A63B67"/>
    <w:rsid w:val="00A6449E"/>
    <w:rsid w:val="00A645FD"/>
    <w:rsid w:val="00A646C5"/>
    <w:rsid w:val="00A65BDD"/>
    <w:rsid w:val="00A66219"/>
    <w:rsid w:val="00A6628C"/>
    <w:rsid w:val="00A6735D"/>
    <w:rsid w:val="00A676E9"/>
    <w:rsid w:val="00A71166"/>
    <w:rsid w:val="00A719DF"/>
    <w:rsid w:val="00A723CD"/>
    <w:rsid w:val="00A73043"/>
    <w:rsid w:val="00A73C9E"/>
    <w:rsid w:val="00A74E67"/>
    <w:rsid w:val="00A75B23"/>
    <w:rsid w:val="00A75C1F"/>
    <w:rsid w:val="00A75E8F"/>
    <w:rsid w:val="00A80186"/>
    <w:rsid w:val="00A80C68"/>
    <w:rsid w:val="00A80CE5"/>
    <w:rsid w:val="00A80E99"/>
    <w:rsid w:val="00A8204F"/>
    <w:rsid w:val="00A8321F"/>
    <w:rsid w:val="00A84097"/>
    <w:rsid w:val="00A846D9"/>
    <w:rsid w:val="00A84791"/>
    <w:rsid w:val="00A84A5A"/>
    <w:rsid w:val="00A84A5D"/>
    <w:rsid w:val="00A85BD2"/>
    <w:rsid w:val="00A85FE0"/>
    <w:rsid w:val="00A867F8"/>
    <w:rsid w:val="00A86A76"/>
    <w:rsid w:val="00A87B49"/>
    <w:rsid w:val="00A91E37"/>
    <w:rsid w:val="00A92110"/>
    <w:rsid w:val="00A9284C"/>
    <w:rsid w:val="00A93D9C"/>
    <w:rsid w:val="00A95F46"/>
    <w:rsid w:val="00A96676"/>
    <w:rsid w:val="00A96DA2"/>
    <w:rsid w:val="00A97E5A"/>
    <w:rsid w:val="00AA01AF"/>
    <w:rsid w:val="00AA19B7"/>
    <w:rsid w:val="00AA1B5B"/>
    <w:rsid w:val="00AA3891"/>
    <w:rsid w:val="00AA3A34"/>
    <w:rsid w:val="00AA40C4"/>
    <w:rsid w:val="00AA47A9"/>
    <w:rsid w:val="00AA56CB"/>
    <w:rsid w:val="00AA5C9A"/>
    <w:rsid w:val="00AA74F7"/>
    <w:rsid w:val="00AA7C99"/>
    <w:rsid w:val="00AB055C"/>
    <w:rsid w:val="00AB0725"/>
    <w:rsid w:val="00AB167A"/>
    <w:rsid w:val="00AB24CA"/>
    <w:rsid w:val="00AB26D6"/>
    <w:rsid w:val="00AB32BF"/>
    <w:rsid w:val="00AB3ED0"/>
    <w:rsid w:val="00AB4522"/>
    <w:rsid w:val="00AB57C0"/>
    <w:rsid w:val="00AB57E2"/>
    <w:rsid w:val="00AB5888"/>
    <w:rsid w:val="00AB6D1D"/>
    <w:rsid w:val="00AB6E7D"/>
    <w:rsid w:val="00AB7195"/>
    <w:rsid w:val="00AB7DED"/>
    <w:rsid w:val="00AC0FFE"/>
    <w:rsid w:val="00AC1E8E"/>
    <w:rsid w:val="00AC3A03"/>
    <w:rsid w:val="00AC3AA5"/>
    <w:rsid w:val="00AC49FD"/>
    <w:rsid w:val="00AC5789"/>
    <w:rsid w:val="00AC6861"/>
    <w:rsid w:val="00AC69F3"/>
    <w:rsid w:val="00AC6C40"/>
    <w:rsid w:val="00AC71C3"/>
    <w:rsid w:val="00AC7BD4"/>
    <w:rsid w:val="00AD02B3"/>
    <w:rsid w:val="00AD05FD"/>
    <w:rsid w:val="00AD0B18"/>
    <w:rsid w:val="00AD1958"/>
    <w:rsid w:val="00AD1E3C"/>
    <w:rsid w:val="00AD311A"/>
    <w:rsid w:val="00AD354E"/>
    <w:rsid w:val="00AD376D"/>
    <w:rsid w:val="00AD3F1C"/>
    <w:rsid w:val="00AD5388"/>
    <w:rsid w:val="00AD5832"/>
    <w:rsid w:val="00AD6CF6"/>
    <w:rsid w:val="00AD7DE2"/>
    <w:rsid w:val="00AE035A"/>
    <w:rsid w:val="00AE0E7C"/>
    <w:rsid w:val="00AE229D"/>
    <w:rsid w:val="00AE3FC4"/>
    <w:rsid w:val="00AE413F"/>
    <w:rsid w:val="00AE52F3"/>
    <w:rsid w:val="00AE770D"/>
    <w:rsid w:val="00AF0EA1"/>
    <w:rsid w:val="00AF1FD7"/>
    <w:rsid w:val="00AF2E00"/>
    <w:rsid w:val="00AF4E7A"/>
    <w:rsid w:val="00AF4FC6"/>
    <w:rsid w:val="00AF549A"/>
    <w:rsid w:val="00AF5827"/>
    <w:rsid w:val="00AF5B57"/>
    <w:rsid w:val="00AF5F0F"/>
    <w:rsid w:val="00AF77A5"/>
    <w:rsid w:val="00B000CC"/>
    <w:rsid w:val="00B00491"/>
    <w:rsid w:val="00B007CE"/>
    <w:rsid w:val="00B00E01"/>
    <w:rsid w:val="00B01510"/>
    <w:rsid w:val="00B0163C"/>
    <w:rsid w:val="00B0173C"/>
    <w:rsid w:val="00B03289"/>
    <w:rsid w:val="00B036EA"/>
    <w:rsid w:val="00B0520B"/>
    <w:rsid w:val="00B05929"/>
    <w:rsid w:val="00B05AB6"/>
    <w:rsid w:val="00B05F49"/>
    <w:rsid w:val="00B076DA"/>
    <w:rsid w:val="00B07F03"/>
    <w:rsid w:val="00B102B9"/>
    <w:rsid w:val="00B108DA"/>
    <w:rsid w:val="00B114E7"/>
    <w:rsid w:val="00B11EF8"/>
    <w:rsid w:val="00B1350F"/>
    <w:rsid w:val="00B13B13"/>
    <w:rsid w:val="00B140AB"/>
    <w:rsid w:val="00B1572A"/>
    <w:rsid w:val="00B1580D"/>
    <w:rsid w:val="00B1604D"/>
    <w:rsid w:val="00B166ED"/>
    <w:rsid w:val="00B177AC"/>
    <w:rsid w:val="00B17B70"/>
    <w:rsid w:val="00B21C8E"/>
    <w:rsid w:val="00B226EE"/>
    <w:rsid w:val="00B22847"/>
    <w:rsid w:val="00B22F3A"/>
    <w:rsid w:val="00B2305A"/>
    <w:rsid w:val="00B23FE6"/>
    <w:rsid w:val="00B24203"/>
    <w:rsid w:val="00B246EC"/>
    <w:rsid w:val="00B2479B"/>
    <w:rsid w:val="00B251FD"/>
    <w:rsid w:val="00B274D6"/>
    <w:rsid w:val="00B27554"/>
    <w:rsid w:val="00B30455"/>
    <w:rsid w:val="00B30F2E"/>
    <w:rsid w:val="00B318E8"/>
    <w:rsid w:val="00B31BBF"/>
    <w:rsid w:val="00B32309"/>
    <w:rsid w:val="00B325EC"/>
    <w:rsid w:val="00B34C1B"/>
    <w:rsid w:val="00B34D55"/>
    <w:rsid w:val="00B352D6"/>
    <w:rsid w:val="00B362DA"/>
    <w:rsid w:val="00B37E2D"/>
    <w:rsid w:val="00B4206F"/>
    <w:rsid w:val="00B42499"/>
    <w:rsid w:val="00B4285A"/>
    <w:rsid w:val="00B42AF8"/>
    <w:rsid w:val="00B42EB9"/>
    <w:rsid w:val="00B43C07"/>
    <w:rsid w:val="00B44B82"/>
    <w:rsid w:val="00B45198"/>
    <w:rsid w:val="00B459C2"/>
    <w:rsid w:val="00B47441"/>
    <w:rsid w:val="00B504FE"/>
    <w:rsid w:val="00B50A6F"/>
    <w:rsid w:val="00B50FF5"/>
    <w:rsid w:val="00B520D3"/>
    <w:rsid w:val="00B52D8D"/>
    <w:rsid w:val="00B53E6C"/>
    <w:rsid w:val="00B563EA"/>
    <w:rsid w:val="00B56456"/>
    <w:rsid w:val="00B5749D"/>
    <w:rsid w:val="00B576E9"/>
    <w:rsid w:val="00B607FA"/>
    <w:rsid w:val="00B60B9F"/>
    <w:rsid w:val="00B611B1"/>
    <w:rsid w:val="00B61B06"/>
    <w:rsid w:val="00B62ECE"/>
    <w:rsid w:val="00B6416A"/>
    <w:rsid w:val="00B64B4A"/>
    <w:rsid w:val="00B6670E"/>
    <w:rsid w:val="00B66782"/>
    <w:rsid w:val="00B66FC9"/>
    <w:rsid w:val="00B67244"/>
    <w:rsid w:val="00B67355"/>
    <w:rsid w:val="00B674DC"/>
    <w:rsid w:val="00B70471"/>
    <w:rsid w:val="00B70BD6"/>
    <w:rsid w:val="00B70D41"/>
    <w:rsid w:val="00B71B19"/>
    <w:rsid w:val="00B71D05"/>
    <w:rsid w:val="00B72DE3"/>
    <w:rsid w:val="00B74026"/>
    <w:rsid w:val="00B7439F"/>
    <w:rsid w:val="00B7675C"/>
    <w:rsid w:val="00B77C50"/>
    <w:rsid w:val="00B819FF"/>
    <w:rsid w:val="00B831D8"/>
    <w:rsid w:val="00B832DD"/>
    <w:rsid w:val="00B849F6"/>
    <w:rsid w:val="00B86102"/>
    <w:rsid w:val="00B86132"/>
    <w:rsid w:val="00B86675"/>
    <w:rsid w:val="00B86ABF"/>
    <w:rsid w:val="00B872C8"/>
    <w:rsid w:val="00B87660"/>
    <w:rsid w:val="00B87C80"/>
    <w:rsid w:val="00B90D9E"/>
    <w:rsid w:val="00B924D5"/>
    <w:rsid w:val="00B925AC"/>
    <w:rsid w:val="00B927D6"/>
    <w:rsid w:val="00B93270"/>
    <w:rsid w:val="00B941DA"/>
    <w:rsid w:val="00B948AA"/>
    <w:rsid w:val="00B94AB7"/>
    <w:rsid w:val="00B94F97"/>
    <w:rsid w:val="00B95859"/>
    <w:rsid w:val="00B95B29"/>
    <w:rsid w:val="00B968FF"/>
    <w:rsid w:val="00B96D9E"/>
    <w:rsid w:val="00B9743C"/>
    <w:rsid w:val="00B97AB6"/>
    <w:rsid w:val="00BA4C28"/>
    <w:rsid w:val="00BA5B49"/>
    <w:rsid w:val="00BA5B5C"/>
    <w:rsid w:val="00BA5D7C"/>
    <w:rsid w:val="00BA685E"/>
    <w:rsid w:val="00BA7180"/>
    <w:rsid w:val="00BA725B"/>
    <w:rsid w:val="00BA7ED8"/>
    <w:rsid w:val="00BB09AB"/>
    <w:rsid w:val="00BB1895"/>
    <w:rsid w:val="00BB1A05"/>
    <w:rsid w:val="00BB48AC"/>
    <w:rsid w:val="00BB490C"/>
    <w:rsid w:val="00BB49DC"/>
    <w:rsid w:val="00BB4A69"/>
    <w:rsid w:val="00BB6B76"/>
    <w:rsid w:val="00BB70B3"/>
    <w:rsid w:val="00BB7799"/>
    <w:rsid w:val="00BB7B8B"/>
    <w:rsid w:val="00BC15E5"/>
    <w:rsid w:val="00BC23E4"/>
    <w:rsid w:val="00BC34C1"/>
    <w:rsid w:val="00BC443A"/>
    <w:rsid w:val="00BC45D6"/>
    <w:rsid w:val="00BC4C64"/>
    <w:rsid w:val="00BC631A"/>
    <w:rsid w:val="00BC7254"/>
    <w:rsid w:val="00BC72AD"/>
    <w:rsid w:val="00BC749A"/>
    <w:rsid w:val="00BC7FBA"/>
    <w:rsid w:val="00BD02EB"/>
    <w:rsid w:val="00BD0447"/>
    <w:rsid w:val="00BD0B30"/>
    <w:rsid w:val="00BD0C6A"/>
    <w:rsid w:val="00BD0E68"/>
    <w:rsid w:val="00BD17CA"/>
    <w:rsid w:val="00BD259B"/>
    <w:rsid w:val="00BD352C"/>
    <w:rsid w:val="00BD3795"/>
    <w:rsid w:val="00BD412A"/>
    <w:rsid w:val="00BD4544"/>
    <w:rsid w:val="00BD4BA7"/>
    <w:rsid w:val="00BD6089"/>
    <w:rsid w:val="00BD6420"/>
    <w:rsid w:val="00BD747A"/>
    <w:rsid w:val="00BD75BD"/>
    <w:rsid w:val="00BE0327"/>
    <w:rsid w:val="00BE0610"/>
    <w:rsid w:val="00BE0D4E"/>
    <w:rsid w:val="00BE29D5"/>
    <w:rsid w:val="00BE314D"/>
    <w:rsid w:val="00BE3F3D"/>
    <w:rsid w:val="00BE4785"/>
    <w:rsid w:val="00BE4A57"/>
    <w:rsid w:val="00BE4EA1"/>
    <w:rsid w:val="00BE552A"/>
    <w:rsid w:val="00BE6FE2"/>
    <w:rsid w:val="00BE7389"/>
    <w:rsid w:val="00BE78CF"/>
    <w:rsid w:val="00BE7F08"/>
    <w:rsid w:val="00BF026D"/>
    <w:rsid w:val="00BF049C"/>
    <w:rsid w:val="00BF0644"/>
    <w:rsid w:val="00BF0C0D"/>
    <w:rsid w:val="00BF15BE"/>
    <w:rsid w:val="00BF1FDE"/>
    <w:rsid w:val="00BF2CDC"/>
    <w:rsid w:val="00BF2DAB"/>
    <w:rsid w:val="00BF3FE7"/>
    <w:rsid w:val="00BF41DB"/>
    <w:rsid w:val="00BF4389"/>
    <w:rsid w:val="00BF4518"/>
    <w:rsid w:val="00BF467D"/>
    <w:rsid w:val="00BF4FA4"/>
    <w:rsid w:val="00BF52EE"/>
    <w:rsid w:val="00BF5C58"/>
    <w:rsid w:val="00C01D2F"/>
    <w:rsid w:val="00C02437"/>
    <w:rsid w:val="00C02681"/>
    <w:rsid w:val="00C032E7"/>
    <w:rsid w:val="00C04B11"/>
    <w:rsid w:val="00C063C8"/>
    <w:rsid w:val="00C06453"/>
    <w:rsid w:val="00C077BC"/>
    <w:rsid w:val="00C079B5"/>
    <w:rsid w:val="00C11015"/>
    <w:rsid w:val="00C11A0F"/>
    <w:rsid w:val="00C12265"/>
    <w:rsid w:val="00C12D9E"/>
    <w:rsid w:val="00C13434"/>
    <w:rsid w:val="00C20884"/>
    <w:rsid w:val="00C21629"/>
    <w:rsid w:val="00C21942"/>
    <w:rsid w:val="00C21A02"/>
    <w:rsid w:val="00C22519"/>
    <w:rsid w:val="00C22756"/>
    <w:rsid w:val="00C2293D"/>
    <w:rsid w:val="00C22C57"/>
    <w:rsid w:val="00C23269"/>
    <w:rsid w:val="00C239C4"/>
    <w:rsid w:val="00C23AB4"/>
    <w:rsid w:val="00C244BA"/>
    <w:rsid w:val="00C25223"/>
    <w:rsid w:val="00C25C2A"/>
    <w:rsid w:val="00C26B56"/>
    <w:rsid w:val="00C26F03"/>
    <w:rsid w:val="00C27034"/>
    <w:rsid w:val="00C27F64"/>
    <w:rsid w:val="00C3049D"/>
    <w:rsid w:val="00C306AF"/>
    <w:rsid w:val="00C316B2"/>
    <w:rsid w:val="00C31FCF"/>
    <w:rsid w:val="00C32B0B"/>
    <w:rsid w:val="00C32CF6"/>
    <w:rsid w:val="00C33ED3"/>
    <w:rsid w:val="00C34A5C"/>
    <w:rsid w:val="00C35BA8"/>
    <w:rsid w:val="00C37B5E"/>
    <w:rsid w:val="00C40F55"/>
    <w:rsid w:val="00C4216C"/>
    <w:rsid w:val="00C423CA"/>
    <w:rsid w:val="00C424AB"/>
    <w:rsid w:val="00C42BBA"/>
    <w:rsid w:val="00C43C45"/>
    <w:rsid w:val="00C45267"/>
    <w:rsid w:val="00C4546F"/>
    <w:rsid w:val="00C464F3"/>
    <w:rsid w:val="00C47151"/>
    <w:rsid w:val="00C47C4D"/>
    <w:rsid w:val="00C51400"/>
    <w:rsid w:val="00C515D9"/>
    <w:rsid w:val="00C5403C"/>
    <w:rsid w:val="00C56B76"/>
    <w:rsid w:val="00C57378"/>
    <w:rsid w:val="00C60BBC"/>
    <w:rsid w:val="00C61930"/>
    <w:rsid w:val="00C62F0F"/>
    <w:rsid w:val="00C63DA4"/>
    <w:rsid w:val="00C646D0"/>
    <w:rsid w:val="00C64BEA"/>
    <w:rsid w:val="00C6704B"/>
    <w:rsid w:val="00C7000D"/>
    <w:rsid w:val="00C7048B"/>
    <w:rsid w:val="00C71A14"/>
    <w:rsid w:val="00C721E3"/>
    <w:rsid w:val="00C722B2"/>
    <w:rsid w:val="00C72328"/>
    <w:rsid w:val="00C7316C"/>
    <w:rsid w:val="00C731E8"/>
    <w:rsid w:val="00C745DE"/>
    <w:rsid w:val="00C74990"/>
    <w:rsid w:val="00C74BE3"/>
    <w:rsid w:val="00C74CD4"/>
    <w:rsid w:val="00C75B9E"/>
    <w:rsid w:val="00C75D41"/>
    <w:rsid w:val="00C803E9"/>
    <w:rsid w:val="00C8076D"/>
    <w:rsid w:val="00C8155A"/>
    <w:rsid w:val="00C81599"/>
    <w:rsid w:val="00C816FD"/>
    <w:rsid w:val="00C8284D"/>
    <w:rsid w:val="00C83B6B"/>
    <w:rsid w:val="00C83FB5"/>
    <w:rsid w:val="00C841C0"/>
    <w:rsid w:val="00C844A5"/>
    <w:rsid w:val="00C84ABA"/>
    <w:rsid w:val="00C84C16"/>
    <w:rsid w:val="00C84DD8"/>
    <w:rsid w:val="00C84FAE"/>
    <w:rsid w:val="00C86B6D"/>
    <w:rsid w:val="00C87087"/>
    <w:rsid w:val="00C876F4"/>
    <w:rsid w:val="00C87825"/>
    <w:rsid w:val="00C87833"/>
    <w:rsid w:val="00C87B97"/>
    <w:rsid w:val="00C87B98"/>
    <w:rsid w:val="00C90159"/>
    <w:rsid w:val="00C910CB"/>
    <w:rsid w:val="00C913A8"/>
    <w:rsid w:val="00C91AEA"/>
    <w:rsid w:val="00C91B9B"/>
    <w:rsid w:val="00C91DB0"/>
    <w:rsid w:val="00C93E85"/>
    <w:rsid w:val="00C942D0"/>
    <w:rsid w:val="00C94509"/>
    <w:rsid w:val="00C94EEE"/>
    <w:rsid w:val="00C96B8E"/>
    <w:rsid w:val="00C9790A"/>
    <w:rsid w:val="00CA0A75"/>
    <w:rsid w:val="00CA1619"/>
    <w:rsid w:val="00CA1C82"/>
    <w:rsid w:val="00CA2112"/>
    <w:rsid w:val="00CA2710"/>
    <w:rsid w:val="00CA3BB2"/>
    <w:rsid w:val="00CA42BA"/>
    <w:rsid w:val="00CA4D40"/>
    <w:rsid w:val="00CA4D9C"/>
    <w:rsid w:val="00CA6330"/>
    <w:rsid w:val="00CA636C"/>
    <w:rsid w:val="00CA75E8"/>
    <w:rsid w:val="00CA7CAC"/>
    <w:rsid w:val="00CA7DA2"/>
    <w:rsid w:val="00CB000C"/>
    <w:rsid w:val="00CB01F7"/>
    <w:rsid w:val="00CB05EA"/>
    <w:rsid w:val="00CB07B1"/>
    <w:rsid w:val="00CB3A04"/>
    <w:rsid w:val="00CB40D9"/>
    <w:rsid w:val="00CB745A"/>
    <w:rsid w:val="00CB793C"/>
    <w:rsid w:val="00CC149C"/>
    <w:rsid w:val="00CC2842"/>
    <w:rsid w:val="00CC3124"/>
    <w:rsid w:val="00CC3381"/>
    <w:rsid w:val="00CC3657"/>
    <w:rsid w:val="00CC36F9"/>
    <w:rsid w:val="00CC4127"/>
    <w:rsid w:val="00CC57DB"/>
    <w:rsid w:val="00CC6907"/>
    <w:rsid w:val="00CC6BD7"/>
    <w:rsid w:val="00CC76DB"/>
    <w:rsid w:val="00CC79EE"/>
    <w:rsid w:val="00CD0C01"/>
    <w:rsid w:val="00CD18A7"/>
    <w:rsid w:val="00CD1BF6"/>
    <w:rsid w:val="00CD1FA1"/>
    <w:rsid w:val="00CD2E20"/>
    <w:rsid w:val="00CD3B9F"/>
    <w:rsid w:val="00CD45AD"/>
    <w:rsid w:val="00CD475C"/>
    <w:rsid w:val="00CD4A8A"/>
    <w:rsid w:val="00CD5D11"/>
    <w:rsid w:val="00CD685B"/>
    <w:rsid w:val="00CD68BC"/>
    <w:rsid w:val="00CD6A06"/>
    <w:rsid w:val="00CD7527"/>
    <w:rsid w:val="00CD7B25"/>
    <w:rsid w:val="00CE118B"/>
    <w:rsid w:val="00CE19AB"/>
    <w:rsid w:val="00CE24EE"/>
    <w:rsid w:val="00CE2AF8"/>
    <w:rsid w:val="00CE3DDF"/>
    <w:rsid w:val="00CE420E"/>
    <w:rsid w:val="00CE47F9"/>
    <w:rsid w:val="00CE4E3C"/>
    <w:rsid w:val="00CE53A3"/>
    <w:rsid w:val="00CE5410"/>
    <w:rsid w:val="00CE592C"/>
    <w:rsid w:val="00CE76A1"/>
    <w:rsid w:val="00CE7726"/>
    <w:rsid w:val="00CE7F18"/>
    <w:rsid w:val="00CF054A"/>
    <w:rsid w:val="00CF0F70"/>
    <w:rsid w:val="00CF15FF"/>
    <w:rsid w:val="00CF1DDE"/>
    <w:rsid w:val="00CF1F7A"/>
    <w:rsid w:val="00CF2121"/>
    <w:rsid w:val="00CF2583"/>
    <w:rsid w:val="00CF2BCF"/>
    <w:rsid w:val="00CF4DF1"/>
    <w:rsid w:val="00CF5387"/>
    <w:rsid w:val="00D0024D"/>
    <w:rsid w:val="00D013A7"/>
    <w:rsid w:val="00D01760"/>
    <w:rsid w:val="00D02719"/>
    <w:rsid w:val="00D02912"/>
    <w:rsid w:val="00D02A34"/>
    <w:rsid w:val="00D04DE3"/>
    <w:rsid w:val="00D04EF2"/>
    <w:rsid w:val="00D0517E"/>
    <w:rsid w:val="00D05202"/>
    <w:rsid w:val="00D056E8"/>
    <w:rsid w:val="00D06D6B"/>
    <w:rsid w:val="00D070FF"/>
    <w:rsid w:val="00D10D83"/>
    <w:rsid w:val="00D11D37"/>
    <w:rsid w:val="00D12547"/>
    <w:rsid w:val="00D12C43"/>
    <w:rsid w:val="00D12DB5"/>
    <w:rsid w:val="00D13FE9"/>
    <w:rsid w:val="00D14550"/>
    <w:rsid w:val="00D14577"/>
    <w:rsid w:val="00D169D1"/>
    <w:rsid w:val="00D16CD4"/>
    <w:rsid w:val="00D1751D"/>
    <w:rsid w:val="00D17527"/>
    <w:rsid w:val="00D20E73"/>
    <w:rsid w:val="00D21734"/>
    <w:rsid w:val="00D21AE1"/>
    <w:rsid w:val="00D2298A"/>
    <w:rsid w:val="00D232B9"/>
    <w:rsid w:val="00D25538"/>
    <w:rsid w:val="00D25DC5"/>
    <w:rsid w:val="00D26EA6"/>
    <w:rsid w:val="00D300C4"/>
    <w:rsid w:val="00D31C42"/>
    <w:rsid w:val="00D323D0"/>
    <w:rsid w:val="00D32820"/>
    <w:rsid w:val="00D32CC7"/>
    <w:rsid w:val="00D33244"/>
    <w:rsid w:val="00D3325E"/>
    <w:rsid w:val="00D33373"/>
    <w:rsid w:val="00D33447"/>
    <w:rsid w:val="00D343A9"/>
    <w:rsid w:val="00D35C16"/>
    <w:rsid w:val="00D35E6C"/>
    <w:rsid w:val="00D3682C"/>
    <w:rsid w:val="00D3699F"/>
    <w:rsid w:val="00D36C54"/>
    <w:rsid w:val="00D36C68"/>
    <w:rsid w:val="00D3703A"/>
    <w:rsid w:val="00D37668"/>
    <w:rsid w:val="00D402EE"/>
    <w:rsid w:val="00D41141"/>
    <w:rsid w:val="00D41214"/>
    <w:rsid w:val="00D42D40"/>
    <w:rsid w:val="00D43DF1"/>
    <w:rsid w:val="00D44C44"/>
    <w:rsid w:val="00D459F4"/>
    <w:rsid w:val="00D46AA8"/>
    <w:rsid w:val="00D4779E"/>
    <w:rsid w:val="00D477F9"/>
    <w:rsid w:val="00D47AD7"/>
    <w:rsid w:val="00D47BA0"/>
    <w:rsid w:val="00D5140D"/>
    <w:rsid w:val="00D53141"/>
    <w:rsid w:val="00D53260"/>
    <w:rsid w:val="00D53E40"/>
    <w:rsid w:val="00D53EC0"/>
    <w:rsid w:val="00D54516"/>
    <w:rsid w:val="00D54523"/>
    <w:rsid w:val="00D55DFB"/>
    <w:rsid w:val="00D566B5"/>
    <w:rsid w:val="00D57C08"/>
    <w:rsid w:val="00D6060A"/>
    <w:rsid w:val="00D616AC"/>
    <w:rsid w:val="00D61B7A"/>
    <w:rsid w:val="00D61F06"/>
    <w:rsid w:val="00D62662"/>
    <w:rsid w:val="00D62B1E"/>
    <w:rsid w:val="00D62FD9"/>
    <w:rsid w:val="00D63643"/>
    <w:rsid w:val="00D6466A"/>
    <w:rsid w:val="00D64ADE"/>
    <w:rsid w:val="00D650BC"/>
    <w:rsid w:val="00D6587E"/>
    <w:rsid w:val="00D65CE5"/>
    <w:rsid w:val="00D662F4"/>
    <w:rsid w:val="00D66DE2"/>
    <w:rsid w:val="00D678B2"/>
    <w:rsid w:val="00D67D8F"/>
    <w:rsid w:val="00D7144C"/>
    <w:rsid w:val="00D714A2"/>
    <w:rsid w:val="00D72004"/>
    <w:rsid w:val="00D72A9A"/>
    <w:rsid w:val="00D745D4"/>
    <w:rsid w:val="00D74BEA"/>
    <w:rsid w:val="00D75184"/>
    <w:rsid w:val="00D75932"/>
    <w:rsid w:val="00D7770A"/>
    <w:rsid w:val="00D77A3F"/>
    <w:rsid w:val="00D77E71"/>
    <w:rsid w:val="00D8018C"/>
    <w:rsid w:val="00D80DBF"/>
    <w:rsid w:val="00D82A12"/>
    <w:rsid w:val="00D834D3"/>
    <w:rsid w:val="00D84708"/>
    <w:rsid w:val="00D85B05"/>
    <w:rsid w:val="00D86657"/>
    <w:rsid w:val="00D87B34"/>
    <w:rsid w:val="00D901F7"/>
    <w:rsid w:val="00D90365"/>
    <w:rsid w:val="00D90391"/>
    <w:rsid w:val="00D9043F"/>
    <w:rsid w:val="00D916E0"/>
    <w:rsid w:val="00D91E7B"/>
    <w:rsid w:val="00D92735"/>
    <w:rsid w:val="00D9335A"/>
    <w:rsid w:val="00D93EFD"/>
    <w:rsid w:val="00D96D43"/>
    <w:rsid w:val="00D97516"/>
    <w:rsid w:val="00DA0186"/>
    <w:rsid w:val="00DA02E4"/>
    <w:rsid w:val="00DA0491"/>
    <w:rsid w:val="00DA05E1"/>
    <w:rsid w:val="00DA1123"/>
    <w:rsid w:val="00DA114B"/>
    <w:rsid w:val="00DA14D2"/>
    <w:rsid w:val="00DA17B6"/>
    <w:rsid w:val="00DA198D"/>
    <w:rsid w:val="00DA1F09"/>
    <w:rsid w:val="00DA2999"/>
    <w:rsid w:val="00DA2DED"/>
    <w:rsid w:val="00DA2F8E"/>
    <w:rsid w:val="00DA6D3E"/>
    <w:rsid w:val="00DB0716"/>
    <w:rsid w:val="00DB1165"/>
    <w:rsid w:val="00DB1A98"/>
    <w:rsid w:val="00DB294B"/>
    <w:rsid w:val="00DB361D"/>
    <w:rsid w:val="00DB45A9"/>
    <w:rsid w:val="00DB54A3"/>
    <w:rsid w:val="00DB58FB"/>
    <w:rsid w:val="00DB5A80"/>
    <w:rsid w:val="00DB7182"/>
    <w:rsid w:val="00DB75BF"/>
    <w:rsid w:val="00DC2435"/>
    <w:rsid w:val="00DC45BB"/>
    <w:rsid w:val="00DC68F4"/>
    <w:rsid w:val="00DC7B36"/>
    <w:rsid w:val="00DC7FD5"/>
    <w:rsid w:val="00DD00C1"/>
    <w:rsid w:val="00DD0164"/>
    <w:rsid w:val="00DD0609"/>
    <w:rsid w:val="00DD0757"/>
    <w:rsid w:val="00DD0BF7"/>
    <w:rsid w:val="00DD2919"/>
    <w:rsid w:val="00DD3838"/>
    <w:rsid w:val="00DD40F5"/>
    <w:rsid w:val="00DD4669"/>
    <w:rsid w:val="00DD55F3"/>
    <w:rsid w:val="00DD579A"/>
    <w:rsid w:val="00DD6720"/>
    <w:rsid w:val="00DE098F"/>
    <w:rsid w:val="00DE2246"/>
    <w:rsid w:val="00DE42C0"/>
    <w:rsid w:val="00DE4846"/>
    <w:rsid w:val="00DE58C1"/>
    <w:rsid w:val="00DE5F5E"/>
    <w:rsid w:val="00DE6851"/>
    <w:rsid w:val="00DE6A4F"/>
    <w:rsid w:val="00DE6E17"/>
    <w:rsid w:val="00DE7820"/>
    <w:rsid w:val="00DE791C"/>
    <w:rsid w:val="00DF0441"/>
    <w:rsid w:val="00DF0444"/>
    <w:rsid w:val="00DF060E"/>
    <w:rsid w:val="00DF1182"/>
    <w:rsid w:val="00DF1854"/>
    <w:rsid w:val="00DF19B1"/>
    <w:rsid w:val="00DF361C"/>
    <w:rsid w:val="00DF39C8"/>
    <w:rsid w:val="00DF42CC"/>
    <w:rsid w:val="00DF44B2"/>
    <w:rsid w:val="00DF46C9"/>
    <w:rsid w:val="00DF584F"/>
    <w:rsid w:val="00DF5CF1"/>
    <w:rsid w:val="00DF6303"/>
    <w:rsid w:val="00DF68AF"/>
    <w:rsid w:val="00DF7DBF"/>
    <w:rsid w:val="00E013A1"/>
    <w:rsid w:val="00E01503"/>
    <w:rsid w:val="00E01649"/>
    <w:rsid w:val="00E02B93"/>
    <w:rsid w:val="00E0380E"/>
    <w:rsid w:val="00E03C68"/>
    <w:rsid w:val="00E05B05"/>
    <w:rsid w:val="00E05BFC"/>
    <w:rsid w:val="00E06072"/>
    <w:rsid w:val="00E07DE2"/>
    <w:rsid w:val="00E10ECF"/>
    <w:rsid w:val="00E1138C"/>
    <w:rsid w:val="00E115CC"/>
    <w:rsid w:val="00E11B59"/>
    <w:rsid w:val="00E11F33"/>
    <w:rsid w:val="00E12F7C"/>
    <w:rsid w:val="00E14AD9"/>
    <w:rsid w:val="00E155F1"/>
    <w:rsid w:val="00E20F71"/>
    <w:rsid w:val="00E24654"/>
    <w:rsid w:val="00E24BE6"/>
    <w:rsid w:val="00E24CAA"/>
    <w:rsid w:val="00E253AB"/>
    <w:rsid w:val="00E262AE"/>
    <w:rsid w:val="00E269AD"/>
    <w:rsid w:val="00E2707E"/>
    <w:rsid w:val="00E27168"/>
    <w:rsid w:val="00E27517"/>
    <w:rsid w:val="00E27884"/>
    <w:rsid w:val="00E30CFF"/>
    <w:rsid w:val="00E31432"/>
    <w:rsid w:val="00E32968"/>
    <w:rsid w:val="00E33025"/>
    <w:rsid w:val="00E33035"/>
    <w:rsid w:val="00E33081"/>
    <w:rsid w:val="00E33CA4"/>
    <w:rsid w:val="00E344DC"/>
    <w:rsid w:val="00E350B8"/>
    <w:rsid w:val="00E35BD0"/>
    <w:rsid w:val="00E3621C"/>
    <w:rsid w:val="00E36FA4"/>
    <w:rsid w:val="00E37176"/>
    <w:rsid w:val="00E37A54"/>
    <w:rsid w:val="00E37F0B"/>
    <w:rsid w:val="00E403AD"/>
    <w:rsid w:val="00E40B54"/>
    <w:rsid w:val="00E40C64"/>
    <w:rsid w:val="00E42B96"/>
    <w:rsid w:val="00E43332"/>
    <w:rsid w:val="00E43F2B"/>
    <w:rsid w:val="00E443D6"/>
    <w:rsid w:val="00E44CD8"/>
    <w:rsid w:val="00E44F75"/>
    <w:rsid w:val="00E451F0"/>
    <w:rsid w:val="00E452F7"/>
    <w:rsid w:val="00E45DB1"/>
    <w:rsid w:val="00E4733C"/>
    <w:rsid w:val="00E47380"/>
    <w:rsid w:val="00E4791B"/>
    <w:rsid w:val="00E47A71"/>
    <w:rsid w:val="00E47B11"/>
    <w:rsid w:val="00E50040"/>
    <w:rsid w:val="00E501AF"/>
    <w:rsid w:val="00E505A7"/>
    <w:rsid w:val="00E50B4B"/>
    <w:rsid w:val="00E5115F"/>
    <w:rsid w:val="00E519FC"/>
    <w:rsid w:val="00E52522"/>
    <w:rsid w:val="00E52C33"/>
    <w:rsid w:val="00E53D52"/>
    <w:rsid w:val="00E541AF"/>
    <w:rsid w:val="00E54414"/>
    <w:rsid w:val="00E5486F"/>
    <w:rsid w:val="00E54C40"/>
    <w:rsid w:val="00E550D1"/>
    <w:rsid w:val="00E5560F"/>
    <w:rsid w:val="00E5563D"/>
    <w:rsid w:val="00E60155"/>
    <w:rsid w:val="00E602F9"/>
    <w:rsid w:val="00E60AEF"/>
    <w:rsid w:val="00E62ECA"/>
    <w:rsid w:val="00E63108"/>
    <w:rsid w:val="00E63B5E"/>
    <w:rsid w:val="00E64FCB"/>
    <w:rsid w:val="00E65587"/>
    <w:rsid w:val="00E661BB"/>
    <w:rsid w:val="00E66695"/>
    <w:rsid w:val="00E66CA0"/>
    <w:rsid w:val="00E66CBC"/>
    <w:rsid w:val="00E67CD5"/>
    <w:rsid w:val="00E7042A"/>
    <w:rsid w:val="00E70BF6"/>
    <w:rsid w:val="00E70C2D"/>
    <w:rsid w:val="00E723E7"/>
    <w:rsid w:val="00E72C04"/>
    <w:rsid w:val="00E7326C"/>
    <w:rsid w:val="00E7388F"/>
    <w:rsid w:val="00E74BF1"/>
    <w:rsid w:val="00E7528F"/>
    <w:rsid w:val="00E7541A"/>
    <w:rsid w:val="00E77551"/>
    <w:rsid w:val="00E80691"/>
    <w:rsid w:val="00E816C4"/>
    <w:rsid w:val="00E846C5"/>
    <w:rsid w:val="00E84C44"/>
    <w:rsid w:val="00E851EB"/>
    <w:rsid w:val="00E86CF9"/>
    <w:rsid w:val="00E91033"/>
    <w:rsid w:val="00E9115C"/>
    <w:rsid w:val="00E913C8"/>
    <w:rsid w:val="00E91B33"/>
    <w:rsid w:val="00E92241"/>
    <w:rsid w:val="00E92652"/>
    <w:rsid w:val="00E92AE9"/>
    <w:rsid w:val="00E93D30"/>
    <w:rsid w:val="00E9409F"/>
    <w:rsid w:val="00E94323"/>
    <w:rsid w:val="00E9784E"/>
    <w:rsid w:val="00E978A0"/>
    <w:rsid w:val="00EA05E4"/>
    <w:rsid w:val="00EA15FB"/>
    <w:rsid w:val="00EA1A94"/>
    <w:rsid w:val="00EA2361"/>
    <w:rsid w:val="00EA2371"/>
    <w:rsid w:val="00EA33B5"/>
    <w:rsid w:val="00EA44D2"/>
    <w:rsid w:val="00EA491D"/>
    <w:rsid w:val="00EA57CD"/>
    <w:rsid w:val="00EA678D"/>
    <w:rsid w:val="00EA6B5C"/>
    <w:rsid w:val="00EB0608"/>
    <w:rsid w:val="00EB10B5"/>
    <w:rsid w:val="00EB1E30"/>
    <w:rsid w:val="00EB415D"/>
    <w:rsid w:val="00EB50A0"/>
    <w:rsid w:val="00EB60E6"/>
    <w:rsid w:val="00EB6274"/>
    <w:rsid w:val="00EB6991"/>
    <w:rsid w:val="00EB6A3E"/>
    <w:rsid w:val="00EB6D81"/>
    <w:rsid w:val="00EB7CF8"/>
    <w:rsid w:val="00EC03D7"/>
    <w:rsid w:val="00EC0F77"/>
    <w:rsid w:val="00EC1A28"/>
    <w:rsid w:val="00EC2A66"/>
    <w:rsid w:val="00EC2B72"/>
    <w:rsid w:val="00EC49B4"/>
    <w:rsid w:val="00EC4D45"/>
    <w:rsid w:val="00EC5EB1"/>
    <w:rsid w:val="00EC75BA"/>
    <w:rsid w:val="00EC7B4B"/>
    <w:rsid w:val="00ED0523"/>
    <w:rsid w:val="00ED0B57"/>
    <w:rsid w:val="00ED0EAB"/>
    <w:rsid w:val="00ED137F"/>
    <w:rsid w:val="00ED15D7"/>
    <w:rsid w:val="00ED1E46"/>
    <w:rsid w:val="00ED31F0"/>
    <w:rsid w:val="00ED3C23"/>
    <w:rsid w:val="00ED5AE9"/>
    <w:rsid w:val="00ED6C6F"/>
    <w:rsid w:val="00ED6E2E"/>
    <w:rsid w:val="00ED75C1"/>
    <w:rsid w:val="00ED7B30"/>
    <w:rsid w:val="00EE12A0"/>
    <w:rsid w:val="00EE1C38"/>
    <w:rsid w:val="00EE302F"/>
    <w:rsid w:val="00EE532A"/>
    <w:rsid w:val="00EE547B"/>
    <w:rsid w:val="00EE6483"/>
    <w:rsid w:val="00EF0B1D"/>
    <w:rsid w:val="00EF1171"/>
    <w:rsid w:val="00EF200D"/>
    <w:rsid w:val="00EF2458"/>
    <w:rsid w:val="00EF2AB2"/>
    <w:rsid w:val="00EF40A0"/>
    <w:rsid w:val="00EF42D1"/>
    <w:rsid w:val="00EF4DD0"/>
    <w:rsid w:val="00EF55AE"/>
    <w:rsid w:val="00EF58B6"/>
    <w:rsid w:val="00EF7137"/>
    <w:rsid w:val="00F00106"/>
    <w:rsid w:val="00F01B87"/>
    <w:rsid w:val="00F02256"/>
    <w:rsid w:val="00F0247E"/>
    <w:rsid w:val="00F0393A"/>
    <w:rsid w:val="00F03EF7"/>
    <w:rsid w:val="00F045D6"/>
    <w:rsid w:val="00F057A9"/>
    <w:rsid w:val="00F05860"/>
    <w:rsid w:val="00F06FC5"/>
    <w:rsid w:val="00F07D79"/>
    <w:rsid w:val="00F108A0"/>
    <w:rsid w:val="00F10D6A"/>
    <w:rsid w:val="00F112FC"/>
    <w:rsid w:val="00F128FD"/>
    <w:rsid w:val="00F17599"/>
    <w:rsid w:val="00F17A9F"/>
    <w:rsid w:val="00F17DB1"/>
    <w:rsid w:val="00F21B29"/>
    <w:rsid w:val="00F21DD2"/>
    <w:rsid w:val="00F22103"/>
    <w:rsid w:val="00F2435A"/>
    <w:rsid w:val="00F24746"/>
    <w:rsid w:val="00F2490C"/>
    <w:rsid w:val="00F24B25"/>
    <w:rsid w:val="00F25219"/>
    <w:rsid w:val="00F25B20"/>
    <w:rsid w:val="00F2634A"/>
    <w:rsid w:val="00F267C4"/>
    <w:rsid w:val="00F2680D"/>
    <w:rsid w:val="00F26F75"/>
    <w:rsid w:val="00F272D8"/>
    <w:rsid w:val="00F3055C"/>
    <w:rsid w:val="00F30A75"/>
    <w:rsid w:val="00F31D1B"/>
    <w:rsid w:val="00F31D28"/>
    <w:rsid w:val="00F32E49"/>
    <w:rsid w:val="00F33764"/>
    <w:rsid w:val="00F347BE"/>
    <w:rsid w:val="00F353FE"/>
    <w:rsid w:val="00F35995"/>
    <w:rsid w:val="00F364C9"/>
    <w:rsid w:val="00F40250"/>
    <w:rsid w:val="00F41316"/>
    <w:rsid w:val="00F428ED"/>
    <w:rsid w:val="00F45342"/>
    <w:rsid w:val="00F45789"/>
    <w:rsid w:val="00F45938"/>
    <w:rsid w:val="00F46309"/>
    <w:rsid w:val="00F4778E"/>
    <w:rsid w:val="00F50B38"/>
    <w:rsid w:val="00F50DDA"/>
    <w:rsid w:val="00F5119B"/>
    <w:rsid w:val="00F512FE"/>
    <w:rsid w:val="00F51332"/>
    <w:rsid w:val="00F519E9"/>
    <w:rsid w:val="00F5205D"/>
    <w:rsid w:val="00F52384"/>
    <w:rsid w:val="00F52657"/>
    <w:rsid w:val="00F532AE"/>
    <w:rsid w:val="00F53937"/>
    <w:rsid w:val="00F53F04"/>
    <w:rsid w:val="00F5514E"/>
    <w:rsid w:val="00F5569B"/>
    <w:rsid w:val="00F56AA1"/>
    <w:rsid w:val="00F57BD8"/>
    <w:rsid w:val="00F60C63"/>
    <w:rsid w:val="00F61558"/>
    <w:rsid w:val="00F61E3C"/>
    <w:rsid w:val="00F61F0E"/>
    <w:rsid w:val="00F6384A"/>
    <w:rsid w:val="00F6408C"/>
    <w:rsid w:val="00F64A16"/>
    <w:rsid w:val="00F64C81"/>
    <w:rsid w:val="00F654F3"/>
    <w:rsid w:val="00F6561C"/>
    <w:rsid w:val="00F65DBB"/>
    <w:rsid w:val="00F660F2"/>
    <w:rsid w:val="00F66B66"/>
    <w:rsid w:val="00F67134"/>
    <w:rsid w:val="00F7051D"/>
    <w:rsid w:val="00F705C5"/>
    <w:rsid w:val="00F71180"/>
    <w:rsid w:val="00F7250F"/>
    <w:rsid w:val="00F72A42"/>
    <w:rsid w:val="00F73EC1"/>
    <w:rsid w:val="00F74A99"/>
    <w:rsid w:val="00F74C30"/>
    <w:rsid w:val="00F74E96"/>
    <w:rsid w:val="00F75E72"/>
    <w:rsid w:val="00F7641A"/>
    <w:rsid w:val="00F76CFF"/>
    <w:rsid w:val="00F776EA"/>
    <w:rsid w:val="00F8079F"/>
    <w:rsid w:val="00F808D8"/>
    <w:rsid w:val="00F812B0"/>
    <w:rsid w:val="00F815A7"/>
    <w:rsid w:val="00F82C08"/>
    <w:rsid w:val="00F82C54"/>
    <w:rsid w:val="00F841AF"/>
    <w:rsid w:val="00F86181"/>
    <w:rsid w:val="00F86B98"/>
    <w:rsid w:val="00F878B6"/>
    <w:rsid w:val="00F87AA5"/>
    <w:rsid w:val="00F90504"/>
    <w:rsid w:val="00F90A43"/>
    <w:rsid w:val="00F90BB6"/>
    <w:rsid w:val="00F90DCD"/>
    <w:rsid w:val="00F91C35"/>
    <w:rsid w:val="00F91C9F"/>
    <w:rsid w:val="00F94072"/>
    <w:rsid w:val="00F94719"/>
    <w:rsid w:val="00F9746C"/>
    <w:rsid w:val="00F97715"/>
    <w:rsid w:val="00FA09F1"/>
    <w:rsid w:val="00FA1648"/>
    <w:rsid w:val="00FA210C"/>
    <w:rsid w:val="00FA34A4"/>
    <w:rsid w:val="00FA55D8"/>
    <w:rsid w:val="00FA6613"/>
    <w:rsid w:val="00FA6847"/>
    <w:rsid w:val="00FA6B64"/>
    <w:rsid w:val="00FA6CE4"/>
    <w:rsid w:val="00FA707C"/>
    <w:rsid w:val="00FA71DC"/>
    <w:rsid w:val="00FA7A78"/>
    <w:rsid w:val="00FB01E4"/>
    <w:rsid w:val="00FB4A5B"/>
    <w:rsid w:val="00FB614A"/>
    <w:rsid w:val="00FB64A5"/>
    <w:rsid w:val="00FB64FB"/>
    <w:rsid w:val="00FB6B62"/>
    <w:rsid w:val="00FC0B87"/>
    <w:rsid w:val="00FC1474"/>
    <w:rsid w:val="00FC24A0"/>
    <w:rsid w:val="00FC3D5F"/>
    <w:rsid w:val="00FC3E82"/>
    <w:rsid w:val="00FC423A"/>
    <w:rsid w:val="00FC6F9F"/>
    <w:rsid w:val="00FD10D7"/>
    <w:rsid w:val="00FD308C"/>
    <w:rsid w:val="00FD3A7B"/>
    <w:rsid w:val="00FD3D5B"/>
    <w:rsid w:val="00FD3FDA"/>
    <w:rsid w:val="00FD496A"/>
    <w:rsid w:val="00FD50AC"/>
    <w:rsid w:val="00FD648B"/>
    <w:rsid w:val="00FD79CE"/>
    <w:rsid w:val="00FE03EB"/>
    <w:rsid w:val="00FE0DCC"/>
    <w:rsid w:val="00FE1AC6"/>
    <w:rsid w:val="00FE202B"/>
    <w:rsid w:val="00FE2392"/>
    <w:rsid w:val="00FE23E7"/>
    <w:rsid w:val="00FE43F3"/>
    <w:rsid w:val="00FE5269"/>
    <w:rsid w:val="00FE6406"/>
    <w:rsid w:val="00FE7164"/>
    <w:rsid w:val="00FE75F9"/>
    <w:rsid w:val="00FE7F4B"/>
    <w:rsid w:val="00FF1157"/>
    <w:rsid w:val="00FF3300"/>
    <w:rsid w:val="00FF33CE"/>
    <w:rsid w:val="00FF3554"/>
    <w:rsid w:val="00FF3A63"/>
    <w:rsid w:val="00FF3F9B"/>
    <w:rsid w:val="00FF513D"/>
    <w:rsid w:val="00FF58EC"/>
    <w:rsid w:val="00FF5FA4"/>
    <w:rsid w:val="01DE0A79"/>
    <w:rsid w:val="0A951B43"/>
    <w:rsid w:val="0BC08B0E"/>
    <w:rsid w:val="0C247353"/>
    <w:rsid w:val="0D0F53D8"/>
    <w:rsid w:val="0DF5B1E5"/>
    <w:rsid w:val="114C20D5"/>
    <w:rsid w:val="1151B4B0"/>
    <w:rsid w:val="13548A35"/>
    <w:rsid w:val="14C4BCA1"/>
    <w:rsid w:val="14EEE147"/>
    <w:rsid w:val="14F7499F"/>
    <w:rsid w:val="1A08F579"/>
    <w:rsid w:val="2103E7EA"/>
    <w:rsid w:val="23223A24"/>
    <w:rsid w:val="2421E8F8"/>
    <w:rsid w:val="2734AC0E"/>
    <w:rsid w:val="27AFBD6D"/>
    <w:rsid w:val="280F955D"/>
    <w:rsid w:val="283CE3C1"/>
    <w:rsid w:val="2F174BB3"/>
    <w:rsid w:val="2F596BBF"/>
    <w:rsid w:val="31E5B586"/>
    <w:rsid w:val="33A99F08"/>
    <w:rsid w:val="39CFB1DC"/>
    <w:rsid w:val="3B8C6F77"/>
    <w:rsid w:val="3C805ABF"/>
    <w:rsid w:val="3CBBB040"/>
    <w:rsid w:val="3D0BF26D"/>
    <w:rsid w:val="40CEC83C"/>
    <w:rsid w:val="4116778C"/>
    <w:rsid w:val="42298E47"/>
    <w:rsid w:val="437AA45D"/>
    <w:rsid w:val="4383F454"/>
    <w:rsid w:val="445705E6"/>
    <w:rsid w:val="45B54E51"/>
    <w:rsid w:val="4618D893"/>
    <w:rsid w:val="46D60742"/>
    <w:rsid w:val="48AA675B"/>
    <w:rsid w:val="49B02B2C"/>
    <w:rsid w:val="4B2F338E"/>
    <w:rsid w:val="4CF34772"/>
    <w:rsid w:val="508D0B03"/>
    <w:rsid w:val="5254E75F"/>
    <w:rsid w:val="58453864"/>
    <w:rsid w:val="593F38CF"/>
    <w:rsid w:val="5960427E"/>
    <w:rsid w:val="5AC6D1FF"/>
    <w:rsid w:val="5D5265AE"/>
    <w:rsid w:val="604E4C08"/>
    <w:rsid w:val="610EAF08"/>
    <w:rsid w:val="612D42D7"/>
    <w:rsid w:val="62B378BD"/>
    <w:rsid w:val="649F860C"/>
    <w:rsid w:val="64EA4160"/>
    <w:rsid w:val="65ABBCCE"/>
    <w:rsid w:val="65CA7000"/>
    <w:rsid w:val="6719938E"/>
    <w:rsid w:val="6A33E8A6"/>
    <w:rsid w:val="6E23A616"/>
    <w:rsid w:val="6F3F4331"/>
    <w:rsid w:val="6FBA53B2"/>
    <w:rsid w:val="74FB47F7"/>
    <w:rsid w:val="7512ED56"/>
    <w:rsid w:val="7525DAC8"/>
    <w:rsid w:val="76AEBDB7"/>
    <w:rsid w:val="79C645B0"/>
    <w:rsid w:val="7AC7325E"/>
    <w:rsid w:val="7DF39D1E"/>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CB91C9"/>
  <w15:chartTrackingRefBased/>
  <w15:docId w15:val="{A14AE0E3-0FE1-4AF5-81DB-DF82A3D5D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uiPriority="0"/>
    <w:lsdException w:name="index heading" w:semiHidden="1"/>
    <w:lsdException w:name="caption" w:semiHidden="1" w:uiPriority="0" w:unhideWhenUsed="1" w:qFormat="1"/>
    <w:lsdException w:name="table of figures" w:semiHidden="1"/>
    <w:lsdException w:name="envelope return" w:semiHidden="1"/>
    <w:lsdException w:name="annotation reference" w:semiHidden="1" w:uiPriority="0"/>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uiPriority="0"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qFormat="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8AE"/>
  </w:style>
  <w:style w:type="paragraph" w:styleId="Rubrik1">
    <w:name w:val="heading 1"/>
    <w:basedOn w:val="Rubrik"/>
    <w:next w:val="Normal"/>
    <w:link w:val="Rubrik1Char"/>
    <w:uiPriority w:val="9"/>
    <w:qFormat/>
    <w:rsid w:val="00E115CC"/>
    <w:pPr>
      <w:keepNext/>
      <w:keepLines/>
      <w:spacing w:before="400" w:after="200" w:line="240" w:lineRule="auto"/>
      <w:ind w:right="0"/>
      <w:outlineLvl w:val="0"/>
    </w:pPr>
    <w:rPr>
      <w:bCs w:val="0"/>
      <w:color w:val="auto"/>
      <w:sz w:val="36"/>
      <w:szCs w:val="28"/>
    </w:rPr>
  </w:style>
  <w:style w:type="paragraph" w:styleId="Rubrik2">
    <w:name w:val="heading 2"/>
    <w:basedOn w:val="Rubrik1"/>
    <w:next w:val="Normal"/>
    <w:link w:val="Rubrik2Char"/>
    <w:uiPriority w:val="9"/>
    <w:qFormat/>
    <w:rsid w:val="000E2576"/>
    <w:pPr>
      <w:spacing w:after="40"/>
      <w:outlineLvl w:val="1"/>
    </w:pPr>
    <w:rPr>
      <w:bCs/>
      <w:sz w:val="28"/>
    </w:rPr>
  </w:style>
  <w:style w:type="paragraph" w:styleId="Rubrik3">
    <w:name w:val="heading 3"/>
    <w:basedOn w:val="Rubrik2"/>
    <w:next w:val="Normal"/>
    <w:link w:val="Rubrik3Char"/>
    <w:uiPriority w:val="9"/>
    <w:qFormat/>
    <w:rsid w:val="00761F78"/>
    <w:pPr>
      <w:outlineLvl w:val="2"/>
    </w:pPr>
    <w:rPr>
      <w:sz w:val="20"/>
      <w:szCs w:val="24"/>
    </w:rPr>
  </w:style>
  <w:style w:type="paragraph" w:styleId="Rubrik4">
    <w:name w:val="heading 4"/>
    <w:basedOn w:val="Rubrik3"/>
    <w:next w:val="Normal"/>
    <w:link w:val="Rubrik4Char"/>
    <w:uiPriority w:val="9"/>
    <w:rsid w:val="0046254F"/>
    <w:pPr>
      <w:outlineLvl w:val="3"/>
    </w:pPr>
    <w:rPr>
      <w:iCs/>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E115CC"/>
    <w:rPr>
      <w:rFonts w:asciiTheme="majorHAnsi" w:eastAsiaTheme="majorEastAsia" w:hAnsiTheme="majorHAnsi" w:cstheme="majorBidi"/>
      <w:b/>
      <w:sz w:val="36"/>
      <w:szCs w:val="28"/>
      <w:lang w:val="en-US"/>
    </w:rPr>
  </w:style>
  <w:style w:type="character" w:customStyle="1" w:styleId="Rubrik2Char">
    <w:name w:val="Rubrik 2 Char"/>
    <w:basedOn w:val="Standardstycketeckensnitt"/>
    <w:link w:val="Rubrik2"/>
    <w:uiPriority w:val="9"/>
    <w:rsid w:val="000E2576"/>
    <w:rPr>
      <w:rFonts w:asciiTheme="majorHAnsi" w:eastAsiaTheme="majorEastAsia" w:hAnsiTheme="majorHAnsi" w:cstheme="majorBidi"/>
      <w:b/>
      <w:bCs/>
      <w:sz w:val="28"/>
      <w:szCs w:val="28"/>
      <w:lang w:val="en-US"/>
    </w:rPr>
  </w:style>
  <w:style w:type="character" w:customStyle="1" w:styleId="Rubrik3Char">
    <w:name w:val="Rubrik 3 Char"/>
    <w:basedOn w:val="Standardstycketeckensnitt"/>
    <w:link w:val="Rubrik3"/>
    <w:uiPriority w:val="9"/>
    <w:rsid w:val="00761F78"/>
    <w:rPr>
      <w:rFonts w:asciiTheme="majorHAnsi" w:eastAsiaTheme="majorEastAsia" w:hAnsiTheme="majorHAnsi" w:cstheme="majorBidi"/>
      <w:b/>
      <w:bCs/>
      <w:sz w:val="20"/>
      <w:szCs w:val="24"/>
    </w:rPr>
  </w:style>
  <w:style w:type="character" w:customStyle="1" w:styleId="Rubrik4Char">
    <w:name w:val="Rubrik 4 Char"/>
    <w:basedOn w:val="Standardstycketeckensnitt"/>
    <w:link w:val="Rubrik4"/>
    <w:uiPriority w:val="9"/>
    <w:rsid w:val="0046254F"/>
    <w:rPr>
      <w:rFonts w:asciiTheme="majorHAnsi" w:eastAsiaTheme="majorEastAsia" w:hAnsiTheme="majorHAnsi" w:cstheme="majorBidi"/>
      <w:b/>
      <w:bCs/>
      <w:iCs/>
      <w:sz w:val="20"/>
      <w:szCs w:val="24"/>
      <w:lang w:val="en-US"/>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qFormat/>
    <w:rsid w:val="005F29FB"/>
    <w:rPr>
      <w:b/>
      <w:bCs/>
      <w:sz w:val="18"/>
      <w:szCs w:val="18"/>
    </w:rPr>
  </w:style>
  <w:style w:type="paragraph" w:styleId="Rubrik">
    <w:name w:val="Title"/>
    <w:basedOn w:val="Normal"/>
    <w:next w:val="Normal"/>
    <w:link w:val="RubrikChar"/>
    <w:uiPriority w:val="34"/>
    <w:qFormat/>
    <w:rsid w:val="00E115CC"/>
    <w:pPr>
      <w:spacing w:before="360" w:after="0" w:line="204" w:lineRule="auto"/>
      <w:ind w:right="2552"/>
      <w:contextualSpacing/>
    </w:pPr>
    <w:rPr>
      <w:rFonts w:asciiTheme="majorHAnsi" w:eastAsiaTheme="majorEastAsia" w:hAnsiTheme="majorHAnsi" w:cstheme="majorBidi"/>
      <w:b/>
      <w:bCs/>
      <w:color w:val="A33662" w:themeColor="accent1"/>
      <w:sz w:val="84"/>
      <w:szCs w:val="48"/>
      <w:lang w:val="en-US"/>
    </w:rPr>
  </w:style>
  <w:style w:type="character" w:customStyle="1" w:styleId="RubrikChar">
    <w:name w:val="Rubrik Char"/>
    <w:basedOn w:val="Standardstycketeckensnitt"/>
    <w:link w:val="Rubrik"/>
    <w:uiPriority w:val="34"/>
    <w:rsid w:val="00E115CC"/>
    <w:rPr>
      <w:rFonts w:asciiTheme="majorHAnsi" w:eastAsiaTheme="majorEastAsia" w:hAnsiTheme="majorHAnsi" w:cstheme="majorBidi"/>
      <w:b/>
      <w:bCs/>
      <w:color w:val="A33662" w:themeColor="accent1"/>
      <w:sz w:val="84"/>
      <w:szCs w:val="48"/>
      <w:lang w:val="en-US"/>
    </w:rPr>
  </w:style>
  <w:style w:type="paragraph" w:styleId="Underrubrik">
    <w:name w:val="Subtitle"/>
    <w:basedOn w:val="Rubrik"/>
    <w:next w:val="Normal"/>
    <w:link w:val="UnderrubrikChar"/>
    <w:uiPriority w:val="35"/>
    <w:qFormat/>
    <w:rsid w:val="00E115CC"/>
    <w:pPr>
      <w:numPr>
        <w:ilvl w:val="1"/>
      </w:numPr>
      <w:spacing w:after="240"/>
    </w:pPr>
    <w:rPr>
      <w:rFonts w:ascii="Open Sans SemiBold" w:hAnsi="Open Sans SemiBold"/>
      <w:b w:val="0"/>
      <w:bCs w:val="0"/>
      <w:color w:val="auto"/>
      <w:sz w:val="42"/>
      <w:szCs w:val="24"/>
    </w:rPr>
  </w:style>
  <w:style w:type="character" w:customStyle="1" w:styleId="UnderrubrikChar">
    <w:name w:val="Underrubrik Char"/>
    <w:basedOn w:val="Standardstycketeckensnitt"/>
    <w:link w:val="Underrubrik"/>
    <w:uiPriority w:val="35"/>
    <w:rsid w:val="00E115CC"/>
    <w:rPr>
      <w:rFonts w:ascii="Open Sans SemiBold" w:eastAsiaTheme="majorEastAsia" w:hAnsi="Open Sans SemiBold" w:cstheme="majorBidi"/>
      <w:sz w:val="42"/>
      <w:szCs w:val="24"/>
      <w:lang w:val="en-US"/>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qFormat/>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en-US"/>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en-US"/>
    </w:rPr>
  </w:style>
  <w:style w:type="paragraph" w:styleId="Punktlista">
    <w:name w:val="List Bullet"/>
    <w:basedOn w:val="Normal"/>
    <w:qFormat/>
    <w:rsid w:val="000E2576"/>
    <w:pPr>
      <w:spacing w:after="80"/>
      <w:ind w:left="360" w:hanging="360"/>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5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basedOn w:val="Standardstycketeckensnitt"/>
    <w:uiPriority w:val="99"/>
    <w:qFormat/>
    <w:rsid w:val="00976057"/>
    <w:rPr>
      <w:color w:val="4AE0F4" w:themeColor="hyperlink"/>
      <w:u w:val="single"/>
    </w:rPr>
  </w:style>
  <w:style w:type="paragraph" w:styleId="Liststycke">
    <w:name w:val="List Paragraph"/>
    <w:basedOn w:val="Normal"/>
    <w:link w:val="ListstyckeChar"/>
    <w:uiPriority w:val="34"/>
    <w:qFormat/>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Id w:val="13"/>
      </w:numPr>
    </w:pPr>
  </w:style>
  <w:style w:type="paragraph" w:styleId="Punktlista3">
    <w:name w:val="List Bullet 3"/>
    <w:basedOn w:val="Punktlista2"/>
    <w:uiPriority w:val="24"/>
    <w:rsid w:val="000E2576"/>
    <w:pPr>
      <w:numPr>
        <w:ilvl w:val="2"/>
      </w:numPr>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sz w:val="24"/>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customStyle="1" w:styleId="ListstyckeChar">
    <w:name w:val="Liststycke Char"/>
    <w:basedOn w:val="Standardstycketeckensnitt"/>
    <w:link w:val="Liststycke"/>
    <w:uiPriority w:val="34"/>
    <w:rsid w:val="004D4E2E"/>
  </w:style>
  <w:style w:type="character" w:styleId="Kommentarsreferens">
    <w:name w:val="annotation reference"/>
    <w:basedOn w:val="Standardstycketeckensnitt"/>
    <w:rsid w:val="004D4E2E"/>
    <w:rPr>
      <w:sz w:val="16"/>
      <w:szCs w:val="16"/>
    </w:rPr>
  </w:style>
  <w:style w:type="paragraph" w:styleId="Kommentarer">
    <w:name w:val="annotation text"/>
    <w:basedOn w:val="Normal"/>
    <w:link w:val="KommentarerChar"/>
    <w:rsid w:val="004D4E2E"/>
    <w:pPr>
      <w:spacing w:before="20" w:after="100" w:line="240" w:lineRule="auto"/>
    </w:pPr>
    <w:rPr>
      <w:rFonts w:ascii="Times New Roman" w:eastAsia="Times New Roman" w:hAnsi="Times New Roman" w:cs="Times New Roman"/>
      <w:lang w:eastAsia="en-GB"/>
    </w:rPr>
  </w:style>
  <w:style w:type="character" w:customStyle="1" w:styleId="KommentarerChar">
    <w:name w:val="Kommentarer Char"/>
    <w:basedOn w:val="Standardstycketeckensnitt"/>
    <w:link w:val="Kommentarer"/>
    <w:rsid w:val="004D4E2E"/>
    <w:rPr>
      <w:rFonts w:ascii="Times New Roman" w:eastAsia="Times New Roman" w:hAnsi="Times New Roman" w:cs="Times New Roman"/>
      <w:lang w:eastAsia="en-GB"/>
    </w:rPr>
  </w:style>
  <w:style w:type="character" w:styleId="AnvndHyperlnk">
    <w:name w:val="FollowedHyperlink"/>
    <w:basedOn w:val="Standardstycketeckensnitt"/>
    <w:uiPriority w:val="98"/>
    <w:rsid w:val="00297CE9"/>
    <w:rPr>
      <w:color w:val="FFC075" w:themeColor="followedHyperlink"/>
      <w:u w:val="single"/>
    </w:rPr>
  </w:style>
  <w:style w:type="character" w:styleId="Olstomnmnande">
    <w:name w:val="Unresolved Mention"/>
    <w:basedOn w:val="Standardstycketeckensnitt"/>
    <w:uiPriority w:val="99"/>
    <w:unhideWhenUsed/>
    <w:rsid w:val="00297CE9"/>
    <w:rPr>
      <w:color w:val="605E5C"/>
      <w:shd w:val="clear" w:color="auto" w:fill="E1DFDD"/>
    </w:rPr>
  </w:style>
  <w:style w:type="paragraph" w:styleId="Brdtext">
    <w:name w:val="Body Text"/>
    <w:basedOn w:val="Normal"/>
    <w:link w:val="BrdtextChar"/>
    <w:rsid w:val="00297CE9"/>
    <w:pPr>
      <w:spacing w:before="20" w:after="100" w:line="240" w:lineRule="auto"/>
    </w:pPr>
    <w:rPr>
      <w:rFonts w:ascii="Times New Roman" w:eastAsia="Times New Roman" w:hAnsi="Times New Roman" w:cs="Times New Roman"/>
      <w:sz w:val="22"/>
      <w:szCs w:val="24"/>
      <w:lang w:eastAsia="en-GB"/>
    </w:rPr>
  </w:style>
  <w:style w:type="character" w:customStyle="1" w:styleId="BrdtextChar">
    <w:name w:val="Brödtext Char"/>
    <w:basedOn w:val="Standardstycketeckensnitt"/>
    <w:link w:val="Brdtext"/>
    <w:rsid w:val="00297CE9"/>
    <w:rPr>
      <w:rFonts w:ascii="Times New Roman" w:eastAsia="Times New Roman" w:hAnsi="Times New Roman" w:cs="Times New Roman"/>
      <w:sz w:val="22"/>
      <w:szCs w:val="24"/>
      <w:lang w:eastAsia="en-GB"/>
    </w:rPr>
  </w:style>
  <w:style w:type="character" w:customStyle="1" w:styleId="def">
    <w:name w:val="def"/>
    <w:basedOn w:val="Standardstycketeckensnitt"/>
    <w:rsid w:val="00AC71C3"/>
  </w:style>
  <w:style w:type="character" w:customStyle="1" w:styleId="deft">
    <w:name w:val="deft"/>
    <w:basedOn w:val="Standardstycketeckensnitt"/>
    <w:rsid w:val="00AC71C3"/>
  </w:style>
  <w:style w:type="paragraph" w:customStyle="1" w:styleId="Rubrik2Nr">
    <w:name w:val="Rubrik 2 Nr"/>
    <w:next w:val="Normal"/>
    <w:qFormat/>
    <w:rsid w:val="004A720A"/>
    <w:pPr>
      <w:spacing w:before="480" w:after="120" w:line="240" w:lineRule="auto"/>
      <w:outlineLvl w:val="1"/>
    </w:pPr>
    <w:rPr>
      <w:rFonts w:ascii="Arial" w:eastAsia="Times New Roman" w:hAnsi="Arial" w:cs="Arial"/>
      <w:bCs/>
      <w:iCs/>
      <w:sz w:val="28"/>
      <w:szCs w:val="28"/>
      <w:lang w:eastAsia="sv-SE"/>
    </w:rPr>
  </w:style>
  <w:style w:type="paragraph" w:customStyle="1" w:styleId="SoSTabelltext">
    <w:name w:val="SoS_Tabell text"/>
    <w:rsid w:val="00360389"/>
    <w:pPr>
      <w:spacing w:before="20" w:after="20" w:line="240" w:lineRule="auto"/>
    </w:pPr>
    <w:rPr>
      <w:rFonts w:ascii="Century Gothic" w:eastAsia="Times New Roman" w:hAnsi="Century Gothic" w:cs="Times New Roman"/>
      <w:color w:val="353636" w:themeColor="text1"/>
      <w:sz w:val="16"/>
      <w:szCs w:val="16"/>
      <w:lang w:eastAsia="sv-SE"/>
    </w:rPr>
  </w:style>
  <w:style w:type="paragraph" w:customStyle="1" w:styleId="Rubrik3Nr">
    <w:name w:val="Rubrik 3 Nr"/>
    <w:basedOn w:val="Rubrik3"/>
    <w:next w:val="Normal"/>
    <w:qFormat/>
    <w:rsid w:val="0036320D"/>
    <w:pPr>
      <w:keepLines w:val="0"/>
      <w:tabs>
        <w:tab w:val="num" w:pos="794"/>
      </w:tabs>
      <w:spacing w:after="0"/>
      <w:ind w:left="794" w:hanging="794"/>
      <w:contextualSpacing w:val="0"/>
    </w:pPr>
    <w:rPr>
      <w:rFonts w:ascii="Arial" w:eastAsia="Times New Roman" w:hAnsi="Arial" w:cs="Arial"/>
      <w:bCs w:val="0"/>
      <w:iCs/>
      <w:sz w:val="22"/>
      <w:szCs w:val="26"/>
      <w:lang w:val="sv-SE" w:eastAsia="sv-SE"/>
    </w:rPr>
  </w:style>
  <w:style w:type="paragraph" w:customStyle="1" w:styleId="Rubrik1Nr">
    <w:name w:val="Rubrik 1 Nr"/>
    <w:next w:val="Normal"/>
    <w:qFormat/>
    <w:rsid w:val="007305B4"/>
    <w:pPr>
      <w:tabs>
        <w:tab w:val="num" w:pos="454"/>
      </w:tabs>
      <w:spacing w:before="600" w:line="240" w:lineRule="auto"/>
      <w:ind w:left="454" w:hanging="454"/>
      <w:outlineLvl w:val="0"/>
    </w:pPr>
    <w:rPr>
      <w:rFonts w:ascii="Arial" w:eastAsia="Times New Roman" w:hAnsi="Arial" w:cs="Arial"/>
      <w:bCs/>
      <w:kern w:val="32"/>
      <w:sz w:val="36"/>
      <w:szCs w:val="32"/>
      <w:lang w:eastAsia="sv-SE"/>
    </w:rPr>
  </w:style>
  <w:style w:type="character" w:customStyle="1" w:styleId="SoSNumreradlistaChar">
    <w:name w:val="SoS_Numrerad lista Char"/>
    <w:basedOn w:val="Standardstycketeckensnitt"/>
    <w:link w:val="SoSNumreradlista"/>
    <w:locked/>
    <w:rsid w:val="007305B4"/>
    <w:rPr>
      <w:color w:val="353636" w:themeColor="text1"/>
      <w:sz w:val="23"/>
    </w:rPr>
  </w:style>
  <w:style w:type="paragraph" w:customStyle="1" w:styleId="SoSNumreradlista">
    <w:name w:val="SoS_Numrerad lista"/>
    <w:basedOn w:val="Normal"/>
    <w:link w:val="SoSNumreradlistaChar"/>
    <w:rsid w:val="007305B4"/>
    <w:pPr>
      <w:numPr>
        <w:numId w:val="24"/>
      </w:numPr>
      <w:spacing w:before="160" w:line="276" w:lineRule="atLeast"/>
      <w:contextualSpacing/>
    </w:pPr>
    <w:rPr>
      <w:color w:val="353636" w:themeColor="text1"/>
      <w:sz w:val="23"/>
    </w:rPr>
  </w:style>
  <w:style w:type="paragraph" w:styleId="Kommentarsmne">
    <w:name w:val="annotation subject"/>
    <w:basedOn w:val="Kommentarer"/>
    <w:next w:val="Kommentarer"/>
    <w:link w:val="KommentarsmneChar"/>
    <w:uiPriority w:val="99"/>
    <w:semiHidden/>
    <w:rsid w:val="00E02B93"/>
    <w:pPr>
      <w:spacing w:before="0" w:after="160"/>
    </w:pPr>
    <w:rPr>
      <w:rFonts w:asciiTheme="minorHAnsi" w:eastAsiaTheme="minorEastAsia" w:hAnsiTheme="minorHAnsi" w:cstheme="minorBidi"/>
      <w:b/>
      <w:bCs/>
      <w:lang w:eastAsia="zh-CN"/>
    </w:rPr>
  </w:style>
  <w:style w:type="character" w:customStyle="1" w:styleId="KommentarsmneChar">
    <w:name w:val="Kommentarsämne Char"/>
    <w:basedOn w:val="KommentarerChar"/>
    <w:link w:val="Kommentarsmne"/>
    <w:uiPriority w:val="99"/>
    <w:semiHidden/>
    <w:rsid w:val="00E02B93"/>
    <w:rPr>
      <w:rFonts w:ascii="Times New Roman" w:eastAsia="Times New Roman" w:hAnsi="Times New Roman" w:cs="Times New Roman"/>
      <w:b/>
      <w:bCs/>
      <w:lang w:eastAsia="en-GB"/>
    </w:rPr>
  </w:style>
  <w:style w:type="paragraph" w:styleId="Revision">
    <w:name w:val="Revision"/>
    <w:hidden/>
    <w:uiPriority w:val="99"/>
    <w:semiHidden/>
    <w:rsid w:val="00D44C44"/>
    <w:pPr>
      <w:spacing w:after="0" w:line="240" w:lineRule="auto"/>
    </w:pPr>
  </w:style>
  <w:style w:type="character" w:styleId="Nmn">
    <w:name w:val="Mention"/>
    <w:basedOn w:val="Standardstycketeckensnitt"/>
    <w:uiPriority w:val="99"/>
    <w:unhideWhenUsed/>
    <w:rsid w:val="00DB1165"/>
    <w:rPr>
      <w:color w:val="2B579A"/>
      <w:shd w:val="clear" w:color="auto" w:fill="E1DFDD"/>
    </w:rPr>
  </w:style>
  <w:style w:type="character" w:customStyle="1" w:styleId="ui-provider">
    <w:name w:val="ui-provider"/>
    <w:basedOn w:val="Standardstycketeckensnitt"/>
    <w:rsid w:val="004527DB"/>
  </w:style>
  <w:style w:type="table" w:customStyle="1" w:styleId="Tabellrutnt1">
    <w:name w:val="Tabellrutnät1"/>
    <w:basedOn w:val="Normaltabell"/>
    <w:next w:val="Tabellrutnt"/>
    <w:uiPriority w:val="59"/>
    <w:rsid w:val="00290074"/>
    <w:pPr>
      <w:spacing w:after="0" w:line="240" w:lineRule="auto"/>
    </w:pPr>
    <w:rPr>
      <w:rFonts w:eastAsia="SimSun"/>
    </w:rPr>
    <w:tblPr>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Pr>
  </w:style>
  <w:style w:type="paragraph" w:styleId="Normalwebb">
    <w:name w:val="Normal (Web)"/>
    <w:basedOn w:val="Normal"/>
    <w:uiPriority w:val="99"/>
    <w:semiHidden/>
    <w:rsid w:val="005C650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11630">
      <w:bodyDiv w:val="1"/>
      <w:marLeft w:val="0"/>
      <w:marRight w:val="0"/>
      <w:marTop w:val="0"/>
      <w:marBottom w:val="0"/>
      <w:divBdr>
        <w:top w:val="none" w:sz="0" w:space="0" w:color="auto"/>
        <w:left w:val="none" w:sz="0" w:space="0" w:color="auto"/>
        <w:bottom w:val="none" w:sz="0" w:space="0" w:color="auto"/>
        <w:right w:val="none" w:sz="0" w:space="0" w:color="auto"/>
      </w:divBdr>
    </w:div>
    <w:div w:id="78908268">
      <w:bodyDiv w:val="1"/>
      <w:marLeft w:val="0"/>
      <w:marRight w:val="0"/>
      <w:marTop w:val="0"/>
      <w:marBottom w:val="0"/>
      <w:divBdr>
        <w:top w:val="none" w:sz="0" w:space="0" w:color="auto"/>
        <w:left w:val="none" w:sz="0" w:space="0" w:color="auto"/>
        <w:bottom w:val="none" w:sz="0" w:space="0" w:color="auto"/>
        <w:right w:val="none" w:sz="0" w:space="0" w:color="auto"/>
      </w:divBdr>
    </w:div>
    <w:div w:id="99574201">
      <w:bodyDiv w:val="1"/>
      <w:marLeft w:val="0"/>
      <w:marRight w:val="0"/>
      <w:marTop w:val="0"/>
      <w:marBottom w:val="0"/>
      <w:divBdr>
        <w:top w:val="none" w:sz="0" w:space="0" w:color="auto"/>
        <w:left w:val="none" w:sz="0" w:space="0" w:color="auto"/>
        <w:bottom w:val="none" w:sz="0" w:space="0" w:color="auto"/>
        <w:right w:val="none" w:sz="0" w:space="0" w:color="auto"/>
      </w:divBdr>
    </w:div>
    <w:div w:id="106244596">
      <w:bodyDiv w:val="1"/>
      <w:marLeft w:val="0"/>
      <w:marRight w:val="0"/>
      <w:marTop w:val="0"/>
      <w:marBottom w:val="0"/>
      <w:divBdr>
        <w:top w:val="none" w:sz="0" w:space="0" w:color="auto"/>
        <w:left w:val="none" w:sz="0" w:space="0" w:color="auto"/>
        <w:bottom w:val="none" w:sz="0" w:space="0" w:color="auto"/>
        <w:right w:val="none" w:sz="0" w:space="0" w:color="auto"/>
      </w:divBdr>
    </w:div>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02644950">
      <w:bodyDiv w:val="1"/>
      <w:marLeft w:val="0"/>
      <w:marRight w:val="0"/>
      <w:marTop w:val="0"/>
      <w:marBottom w:val="0"/>
      <w:divBdr>
        <w:top w:val="none" w:sz="0" w:space="0" w:color="auto"/>
        <w:left w:val="none" w:sz="0" w:space="0" w:color="auto"/>
        <w:bottom w:val="none" w:sz="0" w:space="0" w:color="auto"/>
        <w:right w:val="none" w:sz="0" w:space="0" w:color="auto"/>
      </w:divBdr>
      <w:divsChild>
        <w:div w:id="1947424763">
          <w:marLeft w:val="0"/>
          <w:marRight w:val="0"/>
          <w:marTop w:val="0"/>
          <w:marBottom w:val="0"/>
          <w:divBdr>
            <w:top w:val="none" w:sz="0" w:space="0" w:color="auto"/>
            <w:left w:val="none" w:sz="0" w:space="0" w:color="auto"/>
            <w:bottom w:val="none" w:sz="0" w:space="0" w:color="auto"/>
            <w:right w:val="none" w:sz="0" w:space="0" w:color="auto"/>
          </w:divBdr>
          <w:divsChild>
            <w:div w:id="1356730475">
              <w:marLeft w:val="0"/>
              <w:marRight w:val="0"/>
              <w:marTop w:val="0"/>
              <w:marBottom w:val="0"/>
              <w:divBdr>
                <w:top w:val="none" w:sz="0" w:space="0" w:color="auto"/>
                <w:left w:val="none" w:sz="0" w:space="0" w:color="auto"/>
                <w:bottom w:val="none" w:sz="0" w:space="0" w:color="auto"/>
                <w:right w:val="none" w:sz="0" w:space="0" w:color="auto"/>
              </w:divBdr>
              <w:divsChild>
                <w:div w:id="162511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01136">
          <w:marLeft w:val="0"/>
          <w:marRight w:val="0"/>
          <w:marTop w:val="0"/>
          <w:marBottom w:val="0"/>
          <w:divBdr>
            <w:top w:val="none" w:sz="0" w:space="0" w:color="auto"/>
            <w:left w:val="none" w:sz="0" w:space="0" w:color="auto"/>
            <w:bottom w:val="none" w:sz="0" w:space="0" w:color="auto"/>
            <w:right w:val="none" w:sz="0" w:space="0" w:color="auto"/>
          </w:divBdr>
          <w:divsChild>
            <w:div w:id="995688751">
              <w:marLeft w:val="0"/>
              <w:marRight w:val="0"/>
              <w:marTop w:val="0"/>
              <w:marBottom w:val="0"/>
              <w:divBdr>
                <w:top w:val="none" w:sz="0" w:space="0" w:color="auto"/>
                <w:left w:val="none" w:sz="0" w:space="0" w:color="auto"/>
                <w:bottom w:val="none" w:sz="0" w:space="0" w:color="auto"/>
                <w:right w:val="none" w:sz="0" w:space="0" w:color="auto"/>
              </w:divBdr>
              <w:divsChild>
                <w:div w:id="142430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979281">
      <w:bodyDiv w:val="1"/>
      <w:marLeft w:val="0"/>
      <w:marRight w:val="0"/>
      <w:marTop w:val="0"/>
      <w:marBottom w:val="0"/>
      <w:divBdr>
        <w:top w:val="none" w:sz="0" w:space="0" w:color="auto"/>
        <w:left w:val="none" w:sz="0" w:space="0" w:color="auto"/>
        <w:bottom w:val="none" w:sz="0" w:space="0" w:color="auto"/>
        <w:right w:val="none" w:sz="0" w:space="0" w:color="auto"/>
      </w:divBdr>
    </w:div>
    <w:div w:id="493763430">
      <w:bodyDiv w:val="1"/>
      <w:marLeft w:val="0"/>
      <w:marRight w:val="0"/>
      <w:marTop w:val="0"/>
      <w:marBottom w:val="0"/>
      <w:divBdr>
        <w:top w:val="none" w:sz="0" w:space="0" w:color="auto"/>
        <w:left w:val="none" w:sz="0" w:space="0" w:color="auto"/>
        <w:bottom w:val="none" w:sz="0" w:space="0" w:color="auto"/>
        <w:right w:val="none" w:sz="0" w:space="0" w:color="auto"/>
      </w:divBdr>
    </w:div>
    <w:div w:id="580867637">
      <w:bodyDiv w:val="1"/>
      <w:marLeft w:val="0"/>
      <w:marRight w:val="0"/>
      <w:marTop w:val="0"/>
      <w:marBottom w:val="0"/>
      <w:divBdr>
        <w:top w:val="none" w:sz="0" w:space="0" w:color="auto"/>
        <w:left w:val="none" w:sz="0" w:space="0" w:color="auto"/>
        <w:bottom w:val="none" w:sz="0" w:space="0" w:color="auto"/>
        <w:right w:val="none" w:sz="0" w:space="0" w:color="auto"/>
      </w:divBdr>
    </w:div>
    <w:div w:id="614749287">
      <w:bodyDiv w:val="1"/>
      <w:marLeft w:val="0"/>
      <w:marRight w:val="0"/>
      <w:marTop w:val="0"/>
      <w:marBottom w:val="0"/>
      <w:divBdr>
        <w:top w:val="none" w:sz="0" w:space="0" w:color="auto"/>
        <w:left w:val="none" w:sz="0" w:space="0" w:color="auto"/>
        <w:bottom w:val="none" w:sz="0" w:space="0" w:color="auto"/>
        <w:right w:val="none" w:sz="0" w:space="0" w:color="auto"/>
      </w:divBdr>
    </w:div>
    <w:div w:id="628362974">
      <w:bodyDiv w:val="1"/>
      <w:marLeft w:val="0"/>
      <w:marRight w:val="0"/>
      <w:marTop w:val="0"/>
      <w:marBottom w:val="0"/>
      <w:divBdr>
        <w:top w:val="none" w:sz="0" w:space="0" w:color="auto"/>
        <w:left w:val="none" w:sz="0" w:space="0" w:color="auto"/>
        <w:bottom w:val="none" w:sz="0" w:space="0" w:color="auto"/>
        <w:right w:val="none" w:sz="0" w:space="0" w:color="auto"/>
      </w:divBdr>
    </w:div>
    <w:div w:id="665941364">
      <w:bodyDiv w:val="1"/>
      <w:marLeft w:val="0"/>
      <w:marRight w:val="0"/>
      <w:marTop w:val="0"/>
      <w:marBottom w:val="0"/>
      <w:divBdr>
        <w:top w:val="none" w:sz="0" w:space="0" w:color="auto"/>
        <w:left w:val="none" w:sz="0" w:space="0" w:color="auto"/>
        <w:bottom w:val="none" w:sz="0" w:space="0" w:color="auto"/>
        <w:right w:val="none" w:sz="0" w:space="0" w:color="auto"/>
      </w:divBdr>
    </w:div>
    <w:div w:id="802191922">
      <w:bodyDiv w:val="1"/>
      <w:marLeft w:val="0"/>
      <w:marRight w:val="0"/>
      <w:marTop w:val="0"/>
      <w:marBottom w:val="0"/>
      <w:divBdr>
        <w:top w:val="none" w:sz="0" w:space="0" w:color="auto"/>
        <w:left w:val="none" w:sz="0" w:space="0" w:color="auto"/>
        <w:bottom w:val="none" w:sz="0" w:space="0" w:color="auto"/>
        <w:right w:val="none" w:sz="0" w:space="0" w:color="auto"/>
      </w:divBdr>
    </w:div>
    <w:div w:id="828011738">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 w:id="866866013">
      <w:bodyDiv w:val="1"/>
      <w:marLeft w:val="0"/>
      <w:marRight w:val="0"/>
      <w:marTop w:val="0"/>
      <w:marBottom w:val="0"/>
      <w:divBdr>
        <w:top w:val="none" w:sz="0" w:space="0" w:color="auto"/>
        <w:left w:val="none" w:sz="0" w:space="0" w:color="auto"/>
        <w:bottom w:val="none" w:sz="0" w:space="0" w:color="auto"/>
        <w:right w:val="none" w:sz="0" w:space="0" w:color="auto"/>
      </w:divBdr>
    </w:div>
    <w:div w:id="932055577">
      <w:bodyDiv w:val="1"/>
      <w:marLeft w:val="0"/>
      <w:marRight w:val="0"/>
      <w:marTop w:val="0"/>
      <w:marBottom w:val="0"/>
      <w:divBdr>
        <w:top w:val="none" w:sz="0" w:space="0" w:color="auto"/>
        <w:left w:val="none" w:sz="0" w:space="0" w:color="auto"/>
        <w:bottom w:val="none" w:sz="0" w:space="0" w:color="auto"/>
        <w:right w:val="none" w:sz="0" w:space="0" w:color="auto"/>
      </w:divBdr>
    </w:div>
    <w:div w:id="938606699">
      <w:bodyDiv w:val="1"/>
      <w:marLeft w:val="0"/>
      <w:marRight w:val="0"/>
      <w:marTop w:val="0"/>
      <w:marBottom w:val="0"/>
      <w:divBdr>
        <w:top w:val="none" w:sz="0" w:space="0" w:color="auto"/>
        <w:left w:val="none" w:sz="0" w:space="0" w:color="auto"/>
        <w:bottom w:val="none" w:sz="0" w:space="0" w:color="auto"/>
        <w:right w:val="none" w:sz="0" w:space="0" w:color="auto"/>
      </w:divBdr>
    </w:div>
    <w:div w:id="993951060">
      <w:bodyDiv w:val="1"/>
      <w:marLeft w:val="0"/>
      <w:marRight w:val="0"/>
      <w:marTop w:val="0"/>
      <w:marBottom w:val="0"/>
      <w:divBdr>
        <w:top w:val="none" w:sz="0" w:space="0" w:color="auto"/>
        <w:left w:val="none" w:sz="0" w:space="0" w:color="auto"/>
        <w:bottom w:val="none" w:sz="0" w:space="0" w:color="auto"/>
        <w:right w:val="none" w:sz="0" w:space="0" w:color="auto"/>
      </w:divBdr>
    </w:div>
    <w:div w:id="1073087908">
      <w:bodyDiv w:val="1"/>
      <w:marLeft w:val="0"/>
      <w:marRight w:val="0"/>
      <w:marTop w:val="0"/>
      <w:marBottom w:val="0"/>
      <w:divBdr>
        <w:top w:val="none" w:sz="0" w:space="0" w:color="auto"/>
        <w:left w:val="none" w:sz="0" w:space="0" w:color="auto"/>
        <w:bottom w:val="none" w:sz="0" w:space="0" w:color="auto"/>
        <w:right w:val="none" w:sz="0" w:space="0" w:color="auto"/>
      </w:divBdr>
    </w:div>
    <w:div w:id="1108089574">
      <w:bodyDiv w:val="1"/>
      <w:marLeft w:val="0"/>
      <w:marRight w:val="0"/>
      <w:marTop w:val="0"/>
      <w:marBottom w:val="0"/>
      <w:divBdr>
        <w:top w:val="none" w:sz="0" w:space="0" w:color="auto"/>
        <w:left w:val="none" w:sz="0" w:space="0" w:color="auto"/>
        <w:bottom w:val="none" w:sz="0" w:space="0" w:color="auto"/>
        <w:right w:val="none" w:sz="0" w:space="0" w:color="auto"/>
      </w:divBdr>
    </w:div>
    <w:div w:id="1282149809">
      <w:bodyDiv w:val="1"/>
      <w:marLeft w:val="0"/>
      <w:marRight w:val="0"/>
      <w:marTop w:val="0"/>
      <w:marBottom w:val="0"/>
      <w:divBdr>
        <w:top w:val="none" w:sz="0" w:space="0" w:color="auto"/>
        <w:left w:val="none" w:sz="0" w:space="0" w:color="auto"/>
        <w:bottom w:val="none" w:sz="0" w:space="0" w:color="auto"/>
        <w:right w:val="none" w:sz="0" w:space="0" w:color="auto"/>
      </w:divBdr>
    </w:div>
    <w:div w:id="1357998276">
      <w:bodyDiv w:val="1"/>
      <w:marLeft w:val="0"/>
      <w:marRight w:val="0"/>
      <w:marTop w:val="0"/>
      <w:marBottom w:val="0"/>
      <w:divBdr>
        <w:top w:val="none" w:sz="0" w:space="0" w:color="auto"/>
        <w:left w:val="none" w:sz="0" w:space="0" w:color="auto"/>
        <w:bottom w:val="none" w:sz="0" w:space="0" w:color="auto"/>
        <w:right w:val="none" w:sz="0" w:space="0" w:color="auto"/>
      </w:divBdr>
    </w:div>
    <w:div w:id="1485006431">
      <w:bodyDiv w:val="1"/>
      <w:marLeft w:val="0"/>
      <w:marRight w:val="0"/>
      <w:marTop w:val="0"/>
      <w:marBottom w:val="0"/>
      <w:divBdr>
        <w:top w:val="none" w:sz="0" w:space="0" w:color="auto"/>
        <w:left w:val="none" w:sz="0" w:space="0" w:color="auto"/>
        <w:bottom w:val="none" w:sz="0" w:space="0" w:color="auto"/>
        <w:right w:val="none" w:sz="0" w:space="0" w:color="auto"/>
      </w:divBdr>
    </w:div>
    <w:div w:id="1495224402">
      <w:bodyDiv w:val="1"/>
      <w:marLeft w:val="0"/>
      <w:marRight w:val="0"/>
      <w:marTop w:val="0"/>
      <w:marBottom w:val="0"/>
      <w:divBdr>
        <w:top w:val="none" w:sz="0" w:space="0" w:color="auto"/>
        <w:left w:val="none" w:sz="0" w:space="0" w:color="auto"/>
        <w:bottom w:val="none" w:sz="0" w:space="0" w:color="auto"/>
        <w:right w:val="none" w:sz="0" w:space="0" w:color="auto"/>
      </w:divBdr>
    </w:div>
    <w:div w:id="1649747109">
      <w:bodyDiv w:val="1"/>
      <w:marLeft w:val="0"/>
      <w:marRight w:val="0"/>
      <w:marTop w:val="0"/>
      <w:marBottom w:val="0"/>
      <w:divBdr>
        <w:top w:val="none" w:sz="0" w:space="0" w:color="auto"/>
        <w:left w:val="none" w:sz="0" w:space="0" w:color="auto"/>
        <w:bottom w:val="none" w:sz="0" w:space="0" w:color="auto"/>
        <w:right w:val="none" w:sz="0" w:space="0" w:color="auto"/>
      </w:divBdr>
    </w:div>
    <w:div w:id="1660887892">
      <w:bodyDiv w:val="1"/>
      <w:marLeft w:val="0"/>
      <w:marRight w:val="0"/>
      <w:marTop w:val="0"/>
      <w:marBottom w:val="0"/>
      <w:divBdr>
        <w:top w:val="none" w:sz="0" w:space="0" w:color="auto"/>
        <w:left w:val="none" w:sz="0" w:space="0" w:color="auto"/>
        <w:bottom w:val="none" w:sz="0" w:space="0" w:color="auto"/>
        <w:right w:val="none" w:sz="0" w:space="0" w:color="auto"/>
      </w:divBdr>
      <w:divsChild>
        <w:div w:id="1470974498">
          <w:marLeft w:val="0"/>
          <w:marRight w:val="0"/>
          <w:marTop w:val="0"/>
          <w:marBottom w:val="0"/>
          <w:divBdr>
            <w:top w:val="none" w:sz="0" w:space="0" w:color="auto"/>
            <w:left w:val="none" w:sz="0" w:space="0" w:color="auto"/>
            <w:bottom w:val="none" w:sz="0" w:space="0" w:color="auto"/>
            <w:right w:val="none" w:sz="0" w:space="0" w:color="auto"/>
          </w:divBdr>
          <w:divsChild>
            <w:div w:id="2136672362">
              <w:marLeft w:val="0"/>
              <w:marRight w:val="0"/>
              <w:marTop w:val="0"/>
              <w:marBottom w:val="0"/>
              <w:divBdr>
                <w:top w:val="none" w:sz="0" w:space="0" w:color="auto"/>
                <w:left w:val="none" w:sz="0" w:space="0" w:color="auto"/>
                <w:bottom w:val="none" w:sz="0" w:space="0" w:color="auto"/>
                <w:right w:val="none" w:sz="0" w:space="0" w:color="auto"/>
              </w:divBdr>
              <w:divsChild>
                <w:div w:id="87084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570183">
          <w:marLeft w:val="0"/>
          <w:marRight w:val="0"/>
          <w:marTop w:val="0"/>
          <w:marBottom w:val="0"/>
          <w:divBdr>
            <w:top w:val="none" w:sz="0" w:space="0" w:color="auto"/>
            <w:left w:val="none" w:sz="0" w:space="0" w:color="auto"/>
            <w:bottom w:val="none" w:sz="0" w:space="0" w:color="auto"/>
            <w:right w:val="none" w:sz="0" w:space="0" w:color="auto"/>
          </w:divBdr>
          <w:divsChild>
            <w:div w:id="1980039743">
              <w:marLeft w:val="0"/>
              <w:marRight w:val="0"/>
              <w:marTop w:val="0"/>
              <w:marBottom w:val="0"/>
              <w:divBdr>
                <w:top w:val="none" w:sz="0" w:space="0" w:color="auto"/>
                <w:left w:val="none" w:sz="0" w:space="0" w:color="auto"/>
                <w:bottom w:val="none" w:sz="0" w:space="0" w:color="auto"/>
                <w:right w:val="none" w:sz="0" w:space="0" w:color="auto"/>
              </w:divBdr>
              <w:divsChild>
                <w:div w:id="54245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427305">
      <w:bodyDiv w:val="1"/>
      <w:marLeft w:val="0"/>
      <w:marRight w:val="0"/>
      <w:marTop w:val="0"/>
      <w:marBottom w:val="0"/>
      <w:divBdr>
        <w:top w:val="none" w:sz="0" w:space="0" w:color="auto"/>
        <w:left w:val="none" w:sz="0" w:space="0" w:color="auto"/>
        <w:bottom w:val="none" w:sz="0" w:space="0" w:color="auto"/>
        <w:right w:val="none" w:sz="0" w:space="0" w:color="auto"/>
      </w:divBdr>
    </w:div>
    <w:div w:id="1831288366">
      <w:bodyDiv w:val="1"/>
      <w:marLeft w:val="0"/>
      <w:marRight w:val="0"/>
      <w:marTop w:val="0"/>
      <w:marBottom w:val="0"/>
      <w:divBdr>
        <w:top w:val="none" w:sz="0" w:space="0" w:color="auto"/>
        <w:left w:val="none" w:sz="0" w:space="0" w:color="auto"/>
        <w:bottom w:val="none" w:sz="0" w:space="0" w:color="auto"/>
        <w:right w:val="none" w:sz="0" w:space="0" w:color="auto"/>
      </w:divBdr>
    </w:div>
    <w:div w:id="1833830288">
      <w:bodyDiv w:val="1"/>
      <w:marLeft w:val="0"/>
      <w:marRight w:val="0"/>
      <w:marTop w:val="0"/>
      <w:marBottom w:val="0"/>
      <w:divBdr>
        <w:top w:val="none" w:sz="0" w:space="0" w:color="auto"/>
        <w:left w:val="none" w:sz="0" w:space="0" w:color="auto"/>
        <w:bottom w:val="none" w:sz="0" w:space="0" w:color="auto"/>
        <w:right w:val="none" w:sz="0" w:space="0" w:color="auto"/>
      </w:divBdr>
    </w:div>
    <w:div w:id="1911307116">
      <w:bodyDiv w:val="1"/>
      <w:marLeft w:val="0"/>
      <w:marRight w:val="0"/>
      <w:marTop w:val="0"/>
      <w:marBottom w:val="0"/>
      <w:divBdr>
        <w:top w:val="none" w:sz="0" w:space="0" w:color="auto"/>
        <w:left w:val="none" w:sz="0" w:space="0" w:color="auto"/>
        <w:bottom w:val="none" w:sz="0" w:space="0" w:color="auto"/>
        <w:right w:val="none" w:sz="0" w:space="0" w:color="auto"/>
      </w:divBdr>
    </w:div>
    <w:div w:id="1928268505">
      <w:bodyDiv w:val="1"/>
      <w:marLeft w:val="0"/>
      <w:marRight w:val="0"/>
      <w:marTop w:val="0"/>
      <w:marBottom w:val="0"/>
      <w:divBdr>
        <w:top w:val="none" w:sz="0" w:space="0" w:color="auto"/>
        <w:left w:val="none" w:sz="0" w:space="0" w:color="auto"/>
        <w:bottom w:val="none" w:sz="0" w:space="0" w:color="auto"/>
        <w:right w:val="none" w:sz="0" w:space="0" w:color="auto"/>
      </w:divBdr>
    </w:div>
    <w:div w:id="1982343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svg"/><Relationship Id="rId18" Type="http://schemas.microsoft.com/office/2018/08/relationships/commentsExtensible" Target="commentsExtensible.xml"/><Relationship Id="rId26" Type="http://schemas.openxmlformats.org/officeDocument/2006/relationships/image" Target="media/image11.jpeg"/><Relationship Id="rId21" Type="http://schemas.openxmlformats.org/officeDocument/2006/relationships/image" Target="media/image6.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microsoft.com/office/2016/09/relationships/commentsIds" Target="commentsIds.xml"/><Relationship Id="rId25" Type="http://schemas.openxmlformats.org/officeDocument/2006/relationships/image" Target="media/image10.jpeg"/><Relationship Id="rId33" Type="http://schemas.openxmlformats.org/officeDocument/2006/relationships/image" Target="media/image17.jpg"/><Relationship Id="rId38" Type="http://schemas.microsoft.com/office/2020/10/relationships/intelligence" Target="intelligence2.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image" Target="media/image5.jpe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image" Target="media/image8.png"/><Relationship Id="rId28" Type="http://schemas.openxmlformats.org/officeDocument/2006/relationships/footer" Target="footer1.xml"/><Relationship Id="rId36"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image" Target="media/image1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cuments/ARK_0023" TargetMode="External"/><Relationship Id="rId22" Type="http://schemas.openxmlformats.org/officeDocument/2006/relationships/image" Target="media/image7.png"/><Relationship Id="rId27" Type="http://schemas.openxmlformats.org/officeDocument/2006/relationships/header" Target="header1.xml"/><Relationship Id="rId30" Type="http://schemas.openxmlformats.org/officeDocument/2006/relationships/image" Target="media/image14.png"/><Relationship Id="rId35" Type="http://schemas.microsoft.com/office/2011/relationships/people" Target="people.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13.svg"/><Relationship Id="rId1"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vrtobl\OneDrive%20-%20Inera%20AB\Administrativt\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5C0C2A931474DF3B11D1E4DD9255BE4"/>
        <w:category>
          <w:name w:val="Allmänt"/>
          <w:gallery w:val="placeholder"/>
        </w:category>
        <w:types>
          <w:type w:val="bbPlcHdr"/>
        </w:types>
        <w:behaviors>
          <w:behavior w:val="content"/>
        </w:behaviors>
        <w:guid w:val="{5904822A-E4AF-4CFD-87FB-5839DC6A8C0F}"/>
      </w:docPartPr>
      <w:docPartBody>
        <w:p w:rsidR="00D47AD7" w:rsidRDefault="00D47AD7">
          <w:pPr>
            <w:pStyle w:val="C5C0C2A931474DF3B11D1E4DD9255BE4"/>
          </w:pPr>
          <w:r w:rsidRPr="0066768F">
            <w:rPr>
              <w:rStyle w:val="Platshllartext"/>
            </w:rPr>
            <w:t>Rubrik</w:t>
          </w:r>
        </w:p>
      </w:docPartBody>
    </w:docPart>
    <w:docPart>
      <w:docPartPr>
        <w:name w:val="39DF7ADE8A324C99A70E4C93B9C6265A"/>
        <w:category>
          <w:name w:val="Allmänt"/>
          <w:gallery w:val="placeholder"/>
        </w:category>
        <w:types>
          <w:type w:val="bbPlcHdr"/>
        </w:types>
        <w:behaviors>
          <w:behavior w:val="content"/>
        </w:behaviors>
        <w:guid w:val="{15CE56F7-4E60-4644-834A-90D55F2E8DB4}"/>
      </w:docPartPr>
      <w:docPartBody>
        <w:p w:rsidR="00D47AD7" w:rsidRDefault="00D47AD7">
          <w:pPr>
            <w:pStyle w:val="39DF7ADE8A324C99A70E4C93B9C6265A"/>
          </w:pPr>
          <w:r w:rsidRPr="0066768F">
            <w:rPr>
              <w:rStyle w:val="Platshllartext"/>
            </w:rPr>
            <w:t>Underrubrik</w:t>
          </w:r>
        </w:p>
      </w:docPartBody>
    </w:docPart>
    <w:docPart>
      <w:docPartPr>
        <w:name w:val="0A064A9D10924B76A37077AEA1BA4558"/>
        <w:category>
          <w:name w:val="Allmänt"/>
          <w:gallery w:val="placeholder"/>
        </w:category>
        <w:types>
          <w:type w:val="bbPlcHdr"/>
        </w:types>
        <w:behaviors>
          <w:behavior w:val="content"/>
        </w:behaviors>
        <w:guid w:val="{DBED9A1A-474A-4508-948D-8AF40F57FE28}"/>
      </w:docPartPr>
      <w:docPartBody>
        <w:p w:rsidR="00BA1A17" w:rsidRDefault="008879E8">
          <w:r w:rsidRPr="00BD7A72">
            <w:rPr>
              <w:rStyle w:val="Platshllartext"/>
            </w:rPr>
            <w:t>[Författare]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AD7"/>
    <w:rsid w:val="00080417"/>
    <w:rsid w:val="0009430F"/>
    <w:rsid w:val="000D29CD"/>
    <w:rsid w:val="00132555"/>
    <w:rsid w:val="001424E2"/>
    <w:rsid w:val="00182680"/>
    <w:rsid w:val="001C7850"/>
    <w:rsid w:val="0021252F"/>
    <w:rsid w:val="002E57DF"/>
    <w:rsid w:val="0030679C"/>
    <w:rsid w:val="00381AB2"/>
    <w:rsid w:val="00395FB2"/>
    <w:rsid w:val="003A3557"/>
    <w:rsid w:val="003B043A"/>
    <w:rsid w:val="00424C3F"/>
    <w:rsid w:val="004C6262"/>
    <w:rsid w:val="004C6907"/>
    <w:rsid w:val="004D7A40"/>
    <w:rsid w:val="004E1616"/>
    <w:rsid w:val="004E7535"/>
    <w:rsid w:val="004F1A64"/>
    <w:rsid w:val="00501C20"/>
    <w:rsid w:val="005969CA"/>
    <w:rsid w:val="005C438D"/>
    <w:rsid w:val="005C736F"/>
    <w:rsid w:val="005D5763"/>
    <w:rsid w:val="00605E5D"/>
    <w:rsid w:val="00635AFA"/>
    <w:rsid w:val="00654467"/>
    <w:rsid w:val="006C3799"/>
    <w:rsid w:val="006C43DD"/>
    <w:rsid w:val="007106F3"/>
    <w:rsid w:val="007A169B"/>
    <w:rsid w:val="007D7197"/>
    <w:rsid w:val="00831219"/>
    <w:rsid w:val="00841529"/>
    <w:rsid w:val="008879E8"/>
    <w:rsid w:val="008B4673"/>
    <w:rsid w:val="00987161"/>
    <w:rsid w:val="009B7C55"/>
    <w:rsid w:val="009E2CFB"/>
    <w:rsid w:val="00A11AAF"/>
    <w:rsid w:val="00A52986"/>
    <w:rsid w:val="00A93229"/>
    <w:rsid w:val="00B41D3F"/>
    <w:rsid w:val="00BA1A17"/>
    <w:rsid w:val="00C62595"/>
    <w:rsid w:val="00CB3B70"/>
    <w:rsid w:val="00D15F90"/>
    <w:rsid w:val="00D218C8"/>
    <w:rsid w:val="00D23375"/>
    <w:rsid w:val="00D47AD7"/>
    <w:rsid w:val="00D561BB"/>
    <w:rsid w:val="00D83194"/>
    <w:rsid w:val="00DC5AC5"/>
    <w:rsid w:val="00DF5295"/>
    <w:rsid w:val="00E16C3A"/>
    <w:rsid w:val="00E242F8"/>
    <w:rsid w:val="00E3075D"/>
    <w:rsid w:val="00E6102C"/>
    <w:rsid w:val="00ED5CF3"/>
    <w:rsid w:val="00F353FE"/>
    <w:rsid w:val="00F81194"/>
    <w:rsid w:val="00FA0D1D"/>
    <w:rsid w:val="00FC571F"/>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sid w:val="008879E8"/>
    <w:rPr>
      <w:color w:val="7F7F7F" w:themeColor="text1" w:themeTint="80"/>
      <w:bdr w:val="none" w:sz="0" w:space="0" w:color="auto"/>
      <w:shd w:val="clear" w:color="auto" w:fill="F0F0F0"/>
    </w:rPr>
  </w:style>
  <w:style w:type="paragraph" w:customStyle="1" w:styleId="C5C0C2A931474DF3B11D1E4DD9255BE4">
    <w:name w:val="C5C0C2A931474DF3B11D1E4DD9255BE4"/>
  </w:style>
  <w:style w:type="paragraph" w:customStyle="1" w:styleId="39DF7ADE8A324C99A70E4C93B9C6265A">
    <w:name w:val="39DF7ADE8A324C99A70E4C93B9C6265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4AE0F4"/>
      </a:hlink>
      <a:folHlink>
        <a:srgbClr val="FFC075"/>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ec42bf7-0b3b-4b52-b8d8-a7c5030fb482">
      <Terms xmlns="http://schemas.microsoft.com/office/infopath/2007/PartnerControls"/>
    </lcf76f155ced4ddcb4097134ff3c332f>
    <TaxCatchAll xmlns="929646e6-593c-4b6e-afd0-a1928ec2bf52" xsi:nil="true"/>
    <SharedWithUsers xmlns="929646e6-593c-4b6e-afd0-a1928ec2bf52">
      <UserInfo>
        <DisplayName>Blomberg Tobias</DisplayName>
        <AccountId>56</AccountId>
        <AccountType/>
      </UserInfo>
      <UserInfo>
        <DisplayName>Claesson Gustaf</DisplayName>
        <AccountId>46</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A7C768884979CD46AE30A41B7633FADC" ma:contentTypeVersion="16" ma:contentTypeDescription="Skapa ett nytt dokument." ma:contentTypeScope="" ma:versionID="5b5afbbd7bbe71c0c62884553f4173d3">
  <xsd:schema xmlns:xsd="http://www.w3.org/2001/XMLSchema" xmlns:xs="http://www.w3.org/2001/XMLSchema" xmlns:p="http://schemas.microsoft.com/office/2006/metadata/properties" xmlns:ns2="6ec42bf7-0b3b-4b52-b8d8-a7c5030fb482" xmlns:ns3="929646e6-593c-4b6e-afd0-a1928ec2bf52" targetNamespace="http://schemas.microsoft.com/office/2006/metadata/properties" ma:root="true" ma:fieldsID="87bc40a488583816c3e2b489a3e58d9e" ns2:_="" ns3:_="">
    <xsd:import namespace="6ec42bf7-0b3b-4b52-b8d8-a7c5030fb482"/>
    <xsd:import namespace="929646e6-593c-4b6e-afd0-a1928ec2bf52"/>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42bf7-0b3b-4b52-b8d8-a7c5030fb4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9646e6-593c-4b6e-afd0-a1928ec2bf52" elementFormDefault="qualified">
    <xsd:import namespace="http://schemas.microsoft.com/office/2006/documentManagement/types"/>
    <xsd:import namespace="http://schemas.microsoft.com/office/infopath/2007/PartnerControls"/>
    <xsd:element name="SharedWithUsers" ma:index="15"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lat med information" ma:internalName="SharedWithDetails" ma:readOnly="true">
      <xsd:simpleType>
        <xsd:restriction base="dms:Note">
          <xsd:maxLength value="255"/>
        </xsd:restriction>
      </xsd:simpleType>
    </xsd:element>
    <xsd:element name="TaxCatchAll" ma:index="20" nillable="true" ma:displayName="Taxonomy Catch All Column" ma:hidden="true" ma:list="{e456fa37-8ac3-4694-b9d0-a36e5b2c8be5}" ma:internalName="TaxCatchAll" ma:showField="CatchAllData" ma:web="929646e6-593c-4b6e-afd0-a1928ec2bf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6ec42bf7-0b3b-4b52-b8d8-a7c5030fb482"/>
    <ds:schemaRef ds:uri="929646e6-593c-4b6e-afd0-a1928ec2bf52"/>
  </ds:schemaRefs>
</ds:datastoreItem>
</file>

<file path=customXml/itemProps2.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3.xml><?xml version="1.0" encoding="utf-8"?>
<ds:datastoreItem xmlns:ds="http://schemas.openxmlformats.org/officeDocument/2006/customXml" ds:itemID="{24A72C29-F58E-4A10-B6D2-1FE1CD1D28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42bf7-0b3b-4b52-b8d8-a7c5030fb482"/>
    <ds:schemaRef ds:uri="929646e6-593c-4b6e-afd0-a1928ec2bf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8</TotalTime>
  <Pages>46</Pages>
  <Words>10532</Words>
  <Characters>55822</Characters>
  <Application>Microsoft Office Word</Application>
  <DocSecurity>0</DocSecurity>
  <Lines>465</Lines>
  <Paragraphs>132</Paragraphs>
  <ScaleCrop>false</ScaleCrop>
  <HeadingPairs>
    <vt:vector size="2" baseType="variant">
      <vt:variant>
        <vt:lpstr>Rubrik</vt:lpstr>
      </vt:variant>
      <vt:variant>
        <vt:i4>1</vt:i4>
      </vt:variant>
    </vt:vector>
  </HeadingPairs>
  <TitlesOfParts>
    <vt:vector size="1" baseType="lpstr">
      <vt:lpstr>Informations-specifikation för Fasta kontakter</vt:lpstr>
    </vt:vector>
  </TitlesOfParts>
  <Company/>
  <LinksUpToDate>false</LinksUpToDate>
  <CharactersWithSpaces>66222</CharactersWithSpaces>
  <SharedDoc>false</SharedDoc>
  <HLinks>
    <vt:vector size="180" baseType="variant">
      <vt:variant>
        <vt:i4>3145838</vt:i4>
      </vt:variant>
      <vt:variant>
        <vt:i4>162</vt:i4>
      </vt:variant>
      <vt:variant>
        <vt:i4>0</vt:i4>
      </vt:variant>
      <vt:variant>
        <vt:i4>5</vt:i4>
      </vt:variant>
      <vt:variant>
        <vt:lpwstr>http://www.socialstyrelsen.se/klassificeringochkoder/diagnoskodericd-10</vt:lpwstr>
      </vt:variant>
      <vt:variant>
        <vt:lpwstr/>
      </vt:variant>
      <vt:variant>
        <vt:i4>2424936</vt:i4>
      </vt:variant>
      <vt:variant>
        <vt:i4>147</vt:i4>
      </vt:variant>
      <vt:variant>
        <vt:i4>0</vt:i4>
      </vt:variant>
      <vt:variant>
        <vt:i4>5</vt:i4>
      </vt:variant>
      <vt:variant>
        <vt:lpwstr>https://www.socialstyrelsen.se/kunskapsstod-och-regler/omraden/e-halsa/snomed-ct/snomed-ct-licens/</vt:lpwstr>
      </vt:variant>
      <vt:variant>
        <vt:lpwstr/>
      </vt:variant>
      <vt:variant>
        <vt:i4>4063340</vt:i4>
      </vt:variant>
      <vt:variant>
        <vt:i4>144</vt:i4>
      </vt:variant>
      <vt:variant>
        <vt:i4>0</vt:i4>
      </vt:variant>
      <vt:variant>
        <vt:i4>5</vt:i4>
      </vt:variant>
      <vt:variant>
        <vt:lpwstr>http://browser.ihtsdotools.org/</vt:lpwstr>
      </vt:variant>
      <vt:variant>
        <vt:lpwstr/>
      </vt:variant>
      <vt:variant>
        <vt:i4>2162811</vt:i4>
      </vt:variant>
      <vt:variant>
        <vt:i4>141</vt:i4>
      </vt:variant>
      <vt:variant>
        <vt:i4>0</vt:i4>
      </vt:variant>
      <vt:variant>
        <vt:i4>5</vt:i4>
      </vt:variant>
      <vt:variant>
        <vt:lpwstr>http://termbank.socialstyrelsen.se/</vt:lpwstr>
      </vt:variant>
      <vt:variant>
        <vt:lpwstr/>
      </vt:variant>
      <vt:variant>
        <vt:i4>983119</vt:i4>
      </vt:variant>
      <vt:variant>
        <vt:i4>138</vt:i4>
      </vt:variant>
      <vt:variant>
        <vt:i4>0</vt:i4>
      </vt:variant>
      <vt:variant>
        <vt:i4>5</vt:i4>
      </vt:variant>
      <vt:variant>
        <vt:lpwstr>https://riv-ta.atlassian.net/wiki/spaces/KINT/pages/270532953/Kodverk+i+nationella+tj+nsteplattformen</vt:lpwstr>
      </vt:variant>
      <vt:variant>
        <vt:lpwstr/>
      </vt:variant>
      <vt:variant>
        <vt:i4>5046340</vt:i4>
      </vt:variant>
      <vt:variant>
        <vt:i4>135</vt:i4>
      </vt:variant>
      <vt:variant>
        <vt:i4>0</vt:i4>
      </vt:variant>
      <vt:variant>
        <vt:i4>5</vt:i4>
      </vt:variant>
      <vt:variant>
        <vt:lpwstr>https://informationsstruktur.socialstyrelsen.se/</vt:lpwstr>
      </vt:variant>
      <vt:variant>
        <vt:lpwstr/>
      </vt:variant>
      <vt:variant>
        <vt:i4>1179743</vt:i4>
      </vt:variant>
      <vt:variant>
        <vt:i4>132</vt:i4>
      </vt:variant>
      <vt:variant>
        <vt:i4>0</vt:i4>
      </vt:variant>
      <vt:variant>
        <vt:i4>5</vt:i4>
      </vt:variant>
      <vt:variant>
        <vt:lpwstr>http://rivta.se/</vt:lpwstr>
      </vt:variant>
      <vt:variant>
        <vt:lpwstr/>
      </vt:variant>
      <vt:variant>
        <vt:i4>1310777</vt:i4>
      </vt:variant>
      <vt:variant>
        <vt:i4>125</vt:i4>
      </vt:variant>
      <vt:variant>
        <vt:i4>0</vt:i4>
      </vt:variant>
      <vt:variant>
        <vt:i4>5</vt:i4>
      </vt:variant>
      <vt:variant>
        <vt:lpwstr/>
      </vt:variant>
      <vt:variant>
        <vt:lpwstr>_Toc138755521</vt:lpwstr>
      </vt:variant>
      <vt:variant>
        <vt:i4>1310777</vt:i4>
      </vt:variant>
      <vt:variant>
        <vt:i4>119</vt:i4>
      </vt:variant>
      <vt:variant>
        <vt:i4>0</vt:i4>
      </vt:variant>
      <vt:variant>
        <vt:i4>5</vt:i4>
      </vt:variant>
      <vt:variant>
        <vt:lpwstr/>
      </vt:variant>
      <vt:variant>
        <vt:lpwstr>_Toc138755520</vt:lpwstr>
      </vt:variant>
      <vt:variant>
        <vt:i4>1507385</vt:i4>
      </vt:variant>
      <vt:variant>
        <vt:i4>113</vt:i4>
      </vt:variant>
      <vt:variant>
        <vt:i4>0</vt:i4>
      </vt:variant>
      <vt:variant>
        <vt:i4>5</vt:i4>
      </vt:variant>
      <vt:variant>
        <vt:lpwstr/>
      </vt:variant>
      <vt:variant>
        <vt:lpwstr>_Toc138755519</vt:lpwstr>
      </vt:variant>
      <vt:variant>
        <vt:i4>1507385</vt:i4>
      </vt:variant>
      <vt:variant>
        <vt:i4>107</vt:i4>
      </vt:variant>
      <vt:variant>
        <vt:i4>0</vt:i4>
      </vt:variant>
      <vt:variant>
        <vt:i4>5</vt:i4>
      </vt:variant>
      <vt:variant>
        <vt:lpwstr/>
      </vt:variant>
      <vt:variant>
        <vt:lpwstr>_Toc138755518</vt:lpwstr>
      </vt:variant>
      <vt:variant>
        <vt:i4>1507385</vt:i4>
      </vt:variant>
      <vt:variant>
        <vt:i4>101</vt:i4>
      </vt:variant>
      <vt:variant>
        <vt:i4>0</vt:i4>
      </vt:variant>
      <vt:variant>
        <vt:i4>5</vt:i4>
      </vt:variant>
      <vt:variant>
        <vt:lpwstr/>
      </vt:variant>
      <vt:variant>
        <vt:lpwstr>_Toc138755517</vt:lpwstr>
      </vt:variant>
      <vt:variant>
        <vt:i4>1507385</vt:i4>
      </vt:variant>
      <vt:variant>
        <vt:i4>95</vt:i4>
      </vt:variant>
      <vt:variant>
        <vt:i4>0</vt:i4>
      </vt:variant>
      <vt:variant>
        <vt:i4>5</vt:i4>
      </vt:variant>
      <vt:variant>
        <vt:lpwstr/>
      </vt:variant>
      <vt:variant>
        <vt:lpwstr>_Toc138755516</vt:lpwstr>
      </vt:variant>
      <vt:variant>
        <vt:i4>1507385</vt:i4>
      </vt:variant>
      <vt:variant>
        <vt:i4>89</vt:i4>
      </vt:variant>
      <vt:variant>
        <vt:i4>0</vt:i4>
      </vt:variant>
      <vt:variant>
        <vt:i4>5</vt:i4>
      </vt:variant>
      <vt:variant>
        <vt:lpwstr/>
      </vt:variant>
      <vt:variant>
        <vt:lpwstr>_Toc138755515</vt:lpwstr>
      </vt:variant>
      <vt:variant>
        <vt:i4>1507385</vt:i4>
      </vt:variant>
      <vt:variant>
        <vt:i4>83</vt:i4>
      </vt:variant>
      <vt:variant>
        <vt:i4>0</vt:i4>
      </vt:variant>
      <vt:variant>
        <vt:i4>5</vt:i4>
      </vt:variant>
      <vt:variant>
        <vt:lpwstr/>
      </vt:variant>
      <vt:variant>
        <vt:lpwstr>_Toc138755514</vt:lpwstr>
      </vt:variant>
      <vt:variant>
        <vt:i4>1507385</vt:i4>
      </vt:variant>
      <vt:variant>
        <vt:i4>77</vt:i4>
      </vt:variant>
      <vt:variant>
        <vt:i4>0</vt:i4>
      </vt:variant>
      <vt:variant>
        <vt:i4>5</vt:i4>
      </vt:variant>
      <vt:variant>
        <vt:lpwstr/>
      </vt:variant>
      <vt:variant>
        <vt:lpwstr>_Toc138755513</vt:lpwstr>
      </vt:variant>
      <vt:variant>
        <vt:i4>1507385</vt:i4>
      </vt:variant>
      <vt:variant>
        <vt:i4>71</vt:i4>
      </vt:variant>
      <vt:variant>
        <vt:i4>0</vt:i4>
      </vt:variant>
      <vt:variant>
        <vt:i4>5</vt:i4>
      </vt:variant>
      <vt:variant>
        <vt:lpwstr/>
      </vt:variant>
      <vt:variant>
        <vt:lpwstr>_Toc138755512</vt:lpwstr>
      </vt:variant>
      <vt:variant>
        <vt:i4>1507385</vt:i4>
      </vt:variant>
      <vt:variant>
        <vt:i4>65</vt:i4>
      </vt:variant>
      <vt:variant>
        <vt:i4>0</vt:i4>
      </vt:variant>
      <vt:variant>
        <vt:i4>5</vt:i4>
      </vt:variant>
      <vt:variant>
        <vt:lpwstr/>
      </vt:variant>
      <vt:variant>
        <vt:lpwstr>_Toc138755511</vt:lpwstr>
      </vt:variant>
      <vt:variant>
        <vt:i4>1507385</vt:i4>
      </vt:variant>
      <vt:variant>
        <vt:i4>59</vt:i4>
      </vt:variant>
      <vt:variant>
        <vt:i4>0</vt:i4>
      </vt:variant>
      <vt:variant>
        <vt:i4>5</vt:i4>
      </vt:variant>
      <vt:variant>
        <vt:lpwstr/>
      </vt:variant>
      <vt:variant>
        <vt:lpwstr>_Toc138755510</vt:lpwstr>
      </vt:variant>
      <vt:variant>
        <vt:i4>1441849</vt:i4>
      </vt:variant>
      <vt:variant>
        <vt:i4>53</vt:i4>
      </vt:variant>
      <vt:variant>
        <vt:i4>0</vt:i4>
      </vt:variant>
      <vt:variant>
        <vt:i4>5</vt:i4>
      </vt:variant>
      <vt:variant>
        <vt:lpwstr/>
      </vt:variant>
      <vt:variant>
        <vt:lpwstr>_Toc138755509</vt:lpwstr>
      </vt:variant>
      <vt:variant>
        <vt:i4>1441849</vt:i4>
      </vt:variant>
      <vt:variant>
        <vt:i4>47</vt:i4>
      </vt:variant>
      <vt:variant>
        <vt:i4>0</vt:i4>
      </vt:variant>
      <vt:variant>
        <vt:i4>5</vt:i4>
      </vt:variant>
      <vt:variant>
        <vt:lpwstr/>
      </vt:variant>
      <vt:variant>
        <vt:lpwstr>_Toc138755508</vt:lpwstr>
      </vt:variant>
      <vt:variant>
        <vt:i4>1441849</vt:i4>
      </vt:variant>
      <vt:variant>
        <vt:i4>41</vt:i4>
      </vt:variant>
      <vt:variant>
        <vt:i4>0</vt:i4>
      </vt:variant>
      <vt:variant>
        <vt:i4>5</vt:i4>
      </vt:variant>
      <vt:variant>
        <vt:lpwstr/>
      </vt:variant>
      <vt:variant>
        <vt:lpwstr>_Toc138755507</vt:lpwstr>
      </vt:variant>
      <vt:variant>
        <vt:i4>1441849</vt:i4>
      </vt:variant>
      <vt:variant>
        <vt:i4>35</vt:i4>
      </vt:variant>
      <vt:variant>
        <vt:i4>0</vt:i4>
      </vt:variant>
      <vt:variant>
        <vt:i4>5</vt:i4>
      </vt:variant>
      <vt:variant>
        <vt:lpwstr/>
      </vt:variant>
      <vt:variant>
        <vt:lpwstr>_Toc138755506</vt:lpwstr>
      </vt:variant>
      <vt:variant>
        <vt:i4>1441849</vt:i4>
      </vt:variant>
      <vt:variant>
        <vt:i4>29</vt:i4>
      </vt:variant>
      <vt:variant>
        <vt:i4>0</vt:i4>
      </vt:variant>
      <vt:variant>
        <vt:i4>5</vt:i4>
      </vt:variant>
      <vt:variant>
        <vt:lpwstr/>
      </vt:variant>
      <vt:variant>
        <vt:lpwstr>_Toc138755505</vt:lpwstr>
      </vt:variant>
      <vt:variant>
        <vt:i4>1441849</vt:i4>
      </vt:variant>
      <vt:variant>
        <vt:i4>23</vt:i4>
      </vt:variant>
      <vt:variant>
        <vt:i4>0</vt:i4>
      </vt:variant>
      <vt:variant>
        <vt:i4>5</vt:i4>
      </vt:variant>
      <vt:variant>
        <vt:lpwstr/>
      </vt:variant>
      <vt:variant>
        <vt:lpwstr>_Toc138755504</vt:lpwstr>
      </vt:variant>
      <vt:variant>
        <vt:i4>1441849</vt:i4>
      </vt:variant>
      <vt:variant>
        <vt:i4>17</vt:i4>
      </vt:variant>
      <vt:variant>
        <vt:i4>0</vt:i4>
      </vt:variant>
      <vt:variant>
        <vt:i4>5</vt:i4>
      </vt:variant>
      <vt:variant>
        <vt:lpwstr/>
      </vt:variant>
      <vt:variant>
        <vt:lpwstr>_Toc138755503</vt:lpwstr>
      </vt:variant>
      <vt:variant>
        <vt:i4>1441849</vt:i4>
      </vt:variant>
      <vt:variant>
        <vt:i4>11</vt:i4>
      </vt:variant>
      <vt:variant>
        <vt:i4>0</vt:i4>
      </vt:variant>
      <vt:variant>
        <vt:i4>5</vt:i4>
      </vt:variant>
      <vt:variant>
        <vt:lpwstr/>
      </vt:variant>
      <vt:variant>
        <vt:lpwstr>_Toc138755502</vt:lpwstr>
      </vt:variant>
      <vt:variant>
        <vt:i4>1441849</vt:i4>
      </vt:variant>
      <vt:variant>
        <vt:i4>5</vt:i4>
      </vt:variant>
      <vt:variant>
        <vt:i4>0</vt:i4>
      </vt:variant>
      <vt:variant>
        <vt:i4>5</vt:i4>
      </vt:variant>
      <vt:variant>
        <vt:lpwstr/>
      </vt:variant>
      <vt:variant>
        <vt:lpwstr>_Toc138755501</vt:lpwstr>
      </vt:variant>
      <vt:variant>
        <vt:i4>1572896</vt:i4>
      </vt:variant>
      <vt:variant>
        <vt:i4>0</vt:i4>
      </vt:variant>
      <vt:variant>
        <vt:i4>0</vt:i4>
      </vt:variant>
      <vt:variant>
        <vt:i4>5</vt:i4>
      </vt:variant>
      <vt:variant>
        <vt:lpwstr>http://rivta.se/documents/ARK_0023</vt:lpwstr>
      </vt:variant>
      <vt:variant>
        <vt:lpwstr/>
      </vt:variant>
      <vt:variant>
        <vt:i4>5963820</vt:i4>
      </vt:variant>
      <vt:variant>
        <vt:i4>0</vt:i4>
      </vt:variant>
      <vt:variant>
        <vt:i4>0</vt:i4>
      </vt:variant>
      <vt:variant>
        <vt:i4>5</vt:i4>
      </vt:variant>
      <vt:variant>
        <vt:lpwstr>mailto:Katrin.Abdulal@inera.se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Informations-specifikation för Fasta kontakter</dc:title>
  <dc:subject>Version: 0.1</dc:subject>
  <dc:creator>Ange namn</dc:creator>
  <cp:keywords/>
  <dc:description/>
  <cp:lastModifiedBy>Eriksson Tina</cp:lastModifiedBy>
  <cp:revision>2</cp:revision>
  <cp:lastPrinted>2019-02-17T07:06:00Z</cp:lastPrinted>
  <dcterms:created xsi:type="dcterms:W3CDTF">2025-06-24T15:04:00Z</dcterms:created>
  <dcterms:modified xsi:type="dcterms:W3CDTF">2025-06-24T15:04:00Z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0x010100A7C768884979CD46AE30A41B7633FADC</vt:lpwstr>
  </property>
  <property fmtid="{D5CDD505-2E9C-101B-9397-08002B2CF9AE}" pid="3" name="Order">
    <vt:r8>33400</vt:r8>
  </property>
  <property fmtid="{D5CDD505-2E9C-101B-9397-08002B2CF9AE}" pid="4" name="MediaServiceImageTags">
    <vt:lpwstr/>
  </property>
</Properties>
</file>