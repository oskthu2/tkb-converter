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2F43841E">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77777777"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B80AD6">
              <w:rPr>
                <w:color w:val="008000"/>
              </w:rPr>
              <w:t>Tidbokning</w:t>
            </w:r>
            <w:r w:rsidRPr="00AC5707">
              <w:rPr>
                <w:color w:val="008000"/>
              </w:rPr>
              <w:fldChar w:fldCharType="end"/>
            </w:r>
          </w:p>
          <w:p w14:paraId="72C6FD29" w14:textId="72A98064" w:rsidR="008866A6" w:rsidRDefault="000A528B" w:rsidP="008866A6">
            <w:pPr>
              <w:pStyle w:val="FrsttsbladUnderrubrik"/>
            </w:pPr>
            <w:r>
              <w:t>Tjänstekontraktsbeskrivning</w:t>
            </w:r>
          </w:p>
          <w:p w14:paraId="56EAF9CA" w14:textId="0B7EEEAE" w:rsidR="008866A6" w:rsidRPr="0039481C" w:rsidRDefault="008866A6" w:rsidP="7A9D6206">
            <w:pPr>
              <w:pStyle w:val="Brdtext"/>
              <w:rPr>
                <w:sz w:val="32"/>
                <w:szCs w:val="32"/>
              </w:rPr>
            </w:pPr>
            <w:r w:rsidRPr="2F43841E">
              <w:rPr>
                <w:sz w:val="32"/>
                <w:szCs w:val="32"/>
              </w:rPr>
              <w:t xml:space="preserve">Version </w:t>
            </w:r>
            <w:r w:rsidRPr="2F43841E">
              <w:rPr>
                <w:color w:val="008000"/>
                <w:sz w:val="32"/>
                <w:szCs w:val="32"/>
              </w:rPr>
              <w:fldChar w:fldCharType="begin"/>
            </w:r>
            <w:r w:rsidRPr="2F43841E">
              <w:rPr>
                <w:color w:val="008000"/>
                <w:sz w:val="32"/>
                <w:szCs w:val="32"/>
              </w:rPr>
              <w:instrText xml:space="preserve"> DOCPROPERTY "version" \* MERGEFORMAT </w:instrText>
            </w:r>
            <w:r w:rsidRPr="2F43841E">
              <w:rPr>
                <w:color w:val="008000"/>
                <w:sz w:val="32"/>
                <w:szCs w:val="32"/>
              </w:rPr>
              <w:fldChar w:fldCharType="separate"/>
            </w:r>
            <w:r w:rsidR="00EA5B19">
              <w:rPr>
                <w:color w:val="008000"/>
                <w:sz w:val="32"/>
                <w:szCs w:val="32"/>
              </w:rPr>
              <w:t>2</w:t>
            </w:r>
            <w:r w:rsidR="00BD0B94">
              <w:rPr>
                <w:color w:val="008000"/>
                <w:sz w:val="32"/>
                <w:szCs w:val="32"/>
              </w:rPr>
              <w:t>.</w:t>
            </w:r>
            <w:r w:rsidR="00EA5B19">
              <w:rPr>
                <w:color w:val="008000"/>
                <w:sz w:val="32"/>
                <w:szCs w:val="32"/>
              </w:rPr>
              <w:t>0 RC</w:t>
            </w:r>
            <w:r w:rsidR="00AF5173">
              <w:rPr>
                <w:color w:val="008000"/>
                <w:sz w:val="32"/>
                <w:szCs w:val="32"/>
              </w:rPr>
              <w:t>2</w:t>
            </w:r>
            <w:r w:rsidRPr="2F43841E">
              <w:rPr>
                <w:color w:val="008000"/>
                <w:sz w:val="32"/>
                <w:szCs w:val="32"/>
              </w:rPr>
              <w:fldChar w:fldCharType="end"/>
            </w:r>
            <w:r w:rsidR="000D4E05" w:rsidRPr="2F43841E">
              <w:rPr>
                <w:sz w:val="32"/>
                <w:szCs w:val="32"/>
              </w:rPr>
              <w:t xml:space="preserve"> </w:t>
            </w:r>
          </w:p>
          <w:p w14:paraId="6880CD5E" w14:textId="77777777" w:rsidR="008866A6" w:rsidRDefault="000D4E05" w:rsidP="007D7250">
            <w:pPr>
              <w:pStyle w:val="Brdtext"/>
              <w:rPr>
                <w:color w:val="008000"/>
                <w:sz w:val="32"/>
              </w:rPr>
            </w:pPr>
            <w:r w:rsidRPr="000D4E05">
              <w:rPr>
                <w:color w:val="008000"/>
                <w:sz w:val="32"/>
              </w:rPr>
              <w:fldChar w:fldCharType="begin"/>
            </w:r>
            <w:r w:rsidRPr="000D4E05">
              <w:rPr>
                <w:color w:val="008000"/>
                <w:sz w:val="32"/>
              </w:rPr>
              <w:instrText xml:space="preserve"> DOCPROPERTY "arknummer" \* MERGEFORMAT </w:instrText>
            </w:r>
            <w:r w:rsidRPr="000D4E05">
              <w:rPr>
                <w:color w:val="008000"/>
                <w:sz w:val="32"/>
              </w:rPr>
              <w:fldChar w:fldCharType="separate"/>
            </w:r>
            <w:r w:rsidR="00B80AD6">
              <w:rPr>
                <w:color w:val="008000"/>
                <w:sz w:val="32"/>
              </w:rPr>
              <w:t>ARK_0015</w:t>
            </w:r>
            <w:r w:rsidRPr="000D4E05">
              <w:rPr>
                <w:color w:val="008000"/>
                <w:sz w:val="32"/>
              </w:rPr>
              <w:fldChar w:fldCharType="end"/>
            </w:r>
          </w:p>
          <w:p w14:paraId="789A2323" w14:textId="2A36BC6B"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6F32EC">
              <w:rPr>
                <w:color w:val="008000"/>
                <w:sz w:val="32"/>
              </w:rPr>
              <w:t>202</w:t>
            </w:r>
            <w:r w:rsidR="00A94C7D">
              <w:rPr>
                <w:color w:val="008000"/>
                <w:sz w:val="32"/>
              </w:rPr>
              <w:t>3</w:t>
            </w:r>
            <w:r w:rsidR="006F32EC">
              <w:rPr>
                <w:color w:val="008000"/>
                <w:sz w:val="32"/>
              </w:rPr>
              <w:t>-</w:t>
            </w:r>
            <w:r w:rsidR="00AF5173">
              <w:rPr>
                <w:color w:val="008000"/>
                <w:sz w:val="32"/>
              </w:rPr>
              <w:t>1</w:t>
            </w:r>
            <w:r w:rsidR="00A94C7D">
              <w:rPr>
                <w:color w:val="008000"/>
                <w:sz w:val="32"/>
              </w:rPr>
              <w:t>1</w:t>
            </w:r>
            <w:r w:rsidR="006F32EC">
              <w:rPr>
                <w:color w:val="008000"/>
                <w:sz w:val="32"/>
              </w:rPr>
              <w:t>-</w:t>
            </w:r>
            <w:r w:rsidR="00A94C7D">
              <w:rPr>
                <w:color w:val="008000"/>
                <w:sz w:val="32"/>
              </w:rPr>
              <w:t>01</w:t>
            </w:r>
            <w:r>
              <w:rPr>
                <w:color w:val="008000"/>
                <w:sz w:val="32"/>
              </w:rPr>
              <w:fldChar w:fldCharType="end"/>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19D99DA4" w14:textId="6F018D65" w:rsidR="00F51B8F" w:rsidRDefault="00793064">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r>
            <w:fldChar w:fldCharType="begin"/>
          </w:r>
          <w:r>
            <w:instrText xml:space="preserve"> TOC \o "1-3" \h \z \u </w:instrText>
          </w:r>
          <w:r>
            <w:fldChar w:fldCharType="separate"/>
          </w:r>
          <w:hyperlink w:anchor="_Toc149769242" w:history="1">
            <w:r w:rsidR="00F51B8F" w:rsidRPr="00521B2A">
              <w:rPr>
                <w:rStyle w:val="Hyperlnk"/>
                <w:noProof/>
              </w:rPr>
              <w:t>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Inledning</w:t>
            </w:r>
            <w:r w:rsidR="00F51B8F">
              <w:rPr>
                <w:noProof/>
                <w:webHidden/>
              </w:rPr>
              <w:tab/>
            </w:r>
            <w:r w:rsidR="00F51B8F">
              <w:rPr>
                <w:noProof/>
                <w:webHidden/>
              </w:rPr>
              <w:fldChar w:fldCharType="begin"/>
            </w:r>
            <w:r w:rsidR="00F51B8F">
              <w:rPr>
                <w:noProof/>
                <w:webHidden/>
              </w:rPr>
              <w:instrText xml:space="preserve"> PAGEREF _Toc149769242 \h </w:instrText>
            </w:r>
            <w:r w:rsidR="00F51B8F">
              <w:rPr>
                <w:noProof/>
                <w:webHidden/>
              </w:rPr>
            </w:r>
            <w:r w:rsidR="00F51B8F">
              <w:rPr>
                <w:noProof/>
                <w:webHidden/>
              </w:rPr>
              <w:fldChar w:fldCharType="separate"/>
            </w:r>
            <w:r w:rsidR="00F51B8F">
              <w:rPr>
                <w:noProof/>
                <w:webHidden/>
              </w:rPr>
              <w:t>8</w:t>
            </w:r>
            <w:r w:rsidR="00F51B8F">
              <w:rPr>
                <w:noProof/>
                <w:webHidden/>
              </w:rPr>
              <w:fldChar w:fldCharType="end"/>
            </w:r>
          </w:hyperlink>
        </w:p>
        <w:p w14:paraId="4C8158E5" w14:textId="015E3741" w:rsidR="00F51B8F" w:rsidRDefault="00000000">
          <w:pPr>
            <w:pStyle w:val="Innehll2"/>
            <w:tabs>
              <w:tab w:val="left" w:pos="660"/>
              <w:tab w:val="right" w:leader="dot" w:pos="10456"/>
            </w:tabs>
            <w:rPr>
              <w:rFonts w:asciiTheme="minorHAnsi" w:eastAsiaTheme="minorEastAsia" w:hAnsiTheme="minorHAnsi" w:cstheme="minorBidi"/>
              <w:noProof/>
              <w:kern w:val="2"/>
              <w:sz w:val="22"/>
              <w:lang w:eastAsia="sv-SE"/>
              <w14:ligatures w14:val="standardContextual"/>
            </w:rPr>
          </w:pPr>
          <w:hyperlink w:anchor="_Toc149769243" w:history="1">
            <w:r w:rsidR="00F51B8F" w:rsidRPr="00521B2A">
              <w:rPr>
                <w:rStyle w:val="Hyperlnk"/>
                <w:noProof/>
              </w:rPr>
              <w:t>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Svenskt namn</w:t>
            </w:r>
            <w:r w:rsidR="00F51B8F">
              <w:rPr>
                <w:noProof/>
                <w:webHidden/>
              </w:rPr>
              <w:tab/>
            </w:r>
            <w:r w:rsidR="00F51B8F">
              <w:rPr>
                <w:noProof/>
                <w:webHidden/>
              </w:rPr>
              <w:fldChar w:fldCharType="begin"/>
            </w:r>
            <w:r w:rsidR="00F51B8F">
              <w:rPr>
                <w:noProof/>
                <w:webHidden/>
              </w:rPr>
              <w:instrText xml:space="preserve"> PAGEREF _Toc149769243 \h </w:instrText>
            </w:r>
            <w:r w:rsidR="00F51B8F">
              <w:rPr>
                <w:noProof/>
                <w:webHidden/>
              </w:rPr>
            </w:r>
            <w:r w:rsidR="00F51B8F">
              <w:rPr>
                <w:noProof/>
                <w:webHidden/>
              </w:rPr>
              <w:fldChar w:fldCharType="separate"/>
            </w:r>
            <w:r w:rsidR="00F51B8F">
              <w:rPr>
                <w:noProof/>
                <w:webHidden/>
              </w:rPr>
              <w:t>8</w:t>
            </w:r>
            <w:r w:rsidR="00F51B8F">
              <w:rPr>
                <w:noProof/>
                <w:webHidden/>
              </w:rPr>
              <w:fldChar w:fldCharType="end"/>
            </w:r>
          </w:hyperlink>
        </w:p>
        <w:p w14:paraId="193C2B80" w14:textId="409D9200"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244" w:history="1">
            <w:r w:rsidR="00F51B8F" w:rsidRPr="00521B2A">
              <w:rPr>
                <w:rStyle w:val="Hyperlnk"/>
                <w:noProof/>
              </w:rPr>
              <w:t>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Versionsinformation</w:t>
            </w:r>
            <w:r w:rsidR="00F51B8F">
              <w:rPr>
                <w:noProof/>
                <w:webHidden/>
              </w:rPr>
              <w:tab/>
            </w:r>
            <w:r w:rsidR="00F51B8F">
              <w:rPr>
                <w:noProof/>
                <w:webHidden/>
              </w:rPr>
              <w:fldChar w:fldCharType="begin"/>
            </w:r>
            <w:r w:rsidR="00F51B8F">
              <w:rPr>
                <w:noProof/>
                <w:webHidden/>
              </w:rPr>
              <w:instrText xml:space="preserve"> PAGEREF _Toc149769244 \h </w:instrText>
            </w:r>
            <w:r w:rsidR="00F51B8F">
              <w:rPr>
                <w:noProof/>
                <w:webHidden/>
              </w:rPr>
            </w:r>
            <w:r w:rsidR="00F51B8F">
              <w:rPr>
                <w:noProof/>
                <w:webHidden/>
              </w:rPr>
              <w:fldChar w:fldCharType="separate"/>
            </w:r>
            <w:r w:rsidR="00F51B8F">
              <w:rPr>
                <w:noProof/>
                <w:webHidden/>
              </w:rPr>
              <w:t>9</w:t>
            </w:r>
            <w:r w:rsidR="00F51B8F">
              <w:rPr>
                <w:noProof/>
                <w:webHidden/>
              </w:rPr>
              <w:fldChar w:fldCharType="end"/>
            </w:r>
          </w:hyperlink>
        </w:p>
        <w:p w14:paraId="345D8CF7" w14:textId="7D8A65E5"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45" w:history="1">
            <w:r w:rsidR="00F51B8F" w:rsidRPr="00521B2A">
              <w:rPr>
                <w:rStyle w:val="Hyperlnk"/>
                <w:noProof/>
              </w:rPr>
              <w:t>2.1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 2.0</w:t>
            </w:r>
            <w:r w:rsidR="00F51B8F">
              <w:rPr>
                <w:noProof/>
                <w:webHidden/>
              </w:rPr>
              <w:tab/>
            </w:r>
            <w:r w:rsidR="00F51B8F">
              <w:rPr>
                <w:noProof/>
                <w:webHidden/>
              </w:rPr>
              <w:fldChar w:fldCharType="begin"/>
            </w:r>
            <w:r w:rsidR="00F51B8F">
              <w:rPr>
                <w:noProof/>
                <w:webHidden/>
              </w:rPr>
              <w:instrText xml:space="preserve"> PAGEREF _Toc149769245 \h </w:instrText>
            </w:r>
            <w:r w:rsidR="00F51B8F">
              <w:rPr>
                <w:noProof/>
                <w:webHidden/>
              </w:rPr>
            </w:r>
            <w:r w:rsidR="00F51B8F">
              <w:rPr>
                <w:noProof/>
                <w:webHidden/>
              </w:rPr>
              <w:fldChar w:fldCharType="separate"/>
            </w:r>
            <w:r w:rsidR="00F51B8F">
              <w:rPr>
                <w:noProof/>
                <w:webHidden/>
              </w:rPr>
              <w:t>9</w:t>
            </w:r>
            <w:r w:rsidR="00F51B8F">
              <w:rPr>
                <w:noProof/>
                <w:webHidden/>
              </w:rPr>
              <w:fldChar w:fldCharType="end"/>
            </w:r>
          </w:hyperlink>
        </w:p>
        <w:p w14:paraId="03F5B3CE" w14:textId="6B788CF3"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46" w:history="1">
            <w:r w:rsidR="00F51B8F" w:rsidRPr="00521B2A">
              <w:rPr>
                <w:rStyle w:val="Hyperlnk"/>
                <w:noProof/>
              </w:rPr>
              <w:t>2.1.1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Oförändrade tjänstekontrakt</w:t>
            </w:r>
            <w:r w:rsidR="00F51B8F">
              <w:rPr>
                <w:noProof/>
                <w:webHidden/>
              </w:rPr>
              <w:tab/>
            </w:r>
            <w:r w:rsidR="00F51B8F">
              <w:rPr>
                <w:noProof/>
                <w:webHidden/>
              </w:rPr>
              <w:fldChar w:fldCharType="begin"/>
            </w:r>
            <w:r w:rsidR="00F51B8F">
              <w:rPr>
                <w:noProof/>
                <w:webHidden/>
              </w:rPr>
              <w:instrText xml:space="preserve"> PAGEREF _Toc149769246 \h </w:instrText>
            </w:r>
            <w:r w:rsidR="00F51B8F">
              <w:rPr>
                <w:noProof/>
                <w:webHidden/>
              </w:rPr>
            </w:r>
            <w:r w:rsidR="00F51B8F">
              <w:rPr>
                <w:noProof/>
                <w:webHidden/>
              </w:rPr>
              <w:fldChar w:fldCharType="separate"/>
            </w:r>
            <w:r w:rsidR="00F51B8F">
              <w:rPr>
                <w:noProof/>
                <w:webHidden/>
              </w:rPr>
              <w:t>9</w:t>
            </w:r>
            <w:r w:rsidR="00F51B8F">
              <w:rPr>
                <w:noProof/>
                <w:webHidden/>
              </w:rPr>
              <w:fldChar w:fldCharType="end"/>
            </w:r>
          </w:hyperlink>
        </w:p>
        <w:p w14:paraId="03FF91AC" w14:textId="1D64538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47" w:history="1">
            <w:r w:rsidR="00F51B8F" w:rsidRPr="00521B2A">
              <w:rPr>
                <w:rStyle w:val="Hyperlnk"/>
                <w:noProof/>
              </w:rPr>
              <w:t>2.1.2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Nya tjänstekontrakt</w:t>
            </w:r>
            <w:r w:rsidR="00F51B8F">
              <w:rPr>
                <w:noProof/>
                <w:webHidden/>
              </w:rPr>
              <w:tab/>
            </w:r>
            <w:r w:rsidR="00F51B8F">
              <w:rPr>
                <w:noProof/>
                <w:webHidden/>
              </w:rPr>
              <w:fldChar w:fldCharType="begin"/>
            </w:r>
            <w:r w:rsidR="00F51B8F">
              <w:rPr>
                <w:noProof/>
                <w:webHidden/>
              </w:rPr>
              <w:instrText xml:space="preserve"> PAGEREF _Toc149769247 \h </w:instrText>
            </w:r>
            <w:r w:rsidR="00F51B8F">
              <w:rPr>
                <w:noProof/>
                <w:webHidden/>
              </w:rPr>
            </w:r>
            <w:r w:rsidR="00F51B8F">
              <w:rPr>
                <w:noProof/>
                <w:webHidden/>
              </w:rPr>
              <w:fldChar w:fldCharType="separate"/>
            </w:r>
            <w:r w:rsidR="00F51B8F">
              <w:rPr>
                <w:noProof/>
                <w:webHidden/>
              </w:rPr>
              <w:t>9</w:t>
            </w:r>
            <w:r w:rsidR="00F51B8F">
              <w:rPr>
                <w:noProof/>
                <w:webHidden/>
              </w:rPr>
              <w:fldChar w:fldCharType="end"/>
            </w:r>
          </w:hyperlink>
        </w:p>
        <w:p w14:paraId="7E8430EC" w14:textId="448FAC65"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48" w:history="1">
            <w:r w:rsidR="00F51B8F" w:rsidRPr="00521B2A">
              <w:rPr>
                <w:rStyle w:val="Hyperlnk"/>
                <w:noProof/>
              </w:rPr>
              <w:t>2.1.3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Förändrade tjänstekontrakt</w:t>
            </w:r>
            <w:r w:rsidR="00F51B8F">
              <w:rPr>
                <w:noProof/>
                <w:webHidden/>
              </w:rPr>
              <w:tab/>
            </w:r>
            <w:r w:rsidR="00F51B8F">
              <w:rPr>
                <w:noProof/>
                <w:webHidden/>
              </w:rPr>
              <w:fldChar w:fldCharType="begin"/>
            </w:r>
            <w:r w:rsidR="00F51B8F">
              <w:rPr>
                <w:noProof/>
                <w:webHidden/>
              </w:rPr>
              <w:instrText xml:space="preserve"> PAGEREF _Toc149769248 \h </w:instrText>
            </w:r>
            <w:r w:rsidR="00F51B8F">
              <w:rPr>
                <w:noProof/>
                <w:webHidden/>
              </w:rPr>
            </w:r>
            <w:r w:rsidR="00F51B8F">
              <w:rPr>
                <w:noProof/>
                <w:webHidden/>
              </w:rPr>
              <w:fldChar w:fldCharType="separate"/>
            </w:r>
            <w:r w:rsidR="00F51B8F">
              <w:rPr>
                <w:noProof/>
                <w:webHidden/>
              </w:rPr>
              <w:t>10</w:t>
            </w:r>
            <w:r w:rsidR="00F51B8F">
              <w:rPr>
                <w:noProof/>
                <w:webHidden/>
              </w:rPr>
              <w:fldChar w:fldCharType="end"/>
            </w:r>
          </w:hyperlink>
        </w:p>
        <w:p w14:paraId="3055CBD7" w14:textId="77A5D1D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49" w:history="1">
            <w:r w:rsidR="00F51B8F" w:rsidRPr="00521B2A">
              <w:rPr>
                <w:rStyle w:val="Hyperlnk"/>
                <w:noProof/>
              </w:rPr>
              <w:t>2.1.4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Utgångna tjänstekontrakt</w:t>
            </w:r>
            <w:r w:rsidR="00F51B8F">
              <w:rPr>
                <w:noProof/>
                <w:webHidden/>
              </w:rPr>
              <w:tab/>
            </w:r>
            <w:r w:rsidR="00F51B8F">
              <w:rPr>
                <w:noProof/>
                <w:webHidden/>
              </w:rPr>
              <w:fldChar w:fldCharType="begin"/>
            </w:r>
            <w:r w:rsidR="00F51B8F">
              <w:rPr>
                <w:noProof/>
                <w:webHidden/>
              </w:rPr>
              <w:instrText xml:space="preserve"> PAGEREF _Toc149769249 \h </w:instrText>
            </w:r>
            <w:r w:rsidR="00F51B8F">
              <w:rPr>
                <w:noProof/>
                <w:webHidden/>
              </w:rPr>
            </w:r>
            <w:r w:rsidR="00F51B8F">
              <w:rPr>
                <w:noProof/>
                <w:webHidden/>
              </w:rPr>
              <w:fldChar w:fldCharType="separate"/>
            </w:r>
            <w:r w:rsidR="00F51B8F">
              <w:rPr>
                <w:noProof/>
                <w:webHidden/>
              </w:rPr>
              <w:t>10</w:t>
            </w:r>
            <w:r w:rsidR="00F51B8F">
              <w:rPr>
                <w:noProof/>
                <w:webHidden/>
              </w:rPr>
              <w:fldChar w:fldCharType="end"/>
            </w:r>
          </w:hyperlink>
        </w:p>
        <w:p w14:paraId="6679C58E" w14:textId="6DE9B03B"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50" w:history="1">
            <w:r w:rsidR="00F51B8F" w:rsidRPr="00521B2A">
              <w:rPr>
                <w:rStyle w:val="Hyperlnk"/>
                <w:noProof/>
              </w:rPr>
              <w:t>2.2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 tidigare</w:t>
            </w:r>
            <w:r w:rsidR="00F51B8F">
              <w:rPr>
                <w:noProof/>
                <w:webHidden/>
              </w:rPr>
              <w:tab/>
            </w:r>
            <w:r w:rsidR="00F51B8F">
              <w:rPr>
                <w:noProof/>
                <w:webHidden/>
              </w:rPr>
              <w:fldChar w:fldCharType="begin"/>
            </w:r>
            <w:r w:rsidR="00F51B8F">
              <w:rPr>
                <w:noProof/>
                <w:webHidden/>
              </w:rPr>
              <w:instrText xml:space="preserve"> PAGEREF _Toc149769250 \h </w:instrText>
            </w:r>
            <w:r w:rsidR="00F51B8F">
              <w:rPr>
                <w:noProof/>
                <w:webHidden/>
              </w:rPr>
            </w:r>
            <w:r w:rsidR="00F51B8F">
              <w:rPr>
                <w:noProof/>
                <w:webHidden/>
              </w:rPr>
              <w:fldChar w:fldCharType="separate"/>
            </w:r>
            <w:r w:rsidR="00F51B8F">
              <w:rPr>
                <w:noProof/>
                <w:webHidden/>
              </w:rPr>
              <w:t>10</w:t>
            </w:r>
            <w:r w:rsidR="00F51B8F">
              <w:rPr>
                <w:noProof/>
                <w:webHidden/>
              </w:rPr>
              <w:fldChar w:fldCharType="end"/>
            </w:r>
          </w:hyperlink>
        </w:p>
        <w:p w14:paraId="689CB93E" w14:textId="2533AA5F"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251" w:history="1">
            <w:r w:rsidR="00F51B8F" w:rsidRPr="00521B2A">
              <w:rPr>
                <w:rStyle w:val="Hyperlnk"/>
                <w:noProof/>
              </w:rPr>
              <w:t>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Tjänstedomänens arkitektur</w:t>
            </w:r>
            <w:r w:rsidR="00F51B8F">
              <w:rPr>
                <w:noProof/>
                <w:webHidden/>
              </w:rPr>
              <w:tab/>
            </w:r>
            <w:r w:rsidR="00F51B8F">
              <w:rPr>
                <w:noProof/>
                <w:webHidden/>
              </w:rPr>
              <w:fldChar w:fldCharType="begin"/>
            </w:r>
            <w:r w:rsidR="00F51B8F">
              <w:rPr>
                <w:noProof/>
                <w:webHidden/>
              </w:rPr>
              <w:instrText xml:space="preserve"> PAGEREF _Toc149769251 \h </w:instrText>
            </w:r>
            <w:r w:rsidR="00F51B8F">
              <w:rPr>
                <w:noProof/>
                <w:webHidden/>
              </w:rPr>
            </w:r>
            <w:r w:rsidR="00F51B8F">
              <w:rPr>
                <w:noProof/>
                <w:webHidden/>
              </w:rPr>
              <w:fldChar w:fldCharType="separate"/>
            </w:r>
            <w:r w:rsidR="00F51B8F">
              <w:rPr>
                <w:noProof/>
                <w:webHidden/>
              </w:rPr>
              <w:t>10</w:t>
            </w:r>
            <w:r w:rsidR="00F51B8F">
              <w:rPr>
                <w:noProof/>
                <w:webHidden/>
              </w:rPr>
              <w:fldChar w:fldCharType="end"/>
            </w:r>
          </w:hyperlink>
        </w:p>
        <w:p w14:paraId="5F7B6580" w14:textId="4DF41EC7"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52" w:history="1">
            <w:r w:rsidR="00F51B8F" w:rsidRPr="00521B2A">
              <w:rPr>
                <w:rStyle w:val="Hyperlnk"/>
                <w:noProof/>
              </w:rPr>
              <w:t>3.1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Obligatoriska kontrakt</w:t>
            </w:r>
            <w:r w:rsidR="00F51B8F">
              <w:rPr>
                <w:noProof/>
                <w:webHidden/>
              </w:rPr>
              <w:tab/>
            </w:r>
            <w:r w:rsidR="00F51B8F">
              <w:rPr>
                <w:noProof/>
                <w:webHidden/>
              </w:rPr>
              <w:fldChar w:fldCharType="begin"/>
            </w:r>
            <w:r w:rsidR="00F51B8F">
              <w:rPr>
                <w:noProof/>
                <w:webHidden/>
              </w:rPr>
              <w:instrText xml:space="preserve"> PAGEREF _Toc149769252 \h </w:instrText>
            </w:r>
            <w:r w:rsidR="00F51B8F">
              <w:rPr>
                <w:noProof/>
                <w:webHidden/>
              </w:rPr>
            </w:r>
            <w:r w:rsidR="00F51B8F">
              <w:rPr>
                <w:noProof/>
                <w:webHidden/>
              </w:rPr>
              <w:fldChar w:fldCharType="separate"/>
            </w:r>
            <w:r w:rsidR="00F51B8F">
              <w:rPr>
                <w:noProof/>
                <w:webHidden/>
              </w:rPr>
              <w:t>10</w:t>
            </w:r>
            <w:r w:rsidR="00F51B8F">
              <w:rPr>
                <w:noProof/>
                <w:webHidden/>
              </w:rPr>
              <w:fldChar w:fldCharType="end"/>
            </w:r>
          </w:hyperlink>
        </w:p>
        <w:p w14:paraId="1BF1C182" w14:textId="59C1E4C4"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53" w:history="1">
            <w:r w:rsidR="00F51B8F" w:rsidRPr="00521B2A">
              <w:rPr>
                <w:rStyle w:val="Hyperlnk"/>
                <w:noProof/>
              </w:rPr>
              <w:t>3.2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Flöden</w:t>
            </w:r>
            <w:r w:rsidR="00F51B8F">
              <w:rPr>
                <w:noProof/>
                <w:webHidden/>
              </w:rPr>
              <w:tab/>
            </w:r>
            <w:r w:rsidR="00F51B8F">
              <w:rPr>
                <w:noProof/>
                <w:webHidden/>
              </w:rPr>
              <w:fldChar w:fldCharType="begin"/>
            </w:r>
            <w:r w:rsidR="00F51B8F">
              <w:rPr>
                <w:noProof/>
                <w:webHidden/>
              </w:rPr>
              <w:instrText xml:space="preserve"> PAGEREF _Toc149769253 \h </w:instrText>
            </w:r>
            <w:r w:rsidR="00F51B8F">
              <w:rPr>
                <w:noProof/>
                <w:webHidden/>
              </w:rPr>
            </w:r>
            <w:r w:rsidR="00F51B8F">
              <w:rPr>
                <w:noProof/>
                <w:webHidden/>
              </w:rPr>
              <w:fldChar w:fldCharType="separate"/>
            </w:r>
            <w:r w:rsidR="00F51B8F">
              <w:rPr>
                <w:noProof/>
                <w:webHidden/>
              </w:rPr>
              <w:t>11</w:t>
            </w:r>
            <w:r w:rsidR="00F51B8F">
              <w:rPr>
                <w:noProof/>
                <w:webHidden/>
              </w:rPr>
              <w:fldChar w:fldCharType="end"/>
            </w:r>
          </w:hyperlink>
        </w:p>
        <w:p w14:paraId="2499622F" w14:textId="3712E27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4" w:history="1">
            <w:r w:rsidR="00F51B8F" w:rsidRPr="00521B2A">
              <w:rPr>
                <w:rStyle w:val="Hyperlnk"/>
                <w:noProof/>
              </w:rPr>
              <w:t>3.2.1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1a – Boka tid direkt på vårdcentral</w:t>
            </w:r>
            <w:r w:rsidR="00F51B8F">
              <w:rPr>
                <w:noProof/>
                <w:webHidden/>
              </w:rPr>
              <w:tab/>
            </w:r>
            <w:r w:rsidR="00F51B8F">
              <w:rPr>
                <w:noProof/>
                <w:webHidden/>
              </w:rPr>
              <w:fldChar w:fldCharType="begin"/>
            </w:r>
            <w:r w:rsidR="00F51B8F">
              <w:rPr>
                <w:noProof/>
                <w:webHidden/>
              </w:rPr>
              <w:instrText xml:space="preserve"> PAGEREF _Toc149769254 \h </w:instrText>
            </w:r>
            <w:r w:rsidR="00F51B8F">
              <w:rPr>
                <w:noProof/>
                <w:webHidden/>
              </w:rPr>
            </w:r>
            <w:r w:rsidR="00F51B8F">
              <w:rPr>
                <w:noProof/>
                <w:webHidden/>
              </w:rPr>
              <w:fldChar w:fldCharType="separate"/>
            </w:r>
            <w:r w:rsidR="00F51B8F">
              <w:rPr>
                <w:noProof/>
                <w:webHidden/>
              </w:rPr>
              <w:t>11</w:t>
            </w:r>
            <w:r w:rsidR="00F51B8F">
              <w:rPr>
                <w:noProof/>
                <w:webHidden/>
              </w:rPr>
              <w:fldChar w:fldCharType="end"/>
            </w:r>
          </w:hyperlink>
        </w:p>
        <w:p w14:paraId="2B586344" w14:textId="7AC7FFC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5" w:history="1">
            <w:r w:rsidR="00F51B8F" w:rsidRPr="00521B2A">
              <w:rPr>
                <w:rStyle w:val="Hyperlnk"/>
                <w:noProof/>
              </w:rPr>
              <w:t>3.2.2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1b – Boka tid direkt på virtuell vårdcentral</w:t>
            </w:r>
            <w:r w:rsidR="00F51B8F">
              <w:rPr>
                <w:noProof/>
                <w:webHidden/>
              </w:rPr>
              <w:tab/>
            </w:r>
            <w:r w:rsidR="00F51B8F">
              <w:rPr>
                <w:noProof/>
                <w:webHidden/>
              </w:rPr>
              <w:fldChar w:fldCharType="begin"/>
            </w:r>
            <w:r w:rsidR="00F51B8F">
              <w:rPr>
                <w:noProof/>
                <w:webHidden/>
              </w:rPr>
              <w:instrText xml:space="preserve"> PAGEREF _Toc149769255 \h </w:instrText>
            </w:r>
            <w:r w:rsidR="00F51B8F">
              <w:rPr>
                <w:noProof/>
                <w:webHidden/>
              </w:rPr>
            </w:r>
            <w:r w:rsidR="00F51B8F">
              <w:rPr>
                <w:noProof/>
                <w:webHidden/>
              </w:rPr>
              <w:fldChar w:fldCharType="separate"/>
            </w:r>
            <w:r w:rsidR="00F51B8F">
              <w:rPr>
                <w:noProof/>
                <w:webHidden/>
              </w:rPr>
              <w:t>15</w:t>
            </w:r>
            <w:r w:rsidR="00F51B8F">
              <w:rPr>
                <w:noProof/>
                <w:webHidden/>
              </w:rPr>
              <w:fldChar w:fldCharType="end"/>
            </w:r>
          </w:hyperlink>
        </w:p>
        <w:p w14:paraId="78E4F866" w14:textId="526CFDD5"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6" w:history="1">
            <w:r w:rsidR="00F51B8F" w:rsidRPr="00521B2A">
              <w:rPr>
                <w:rStyle w:val="Hyperlnk"/>
                <w:noProof/>
              </w:rPr>
              <w:t>3.2.3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2 – Boka tid med ett kvalificerande försteg (triagering som görs av vårdcentralen)</w:t>
            </w:r>
            <w:r w:rsidR="00F51B8F">
              <w:rPr>
                <w:noProof/>
                <w:webHidden/>
              </w:rPr>
              <w:tab/>
            </w:r>
            <w:r w:rsidR="00F51B8F">
              <w:rPr>
                <w:noProof/>
                <w:webHidden/>
              </w:rPr>
              <w:fldChar w:fldCharType="begin"/>
            </w:r>
            <w:r w:rsidR="00F51B8F">
              <w:rPr>
                <w:noProof/>
                <w:webHidden/>
              </w:rPr>
              <w:instrText xml:space="preserve"> PAGEREF _Toc149769256 \h </w:instrText>
            </w:r>
            <w:r w:rsidR="00F51B8F">
              <w:rPr>
                <w:noProof/>
                <w:webHidden/>
              </w:rPr>
            </w:r>
            <w:r w:rsidR="00F51B8F">
              <w:rPr>
                <w:noProof/>
                <w:webHidden/>
              </w:rPr>
              <w:fldChar w:fldCharType="separate"/>
            </w:r>
            <w:r w:rsidR="00F51B8F">
              <w:rPr>
                <w:noProof/>
                <w:webHidden/>
              </w:rPr>
              <w:t>20</w:t>
            </w:r>
            <w:r w:rsidR="00F51B8F">
              <w:rPr>
                <w:noProof/>
                <w:webHidden/>
              </w:rPr>
              <w:fldChar w:fldCharType="end"/>
            </w:r>
          </w:hyperlink>
        </w:p>
        <w:p w14:paraId="031A52F3" w14:textId="15C09C3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7" w:history="1">
            <w:r w:rsidR="00F51B8F" w:rsidRPr="00521B2A">
              <w:rPr>
                <w:rStyle w:val="Hyperlnk"/>
                <w:noProof/>
              </w:rPr>
              <w:t>3.2.4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3 – Boka tid via en digital kallelse</w:t>
            </w:r>
            <w:r w:rsidR="00F51B8F">
              <w:rPr>
                <w:noProof/>
                <w:webHidden/>
              </w:rPr>
              <w:tab/>
            </w:r>
            <w:r w:rsidR="00F51B8F">
              <w:rPr>
                <w:noProof/>
                <w:webHidden/>
              </w:rPr>
              <w:fldChar w:fldCharType="begin"/>
            </w:r>
            <w:r w:rsidR="00F51B8F">
              <w:rPr>
                <w:noProof/>
                <w:webHidden/>
              </w:rPr>
              <w:instrText xml:space="preserve"> PAGEREF _Toc149769257 \h </w:instrText>
            </w:r>
            <w:r w:rsidR="00F51B8F">
              <w:rPr>
                <w:noProof/>
                <w:webHidden/>
              </w:rPr>
            </w:r>
            <w:r w:rsidR="00F51B8F">
              <w:rPr>
                <w:noProof/>
                <w:webHidden/>
              </w:rPr>
              <w:fldChar w:fldCharType="separate"/>
            </w:r>
            <w:r w:rsidR="00F51B8F">
              <w:rPr>
                <w:noProof/>
                <w:webHidden/>
              </w:rPr>
              <w:t>23</w:t>
            </w:r>
            <w:r w:rsidR="00F51B8F">
              <w:rPr>
                <w:noProof/>
                <w:webHidden/>
              </w:rPr>
              <w:fldChar w:fldCharType="end"/>
            </w:r>
          </w:hyperlink>
        </w:p>
        <w:p w14:paraId="23ECEB5A" w14:textId="7F7EA49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8" w:history="1">
            <w:r w:rsidR="00F51B8F" w:rsidRPr="00521B2A">
              <w:rPr>
                <w:rStyle w:val="Hyperlnk"/>
                <w:noProof/>
              </w:rPr>
              <w:t>3.2.5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4 – Bekräfta en bokning, bokad av verksamheten</w:t>
            </w:r>
            <w:r w:rsidR="00F51B8F">
              <w:rPr>
                <w:noProof/>
                <w:webHidden/>
              </w:rPr>
              <w:tab/>
            </w:r>
            <w:r w:rsidR="00F51B8F">
              <w:rPr>
                <w:noProof/>
                <w:webHidden/>
              </w:rPr>
              <w:fldChar w:fldCharType="begin"/>
            </w:r>
            <w:r w:rsidR="00F51B8F">
              <w:rPr>
                <w:noProof/>
                <w:webHidden/>
              </w:rPr>
              <w:instrText xml:space="preserve"> PAGEREF _Toc149769258 \h </w:instrText>
            </w:r>
            <w:r w:rsidR="00F51B8F">
              <w:rPr>
                <w:noProof/>
                <w:webHidden/>
              </w:rPr>
            </w:r>
            <w:r w:rsidR="00F51B8F">
              <w:rPr>
                <w:noProof/>
                <w:webHidden/>
              </w:rPr>
              <w:fldChar w:fldCharType="separate"/>
            </w:r>
            <w:r w:rsidR="00F51B8F">
              <w:rPr>
                <w:noProof/>
                <w:webHidden/>
              </w:rPr>
              <w:t>26</w:t>
            </w:r>
            <w:r w:rsidR="00F51B8F">
              <w:rPr>
                <w:noProof/>
                <w:webHidden/>
              </w:rPr>
              <w:fldChar w:fldCharType="end"/>
            </w:r>
          </w:hyperlink>
        </w:p>
        <w:p w14:paraId="530DA294" w14:textId="013A00AA"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59" w:history="1">
            <w:r w:rsidR="00F51B8F" w:rsidRPr="00521B2A">
              <w:rPr>
                <w:rStyle w:val="Hyperlnk"/>
                <w:noProof/>
              </w:rPr>
              <w:t>3.2.6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5 – Se bokade tider på en vårdcentral</w:t>
            </w:r>
            <w:r w:rsidR="00F51B8F">
              <w:rPr>
                <w:noProof/>
                <w:webHidden/>
              </w:rPr>
              <w:tab/>
            </w:r>
            <w:r w:rsidR="00F51B8F">
              <w:rPr>
                <w:noProof/>
                <w:webHidden/>
              </w:rPr>
              <w:fldChar w:fldCharType="begin"/>
            </w:r>
            <w:r w:rsidR="00F51B8F">
              <w:rPr>
                <w:noProof/>
                <w:webHidden/>
              </w:rPr>
              <w:instrText xml:space="preserve"> PAGEREF _Toc149769259 \h </w:instrText>
            </w:r>
            <w:r w:rsidR="00F51B8F">
              <w:rPr>
                <w:noProof/>
                <w:webHidden/>
              </w:rPr>
            </w:r>
            <w:r w:rsidR="00F51B8F">
              <w:rPr>
                <w:noProof/>
                <w:webHidden/>
              </w:rPr>
              <w:fldChar w:fldCharType="separate"/>
            </w:r>
            <w:r w:rsidR="00F51B8F">
              <w:rPr>
                <w:noProof/>
                <w:webHidden/>
              </w:rPr>
              <w:t>28</w:t>
            </w:r>
            <w:r w:rsidR="00F51B8F">
              <w:rPr>
                <w:noProof/>
                <w:webHidden/>
              </w:rPr>
              <w:fldChar w:fldCharType="end"/>
            </w:r>
          </w:hyperlink>
        </w:p>
        <w:p w14:paraId="4D22F22A" w14:textId="13CF2BEF"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0" w:history="1">
            <w:r w:rsidR="00F51B8F" w:rsidRPr="00521B2A">
              <w:rPr>
                <w:rStyle w:val="Hyperlnk"/>
                <w:noProof/>
              </w:rPr>
              <w:t>3.2.7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6 – Se bokade tider – nationell kalender</w:t>
            </w:r>
            <w:r w:rsidR="00F51B8F">
              <w:rPr>
                <w:noProof/>
                <w:webHidden/>
              </w:rPr>
              <w:tab/>
            </w:r>
            <w:r w:rsidR="00F51B8F">
              <w:rPr>
                <w:noProof/>
                <w:webHidden/>
              </w:rPr>
              <w:fldChar w:fldCharType="begin"/>
            </w:r>
            <w:r w:rsidR="00F51B8F">
              <w:rPr>
                <w:noProof/>
                <w:webHidden/>
              </w:rPr>
              <w:instrText xml:space="preserve"> PAGEREF _Toc149769260 \h </w:instrText>
            </w:r>
            <w:r w:rsidR="00F51B8F">
              <w:rPr>
                <w:noProof/>
                <w:webHidden/>
              </w:rPr>
            </w:r>
            <w:r w:rsidR="00F51B8F">
              <w:rPr>
                <w:noProof/>
                <w:webHidden/>
              </w:rPr>
              <w:fldChar w:fldCharType="separate"/>
            </w:r>
            <w:r w:rsidR="00F51B8F">
              <w:rPr>
                <w:noProof/>
                <w:webHidden/>
              </w:rPr>
              <w:t>30</w:t>
            </w:r>
            <w:r w:rsidR="00F51B8F">
              <w:rPr>
                <w:noProof/>
                <w:webHidden/>
              </w:rPr>
              <w:fldChar w:fldCharType="end"/>
            </w:r>
          </w:hyperlink>
        </w:p>
        <w:p w14:paraId="50B10C66" w14:textId="4D22BDE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1" w:history="1">
            <w:r w:rsidR="00F51B8F" w:rsidRPr="00521B2A">
              <w:rPr>
                <w:rStyle w:val="Hyperlnk"/>
                <w:noProof/>
              </w:rPr>
              <w:t>3.2.8</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7 – Hitta lediga tider baserat på utvald vårdtjänst</w:t>
            </w:r>
            <w:r w:rsidR="00F51B8F">
              <w:rPr>
                <w:noProof/>
                <w:webHidden/>
              </w:rPr>
              <w:tab/>
            </w:r>
            <w:r w:rsidR="00F51B8F">
              <w:rPr>
                <w:noProof/>
                <w:webHidden/>
              </w:rPr>
              <w:fldChar w:fldCharType="begin"/>
            </w:r>
            <w:r w:rsidR="00F51B8F">
              <w:rPr>
                <w:noProof/>
                <w:webHidden/>
              </w:rPr>
              <w:instrText xml:space="preserve"> PAGEREF _Toc149769261 \h </w:instrText>
            </w:r>
            <w:r w:rsidR="00F51B8F">
              <w:rPr>
                <w:noProof/>
                <w:webHidden/>
              </w:rPr>
            </w:r>
            <w:r w:rsidR="00F51B8F">
              <w:rPr>
                <w:noProof/>
                <w:webHidden/>
              </w:rPr>
              <w:fldChar w:fldCharType="separate"/>
            </w:r>
            <w:r w:rsidR="00F51B8F">
              <w:rPr>
                <w:noProof/>
                <w:webHidden/>
              </w:rPr>
              <w:t>32</w:t>
            </w:r>
            <w:r w:rsidR="00F51B8F">
              <w:rPr>
                <w:noProof/>
                <w:webHidden/>
              </w:rPr>
              <w:fldChar w:fldCharType="end"/>
            </w:r>
          </w:hyperlink>
        </w:p>
        <w:p w14:paraId="33358869" w14:textId="5C29353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2" w:history="1">
            <w:r w:rsidR="00F51B8F" w:rsidRPr="00521B2A">
              <w:rPr>
                <w:rStyle w:val="Hyperlnk"/>
                <w:noProof/>
              </w:rPr>
              <w:t>3.2.9</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8 – Omboka tid</w:t>
            </w:r>
            <w:r w:rsidR="00F51B8F">
              <w:rPr>
                <w:noProof/>
                <w:webHidden/>
              </w:rPr>
              <w:tab/>
            </w:r>
            <w:r w:rsidR="00F51B8F">
              <w:rPr>
                <w:noProof/>
                <w:webHidden/>
              </w:rPr>
              <w:fldChar w:fldCharType="begin"/>
            </w:r>
            <w:r w:rsidR="00F51B8F">
              <w:rPr>
                <w:noProof/>
                <w:webHidden/>
              </w:rPr>
              <w:instrText xml:space="preserve"> PAGEREF _Toc149769262 \h </w:instrText>
            </w:r>
            <w:r w:rsidR="00F51B8F">
              <w:rPr>
                <w:noProof/>
                <w:webHidden/>
              </w:rPr>
            </w:r>
            <w:r w:rsidR="00F51B8F">
              <w:rPr>
                <w:noProof/>
                <w:webHidden/>
              </w:rPr>
              <w:fldChar w:fldCharType="separate"/>
            </w:r>
            <w:r w:rsidR="00F51B8F">
              <w:rPr>
                <w:noProof/>
                <w:webHidden/>
              </w:rPr>
              <w:t>34</w:t>
            </w:r>
            <w:r w:rsidR="00F51B8F">
              <w:rPr>
                <w:noProof/>
                <w:webHidden/>
              </w:rPr>
              <w:fldChar w:fldCharType="end"/>
            </w:r>
          </w:hyperlink>
        </w:p>
        <w:p w14:paraId="27BEF871" w14:textId="10663C58"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263" w:history="1">
            <w:r w:rsidR="00F51B8F" w:rsidRPr="00521B2A">
              <w:rPr>
                <w:rStyle w:val="Hyperlnk"/>
                <w:noProof/>
              </w:rPr>
              <w:t>3.2.10</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Flöde 9 – Avboka tid</w:t>
            </w:r>
            <w:r w:rsidR="00F51B8F">
              <w:rPr>
                <w:noProof/>
                <w:webHidden/>
              </w:rPr>
              <w:tab/>
            </w:r>
            <w:r w:rsidR="00F51B8F">
              <w:rPr>
                <w:noProof/>
                <w:webHidden/>
              </w:rPr>
              <w:fldChar w:fldCharType="begin"/>
            </w:r>
            <w:r w:rsidR="00F51B8F">
              <w:rPr>
                <w:noProof/>
                <w:webHidden/>
              </w:rPr>
              <w:instrText xml:space="preserve"> PAGEREF _Toc149769263 \h </w:instrText>
            </w:r>
            <w:r w:rsidR="00F51B8F">
              <w:rPr>
                <w:noProof/>
                <w:webHidden/>
              </w:rPr>
            </w:r>
            <w:r w:rsidR="00F51B8F">
              <w:rPr>
                <w:noProof/>
                <w:webHidden/>
              </w:rPr>
              <w:fldChar w:fldCharType="separate"/>
            </w:r>
            <w:r w:rsidR="00F51B8F">
              <w:rPr>
                <w:noProof/>
                <w:webHidden/>
              </w:rPr>
              <w:t>37</w:t>
            </w:r>
            <w:r w:rsidR="00F51B8F">
              <w:rPr>
                <w:noProof/>
                <w:webHidden/>
              </w:rPr>
              <w:fldChar w:fldCharType="end"/>
            </w:r>
          </w:hyperlink>
        </w:p>
        <w:p w14:paraId="644DC7C9" w14:textId="6A29670B"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64" w:history="1">
            <w:r w:rsidR="00F51B8F" w:rsidRPr="00521B2A">
              <w:rPr>
                <w:rStyle w:val="Hyperlnk"/>
                <w:noProof/>
              </w:rPr>
              <w:t>3.3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Adressering</w:t>
            </w:r>
            <w:r w:rsidR="00F51B8F">
              <w:rPr>
                <w:noProof/>
                <w:webHidden/>
              </w:rPr>
              <w:tab/>
            </w:r>
            <w:r w:rsidR="00F51B8F">
              <w:rPr>
                <w:noProof/>
                <w:webHidden/>
              </w:rPr>
              <w:fldChar w:fldCharType="begin"/>
            </w:r>
            <w:r w:rsidR="00F51B8F">
              <w:rPr>
                <w:noProof/>
                <w:webHidden/>
              </w:rPr>
              <w:instrText xml:space="preserve"> PAGEREF _Toc149769264 \h </w:instrText>
            </w:r>
            <w:r w:rsidR="00F51B8F">
              <w:rPr>
                <w:noProof/>
                <w:webHidden/>
              </w:rPr>
            </w:r>
            <w:r w:rsidR="00F51B8F">
              <w:rPr>
                <w:noProof/>
                <w:webHidden/>
              </w:rPr>
              <w:fldChar w:fldCharType="separate"/>
            </w:r>
            <w:r w:rsidR="00F51B8F">
              <w:rPr>
                <w:noProof/>
                <w:webHidden/>
              </w:rPr>
              <w:t>40</w:t>
            </w:r>
            <w:r w:rsidR="00F51B8F">
              <w:rPr>
                <w:noProof/>
                <w:webHidden/>
              </w:rPr>
              <w:fldChar w:fldCharType="end"/>
            </w:r>
          </w:hyperlink>
        </w:p>
        <w:p w14:paraId="16F667D4" w14:textId="60262008"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65" w:history="1">
            <w:r w:rsidR="00F51B8F" w:rsidRPr="00521B2A">
              <w:rPr>
                <w:rStyle w:val="Hyperlnk"/>
                <w:noProof/>
              </w:rPr>
              <w:t>3.4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Aggregering och engagemangsindex</w:t>
            </w:r>
            <w:r w:rsidR="00F51B8F">
              <w:rPr>
                <w:noProof/>
                <w:webHidden/>
              </w:rPr>
              <w:tab/>
            </w:r>
            <w:r w:rsidR="00F51B8F">
              <w:rPr>
                <w:noProof/>
                <w:webHidden/>
              </w:rPr>
              <w:fldChar w:fldCharType="begin"/>
            </w:r>
            <w:r w:rsidR="00F51B8F">
              <w:rPr>
                <w:noProof/>
                <w:webHidden/>
              </w:rPr>
              <w:instrText xml:space="preserve"> PAGEREF _Toc149769265 \h </w:instrText>
            </w:r>
            <w:r w:rsidR="00F51B8F">
              <w:rPr>
                <w:noProof/>
                <w:webHidden/>
              </w:rPr>
            </w:r>
            <w:r w:rsidR="00F51B8F">
              <w:rPr>
                <w:noProof/>
                <w:webHidden/>
              </w:rPr>
              <w:fldChar w:fldCharType="separate"/>
            </w:r>
            <w:r w:rsidR="00F51B8F">
              <w:rPr>
                <w:noProof/>
                <w:webHidden/>
              </w:rPr>
              <w:t>40</w:t>
            </w:r>
            <w:r w:rsidR="00F51B8F">
              <w:rPr>
                <w:noProof/>
                <w:webHidden/>
              </w:rPr>
              <w:fldChar w:fldCharType="end"/>
            </w:r>
          </w:hyperlink>
        </w:p>
        <w:p w14:paraId="05F9E285" w14:textId="774D846B"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66" w:history="1">
            <w:r w:rsidR="00F51B8F" w:rsidRPr="00521B2A">
              <w:rPr>
                <w:rStyle w:val="Hyperlnk"/>
                <w:noProof/>
              </w:rPr>
              <w:t>3.5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Anvisningar för uppdatering av Engagemangsindex</w:t>
            </w:r>
            <w:r w:rsidR="00F51B8F">
              <w:rPr>
                <w:noProof/>
                <w:webHidden/>
              </w:rPr>
              <w:tab/>
            </w:r>
            <w:r w:rsidR="00F51B8F">
              <w:rPr>
                <w:noProof/>
                <w:webHidden/>
              </w:rPr>
              <w:fldChar w:fldCharType="begin"/>
            </w:r>
            <w:r w:rsidR="00F51B8F">
              <w:rPr>
                <w:noProof/>
                <w:webHidden/>
              </w:rPr>
              <w:instrText xml:space="preserve"> PAGEREF _Toc149769266 \h </w:instrText>
            </w:r>
            <w:r w:rsidR="00F51B8F">
              <w:rPr>
                <w:noProof/>
                <w:webHidden/>
              </w:rPr>
            </w:r>
            <w:r w:rsidR="00F51B8F">
              <w:rPr>
                <w:noProof/>
                <w:webHidden/>
              </w:rPr>
              <w:fldChar w:fldCharType="separate"/>
            </w:r>
            <w:r w:rsidR="00F51B8F">
              <w:rPr>
                <w:noProof/>
                <w:webHidden/>
              </w:rPr>
              <w:t>41</w:t>
            </w:r>
            <w:r w:rsidR="00F51B8F">
              <w:rPr>
                <w:noProof/>
                <w:webHidden/>
              </w:rPr>
              <w:fldChar w:fldCharType="end"/>
            </w:r>
          </w:hyperlink>
        </w:p>
        <w:p w14:paraId="5E73CC20" w14:textId="419ADF95"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7" w:history="1">
            <w:r w:rsidR="00F51B8F" w:rsidRPr="00521B2A">
              <w:rPr>
                <w:rStyle w:val="Hyperlnk"/>
                <w:noProof/>
              </w:rPr>
              <w:t>3.5.1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Domänspecifika attribut för tjänstedomänen Tidbokning</w:t>
            </w:r>
            <w:r w:rsidR="00F51B8F">
              <w:rPr>
                <w:noProof/>
                <w:webHidden/>
              </w:rPr>
              <w:tab/>
            </w:r>
            <w:r w:rsidR="00F51B8F">
              <w:rPr>
                <w:noProof/>
                <w:webHidden/>
              </w:rPr>
              <w:fldChar w:fldCharType="begin"/>
            </w:r>
            <w:r w:rsidR="00F51B8F">
              <w:rPr>
                <w:noProof/>
                <w:webHidden/>
              </w:rPr>
              <w:instrText xml:space="preserve"> PAGEREF _Toc149769267 \h </w:instrText>
            </w:r>
            <w:r w:rsidR="00F51B8F">
              <w:rPr>
                <w:noProof/>
                <w:webHidden/>
              </w:rPr>
            </w:r>
            <w:r w:rsidR="00F51B8F">
              <w:rPr>
                <w:noProof/>
                <w:webHidden/>
              </w:rPr>
              <w:fldChar w:fldCharType="separate"/>
            </w:r>
            <w:r w:rsidR="00F51B8F">
              <w:rPr>
                <w:noProof/>
                <w:webHidden/>
              </w:rPr>
              <w:t>41</w:t>
            </w:r>
            <w:r w:rsidR="00F51B8F">
              <w:rPr>
                <w:noProof/>
                <w:webHidden/>
              </w:rPr>
              <w:fldChar w:fldCharType="end"/>
            </w:r>
          </w:hyperlink>
        </w:p>
        <w:p w14:paraId="1B6AD03A" w14:textId="46BE49B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8" w:history="1">
            <w:r w:rsidR="00F51B8F" w:rsidRPr="00521B2A">
              <w:rPr>
                <w:rStyle w:val="Hyperlnk"/>
                <w:noProof/>
              </w:rPr>
              <w:t>3.5.2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Vid ändringar i tidbokningssystemet ska tjänsteproducenten uppdatera Engagemangsindex</w:t>
            </w:r>
            <w:r w:rsidR="00F51B8F">
              <w:rPr>
                <w:noProof/>
                <w:webHidden/>
              </w:rPr>
              <w:tab/>
            </w:r>
            <w:r w:rsidR="00F51B8F">
              <w:rPr>
                <w:noProof/>
                <w:webHidden/>
              </w:rPr>
              <w:fldChar w:fldCharType="begin"/>
            </w:r>
            <w:r w:rsidR="00F51B8F">
              <w:rPr>
                <w:noProof/>
                <w:webHidden/>
              </w:rPr>
              <w:instrText xml:space="preserve"> PAGEREF _Toc149769268 \h </w:instrText>
            </w:r>
            <w:r w:rsidR="00F51B8F">
              <w:rPr>
                <w:noProof/>
                <w:webHidden/>
              </w:rPr>
            </w:r>
            <w:r w:rsidR="00F51B8F">
              <w:rPr>
                <w:noProof/>
                <w:webHidden/>
              </w:rPr>
              <w:fldChar w:fldCharType="separate"/>
            </w:r>
            <w:r w:rsidR="00F51B8F">
              <w:rPr>
                <w:noProof/>
                <w:webHidden/>
              </w:rPr>
              <w:t>42</w:t>
            </w:r>
            <w:r w:rsidR="00F51B8F">
              <w:rPr>
                <w:noProof/>
                <w:webHidden/>
              </w:rPr>
              <w:fldChar w:fldCharType="end"/>
            </w:r>
          </w:hyperlink>
        </w:p>
        <w:p w14:paraId="6BC30A6C" w14:textId="4A04CEF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69" w:history="1">
            <w:r w:rsidR="00F51B8F" w:rsidRPr="00521B2A">
              <w:rPr>
                <w:rStyle w:val="Hyperlnk"/>
                <w:noProof/>
              </w:rPr>
              <w:t>3.5.3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Endast dessa bokningar ska finnas i Engagemangsindex</w:t>
            </w:r>
            <w:r w:rsidR="00F51B8F">
              <w:rPr>
                <w:noProof/>
                <w:webHidden/>
              </w:rPr>
              <w:tab/>
            </w:r>
            <w:r w:rsidR="00F51B8F">
              <w:rPr>
                <w:noProof/>
                <w:webHidden/>
              </w:rPr>
              <w:fldChar w:fldCharType="begin"/>
            </w:r>
            <w:r w:rsidR="00F51B8F">
              <w:rPr>
                <w:noProof/>
                <w:webHidden/>
              </w:rPr>
              <w:instrText xml:space="preserve"> PAGEREF _Toc149769269 \h </w:instrText>
            </w:r>
            <w:r w:rsidR="00F51B8F">
              <w:rPr>
                <w:noProof/>
                <w:webHidden/>
              </w:rPr>
            </w:r>
            <w:r w:rsidR="00F51B8F">
              <w:rPr>
                <w:noProof/>
                <w:webHidden/>
              </w:rPr>
              <w:fldChar w:fldCharType="separate"/>
            </w:r>
            <w:r w:rsidR="00F51B8F">
              <w:rPr>
                <w:noProof/>
                <w:webHidden/>
              </w:rPr>
              <w:t>42</w:t>
            </w:r>
            <w:r w:rsidR="00F51B8F">
              <w:rPr>
                <w:noProof/>
                <w:webHidden/>
              </w:rPr>
              <w:fldChar w:fldCharType="end"/>
            </w:r>
          </w:hyperlink>
        </w:p>
        <w:p w14:paraId="3473CAC5" w14:textId="70C517C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0" w:history="1">
            <w:r w:rsidR="00F51B8F" w:rsidRPr="00521B2A">
              <w:rPr>
                <w:rStyle w:val="Hyperlnk"/>
                <w:noProof/>
              </w:rPr>
              <w:t>3.5.4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En bokad tid i tidbokningssystemet ska motsvaras av en post i Engagemangsindex</w:t>
            </w:r>
            <w:r w:rsidR="00F51B8F">
              <w:rPr>
                <w:noProof/>
                <w:webHidden/>
              </w:rPr>
              <w:tab/>
            </w:r>
            <w:r w:rsidR="00F51B8F">
              <w:rPr>
                <w:noProof/>
                <w:webHidden/>
              </w:rPr>
              <w:fldChar w:fldCharType="begin"/>
            </w:r>
            <w:r w:rsidR="00F51B8F">
              <w:rPr>
                <w:noProof/>
                <w:webHidden/>
              </w:rPr>
              <w:instrText xml:space="preserve"> PAGEREF _Toc149769270 \h </w:instrText>
            </w:r>
            <w:r w:rsidR="00F51B8F">
              <w:rPr>
                <w:noProof/>
                <w:webHidden/>
              </w:rPr>
            </w:r>
            <w:r w:rsidR="00F51B8F">
              <w:rPr>
                <w:noProof/>
                <w:webHidden/>
              </w:rPr>
              <w:fldChar w:fldCharType="separate"/>
            </w:r>
            <w:r w:rsidR="00F51B8F">
              <w:rPr>
                <w:noProof/>
                <w:webHidden/>
              </w:rPr>
              <w:t>43</w:t>
            </w:r>
            <w:r w:rsidR="00F51B8F">
              <w:rPr>
                <w:noProof/>
                <w:webHidden/>
              </w:rPr>
              <w:fldChar w:fldCharType="end"/>
            </w:r>
          </w:hyperlink>
        </w:p>
        <w:p w14:paraId="5936B305" w14:textId="4F0F0BD4"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1" w:history="1">
            <w:r w:rsidR="00F51B8F" w:rsidRPr="00521B2A">
              <w:rPr>
                <w:rStyle w:val="Hyperlnk"/>
                <w:noProof/>
              </w:rPr>
              <w:t>3.5.5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Då anses en bokning ha ändrats</w:t>
            </w:r>
            <w:r w:rsidR="00F51B8F">
              <w:rPr>
                <w:noProof/>
                <w:webHidden/>
              </w:rPr>
              <w:tab/>
            </w:r>
            <w:r w:rsidR="00F51B8F">
              <w:rPr>
                <w:noProof/>
                <w:webHidden/>
              </w:rPr>
              <w:fldChar w:fldCharType="begin"/>
            </w:r>
            <w:r w:rsidR="00F51B8F">
              <w:rPr>
                <w:noProof/>
                <w:webHidden/>
              </w:rPr>
              <w:instrText xml:space="preserve"> PAGEREF _Toc149769271 \h </w:instrText>
            </w:r>
            <w:r w:rsidR="00F51B8F">
              <w:rPr>
                <w:noProof/>
                <w:webHidden/>
              </w:rPr>
            </w:r>
            <w:r w:rsidR="00F51B8F">
              <w:rPr>
                <w:noProof/>
                <w:webHidden/>
              </w:rPr>
              <w:fldChar w:fldCharType="separate"/>
            </w:r>
            <w:r w:rsidR="00F51B8F">
              <w:rPr>
                <w:noProof/>
                <w:webHidden/>
              </w:rPr>
              <w:t>43</w:t>
            </w:r>
            <w:r w:rsidR="00F51B8F">
              <w:rPr>
                <w:noProof/>
                <w:webHidden/>
              </w:rPr>
              <w:fldChar w:fldCharType="end"/>
            </w:r>
          </w:hyperlink>
        </w:p>
        <w:p w14:paraId="227E9D49" w14:textId="5D7E17C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2" w:history="1">
            <w:r w:rsidR="00F51B8F" w:rsidRPr="00521B2A">
              <w:rPr>
                <w:rStyle w:val="Hyperlnk"/>
                <w:noProof/>
              </w:rPr>
              <w:t>3.5.6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Då anses en bokning vara inaktuell</w:t>
            </w:r>
            <w:r w:rsidR="00F51B8F">
              <w:rPr>
                <w:noProof/>
                <w:webHidden/>
              </w:rPr>
              <w:tab/>
            </w:r>
            <w:r w:rsidR="00F51B8F">
              <w:rPr>
                <w:noProof/>
                <w:webHidden/>
              </w:rPr>
              <w:fldChar w:fldCharType="begin"/>
            </w:r>
            <w:r w:rsidR="00F51B8F">
              <w:rPr>
                <w:noProof/>
                <w:webHidden/>
              </w:rPr>
              <w:instrText xml:space="preserve"> PAGEREF _Toc149769272 \h </w:instrText>
            </w:r>
            <w:r w:rsidR="00F51B8F">
              <w:rPr>
                <w:noProof/>
                <w:webHidden/>
              </w:rPr>
            </w:r>
            <w:r w:rsidR="00F51B8F">
              <w:rPr>
                <w:noProof/>
                <w:webHidden/>
              </w:rPr>
              <w:fldChar w:fldCharType="separate"/>
            </w:r>
            <w:r w:rsidR="00F51B8F">
              <w:rPr>
                <w:noProof/>
                <w:webHidden/>
              </w:rPr>
              <w:t>44</w:t>
            </w:r>
            <w:r w:rsidR="00F51B8F">
              <w:rPr>
                <w:noProof/>
                <w:webHidden/>
              </w:rPr>
              <w:fldChar w:fldCharType="end"/>
            </w:r>
          </w:hyperlink>
        </w:p>
        <w:p w14:paraId="6E64C485" w14:textId="7160C1AA"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3" w:history="1">
            <w:r w:rsidR="00F51B8F" w:rsidRPr="00521B2A">
              <w:rPr>
                <w:rStyle w:val="Hyperlnk"/>
                <w:noProof/>
              </w:rPr>
              <w:t>3.5.7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Uppdatera befintlig post vs. ta bort befintlig post och skapa en ny</w:t>
            </w:r>
            <w:r w:rsidR="00F51B8F">
              <w:rPr>
                <w:noProof/>
                <w:webHidden/>
              </w:rPr>
              <w:tab/>
            </w:r>
            <w:r w:rsidR="00F51B8F">
              <w:rPr>
                <w:noProof/>
                <w:webHidden/>
              </w:rPr>
              <w:fldChar w:fldCharType="begin"/>
            </w:r>
            <w:r w:rsidR="00F51B8F">
              <w:rPr>
                <w:noProof/>
                <w:webHidden/>
              </w:rPr>
              <w:instrText xml:space="preserve"> PAGEREF _Toc149769273 \h </w:instrText>
            </w:r>
            <w:r w:rsidR="00F51B8F">
              <w:rPr>
                <w:noProof/>
                <w:webHidden/>
              </w:rPr>
            </w:r>
            <w:r w:rsidR="00F51B8F">
              <w:rPr>
                <w:noProof/>
                <w:webHidden/>
              </w:rPr>
              <w:fldChar w:fldCharType="separate"/>
            </w:r>
            <w:r w:rsidR="00F51B8F">
              <w:rPr>
                <w:noProof/>
                <w:webHidden/>
              </w:rPr>
              <w:t>44</w:t>
            </w:r>
            <w:r w:rsidR="00F51B8F">
              <w:rPr>
                <w:noProof/>
                <w:webHidden/>
              </w:rPr>
              <w:fldChar w:fldCharType="end"/>
            </w:r>
          </w:hyperlink>
        </w:p>
        <w:p w14:paraId="2AD41BB4" w14:textId="626250D1"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4" w:history="1">
            <w:r w:rsidR="00F51B8F" w:rsidRPr="00521B2A">
              <w:rPr>
                <w:rStyle w:val="Hyperlnk"/>
                <w:noProof/>
              </w:rPr>
              <w:t>3.5.8</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Då ska en befintlig engagemangsindexpost uppdateras</w:t>
            </w:r>
            <w:r w:rsidR="00F51B8F">
              <w:rPr>
                <w:noProof/>
                <w:webHidden/>
              </w:rPr>
              <w:tab/>
            </w:r>
            <w:r w:rsidR="00F51B8F">
              <w:rPr>
                <w:noProof/>
                <w:webHidden/>
              </w:rPr>
              <w:fldChar w:fldCharType="begin"/>
            </w:r>
            <w:r w:rsidR="00F51B8F">
              <w:rPr>
                <w:noProof/>
                <w:webHidden/>
              </w:rPr>
              <w:instrText xml:space="preserve"> PAGEREF _Toc149769274 \h </w:instrText>
            </w:r>
            <w:r w:rsidR="00F51B8F">
              <w:rPr>
                <w:noProof/>
                <w:webHidden/>
              </w:rPr>
            </w:r>
            <w:r w:rsidR="00F51B8F">
              <w:rPr>
                <w:noProof/>
                <w:webHidden/>
              </w:rPr>
              <w:fldChar w:fldCharType="separate"/>
            </w:r>
            <w:r w:rsidR="00F51B8F">
              <w:rPr>
                <w:noProof/>
                <w:webHidden/>
              </w:rPr>
              <w:t>45</w:t>
            </w:r>
            <w:r w:rsidR="00F51B8F">
              <w:rPr>
                <w:noProof/>
                <w:webHidden/>
              </w:rPr>
              <w:fldChar w:fldCharType="end"/>
            </w:r>
          </w:hyperlink>
        </w:p>
        <w:p w14:paraId="263785C2" w14:textId="696E2B6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75" w:history="1">
            <w:r w:rsidR="00F51B8F" w:rsidRPr="00521B2A">
              <w:rPr>
                <w:rStyle w:val="Hyperlnk"/>
                <w:noProof/>
              </w:rPr>
              <w:t>3.5.9</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Då ska en befintlig engagemangsindexpost tas bort och ersättas med en ny</w:t>
            </w:r>
            <w:r w:rsidR="00F51B8F">
              <w:rPr>
                <w:noProof/>
                <w:webHidden/>
              </w:rPr>
              <w:tab/>
            </w:r>
            <w:r w:rsidR="00F51B8F">
              <w:rPr>
                <w:noProof/>
                <w:webHidden/>
              </w:rPr>
              <w:fldChar w:fldCharType="begin"/>
            </w:r>
            <w:r w:rsidR="00F51B8F">
              <w:rPr>
                <w:noProof/>
                <w:webHidden/>
              </w:rPr>
              <w:instrText xml:space="preserve"> PAGEREF _Toc149769275 \h </w:instrText>
            </w:r>
            <w:r w:rsidR="00F51B8F">
              <w:rPr>
                <w:noProof/>
                <w:webHidden/>
              </w:rPr>
            </w:r>
            <w:r w:rsidR="00F51B8F">
              <w:rPr>
                <w:noProof/>
                <w:webHidden/>
              </w:rPr>
              <w:fldChar w:fldCharType="separate"/>
            </w:r>
            <w:r w:rsidR="00F51B8F">
              <w:rPr>
                <w:noProof/>
                <w:webHidden/>
              </w:rPr>
              <w:t>45</w:t>
            </w:r>
            <w:r w:rsidR="00F51B8F">
              <w:rPr>
                <w:noProof/>
                <w:webHidden/>
              </w:rPr>
              <w:fldChar w:fldCharType="end"/>
            </w:r>
          </w:hyperlink>
        </w:p>
        <w:p w14:paraId="3B133440" w14:textId="6C616207"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276" w:history="1">
            <w:r w:rsidR="00F51B8F" w:rsidRPr="00521B2A">
              <w:rPr>
                <w:rStyle w:val="Hyperlnk"/>
                <w:noProof/>
              </w:rPr>
              <w:t>3.5.10</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Så tas en befintlig post bort ur Engagemangsindex</w:t>
            </w:r>
            <w:r w:rsidR="00F51B8F">
              <w:rPr>
                <w:noProof/>
                <w:webHidden/>
              </w:rPr>
              <w:tab/>
            </w:r>
            <w:r w:rsidR="00F51B8F">
              <w:rPr>
                <w:noProof/>
                <w:webHidden/>
              </w:rPr>
              <w:fldChar w:fldCharType="begin"/>
            </w:r>
            <w:r w:rsidR="00F51B8F">
              <w:rPr>
                <w:noProof/>
                <w:webHidden/>
              </w:rPr>
              <w:instrText xml:space="preserve"> PAGEREF _Toc149769276 \h </w:instrText>
            </w:r>
            <w:r w:rsidR="00F51B8F">
              <w:rPr>
                <w:noProof/>
                <w:webHidden/>
              </w:rPr>
            </w:r>
            <w:r w:rsidR="00F51B8F">
              <w:rPr>
                <w:noProof/>
                <w:webHidden/>
              </w:rPr>
              <w:fldChar w:fldCharType="separate"/>
            </w:r>
            <w:r w:rsidR="00F51B8F">
              <w:rPr>
                <w:noProof/>
                <w:webHidden/>
              </w:rPr>
              <w:t>45</w:t>
            </w:r>
            <w:r w:rsidR="00F51B8F">
              <w:rPr>
                <w:noProof/>
                <w:webHidden/>
              </w:rPr>
              <w:fldChar w:fldCharType="end"/>
            </w:r>
          </w:hyperlink>
        </w:p>
        <w:p w14:paraId="6AC84DBE" w14:textId="1B73AAEA"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277" w:history="1">
            <w:r w:rsidR="00F51B8F" w:rsidRPr="00521B2A">
              <w:rPr>
                <w:rStyle w:val="Hyperlnk"/>
                <w:noProof/>
              </w:rPr>
              <w:t>3.5.11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Grundladdning</w:t>
            </w:r>
            <w:r w:rsidR="00F51B8F">
              <w:rPr>
                <w:noProof/>
                <w:webHidden/>
              </w:rPr>
              <w:tab/>
            </w:r>
            <w:r w:rsidR="00F51B8F">
              <w:rPr>
                <w:noProof/>
                <w:webHidden/>
              </w:rPr>
              <w:fldChar w:fldCharType="begin"/>
            </w:r>
            <w:r w:rsidR="00F51B8F">
              <w:rPr>
                <w:noProof/>
                <w:webHidden/>
              </w:rPr>
              <w:instrText xml:space="preserve"> PAGEREF _Toc149769277 \h </w:instrText>
            </w:r>
            <w:r w:rsidR="00F51B8F">
              <w:rPr>
                <w:noProof/>
                <w:webHidden/>
              </w:rPr>
            </w:r>
            <w:r w:rsidR="00F51B8F">
              <w:rPr>
                <w:noProof/>
                <w:webHidden/>
              </w:rPr>
              <w:fldChar w:fldCharType="separate"/>
            </w:r>
            <w:r w:rsidR="00F51B8F">
              <w:rPr>
                <w:noProof/>
                <w:webHidden/>
              </w:rPr>
              <w:t>47</w:t>
            </w:r>
            <w:r w:rsidR="00F51B8F">
              <w:rPr>
                <w:noProof/>
                <w:webHidden/>
              </w:rPr>
              <w:fldChar w:fldCharType="end"/>
            </w:r>
          </w:hyperlink>
        </w:p>
        <w:p w14:paraId="215B71B4" w14:textId="4FCDD6A7"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278" w:history="1">
            <w:r w:rsidR="00F51B8F" w:rsidRPr="00521B2A">
              <w:rPr>
                <w:rStyle w:val="Hyperlnk"/>
                <w:noProof/>
              </w:rPr>
              <w:t>3.5.12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Ändringar från tidigare version av anvisningarna</w:t>
            </w:r>
            <w:r w:rsidR="00F51B8F">
              <w:rPr>
                <w:noProof/>
                <w:webHidden/>
              </w:rPr>
              <w:tab/>
            </w:r>
            <w:r w:rsidR="00F51B8F">
              <w:rPr>
                <w:noProof/>
                <w:webHidden/>
              </w:rPr>
              <w:fldChar w:fldCharType="begin"/>
            </w:r>
            <w:r w:rsidR="00F51B8F">
              <w:rPr>
                <w:noProof/>
                <w:webHidden/>
              </w:rPr>
              <w:instrText xml:space="preserve"> PAGEREF _Toc149769278 \h </w:instrText>
            </w:r>
            <w:r w:rsidR="00F51B8F">
              <w:rPr>
                <w:noProof/>
                <w:webHidden/>
              </w:rPr>
            </w:r>
            <w:r w:rsidR="00F51B8F">
              <w:rPr>
                <w:noProof/>
                <w:webHidden/>
              </w:rPr>
              <w:fldChar w:fldCharType="separate"/>
            </w:r>
            <w:r w:rsidR="00F51B8F">
              <w:rPr>
                <w:noProof/>
                <w:webHidden/>
              </w:rPr>
              <w:t>47</w:t>
            </w:r>
            <w:r w:rsidR="00F51B8F">
              <w:rPr>
                <w:noProof/>
                <w:webHidden/>
              </w:rPr>
              <w:fldChar w:fldCharType="end"/>
            </w:r>
          </w:hyperlink>
        </w:p>
        <w:p w14:paraId="4C25CDA6" w14:textId="58D16601"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79" w:history="1">
            <w:r w:rsidR="00F51B8F" w:rsidRPr="00521B2A">
              <w:rPr>
                <w:rStyle w:val="Hyperlnk"/>
                <w:noProof/>
              </w:rPr>
              <w:t>3.6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Aktör som utför bokning</w:t>
            </w:r>
            <w:r w:rsidR="00F51B8F">
              <w:rPr>
                <w:noProof/>
                <w:webHidden/>
              </w:rPr>
              <w:tab/>
            </w:r>
            <w:r w:rsidR="00F51B8F">
              <w:rPr>
                <w:noProof/>
                <w:webHidden/>
              </w:rPr>
              <w:fldChar w:fldCharType="begin"/>
            </w:r>
            <w:r w:rsidR="00F51B8F">
              <w:rPr>
                <w:noProof/>
                <w:webHidden/>
              </w:rPr>
              <w:instrText xml:space="preserve"> PAGEREF _Toc149769279 \h </w:instrText>
            </w:r>
            <w:r w:rsidR="00F51B8F">
              <w:rPr>
                <w:noProof/>
                <w:webHidden/>
              </w:rPr>
            </w:r>
            <w:r w:rsidR="00F51B8F">
              <w:rPr>
                <w:noProof/>
                <w:webHidden/>
              </w:rPr>
              <w:fldChar w:fldCharType="separate"/>
            </w:r>
            <w:r w:rsidR="00F51B8F">
              <w:rPr>
                <w:noProof/>
                <w:webHidden/>
              </w:rPr>
              <w:t>47</w:t>
            </w:r>
            <w:r w:rsidR="00F51B8F">
              <w:rPr>
                <w:noProof/>
                <w:webHidden/>
              </w:rPr>
              <w:fldChar w:fldCharType="end"/>
            </w:r>
          </w:hyperlink>
        </w:p>
        <w:p w14:paraId="614F292D" w14:textId="3672DA0D"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80" w:history="1">
            <w:r w:rsidR="00F51B8F" w:rsidRPr="00521B2A">
              <w:rPr>
                <w:rStyle w:val="Hyperlnk"/>
                <w:noProof/>
              </w:rPr>
              <w:t>3.7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ResultCode</w:t>
            </w:r>
            <w:r w:rsidR="00F51B8F">
              <w:rPr>
                <w:noProof/>
                <w:webHidden/>
              </w:rPr>
              <w:tab/>
            </w:r>
            <w:r w:rsidR="00F51B8F">
              <w:rPr>
                <w:noProof/>
                <w:webHidden/>
              </w:rPr>
              <w:fldChar w:fldCharType="begin"/>
            </w:r>
            <w:r w:rsidR="00F51B8F">
              <w:rPr>
                <w:noProof/>
                <w:webHidden/>
              </w:rPr>
              <w:instrText xml:space="preserve"> PAGEREF _Toc149769280 \h </w:instrText>
            </w:r>
            <w:r w:rsidR="00F51B8F">
              <w:rPr>
                <w:noProof/>
                <w:webHidden/>
              </w:rPr>
            </w:r>
            <w:r w:rsidR="00F51B8F">
              <w:rPr>
                <w:noProof/>
                <w:webHidden/>
              </w:rPr>
              <w:fldChar w:fldCharType="separate"/>
            </w:r>
            <w:r w:rsidR="00F51B8F">
              <w:rPr>
                <w:noProof/>
                <w:webHidden/>
              </w:rPr>
              <w:t>47</w:t>
            </w:r>
            <w:r w:rsidR="00F51B8F">
              <w:rPr>
                <w:noProof/>
                <w:webHidden/>
              </w:rPr>
              <w:fldChar w:fldCharType="end"/>
            </w:r>
          </w:hyperlink>
        </w:p>
        <w:p w14:paraId="34EB9551" w14:textId="7B31521E"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1" w:history="1">
            <w:r w:rsidR="00F51B8F" w:rsidRPr="00521B2A">
              <w:rPr>
                <w:rStyle w:val="Hyperlnk"/>
                <w:noProof/>
              </w:rPr>
              <w:t>1.1.1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Specifika felkoder per tjänstekontrakt</w:t>
            </w:r>
            <w:r w:rsidR="00F51B8F">
              <w:rPr>
                <w:noProof/>
                <w:webHidden/>
              </w:rPr>
              <w:tab/>
            </w:r>
            <w:r w:rsidR="00F51B8F">
              <w:rPr>
                <w:noProof/>
                <w:webHidden/>
              </w:rPr>
              <w:fldChar w:fldCharType="begin"/>
            </w:r>
            <w:r w:rsidR="00F51B8F">
              <w:rPr>
                <w:noProof/>
                <w:webHidden/>
              </w:rPr>
              <w:instrText xml:space="preserve"> PAGEREF _Toc149769281 \h </w:instrText>
            </w:r>
            <w:r w:rsidR="00F51B8F">
              <w:rPr>
                <w:noProof/>
                <w:webHidden/>
              </w:rPr>
            </w:r>
            <w:r w:rsidR="00F51B8F">
              <w:rPr>
                <w:noProof/>
                <w:webHidden/>
              </w:rPr>
              <w:fldChar w:fldCharType="separate"/>
            </w:r>
            <w:r w:rsidR="00F51B8F">
              <w:rPr>
                <w:noProof/>
                <w:webHidden/>
              </w:rPr>
              <w:t>47</w:t>
            </w:r>
            <w:r w:rsidR="00F51B8F">
              <w:rPr>
                <w:noProof/>
                <w:webHidden/>
              </w:rPr>
              <w:fldChar w:fldCharType="end"/>
            </w:r>
          </w:hyperlink>
        </w:p>
        <w:p w14:paraId="4CCC0277" w14:textId="01666D9E"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2" w:history="1">
            <w:r w:rsidR="00F51B8F" w:rsidRPr="00521B2A">
              <w:rPr>
                <w:rStyle w:val="Hyperlnk"/>
                <w:noProof/>
              </w:rPr>
              <w:t>1.1.2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MakeAppointment</w:t>
            </w:r>
            <w:r w:rsidR="00F51B8F">
              <w:rPr>
                <w:noProof/>
                <w:webHidden/>
              </w:rPr>
              <w:tab/>
            </w:r>
            <w:r w:rsidR="00F51B8F">
              <w:rPr>
                <w:noProof/>
                <w:webHidden/>
              </w:rPr>
              <w:fldChar w:fldCharType="begin"/>
            </w:r>
            <w:r w:rsidR="00F51B8F">
              <w:rPr>
                <w:noProof/>
                <w:webHidden/>
              </w:rPr>
              <w:instrText xml:space="preserve"> PAGEREF _Toc149769282 \h </w:instrText>
            </w:r>
            <w:r w:rsidR="00F51B8F">
              <w:rPr>
                <w:noProof/>
                <w:webHidden/>
              </w:rPr>
            </w:r>
            <w:r w:rsidR="00F51B8F">
              <w:rPr>
                <w:noProof/>
                <w:webHidden/>
              </w:rPr>
              <w:fldChar w:fldCharType="separate"/>
            </w:r>
            <w:r w:rsidR="00F51B8F">
              <w:rPr>
                <w:noProof/>
                <w:webHidden/>
              </w:rPr>
              <w:t>48</w:t>
            </w:r>
            <w:r w:rsidR="00F51B8F">
              <w:rPr>
                <w:noProof/>
                <w:webHidden/>
              </w:rPr>
              <w:fldChar w:fldCharType="end"/>
            </w:r>
          </w:hyperlink>
        </w:p>
        <w:p w14:paraId="4987785B" w14:textId="053F42D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3" w:history="1">
            <w:r w:rsidR="00F51B8F" w:rsidRPr="00521B2A">
              <w:rPr>
                <w:rStyle w:val="Hyperlnk"/>
                <w:noProof/>
              </w:rPr>
              <w:t>1.1.3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UpdateAppointment</w:t>
            </w:r>
            <w:r w:rsidR="00F51B8F">
              <w:rPr>
                <w:noProof/>
                <w:webHidden/>
              </w:rPr>
              <w:tab/>
            </w:r>
            <w:r w:rsidR="00F51B8F">
              <w:rPr>
                <w:noProof/>
                <w:webHidden/>
              </w:rPr>
              <w:fldChar w:fldCharType="begin"/>
            </w:r>
            <w:r w:rsidR="00F51B8F">
              <w:rPr>
                <w:noProof/>
                <w:webHidden/>
              </w:rPr>
              <w:instrText xml:space="preserve"> PAGEREF _Toc149769283 \h </w:instrText>
            </w:r>
            <w:r w:rsidR="00F51B8F">
              <w:rPr>
                <w:noProof/>
                <w:webHidden/>
              </w:rPr>
            </w:r>
            <w:r w:rsidR="00F51B8F">
              <w:rPr>
                <w:noProof/>
                <w:webHidden/>
              </w:rPr>
              <w:fldChar w:fldCharType="separate"/>
            </w:r>
            <w:r w:rsidR="00F51B8F">
              <w:rPr>
                <w:noProof/>
                <w:webHidden/>
              </w:rPr>
              <w:t>48</w:t>
            </w:r>
            <w:r w:rsidR="00F51B8F">
              <w:rPr>
                <w:noProof/>
                <w:webHidden/>
              </w:rPr>
              <w:fldChar w:fldCharType="end"/>
            </w:r>
          </w:hyperlink>
        </w:p>
        <w:p w14:paraId="6D210ED3" w14:textId="1B64785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4" w:history="1">
            <w:r w:rsidR="00F51B8F" w:rsidRPr="00521B2A">
              <w:rPr>
                <w:rStyle w:val="Hyperlnk"/>
                <w:noProof/>
                <w:lang w:eastAsia="sv-SE"/>
              </w:rPr>
              <w:t>1.1.4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lang w:eastAsia="sv-SE"/>
              </w:rPr>
              <w:t>CancelAppointment</w:t>
            </w:r>
            <w:r w:rsidR="00F51B8F">
              <w:rPr>
                <w:noProof/>
                <w:webHidden/>
              </w:rPr>
              <w:tab/>
            </w:r>
            <w:r w:rsidR="00F51B8F">
              <w:rPr>
                <w:noProof/>
                <w:webHidden/>
              </w:rPr>
              <w:fldChar w:fldCharType="begin"/>
            </w:r>
            <w:r w:rsidR="00F51B8F">
              <w:rPr>
                <w:noProof/>
                <w:webHidden/>
              </w:rPr>
              <w:instrText xml:space="preserve"> PAGEREF _Toc149769284 \h </w:instrText>
            </w:r>
            <w:r w:rsidR="00F51B8F">
              <w:rPr>
                <w:noProof/>
                <w:webHidden/>
              </w:rPr>
            </w:r>
            <w:r w:rsidR="00F51B8F">
              <w:rPr>
                <w:noProof/>
                <w:webHidden/>
              </w:rPr>
              <w:fldChar w:fldCharType="separate"/>
            </w:r>
            <w:r w:rsidR="00F51B8F">
              <w:rPr>
                <w:noProof/>
                <w:webHidden/>
              </w:rPr>
              <w:t>48</w:t>
            </w:r>
            <w:r w:rsidR="00F51B8F">
              <w:rPr>
                <w:noProof/>
                <w:webHidden/>
              </w:rPr>
              <w:fldChar w:fldCharType="end"/>
            </w:r>
          </w:hyperlink>
        </w:p>
        <w:p w14:paraId="2842B7B4" w14:textId="15A6819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5" w:history="1">
            <w:r w:rsidR="00F51B8F" w:rsidRPr="00521B2A">
              <w:rPr>
                <w:rStyle w:val="Hyperlnk"/>
                <w:noProof/>
              </w:rPr>
              <w:t>1.1.5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ConfirmAppointment</w:t>
            </w:r>
            <w:r w:rsidR="00F51B8F">
              <w:rPr>
                <w:noProof/>
                <w:webHidden/>
              </w:rPr>
              <w:tab/>
            </w:r>
            <w:r w:rsidR="00F51B8F">
              <w:rPr>
                <w:noProof/>
                <w:webHidden/>
              </w:rPr>
              <w:fldChar w:fldCharType="begin"/>
            </w:r>
            <w:r w:rsidR="00F51B8F">
              <w:rPr>
                <w:noProof/>
                <w:webHidden/>
              </w:rPr>
              <w:instrText xml:space="preserve"> PAGEREF _Toc149769285 \h </w:instrText>
            </w:r>
            <w:r w:rsidR="00F51B8F">
              <w:rPr>
                <w:noProof/>
                <w:webHidden/>
              </w:rPr>
            </w:r>
            <w:r w:rsidR="00F51B8F">
              <w:rPr>
                <w:noProof/>
                <w:webHidden/>
              </w:rPr>
              <w:fldChar w:fldCharType="separate"/>
            </w:r>
            <w:r w:rsidR="00F51B8F">
              <w:rPr>
                <w:noProof/>
                <w:webHidden/>
              </w:rPr>
              <w:t>49</w:t>
            </w:r>
            <w:r w:rsidR="00F51B8F">
              <w:rPr>
                <w:noProof/>
                <w:webHidden/>
              </w:rPr>
              <w:fldChar w:fldCharType="end"/>
            </w:r>
          </w:hyperlink>
        </w:p>
        <w:p w14:paraId="228E4265" w14:textId="4A8392A5"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286" w:history="1">
            <w:r w:rsidR="00F51B8F" w:rsidRPr="00521B2A">
              <w:rPr>
                <w:rStyle w:val="Hyperlnk"/>
                <w:noProof/>
              </w:rPr>
              <w:t>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Tjänstedomänens krav och regler</w:t>
            </w:r>
            <w:r w:rsidR="00F51B8F">
              <w:rPr>
                <w:noProof/>
                <w:webHidden/>
              </w:rPr>
              <w:tab/>
            </w:r>
            <w:r w:rsidR="00F51B8F">
              <w:rPr>
                <w:noProof/>
                <w:webHidden/>
              </w:rPr>
              <w:fldChar w:fldCharType="begin"/>
            </w:r>
            <w:r w:rsidR="00F51B8F">
              <w:rPr>
                <w:noProof/>
                <w:webHidden/>
              </w:rPr>
              <w:instrText xml:space="preserve"> PAGEREF _Toc149769286 \h </w:instrText>
            </w:r>
            <w:r w:rsidR="00F51B8F">
              <w:rPr>
                <w:noProof/>
                <w:webHidden/>
              </w:rPr>
            </w:r>
            <w:r w:rsidR="00F51B8F">
              <w:rPr>
                <w:noProof/>
                <w:webHidden/>
              </w:rPr>
              <w:fldChar w:fldCharType="separate"/>
            </w:r>
            <w:r w:rsidR="00F51B8F">
              <w:rPr>
                <w:noProof/>
                <w:webHidden/>
              </w:rPr>
              <w:t>49</w:t>
            </w:r>
            <w:r w:rsidR="00F51B8F">
              <w:rPr>
                <w:noProof/>
                <w:webHidden/>
              </w:rPr>
              <w:fldChar w:fldCharType="end"/>
            </w:r>
          </w:hyperlink>
        </w:p>
        <w:p w14:paraId="4695D38A" w14:textId="7599C7B9"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87" w:history="1">
            <w:r w:rsidR="00F51B8F" w:rsidRPr="00521B2A">
              <w:rPr>
                <w:rStyle w:val="Hyperlnk"/>
                <w:noProof/>
              </w:rPr>
              <w:t>4.1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Informationssäkerhet</w:t>
            </w:r>
            <w:r w:rsidR="00F51B8F">
              <w:rPr>
                <w:noProof/>
                <w:webHidden/>
              </w:rPr>
              <w:tab/>
            </w:r>
            <w:r w:rsidR="00F51B8F">
              <w:rPr>
                <w:noProof/>
                <w:webHidden/>
              </w:rPr>
              <w:fldChar w:fldCharType="begin"/>
            </w:r>
            <w:r w:rsidR="00F51B8F">
              <w:rPr>
                <w:noProof/>
                <w:webHidden/>
              </w:rPr>
              <w:instrText xml:space="preserve"> PAGEREF _Toc149769287 \h </w:instrText>
            </w:r>
            <w:r w:rsidR="00F51B8F">
              <w:rPr>
                <w:noProof/>
                <w:webHidden/>
              </w:rPr>
            </w:r>
            <w:r w:rsidR="00F51B8F">
              <w:rPr>
                <w:noProof/>
                <w:webHidden/>
              </w:rPr>
              <w:fldChar w:fldCharType="separate"/>
            </w:r>
            <w:r w:rsidR="00F51B8F">
              <w:rPr>
                <w:noProof/>
                <w:webHidden/>
              </w:rPr>
              <w:t>49</w:t>
            </w:r>
            <w:r w:rsidR="00F51B8F">
              <w:rPr>
                <w:noProof/>
                <w:webHidden/>
              </w:rPr>
              <w:fldChar w:fldCharType="end"/>
            </w:r>
          </w:hyperlink>
        </w:p>
        <w:p w14:paraId="7CE12D78" w14:textId="4DC54F53"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88" w:history="1">
            <w:r w:rsidR="00F51B8F" w:rsidRPr="00521B2A">
              <w:rPr>
                <w:rStyle w:val="Hyperlnk"/>
                <w:noProof/>
              </w:rPr>
              <w:t>4.2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Icke funktionella krav</w:t>
            </w:r>
            <w:r w:rsidR="00F51B8F">
              <w:rPr>
                <w:noProof/>
                <w:webHidden/>
              </w:rPr>
              <w:tab/>
            </w:r>
            <w:r w:rsidR="00F51B8F">
              <w:rPr>
                <w:noProof/>
                <w:webHidden/>
              </w:rPr>
              <w:fldChar w:fldCharType="begin"/>
            </w:r>
            <w:r w:rsidR="00F51B8F">
              <w:rPr>
                <w:noProof/>
                <w:webHidden/>
              </w:rPr>
              <w:instrText xml:space="preserve"> PAGEREF _Toc149769288 \h </w:instrText>
            </w:r>
            <w:r w:rsidR="00F51B8F">
              <w:rPr>
                <w:noProof/>
                <w:webHidden/>
              </w:rPr>
            </w:r>
            <w:r w:rsidR="00F51B8F">
              <w:rPr>
                <w:noProof/>
                <w:webHidden/>
              </w:rPr>
              <w:fldChar w:fldCharType="separate"/>
            </w:r>
            <w:r w:rsidR="00F51B8F">
              <w:rPr>
                <w:noProof/>
                <w:webHidden/>
              </w:rPr>
              <w:t>49</w:t>
            </w:r>
            <w:r w:rsidR="00F51B8F">
              <w:rPr>
                <w:noProof/>
                <w:webHidden/>
              </w:rPr>
              <w:fldChar w:fldCharType="end"/>
            </w:r>
          </w:hyperlink>
        </w:p>
        <w:p w14:paraId="659A5AB7" w14:textId="41C20C5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89" w:history="1">
            <w:r w:rsidR="00F51B8F" w:rsidRPr="00521B2A">
              <w:rPr>
                <w:rStyle w:val="Hyperlnk"/>
                <w:noProof/>
              </w:rPr>
              <w:t>4.2.1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SLA krav</w:t>
            </w:r>
            <w:r w:rsidR="00F51B8F">
              <w:rPr>
                <w:noProof/>
                <w:webHidden/>
              </w:rPr>
              <w:tab/>
            </w:r>
            <w:r w:rsidR="00F51B8F">
              <w:rPr>
                <w:noProof/>
                <w:webHidden/>
              </w:rPr>
              <w:fldChar w:fldCharType="begin"/>
            </w:r>
            <w:r w:rsidR="00F51B8F">
              <w:rPr>
                <w:noProof/>
                <w:webHidden/>
              </w:rPr>
              <w:instrText xml:space="preserve"> PAGEREF _Toc149769289 \h </w:instrText>
            </w:r>
            <w:r w:rsidR="00F51B8F">
              <w:rPr>
                <w:noProof/>
                <w:webHidden/>
              </w:rPr>
            </w:r>
            <w:r w:rsidR="00F51B8F">
              <w:rPr>
                <w:noProof/>
                <w:webHidden/>
              </w:rPr>
              <w:fldChar w:fldCharType="separate"/>
            </w:r>
            <w:r w:rsidR="00F51B8F">
              <w:rPr>
                <w:noProof/>
                <w:webHidden/>
              </w:rPr>
              <w:t>49</w:t>
            </w:r>
            <w:r w:rsidR="00F51B8F">
              <w:rPr>
                <w:noProof/>
                <w:webHidden/>
              </w:rPr>
              <w:fldChar w:fldCharType="end"/>
            </w:r>
          </w:hyperlink>
        </w:p>
        <w:p w14:paraId="6D96FDB6" w14:textId="3FA85085"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90" w:history="1">
            <w:r w:rsidR="00F51B8F" w:rsidRPr="00521B2A">
              <w:rPr>
                <w:rStyle w:val="Hyperlnk"/>
                <w:noProof/>
              </w:rPr>
              <w:t>4.3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Felhantering</w:t>
            </w:r>
            <w:r w:rsidR="00F51B8F">
              <w:rPr>
                <w:noProof/>
                <w:webHidden/>
              </w:rPr>
              <w:tab/>
            </w:r>
            <w:r w:rsidR="00F51B8F">
              <w:rPr>
                <w:noProof/>
                <w:webHidden/>
              </w:rPr>
              <w:fldChar w:fldCharType="begin"/>
            </w:r>
            <w:r w:rsidR="00F51B8F">
              <w:rPr>
                <w:noProof/>
                <w:webHidden/>
              </w:rPr>
              <w:instrText xml:space="preserve"> PAGEREF _Toc149769290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54902A26" w14:textId="235C24C6"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1" w:history="1">
            <w:r w:rsidR="00F51B8F" w:rsidRPr="00521B2A">
              <w:rPr>
                <w:rStyle w:val="Hyperlnk"/>
                <w:noProof/>
              </w:rPr>
              <w:t>4.3.1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Krav på en tjänsteproducent</w:t>
            </w:r>
            <w:r w:rsidR="00F51B8F">
              <w:rPr>
                <w:noProof/>
                <w:webHidden/>
              </w:rPr>
              <w:tab/>
            </w:r>
            <w:r w:rsidR="00F51B8F">
              <w:rPr>
                <w:noProof/>
                <w:webHidden/>
              </w:rPr>
              <w:fldChar w:fldCharType="begin"/>
            </w:r>
            <w:r w:rsidR="00F51B8F">
              <w:rPr>
                <w:noProof/>
                <w:webHidden/>
              </w:rPr>
              <w:instrText xml:space="preserve"> PAGEREF _Toc149769291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39ADD789" w14:textId="6FD7E6FE"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2" w:history="1">
            <w:r w:rsidR="00F51B8F" w:rsidRPr="00521B2A">
              <w:rPr>
                <w:rStyle w:val="Hyperlnk"/>
                <w:noProof/>
              </w:rPr>
              <w:t>4.3.2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Krav på en tjänstekonsument</w:t>
            </w:r>
            <w:r w:rsidR="00F51B8F">
              <w:rPr>
                <w:noProof/>
                <w:webHidden/>
              </w:rPr>
              <w:tab/>
            </w:r>
            <w:r w:rsidR="00F51B8F">
              <w:rPr>
                <w:noProof/>
                <w:webHidden/>
              </w:rPr>
              <w:fldChar w:fldCharType="begin"/>
            </w:r>
            <w:r w:rsidR="00F51B8F">
              <w:rPr>
                <w:noProof/>
                <w:webHidden/>
              </w:rPr>
              <w:instrText xml:space="preserve"> PAGEREF _Toc149769292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5D32738A" w14:textId="14681686"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293" w:history="1">
            <w:r w:rsidR="00F51B8F" w:rsidRPr="00521B2A">
              <w:rPr>
                <w:rStyle w:val="Hyperlnk"/>
                <w:noProof/>
              </w:rPr>
              <w:t>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Tjänstedomänens meddelandemodeller</w:t>
            </w:r>
            <w:r w:rsidR="00F51B8F">
              <w:rPr>
                <w:noProof/>
                <w:webHidden/>
              </w:rPr>
              <w:tab/>
            </w:r>
            <w:r w:rsidR="00F51B8F">
              <w:rPr>
                <w:noProof/>
                <w:webHidden/>
              </w:rPr>
              <w:fldChar w:fldCharType="begin"/>
            </w:r>
            <w:r w:rsidR="00F51B8F">
              <w:rPr>
                <w:noProof/>
                <w:webHidden/>
              </w:rPr>
              <w:instrText xml:space="preserve"> PAGEREF _Toc149769293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73876DFD" w14:textId="7AD9BF3E"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294" w:history="1">
            <w:r w:rsidR="00F51B8F" w:rsidRPr="00521B2A">
              <w:rPr>
                <w:rStyle w:val="Hyperlnk"/>
                <w:noProof/>
              </w:rPr>
              <w:t>5.1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Formatregler</w:t>
            </w:r>
            <w:r w:rsidR="00F51B8F">
              <w:rPr>
                <w:noProof/>
                <w:webHidden/>
              </w:rPr>
              <w:tab/>
            </w:r>
            <w:r w:rsidR="00F51B8F">
              <w:rPr>
                <w:noProof/>
                <w:webHidden/>
              </w:rPr>
              <w:fldChar w:fldCharType="begin"/>
            </w:r>
            <w:r w:rsidR="00F51B8F">
              <w:rPr>
                <w:noProof/>
                <w:webHidden/>
              </w:rPr>
              <w:instrText xml:space="preserve"> PAGEREF _Toc149769294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2D938297" w14:textId="0E311974"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5" w:history="1">
            <w:r w:rsidR="00F51B8F" w:rsidRPr="00521B2A">
              <w:rPr>
                <w:rStyle w:val="Hyperlnk"/>
                <w:noProof/>
              </w:rPr>
              <w:t>5.1.1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Format för datum</w:t>
            </w:r>
            <w:r w:rsidR="00F51B8F">
              <w:rPr>
                <w:noProof/>
                <w:webHidden/>
              </w:rPr>
              <w:tab/>
            </w:r>
            <w:r w:rsidR="00F51B8F">
              <w:rPr>
                <w:noProof/>
                <w:webHidden/>
              </w:rPr>
              <w:fldChar w:fldCharType="begin"/>
            </w:r>
            <w:r w:rsidR="00F51B8F">
              <w:rPr>
                <w:noProof/>
                <w:webHidden/>
              </w:rPr>
              <w:instrText xml:space="preserve"> PAGEREF _Toc149769295 \h </w:instrText>
            </w:r>
            <w:r w:rsidR="00F51B8F">
              <w:rPr>
                <w:noProof/>
                <w:webHidden/>
              </w:rPr>
            </w:r>
            <w:r w:rsidR="00F51B8F">
              <w:rPr>
                <w:noProof/>
                <w:webHidden/>
              </w:rPr>
              <w:fldChar w:fldCharType="separate"/>
            </w:r>
            <w:r w:rsidR="00F51B8F">
              <w:rPr>
                <w:noProof/>
                <w:webHidden/>
              </w:rPr>
              <w:t>50</w:t>
            </w:r>
            <w:r w:rsidR="00F51B8F">
              <w:rPr>
                <w:noProof/>
                <w:webHidden/>
              </w:rPr>
              <w:fldChar w:fldCharType="end"/>
            </w:r>
          </w:hyperlink>
        </w:p>
        <w:p w14:paraId="0F05A21E" w14:textId="66620AA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6" w:history="1">
            <w:r w:rsidR="00F51B8F" w:rsidRPr="00521B2A">
              <w:rPr>
                <w:rStyle w:val="Hyperlnk"/>
                <w:noProof/>
              </w:rPr>
              <w:t>5.1.2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Format för tidpunkter</w:t>
            </w:r>
            <w:r w:rsidR="00F51B8F">
              <w:rPr>
                <w:noProof/>
                <w:webHidden/>
              </w:rPr>
              <w:tab/>
            </w:r>
            <w:r w:rsidR="00F51B8F">
              <w:rPr>
                <w:noProof/>
                <w:webHidden/>
              </w:rPr>
              <w:fldChar w:fldCharType="begin"/>
            </w:r>
            <w:r w:rsidR="00F51B8F">
              <w:rPr>
                <w:noProof/>
                <w:webHidden/>
              </w:rPr>
              <w:instrText xml:space="preserve"> PAGEREF _Toc149769296 \h </w:instrText>
            </w:r>
            <w:r w:rsidR="00F51B8F">
              <w:rPr>
                <w:noProof/>
                <w:webHidden/>
              </w:rPr>
            </w:r>
            <w:r w:rsidR="00F51B8F">
              <w:rPr>
                <w:noProof/>
                <w:webHidden/>
              </w:rPr>
              <w:fldChar w:fldCharType="separate"/>
            </w:r>
            <w:r w:rsidR="00F51B8F">
              <w:rPr>
                <w:noProof/>
                <w:webHidden/>
              </w:rPr>
              <w:t>51</w:t>
            </w:r>
            <w:r w:rsidR="00F51B8F">
              <w:rPr>
                <w:noProof/>
                <w:webHidden/>
              </w:rPr>
              <w:fldChar w:fldCharType="end"/>
            </w:r>
          </w:hyperlink>
        </w:p>
        <w:p w14:paraId="66290268" w14:textId="0B77ACAB"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7" w:history="1">
            <w:r w:rsidR="00F51B8F" w:rsidRPr="00521B2A">
              <w:rPr>
                <w:rStyle w:val="Hyperlnk"/>
                <w:noProof/>
              </w:rPr>
              <w:t>5.1.3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Tidszon för tidpunkter</w:t>
            </w:r>
            <w:r w:rsidR="00F51B8F">
              <w:rPr>
                <w:noProof/>
                <w:webHidden/>
              </w:rPr>
              <w:tab/>
            </w:r>
            <w:r w:rsidR="00F51B8F">
              <w:rPr>
                <w:noProof/>
                <w:webHidden/>
              </w:rPr>
              <w:fldChar w:fldCharType="begin"/>
            </w:r>
            <w:r w:rsidR="00F51B8F">
              <w:rPr>
                <w:noProof/>
                <w:webHidden/>
              </w:rPr>
              <w:instrText xml:space="preserve"> PAGEREF _Toc149769297 \h </w:instrText>
            </w:r>
            <w:r w:rsidR="00F51B8F">
              <w:rPr>
                <w:noProof/>
                <w:webHidden/>
              </w:rPr>
            </w:r>
            <w:r w:rsidR="00F51B8F">
              <w:rPr>
                <w:noProof/>
                <w:webHidden/>
              </w:rPr>
              <w:fldChar w:fldCharType="separate"/>
            </w:r>
            <w:r w:rsidR="00F51B8F">
              <w:rPr>
                <w:noProof/>
                <w:webHidden/>
              </w:rPr>
              <w:t>51</w:t>
            </w:r>
            <w:r w:rsidR="00F51B8F">
              <w:rPr>
                <w:noProof/>
                <w:webHidden/>
              </w:rPr>
              <w:fldChar w:fldCharType="end"/>
            </w:r>
          </w:hyperlink>
        </w:p>
        <w:p w14:paraId="4E4E41BF" w14:textId="1CD131D3"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298" w:history="1">
            <w:r w:rsidR="00F51B8F" w:rsidRPr="00521B2A">
              <w:rPr>
                <w:rStyle w:val="Hyperlnk"/>
                <w:noProof/>
              </w:rPr>
              <w:t>5.1.4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Format för HSA-id</w:t>
            </w:r>
            <w:r w:rsidR="00F51B8F">
              <w:rPr>
                <w:noProof/>
                <w:webHidden/>
              </w:rPr>
              <w:tab/>
            </w:r>
            <w:r w:rsidR="00F51B8F">
              <w:rPr>
                <w:noProof/>
                <w:webHidden/>
              </w:rPr>
              <w:fldChar w:fldCharType="begin"/>
            </w:r>
            <w:r w:rsidR="00F51B8F">
              <w:rPr>
                <w:noProof/>
                <w:webHidden/>
              </w:rPr>
              <w:instrText xml:space="preserve"> PAGEREF _Toc149769298 \h </w:instrText>
            </w:r>
            <w:r w:rsidR="00F51B8F">
              <w:rPr>
                <w:noProof/>
                <w:webHidden/>
              </w:rPr>
            </w:r>
            <w:r w:rsidR="00F51B8F">
              <w:rPr>
                <w:noProof/>
                <w:webHidden/>
              </w:rPr>
              <w:fldChar w:fldCharType="separate"/>
            </w:r>
            <w:r w:rsidR="00F51B8F">
              <w:rPr>
                <w:noProof/>
                <w:webHidden/>
              </w:rPr>
              <w:t>51</w:t>
            </w:r>
            <w:r w:rsidR="00F51B8F">
              <w:rPr>
                <w:noProof/>
                <w:webHidden/>
              </w:rPr>
              <w:fldChar w:fldCharType="end"/>
            </w:r>
          </w:hyperlink>
        </w:p>
        <w:p w14:paraId="2B3D20CB" w14:textId="7B58E9D0"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299" w:history="1">
            <w:r w:rsidR="00F51B8F" w:rsidRPr="00521B2A">
              <w:rPr>
                <w:rStyle w:val="Hyperlnk"/>
                <w:noProof/>
              </w:rPr>
              <w:t>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Tjänstekontrakt</w:t>
            </w:r>
            <w:r w:rsidR="00F51B8F">
              <w:rPr>
                <w:noProof/>
                <w:webHidden/>
              </w:rPr>
              <w:tab/>
            </w:r>
            <w:r w:rsidR="00F51B8F">
              <w:rPr>
                <w:noProof/>
                <w:webHidden/>
              </w:rPr>
              <w:fldChar w:fldCharType="begin"/>
            </w:r>
            <w:r w:rsidR="00F51B8F">
              <w:rPr>
                <w:noProof/>
                <w:webHidden/>
              </w:rPr>
              <w:instrText xml:space="preserve"> PAGEREF _Toc149769299 \h </w:instrText>
            </w:r>
            <w:r w:rsidR="00F51B8F">
              <w:rPr>
                <w:noProof/>
                <w:webHidden/>
              </w:rPr>
            </w:r>
            <w:r w:rsidR="00F51B8F">
              <w:rPr>
                <w:noProof/>
                <w:webHidden/>
              </w:rPr>
              <w:fldChar w:fldCharType="separate"/>
            </w:r>
            <w:r w:rsidR="00F51B8F">
              <w:rPr>
                <w:noProof/>
                <w:webHidden/>
              </w:rPr>
              <w:t>51</w:t>
            </w:r>
            <w:r w:rsidR="00F51B8F">
              <w:rPr>
                <w:noProof/>
                <w:webHidden/>
              </w:rPr>
              <w:fldChar w:fldCharType="end"/>
            </w:r>
          </w:hyperlink>
        </w:p>
        <w:p w14:paraId="631FCE81" w14:textId="275F98A9"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00" w:history="1">
            <w:r w:rsidR="00F51B8F" w:rsidRPr="00521B2A">
              <w:rPr>
                <w:rStyle w:val="Hyperlnk"/>
                <w:noProof/>
              </w:rPr>
              <w:t>6.1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CancelAppointment</w:t>
            </w:r>
            <w:r w:rsidR="00F51B8F">
              <w:rPr>
                <w:noProof/>
                <w:webHidden/>
              </w:rPr>
              <w:tab/>
            </w:r>
            <w:r w:rsidR="00F51B8F">
              <w:rPr>
                <w:noProof/>
                <w:webHidden/>
              </w:rPr>
              <w:fldChar w:fldCharType="begin"/>
            </w:r>
            <w:r w:rsidR="00F51B8F">
              <w:rPr>
                <w:noProof/>
                <w:webHidden/>
              </w:rPr>
              <w:instrText xml:space="preserve"> PAGEREF _Toc149769300 \h </w:instrText>
            </w:r>
            <w:r w:rsidR="00F51B8F">
              <w:rPr>
                <w:noProof/>
                <w:webHidden/>
              </w:rPr>
            </w:r>
            <w:r w:rsidR="00F51B8F">
              <w:rPr>
                <w:noProof/>
                <w:webHidden/>
              </w:rPr>
              <w:fldChar w:fldCharType="separate"/>
            </w:r>
            <w:r w:rsidR="00F51B8F">
              <w:rPr>
                <w:noProof/>
                <w:webHidden/>
              </w:rPr>
              <w:t>51</w:t>
            </w:r>
            <w:r w:rsidR="00F51B8F">
              <w:rPr>
                <w:noProof/>
                <w:webHidden/>
              </w:rPr>
              <w:fldChar w:fldCharType="end"/>
            </w:r>
          </w:hyperlink>
        </w:p>
        <w:p w14:paraId="564224FF" w14:textId="0629CE1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1" w:history="1">
            <w:r w:rsidR="00F51B8F" w:rsidRPr="00521B2A">
              <w:rPr>
                <w:rStyle w:val="Hyperlnk"/>
                <w:noProof/>
              </w:rPr>
              <w:t>6.1.1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_Toc149769301 \h </w:instrText>
            </w:r>
            <w:r w:rsidR="00F51B8F">
              <w:rPr>
                <w:noProof/>
                <w:webHidden/>
              </w:rPr>
            </w:r>
            <w:r w:rsidR="00F51B8F">
              <w:rPr>
                <w:noProof/>
                <w:webHidden/>
              </w:rPr>
              <w:fldChar w:fldCharType="separate"/>
            </w:r>
            <w:r w:rsidR="00F51B8F">
              <w:rPr>
                <w:noProof/>
                <w:webHidden/>
              </w:rPr>
              <w:t>52</w:t>
            </w:r>
            <w:r w:rsidR="00F51B8F">
              <w:rPr>
                <w:noProof/>
                <w:webHidden/>
              </w:rPr>
              <w:fldChar w:fldCharType="end"/>
            </w:r>
          </w:hyperlink>
        </w:p>
        <w:p w14:paraId="42922753" w14:textId="295778BB"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2" w:history="1">
            <w:r w:rsidR="00F51B8F" w:rsidRPr="00521B2A">
              <w:rPr>
                <w:rStyle w:val="Hyperlnk"/>
                <w:noProof/>
              </w:rPr>
              <w:t>6.1.2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_Toc149769302 \h </w:instrText>
            </w:r>
            <w:r w:rsidR="00F51B8F">
              <w:rPr>
                <w:noProof/>
                <w:webHidden/>
              </w:rPr>
            </w:r>
            <w:r w:rsidR="00F51B8F">
              <w:rPr>
                <w:noProof/>
                <w:webHidden/>
              </w:rPr>
              <w:fldChar w:fldCharType="separate"/>
            </w:r>
            <w:r w:rsidR="00F51B8F">
              <w:rPr>
                <w:noProof/>
                <w:webHidden/>
              </w:rPr>
              <w:t>52</w:t>
            </w:r>
            <w:r w:rsidR="00F51B8F">
              <w:rPr>
                <w:noProof/>
                <w:webHidden/>
              </w:rPr>
              <w:fldChar w:fldCharType="end"/>
            </w:r>
          </w:hyperlink>
        </w:p>
        <w:p w14:paraId="7BFB6913" w14:textId="708F8B2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3" w:history="1">
            <w:r w:rsidR="00F51B8F" w:rsidRPr="00521B2A">
              <w:rPr>
                <w:rStyle w:val="Hyperlnk"/>
                <w:noProof/>
              </w:rPr>
              <w:t>6.1.3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_Toc149769303 \h </w:instrText>
            </w:r>
            <w:r w:rsidR="00F51B8F">
              <w:rPr>
                <w:noProof/>
                <w:webHidden/>
              </w:rPr>
            </w:r>
            <w:r w:rsidR="00F51B8F">
              <w:rPr>
                <w:noProof/>
                <w:webHidden/>
              </w:rPr>
              <w:fldChar w:fldCharType="separate"/>
            </w:r>
            <w:r w:rsidR="00F51B8F">
              <w:rPr>
                <w:noProof/>
                <w:webHidden/>
              </w:rPr>
              <w:t>52</w:t>
            </w:r>
            <w:r w:rsidR="00F51B8F">
              <w:rPr>
                <w:noProof/>
                <w:webHidden/>
              </w:rPr>
              <w:fldChar w:fldCharType="end"/>
            </w:r>
          </w:hyperlink>
        </w:p>
        <w:p w14:paraId="76FAFA81" w14:textId="6439797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4" w:history="1">
            <w:r w:rsidR="00F51B8F" w:rsidRPr="00521B2A">
              <w:rPr>
                <w:rStyle w:val="Hyperlnk"/>
                <w:noProof/>
              </w:rPr>
              <w:t>6.1.4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_Toc149769304 \h </w:instrText>
            </w:r>
            <w:r w:rsidR="00F51B8F">
              <w:rPr>
                <w:noProof/>
                <w:webHidden/>
              </w:rPr>
            </w:r>
            <w:r w:rsidR="00F51B8F">
              <w:rPr>
                <w:noProof/>
                <w:webHidden/>
              </w:rPr>
              <w:fldChar w:fldCharType="separate"/>
            </w:r>
            <w:r w:rsidR="00F51B8F">
              <w:rPr>
                <w:noProof/>
                <w:webHidden/>
              </w:rPr>
              <w:t>52</w:t>
            </w:r>
            <w:r w:rsidR="00F51B8F">
              <w:rPr>
                <w:noProof/>
                <w:webHidden/>
              </w:rPr>
              <w:fldChar w:fldCharType="end"/>
            </w:r>
          </w:hyperlink>
        </w:p>
        <w:p w14:paraId="156929C4" w14:textId="08F30CE3"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5" w:history="1">
            <w:r w:rsidR="00F51B8F" w:rsidRPr="00521B2A">
              <w:rPr>
                <w:rStyle w:val="Hyperlnk"/>
                <w:noProof/>
              </w:rPr>
              <w:t>6.1.5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_Toc149769305 \h </w:instrText>
            </w:r>
            <w:r w:rsidR="00F51B8F">
              <w:rPr>
                <w:noProof/>
                <w:webHidden/>
              </w:rPr>
            </w:r>
            <w:r w:rsidR="00F51B8F">
              <w:rPr>
                <w:noProof/>
                <w:webHidden/>
              </w:rPr>
              <w:fldChar w:fldCharType="separate"/>
            </w:r>
            <w:r w:rsidR="00F51B8F">
              <w:rPr>
                <w:noProof/>
                <w:webHidden/>
              </w:rPr>
              <w:t>53</w:t>
            </w:r>
            <w:r w:rsidR="00F51B8F">
              <w:rPr>
                <w:noProof/>
                <w:webHidden/>
              </w:rPr>
              <w:fldChar w:fldCharType="end"/>
            </w:r>
          </w:hyperlink>
        </w:p>
        <w:p w14:paraId="7E740443" w14:textId="4ABB224D"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06" w:history="1">
            <w:r w:rsidR="00F51B8F" w:rsidRPr="00521B2A">
              <w:rPr>
                <w:rStyle w:val="Hyperlnk"/>
                <w:noProof/>
              </w:rPr>
              <w:t>6.2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ConfirmAppointment</w:t>
            </w:r>
            <w:r w:rsidR="00F51B8F">
              <w:rPr>
                <w:noProof/>
                <w:webHidden/>
              </w:rPr>
              <w:tab/>
            </w:r>
            <w:r w:rsidR="00F51B8F">
              <w:rPr>
                <w:noProof/>
                <w:webHidden/>
              </w:rPr>
              <w:fldChar w:fldCharType="begin"/>
            </w:r>
            <w:r w:rsidR="00F51B8F">
              <w:rPr>
                <w:noProof/>
                <w:webHidden/>
              </w:rPr>
              <w:instrText xml:space="preserve"> PAGEREF _Toc149769306 \h </w:instrText>
            </w:r>
            <w:r w:rsidR="00F51B8F">
              <w:rPr>
                <w:noProof/>
                <w:webHidden/>
              </w:rPr>
            </w:r>
            <w:r w:rsidR="00F51B8F">
              <w:rPr>
                <w:noProof/>
                <w:webHidden/>
              </w:rPr>
              <w:fldChar w:fldCharType="separate"/>
            </w:r>
            <w:r w:rsidR="00F51B8F">
              <w:rPr>
                <w:noProof/>
                <w:webHidden/>
              </w:rPr>
              <w:t>54</w:t>
            </w:r>
            <w:r w:rsidR="00F51B8F">
              <w:rPr>
                <w:noProof/>
                <w:webHidden/>
              </w:rPr>
              <w:fldChar w:fldCharType="end"/>
            </w:r>
          </w:hyperlink>
        </w:p>
        <w:p w14:paraId="43D48A28" w14:textId="71B2881B"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7" w:history="1">
            <w:r w:rsidR="00F51B8F" w:rsidRPr="00521B2A">
              <w:rPr>
                <w:rStyle w:val="Hyperlnk"/>
                <w:noProof/>
              </w:rPr>
              <w:t>6.2.1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_Toc149769307 \h </w:instrText>
            </w:r>
            <w:r w:rsidR="00F51B8F">
              <w:rPr>
                <w:noProof/>
                <w:webHidden/>
              </w:rPr>
            </w:r>
            <w:r w:rsidR="00F51B8F">
              <w:rPr>
                <w:noProof/>
                <w:webHidden/>
              </w:rPr>
              <w:fldChar w:fldCharType="separate"/>
            </w:r>
            <w:r w:rsidR="00F51B8F">
              <w:rPr>
                <w:noProof/>
                <w:webHidden/>
              </w:rPr>
              <w:t>54</w:t>
            </w:r>
            <w:r w:rsidR="00F51B8F">
              <w:rPr>
                <w:noProof/>
                <w:webHidden/>
              </w:rPr>
              <w:fldChar w:fldCharType="end"/>
            </w:r>
          </w:hyperlink>
        </w:p>
        <w:p w14:paraId="4BC4F846" w14:textId="4B8C8BA6"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8" w:history="1">
            <w:r w:rsidR="00F51B8F" w:rsidRPr="00521B2A">
              <w:rPr>
                <w:rStyle w:val="Hyperlnk"/>
                <w:noProof/>
              </w:rPr>
              <w:t>6.2.2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_Toc149769308 \h </w:instrText>
            </w:r>
            <w:r w:rsidR="00F51B8F">
              <w:rPr>
                <w:noProof/>
                <w:webHidden/>
              </w:rPr>
            </w:r>
            <w:r w:rsidR="00F51B8F">
              <w:rPr>
                <w:noProof/>
                <w:webHidden/>
              </w:rPr>
              <w:fldChar w:fldCharType="separate"/>
            </w:r>
            <w:r w:rsidR="00F51B8F">
              <w:rPr>
                <w:noProof/>
                <w:webHidden/>
              </w:rPr>
              <w:t>54</w:t>
            </w:r>
            <w:r w:rsidR="00F51B8F">
              <w:rPr>
                <w:noProof/>
                <w:webHidden/>
              </w:rPr>
              <w:fldChar w:fldCharType="end"/>
            </w:r>
          </w:hyperlink>
        </w:p>
        <w:p w14:paraId="5E7563CE" w14:textId="1A51EA7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09" w:history="1">
            <w:r w:rsidR="00F51B8F" w:rsidRPr="00521B2A">
              <w:rPr>
                <w:rStyle w:val="Hyperlnk"/>
                <w:noProof/>
              </w:rPr>
              <w:t>6.2.3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_Toc149769309 \h </w:instrText>
            </w:r>
            <w:r w:rsidR="00F51B8F">
              <w:rPr>
                <w:noProof/>
                <w:webHidden/>
              </w:rPr>
            </w:r>
            <w:r w:rsidR="00F51B8F">
              <w:rPr>
                <w:noProof/>
                <w:webHidden/>
              </w:rPr>
              <w:fldChar w:fldCharType="separate"/>
            </w:r>
            <w:r w:rsidR="00F51B8F">
              <w:rPr>
                <w:noProof/>
                <w:webHidden/>
              </w:rPr>
              <w:t>54</w:t>
            </w:r>
            <w:r w:rsidR="00F51B8F">
              <w:rPr>
                <w:noProof/>
                <w:webHidden/>
              </w:rPr>
              <w:fldChar w:fldCharType="end"/>
            </w:r>
          </w:hyperlink>
        </w:p>
        <w:p w14:paraId="5882AF86" w14:textId="6ED459DF"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0" w:history="1">
            <w:r w:rsidR="00F51B8F" w:rsidRPr="00521B2A">
              <w:rPr>
                <w:rStyle w:val="Hyperlnk"/>
                <w:noProof/>
              </w:rPr>
              <w:t>6.2.4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_Toc149769310 \h </w:instrText>
            </w:r>
            <w:r w:rsidR="00F51B8F">
              <w:rPr>
                <w:noProof/>
                <w:webHidden/>
              </w:rPr>
            </w:r>
            <w:r w:rsidR="00F51B8F">
              <w:rPr>
                <w:noProof/>
                <w:webHidden/>
              </w:rPr>
              <w:fldChar w:fldCharType="separate"/>
            </w:r>
            <w:r w:rsidR="00F51B8F">
              <w:rPr>
                <w:noProof/>
                <w:webHidden/>
              </w:rPr>
              <w:t>54</w:t>
            </w:r>
            <w:r w:rsidR="00F51B8F">
              <w:rPr>
                <w:noProof/>
                <w:webHidden/>
              </w:rPr>
              <w:fldChar w:fldCharType="end"/>
            </w:r>
          </w:hyperlink>
        </w:p>
        <w:p w14:paraId="289491C8" w14:textId="6115F0B1"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1" w:history="1">
            <w:r w:rsidR="00F51B8F" w:rsidRPr="00521B2A">
              <w:rPr>
                <w:rStyle w:val="Hyperlnk"/>
                <w:noProof/>
              </w:rPr>
              <w:t>6.2.5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_Toc149769311 \h </w:instrText>
            </w:r>
            <w:r w:rsidR="00F51B8F">
              <w:rPr>
                <w:noProof/>
                <w:webHidden/>
              </w:rPr>
            </w:r>
            <w:r w:rsidR="00F51B8F">
              <w:rPr>
                <w:noProof/>
                <w:webHidden/>
              </w:rPr>
              <w:fldChar w:fldCharType="separate"/>
            </w:r>
            <w:r w:rsidR="00F51B8F">
              <w:rPr>
                <w:noProof/>
                <w:webHidden/>
              </w:rPr>
              <w:t>55</w:t>
            </w:r>
            <w:r w:rsidR="00F51B8F">
              <w:rPr>
                <w:noProof/>
                <w:webHidden/>
              </w:rPr>
              <w:fldChar w:fldCharType="end"/>
            </w:r>
          </w:hyperlink>
        </w:p>
        <w:p w14:paraId="66A960EC" w14:textId="0A894D09"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12" w:history="1">
            <w:r w:rsidR="00F51B8F" w:rsidRPr="00521B2A">
              <w:rPr>
                <w:rStyle w:val="Hyperlnk"/>
                <w:noProof/>
              </w:rPr>
              <w:t>6.3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GetAppointment</w:t>
            </w:r>
            <w:r w:rsidR="00F51B8F">
              <w:rPr>
                <w:noProof/>
                <w:webHidden/>
              </w:rPr>
              <w:tab/>
            </w:r>
            <w:r w:rsidR="00F51B8F">
              <w:rPr>
                <w:noProof/>
                <w:webHidden/>
              </w:rPr>
              <w:fldChar w:fldCharType="begin"/>
            </w:r>
            <w:r w:rsidR="00F51B8F">
              <w:rPr>
                <w:noProof/>
                <w:webHidden/>
              </w:rPr>
              <w:instrText xml:space="preserve"> PAGEREF _Toc149769312 \h </w:instrText>
            </w:r>
            <w:r w:rsidR="00F51B8F">
              <w:rPr>
                <w:noProof/>
                <w:webHidden/>
              </w:rPr>
            </w:r>
            <w:r w:rsidR="00F51B8F">
              <w:rPr>
                <w:noProof/>
                <w:webHidden/>
              </w:rPr>
              <w:fldChar w:fldCharType="separate"/>
            </w:r>
            <w:r w:rsidR="00F51B8F">
              <w:rPr>
                <w:noProof/>
                <w:webHidden/>
              </w:rPr>
              <w:t>55</w:t>
            </w:r>
            <w:r w:rsidR="00F51B8F">
              <w:rPr>
                <w:noProof/>
                <w:webHidden/>
              </w:rPr>
              <w:fldChar w:fldCharType="end"/>
            </w:r>
          </w:hyperlink>
        </w:p>
        <w:p w14:paraId="0AF83194" w14:textId="55C9D52A"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3" w:history="1">
            <w:r w:rsidR="00F51B8F" w:rsidRPr="00521B2A">
              <w:rPr>
                <w:rStyle w:val="Hyperlnk"/>
                <w:noProof/>
              </w:rPr>
              <w:t>6.3.1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_Toc149769313 \h </w:instrText>
            </w:r>
            <w:r w:rsidR="00F51B8F">
              <w:rPr>
                <w:noProof/>
                <w:webHidden/>
              </w:rPr>
            </w:r>
            <w:r w:rsidR="00F51B8F">
              <w:rPr>
                <w:noProof/>
                <w:webHidden/>
              </w:rPr>
              <w:fldChar w:fldCharType="separate"/>
            </w:r>
            <w:r w:rsidR="00F51B8F">
              <w:rPr>
                <w:noProof/>
                <w:webHidden/>
              </w:rPr>
              <w:t>55</w:t>
            </w:r>
            <w:r w:rsidR="00F51B8F">
              <w:rPr>
                <w:noProof/>
                <w:webHidden/>
              </w:rPr>
              <w:fldChar w:fldCharType="end"/>
            </w:r>
          </w:hyperlink>
        </w:p>
        <w:p w14:paraId="6E92A732" w14:textId="2151C21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4" w:history="1">
            <w:r w:rsidR="00F51B8F" w:rsidRPr="00521B2A">
              <w:rPr>
                <w:rStyle w:val="Hyperlnk"/>
                <w:noProof/>
              </w:rPr>
              <w:t>6.3.2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_Toc149769314 \h </w:instrText>
            </w:r>
            <w:r w:rsidR="00F51B8F">
              <w:rPr>
                <w:noProof/>
                <w:webHidden/>
              </w:rPr>
            </w:r>
            <w:r w:rsidR="00F51B8F">
              <w:rPr>
                <w:noProof/>
                <w:webHidden/>
              </w:rPr>
              <w:fldChar w:fldCharType="separate"/>
            </w:r>
            <w:r w:rsidR="00F51B8F">
              <w:rPr>
                <w:noProof/>
                <w:webHidden/>
              </w:rPr>
              <w:t>55</w:t>
            </w:r>
            <w:r w:rsidR="00F51B8F">
              <w:rPr>
                <w:noProof/>
                <w:webHidden/>
              </w:rPr>
              <w:fldChar w:fldCharType="end"/>
            </w:r>
          </w:hyperlink>
        </w:p>
        <w:p w14:paraId="0B251E5B" w14:textId="4CB4D827"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5" w:history="1">
            <w:r w:rsidR="00F51B8F" w:rsidRPr="00521B2A">
              <w:rPr>
                <w:rStyle w:val="Hyperlnk"/>
                <w:noProof/>
              </w:rPr>
              <w:t>6.3.3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_Toc149769315 \h </w:instrText>
            </w:r>
            <w:r w:rsidR="00F51B8F">
              <w:rPr>
                <w:noProof/>
                <w:webHidden/>
              </w:rPr>
            </w:r>
            <w:r w:rsidR="00F51B8F">
              <w:rPr>
                <w:noProof/>
                <w:webHidden/>
              </w:rPr>
              <w:fldChar w:fldCharType="separate"/>
            </w:r>
            <w:r w:rsidR="00F51B8F">
              <w:rPr>
                <w:noProof/>
                <w:webHidden/>
              </w:rPr>
              <w:t>56</w:t>
            </w:r>
            <w:r w:rsidR="00F51B8F">
              <w:rPr>
                <w:noProof/>
                <w:webHidden/>
              </w:rPr>
              <w:fldChar w:fldCharType="end"/>
            </w:r>
          </w:hyperlink>
        </w:p>
        <w:p w14:paraId="2A0A3FD5" w14:textId="36333101"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6" w:history="1">
            <w:r w:rsidR="00F51B8F" w:rsidRPr="00521B2A">
              <w:rPr>
                <w:rStyle w:val="Hyperlnk"/>
                <w:noProof/>
              </w:rPr>
              <w:t>6.3.4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_Toc149769316 \h </w:instrText>
            </w:r>
            <w:r w:rsidR="00F51B8F">
              <w:rPr>
                <w:noProof/>
                <w:webHidden/>
              </w:rPr>
            </w:r>
            <w:r w:rsidR="00F51B8F">
              <w:rPr>
                <w:noProof/>
                <w:webHidden/>
              </w:rPr>
              <w:fldChar w:fldCharType="separate"/>
            </w:r>
            <w:r w:rsidR="00F51B8F">
              <w:rPr>
                <w:noProof/>
                <w:webHidden/>
              </w:rPr>
              <w:t>56</w:t>
            </w:r>
            <w:r w:rsidR="00F51B8F">
              <w:rPr>
                <w:noProof/>
                <w:webHidden/>
              </w:rPr>
              <w:fldChar w:fldCharType="end"/>
            </w:r>
          </w:hyperlink>
        </w:p>
        <w:p w14:paraId="663F9FC0" w14:textId="54F1A27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7" w:history="1">
            <w:r w:rsidR="00F51B8F" w:rsidRPr="00521B2A">
              <w:rPr>
                <w:rStyle w:val="Hyperlnk"/>
                <w:noProof/>
              </w:rPr>
              <w:t>6.3.5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_Toc149769317 \h </w:instrText>
            </w:r>
            <w:r w:rsidR="00F51B8F">
              <w:rPr>
                <w:noProof/>
                <w:webHidden/>
              </w:rPr>
            </w:r>
            <w:r w:rsidR="00F51B8F">
              <w:rPr>
                <w:noProof/>
                <w:webHidden/>
              </w:rPr>
              <w:fldChar w:fldCharType="separate"/>
            </w:r>
            <w:r w:rsidR="00F51B8F">
              <w:rPr>
                <w:noProof/>
                <w:webHidden/>
              </w:rPr>
              <w:t>60</w:t>
            </w:r>
            <w:r w:rsidR="00F51B8F">
              <w:rPr>
                <w:noProof/>
                <w:webHidden/>
              </w:rPr>
              <w:fldChar w:fldCharType="end"/>
            </w:r>
          </w:hyperlink>
        </w:p>
        <w:p w14:paraId="31E06CA1" w14:textId="427803D0"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18" w:history="1">
            <w:r w:rsidR="00F51B8F" w:rsidRPr="00521B2A">
              <w:rPr>
                <w:rStyle w:val="Hyperlnk"/>
                <w:noProof/>
              </w:rPr>
              <w:t>6.4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GetAppointments</w:t>
            </w:r>
            <w:r w:rsidR="00F51B8F">
              <w:rPr>
                <w:noProof/>
                <w:webHidden/>
              </w:rPr>
              <w:tab/>
            </w:r>
            <w:r w:rsidR="00F51B8F">
              <w:rPr>
                <w:noProof/>
                <w:webHidden/>
              </w:rPr>
              <w:fldChar w:fldCharType="begin"/>
            </w:r>
            <w:r w:rsidR="00F51B8F">
              <w:rPr>
                <w:noProof/>
                <w:webHidden/>
              </w:rPr>
              <w:instrText xml:space="preserve"> PAGEREF _Toc149769318 \h </w:instrText>
            </w:r>
            <w:r w:rsidR="00F51B8F">
              <w:rPr>
                <w:noProof/>
                <w:webHidden/>
              </w:rPr>
            </w:r>
            <w:r w:rsidR="00F51B8F">
              <w:rPr>
                <w:noProof/>
                <w:webHidden/>
              </w:rPr>
              <w:fldChar w:fldCharType="separate"/>
            </w:r>
            <w:r w:rsidR="00F51B8F">
              <w:rPr>
                <w:noProof/>
                <w:webHidden/>
              </w:rPr>
              <w:t>60</w:t>
            </w:r>
            <w:r w:rsidR="00F51B8F">
              <w:rPr>
                <w:noProof/>
                <w:webHidden/>
              </w:rPr>
              <w:fldChar w:fldCharType="end"/>
            </w:r>
          </w:hyperlink>
        </w:p>
        <w:p w14:paraId="09B43B34" w14:textId="5984467E"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19" w:history="1">
            <w:r w:rsidR="00F51B8F" w:rsidRPr="00521B2A">
              <w:rPr>
                <w:rStyle w:val="Hyperlnk"/>
                <w:noProof/>
              </w:rPr>
              <w:t>6.4.1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_Toc149769319 \h </w:instrText>
            </w:r>
            <w:r w:rsidR="00F51B8F">
              <w:rPr>
                <w:noProof/>
                <w:webHidden/>
              </w:rPr>
            </w:r>
            <w:r w:rsidR="00F51B8F">
              <w:rPr>
                <w:noProof/>
                <w:webHidden/>
              </w:rPr>
              <w:fldChar w:fldCharType="separate"/>
            </w:r>
            <w:r w:rsidR="00F51B8F">
              <w:rPr>
                <w:noProof/>
                <w:webHidden/>
              </w:rPr>
              <w:t>60</w:t>
            </w:r>
            <w:r w:rsidR="00F51B8F">
              <w:rPr>
                <w:noProof/>
                <w:webHidden/>
              </w:rPr>
              <w:fldChar w:fldCharType="end"/>
            </w:r>
          </w:hyperlink>
        </w:p>
        <w:p w14:paraId="624FDDC8" w14:textId="34DAB5D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0" w:history="1">
            <w:r w:rsidR="00F51B8F" w:rsidRPr="00521B2A">
              <w:rPr>
                <w:rStyle w:val="Hyperlnk"/>
                <w:noProof/>
              </w:rPr>
              <w:t>6.4.2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_Toc149769320 \h </w:instrText>
            </w:r>
            <w:r w:rsidR="00F51B8F">
              <w:rPr>
                <w:noProof/>
                <w:webHidden/>
              </w:rPr>
            </w:r>
            <w:r w:rsidR="00F51B8F">
              <w:rPr>
                <w:noProof/>
                <w:webHidden/>
              </w:rPr>
              <w:fldChar w:fldCharType="separate"/>
            </w:r>
            <w:r w:rsidR="00F51B8F">
              <w:rPr>
                <w:noProof/>
                <w:webHidden/>
              </w:rPr>
              <w:t>61</w:t>
            </w:r>
            <w:r w:rsidR="00F51B8F">
              <w:rPr>
                <w:noProof/>
                <w:webHidden/>
              </w:rPr>
              <w:fldChar w:fldCharType="end"/>
            </w:r>
          </w:hyperlink>
        </w:p>
        <w:p w14:paraId="2CFC1BB9" w14:textId="14AB2C7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1" w:history="1">
            <w:r w:rsidR="00F51B8F" w:rsidRPr="00521B2A">
              <w:rPr>
                <w:rStyle w:val="Hyperlnk"/>
                <w:noProof/>
              </w:rPr>
              <w:t>6.4.3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_Toc149769321 \h </w:instrText>
            </w:r>
            <w:r w:rsidR="00F51B8F">
              <w:rPr>
                <w:noProof/>
                <w:webHidden/>
              </w:rPr>
            </w:r>
            <w:r w:rsidR="00F51B8F">
              <w:rPr>
                <w:noProof/>
                <w:webHidden/>
              </w:rPr>
              <w:fldChar w:fldCharType="separate"/>
            </w:r>
            <w:r w:rsidR="00F51B8F">
              <w:rPr>
                <w:noProof/>
                <w:webHidden/>
              </w:rPr>
              <w:t>61</w:t>
            </w:r>
            <w:r w:rsidR="00F51B8F">
              <w:rPr>
                <w:noProof/>
                <w:webHidden/>
              </w:rPr>
              <w:fldChar w:fldCharType="end"/>
            </w:r>
          </w:hyperlink>
        </w:p>
        <w:p w14:paraId="5EC0486B" w14:textId="1D8C0E2A"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2" w:history="1">
            <w:r w:rsidR="00F51B8F" w:rsidRPr="00521B2A">
              <w:rPr>
                <w:rStyle w:val="Hyperlnk"/>
                <w:noProof/>
              </w:rPr>
              <w:t>6.4.4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_Toc149769322 \h </w:instrText>
            </w:r>
            <w:r w:rsidR="00F51B8F">
              <w:rPr>
                <w:noProof/>
                <w:webHidden/>
              </w:rPr>
            </w:r>
            <w:r w:rsidR="00F51B8F">
              <w:rPr>
                <w:noProof/>
                <w:webHidden/>
              </w:rPr>
              <w:fldChar w:fldCharType="separate"/>
            </w:r>
            <w:r w:rsidR="00F51B8F">
              <w:rPr>
                <w:noProof/>
                <w:webHidden/>
              </w:rPr>
              <w:t>61</w:t>
            </w:r>
            <w:r w:rsidR="00F51B8F">
              <w:rPr>
                <w:noProof/>
                <w:webHidden/>
              </w:rPr>
              <w:fldChar w:fldCharType="end"/>
            </w:r>
          </w:hyperlink>
        </w:p>
        <w:p w14:paraId="11A72444" w14:textId="4ADAEAE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3" w:history="1">
            <w:r w:rsidR="00F51B8F" w:rsidRPr="00521B2A">
              <w:rPr>
                <w:rStyle w:val="Hyperlnk"/>
                <w:noProof/>
              </w:rPr>
              <w:t>6.4.5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_Toc149769323 \h </w:instrText>
            </w:r>
            <w:r w:rsidR="00F51B8F">
              <w:rPr>
                <w:noProof/>
                <w:webHidden/>
              </w:rPr>
            </w:r>
            <w:r w:rsidR="00F51B8F">
              <w:rPr>
                <w:noProof/>
                <w:webHidden/>
              </w:rPr>
              <w:fldChar w:fldCharType="separate"/>
            </w:r>
            <w:r w:rsidR="00F51B8F">
              <w:rPr>
                <w:noProof/>
                <w:webHidden/>
              </w:rPr>
              <w:t>62</w:t>
            </w:r>
            <w:r w:rsidR="00F51B8F">
              <w:rPr>
                <w:noProof/>
                <w:webHidden/>
              </w:rPr>
              <w:fldChar w:fldCharType="end"/>
            </w:r>
          </w:hyperlink>
        </w:p>
        <w:p w14:paraId="5426EDB0" w14:textId="46619F73"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24" w:history="1">
            <w:r w:rsidR="00F51B8F" w:rsidRPr="00521B2A">
              <w:rPr>
                <w:rStyle w:val="Hyperlnk"/>
                <w:noProof/>
              </w:rPr>
              <w:t>6.5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GetTimeTypes</w:t>
            </w:r>
            <w:r w:rsidR="00F51B8F">
              <w:rPr>
                <w:noProof/>
                <w:webHidden/>
              </w:rPr>
              <w:tab/>
            </w:r>
            <w:r w:rsidR="00F51B8F">
              <w:rPr>
                <w:noProof/>
                <w:webHidden/>
              </w:rPr>
              <w:fldChar w:fldCharType="begin"/>
            </w:r>
            <w:r w:rsidR="00F51B8F">
              <w:rPr>
                <w:noProof/>
                <w:webHidden/>
              </w:rPr>
              <w:instrText xml:space="preserve"> PAGEREF _Toc149769324 \h </w:instrText>
            </w:r>
            <w:r w:rsidR="00F51B8F">
              <w:rPr>
                <w:noProof/>
                <w:webHidden/>
              </w:rPr>
            </w:r>
            <w:r w:rsidR="00F51B8F">
              <w:rPr>
                <w:noProof/>
                <w:webHidden/>
              </w:rPr>
              <w:fldChar w:fldCharType="separate"/>
            </w:r>
            <w:r w:rsidR="00F51B8F">
              <w:rPr>
                <w:noProof/>
                <w:webHidden/>
              </w:rPr>
              <w:t>62</w:t>
            </w:r>
            <w:r w:rsidR="00F51B8F">
              <w:rPr>
                <w:noProof/>
                <w:webHidden/>
              </w:rPr>
              <w:fldChar w:fldCharType="end"/>
            </w:r>
          </w:hyperlink>
        </w:p>
        <w:p w14:paraId="7479607C" w14:textId="4BF9BD97"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5" w:history="1">
            <w:r w:rsidR="00F51B8F" w:rsidRPr="00521B2A">
              <w:rPr>
                <w:rStyle w:val="Hyperlnk"/>
                <w:noProof/>
              </w:rPr>
              <w:t>6.5.1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_Toc149769325 \h </w:instrText>
            </w:r>
            <w:r w:rsidR="00F51B8F">
              <w:rPr>
                <w:noProof/>
                <w:webHidden/>
              </w:rPr>
            </w:r>
            <w:r w:rsidR="00F51B8F">
              <w:rPr>
                <w:noProof/>
                <w:webHidden/>
              </w:rPr>
              <w:fldChar w:fldCharType="separate"/>
            </w:r>
            <w:r w:rsidR="00F51B8F">
              <w:rPr>
                <w:noProof/>
                <w:webHidden/>
              </w:rPr>
              <w:t>62</w:t>
            </w:r>
            <w:r w:rsidR="00F51B8F">
              <w:rPr>
                <w:noProof/>
                <w:webHidden/>
              </w:rPr>
              <w:fldChar w:fldCharType="end"/>
            </w:r>
          </w:hyperlink>
        </w:p>
        <w:p w14:paraId="6F77764C" w14:textId="2BEE69DE"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6" w:history="1">
            <w:r w:rsidR="00F51B8F" w:rsidRPr="00521B2A">
              <w:rPr>
                <w:rStyle w:val="Hyperlnk"/>
                <w:noProof/>
              </w:rPr>
              <w:t>6.5.2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_Toc149769326 \h </w:instrText>
            </w:r>
            <w:r w:rsidR="00F51B8F">
              <w:rPr>
                <w:noProof/>
                <w:webHidden/>
              </w:rPr>
            </w:r>
            <w:r w:rsidR="00F51B8F">
              <w:rPr>
                <w:noProof/>
                <w:webHidden/>
              </w:rPr>
              <w:fldChar w:fldCharType="separate"/>
            </w:r>
            <w:r w:rsidR="00F51B8F">
              <w:rPr>
                <w:noProof/>
                <w:webHidden/>
              </w:rPr>
              <w:t>62</w:t>
            </w:r>
            <w:r w:rsidR="00F51B8F">
              <w:rPr>
                <w:noProof/>
                <w:webHidden/>
              </w:rPr>
              <w:fldChar w:fldCharType="end"/>
            </w:r>
          </w:hyperlink>
        </w:p>
        <w:p w14:paraId="5502282F" w14:textId="0979D34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7" w:history="1">
            <w:r w:rsidR="00F51B8F" w:rsidRPr="00521B2A">
              <w:rPr>
                <w:rStyle w:val="Hyperlnk"/>
                <w:noProof/>
              </w:rPr>
              <w:t>6.5.3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_Toc149769327 \h </w:instrText>
            </w:r>
            <w:r w:rsidR="00F51B8F">
              <w:rPr>
                <w:noProof/>
                <w:webHidden/>
              </w:rPr>
            </w:r>
            <w:r w:rsidR="00F51B8F">
              <w:rPr>
                <w:noProof/>
                <w:webHidden/>
              </w:rPr>
              <w:fldChar w:fldCharType="separate"/>
            </w:r>
            <w:r w:rsidR="00F51B8F">
              <w:rPr>
                <w:noProof/>
                <w:webHidden/>
              </w:rPr>
              <w:t>63</w:t>
            </w:r>
            <w:r w:rsidR="00F51B8F">
              <w:rPr>
                <w:noProof/>
                <w:webHidden/>
              </w:rPr>
              <w:fldChar w:fldCharType="end"/>
            </w:r>
          </w:hyperlink>
        </w:p>
        <w:p w14:paraId="4ECC868A" w14:textId="7ED5DD4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8" w:history="1">
            <w:r w:rsidR="00F51B8F" w:rsidRPr="00521B2A">
              <w:rPr>
                <w:rStyle w:val="Hyperlnk"/>
                <w:noProof/>
              </w:rPr>
              <w:t>6.5.4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_Toc149769328 \h </w:instrText>
            </w:r>
            <w:r w:rsidR="00F51B8F">
              <w:rPr>
                <w:noProof/>
                <w:webHidden/>
              </w:rPr>
            </w:r>
            <w:r w:rsidR="00F51B8F">
              <w:rPr>
                <w:noProof/>
                <w:webHidden/>
              </w:rPr>
              <w:fldChar w:fldCharType="separate"/>
            </w:r>
            <w:r w:rsidR="00F51B8F">
              <w:rPr>
                <w:noProof/>
                <w:webHidden/>
              </w:rPr>
              <w:t>63</w:t>
            </w:r>
            <w:r w:rsidR="00F51B8F">
              <w:rPr>
                <w:noProof/>
                <w:webHidden/>
              </w:rPr>
              <w:fldChar w:fldCharType="end"/>
            </w:r>
          </w:hyperlink>
        </w:p>
        <w:p w14:paraId="17523274" w14:textId="077D1740"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29" w:history="1">
            <w:r w:rsidR="00F51B8F" w:rsidRPr="00521B2A">
              <w:rPr>
                <w:rStyle w:val="Hyperlnk"/>
                <w:noProof/>
              </w:rPr>
              <w:t>6.5.5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_Toc149769329 \h </w:instrText>
            </w:r>
            <w:r w:rsidR="00F51B8F">
              <w:rPr>
                <w:noProof/>
                <w:webHidden/>
              </w:rPr>
            </w:r>
            <w:r w:rsidR="00F51B8F">
              <w:rPr>
                <w:noProof/>
                <w:webHidden/>
              </w:rPr>
              <w:fldChar w:fldCharType="separate"/>
            </w:r>
            <w:r w:rsidR="00F51B8F">
              <w:rPr>
                <w:noProof/>
                <w:webHidden/>
              </w:rPr>
              <w:t>64</w:t>
            </w:r>
            <w:r w:rsidR="00F51B8F">
              <w:rPr>
                <w:noProof/>
                <w:webHidden/>
              </w:rPr>
              <w:fldChar w:fldCharType="end"/>
            </w:r>
          </w:hyperlink>
        </w:p>
        <w:p w14:paraId="47664935" w14:textId="5032723B"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30" w:history="1">
            <w:r w:rsidR="00F51B8F" w:rsidRPr="00521B2A">
              <w:rPr>
                <w:rStyle w:val="Hyperlnk"/>
                <w:noProof/>
              </w:rPr>
              <w:t>6.6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GetAvailableDates</w:t>
            </w:r>
            <w:r w:rsidR="00F51B8F">
              <w:rPr>
                <w:noProof/>
                <w:webHidden/>
              </w:rPr>
              <w:tab/>
            </w:r>
            <w:r w:rsidR="00F51B8F">
              <w:rPr>
                <w:noProof/>
                <w:webHidden/>
              </w:rPr>
              <w:fldChar w:fldCharType="begin"/>
            </w:r>
            <w:r w:rsidR="00F51B8F">
              <w:rPr>
                <w:noProof/>
                <w:webHidden/>
              </w:rPr>
              <w:instrText xml:space="preserve"> PAGEREF _Toc149769330 \h </w:instrText>
            </w:r>
            <w:r w:rsidR="00F51B8F">
              <w:rPr>
                <w:noProof/>
                <w:webHidden/>
              </w:rPr>
            </w:r>
            <w:r w:rsidR="00F51B8F">
              <w:rPr>
                <w:noProof/>
                <w:webHidden/>
              </w:rPr>
              <w:fldChar w:fldCharType="separate"/>
            </w:r>
            <w:r w:rsidR="00F51B8F">
              <w:rPr>
                <w:noProof/>
                <w:webHidden/>
              </w:rPr>
              <w:t>65</w:t>
            </w:r>
            <w:r w:rsidR="00F51B8F">
              <w:rPr>
                <w:noProof/>
                <w:webHidden/>
              </w:rPr>
              <w:fldChar w:fldCharType="end"/>
            </w:r>
          </w:hyperlink>
        </w:p>
        <w:p w14:paraId="3A135184" w14:textId="0D1A055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1" w:history="1">
            <w:r w:rsidR="00F51B8F" w:rsidRPr="00521B2A">
              <w:rPr>
                <w:rStyle w:val="Hyperlnk"/>
                <w:noProof/>
              </w:rPr>
              <w:t>6.6.1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_Toc149769331 \h </w:instrText>
            </w:r>
            <w:r w:rsidR="00F51B8F">
              <w:rPr>
                <w:noProof/>
                <w:webHidden/>
              </w:rPr>
            </w:r>
            <w:r w:rsidR="00F51B8F">
              <w:rPr>
                <w:noProof/>
                <w:webHidden/>
              </w:rPr>
              <w:fldChar w:fldCharType="separate"/>
            </w:r>
            <w:r w:rsidR="00F51B8F">
              <w:rPr>
                <w:noProof/>
                <w:webHidden/>
              </w:rPr>
              <w:t>65</w:t>
            </w:r>
            <w:r w:rsidR="00F51B8F">
              <w:rPr>
                <w:noProof/>
                <w:webHidden/>
              </w:rPr>
              <w:fldChar w:fldCharType="end"/>
            </w:r>
          </w:hyperlink>
        </w:p>
        <w:p w14:paraId="122B17F0" w14:textId="6F6155CA"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2" w:history="1">
            <w:r w:rsidR="00F51B8F" w:rsidRPr="00521B2A">
              <w:rPr>
                <w:rStyle w:val="Hyperlnk"/>
                <w:noProof/>
              </w:rPr>
              <w:t>6.6.2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_Toc149769332 \h </w:instrText>
            </w:r>
            <w:r w:rsidR="00F51B8F">
              <w:rPr>
                <w:noProof/>
                <w:webHidden/>
              </w:rPr>
            </w:r>
            <w:r w:rsidR="00F51B8F">
              <w:rPr>
                <w:noProof/>
                <w:webHidden/>
              </w:rPr>
              <w:fldChar w:fldCharType="separate"/>
            </w:r>
            <w:r w:rsidR="00F51B8F">
              <w:rPr>
                <w:noProof/>
                <w:webHidden/>
              </w:rPr>
              <w:t>65</w:t>
            </w:r>
            <w:r w:rsidR="00F51B8F">
              <w:rPr>
                <w:noProof/>
                <w:webHidden/>
              </w:rPr>
              <w:fldChar w:fldCharType="end"/>
            </w:r>
          </w:hyperlink>
        </w:p>
        <w:p w14:paraId="1A4203A5" w14:textId="1F43A82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3" w:history="1">
            <w:r w:rsidR="00F51B8F" w:rsidRPr="00521B2A">
              <w:rPr>
                <w:rStyle w:val="Hyperlnk"/>
                <w:noProof/>
              </w:rPr>
              <w:t>6.6.3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_Toc149769333 \h </w:instrText>
            </w:r>
            <w:r w:rsidR="00F51B8F">
              <w:rPr>
                <w:noProof/>
                <w:webHidden/>
              </w:rPr>
            </w:r>
            <w:r w:rsidR="00F51B8F">
              <w:rPr>
                <w:noProof/>
                <w:webHidden/>
              </w:rPr>
              <w:fldChar w:fldCharType="separate"/>
            </w:r>
            <w:r w:rsidR="00F51B8F">
              <w:rPr>
                <w:noProof/>
                <w:webHidden/>
              </w:rPr>
              <w:t>66</w:t>
            </w:r>
            <w:r w:rsidR="00F51B8F">
              <w:rPr>
                <w:noProof/>
                <w:webHidden/>
              </w:rPr>
              <w:fldChar w:fldCharType="end"/>
            </w:r>
          </w:hyperlink>
        </w:p>
        <w:p w14:paraId="71927FEB" w14:textId="7E28A4FC"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4" w:history="1">
            <w:r w:rsidR="00F51B8F" w:rsidRPr="00521B2A">
              <w:rPr>
                <w:rStyle w:val="Hyperlnk"/>
                <w:noProof/>
              </w:rPr>
              <w:t>6.6.4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_Toc149769334 \h </w:instrText>
            </w:r>
            <w:r w:rsidR="00F51B8F">
              <w:rPr>
                <w:noProof/>
                <w:webHidden/>
              </w:rPr>
            </w:r>
            <w:r w:rsidR="00F51B8F">
              <w:rPr>
                <w:noProof/>
                <w:webHidden/>
              </w:rPr>
              <w:fldChar w:fldCharType="separate"/>
            </w:r>
            <w:r w:rsidR="00F51B8F">
              <w:rPr>
                <w:noProof/>
                <w:webHidden/>
              </w:rPr>
              <w:t>66</w:t>
            </w:r>
            <w:r w:rsidR="00F51B8F">
              <w:rPr>
                <w:noProof/>
                <w:webHidden/>
              </w:rPr>
              <w:fldChar w:fldCharType="end"/>
            </w:r>
          </w:hyperlink>
        </w:p>
        <w:p w14:paraId="1C42564E" w14:textId="1F518875"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35" w:history="1">
            <w:r w:rsidR="00F51B8F" w:rsidRPr="00521B2A">
              <w:rPr>
                <w:rStyle w:val="Hyperlnk"/>
                <w:noProof/>
              </w:rPr>
              <w:t>6.7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GetAvailableTimeslots</w:t>
            </w:r>
            <w:r w:rsidR="00F51B8F">
              <w:rPr>
                <w:noProof/>
                <w:webHidden/>
              </w:rPr>
              <w:tab/>
            </w:r>
            <w:r w:rsidR="00F51B8F">
              <w:rPr>
                <w:noProof/>
                <w:webHidden/>
              </w:rPr>
              <w:fldChar w:fldCharType="begin"/>
            </w:r>
            <w:r w:rsidR="00F51B8F">
              <w:rPr>
                <w:noProof/>
                <w:webHidden/>
              </w:rPr>
              <w:instrText xml:space="preserve"> PAGEREF _Toc149769335 \h </w:instrText>
            </w:r>
            <w:r w:rsidR="00F51B8F">
              <w:rPr>
                <w:noProof/>
                <w:webHidden/>
              </w:rPr>
            </w:r>
            <w:r w:rsidR="00F51B8F">
              <w:rPr>
                <w:noProof/>
                <w:webHidden/>
              </w:rPr>
              <w:fldChar w:fldCharType="separate"/>
            </w:r>
            <w:r w:rsidR="00F51B8F">
              <w:rPr>
                <w:noProof/>
                <w:webHidden/>
              </w:rPr>
              <w:t>68</w:t>
            </w:r>
            <w:r w:rsidR="00F51B8F">
              <w:rPr>
                <w:noProof/>
                <w:webHidden/>
              </w:rPr>
              <w:fldChar w:fldCharType="end"/>
            </w:r>
          </w:hyperlink>
        </w:p>
        <w:p w14:paraId="37F5B299" w14:textId="00B861B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6" w:history="1">
            <w:r w:rsidR="00F51B8F" w:rsidRPr="00521B2A">
              <w:rPr>
                <w:rStyle w:val="Hyperlnk"/>
                <w:noProof/>
              </w:rPr>
              <w:t>6.7.1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_Toc149769336 \h </w:instrText>
            </w:r>
            <w:r w:rsidR="00F51B8F">
              <w:rPr>
                <w:noProof/>
                <w:webHidden/>
              </w:rPr>
            </w:r>
            <w:r w:rsidR="00F51B8F">
              <w:rPr>
                <w:noProof/>
                <w:webHidden/>
              </w:rPr>
              <w:fldChar w:fldCharType="separate"/>
            </w:r>
            <w:r w:rsidR="00F51B8F">
              <w:rPr>
                <w:noProof/>
                <w:webHidden/>
              </w:rPr>
              <w:t>68</w:t>
            </w:r>
            <w:r w:rsidR="00F51B8F">
              <w:rPr>
                <w:noProof/>
                <w:webHidden/>
              </w:rPr>
              <w:fldChar w:fldCharType="end"/>
            </w:r>
          </w:hyperlink>
        </w:p>
        <w:p w14:paraId="67D15D43" w14:textId="65641DA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7" w:history="1">
            <w:r w:rsidR="00F51B8F" w:rsidRPr="00521B2A">
              <w:rPr>
                <w:rStyle w:val="Hyperlnk"/>
                <w:noProof/>
              </w:rPr>
              <w:t>6.7.2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_Toc149769337 \h </w:instrText>
            </w:r>
            <w:r w:rsidR="00F51B8F">
              <w:rPr>
                <w:noProof/>
                <w:webHidden/>
              </w:rPr>
            </w:r>
            <w:r w:rsidR="00F51B8F">
              <w:rPr>
                <w:noProof/>
                <w:webHidden/>
              </w:rPr>
              <w:fldChar w:fldCharType="separate"/>
            </w:r>
            <w:r w:rsidR="00F51B8F">
              <w:rPr>
                <w:noProof/>
                <w:webHidden/>
              </w:rPr>
              <w:t>68</w:t>
            </w:r>
            <w:r w:rsidR="00F51B8F">
              <w:rPr>
                <w:noProof/>
                <w:webHidden/>
              </w:rPr>
              <w:fldChar w:fldCharType="end"/>
            </w:r>
          </w:hyperlink>
        </w:p>
        <w:p w14:paraId="65F3D0B1" w14:textId="21454E06"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8" w:history="1">
            <w:r w:rsidR="00F51B8F" w:rsidRPr="00521B2A">
              <w:rPr>
                <w:rStyle w:val="Hyperlnk"/>
                <w:noProof/>
              </w:rPr>
              <w:t>6.7.3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_Toc149769338 \h </w:instrText>
            </w:r>
            <w:r w:rsidR="00F51B8F">
              <w:rPr>
                <w:noProof/>
                <w:webHidden/>
              </w:rPr>
            </w:r>
            <w:r w:rsidR="00F51B8F">
              <w:rPr>
                <w:noProof/>
                <w:webHidden/>
              </w:rPr>
              <w:fldChar w:fldCharType="separate"/>
            </w:r>
            <w:r w:rsidR="00F51B8F">
              <w:rPr>
                <w:noProof/>
                <w:webHidden/>
              </w:rPr>
              <w:t>69</w:t>
            </w:r>
            <w:r w:rsidR="00F51B8F">
              <w:rPr>
                <w:noProof/>
                <w:webHidden/>
              </w:rPr>
              <w:fldChar w:fldCharType="end"/>
            </w:r>
          </w:hyperlink>
        </w:p>
        <w:p w14:paraId="559A1215" w14:textId="2F0B1A82"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39" w:history="1">
            <w:r w:rsidR="00F51B8F" w:rsidRPr="00521B2A">
              <w:rPr>
                <w:rStyle w:val="Hyperlnk"/>
                <w:noProof/>
              </w:rPr>
              <w:t>6.7.4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_Toc149769339 \h </w:instrText>
            </w:r>
            <w:r w:rsidR="00F51B8F">
              <w:rPr>
                <w:noProof/>
                <w:webHidden/>
              </w:rPr>
            </w:r>
            <w:r w:rsidR="00F51B8F">
              <w:rPr>
                <w:noProof/>
                <w:webHidden/>
              </w:rPr>
              <w:fldChar w:fldCharType="separate"/>
            </w:r>
            <w:r w:rsidR="00F51B8F">
              <w:rPr>
                <w:noProof/>
                <w:webHidden/>
              </w:rPr>
              <w:t>69</w:t>
            </w:r>
            <w:r w:rsidR="00F51B8F">
              <w:rPr>
                <w:noProof/>
                <w:webHidden/>
              </w:rPr>
              <w:fldChar w:fldCharType="end"/>
            </w:r>
          </w:hyperlink>
        </w:p>
        <w:p w14:paraId="12B48C2B" w14:textId="3082E8A5"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40" w:history="1">
            <w:r w:rsidR="00F51B8F" w:rsidRPr="00521B2A">
              <w:rPr>
                <w:rStyle w:val="Hyperlnk"/>
                <w:noProof/>
              </w:rPr>
              <w:t>6.8</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GetHealthcareFacilities</w:t>
            </w:r>
            <w:r w:rsidR="00F51B8F">
              <w:rPr>
                <w:noProof/>
                <w:webHidden/>
              </w:rPr>
              <w:tab/>
            </w:r>
            <w:r w:rsidR="00F51B8F">
              <w:rPr>
                <w:noProof/>
                <w:webHidden/>
              </w:rPr>
              <w:fldChar w:fldCharType="begin"/>
            </w:r>
            <w:r w:rsidR="00F51B8F">
              <w:rPr>
                <w:noProof/>
                <w:webHidden/>
              </w:rPr>
              <w:instrText xml:space="preserve"> PAGEREF _Toc149769340 \h </w:instrText>
            </w:r>
            <w:r w:rsidR="00F51B8F">
              <w:rPr>
                <w:noProof/>
                <w:webHidden/>
              </w:rPr>
            </w:r>
            <w:r w:rsidR="00F51B8F">
              <w:rPr>
                <w:noProof/>
                <w:webHidden/>
              </w:rPr>
              <w:fldChar w:fldCharType="separate"/>
            </w:r>
            <w:r w:rsidR="00F51B8F">
              <w:rPr>
                <w:noProof/>
                <w:webHidden/>
              </w:rPr>
              <w:t>72</w:t>
            </w:r>
            <w:r w:rsidR="00F51B8F">
              <w:rPr>
                <w:noProof/>
                <w:webHidden/>
              </w:rPr>
              <w:fldChar w:fldCharType="end"/>
            </w:r>
          </w:hyperlink>
        </w:p>
        <w:p w14:paraId="33720D9C" w14:textId="3F89540B"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1" w:history="1">
            <w:r w:rsidR="00F51B8F" w:rsidRPr="00521B2A">
              <w:rPr>
                <w:rStyle w:val="Hyperlnk"/>
                <w:noProof/>
              </w:rPr>
              <w:t>6.8.1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_Toc149769341 \h </w:instrText>
            </w:r>
            <w:r w:rsidR="00F51B8F">
              <w:rPr>
                <w:noProof/>
                <w:webHidden/>
              </w:rPr>
            </w:r>
            <w:r w:rsidR="00F51B8F">
              <w:rPr>
                <w:noProof/>
                <w:webHidden/>
              </w:rPr>
              <w:fldChar w:fldCharType="separate"/>
            </w:r>
            <w:r w:rsidR="00F51B8F">
              <w:rPr>
                <w:noProof/>
                <w:webHidden/>
              </w:rPr>
              <w:t>72</w:t>
            </w:r>
            <w:r w:rsidR="00F51B8F">
              <w:rPr>
                <w:noProof/>
                <w:webHidden/>
              </w:rPr>
              <w:fldChar w:fldCharType="end"/>
            </w:r>
          </w:hyperlink>
        </w:p>
        <w:p w14:paraId="3980F828" w14:textId="281F048F"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2" w:history="1">
            <w:r w:rsidR="00F51B8F" w:rsidRPr="00521B2A">
              <w:rPr>
                <w:rStyle w:val="Hyperlnk"/>
                <w:noProof/>
              </w:rPr>
              <w:t>6.8.2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_Toc149769342 \h </w:instrText>
            </w:r>
            <w:r w:rsidR="00F51B8F">
              <w:rPr>
                <w:noProof/>
                <w:webHidden/>
              </w:rPr>
            </w:r>
            <w:r w:rsidR="00F51B8F">
              <w:rPr>
                <w:noProof/>
                <w:webHidden/>
              </w:rPr>
              <w:fldChar w:fldCharType="separate"/>
            </w:r>
            <w:r w:rsidR="00F51B8F">
              <w:rPr>
                <w:noProof/>
                <w:webHidden/>
              </w:rPr>
              <w:t>72</w:t>
            </w:r>
            <w:r w:rsidR="00F51B8F">
              <w:rPr>
                <w:noProof/>
                <w:webHidden/>
              </w:rPr>
              <w:fldChar w:fldCharType="end"/>
            </w:r>
          </w:hyperlink>
        </w:p>
        <w:p w14:paraId="23BCF23F" w14:textId="36828CB5"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3" w:history="1">
            <w:r w:rsidR="00F51B8F" w:rsidRPr="00521B2A">
              <w:rPr>
                <w:rStyle w:val="Hyperlnk"/>
                <w:noProof/>
              </w:rPr>
              <w:t>6.8.3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_Toc149769343 \h </w:instrText>
            </w:r>
            <w:r w:rsidR="00F51B8F">
              <w:rPr>
                <w:noProof/>
                <w:webHidden/>
              </w:rPr>
            </w:r>
            <w:r w:rsidR="00F51B8F">
              <w:rPr>
                <w:noProof/>
                <w:webHidden/>
              </w:rPr>
              <w:fldChar w:fldCharType="separate"/>
            </w:r>
            <w:r w:rsidR="00F51B8F">
              <w:rPr>
                <w:noProof/>
                <w:webHidden/>
              </w:rPr>
              <w:t>73</w:t>
            </w:r>
            <w:r w:rsidR="00F51B8F">
              <w:rPr>
                <w:noProof/>
                <w:webHidden/>
              </w:rPr>
              <w:fldChar w:fldCharType="end"/>
            </w:r>
          </w:hyperlink>
        </w:p>
        <w:p w14:paraId="22A61AF4" w14:textId="519F4158"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4" w:history="1">
            <w:r w:rsidR="00F51B8F" w:rsidRPr="00521B2A">
              <w:rPr>
                <w:rStyle w:val="Hyperlnk"/>
                <w:noProof/>
              </w:rPr>
              <w:t>6.8.4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_Toc149769344 \h </w:instrText>
            </w:r>
            <w:r w:rsidR="00F51B8F">
              <w:rPr>
                <w:noProof/>
                <w:webHidden/>
              </w:rPr>
            </w:r>
            <w:r w:rsidR="00F51B8F">
              <w:rPr>
                <w:noProof/>
                <w:webHidden/>
              </w:rPr>
              <w:fldChar w:fldCharType="separate"/>
            </w:r>
            <w:r w:rsidR="00F51B8F">
              <w:rPr>
                <w:noProof/>
                <w:webHidden/>
              </w:rPr>
              <w:t>73</w:t>
            </w:r>
            <w:r w:rsidR="00F51B8F">
              <w:rPr>
                <w:noProof/>
                <w:webHidden/>
              </w:rPr>
              <w:fldChar w:fldCharType="end"/>
            </w:r>
          </w:hyperlink>
        </w:p>
        <w:p w14:paraId="5964C1BB" w14:textId="173C23FD"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45" w:history="1">
            <w:r w:rsidR="00F51B8F" w:rsidRPr="00521B2A">
              <w:rPr>
                <w:rStyle w:val="Hyperlnk"/>
                <w:noProof/>
              </w:rPr>
              <w:t>6.9</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GetHealthcareFacility</w:t>
            </w:r>
            <w:r w:rsidR="00F51B8F">
              <w:rPr>
                <w:noProof/>
                <w:webHidden/>
              </w:rPr>
              <w:tab/>
            </w:r>
            <w:r w:rsidR="00F51B8F">
              <w:rPr>
                <w:noProof/>
                <w:webHidden/>
              </w:rPr>
              <w:fldChar w:fldCharType="begin"/>
            </w:r>
            <w:r w:rsidR="00F51B8F">
              <w:rPr>
                <w:noProof/>
                <w:webHidden/>
              </w:rPr>
              <w:instrText xml:space="preserve"> PAGEREF _Toc149769345 \h </w:instrText>
            </w:r>
            <w:r w:rsidR="00F51B8F">
              <w:rPr>
                <w:noProof/>
                <w:webHidden/>
              </w:rPr>
            </w:r>
            <w:r w:rsidR="00F51B8F">
              <w:rPr>
                <w:noProof/>
                <w:webHidden/>
              </w:rPr>
              <w:fldChar w:fldCharType="separate"/>
            </w:r>
            <w:r w:rsidR="00F51B8F">
              <w:rPr>
                <w:noProof/>
                <w:webHidden/>
              </w:rPr>
              <w:t>74</w:t>
            </w:r>
            <w:r w:rsidR="00F51B8F">
              <w:rPr>
                <w:noProof/>
                <w:webHidden/>
              </w:rPr>
              <w:fldChar w:fldCharType="end"/>
            </w:r>
          </w:hyperlink>
        </w:p>
        <w:p w14:paraId="0968FA87" w14:textId="462ACE65"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6" w:history="1">
            <w:r w:rsidR="00F51B8F" w:rsidRPr="00521B2A">
              <w:rPr>
                <w:rStyle w:val="Hyperlnk"/>
                <w:noProof/>
              </w:rPr>
              <w:t>6.9.1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_Toc149769346 \h </w:instrText>
            </w:r>
            <w:r w:rsidR="00F51B8F">
              <w:rPr>
                <w:noProof/>
                <w:webHidden/>
              </w:rPr>
            </w:r>
            <w:r w:rsidR="00F51B8F">
              <w:rPr>
                <w:noProof/>
                <w:webHidden/>
              </w:rPr>
              <w:fldChar w:fldCharType="separate"/>
            </w:r>
            <w:r w:rsidR="00F51B8F">
              <w:rPr>
                <w:noProof/>
                <w:webHidden/>
              </w:rPr>
              <w:t>74</w:t>
            </w:r>
            <w:r w:rsidR="00F51B8F">
              <w:rPr>
                <w:noProof/>
                <w:webHidden/>
              </w:rPr>
              <w:fldChar w:fldCharType="end"/>
            </w:r>
          </w:hyperlink>
        </w:p>
        <w:p w14:paraId="1B5FCD7C" w14:textId="79CC7F74"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7" w:history="1">
            <w:r w:rsidR="00F51B8F" w:rsidRPr="00521B2A">
              <w:rPr>
                <w:rStyle w:val="Hyperlnk"/>
                <w:noProof/>
              </w:rPr>
              <w:t>6.9.2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_Toc149769347 \h </w:instrText>
            </w:r>
            <w:r w:rsidR="00F51B8F">
              <w:rPr>
                <w:noProof/>
                <w:webHidden/>
              </w:rPr>
            </w:r>
            <w:r w:rsidR="00F51B8F">
              <w:rPr>
                <w:noProof/>
                <w:webHidden/>
              </w:rPr>
              <w:fldChar w:fldCharType="separate"/>
            </w:r>
            <w:r w:rsidR="00F51B8F">
              <w:rPr>
                <w:noProof/>
                <w:webHidden/>
              </w:rPr>
              <w:t>74</w:t>
            </w:r>
            <w:r w:rsidR="00F51B8F">
              <w:rPr>
                <w:noProof/>
                <w:webHidden/>
              </w:rPr>
              <w:fldChar w:fldCharType="end"/>
            </w:r>
          </w:hyperlink>
        </w:p>
        <w:p w14:paraId="455AC99D" w14:textId="6A9DA02D"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8" w:history="1">
            <w:r w:rsidR="00F51B8F" w:rsidRPr="00521B2A">
              <w:rPr>
                <w:rStyle w:val="Hyperlnk"/>
                <w:noProof/>
              </w:rPr>
              <w:t>6.9.3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_Toc149769348 \h </w:instrText>
            </w:r>
            <w:r w:rsidR="00F51B8F">
              <w:rPr>
                <w:noProof/>
                <w:webHidden/>
              </w:rPr>
            </w:r>
            <w:r w:rsidR="00F51B8F">
              <w:rPr>
                <w:noProof/>
                <w:webHidden/>
              </w:rPr>
              <w:fldChar w:fldCharType="separate"/>
            </w:r>
            <w:r w:rsidR="00F51B8F">
              <w:rPr>
                <w:noProof/>
                <w:webHidden/>
              </w:rPr>
              <w:t>75</w:t>
            </w:r>
            <w:r w:rsidR="00F51B8F">
              <w:rPr>
                <w:noProof/>
                <w:webHidden/>
              </w:rPr>
              <w:fldChar w:fldCharType="end"/>
            </w:r>
          </w:hyperlink>
        </w:p>
        <w:p w14:paraId="46F57562" w14:textId="0592FC43"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49" w:history="1">
            <w:r w:rsidR="00F51B8F" w:rsidRPr="00521B2A">
              <w:rPr>
                <w:rStyle w:val="Hyperlnk"/>
                <w:noProof/>
              </w:rPr>
              <w:t>6.9.4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_Toc149769349 \h </w:instrText>
            </w:r>
            <w:r w:rsidR="00F51B8F">
              <w:rPr>
                <w:noProof/>
                <w:webHidden/>
              </w:rPr>
            </w:r>
            <w:r w:rsidR="00F51B8F">
              <w:rPr>
                <w:noProof/>
                <w:webHidden/>
              </w:rPr>
              <w:fldChar w:fldCharType="separate"/>
            </w:r>
            <w:r w:rsidR="00F51B8F">
              <w:rPr>
                <w:noProof/>
                <w:webHidden/>
              </w:rPr>
              <w:t>75</w:t>
            </w:r>
            <w:r w:rsidR="00F51B8F">
              <w:rPr>
                <w:noProof/>
                <w:webHidden/>
              </w:rPr>
              <w:fldChar w:fldCharType="end"/>
            </w:r>
          </w:hyperlink>
        </w:p>
        <w:p w14:paraId="51A51947" w14:textId="3FC50A6E"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50" w:history="1">
            <w:r w:rsidR="00F51B8F" w:rsidRPr="00521B2A">
              <w:rPr>
                <w:rStyle w:val="Hyperlnk"/>
                <w:noProof/>
              </w:rPr>
              <w:t>6.10</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GetPractitioners</w:t>
            </w:r>
            <w:r w:rsidR="00F51B8F">
              <w:rPr>
                <w:noProof/>
                <w:webHidden/>
              </w:rPr>
              <w:tab/>
            </w:r>
            <w:r w:rsidR="00F51B8F">
              <w:rPr>
                <w:noProof/>
                <w:webHidden/>
              </w:rPr>
              <w:fldChar w:fldCharType="begin"/>
            </w:r>
            <w:r w:rsidR="00F51B8F">
              <w:rPr>
                <w:noProof/>
                <w:webHidden/>
              </w:rPr>
              <w:instrText xml:space="preserve"> PAGEREF _Toc149769350 \h </w:instrText>
            </w:r>
            <w:r w:rsidR="00F51B8F">
              <w:rPr>
                <w:noProof/>
                <w:webHidden/>
              </w:rPr>
            </w:r>
            <w:r w:rsidR="00F51B8F">
              <w:rPr>
                <w:noProof/>
                <w:webHidden/>
              </w:rPr>
              <w:fldChar w:fldCharType="separate"/>
            </w:r>
            <w:r w:rsidR="00F51B8F">
              <w:rPr>
                <w:noProof/>
                <w:webHidden/>
              </w:rPr>
              <w:t>76</w:t>
            </w:r>
            <w:r w:rsidR="00F51B8F">
              <w:rPr>
                <w:noProof/>
                <w:webHidden/>
              </w:rPr>
              <w:fldChar w:fldCharType="end"/>
            </w:r>
          </w:hyperlink>
        </w:p>
        <w:p w14:paraId="45C7891E" w14:textId="29C08993"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1" w:history="1">
            <w:r w:rsidR="00F51B8F" w:rsidRPr="00521B2A">
              <w:rPr>
                <w:rStyle w:val="Hyperlnk"/>
                <w:noProof/>
              </w:rPr>
              <w:t>6.10.1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_Toc149769351 \h </w:instrText>
            </w:r>
            <w:r w:rsidR="00F51B8F">
              <w:rPr>
                <w:noProof/>
                <w:webHidden/>
              </w:rPr>
            </w:r>
            <w:r w:rsidR="00F51B8F">
              <w:rPr>
                <w:noProof/>
                <w:webHidden/>
              </w:rPr>
              <w:fldChar w:fldCharType="separate"/>
            </w:r>
            <w:r w:rsidR="00F51B8F">
              <w:rPr>
                <w:noProof/>
                <w:webHidden/>
              </w:rPr>
              <w:t>76</w:t>
            </w:r>
            <w:r w:rsidR="00F51B8F">
              <w:rPr>
                <w:noProof/>
                <w:webHidden/>
              </w:rPr>
              <w:fldChar w:fldCharType="end"/>
            </w:r>
          </w:hyperlink>
        </w:p>
        <w:p w14:paraId="12E412F3" w14:textId="1FF08F2B"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2" w:history="1">
            <w:r w:rsidR="00F51B8F" w:rsidRPr="00521B2A">
              <w:rPr>
                <w:rStyle w:val="Hyperlnk"/>
                <w:noProof/>
              </w:rPr>
              <w:t>6.10.2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_Toc149769352 \h </w:instrText>
            </w:r>
            <w:r w:rsidR="00F51B8F">
              <w:rPr>
                <w:noProof/>
                <w:webHidden/>
              </w:rPr>
            </w:r>
            <w:r w:rsidR="00F51B8F">
              <w:rPr>
                <w:noProof/>
                <w:webHidden/>
              </w:rPr>
              <w:fldChar w:fldCharType="separate"/>
            </w:r>
            <w:r w:rsidR="00F51B8F">
              <w:rPr>
                <w:noProof/>
                <w:webHidden/>
              </w:rPr>
              <w:t>76</w:t>
            </w:r>
            <w:r w:rsidR="00F51B8F">
              <w:rPr>
                <w:noProof/>
                <w:webHidden/>
              </w:rPr>
              <w:fldChar w:fldCharType="end"/>
            </w:r>
          </w:hyperlink>
        </w:p>
        <w:p w14:paraId="52B7BFF4" w14:textId="56E77C96"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3" w:history="1">
            <w:r w:rsidR="00F51B8F" w:rsidRPr="00521B2A">
              <w:rPr>
                <w:rStyle w:val="Hyperlnk"/>
                <w:noProof/>
              </w:rPr>
              <w:t>6.10.3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_Toc149769353 \h </w:instrText>
            </w:r>
            <w:r w:rsidR="00F51B8F">
              <w:rPr>
                <w:noProof/>
                <w:webHidden/>
              </w:rPr>
            </w:r>
            <w:r w:rsidR="00F51B8F">
              <w:rPr>
                <w:noProof/>
                <w:webHidden/>
              </w:rPr>
              <w:fldChar w:fldCharType="separate"/>
            </w:r>
            <w:r w:rsidR="00F51B8F">
              <w:rPr>
                <w:noProof/>
                <w:webHidden/>
              </w:rPr>
              <w:t>76</w:t>
            </w:r>
            <w:r w:rsidR="00F51B8F">
              <w:rPr>
                <w:noProof/>
                <w:webHidden/>
              </w:rPr>
              <w:fldChar w:fldCharType="end"/>
            </w:r>
          </w:hyperlink>
        </w:p>
        <w:p w14:paraId="6E4BDF03" w14:textId="581AD6F6"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4" w:history="1">
            <w:r w:rsidR="00F51B8F" w:rsidRPr="00521B2A">
              <w:rPr>
                <w:rStyle w:val="Hyperlnk"/>
                <w:noProof/>
              </w:rPr>
              <w:t>6.10.4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_Toc149769354 \h </w:instrText>
            </w:r>
            <w:r w:rsidR="00F51B8F">
              <w:rPr>
                <w:noProof/>
                <w:webHidden/>
              </w:rPr>
            </w:r>
            <w:r w:rsidR="00F51B8F">
              <w:rPr>
                <w:noProof/>
                <w:webHidden/>
              </w:rPr>
              <w:fldChar w:fldCharType="separate"/>
            </w:r>
            <w:r w:rsidR="00F51B8F">
              <w:rPr>
                <w:noProof/>
                <w:webHidden/>
              </w:rPr>
              <w:t>76</w:t>
            </w:r>
            <w:r w:rsidR="00F51B8F">
              <w:rPr>
                <w:noProof/>
                <w:webHidden/>
              </w:rPr>
              <w:fldChar w:fldCharType="end"/>
            </w:r>
          </w:hyperlink>
        </w:p>
        <w:p w14:paraId="6FB75B17" w14:textId="52384F2C"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55" w:history="1">
            <w:r w:rsidR="00F51B8F" w:rsidRPr="00521B2A">
              <w:rPr>
                <w:rStyle w:val="Hyperlnk"/>
                <w:noProof/>
              </w:rPr>
              <w:t>6.11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MakeAppointment</w:t>
            </w:r>
            <w:r w:rsidR="00F51B8F">
              <w:rPr>
                <w:noProof/>
                <w:webHidden/>
              </w:rPr>
              <w:tab/>
            </w:r>
            <w:r w:rsidR="00F51B8F">
              <w:rPr>
                <w:noProof/>
                <w:webHidden/>
              </w:rPr>
              <w:fldChar w:fldCharType="begin"/>
            </w:r>
            <w:r w:rsidR="00F51B8F">
              <w:rPr>
                <w:noProof/>
                <w:webHidden/>
              </w:rPr>
              <w:instrText xml:space="preserve"> PAGEREF _Toc149769355 \h </w:instrText>
            </w:r>
            <w:r w:rsidR="00F51B8F">
              <w:rPr>
                <w:noProof/>
                <w:webHidden/>
              </w:rPr>
            </w:r>
            <w:r w:rsidR="00F51B8F">
              <w:rPr>
                <w:noProof/>
                <w:webHidden/>
              </w:rPr>
              <w:fldChar w:fldCharType="separate"/>
            </w:r>
            <w:r w:rsidR="00F51B8F">
              <w:rPr>
                <w:noProof/>
                <w:webHidden/>
              </w:rPr>
              <w:t>77</w:t>
            </w:r>
            <w:r w:rsidR="00F51B8F">
              <w:rPr>
                <w:noProof/>
                <w:webHidden/>
              </w:rPr>
              <w:fldChar w:fldCharType="end"/>
            </w:r>
          </w:hyperlink>
        </w:p>
        <w:p w14:paraId="682E7BDC" w14:textId="7778CDD9" w:rsidR="00F51B8F" w:rsidRDefault="00000000">
          <w:pPr>
            <w:pStyle w:val="Innehll3"/>
            <w:tabs>
              <w:tab w:val="left" w:pos="1100"/>
              <w:tab w:val="right" w:leader="dot" w:pos="10456"/>
            </w:tabs>
            <w:rPr>
              <w:rFonts w:asciiTheme="minorHAnsi" w:eastAsiaTheme="minorEastAsia" w:hAnsiTheme="minorHAnsi" w:cstheme="minorBidi"/>
              <w:noProof/>
              <w:kern w:val="2"/>
              <w:sz w:val="22"/>
              <w:lang w:eastAsia="sv-SE"/>
              <w14:ligatures w14:val="standardContextual"/>
            </w:rPr>
          </w:pPr>
          <w:hyperlink w:anchor="_Toc149769356" w:history="1">
            <w:r w:rsidR="00F51B8F" w:rsidRPr="00521B2A">
              <w:rPr>
                <w:rStyle w:val="Hyperlnk"/>
                <w:noProof/>
              </w:rPr>
              <w:t>6.11.1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_Toc149769356 \h </w:instrText>
            </w:r>
            <w:r w:rsidR="00F51B8F">
              <w:rPr>
                <w:noProof/>
                <w:webHidden/>
              </w:rPr>
            </w:r>
            <w:r w:rsidR="00F51B8F">
              <w:rPr>
                <w:noProof/>
                <w:webHidden/>
              </w:rPr>
              <w:fldChar w:fldCharType="separate"/>
            </w:r>
            <w:r w:rsidR="00F51B8F">
              <w:rPr>
                <w:noProof/>
                <w:webHidden/>
              </w:rPr>
              <w:t>77</w:t>
            </w:r>
            <w:r w:rsidR="00F51B8F">
              <w:rPr>
                <w:noProof/>
                <w:webHidden/>
              </w:rPr>
              <w:fldChar w:fldCharType="end"/>
            </w:r>
          </w:hyperlink>
        </w:p>
        <w:p w14:paraId="5A52A686" w14:textId="7AB12387"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7" w:history="1">
            <w:r w:rsidR="00F51B8F" w:rsidRPr="00521B2A">
              <w:rPr>
                <w:rStyle w:val="Hyperlnk"/>
                <w:noProof/>
              </w:rPr>
              <w:t>6.11.2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_Toc149769357 \h </w:instrText>
            </w:r>
            <w:r w:rsidR="00F51B8F">
              <w:rPr>
                <w:noProof/>
                <w:webHidden/>
              </w:rPr>
            </w:r>
            <w:r w:rsidR="00F51B8F">
              <w:rPr>
                <w:noProof/>
                <w:webHidden/>
              </w:rPr>
              <w:fldChar w:fldCharType="separate"/>
            </w:r>
            <w:r w:rsidR="00F51B8F">
              <w:rPr>
                <w:noProof/>
                <w:webHidden/>
              </w:rPr>
              <w:t>78</w:t>
            </w:r>
            <w:r w:rsidR="00F51B8F">
              <w:rPr>
                <w:noProof/>
                <w:webHidden/>
              </w:rPr>
              <w:fldChar w:fldCharType="end"/>
            </w:r>
          </w:hyperlink>
        </w:p>
        <w:p w14:paraId="2FCB4955" w14:textId="7DCECC81"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8" w:history="1">
            <w:r w:rsidR="00F51B8F" w:rsidRPr="00521B2A">
              <w:rPr>
                <w:rStyle w:val="Hyperlnk"/>
                <w:noProof/>
              </w:rPr>
              <w:t>6.11.3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_Toc149769358 \h </w:instrText>
            </w:r>
            <w:r w:rsidR="00F51B8F">
              <w:rPr>
                <w:noProof/>
                <w:webHidden/>
              </w:rPr>
            </w:r>
            <w:r w:rsidR="00F51B8F">
              <w:rPr>
                <w:noProof/>
                <w:webHidden/>
              </w:rPr>
              <w:fldChar w:fldCharType="separate"/>
            </w:r>
            <w:r w:rsidR="00F51B8F">
              <w:rPr>
                <w:noProof/>
                <w:webHidden/>
              </w:rPr>
              <w:t>78</w:t>
            </w:r>
            <w:r w:rsidR="00F51B8F">
              <w:rPr>
                <w:noProof/>
                <w:webHidden/>
              </w:rPr>
              <w:fldChar w:fldCharType="end"/>
            </w:r>
          </w:hyperlink>
        </w:p>
        <w:p w14:paraId="24C915E0" w14:textId="3F0FF993"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59" w:history="1">
            <w:r w:rsidR="00F51B8F" w:rsidRPr="00521B2A">
              <w:rPr>
                <w:rStyle w:val="Hyperlnk"/>
                <w:noProof/>
              </w:rPr>
              <w:t>6.11.4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_Toc149769359 \h </w:instrText>
            </w:r>
            <w:r w:rsidR="00F51B8F">
              <w:rPr>
                <w:noProof/>
                <w:webHidden/>
              </w:rPr>
            </w:r>
            <w:r w:rsidR="00F51B8F">
              <w:rPr>
                <w:noProof/>
                <w:webHidden/>
              </w:rPr>
              <w:fldChar w:fldCharType="separate"/>
            </w:r>
            <w:r w:rsidR="00F51B8F">
              <w:rPr>
                <w:noProof/>
                <w:webHidden/>
              </w:rPr>
              <w:t>78</w:t>
            </w:r>
            <w:r w:rsidR="00F51B8F">
              <w:rPr>
                <w:noProof/>
                <w:webHidden/>
              </w:rPr>
              <w:fldChar w:fldCharType="end"/>
            </w:r>
          </w:hyperlink>
        </w:p>
        <w:p w14:paraId="5158FD9A" w14:textId="466B75D7"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0" w:history="1">
            <w:r w:rsidR="00F51B8F" w:rsidRPr="00521B2A">
              <w:rPr>
                <w:rStyle w:val="Hyperlnk"/>
                <w:noProof/>
              </w:rPr>
              <w:t>6.11.5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_Toc149769360 \h </w:instrText>
            </w:r>
            <w:r w:rsidR="00F51B8F">
              <w:rPr>
                <w:noProof/>
                <w:webHidden/>
              </w:rPr>
            </w:r>
            <w:r w:rsidR="00F51B8F">
              <w:rPr>
                <w:noProof/>
                <w:webHidden/>
              </w:rPr>
              <w:fldChar w:fldCharType="separate"/>
            </w:r>
            <w:r w:rsidR="00F51B8F">
              <w:rPr>
                <w:noProof/>
                <w:webHidden/>
              </w:rPr>
              <w:t>79</w:t>
            </w:r>
            <w:r w:rsidR="00F51B8F">
              <w:rPr>
                <w:noProof/>
                <w:webHidden/>
              </w:rPr>
              <w:fldChar w:fldCharType="end"/>
            </w:r>
          </w:hyperlink>
        </w:p>
        <w:p w14:paraId="5E05E4DF" w14:textId="196CEF52"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61" w:history="1">
            <w:r w:rsidR="00F51B8F" w:rsidRPr="00521B2A">
              <w:rPr>
                <w:rStyle w:val="Hyperlnk"/>
                <w:noProof/>
              </w:rPr>
              <w:t>6.12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UpdateAppointment</w:t>
            </w:r>
            <w:r w:rsidR="00F51B8F">
              <w:rPr>
                <w:noProof/>
                <w:webHidden/>
              </w:rPr>
              <w:tab/>
            </w:r>
            <w:r w:rsidR="00F51B8F">
              <w:rPr>
                <w:noProof/>
                <w:webHidden/>
              </w:rPr>
              <w:fldChar w:fldCharType="begin"/>
            </w:r>
            <w:r w:rsidR="00F51B8F">
              <w:rPr>
                <w:noProof/>
                <w:webHidden/>
              </w:rPr>
              <w:instrText xml:space="preserve"> PAGEREF _Toc149769361 \h </w:instrText>
            </w:r>
            <w:r w:rsidR="00F51B8F">
              <w:rPr>
                <w:noProof/>
                <w:webHidden/>
              </w:rPr>
            </w:r>
            <w:r w:rsidR="00F51B8F">
              <w:rPr>
                <w:noProof/>
                <w:webHidden/>
              </w:rPr>
              <w:fldChar w:fldCharType="separate"/>
            </w:r>
            <w:r w:rsidR="00F51B8F">
              <w:rPr>
                <w:noProof/>
                <w:webHidden/>
              </w:rPr>
              <w:t>79</w:t>
            </w:r>
            <w:r w:rsidR="00F51B8F">
              <w:rPr>
                <w:noProof/>
                <w:webHidden/>
              </w:rPr>
              <w:fldChar w:fldCharType="end"/>
            </w:r>
          </w:hyperlink>
        </w:p>
        <w:p w14:paraId="232A1661" w14:textId="1AB4AB6C"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2" w:history="1">
            <w:r w:rsidR="00F51B8F" w:rsidRPr="00521B2A">
              <w:rPr>
                <w:rStyle w:val="Hyperlnk"/>
                <w:noProof/>
              </w:rPr>
              <w:t>6.12.1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Frivillighet</w:t>
            </w:r>
            <w:r w:rsidR="00F51B8F">
              <w:rPr>
                <w:noProof/>
                <w:webHidden/>
              </w:rPr>
              <w:tab/>
            </w:r>
            <w:r w:rsidR="00F51B8F">
              <w:rPr>
                <w:noProof/>
                <w:webHidden/>
              </w:rPr>
              <w:fldChar w:fldCharType="begin"/>
            </w:r>
            <w:r w:rsidR="00F51B8F">
              <w:rPr>
                <w:noProof/>
                <w:webHidden/>
              </w:rPr>
              <w:instrText xml:space="preserve"> PAGEREF _Toc149769362 \h </w:instrText>
            </w:r>
            <w:r w:rsidR="00F51B8F">
              <w:rPr>
                <w:noProof/>
                <w:webHidden/>
              </w:rPr>
            </w:r>
            <w:r w:rsidR="00F51B8F">
              <w:rPr>
                <w:noProof/>
                <w:webHidden/>
              </w:rPr>
              <w:fldChar w:fldCharType="separate"/>
            </w:r>
            <w:r w:rsidR="00F51B8F">
              <w:rPr>
                <w:noProof/>
                <w:webHidden/>
              </w:rPr>
              <w:t>79</w:t>
            </w:r>
            <w:r w:rsidR="00F51B8F">
              <w:rPr>
                <w:noProof/>
                <w:webHidden/>
              </w:rPr>
              <w:fldChar w:fldCharType="end"/>
            </w:r>
          </w:hyperlink>
        </w:p>
        <w:p w14:paraId="20A95923" w14:textId="6B96C3DC"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3" w:history="1">
            <w:r w:rsidR="00F51B8F" w:rsidRPr="00521B2A">
              <w:rPr>
                <w:rStyle w:val="Hyperlnk"/>
                <w:noProof/>
              </w:rPr>
              <w:t>6.12.2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Version</w:t>
            </w:r>
            <w:r w:rsidR="00F51B8F">
              <w:rPr>
                <w:noProof/>
                <w:webHidden/>
              </w:rPr>
              <w:tab/>
            </w:r>
            <w:r w:rsidR="00F51B8F">
              <w:rPr>
                <w:noProof/>
                <w:webHidden/>
              </w:rPr>
              <w:fldChar w:fldCharType="begin"/>
            </w:r>
            <w:r w:rsidR="00F51B8F">
              <w:rPr>
                <w:noProof/>
                <w:webHidden/>
              </w:rPr>
              <w:instrText xml:space="preserve"> PAGEREF _Toc149769363 \h </w:instrText>
            </w:r>
            <w:r w:rsidR="00F51B8F">
              <w:rPr>
                <w:noProof/>
                <w:webHidden/>
              </w:rPr>
            </w:r>
            <w:r w:rsidR="00F51B8F">
              <w:rPr>
                <w:noProof/>
                <w:webHidden/>
              </w:rPr>
              <w:fldChar w:fldCharType="separate"/>
            </w:r>
            <w:r w:rsidR="00F51B8F">
              <w:rPr>
                <w:noProof/>
                <w:webHidden/>
              </w:rPr>
              <w:t>80</w:t>
            </w:r>
            <w:r w:rsidR="00F51B8F">
              <w:rPr>
                <w:noProof/>
                <w:webHidden/>
              </w:rPr>
              <w:fldChar w:fldCharType="end"/>
            </w:r>
          </w:hyperlink>
        </w:p>
        <w:p w14:paraId="1BCD5BA6" w14:textId="591FBD34"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4" w:history="1">
            <w:r w:rsidR="00F51B8F" w:rsidRPr="00521B2A">
              <w:rPr>
                <w:rStyle w:val="Hyperlnk"/>
                <w:noProof/>
              </w:rPr>
              <w:t>6.12.3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Meddelandeinformationsmodell (MIM)</w:t>
            </w:r>
            <w:r w:rsidR="00F51B8F">
              <w:rPr>
                <w:noProof/>
                <w:webHidden/>
              </w:rPr>
              <w:tab/>
            </w:r>
            <w:r w:rsidR="00F51B8F">
              <w:rPr>
                <w:noProof/>
                <w:webHidden/>
              </w:rPr>
              <w:fldChar w:fldCharType="begin"/>
            </w:r>
            <w:r w:rsidR="00F51B8F">
              <w:rPr>
                <w:noProof/>
                <w:webHidden/>
              </w:rPr>
              <w:instrText xml:space="preserve"> PAGEREF _Toc149769364 \h </w:instrText>
            </w:r>
            <w:r w:rsidR="00F51B8F">
              <w:rPr>
                <w:noProof/>
                <w:webHidden/>
              </w:rPr>
            </w:r>
            <w:r w:rsidR="00F51B8F">
              <w:rPr>
                <w:noProof/>
                <w:webHidden/>
              </w:rPr>
              <w:fldChar w:fldCharType="separate"/>
            </w:r>
            <w:r w:rsidR="00F51B8F">
              <w:rPr>
                <w:noProof/>
                <w:webHidden/>
              </w:rPr>
              <w:t>80</w:t>
            </w:r>
            <w:r w:rsidR="00F51B8F">
              <w:rPr>
                <w:noProof/>
                <w:webHidden/>
              </w:rPr>
              <w:fldChar w:fldCharType="end"/>
            </w:r>
          </w:hyperlink>
        </w:p>
        <w:p w14:paraId="3041B12B" w14:textId="4A5F7066"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5" w:history="1">
            <w:r w:rsidR="00F51B8F" w:rsidRPr="00521B2A">
              <w:rPr>
                <w:rStyle w:val="Hyperlnk"/>
                <w:noProof/>
              </w:rPr>
              <w:t>6.12.4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Fältregler</w:t>
            </w:r>
            <w:r w:rsidR="00F51B8F">
              <w:rPr>
                <w:noProof/>
                <w:webHidden/>
              </w:rPr>
              <w:tab/>
            </w:r>
            <w:r w:rsidR="00F51B8F">
              <w:rPr>
                <w:noProof/>
                <w:webHidden/>
              </w:rPr>
              <w:fldChar w:fldCharType="begin"/>
            </w:r>
            <w:r w:rsidR="00F51B8F">
              <w:rPr>
                <w:noProof/>
                <w:webHidden/>
              </w:rPr>
              <w:instrText xml:space="preserve"> PAGEREF _Toc149769365 \h </w:instrText>
            </w:r>
            <w:r w:rsidR="00F51B8F">
              <w:rPr>
                <w:noProof/>
                <w:webHidden/>
              </w:rPr>
            </w:r>
            <w:r w:rsidR="00F51B8F">
              <w:rPr>
                <w:noProof/>
                <w:webHidden/>
              </w:rPr>
              <w:fldChar w:fldCharType="separate"/>
            </w:r>
            <w:r w:rsidR="00F51B8F">
              <w:rPr>
                <w:noProof/>
                <w:webHidden/>
              </w:rPr>
              <w:t>80</w:t>
            </w:r>
            <w:r w:rsidR="00F51B8F">
              <w:rPr>
                <w:noProof/>
                <w:webHidden/>
              </w:rPr>
              <w:fldChar w:fldCharType="end"/>
            </w:r>
          </w:hyperlink>
        </w:p>
        <w:p w14:paraId="63368B7F" w14:textId="25AB27F8" w:rsidR="00F51B8F" w:rsidRDefault="00000000">
          <w:pPr>
            <w:pStyle w:val="Innehll3"/>
            <w:tabs>
              <w:tab w:val="left" w:pos="1320"/>
              <w:tab w:val="right" w:leader="dot" w:pos="10456"/>
            </w:tabs>
            <w:rPr>
              <w:rFonts w:asciiTheme="minorHAnsi" w:eastAsiaTheme="minorEastAsia" w:hAnsiTheme="minorHAnsi" w:cstheme="minorBidi"/>
              <w:noProof/>
              <w:kern w:val="2"/>
              <w:sz w:val="22"/>
              <w:lang w:eastAsia="sv-SE"/>
              <w14:ligatures w14:val="standardContextual"/>
            </w:rPr>
          </w:pPr>
          <w:hyperlink w:anchor="_Toc149769366" w:history="1">
            <w:r w:rsidR="00F51B8F" w:rsidRPr="00521B2A">
              <w:rPr>
                <w:rStyle w:val="Hyperlnk"/>
                <w:noProof/>
              </w:rPr>
              <w:t>6.12.5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Övriga regler</w:t>
            </w:r>
            <w:r w:rsidR="00F51B8F">
              <w:rPr>
                <w:noProof/>
                <w:webHidden/>
              </w:rPr>
              <w:tab/>
            </w:r>
            <w:r w:rsidR="00F51B8F">
              <w:rPr>
                <w:noProof/>
                <w:webHidden/>
              </w:rPr>
              <w:fldChar w:fldCharType="begin"/>
            </w:r>
            <w:r w:rsidR="00F51B8F">
              <w:rPr>
                <w:noProof/>
                <w:webHidden/>
              </w:rPr>
              <w:instrText xml:space="preserve"> PAGEREF _Toc149769366 \h </w:instrText>
            </w:r>
            <w:r w:rsidR="00F51B8F">
              <w:rPr>
                <w:noProof/>
                <w:webHidden/>
              </w:rPr>
            </w:r>
            <w:r w:rsidR="00F51B8F">
              <w:rPr>
                <w:noProof/>
                <w:webHidden/>
              </w:rPr>
              <w:fldChar w:fldCharType="separate"/>
            </w:r>
            <w:r w:rsidR="00F51B8F">
              <w:rPr>
                <w:noProof/>
                <w:webHidden/>
              </w:rPr>
              <w:t>82</w:t>
            </w:r>
            <w:r w:rsidR="00F51B8F">
              <w:rPr>
                <w:noProof/>
                <w:webHidden/>
              </w:rPr>
              <w:fldChar w:fldCharType="end"/>
            </w:r>
          </w:hyperlink>
        </w:p>
        <w:p w14:paraId="3E926EEA" w14:textId="7ED829DF" w:rsidR="00F51B8F"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49769367" w:history="1">
            <w:r w:rsidR="00F51B8F" w:rsidRPr="00521B2A">
              <w:rPr>
                <w:rStyle w:val="Hyperlnk"/>
                <w:noProof/>
              </w:rPr>
              <w:t>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Definition av komplexa typer</w:t>
            </w:r>
            <w:r w:rsidR="00F51B8F">
              <w:rPr>
                <w:noProof/>
                <w:webHidden/>
              </w:rPr>
              <w:tab/>
            </w:r>
            <w:r w:rsidR="00F51B8F">
              <w:rPr>
                <w:noProof/>
                <w:webHidden/>
              </w:rPr>
              <w:fldChar w:fldCharType="begin"/>
            </w:r>
            <w:r w:rsidR="00F51B8F">
              <w:rPr>
                <w:noProof/>
                <w:webHidden/>
              </w:rPr>
              <w:instrText xml:space="preserve"> PAGEREF _Toc149769367 \h </w:instrText>
            </w:r>
            <w:r w:rsidR="00F51B8F">
              <w:rPr>
                <w:noProof/>
                <w:webHidden/>
              </w:rPr>
            </w:r>
            <w:r w:rsidR="00F51B8F">
              <w:rPr>
                <w:noProof/>
                <w:webHidden/>
              </w:rPr>
              <w:fldChar w:fldCharType="separate"/>
            </w:r>
            <w:r w:rsidR="00F51B8F">
              <w:rPr>
                <w:noProof/>
                <w:webHidden/>
              </w:rPr>
              <w:t>82</w:t>
            </w:r>
            <w:r w:rsidR="00F51B8F">
              <w:rPr>
                <w:noProof/>
                <w:webHidden/>
              </w:rPr>
              <w:fldChar w:fldCharType="end"/>
            </w:r>
          </w:hyperlink>
        </w:p>
        <w:p w14:paraId="12B5D071" w14:textId="7923CFAF"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68" w:history="1">
            <w:r w:rsidR="00F51B8F" w:rsidRPr="00521B2A">
              <w:rPr>
                <w:rStyle w:val="Hyperlnk"/>
                <w:noProof/>
              </w:rPr>
              <w:t>7.1</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ActorType</w:t>
            </w:r>
            <w:r w:rsidR="00F51B8F">
              <w:rPr>
                <w:noProof/>
                <w:webHidden/>
              </w:rPr>
              <w:tab/>
            </w:r>
            <w:r w:rsidR="00F51B8F">
              <w:rPr>
                <w:noProof/>
                <w:webHidden/>
              </w:rPr>
              <w:fldChar w:fldCharType="begin"/>
            </w:r>
            <w:r w:rsidR="00F51B8F">
              <w:rPr>
                <w:noProof/>
                <w:webHidden/>
              </w:rPr>
              <w:instrText xml:space="preserve"> PAGEREF _Toc149769368 \h </w:instrText>
            </w:r>
            <w:r w:rsidR="00F51B8F">
              <w:rPr>
                <w:noProof/>
                <w:webHidden/>
              </w:rPr>
            </w:r>
            <w:r w:rsidR="00F51B8F">
              <w:rPr>
                <w:noProof/>
                <w:webHidden/>
              </w:rPr>
              <w:fldChar w:fldCharType="separate"/>
            </w:r>
            <w:r w:rsidR="00F51B8F">
              <w:rPr>
                <w:noProof/>
                <w:webHidden/>
              </w:rPr>
              <w:t>82</w:t>
            </w:r>
            <w:r w:rsidR="00F51B8F">
              <w:rPr>
                <w:noProof/>
                <w:webHidden/>
              </w:rPr>
              <w:fldChar w:fldCharType="end"/>
            </w:r>
          </w:hyperlink>
        </w:p>
        <w:p w14:paraId="640A32D3" w14:textId="12D152C6"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69" w:history="1">
            <w:r w:rsidR="00F51B8F" w:rsidRPr="00521B2A">
              <w:rPr>
                <w:rStyle w:val="Hyperlnk"/>
                <w:noProof/>
              </w:rPr>
              <w:t>7.2</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AvailableDateType</w:t>
            </w:r>
            <w:r w:rsidR="00F51B8F">
              <w:rPr>
                <w:noProof/>
                <w:webHidden/>
              </w:rPr>
              <w:tab/>
            </w:r>
            <w:r w:rsidR="00F51B8F">
              <w:rPr>
                <w:noProof/>
                <w:webHidden/>
              </w:rPr>
              <w:fldChar w:fldCharType="begin"/>
            </w:r>
            <w:r w:rsidR="00F51B8F">
              <w:rPr>
                <w:noProof/>
                <w:webHidden/>
              </w:rPr>
              <w:instrText xml:space="preserve"> PAGEREF _Toc149769369 \h </w:instrText>
            </w:r>
            <w:r w:rsidR="00F51B8F">
              <w:rPr>
                <w:noProof/>
                <w:webHidden/>
              </w:rPr>
            </w:r>
            <w:r w:rsidR="00F51B8F">
              <w:rPr>
                <w:noProof/>
                <w:webHidden/>
              </w:rPr>
              <w:fldChar w:fldCharType="separate"/>
            </w:r>
            <w:r w:rsidR="00F51B8F">
              <w:rPr>
                <w:noProof/>
                <w:webHidden/>
              </w:rPr>
              <w:t>84</w:t>
            </w:r>
            <w:r w:rsidR="00F51B8F">
              <w:rPr>
                <w:noProof/>
                <w:webHidden/>
              </w:rPr>
              <w:fldChar w:fldCharType="end"/>
            </w:r>
          </w:hyperlink>
        </w:p>
        <w:p w14:paraId="764CB632" w14:textId="7F906FEC"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0" w:history="1">
            <w:r w:rsidR="00F51B8F" w:rsidRPr="00521B2A">
              <w:rPr>
                <w:rStyle w:val="Hyperlnk"/>
                <w:noProof/>
              </w:rPr>
              <w:t>7.3</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PersonIdType</w:t>
            </w:r>
            <w:r w:rsidR="00F51B8F">
              <w:rPr>
                <w:noProof/>
                <w:webHidden/>
              </w:rPr>
              <w:tab/>
            </w:r>
            <w:r w:rsidR="00F51B8F">
              <w:rPr>
                <w:noProof/>
                <w:webHidden/>
              </w:rPr>
              <w:fldChar w:fldCharType="begin"/>
            </w:r>
            <w:r w:rsidR="00F51B8F">
              <w:rPr>
                <w:noProof/>
                <w:webHidden/>
              </w:rPr>
              <w:instrText xml:space="preserve"> PAGEREF _Toc149769370 \h </w:instrText>
            </w:r>
            <w:r w:rsidR="00F51B8F">
              <w:rPr>
                <w:noProof/>
                <w:webHidden/>
              </w:rPr>
            </w:r>
            <w:r w:rsidR="00F51B8F">
              <w:rPr>
                <w:noProof/>
                <w:webHidden/>
              </w:rPr>
              <w:fldChar w:fldCharType="separate"/>
            </w:r>
            <w:r w:rsidR="00F51B8F">
              <w:rPr>
                <w:noProof/>
                <w:webHidden/>
              </w:rPr>
              <w:t>84</w:t>
            </w:r>
            <w:r w:rsidR="00F51B8F">
              <w:rPr>
                <w:noProof/>
                <w:webHidden/>
              </w:rPr>
              <w:fldChar w:fldCharType="end"/>
            </w:r>
          </w:hyperlink>
        </w:p>
        <w:p w14:paraId="77F68B6E" w14:textId="6DBA9E17"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1" w:history="1">
            <w:r w:rsidR="00F51B8F" w:rsidRPr="00521B2A">
              <w:rPr>
                <w:rStyle w:val="Hyperlnk"/>
                <w:noProof/>
              </w:rPr>
              <w:t>7.4</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ReferenceType</w:t>
            </w:r>
            <w:r w:rsidR="00F51B8F">
              <w:rPr>
                <w:noProof/>
                <w:webHidden/>
              </w:rPr>
              <w:tab/>
            </w:r>
            <w:r w:rsidR="00F51B8F">
              <w:rPr>
                <w:noProof/>
                <w:webHidden/>
              </w:rPr>
              <w:fldChar w:fldCharType="begin"/>
            </w:r>
            <w:r w:rsidR="00F51B8F">
              <w:rPr>
                <w:noProof/>
                <w:webHidden/>
              </w:rPr>
              <w:instrText xml:space="preserve"> PAGEREF _Toc149769371 \h </w:instrText>
            </w:r>
            <w:r w:rsidR="00F51B8F">
              <w:rPr>
                <w:noProof/>
                <w:webHidden/>
              </w:rPr>
            </w:r>
            <w:r w:rsidR="00F51B8F">
              <w:rPr>
                <w:noProof/>
                <w:webHidden/>
              </w:rPr>
              <w:fldChar w:fldCharType="separate"/>
            </w:r>
            <w:r w:rsidR="00F51B8F">
              <w:rPr>
                <w:noProof/>
                <w:webHidden/>
              </w:rPr>
              <w:t>84</w:t>
            </w:r>
            <w:r w:rsidR="00F51B8F">
              <w:rPr>
                <w:noProof/>
                <w:webHidden/>
              </w:rPr>
              <w:fldChar w:fldCharType="end"/>
            </w:r>
          </w:hyperlink>
        </w:p>
        <w:p w14:paraId="484FF11F" w14:textId="5F4DCB85"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2" w:history="1">
            <w:r w:rsidR="00F51B8F" w:rsidRPr="00521B2A">
              <w:rPr>
                <w:rStyle w:val="Hyperlnk"/>
                <w:noProof/>
              </w:rPr>
              <w:t>7.5</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ResourceType</w:t>
            </w:r>
            <w:r w:rsidR="00F51B8F">
              <w:rPr>
                <w:noProof/>
                <w:webHidden/>
              </w:rPr>
              <w:tab/>
            </w:r>
            <w:r w:rsidR="00F51B8F">
              <w:rPr>
                <w:noProof/>
                <w:webHidden/>
              </w:rPr>
              <w:fldChar w:fldCharType="begin"/>
            </w:r>
            <w:r w:rsidR="00F51B8F">
              <w:rPr>
                <w:noProof/>
                <w:webHidden/>
              </w:rPr>
              <w:instrText xml:space="preserve"> PAGEREF _Toc149769372 \h </w:instrText>
            </w:r>
            <w:r w:rsidR="00F51B8F">
              <w:rPr>
                <w:noProof/>
                <w:webHidden/>
              </w:rPr>
            </w:r>
            <w:r w:rsidR="00F51B8F">
              <w:rPr>
                <w:noProof/>
                <w:webHidden/>
              </w:rPr>
              <w:fldChar w:fldCharType="separate"/>
            </w:r>
            <w:r w:rsidR="00F51B8F">
              <w:rPr>
                <w:noProof/>
                <w:webHidden/>
              </w:rPr>
              <w:t>84</w:t>
            </w:r>
            <w:r w:rsidR="00F51B8F">
              <w:rPr>
                <w:noProof/>
                <w:webHidden/>
              </w:rPr>
              <w:fldChar w:fldCharType="end"/>
            </w:r>
          </w:hyperlink>
        </w:p>
        <w:p w14:paraId="3DE21D56" w14:textId="135AEFC2"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3" w:history="1">
            <w:r w:rsidR="00F51B8F" w:rsidRPr="00521B2A">
              <w:rPr>
                <w:rStyle w:val="Hyperlnk"/>
                <w:noProof/>
              </w:rPr>
              <w:t>7.6</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TimeslotType</w:t>
            </w:r>
            <w:r w:rsidR="00F51B8F">
              <w:rPr>
                <w:noProof/>
                <w:webHidden/>
              </w:rPr>
              <w:tab/>
            </w:r>
            <w:r w:rsidR="00F51B8F">
              <w:rPr>
                <w:noProof/>
                <w:webHidden/>
              </w:rPr>
              <w:fldChar w:fldCharType="begin"/>
            </w:r>
            <w:r w:rsidR="00F51B8F">
              <w:rPr>
                <w:noProof/>
                <w:webHidden/>
              </w:rPr>
              <w:instrText xml:space="preserve"> PAGEREF _Toc149769373 \h </w:instrText>
            </w:r>
            <w:r w:rsidR="00F51B8F">
              <w:rPr>
                <w:noProof/>
                <w:webHidden/>
              </w:rPr>
            </w:r>
            <w:r w:rsidR="00F51B8F">
              <w:rPr>
                <w:noProof/>
                <w:webHidden/>
              </w:rPr>
              <w:fldChar w:fldCharType="separate"/>
            </w:r>
            <w:r w:rsidR="00F51B8F">
              <w:rPr>
                <w:noProof/>
                <w:webHidden/>
              </w:rPr>
              <w:t>85</w:t>
            </w:r>
            <w:r w:rsidR="00F51B8F">
              <w:rPr>
                <w:noProof/>
                <w:webHidden/>
              </w:rPr>
              <w:fldChar w:fldCharType="end"/>
            </w:r>
          </w:hyperlink>
        </w:p>
        <w:p w14:paraId="268C3560" w14:textId="642491C0"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4" w:history="1">
            <w:r w:rsidR="00F51B8F" w:rsidRPr="00521B2A">
              <w:rPr>
                <w:rStyle w:val="Hyperlnk"/>
                <w:noProof/>
              </w:rPr>
              <w:t>7.7</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PractitionerType</w:t>
            </w:r>
            <w:r w:rsidR="00F51B8F">
              <w:rPr>
                <w:noProof/>
                <w:webHidden/>
              </w:rPr>
              <w:tab/>
            </w:r>
            <w:r w:rsidR="00F51B8F">
              <w:rPr>
                <w:noProof/>
                <w:webHidden/>
              </w:rPr>
              <w:fldChar w:fldCharType="begin"/>
            </w:r>
            <w:r w:rsidR="00F51B8F">
              <w:rPr>
                <w:noProof/>
                <w:webHidden/>
              </w:rPr>
              <w:instrText xml:space="preserve"> PAGEREF _Toc149769374 \h </w:instrText>
            </w:r>
            <w:r w:rsidR="00F51B8F">
              <w:rPr>
                <w:noProof/>
                <w:webHidden/>
              </w:rPr>
            </w:r>
            <w:r w:rsidR="00F51B8F">
              <w:rPr>
                <w:noProof/>
                <w:webHidden/>
              </w:rPr>
              <w:fldChar w:fldCharType="separate"/>
            </w:r>
            <w:r w:rsidR="00F51B8F">
              <w:rPr>
                <w:noProof/>
                <w:webHidden/>
              </w:rPr>
              <w:t>86</w:t>
            </w:r>
            <w:r w:rsidR="00F51B8F">
              <w:rPr>
                <w:noProof/>
                <w:webHidden/>
              </w:rPr>
              <w:fldChar w:fldCharType="end"/>
            </w:r>
          </w:hyperlink>
        </w:p>
        <w:p w14:paraId="6BE86223" w14:textId="4A7DFBDF" w:rsidR="00F51B8F" w:rsidRDefault="00000000">
          <w:pPr>
            <w:pStyle w:val="Innehll2"/>
            <w:tabs>
              <w:tab w:val="left" w:pos="880"/>
              <w:tab w:val="right" w:leader="dot" w:pos="10456"/>
            </w:tabs>
            <w:rPr>
              <w:rFonts w:asciiTheme="minorHAnsi" w:eastAsiaTheme="minorEastAsia" w:hAnsiTheme="minorHAnsi" w:cstheme="minorBidi"/>
              <w:noProof/>
              <w:kern w:val="2"/>
              <w:sz w:val="22"/>
              <w:lang w:eastAsia="sv-SE"/>
              <w14:ligatures w14:val="standardContextual"/>
            </w:rPr>
          </w:pPr>
          <w:hyperlink w:anchor="_Toc149769375" w:history="1">
            <w:r w:rsidR="00F51B8F" w:rsidRPr="00521B2A">
              <w:rPr>
                <w:rStyle w:val="Hyperlnk"/>
                <w:noProof/>
              </w:rPr>
              <w:t>7.8</w:t>
            </w:r>
            <w:r w:rsidR="00F51B8F">
              <w:rPr>
                <w:rFonts w:asciiTheme="minorHAnsi" w:eastAsiaTheme="minorEastAsia" w:hAnsiTheme="minorHAnsi" w:cstheme="minorBidi"/>
                <w:noProof/>
                <w:kern w:val="2"/>
                <w:sz w:val="22"/>
                <w:lang w:eastAsia="sv-SE"/>
                <w14:ligatures w14:val="standardContextual"/>
              </w:rPr>
              <w:tab/>
            </w:r>
            <w:r w:rsidR="00F51B8F" w:rsidRPr="00521B2A">
              <w:rPr>
                <w:rStyle w:val="Hyperlnk"/>
                <w:noProof/>
              </w:rPr>
              <w:t>TimeTypeRulesType</w:t>
            </w:r>
            <w:r w:rsidR="00F51B8F">
              <w:rPr>
                <w:noProof/>
                <w:webHidden/>
              </w:rPr>
              <w:tab/>
            </w:r>
            <w:r w:rsidR="00F51B8F">
              <w:rPr>
                <w:noProof/>
                <w:webHidden/>
              </w:rPr>
              <w:fldChar w:fldCharType="begin"/>
            </w:r>
            <w:r w:rsidR="00F51B8F">
              <w:rPr>
                <w:noProof/>
                <w:webHidden/>
              </w:rPr>
              <w:instrText xml:space="preserve"> PAGEREF _Toc149769375 \h </w:instrText>
            </w:r>
            <w:r w:rsidR="00F51B8F">
              <w:rPr>
                <w:noProof/>
                <w:webHidden/>
              </w:rPr>
            </w:r>
            <w:r w:rsidR="00F51B8F">
              <w:rPr>
                <w:noProof/>
                <w:webHidden/>
              </w:rPr>
              <w:fldChar w:fldCharType="separate"/>
            </w:r>
            <w:r w:rsidR="00F51B8F">
              <w:rPr>
                <w:noProof/>
                <w:webHidden/>
              </w:rPr>
              <w:t>86</w:t>
            </w:r>
            <w:r w:rsidR="00F51B8F">
              <w:rPr>
                <w:noProof/>
                <w:webHidden/>
              </w:rPr>
              <w:fldChar w:fldCharType="end"/>
            </w:r>
          </w:hyperlink>
        </w:p>
        <w:p w14:paraId="1CBE9463" w14:textId="4D09D6BE"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5EFE46B8" w14:textId="77777777" w:rsidR="0039481C" w:rsidRPr="00210991" w:rsidRDefault="0039481C" w:rsidP="0039481C">
      <w:pPr>
        <w:rPr>
          <w:rStyle w:val="BrdtextChar"/>
          <w:rFonts w:eastAsia="Calibri"/>
          <w:szCs w:val="20"/>
        </w:rPr>
      </w:pPr>
      <w:bookmarkStart w:id="1" w:name="Radera3"/>
      <w:bookmarkEnd w:id="0"/>
      <w:bookmarkEnd w:id="1"/>
      <w:r w:rsidRPr="00D23023">
        <w:rPr>
          <w:b/>
        </w:rPr>
        <w:lastRenderedPageBreak/>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26"/>
        <w:gridCol w:w="1134"/>
        <w:gridCol w:w="1596"/>
        <w:gridCol w:w="3260"/>
        <w:gridCol w:w="1665"/>
        <w:gridCol w:w="1312"/>
      </w:tblGrid>
      <w:tr w:rsidR="0039481C" w:rsidRPr="000C2908" w14:paraId="12F27002" w14:textId="77777777" w:rsidTr="00127FD8">
        <w:tc>
          <w:tcPr>
            <w:tcW w:w="1126" w:type="dxa"/>
            <w:shd w:val="clear" w:color="auto" w:fill="DDD9C3" w:themeFill="background2" w:themeFillShade="E6"/>
          </w:tcPr>
          <w:p w14:paraId="074482CB" w14:textId="77777777" w:rsidR="0039481C" w:rsidRPr="000C2908" w:rsidRDefault="0039481C" w:rsidP="0039481C">
            <w:pPr>
              <w:pStyle w:val="TableText"/>
              <w:rPr>
                <w:rFonts w:ascii="Georgia" w:hAnsi="Georgia"/>
              </w:rPr>
            </w:pPr>
            <w:r w:rsidRPr="000C2908">
              <w:rPr>
                <w:rFonts w:ascii="Georgia" w:hAnsi="Georgia"/>
              </w:rPr>
              <w:t>Version</w:t>
            </w:r>
          </w:p>
        </w:tc>
        <w:tc>
          <w:tcPr>
            <w:tcW w:w="1134" w:type="dxa"/>
            <w:shd w:val="clear" w:color="auto" w:fill="DDD9C3" w:themeFill="background2" w:themeFillShade="E6"/>
          </w:tcPr>
          <w:p w14:paraId="6A5A69DB" w14:textId="77777777" w:rsidR="0039481C" w:rsidRPr="000C2908" w:rsidRDefault="0039481C" w:rsidP="0039481C">
            <w:pPr>
              <w:pStyle w:val="TableText"/>
              <w:rPr>
                <w:rFonts w:ascii="Georgia" w:hAnsi="Georgia"/>
              </w:rPr>
            </w:pPr>
            <w:r w:rsidRPr="000C2908">
              <w:rPr>
                <w:rFonts w:ascii="Georgia" w:hAnsi="Georgia"/>
              </w:rPr>
              <w:t>Revision Nr</w:t>
            </w:r>
          </w:p>
        </w:tc>
        <w:tc>
          <w:tcPr>
            <w:tcW w:w="1596" w:type="dxa"/>
            <w:shd w:val="clear" w:color="auto" w:fill="DDD9C3" w:themeFill="background2" w:themeFillShade="E6"/>
          </w:tcPr>
          <w:p w14:paraId="299BD4AC" w14:textId="77777777" w:rsidR="0039481C" w:rsidRPr="000C2908" w:rsidRDefault="0039481C" w:rsidP="0039481C">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5A3A835B" w14:textId="77777777" w:rsidR="0039481C" w:rsidRPr="000C2908" w:rsidRDefault="0039481C" w:rsidP="0039481C">
            <w:pPr>
              <w:pStyle w:val="TableText"/>
              <w:rPr>
                <w:rFonts w:ascii="Georgia" w:hAnsi="Georgia"/>
              </w:rPr>
            </w:pPr>
            <w:r w:rsidRPr="000C2908">
              <w:rPr>
                <w:rFonts w:ascii="Georgia" w:hAnsi="Georgia"/>
              </w:rPr>
              <w:t>Beskrivning av ändringar</w:t>
            </w:r>
          </w:p>
        </w:tc>
        <w:tc>
          <w:tcPr>
            <w:tcW w:w="1665" w:type="dxa"/>
            <w:shd w:val="clear" w:color="auto" w:fill="DDD9C3" w:themeFill="background2" w:themeFillShade="E6"/>
          </w:tcPr>
          <w:p w14:paraId="11CE0EBB"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312" w:type="dxa"/>
            <w:shd w:val="clear" w:color="auto" w:fill="DDD9C3" w:themeFill="background2" w:themeFillShade="E6"/>
          </w:tcPr>
          <w:p w14:paraId="2917D927" w14:textId="77777777" w:rsidR="0039481C" w:rsidRPr="000C2908" w:rsidRDefault="0039481C" w:rsidP="0039481C">
            <w:pPr>
              <w:pStyle w:val="TableText"/>
              <w:rPr>
                <w:rFonts w:ascii="Georgia" w:hAnsi="Georgia"/>
              </w:rPr>
            </w:pPr>
            <w:r w:rsidRPr="000C2908">
              <w:rPr>
                <w:rFonts w:ascii="Georgia" w:hAnsi="Georgia"/>
              </w:rPr>
              <w:t>Granskad av</w:t>
            </w:r>
          </w:p>
        </w:tc>
      </w:tr>
      <w:tr w:rsidR="003344A3" w:rsidRPr="000C2908" w14:paraId="6EFA2088" w14:textId="77777777" w:rsidTr="00127FD8">
        <w:tc>
          <w:tcPr>
            <w:tcW w:w="1126" w:type="dxa"/>
          </w:tcPr>
          <w:p w14:paraId="0383A995" w14:textId="7F92D88A" w:rsidR="003344A3" w:rsidRDefault="002304C4" w:rsidP="0039481C">
            <w:pPr>
              <w:pStyle w:val="TableText"/>
              <w:rPr>
                <w:rFonts w:ascii="Georgia" w:hAnsi="Georgia"/>
              </w:rPr>
            </w:pPr>
            <w:r>
              <w:rPr>
                <w:rFonts w:ascii="Georgia" w:hAnsi="Georgia"/>
              </w:rPr>
              <w:t>1.1.3</w:t>
            </w:r>
          </w:p>
        </w:tc>
        <w:tc>
          <w:tcPr>
            <w:tcW w:w="1134" w:type="dxa"/>
          </w:tcPr>
          <w:p w14:paraId="6D0D615D" w14:textId="7AF863C3" w:rsidR="003344A3" w:rsidRDefault="003344A3" w:rsidP="0039481C">
            <w:pPr>
              <w:pStyle w:val="TableText"/>
              <w:rPr>
                <w:rFonts w:ascii="Georgia" w:hAnsi="Georgia"/>
              </w:rPr>
            </w:pPr>
          </w:p>
        </w:tc>
        <w:tc>
          <w:tcPr>
            <w:tcW w:w="1596" w:type="dxa"/>
          </w:tcPr>
          <w:p w14:paraId="355D1B61" w14:textId="3F8A134E" w:rsidR="003344A3" w:rsidRDefault="002304C4" w:rsidP="0039481C">
            <w:pPr>
              <w:pStyle w:val="TableText"/>
              <w:rPr>
                <w:rFonts w:ascii="Georgia" w:hAnsi="Georgia"/>
              </w:rPr>
            </w:pPr>
            <w:r>
              <w:rPr>
                <w:rFonts w:ascii="Georgia" w:hAnsi="Georgia"/>
              </w:rPr>
              <w:t>-</w:t>
            </w:r>
          </w:p>
        </w:tc>
        <w:tc>
          <w:tcPr>
            <w:tcW w:w="3260" w:type="dxa"/>
          </w:tcPr>
          <w:p w14:paraId="4FF035F9" w14:textId="12C688DB" w:rsidR="003344A3" w:rsidRDefault="002304C4" w:rsidP="00E13309">
            <w:r>
              <w:t xml:space="preserve">Revisionshistorik saknas i tidigare </w:t>
            </w:r>
            <w:proofErr w:type="spellStart"/>
            <w:r>
              <w:t>TKB:er</w:t>
            </w:r>
            <w:proofErr w:type="spellEnd"/>
            <w:r>
              <w:t>. Ny revisionslista skapad härmed</w:t>
            </w:r>
          </w:p>
        </w:tc>
        <w:tc>
          <w:tcPr>
            <w:tcW w:w="1665" w:type="dxa"/>
          </w:tcPr>
          <w:p w14:paraId="4D537436" w14:textId="24B3CCAC" w:rsidR="003344A3" w:rsidRDefault="002304C4" w:rsidP="008574CF">
            <w:pPr>
              <w:pStyle w:val="TableText"/>
              <w:rPr>
                <w:rFonts w:ascii="Georgia" w:hAnsi="Georgia"/>
              </w:rPr>
            </w:pPr>
            <w:r>
              <w:rPr>
                <w:rFonts w:ascii="Georgia" w:hAnsi="Georgia"/>
              </w:rPr>
              <w:t>Thomas Fafoutis</w:t>
            </w:r>
          </w:p>
        </w:tc>
        <w:tc>
          <w:tcPr>
            <w:tcW w:w="1312" w:type="dxa"/>
          </w:tcPr>
          <w:p w14:paraId="159E24E5" w14:textId="77777777" w:rsidR="003344A3" w:rsidRPr="000C2908" w:rsidRDefault="003344A3" w:rsidP="0039481C">
            <w:pPr>
              <w:pStyle w:val="TableText"/>
              <w:rPr>
                <w:rFonts w:ascii="Georgia" w:hAnsi="Georgia"/>
              </w:rPr>
            </w:pPr>
          </w:p>
        </w:tc>
      </w:tr>
      <w:tr w:rsidR="002304C4" w:rsidRPr="000C2908" w14:paraId="146E8542" w14:textId="77777777" w:rsidTr="00127FD8">
        <w:tc>
          <w:tcPr>
            <w:tcW w:w="1126" w:type="dxa"/>
            <w:tcBorders>
              <w:top w:val="single" w:sz="6" w:space="0" w:color="auto"/>
              <w:left w:val="single" w:sz="6" w:space="0" w:color="auto"/>
              <w:bottom w:val="single" w:sz="6" w:space="0" w:color="auto"/>
              <w:right w:val="single" w:sz="6" w:space="0" w:color="auto"/>
            </w:tcBorders>
          </w:tcPr>
          <w:p w14:paraId="3D11A2E6" w14:textId="77777777" w:rsidR="002304C4" w:rsidRDefault="002304C4" w:rsidP="002304C4">
            <w:pPr>
              <w:pStyle w:val="TableText"/>
              <w:rPr>
                <w:rFonts w:ascii="Georgia" w:hAnsi="Georgia"/>
              </w:rPr>
            </w:pPr>
            <w:r>
              <w:rPr>
                <w:rFonts w:ascii="Georgia" w:hAnsi="Georgia"/>
              </w:rPr>
              <w:t>1.1.4</w:t>
            </w:r>
          </w:p>
        </w:tc>
        <w:tc>
          <w:tcPr>
            <w:tcW w:w="1134" w:type="dxa"/>
            <w:tcBorders>
              <w:top w:val="single" w:sz="6" w:space="0" w:color="auto"/>
              <w:left w:val="single" w:sz="6" w:space="0" w:color="auto"/>
              <w:bottom w:val="single" w:sz="6" w:space="0" w:color="auto"/>
              <w:right w:val="single" w:sz="6" w:space="0" w:color="auto"/>
            </w:tcBorders>
          </w:tcPr>
          <w:p w14:paraId="68A31DFB" w14:textId="77777777" w:rsidR="002304C4" w:rsidRDefault="002304C4" w:rsidP="002304C4">
            <w:pPr>
              <w:pStyle w:val="TableText"/>
              <w:rPr>
                <w:rFonts w:ascii="Georgia" w:hAnsi="Georgia"/>
              </w:rPr>
            </w:pPr>
            <w:r>
              <w:rPr>
                <w:rFonts w:ascii="Georgia" w:hAnsi="Georgia"/>
              </w:rPr>
              <w:t>RC1</w:t>
            </w:r>
          </w:p>
        </w:tc>
        <w:tc>
          <w:tcPr>
            <w:tcW w:w="1596" w:type="dxa"/>
            <w:tcBorders>
              <w:top w:val="single" w:sz="6" w:space="0" w:color="auto"/>
              <w:left w:val="single" w:sz="6" w:space="0" w:color="auto"/>
              <w:bottom w:val="single" w:sz="6" w:space="0" w:color="auto"/>
              <w:right w:val="single" w:sz="6" w:space="0" w:color="auto"/>
            </w:tcBorders>
          </w:tcPr>
          <w:p w14:paraId="54C20A83" w14:textId="77777777" w:rsidR="002304C4" w:rsidRDefault="002304C4" w:rsidP="002304C4">
            <w:pPr>
              <w:pStyle w:val="TableText"/>
              <w:rPr>
                <w:rFonts w:ascii="Georgia" w:hAnsi="Georgia"/>
              </w:rPr>
            </w:pPr>
            <w:r>
              <w:rPr>
                <w:rFonts w:ascii="Georgia" w:hAnsi="Georgia"/>
              </w:rPr>
              <w:t>2021-06-07</w:t>
            </w:r>
          </w:p>
        </w:tc>
        <w:tc>
          <w:tcPr>
            <w:tcW w:w="3260" w:type="dxa"/>
            <w:tcBorders>
              <w:top w:val="single" w:sz="6" w:space="0" w:color="auto"/>
              <w:left w:val="single" w:sz="6" w:space="0" w:color="auto"/>
              <w:bottom w:val="single" w:sz="6" w:space="0" w:color="auto"/>
              <w:right w:val="single" w:sz="6" w:space="0" w:color="auto"/>
            </w:tcBorders>
          </w:tcPr>
          <w:p w14:paraId="331A25BF" w14:textId="77777777" w:rsidR="002304C4" w:rsidRDefault="002304C4" w:rsidP="002304C4">
            <w:r>
              <w:t>Uppdaterat tjänstekontraktsbeskrivning med den senaste mallen.</w:t>
            </w:r>
          </w:p>
        </w:tc>
        <w:tc>
          <w:tcPr>
            <w:tcW w:w="1665" w:type="dxa"/>
            <w:tcBorders>
              <w:top w:val="single" w:sz="6" w:space="0" w:color="auto"/>
              <w:left w:val="single" w:sz="6" w:space="0" w:color="auto"/>
              <w:bottom w:val="single" w:sz="6" w:space="0" w:color="auto"/>
              <w:right w:val="single" w:sz="6" w:space="0" w:color="auto"/>
            </w:tcBorders>
          </w:tcPr>
          <w:p w14:paraId="0D26E848" w14:textId="77777777" w:rsidR="002304C4" w:rsidRDefault="002304C4" w:rsidP="002304C4">
            <w:pPr>
              <w:pStyle w:val="TableText"/>
              <w:rPr>
                <w:rFonts w:ascii="Georgia" w:hAnsi="Georgia"/>
              </w:rPr>
            </w:pPr>
            <w:r>
              <w:rPr>
                <w:rFonts w:ascii="Georgia" w:hAnsi="Georgia"/>
              </w:rPr>
              <w:t>Thomas Fafoutis</w:t>
            </w:r>
          </w:p>
        </w:tc>
        <w:tc>
          <w:tcPr>
            <w:tcW w:w="1312" w:type="dxa"/>
            <w:tcBorders>
              <w:top w:val="single" w:sz="6" w:space="0" w:color="auto"/>
              <w:left w:val="single" w:sz="6" w:space="0" w:color="auto"/>
              <w:bottom w:val="single" w:sz="6" w:space="0" w:color="auto"/>
              <w:right w:val="single" w:sz="6" w:space="0" w:color="auto"/>
            </w:tcBorders>
          </w:tcPr>
          <w:p w14:paraId="28A9C81B" w14:textId="77777777" w:rsidR="002304C4" w:rsidRPr="000C2908" w:rsidRDefault="002304C4" w:rsidP="002304C4">
            <w:pPr>
              <w:pStyle w:val="TableText"/>
              <w:rPr>
                <w:rFonts w:ascii="Georgia" w:hAnsi="Georgia"/>
              </w:rPr>
            </w:pPr>
          </w:p>
        </w:tc>
      </w:tr>
      <w:tr w:rsidR="006F0813" w:rsidRPr="000C2908" w14:paraId="6F34A4FB" w14:textId="77777777" w:rsidTr="00127FD8">
        <w:tc>
          <w:tcPr>
            <w:tcW w:w="1126" w:type="dxa"/>
            <w:tcBorders>
              <w:top w:val="single" w:sz="6" w:space="0" w:color="auto"/>
              <w:left w:val="single" w:sz="6" w:space="0" w:color="auto"/>
              <w:bottom w:val="single" w:sz="6" w:space="0" w:color="auto"/>
              <w:right w:val="single" w:sz="6" w:space="0" w:color="auto"/>
            </w:tcBorders>
          </w:tcPr>
          <w:p w14:paraId="79A5E466" w14:textId="44E7F51A" w:rsidR="006F0813" w:rsidRDefault="006F0813" w:rsidP="002304C4">
            <w:pPr>
              <w:pStyle w:val="TableText"/>
              <w:rPr>
                <w:rFonts w:ascii="Georgia" w:hAnsi="Georgia"/>
              </w:rPr>
            </w:pPr>
            <w:r>
              <w:rPr>
                <w:rFonts w:ascii="Georgia" w:hAnsi="Georgia"/>
              </w:rPr>
              <w:t>1.1.5</w:t>
            </w:r>
          </w:p>
        </w:tc>
        <w:tc>
          <w:tcPr>
            <w:tcW w:w="1134" w:type="dxa"/>
            <w:tcBorders>
              <w:top w:val="single" w:sz="6" w:space="0" w:color="auto"/>
              <w:left w:val="single" w:sz="6" w:space="0" w:color="auto"/>
              <w:bottom w:val="single" w:sz="6" w:space="0" w:color="auto"/>
              <w:right w:val="single" w:sz="6" w:space="0" w:color="auto"/>
            </w:tcBorders>
          </w:tcPr>
          <w:p w14:paraId="6C3819CF" w14:textId="77777777" w:rsidR="006F0813" w:rsidRDefault="006F0813" w:rsidP="002304C4">
            <w:pPr>
              <w:pStyle w:val="TableText"/>
              <w:rPr>
                <w:rFonts w:ascii="Georgia" w:hAnsi="Georgia"/>
              </w:rPr>
            </w:pPr>
          </w:p>
        </w:tc>
        <w:tc>
          <w:tcPr>
            <w:tcW w:w="1596" w:type="dxa"/>
            <w:tcBorders>
              <w:top w:val="single" w:sz="6" w:space="0" w:color="auto"/>
              <w:left w:val="single" w:sz="6" w:space="0" w:color="auto"/>
              <w:bottom w:val="single" w:sz="6" w:space="0" w:color="auto"/>
              <w:right w:val="single" w:sz="6" w:space="0" w:color="auto"/>
            </w:tcBorders>
          </w:tcPr>
          <w:p w14:paraId="3F4304AC" w14:textId="31BE5AE0" w:rsidR="006F0813" w:rsidRDefault="006F0813" w:rsidP="002304C4">
            <w:pPr>
              <w:pStyle w:val="TableText"/>
              <w:rPr>
                <w:rFonts w:ascii="Georgia" w:hAnsi="Georgia"/>
              </w:rPr>
            </w:pPr>
            <w:r>
              <w:rPr>
                <w:rFonts w:ascii="Georgia" w:hAnsi="Georgia"/>
              </w:rPr>
              <w:t>2021-09-10</w:t>
            </w:r>
          </w:p>
        </w:tc>
        <w:tc>
          <w:tcPr>
            <w:tcW w:w="3260" w:type="dxa"/>
            <w:tcBorders>
              <w:top w:val="single" w:sz="6" w:space="0" w:color="auto"/>
              <w:left w:val="single" w:sz="6" w:space="0" w:color="auto"/>
              <w:bottom w:val="single" w:sz="6" w:space="0" w:color="auto"/>
              <w:right w:val="single" w:sz="6" w:space="0" w:color="auto"/>
            </w:tcBorders>
          </w:tcPr>
          <w:p w14:paraId="091718AC" w14:textId="71CBC2E9" w:rsidR="006F0813" w:rsidRDefault="006F0813" w:rsidP="002304C4">
            <w:r>
              <w:t>Diverse förtydliganden i TKB</w:t>
            </w:r>
          </w:p>
        </w:tc>
        <w:tc>
          <w:tcPr>
            <w:tcW w:w="1665" w:type="dxa"/>
            <w:tcBorders>
              <w:top w:val="single" w:sz="6" w:space="0" w:color="auto"/>
              <w:left w:val="single" w:sz="6" w:space="0" w:color="auto"/>
              <w:bottom w:val="single" w:sz="6" w:space="0" w:color="auto"/>
              <w:right w:val="single" w:sz="6" w:space="0" w:color="auto"/>
            </w:tcBorders>
          </w:tcPr>
          <w:p w14:paraId="561A3E52" w14:textId="2047CEB7" w:rsidR="006F0813" w:rsidRDefault="006F0813" w:rsidP="002304C4">
            <w:pPr>
              <w:pStyle w:val="TableText"/>
              <w:rPr>
                <w:rFonts w:ascii="Georgia" w:hAnsi="Georgia"/>
              </w:rPr>
            </w:pPr>
            <w:r>
              <w:rPr>
                <w:rFonts w:ascii="Georgia" w:hAnsi="Georgia"/>
              </w:rPr>
              <w:t>Thomas Fafoutis</w:t>
            </w:r>
          </w:p>
        </w:tc>
        <w:tc>
          <w:tcPr>
            <w:tcW w:w="1312" w:type="dxa"/>
            <w:tcBorders>
              <w:top w:val="single" w:sz="6" w:space="0" w:color="auto"/>
              <w:left w:val="single" w:sz="6" w:space="0" w:color="auto"/>
              <w:bottom w:val="single" w:sz="6" w:space="0" w:color="auto"/>
              <w:right w:val="single" w:sz="6" w:space="0" w:color="auto"/>
            </w:tcBorders>
          </w:tcPr>
          <w:p w14:paraId="47D5C6B3" w14:textId="77777777" w:rsidR="006F0813" w:rsidRPr="000C2908" w:rsidRDefault="006F0813" w:rsidP="002304C4">
            <w:pPr>
              <w:pStyle w:val="TableText"/>
              <w:rPr>
                <w:rFonts w:ascii="Georgia" w:hAnsi="Georgia"/>
              </w:rPr>
            </w:pPr>
          </w:p>
        </w:tc>
      </w:tr>
      <w:tr w:rsidR="00127FD8" w:rsidRPr="000C2908" w14:paraId="496E12AF" w14:textId="77777777" w:rsidTr="00127FD8">
        <w:tc>
          <w:tcPr>
            <w:tcW w:w="1126" w:type="dxa"/>
            <w:tcBorders>
              <w:top w:val="single" w:sz="6" w:space="0" w:color="auto"/>
              <w:left w:val="single" w:sz="6" w:space="0" w:color="auto"/>
              <w:bottom w:val="single" w:sz="6" w:space="0" w:color="auto"/>
              <w:right w:val="single" w:sz="6" w:space="0" w:color="auto"/>
            </w:tcBorders>
          </w:tcPr>
          <w:p w14:paraId="679E9152" w14:textId="38139C05" w:rsidR="00127FD8" w:rsidRDefault="00127FD8" w:rsidP="00127FD8">
            <w:pPr>
              <w:pStyle w:val="TableText"/>
              <w:rPr>
                <w:rFonts w:ascii="Georgia" w:hAnsi="Georgia"/>
              </w:rPr>
            </w:pPr>
            <w:r>
              <w:rPr>
                <w:rFonts w:ascii="Georgia" w:hAnsi="Georgia"/>
              </w:rPr>
              <w:t>2.0 RC1</w:t>
            </w:r>
          </w:p>
        </w:tc>
        <w:tc>
          <w:tcPr>
            <w:tcW w:w="1134" w:type="dxa"/>
            <w:tcBorders>
              <w:top w:val="single" w:sz="6" w:space="0" w:color="auto"/>
              <w:left w:val="single" w:sz="6" w:space="0" w:color="auto"/>
              <w:bottom w:val="single" w:sz="6" w:space="0" w:color="auto"/>
              <w:right w:val="single" w:sz="6" w:space="0" w:color="auto"/>
            </w:tcBorders>
          </w:tcPr>
          <w:p w14:paraId="4939DDBE" w14:textId="2A57C826" w:rsidR="00127FD8" w:rsidRDefault="00127FD8" w:rsidP="002304C4">
            <w:pPr>
              <w:pStyle w:val="TableText"/>
              <w:rPr>
                <w:rFonts w:ascii="Georgia" w:hAnsi="Georgia"/>
              </w:rPr>
            </w:pPr>
            <w:r>
              <w:rPr>
                <w:rFonts w:ascii="Georgia" w:hAnsi="Georgia"/>
              </w:rPr>
              <w:t>RC1</w:t>
            </w:r>
          </w:p>
        </w:tc>
        <w:tc>
          <w:tcPr>
            <w:tcW w:w="1596" w:type="dxa"/>
            <w:tcBorders>
              <w:top w:val="single" w:sz="6" w:space="0" w:color="auto"/>
              <w:left w:val="single" w:sz="6" w:space="0" w:color="auto"/>
              <w:bottom w:val="single" w:sz="6" w:space="0" w:color="auto"/>
              <w:right w:val="single" w:sz="6" w:space="0" w:color="auto"/>
            </w:tcBorders>
          </w:tcPr>
          <w:p w14:paraId="4BFC8B87" w14:textId="60F8D201" w:rsidR="00127FD8" w:rsidRDefault="00127FD8" w:rsidP="002304C4">
            <w:pPr>
              <w:pStyle w:val="TableText"/>
              <w:rPr>
                <w:rFonts w:ascii="Georgia" w:hAnsi="Georgia"/>
              </w:rPr>
            </w:pPr>
            <w:r>
              <w:rPr>
                <w:rFonts w:ascii="Georgia" w:hAnsi="Georgia"/>
              </w:rPr>
              <w:t>2022-09-25</w:t>
            </w:r>
          </w:p>
        </w:tc>
        <w:tc>
          <w:tcPr>
            <w:tcW w:w="3260" w:type="dxa"/>
            <w:tcBorders>
              <w:top w:val="single" w:sz="6" w:space="0" w:color="auto"/>
              <w:left w:val="single" w:sz="6" w:space="0" w:color="auto"/>
              <w:bottom w:val="single" w:sz="6" w:space="0" w:color="auto"/>
              <w:right w:val="single" w:sz="6" w:space="0" w:color="auto"/>
            </w:tcBorders>
          </w:tcPr>
          <w:p w14:paraId="32819B27" w14:textId="710B8311" w:rsidR="00127FD8" w:rsidRDefault="00127FD8" w:rsidP="002304C4">
            <w:r>
              <w:t>Utkast version 2.0</w:t>
            </w:r>
          </w:p>
        </w:tc>
        <w:tc>
          <w:tcPr>
            <w:tcW w:w="1665" w:type="dxa"/>
            <w:tcBorders>
              <w:top w:val="single" w:sz="6" w:space="0" w:color="auto"/>
              <w:left w:val="single" w:sz="6" w:space="0" w:color="auto"/>
              <w:bottom w:val="single" w:sz="6" w:space="0" w:color="auto"/>
              <w:right w:val="single" w:sz="6" w:space="0" w:color="auto"/>
            </w:tcBorders>
          </w:tcPr>
          <w:p w14:paraId="3129EA3B" w14:textId="4DAB803E" w:rsidR="00127FD8" w:rsidRDefault="00127FD8" w:rsidP="002304C4">
            <w:pPr>
              <w:pStyle w:val="TableText"/>
              <w:rPr>
                <w:rFonts w:ascii="Georgia" w:hAnsi="Georgia"/>
              </w:rPr>
            </w:pPr>
            <w:r w:rsidRPr="00127FD8">
              <w:rPr>
                <w:rFonts w:ascii="Georgia" w:hAnsi="Georgia"/>
              </w:rPr>
              <w:t>Thomas Fafoutis</w:t>
            </w:r>
          </w:p>
        </w:tc>
        <w:tc>
          <w:tcPr>
            <w:tcW w:w="1312" w:type="dxa"/>
            <w:tcBorders>
              <w:top w:val="single" w:sz="6" w:space="0" w:color="auto"/>
              <w:left w:val="single" w:sz="6" w:space="0" w:color="auto"/>
              <w:bottom w:val="single" w:sz="6" w:space="0" w:color="auto"/>
              <w:right w:val="single" w:sz="6" w:space="0" w:color="auto"/>
            </w:tcBorders>
          </w:tcPr>
          <w:p w14:paraId="300BA2B7" w14:textId="77777777" w:rsidR="00127FD8" w:rsidRPr="000C2908" w:rsidRDefault="00127FD8" w:rsidP="002304C4">
            <w:pPr>
              <w:pStyle w:val="TableText"/>
              <w:rPr>
                <w:rFonts w:ascii="Georgia" w:hAnsi="Georgia"/>
              </w:rPr>
            </w:pPr>
          </w:p>
        </w:tc>
      </w:tr>
      <w:tr w:rsidR="006B4583" w:rsidRPr="000C2908" w14:paraId="6C8D9F37" w14:textId="77777777" w:rsidTr="00127FD8">
        <w:tc>
          <w:tcPr>
            <w:tcW w:w="1126" w:type="dxa"/>
            <w:tcBorders>
              <w:top w:val="single" w:sz="6" w:space="0" w:color="auto"/>
              <w:left w:val="single" w:sz="6" w:space="0" w:color="auto"/>
              <w:bottom w:val="single" w:sz="6" w:space="0" w:color="auto"/>
              <w:right w:val="single" w:sz="6" w:space="0" w:color="auto"/>
            </w:tcBorders>
          </w:tcPr>
          <w:p w14:paraId="748EBC0B" w14:textId="338CB7F1" w:rsidR="006B4583" w:rsidRDefault="006B4583" w:rsidP="006B4583">
            <w:pPr>
              <w:pStyle w:val="TableText"/>
              <w:rPr>
                <w:rFonts w:ascii="Georgia" w:hAnsi="Georgia"/>
              </w:rPr>
            </w:pPr>
            <w:r>
              <w:rPr>
                <w:rFonts w:ascii="Georgia" w:hAnsi="Georgia"/>
              </w:rPr>
              <w:t>2.0 RC2</w:t>
            </w:r>
          </w:p>
        </w:tc>
        <w:tc>
          <w:tcPr>
            <w:tcW w:w="1134" w:type="dxa"/>
            <w:tcBorders>
              <w:top w:val="single" w:sz="6" w:space="0" w:color="auto"/>
              <w:left w:val="single" w:sz="6" w:space="0" w:color="auto"/>
              <w:bottom w:val="single" w:sz="6" w:space="0" w:color="auto"/>
              <w:right w:val="single" w:sz="6" w:space="0" w:color="auto"/>
            </w:tcBorders>
          </w:tcPr>
          <w:p w14:paraId="22D0F400" w14:textId="2396D57D" w:rsidR="006B4583" w:rsidRDefault="006B4583" w:rsidP="006B4583">
            <w:pPr>
              <w:pStyle w:val="TableText"/>
              <w:rPr>
                <w:rFonts w:ascii="Georgia" w:hAnsi="Georgia"/>
              </w:rPr>
            </w:pPr>
            <w:r>
              <w:rPr>
                <w:rFonts w:ascii="Georgia" w:hAnsi="Georgia"/>
              </w:rPr>
              <w:t>RC2</w:t>
            </w:r>
          </w:p>
        </w:tc>
        <w:tc>
          <w:tcPr>
            <w:tcW w:w="1596" w:type="dxa"/>
            <w:tcBorders>
              <w:top w:val="single" w:sz="6" w:space="0" w:color="auto"/>
              <w:left w:val="single" w:sz="6" w:space="0" w:color="auto"/>
              <w:bottom w:val="single" w:sz="6" w:space="0" w:color="auto"/>
              <w:right w:val="single" w:sz="6" w:space="0" w:color="auto"/>
            </w:tcBorders>
          </w:tcPr>
          <w:p w14:paraId="452D5D2C" w14:textId="523D6937" w:rsidR="006B4583" w:rsidRDefault="006B4583" w:rsidP="006B4583">
            <w:pPr>
              <w:pStyle w:val="TableText"/>
              <w:rPr>
                <w:rFonts w:ascii="Georgia" w:hAnsi="Georgia"/>
              </w:rPr>
            </w:pPr>
            <w:r>
              <w:rPr>
                <w:rFonts w:ascii="Georgia" w:hAnsi="Georgia"/>
              </w:rPr>
              <w:t>2022-12-29</w:t>
            </w:r>
          </w:p>
        </w:tc>
        <w:tc>
          <w:tcPr>
            <w:tcW w:w="3260" w:type="dxa"/>
            <w:tcBorders>
              <w:top w:val="single" w:sz="6" w:space="0" w:color="auto"/>
              <w:left w:val="single" w:sz="6" w:space="0" w:color="auto"/>
              <w:bottom w:val="single" w:sz="6" w:space="0" w:color="auto"/>
              <w:right w:val="single" w:sz="6" w:space="0" w:color="auto"/>
            </w:tcBorders>
          </w:tcPr>
          <w:p w14:paraId="785C2B29" w14:textId="17617C00" w:rsidR="006B4583" w:rsidRDefault="006B4583" w:rsidP="006B4583">
            <w:proofErr w:type="spellStart"/>
            <w:r>
              <w:t>Div</w:t>
            </w:r>
            <w:proofErr w:type="spellEnd"/>
            <w:r>
              <w:t xml:space="preserve"> rättelser inför RC2</w:t>
            </w:r>
          </w:p>
        </w:tc>
        <w:tc>
          <w:tcPr>
            <w:tcW w:w="1665" w:type="dxa"/>
            <w:tcBorders>
              <w:top w:val="single" w:sz="6" w:space="0" w:color="auto"/>
              <w:left w:val="single" w:sz="6" w:space="0" w:color="auto"/>
              <w:bottom w:val="single" w:sz="6" w:space="0" w:color="auto"/>
              <w:right w:val="single" w:sz="6" w:space="0" w:color="auto"/>
            </w:tcBorders>
          </w:tcPr>
          <w:p w14:paraId="02F0BD5B" w14:textId="7A8931EB" w:rsidR="006B4583" w:rsidRPr="00127FD8" w:rsidRDefault="006B4583" w:rsidP="006B4583">
            <w:pPr>
              <w:pStyle w:val="TableText"/>
              <w:rPr>
                <w:rFonts w:ascii="Georgia" w:hAnsi="Georgia"/>
              </w:rPr>
            </w:pPr>
            <w:r w:rsidRPr="00127FD8">
              <w:rPr>
                <w:rFonts w:ascii="Georgia" w:hAnsi="Georgia"/>
              </w:rPr>
              <w:t>Thomas Fafoutis</w:t>
            </w:r>
          </w:p>
        </w:tc>
        <w:tc>
          <w:tcPr>
            <w:tcW w:w="1312" w:type="dxa"/>
            <w:tcBorders>
              <w:top w:val="single" w:sz="6" w:space="0" w:color="auto"/>
              <w:left w:val="single" w:sz="6" w:space="0" w:color="auto"/>
              <w:bottom w:val="single" w:sz="6" w:space="0" w:color="auto"/>
              <w:right w:val="single" w:sz="6" w:space="0" w:color="auto"/>
            </w:tcBorders>
          </w:tcPr>
          <w:p w14:paraId="689D1077" w14:textId="77777777" w:rsidR="006B4583" w:rsidRPr="000C2908" w:rsidRDefault="006B4583" w:rsidP="006B4583">
            <w:pPr>
              <w:pStyle w:val="TableText"/>
              <w:rPr>
                <w:rFonts w:ascii="Georgia" w:hAnsi="Georgia"/>
              </w:rPr>
            </w:pPr>
          </w:p>
        </w:tc>
      </w:tr>
    </w:tbl>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0C2908" w14:paraId="712094E8" w14:textId="77777777" w:rsidTr="000C290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183"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3181"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39481C" w:rsidRPr="000C2908" w14:paraId="325614C7" w14:textId="77777777" w:rsidTr="000C2908">
        <w:tc>
          <w:tcPr>
            <w:tcW w:w="964" w:type="dxa"/>
          </w:tcPr>
          <w:p w14:paraId="09FD89D6" w14:textId="77777777" w:rsidR="0039481C" w:rsidRPr="000C2908" w:rsidRDefault="0039481C" w:rsidP="0039481C">
            <w:pPr>
              <w:pStyle w:val="TableText"/>
              <w:rPr>
                <w:rFonts w:ascii="Georgia" w:hAnsi="Georgia"/>
              </w:rPr>
            </w:pPr>
            <w:r w:rsidRPr="000C2908">
              <w:rPr>
                <w:rFonts w:ascii="Georgia" w:hAnsi="Georgia"/>
              </w:rPr>
              <w:t>R1</w:t>
            </w:r>
          </w:p>
        </w:tc>
        <w:tc>
          <w:tcPr>
            <w:tcW w:w="2183" w:type="dxa"/>
          </w:tcPr>
          <w:p w14:paraId="5E9D8C77" w14:textId="77777777" w:rsidR="0039481C" w:rsidRPr="000C2908" w:rsidRDefault="0039481C" w:rsidP="0039481C">
            <w:pPr>
              <w:pStyle w:val="TableText"/>
              <w:rPr>
                <w:rFonts w:ascii="Georgia" w:hAnsi="Georgia"/>
              </w:rPr>
            </w:pPr>
            <w:proofErr w:type="spellStart"/>
            <w:r w:rsidRPr="000C2908">
              <w:rPr>
                <w:rFonts w:ascii="Georgia" w:hAnsi="Georgia"/>
              </w:rPr>
              <w:t>Arkitekturella</w:t>
            </w:r>
            <w:proofErr w:type="spellEnd"/>
            <w:r w:rsidRPr="000C2908">
              <w:rPr>
                <w:rFonts w:ascii="Georgia" w:hAnsi="Georgia"/>
              </w:rPr>
              <w:t xml:space="preserve"> beslut – </w:t>
            </w:r>
            <w:r w:rsidR="003975B7" w:rsidRPr="000C2908">
              <w:rPr>
                <w:rFonts w:ascii="Georgia" w:hAnsi="Georgia"/>
                <w:color w:val="9BBB59" w:themeColor="accent3"/>
              </w:rPr>
              <w:fldChar w:fldCharType="begin"/>
            </w:r>
            <w:r w:rsidR="003975B7" w:rsidRPr="007D7250">
              <w:rPr>
                <w:rFonts w:ascii="Georgia" w:hAnsi="Georgia"/>
                <w:color w:val="9BBB59" w:themeColor="accent3"/>
              </w:rPr>
              <w:instrText xml:space="preserve"> TITLE  \* MERGEFORMAT </w:instrText>
            </w:r>
            <w:r w:rsidR="003975B7" w:rsidRPr="000C2908">
              <w:rPr>
                <w:rFonts w:ascii="Georgia" w:hAnsi="Georgia"/>
                <w:color w:val="9BBB59" w:themeColor="accent3"/>
              </w:rPr>
              <w:fldChar w:fldCharType="separate"/>
            </w:r>
            <w:r w:rsidR="00B80AD6">
              <w:rPr>
                <w:rFonts w:ascii="Georgia" w:hAnsi="Georgia"/>
                <w:color w:val="9BBB59" w:themeColor="accent3"/>
              </w:rPr>
              <w:t>Tidbokning</w:t>
            </w:r>
            <w:r w:rsidR="003975B7" w:rsidRPr="000C2908">
              <w:rPr>
                <w:rFonts w:ascii="Georgia" w:hAnsi="Georgia"/>
                <w:color w:val="9BBB59" w:themeColor="accent3"/>
              </w:rPr>
              <w:fldChar w:fldCharType="end"/>
            </w:r>
          </w:p>
        </w:tc>
        <w:tc>
          <w:tcPr>
            <w:tcW w:w="3181" w:type="dxa"/>
          </w:tcPr>
          <w:p w14:paraId="5D229422" w14:textId="77777777" w:rsidR="0039481C" w:rsidRPr="000C2908" w:rsidRDefault="0039481C" w:rsidP="0039481C">
            <w:pPr>
              <w:pStyle w:val="TableText"/>
              <w:rPr>
                <w:rFonts w:ascii="Georgia" w:hAnsi="Georgia"/>
              </w:rPr>
            </w:pPr>
            <w:r w:rsidRPr="000C2908">
              <w:rPr>
                <w:rFonts w:ascii="Georgia" w:hAnsi="Georgia"/>
              </w:rPr>
              <w:t>Obligatoriskt</w:t>
            </w:r>
          </w:p>
        </w:tc>
        <w:tc>
          <w:tcPr>
            <w:tcW w:w="3765" w:type="dxa"/>
          </w:tcPr>
          <w:p w14:paraId="1299D391" w14:textId="38F07024" w:rsidR="0039481C" w:rsidRPr="000C2908" w:rsidRDefault="00441FA1" w:rsidP="0039481C">
            <w:pPr>
              <w:pStyle w:val="TableText"/>
              <w:rPr>
                <w:rFonts w:ascii="Georgia" w:hAnsi="Georgia"/>
              </w:rPr>
            </w:pPr>
            <w:r w:rsidRPr="00441FA1">
              <w:rPr>
                <w:rFonts w:ascii="Georgia" w:hAnsi="Georgia"/>
              </w:rPr>
              <w:t>Distribueras med detta dokument</w:t>
            </w:r>
            <w:r w:rsidR="00C67D98">
              <w:rPr>
                <w:rFonts w:ascii="Georgia" w:hAnsi="Georgia"/>
              </w:rPr>
              <w:t>.</w:t>
            </w:r>
          </w:p>
        </w:tc>
      </w:tr>
      <w:tr w:rsidR="00256455" w:rsidRPr="000C2908" w14:paraId="366ED912" w14:textId="77777777" w:rsidTr="000C2908">
        <w:tc>
          <w:tcPr>
            <w:tcW w:w="964" w:type="dxa"/>
          </w:tcPr>
          <w:p w14:paraId="088C6C2C" w14:textId="4734CFC9" w:rsidR="00256455" w:rsidRPr="000C2908" w:rsidRDefault="00256455" w:rsidP="0039481C">
            <w:pPr>
              <w:pStyle w:val="TableText"/>
              <w:rPr>
                <w:rFonts w:ascii="Georgia" w:hAnsi="Georgia"/>
              </w:rPr>
            </w:pPr>
            <w:r>
              <w:rPr>
                <w:rFonts w:ascii="Georgia" w:hAnsi="Georgia"/>
              </w:rPr>
              <w:t>R2</w:t>
            </w:r>
          </w:p>
        </w:tc>
        <w:tc>
          <w:tcPr>
            <w:tcW w:w="2183" w:type="dxa"/>
          </w:tcPr>
          <w:p w14:paraId="0E1E9C38" w14:textId="53984D5C" w:rsidR="00256455" w:rsidRPr="000C2908" w:rsidRDefault="00256455" w:rsidP="0039481C">
            <w:pPr>
              <w:pStyle w:val="TableText"/>
              <w:rPr>
                <w:rFonts w:ascii="Georgia" w:hAnsi="Georgia"/>
              </w:rPr>
            </w:pPr>
            <w:r>
              <w:rPr>
                <w:rFonts w:ascii="Georgia" w:hAnsi="Georgia"/>
              </w:rPr>
              <w:t>Tjänstedomän - Engagemangsindex</w:t>
            </w:r>
          </w:p>
        </w:tc>
        <w:tc>
          <w:tcPr>
            <w:tcW w:w="3181" w:type="dxa"/>
          </w:tcPr>
          <w:p w14:paraId="475BC7B7" w14:textId="23B1DFD4" w:rsidR="00256455" w:rsidRPr="000C2908" w:rsidRDefault="00256455" w:rsidP="0039481C">
            <w:pPr>
              <w:pStyle w:val="TableText"/>
              <w:rPr>
                <w:rFonts w:ascii="Georgia" w:hAnsi="Georgia"/>
              </w:rPr>
            </w:pPr>
            <w:r>
              <w:rPr>
                <w:rFonts w:ascii="Georgia" w:hAnsi="Georgia"/>
              </w:rPr>
              <w:t>Obligatoriskt</w:t>
            </w:r>
          </w:p>
        </w:tc>
        <w:tc>
          <w:tcPr>
            <w:tcW w:w="3765" w:type="dxa"/>
          </w:tcPr>
          <w:p w14:paraId="27099A3D" w14:textId="6DC6BA5F" w:rsidR="00256455" w:rsidRPr="00441FA1" w:rsidRDefault="00256455" w:rsidP="0039481C">
            <w:pPr>
              <w:pStyle w:val="TableText"/>
              <w:rPr>
                <w:rFonts w:ascii="Georgia" w:hAnsi="Georgia"/>
              </w:rPr>
            </w:pPr>
            <w:r w:rsidRPr="00256455">
              <w:rPr>
                <w:rFonts w:ascii="Georgia" w:hAnsi="Georgia"/>
              </w:rPr>
              <w:t>https://rivta.se/tkview/#/domain/itintegration:engagementindex</w:t>
            </w:r>
          </w:p>
        </w:tc>
      </w:tr>
      <w:tr w:rsidR="00EE7A67" w:rsidRPr="000C2908" w14:paraId="764BD95D" w14:textId="77777777" w:rsidTr="000C2908">
        <w:tc>
          <w:tcPr>
            <w:tcW w:w="964" w:type="dxa"/>
          </w:tcPr>
          <w:p w14:paraId="2676990A" w14:textId="39802385" w:rsidR="00EE7A67" w:rsidRDefault="00EE7A67" w:rsidP="0039481C">
            <w:pPr>
              <w:pStyle w:val="TableText"/>
              <w:rPr>
                <w:rFonts w:ascii="Georgia" w:hAnsi="Georgia"/>
              </w:rPr>
            </w:pPr>
            <w:r>
              <w:rPr>
                <w:rFonts w:ascii="Georgia" w:hAnsi="Georgia"/>
              </w:rPr>
              <w:t>R3</w:t>
            </w:r>
          </w:p>
        </w:tc>
        <w:tc>
          <w:tcPr>
            <w:tcW w:w="2183" w:type="dxa"/>
          </w:tcPr>
          <w:p w14:paraId="2ED9C9FC" w14:textId="7C9DDA15" w:rsidR="00EE7A67" w:rsidRDefault="00EE7A67" w:rsidP="0039481C">
            <w:pPr>
              <w:pStyle w:val="TableText"/>
              <w:rPr>
                <w:rFonts w:ascii="Georgia" w:hAnsi="Georgia"/>
              </w:rPr>
            </w:pPr>
            <w:r>
              <w:rPr>
                <w:rFonts w:ascii="Georgia" w:hAnsi="Georgia"/>
              </w:rPr>
              <w:t>Tjänstedomän - Tjänsteadressering</w:t>
            </w:r>
          </w:p>
        </w:tc>
        <w:tc>
          <w:tcPr>
            <w:tcW w:w="3181" w:type="dxa"/>
          </w:tcPr>
          <w:p w14:paraId="7426889C" w14:textId="0BBAD6EE" w:rsidR="00EE7A67" w:rsidRDefault="00EE7A67" w:rsidP="0039481C">
            <w:pPr>
              <w:pStyle w:val="TableText"/>
              <w:rPr>
                <w:rFonts w:ascii="Georgia" w:hAnsi="Georgia"/>
              </w:rPr>
            </w:pPr>
            <w:r>
              <w:rPr>
                <w:rFonts w:ascii="Georgia" w:hAnsi="Georgia"/>
              </w:rPr>
              <w:t>Frivillig</w:t>
            </w:r>
          </w:p>
        </w:tc>
        <w:tc>
          <w:tcPr>
            <w:tcW w:w="3765" w:type="dxa"/>
          </w:tcPr>
          <w:p w14:paraId="0553AE21" w14:textId="7B903EBC" w:rsidR="00EE7A67" w:rsidRPr="00256455" w:rsidRDefault="00EE7A67" w:rsidP="0039481C">
            <w:pPr>
              <w:pStyle w:val="TableText"/>
              <w:rPr>
                <w:rFonts w:ascii="Georgia" w:hAnsi="Georgia"/>
              </w:rPr>
            </w:pPr>
            <w:r w:rsidRPr="00EE7A67">
              <w:rPr>
                <w:rFonts w:ascii="Georgia" w:hAnsi="Georgia"/>
              </w:rPr>
              <w:t>https://rivta.se/tkview/#/domain/itintegration:registry</w:t>
            </w:r>
          </w:p>
        </w:tc>
      </w:tr>
      <w:tr w:rsidR="0039481C" w:rsidRPr="000C2908" w14:paraId="0C18DF95" w14:textId="77777777" w:rsidTr="000C2908">
        <w:tc>
          <w:tcPr>
            <w:tcW w:w="964" w:type="dxa"/>
          </w:tcPr>
          <w:p w14:paraId="2B67EB7D" w14:textId="5B1399B1" w:rsidR="0039481C" w:rsidRPr="000C2908" w:rsidRDefault="0039481C" w:rsidP="0039481C">
            <w:pPr>
              <w:pStyle w:val="TableText"/>
              <w:rPr>
                <w:rFonts w:ascii="Georgia" w:hAnsi="Georgia"/>
              </w:rPr>
            </w:pPr>
            <w:r w:rsidRPr="000C2908">
              <w:rPr>
                <w:rFonts w:ascii="Georgia" w:hAnsi="Georgia"/>
              </w:rPr>
              <w:t>R</w:t>
            </w:r>
            <w:r w:rsidR="00EE7A67">
              <w:rPr>
                <w:rFonts w:ascii="Georgia" w:hAnsi="Georgia"/>
              </w:rPr>
              <w:t>4</w:t>
            </w:r>
          </w:p>
        </w:tc>
        <w:tc>
          <w:tcPr>
            <w:tcW w:w="2183" w:type="dxa"/>
          </w:tcPr>
          <w:p w14:paraId="4CC1E20B" w14:textId="77777777" w:rsidR="0039481C" w:rsidRPr="000C2908" w:rsidRDefault="0039481C" w:rsidP="0039481C">
            <w:pPr>
              <w:pStyle w:val="TableText"/>
              <w:rPr>
                <w:rFonts w:ascii="Georgia" w:hAnsi="Georgia"/>
              </w:rPr>
            </w:pPr>
            <w:r w:rsidRPr="000C2908">
              <w:rPr>
                <w:rFonts w:ascii="Georgia" w:hAnsi="Georgia"/>
              </w:rPr>
              <w:t>RIVTA flera dokument</w:t>
            </w:r>
          </w:p>
        </w:tc>
        <w:tc>
          <w:tcPr>
            <w:tcW w:w="3181" w:type="dxa"/>
          </w:tcPr>
          <w:p w14:paraId="45098C59" w14:textId="77777777" w:rsidR="0039481C" w:rsidRPr="000C2908" w:rsidRDefault="0039481C" w:rsidP="0039481C">
            <w:pPr>
              <w:pStyle w:val="TableText"/>
              <w:rPr>
                <w:rFonts w:ascii="Georgia" w:hAnsi="Georgia"/>
              </w:rPr>
            </w:pPr>
            <w:r w:rsidRPr="000C2908">
              <w:rPr>
                <w:rFonts w:ascii="Georgia" w:hAnsi="Georgia"/>
              </w:rPr>
              <w:t>Finns på Webben</w:t>
            </w:r>
          </w:p>
        </w:tc>
        <w:tc>
          <w:tcPr>
            <w:tcW w:w="3765" w:type="dxa"/>
          </w:tcPr>
          <w:p w14:paraId="1A5A0FB2" w14:textId="77777777" w:rsidR="0039481C" w:rsidRPr="000C2908" w:rsidRDefault="00000000" w:rsidP="0039481C">
            <w:pPr>
              <w:pStyle w:val="TableText"/>
              <w:rPr>
                <w:rFonts w:ascii="Georgia" w:hAnsi="Georgia"/>
              </w:rPr>
            </w:pPr>
            <w:hyperlink r:id="rId11" w:history="1">
              <w:r w:rsidR="0039481C" w:rsidRPr="000C2908">
                <w:rPr>
                  <w:rStyle w:val="Hyperlnk"/>
                  <w:rFonts w:ascii="Georgia" w:hAnsi="Georgia"/>
                </w:rPr>
                <w:t>http://rivta.se/</w:t>
              </w:r>
            </w:hyperlink>
            <w:r w:rsidR="0039481C" w:rsidRPr="000C2908">
              <w:rPr>
                <w:rFonts w:ascii="Georgia" w:hAnsi="Georgia"/>
              </w:rPr>
              <w:t xml:space="preserve"> </w:t>
            </w: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39481C">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39481C">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39481C">
            <w:pPr>
              <w:pStyle w:val="TableText"/>
              <w:rPr>
                <w:rFonts w:ascii="Georgia" w:hAnsi="Georgia"/>
              </w:rPr>
            </w:pPr>
            <w:r w:rsidRPr="000C2908">
              <w:rPr>
                <w:rFonts w:ascii="Georgia" w:hAnsi="Georgia"/>
              </w:rPr>
              <w:t>Kommentar</w:t>
            </w:r>
          </w:p>
        </w:tc>
      </w:tr>
      <w:tr w:rsidR="0039481C" w:rsidRPr="000C2908" w14:paraId="6BB11A88" w14:textId="77777777" w:rsidTr="000C2908">
        <w:tc>
          <w:tcPr>
            <w:tcW w:w="1588" w:type="dxa"/>
          </w:tcPr>
          <w:p w14:paraId="0B8EF082" w14:textId="77777777" w:rsidR="0039481C" w:rsidRPr="000C2908" w:rsidRDefault="0039481C" w:rsidP="0039481C">
            <w:pPr>
              <w:pStyle w:val="TableText"/>
              <w:rPr>
                <w:rFonts w:ascii="Georgia" w:hAnsi="Georgia"/>
              </w:rPr>
            </w:pPr>
          </w:p>
        </w:tc>
        <w:tc>
          <w:tcPr>
            <w:tcW w:w="3827" w:type="dxa"/>
          </w:tcPr>
          <w:p w14:paraId="05AD642E" w14:textId="77777777" w:rsidR="0039481C" w:rsidRPr="000C2908" w:rsidRDefault="0039481C" w:rsidP="0039481C">
            <w:pPr>
              <w:pStyle w:val="TableText"/>
              <w:rPr>
                <w:rFonts w:ascii="Georgia" w:hAnsi="Georgia"/>
              </w:rPr>
            </w:pPr>
          </w:p>
        </w:tc>
        <w:tc>
          <w:tcPr>
            <w:tcW w:w="4678" w:type="dxa"/>
          </w:tcPr>
          <w:p w14:paraId="67E8DE9D" w14:textId="77777777" w:rsidR="0039481C" w:rsidRPr="000C2908" w:rsidRDefault="0039481C" w:rsidP="0039481C">
            <w:pPr>
              <w:pStyle w:val="TableText"/>
              <w:rPr>
                <w:rFonts w:ascii="Georgia" w:hAnsi="Georgia"/>
              </w:rPr>
            </w:pPr>
          </w:p>
        </w:tc>
      </w:tr>
    </w:tbl>
    <w:p w14:paraId="0453C321" w14:textId="77777777" w:rsidR="0039481C" w:rsidRPr="00340B65" w:rsidRDefault="0039481C" w:rsidP="0039481C">
      <w:pPr>
        <w:rPr>
          <w:b/>
        </w:rPr>
      </w:pPr>
    </w:p>
    <w:p w14:paraId="1C7175DF" w14:textId="2DFDFDC5"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Rubrik1"/>
        <w:numPr>
          <w:ilvl w:val="0"/>
          <w:numId w:val="0"/>
        </w:numPr>
        <w:ind w:left="432"/>
      </w:pPr>
    </w:p>
    <w:p w14:paraId="3B67BAEE" w14:textId="77777777" w:rsidR="0039481C" w:rsidRDefault="0039481C" w:rsidP="0039481C">
      <w:pPr>
        <w:pStyle w:val="Rubrik1"/>
      </w:pPr>
      <w:bookmarkStart w:id="2" w:name="_Toc357754843"/>
      <w:bookmarkStart w:id="3" w:name="_Toc243452541"/>
      <w:bookmarkStart w:id="4" w:name="_Toc149769242"/>
      <w:r>
        <w:t>Inledning</w:t>
      </w:r>
      <w:bookmarkEnd w:id="2"/>
      <w:bookmarkEnd w:id="3"/>
      <w:bookmarkEnd w:id="4"/>
    </w:p>
    <w:p w14:paraId="157B1015" w14:textId="77777777" w:rsidR="0039481C" w:rsidRPr="00211DAD" w:rsidRDefault="0039481C" w:rsidP="0039481C">
      <w:pPr>
        <w:tabs>
          <w:tab w:val="left" w:pos="2552"/>
        </w:tabs>
        <w:spacing w:line="240" w:lineRule="auto"/>
        <w:rPr>
          <w:iCs/>
        </w:rPr>
      </w:pPr>
      <w:r w:rsidRPr="00211DAD">
        <w:rPr>
          <w:iCs/>
        </w:rPr>
        <w:t xml:space="preserve">Detta är beskrivningen av tjänstekontrakten i tjänstedomänen </w:t>
      </w:r>
    </w:p>
    <w:p w14:paraId="768E9367" w14:textId="322D903A" w:rsidR="0039481C" w:rsidRPr="003D6708" w:rsidRDefault="00F50ECD" w:rsidP="00F50ECD">
      <w:pPr>
        <w:rPr>
          <w:color w:val="76923C" w:themeColor="accent3" w:themeShade="BF"/>
          <w:sz w:val="48"/>
          <w:szCs w:val="48"/>
        </w:rPr>
      </w:pPr>
      <w:r>
        <w:rPr>
          <w:b/>
          <w:color w:val="76923C" w:themeColor="accent3" w:themeShade="BF"/>
        </w:rPr>
        <w:fldChar w:fldCharType="begin"/>
      </w:r>
      <w:r>
        <w:rPr>
          <w:b/>
          <w:color w:val="76923C" w:themeColor="accent3" w:themeShade="BF"/>
        </w:rPr>
        <w:instrText xml:space="preserve"> DOCPROPERTY  domain_1  \* MERGEFORMAT </w:instrText>
      </w:r>
      <w:r>
        <w:rPr>
          <w:b/>
          <w:color w:val="76923C" w:themeColor="accent3" w:themeShade="BF"/>
        </w:rPr>
        <w:fldChar w:fldCharType="separate"/>
      </w:r>
      <w:proofErr w:type="spellStart"/>
      <w:proofErr w:type="gramStart"/>
      <w:r w:rsidR="00BA24BD">
        <w:rPr>
          <w:b/>
          <w:color w:val="76923C" w:themeColor="accent3" w:themeShade="BF"/>
        </w:rPr>
        <w:t>s</w:t>
      </w:r>
      <w:r w:rsidR="00127FD8">
        <w:rPr>
          <w:b/>
          <w:color w:val="76923C" w:themeColor="accent3" w:themeShade="BF"/>
        </w:rPr>
        <w:t>upportprocess:logistics</w:t>
      </w:r>
      <w:proofErr w:type="gramEnd"/>
      <w:r>
        <w:rPr>
          <w:b/>
          <w:color w:val="76923C" w:themeColor="accent3" w:themeShade="BF"/>
        </w:rPr>
        <w:fldChar w:fldCharType="end"/>
      </w:r>
      <w:r>
        <w:rPr>
          <w:b/>
          <w:color w:val="76923C" w:themeColor="accent3" w:themeShade="BF"/>
        </w:rPr>
        <w:t>:</w:t>
      </w:r>
      <w:r>
        <w:rPr>
          <w:b/>
          <w:color w:val="76923C" w:themeColor="accent3" w:themeShade="BF"/>
        </w:rPr>
        <w:fldChar w:fldCharType="begin"/>
      </w:r>
      <w:r>
        <w:rPr>
          <w:b/>
          <w:color w:val="76923C" w:themeColor="accent3" w:themeShade="BF"/>
        </w:rPr>
        <w:instrText xml:space="preserve"> DOCPROPERTY  domain_2  \* MERGEFORMAT </w:instrText>
      </w:r>
      <w:r>
        <w:rPr>
          <w:b/>
          <w:color w:val="76923C" w:themeColor="accent3" w:themeShade="BF"/>
        </w:rPr>
        <w:fldChar w:fldCharType="separate"/>
      </w:r>
      <w:r w:rsidR="00B80AD6">
        <w:rPr>
          <w:b/>
          <w:color w:val="76923C" w:themeColor="accent3" w:themeShade="BF"/>
        </w:rPr>
        <w:t>scheduling</w:t>
      </w:r>
      <w:proofErr w:type="spellEnd"/>
      <w:r>
        <w:rPr>
          <w:b/>
          <w:color w:val="76923C" w:themeColor="accent3" w:themeShade="BF"/>
        </w:rPr>
        <w:fldChar w:fldCharType="end"/>
      </w:r>
    </w:p>
    <w:p w14:paraId="1AD3A369" w14:textId="77777777" w:rsidR="00211DAD" w:rsidRDefault="00211DAD" w:rsidP="0039481C">
      <w:pPr>
        <w:rPr>
          <w:i/>
        </w:rPr>
      </w:pPr>
    </w:p>
    <w:p w14:paraId="54201CDA" w14:textId="74623BF1" w:rsidR="007D7250" w:rsidRPr="00211DAD" w:rsidRDefault="0039481C" w:rsidP="0039481C">
      <w:pPr>
        <w:rPr>
          <w:iCs/>
        </w:rPr>
      </w:pPr>
      <w:r w:rsidRPr="00211DAD">
        <w:rPr>
          <w:iCs/>
        </w:rPr>
        <w:t>Tjänstekontrakten är baserade på RIVTA 2.1 [R</w:t>
      </w:r>
      <w:r w:rsidR="00EE7A67">
        <w:rPr>
          <w:iCs/>
        </w:rPr>
        <w:t>4</w:t>
      </w:r>
      <w:r w:rsidRPr="00211DAD">
        <w:rPr>
          <w:iCs/>
        </w:rPr>
        <w:t xml:space="preserve">] och reglerade genom </w:t>
      </w:r>
      <w:proofErr w:type="spellStart"/>
      <w:r w:rsidRPr="00211DAD">
        <w:rPr>
          <w:iCs/>
        </w:rPr>
        <w:t>arkitekturella</w:t>
      </w:r>
      <w:proofErr w:type="spellEnd"/>
      <w:r w:rsidRPr="00211DAD">
        <w:rPr>
          <w:iCs/>
        </w:rPr>
        <w:t xml:space="preserve"> beslut [R1]</w:t>
      </w:r>
      <w:r w:rsidR="007D7250" w:rsidRPr="00211DAD">
        <w:rPr>
          <w:iCs/>
        </w:rPr>
        <w:t>.</w:t>
      </w:r>
      <w:r w:rsidRPr="00211DAD">
        <w:rPr>
          <w:iCs/>
        </w:rPr>
        <w:t xml:space="preserve"> </w:t>
      </w:r>
    </w:p>
    <w:p w14:paraId="795B88A1" w14:textId="77777777" w:rsidR="00047662" w:rsidRPr="00211DAD" w:rsidRDefault="00047662" w:rsidP="0039481C">
      <w:pPr>
        <w:rPr>
          <w:iCs/>
          <w:color w:val="4F81BD" w:themeColor="accent1"/>
        </w:rPr>
      </w:pPr>
    </w:p>
    <w:p w14:paraId="3896A61F" w14:textId="798CB4FF" w:rsidR="00047662" w:rsidRPr="00211DAD" w:rsidRDefault="00047662" w:rsidP="00047662">
      <w:pPr>
        <w:rPr>
          <w:iCs/>
        </w:rPr>
      </w:pPr>
      <w:r w:rsidRPr="00211DAD">
        <w:rPr>
          <w:iCs/>
        </w:rPr>
        <w:t xml:space="preserve">Tjänstedomänens omfattning är invånarperspektivet på tidbokning </w:t>
      </w:r>
      <w:r w:rsidR="00BA24BD">
        <w:rPr>
          <w:iCs/>
        </w:rPr>
        <w:t>hos</w:t>
      </w:r>
      <w:r w:rsidRPr="00211DAD">
        <w:rPr>
          <w:iCs/>
        </w:rPr>
        <w:t xml:space="preserve"> en vårdenhet. Den kravställande processen är invånarens behov av e-tjänster för tidbokning – direkt som användare (ex. 1177 Vårdguidens e-tjänster), eller indirekt via </w:t>
      </w:r>
      <w:r w:rsidR="00F33745">
        <w:rPr>
          <w:iCs/>
        </w:rPr>
        <w:t xml:space="preserve">vårdpersonal </w:t>
      </w:r>
      <w:r w:rsidRPr="00211DAD">
        <w:rPr>
          <w:iCs/>
        </w:rPr>
        <w:t>(ex. Rådgivningsstödet, RGS).</w:t>
      </w:r>
    </w:p>
    <w:p w14:paraId="3F83E2D6" w14:textId="77777777" w:rsidR="0039481C" w:rsidRPr="00211DAD" w:rsidRDefault="0039481C" w:rsidP="0039481C">
      <w:pPr>
        <w:rPr>
          <w:iCs/>
        </w:rPr>
      </w:pPr>
    </w:p>
    <w:p w14:paraId="41A2044F" w14:textId="77777777" w:rsidR="0039481C" w:rsidRPr="00211DAD" w:rsidRDefault="0039481C" w:rsidP="0039481C">
      <w:pPr>
        <w:rPr>
          <w:iCs/>
        </w:rPr>
      </w:pPr>
      <w:r w:rsidRPr="00211DAD">
        <w:rPr>
          <w:iCs/>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211DAD" w:rsidRDefault="0039481C" w:rsidP="0039481C">
      <w:pPr>
        <w:rPr>
          <w:iCs/>
        </w:rPr>
      </w:pPr>
      <w:r w:rsidRPr="00211DAD">
        <w:rPr>
          <w:iCs/>
        </w:rPr>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D720D4">
      <w:pPr>
        <w:pStyle w:val="Rubrik2"/>
      </w:pPr>
      <w:bookmarkStart w:id="5" w:name="_Toc149769243"/>
      <w:bookmarkStart w:id="6" w:name="_Toc269040962"/>
      <w:r>
        <w:t>Svenskt namn</w:t>
      </w:r>
      <w:bookmarkEnd w:id="5"/>
    </w:p>
    <w:p w14:paraId="11412EB0" w14:textId="104D2BF3" w:rsidR="003D6708" w:rsidRDefault="003D6708" w:rsidP="003D6708">
      <w:pPr>
        <w:rPr>
          <w:color w:val="76923C" w:themeColor="accent3" w:themeShade="BF"/>
        </w:rPr>
      </w:pPr>
      <w:r w:rsidRPr="00344F4D">
        <w:rPr>
          <w:color w:val="76923C" w:themeColor="accent3" w:themeShade="BF"/>
        </w:rPr>
        <w:fldChar w:fldCharType="begin"/>
      </w:r>
      <w:r w:rsidR="00680827">
        <w:rPr>
          <w:color w:val="76923C" w:themeColor="accent3" w:themeShade="BF"/>
        </w:rPr>
        <w:instrText xml:space="preserve"> DOCPROPERTY "svenamn</w:instrText>
      </w:r>
      <w:r w:rsidRPr="00344F4D">
        <w:rPr>
          <w:color w:val="76923C" w:themeColor="accent3" w:themeShade="BF"/>
        </w:rPr>
        <w:instrText xml:space="preserve">" \* MERGEFORMAT </w:instrText>
      </w:r>
      <w:r w:rsidRPr="00344F4D">
        <w:rPr>
          <w:color w:val="76923C" w:themeColor="accent3" w:themeShade="BF"/>
        </w:rPr>
        <w:fldChar w:fldCharType="separate"/>
      </w:r>
      <w:r w:rsidR="00B80AD6" w:rsidRPr="00B80AD6">
        <w:rPr>
          <w:b/>
          <w:color w:val="76923C" w:themeColor="accent3" w:themeShade="BF"/>
        </w:rPr>
        <w:t>individens processtöd: tillgängliggör kontaktväg:</w:t>
      </w:r>
      <w:r w:rsidR="00B80AD6">
        <w:rPr>
          <w:color w:val="76923C" w:themeColor="accent3" w:themeShade="BF"/>
        </w:rPr>
        <w:t xml:space="preserve"> tidbokning</w:t>
      </w:r>
      <w:r w:rsidRPr="00344F4D">
        <w:rPr>
          <w:color w:val="76923C" w:themeColor="accent3" w:themeShade="BF"/>
        </w:rPr>
        <w:fldChar w:fldCharType="end"/>
      </w:r>
    </w:p>
    <w:p w14:paraId="3A1335F0" w14:textId="4B230C10" w:rsidR="00337395" w:rsidRPr="00047662" w:rsidRDefault="00F50ECD" w:rsidP="003D6708">
      <w:pPr>
        <w:rPr>
          <w:b/>
          <w:color w:val="76923C" w:themeColor="accent3" w:themeShade="BF"/>
        </w:rPr>
      </w:pPr>
      <w:r>
        <w:rPr>
          <w:b/>
          <w:color w:val="76923C" w:themeColor="accent3" w:themeShade="BF"/>
        </w:rPr>
        <w:fldChar w:fldCharType="begin"/>
      </w:r>
      <w:r>
        <w:rPr>
          <w:b/>
          <w:color w:val="76923C" w:themeColor="accent3" w:themeShade="BF"/>
        </w:rPr>
        <w:instrText xml:space="preserve"> DOCPROPERTY  svekortnamn  \* MERGEFORMAT </w:instrText>
      </w:r>
      <w:r>
        <w:rPr>
          <w:b/>
          <w:color w:val="76923C" w:themeColor="accent3" w:themeShade="BF"/>
        </w:rPr>
        <w:fldChar w:fldCharType="separate"/>
      </w:r>
      <w:r w:rsidR="00B80AD6">
        <w:rPr>
          <w:b/>
          <w:color w:val="76923C" w:themeColor="accent3" w:themeShade="BF"/>
        </w:rPr>
        <w:t>tidbokning</w:t>
      </w:r>
      <w:r>
        <w:rPr>
          <w:b/>
          <w:color w:val="76923C" w:themeColor="accent3" w:themeShade="BF"/>
        </w:rPr>
        <w:fldChar w:fldCharType="end"/>
      </w:r>
    </w:p>
    <w:bookmarkEnd w:id="6"/>
    <w:p w14:paraId="10716C11" w14:textId="12FD91EB" w:rsidR="003D6708" w:rsidRDefault="003D6708">
      <w:pPr>
        <w:spacing w:line="240" w:lineRule="auto"/>
      </w:pPr>
      <w:r>
        <w:br w:type="page"/>
      </w:r>
    </w:p>
    <w:p w14:paraId="24D39680" w14:textId="77777777" w:rsidR="0039481C" w:rsidRPr="00C1259D" w:rsidRDefault="0039481C" w:rsidP="0039481C">
      <w:pPr>
        <w:tabs>
          <w:tab w:val="left" w:pos="7110"/>
        </w:tabs>
      </w:pPr>
    </w:p>
    <w:p w14:paraId="6A4B8311" w14:textId="77777777" w:rsidR="0039481C" w:rsidRDefault="0039481C" w:rsidP="0039481C">
      <w:pPr>
        <w:pStyle w:val="Rubrik1"/>
      </w:pPr>
      <w:bookmarkStart w:id="7" w:name="_Toc198086678"/>
      <w:bookmarkStart w:id="8" w:name="_Toc224960918"/>
      <w:bookmarkStart w:id="9" w:name="_Toc357754844"/>
      <w:bookmarkStart w:id="10" w:name="_Toc243452542"/>
      <w:bookmarkStart w:id="11" w:name="_Toc149769244"/>
      <w:bookmarkStart w:id="12" w:name="_Toc163300578"/>
      <w:bookmarkStart w:id="13" w:name="_Toc163300880"/>
      <w:bookmarkStart w:id="14" w:name="_Toc198366954"/>
      <w:r>
        <w:t>Versionsinformation</w:t>
      </w:r>
      <w:bookmarkEnd w:id="7"/>
      <w:bookmarkEnd w:id="8"/>
      <w:bookmarkEnd w:id="9"/>
      <w:bookmarkEnd w:id="10"/>
      <w:bookmarkEnd w:id="11"/>
    </w:p>
    <w:p w14:paraId="685AA44F" w14:textId="3D65356C" w:rsidR="00E70A82" w:rsidRDefault="0039481C" w:rsidP="00E70A82">
      <w:r w:rsidRPr="007E3F3B">
        <w:rPr>
          <w:i/>
        </w:rPr>
        <w:t>Denna revision av tjänstekontraktsbeskrivningen handlar om</w:t>
      </w:r>
      <w:r w:rsidR="008055D7">
        <w:rPr>
          <w:i/>
        </w:rPr>
        <w:t xml:space="preserve"> domänen</w:t>
      </w:r>
      <w:r w:rsidR="008574CF">
        <w:t xml:space="preserve"> </w:t>
      </w:r>
      <w:proofErr w:type="spellStart"/>
      <w:proofErr w:type="gramStart"/>
      <w:r w:rsidR="00D23CE4" w:rsidRPr="00D23CE4">
        <w:rPr>
          <w:b/>
          <w:bCs/>
          <w:color w:val="76923C" w:themeColor="accent3" w:themeShade="BF"/>
        </w:rPr>
        <w:t>supportprocess:logistics</w:t>
      </w:r>
      <w:proofErr w:type="gramEnd"/>
      <w:r w:rsidR="008574CF" w:rsidRPr="00D23CE4">
        <w:rPr>
          <w:b/>
          <w:bCs/>
          <w:color w:val="76923C" w:themeColor="accent3" w:themeShade="BF"/>
        </w:rPr>
        <w:t>:</w:t>
      </w:r>
      <w:r w:rsidR="008574CF" w:rsidRPr="00D23CE4">
        <w:rPr>
          <w:b/>
          <w:bCs/>
          <w:color w:val="76923C" w:themeColor="accent3" w:themeShade="BF"/>
        </w:rPr>
        <w:fldChar w:fldCharType="begin"/>
      </w:r>
      <w:r w:rsidR="008574CF" w:rsidRPr="00D23CE4">
        <w:rPr>
          <w:b/>
          <w:bCs/>
          <w:color w:val="76923C" w:themeColor="accent3" w:themeShade="BF"/>
        </w:rPr>
        <w:instrText xml:space="preserve"> DOCPROPERTY "Domain_2" \* MERGEFORMAT </w:instrText>
      </w:r>
      <w:r w:rsidR="008574CF" w:rsidRPr="00D23CE4">
        <w:rPr>
          <w:b/>
          <w:bCs/>
          <w:color w:val="76923C" w:themeColor="accent3" w:themeShade="BF"/>
        </w:rPr>
        <w:fldChar w:fldCharType="separate"/>
      </w:r>
      <w:r w:rsidR="00B80AD6" w:rsidRPr="00D23CE4">
        <w:rPr>
          <w:b/>
          <w:bCs/>
          <w:color w:val="76923C" w:themeColor="accent3" w:themeShade="BF"/>
        </w:rPr>
        <w:t>scheduling</w:t>
      </w:r>
      <w:proofErr w:type="spellEnd"/>
      <w:r w:rsidR="008574CF" w:rsidRPr="00D23CE4">
        <w:rPr>
          <w:b/>
          <w:bCs/>
          <w:color w:val="76923C" w:themeColor="accent3" w:themeShade="BF"/>
        </w:rPr>
        <w:fldChar w:fldCharType="end"/>
      </w:r>
      <w:r w:rsidR="00F50ECD">
        <w:rPr>
          <w:color w:val="76923C" w:themeColor="accent3" w:themeShade="BF"/>
        </w:rPr>
        <w:t xml:space="preserve">. </w:t>
      </w:r>
      <w:r w:rsidRPr="007E3F3B">
        <w:rPr>
          <w:i/>
        </w:rPr>
        <w:t>Observera att version för detta dokument och domänen måste vara lika. Detta för att spårbarheten inte skall brytas.</w:t>
      </w:r>
      <w:r>
        <w:t xml:space="preserve"> </w:t>
      </w:r>
    </w:p>
    <w:p w14:paraId="676921EF" w14:textId="77777777" w:rsidR="0039481C" w:rsidRDefault="0039481C" w:rsidP="0039481C"/>
    <w:p w14:paraId="4747BC91" w14:textId="31F813B7" w:rsidR="0039481C" w:rsidRDefault="0039481C" w:rsidP="0039481C">
      <w:pPr>
        <w:pStyle w:val="Rubrik2"/>
      </w:pPr>
      <w:bookmarkStart w:id="15" w:name="_Toc357754845"/>
      <w:bookmarkStart w:id="16" w:name="_Toc243452543"/>
      <w:bookmarkStart w:id="17" w:name="_Toc149769245"/>
      <w:bookmarkStart w:id="18" w:name="_Toc163300882"/>
      <w:r>
        <w:t xml:space="preserve">Version </w:t>
      </w:r>
      <w:bookmarkEnd w:id="15"/>
      <w:bookmarkEnd w:id="16"/>
      <w:r w:rsidR="00D23CE4">
        <w:rPr>
          <w:color w:val="008000"/>
        </w:rPr>
        <w:t>2.0</w:t>
      </w:r>
      <w:bookmarkEnd w:id="17"/>
    </w:p>
    <w:p w14:paraId="2619F25A" w14:textId="77777777" w:rsidR="0039481C" w:rsidRDefault="0039481C" w:rsidP="0039481C">
      <w:pPr>
        <w:pStyle w:val="Rubrik3"/>
      </w:pPr>
      <w:bookmarkStart w:id="19" w:name="_Toc243452544"/>
      <w:bookmarkStart w:id="20" w:name="_Toc149769246"/>
      <w:r>
        <w:t>Oförändrade tjänstekontrakt</w:t>
      </w:r>
      <w:bookmarkEnd w:id="19"/>
      <w:bookmarkEnd w:id="20"/>
    </w:p>
    <w:p w14:paraId="52DEA261" w14:textId="20D9FD00" w:rsidR="00E70A82" w:rsidRDefault="00BD0B94" w:rsidP="00E70A82">
      <w:r>
        <w:t>Det finns inga oförändrade kontrakt i denna version</w:t>
      </w:r>
    </w:p>
    <w:p w14:paraId="65CBBCB1" w14:textId="77777777" w:rsidR="00BD0B94" w:rsidRPr="0028759B" w:rsidRDefault="00BD0B94" w:rsidP="00E70A82"/>
    <w:p w14:paraId="00D1F070" w14:textId="7B3B234D" w:rsidR="0039481C" w:rsidRDefault="0039481C" w:rsidP="0039481C">
      <w:pPr>
        <w:pStyle w:val="Rubrik3"/>
      </w:pPr>
      <w:bookmarkStart w:id="21" w:name="_Toc243452545"/>
      <w:bookmarkStart w:id="22" w:name="_Toc149769247"/>
      <w:r>
        <w:t>Nya tjänstekontrakt</w:t>
      </w:r>
      <w:bookmarkEnd w:id="21"/>
      <w:bookmarkEnd w:id="22"/>
    </w:p>
    <w:p w14:paraId="26C63530" w14:textId="59FBD7AF" w:rsidR="00D23CE4" w:rsidRDefault="00D23CE4" w:rsidP="00D23CE4">
      <w:r>
        <w:t>Samtliga tjänstekontrakt i domänen är förändrade utifrån att den information de bär är om-modellerad</w:t>
      </w:r>
      <w:r w:rsidR="004940CC">
        <w:t>, i förhållande till föregående version (version 1)</w:t>
      </w:r>
      <w:r>
        <w:t>. Tjänstekontrakten</w:t>
      </w:r>
      <w:r w:rsidR="00867A4A">
        <w:t>s namnsättning är också förändrad för att bättre liera med de begrepp som används inom FHIR i relation till tidbokning.</w:t>
      </w:r>
    </w:p>
    <w:p w14:paraId="2D8E2EA4" w14:textId="16B48FB3" w:rsidR="004940CC" w:rsidRDefault="004940CC" w:rsidP="00D23CE4">
      <w:r>
        <w:t xml:space="preserve">Här följer </w:t>
      </w:r>
      <w:r w:rsidR="001618EA">
        <w:t>en mappningstabell som visar respektive tjänstekontrakts motsvarighet i de två versionerna (version 1 och version 2),</w:t>
      </w:r>
    </w:p>
    <w:p w14:paraId="06D6B09F" w14:textId="75428A91" w:rsidR="00555A91" w:rsidRDefault="00555A91" w:rsidP="00D23CE4"/>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3" w:type="dxa"/>
          <w:right w:w="113" w:type="dxa"/>
        </w:tblCellMar>
        <w:tblLook w:val="04A0" w:firstRow="1" w:lastRow="0" w:firstColumn="1" w:lastColumn="0" w:noHBand="0" w:noVBand="1"/>
      </w:tblPr>
      <w:tblGrid>
        <w:gridCol w:w="2609"/>
        <w:gridCol w:w="2410"/>
        <w:gridCol w:w="5386"/>
      </w:tblGrid>
      <w:tr w:rsidR="00555A91" w:rsidRPr="000C2908" w14:paraId="33C8D208" w14:textId="77777777" w:rsidTr="00555A91">
        <w:tc>
          <w:tcPr>
            <w:tcW w:w="2400" w:type="dxa"/>
            <w:shd w:val="clear" w:color="auto" w:fill="DDD9C3" w:themeFill="background2" w:themeFillShade="E6"/>
            <w:tcMar>
              <w:top w:w="0" w:type="dxa"/>
              <w:left w:w="108" w:type="dxa"/>
              <w:bottom w:w="0" w:type="dxa"/>
              <w:right w:w="108" w:type="dxa"/>
            </w:tcMar>
            <w:hideMark/>
          </w:tcPr>
          <w:p w14:paraId="01DE570D" w14:textId="62482655" w:rsidR="00555A91" w:rsidRPr="000C2908" w:rsidRDefault="00555A91" w:rsidP="00667351">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r>
              <w:rPr>
                <w:rFonts w:eastAsia="Times New Roman" w:cs="Arial"/>
                <w:b/>
                <w:szCs w:val="20"/>
                <w:lang w:eastAsia="sv-SE"/>
              </w:rPr>
              <w:t xml:space="preserve"> v1</w:t>
            </w:r>
          </w:p>
        </w:tc>
        <w:tc>
          <w:tcPr>
            <w:tcW w:w="2410" w:type="dxa"/>
            <w:shd w:val="clear" w:color="auto" w:fill="DDD9C3" w:themeFill="background2" w:themeFillShade="E6"/>
            <w:tcMar>
              <w:top w:w="0" w:type="dxa"/>
              <w:left w:w="108" w:type="dxa"/>
              <w:bottom w:w="0" w:type="dxa"/>
              <w:right w:w="108" w:type="dxa"/>
            </w:tcMar>
            <w:hideMark/>
          </w:tcPr>
          <w:p w14:paraId="49BE392E" w14:textId="26216A9B" w:rsidR="00555A91" w:rsidRPr="000C2908" w:rsidRDefault="00555A91" w:rsidP="00667351">
            <w:pPr>
              <w:spacing w:before="100" w:beforeAutospacing="1" w:after="100" w:afterAutospacing="1"/>
              <w:rPr>
                <w:rFonts w:eastAsia="Times New Roman" w:cs="Arial"/>
                <w:b/>
                <w:szCs w:val="20"/>
                <w:lang w:eastAsia="sv-SE"/>
              </w:rPr>
            </w:pPr>
            <w:r>
              <w:rPr>
                <w:rFonts w:eastAsia="Times New Roman" w:cs="Arial"/>
                <w:b/>
                <w:szCs w:val="20"/>
                <w:lang w:eastAsia="sv-SE"/>
              </w:rPr>
              <w:t>Tjänstekontrakt v2</w:t>
            </w:r>
          </w:p>
        </w:tc>
        <w:tc>
          <w:tcPr>
            <w:tcW w:w="5386" w:type="dxa"/>
            <w:shd w:val="clear" w:color="auto" w:fill="DDD9C3" w:themeFill="background2" w:themeFillShade="E6"/>
            <w:tcMar>
              <w:top w:w="0" w:type="dxa"/>
              <w:left w:w="108" w:type="dxa"/>
              <w:bottom w:w="0" w:type="dxa"/>
              <w:right w:w="108" w:type="dxa"/>
            </w:tcMar>
            <w:hideMark/>
          </w:tcPr>
          <w:p w14:paraId="21A4810B" w14:textId="110BEC87" w:rsidR="00555A91" w:rsidRPr="000C2908" w:rsidRDefault="00555A91" w:rsidP="00667351">
            <w:pPr>
              <w:spacing w:before="100" w:beforeAutospacing="1" w:after="100" w:afterAutospacing="1"/>
              <w:rPr>
                <w:rFonts w:eastAsia="Times New Roman" w:cs="Arial"/>
                <w:b/>
                <w:szCs w:val="20"/>
                <w:lang w:eastAsia="sv-SE"/>
              </w:rPr>
            </w:pPr>
            <w:r>
              <w:rPr>
                <w:rFonts w:eastAsia="Times New Roman" w:cs="Arial"/>
                <w:b/>
                <w:szCs w:val="20"/>
                <w:lang w:eastAsia="sv-SE"/>
              </w:rPr>
              <w:t>Funktion</w:t>
            </w:r>
          </w:p>
        </w:tc>
      </w:tr>
      <w:tr w:rsidR="00555A91" w:rsidRPr="000C2908" w14:paraId="100291B4" w14:textId="77777777" w:rsidTr="00555A91">
        <w:tc>
          <w:tcPr>
            <w:tcW w:w="2400" w:type="dxa"/>
            <w:shd w:val="clear" w:color="auto" w:fill="auto"/>
            <w:tcMar>
              <w:top w:w="0" w:type="dxa"/>
              <w:left w:w="108" w:type="dxa"/>
              <w:bottom w:w="0" w:type="dxa"/>
              <w:right w:w="108" w:type="dxa"/>
            </w:tcMar>
            <w:hideMark/>
          </w:tcPr>
          <w:p w14:paraId="3A2E51BA" w14:textId="2DAC070D" w:rsidR="00555A91" w:rsidRPr="00755E44" w:rsidRDefault="00555A91" w:rsidP="00667351">
            <w:pPr>
              <w:spacing w:before="100" w:beforeAutospacing="1" w:after="100" w:afterAutospacing="1"/>
              <w:rPr>
                <w:rFonts w:eastAsia="Times New Roman" w:cs="Arial"/>
                <w:i/>
                <w:iCs/>
                <w:szCs w:val="20"/>
                <w:highlight w:val="yellow"/>
                <w:lang w:eastAsia="sv-SE"/>
              </w:rPr>
            </w:pPr>
            <w:proofErr w:type="spellStart"/>
            <w:r w:rsidRPr="00755E44">
              <w:rPr>
                <w:rFonts w:eastAsia="Times New Roman" w:cs="Arial"/>
                <w:i/>
                <w:iCs/>
                <w:szCs w:val="20"/>
                <w:lang w:eastAsia="sv-SE"/>
              </w:rPr>
              <w:t>CancelBooking</w:t>
            </w:r>
            <w:proofErr w:type="spellEnd"/>
          </w:p>
        </w:tc>
        <w:tc>
          <w:tcPr>
            <w:tcW w:w="2410" w:type="dxa"/>
            <w:shd w:val="clear" w:color="auto" w:fill="FFFFFF"/>
            <w:tcMar>
              <w:top w:w="0" w:type="dxa"/>
              <w:left w:w="108" w:type="dxa"/>
              <w:bottom w:w="0" w:type="dxa"/>
              <w:right w:w="108" w:type="dxa"/>
            </w:tcMar>
          </w:tcPr>
          <w:p w14:paraId="1E0217BA" w14:textId="243B9D16" w:rsidR="00555A91" w:rsidRPr="00755E44" w:rsidRDefault="00555A91" w:rsidP="008C31C7">
            <w:pPr>
              <w:tabs>
                <w:tab w:val="left" w:pos="230"/>
              </w:tabs>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CancelAppointment</w:t>
            </w:r>
            <w:proofErr w:type="spellEnd"/>
          </w:p>
        </w:tc>
        <w:tc>
          <w:tcPr>
            <w:tcW w:w="5386" w:type="dxa"/>
            <w:shd w:val="clear" w:color="auto" w:fill="FFFFFF"/>
            <w:tcMar>
              <w:top w:w="0" w:type="dxa"/>
              <w:left w:w="108" w:type="dxa"/>
              <w:bottom w:w="0" w:type="dxa"/>
              <w:right w:w="108" w:type="dxa"/>
            </w:tcMar>
          </w:tcPr>
          <w:p w14:paraId="5154F52A" w14:textId="46808C94" w:rsidR="00555A91" w:rsidRPr="009C00E0" w:rsidRDefault="008C31C7" w:rsidP="008C31C7">
            <w:pPr>
              <w:spacing w:before="100" w:beforeAutospacing="1" w:after="100" w:afterAutospacing="1"/>
              <w:rPr>
                <w:rFonts w:eastAsia="Times New Roman" w:cs="Arial"/>
                <w:szCs w:val="20"/>
                <w:lang w:eastAsia="sv-SE"/>
              </w:rPr>
            </w:pPr>
            <w:r>
              <w:rPr>
                <w:rFonts w:eastAsia="Times New Roman" w:cs="Arial"/>
                <w:szCs w:val="20"/>
                <w:lang w:eastAsia="sv-SE"/>
              </w:rPr>
              <w:t>Avbokar en befintlig bokning</w:t>
            </w:r>
          </w:p>
        </w:tc>
      </w:tr>
      <w:tr w:rsidR="008C31C7" w:rsidRPr="000C2908" w14:paraId="3B9C2746" w14:textId="77777777" w:rsidTr="00555A91">
        <w:tc>
          <w:tcPr>
            <w:tcW w:w="2400" w:type="dxa"/>
            <w:shd w:val="clear" w:color="auto" w:fill="auto"/>
            <w:tcMar>
              <w:top w:w="0" w:type="dxa"/>
              <w:left w:w="108" w:type="dxa"/>
              <w:bottom w:w="0" w:type="dxa"/>
              <w:right w:w="108" w:type="dxa"/>
            </w:tcMar>
          </w:tcPr>
          <w:p w14:paraId="3C5F6FCF" w14:textId="1E061642" w:rsidR="008C31C7" w:rsidRPr="00755E44" w:rsidRDefault="008C31C7" w:rsidP="00667351">
            <w:pPr>
              <w:spacing w:before="100" w:beforeAutospacing="1" w:after="100" w:afterAutospacing="1"/>
              <w:rPr>
                <w:rFonts w:eastAsia="Times New Roman" w:cs="Arial"/>
                <w:i/>
                <w:iCs/>
                <w:szCs w:val="20"/>
                <w:lang w:eastAsia="sv-SE"/>
              </w:rPr>
            </w:pPr>
            <w:r w:rsidRPr="00755E44">
              <w:rPr>
                <w:rFonts w:eastAsia="Times New Roman" w:cs="Arial"/>
                <w:i/>
                <w:iCs/>
                <w:szCs w:val="20"/>
                <w:lang w:eastAsia="sv-SE"/>
              </w:rPr>
              <w:t>-</w:t>
            </w:r>
          </w:p>
        </w:tc>
        <w:tc>
          <w:tcPr>
            <w:tcW w:w="2410" w:type="dxa"/>
            <w:shd w:val="clear" w:color="auto" w:fill="FFFFFF"/>
            <w:tcMar>
              <w:top w:w="0" w:type="dxa"/>
              <w:left w:w="108" w:type="dxa"/>
              <w:bottom w:w="0" w:type="dxa"/>
              <w:right w:w="108" w:type="dxa"/>
            </w:tcMar>
          </w:tcPr>
          <w:p w14:paraId="345131AA" w14:textId="77A230EB" w:rsidR="008C31C7"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ConfirmAppointment</w:t>
            </w:r>
            <w:proofErr w:type="spellEnd"/>
          </w:p>
        </w:tc>
        <w:tc>
          <w:tcPr>
            <w:tcW w:w="5386" w:type="dxa"/>
            <w:shd w:val="clear" w:color="auto" w:fill="FFFFFF"/>
            <w:tcMar>
              <w:top w:w="0" w:type="dxa"/>
              <w:left w:w="108" w:type="dxa"/>
              <w:bottom w:w="0" w:type="dxa"/>
              <w:right w:w="108" w:type="dxa"/>
            </w:tcMar>
          </w:tcPr>
          <w:p w14:paraId="29EB1BF4" w14:textId="09013EA8" w:rsidR="008C31C7" w:rsidRPr="009C00E0" w:rsidRDefault="008C31C7" w:rsidP="008C31C7">
            <w:pPr>
              <w:spacing w:before="100" w:beforeAutospacing="1" w:after="100" w:afterAutospacing="1"/>
              <w:rPr>
                <w:rFonts w:eastAsia="Times New Roman" w:cs="Arial"/>
                <w:szCs w:val="20"/>
                <w:lang w:eastAsia="sv-SE"/>
              </w:rPr>
            </w:pPr>
            <w:r>
              <w:rPr>
                <w:rFonts w:eastAsia="Times New Roman" w:cs="Arial"/>
                <w:szCs w:val="20"/>
                <w:lang w:eastAsia="sv-SE"/>
              </w:rPr>
              <w:t>Bekräftar en bokning som bokats från verksamheten</w:t>
            </w:r>
          </w:p>
        </w:tc>
      </w:tr>
      <w:tr w:rsidR="00555A91" w:rsidRPr="000C2908" w14:paraId="0FECAB76" w14:textId="77777777" w:rsidTr="00555A91">
        <w:tc>
          <w:tcPr>
            <w:tcW w:w="2400" w:type="dxa"/>
            <w:shd w:val="clear" w:color="auto" w:fill="auto"/>
            <w:tcMar>
              <w:top w:w="0" w:type="dxa"/>
              <w:left w:w="108" w:type="dxa"/>
              <w:bottom w:w="0" w:type="dxa"/>
              <w:right w:w="108" w:type="dxa"/>
            </w:tcMar>
          </w:tcPr>
          <w:p w14:paraId="4D9C596B" w14:textId="06FBC89E"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GetAllCareTypes</w:t>
            </w:r>
            <w:proofErr w:type="spellEnd"/>
          </w:p>
        </w:tc>
        <w:tc>
          <w:tcPr>
            <w:tcW w:w="2410" w:type="dxa"/>
            <w:shd w:val="clear" w:color="auto" w:fill="FFFFFF"/>
            <w:tcMar>
              <w:top w:w="0" w:type="dxa"/>
              <w:left w:w="108" w:type="dxa"/>
              <w:bottom w:w="0" w:type="dxa"/>
              <w:right w:w="108" w:type="dxa"/>
            </w:tcMar>
          </w:tcPr>
          <w:p w14:paraId="021F2C1A" w14:textId="023DA245" w:rsidR="00555A91" w:rsidRPr="00755E44" w:rsidRDefault="008C31C7" w:rsidP="008C31C7">
            <w:pPr>
              <w:spacing w:before="100" w:beforeAutospacing="1" w:after="100" w:afterAutospacing="1"/>
              <w:rPr>
                <w:rFonts w:eastAsia="Times New Roman" w:cs="Arial"/>
                <w:i/>
                <w:iCs/>
                <w:szCs w:val="20"/>
                <w:lang w:eastAsia="sv-SE"/>
              </w:rPr>
            </w:pPr>
            <w:r w:rsidRPr="00755E44">
              <w:rPr>
                <w:rFonts w:eastAsia="Times New Roman" w:cs="Arial"/>
                <w:i/>
                <w:iCs/>
                <w:szCs w:val="20"/>
                <w:lang w:eastAsia="sv-SE"/>
              </w:rPr>
              <w:t>-</w:t>
            </w:r>
          </w:p>
        </w:tc>
        <w:tc>
          <w:tcPr>
            <w:tcW w:w="5386" w:type="dxa"/>
            <w:shd w:val="clear" w:color="auto" w:fill="FFFFFF"/>
            <w:tcMar>
              <w:top w:w="0" w:type="dxa"/>
              <w:left w:w="108" w:type="dxa"/>
              <w:bottom w:w="0" w:type="dxa"/>
              <w:right w:w="108" w:type="dxa"/>
            </w:tcMar>
          </w:tcPr>
          <w:p w14:paraId="00EB86D7" w14:textId="0576F4EC" w:rsidR="00555A91" w:rsidRPr="009C00E0" w:rsidRDefault="008C31C7" w:rsidP="008C31C7">
            <w:pPr>
              <w:spacing w:before="100" w:beforeAutospacing="1" w:after="100" w:afterAutospacing="1"/>
              <w:rPr>
                <w:rFonts w:eastAsia="Times New Roman" w:cs="Arial"/>
                <w:szCs w:val="20"/>
                <w:lang w:eastAsia="sv-SE"/>
              </w:rPr>
            </w:pPr>
            <w:r>
              <w:rPr>
                <w:rFonts w:eastAsia="Times New Roman" w:cs="Arial"/>
                <w:szCs w:val="20"/>
                <w:lang w:eastAsia="sv-SE"/>
              </w:rPr>
              <w:t>Hämtar vår</w:t>
            </w:r>
            <w:r w:rsidR="00043520">
              <w:rPr>
                <w:rFonts w:eastAsia="Times New Roman" w:cs="Arial"/>
                <w:szCs w:val="20"/>
                <w:lang w:eastAsia="sv-SE"/>
              </w:rPr>
              <w:t>d</w:t>
            </w:r>
            <w:r>
              <w:rPr>
                <w:rFonts w:eastAsia="Times New Roman" w:cs="Arial"/>
                <w:szCs w:val="20"/>
                <w:lang w:eastAsia="sv-SE"/>
              </w:rPr>
              <w:t>typer som stödjs av vårdcentral. (Detta tjänstekontrakt används inte av 1177)</w:t>
            </w:r>
          </w:p>
        </w:tc>
      </w:tr>
      <w:tr w:rsidR="008C31C7" w:rsidRPr="000C2908" w14:paraId="1450311B" w14:textId="77777777" w:rsidTr="00555A91">
        <w:tc>
          <w:tcPr>
            <w:tcW w:w="2400" w:type="dxa"/>
            <w:shd w:val="clear" w:color="auto" w:fill="auto"/>
            <w:tcMar>
              <w:top w:w="0" w:type="dxa"/>
              <w:left w:w="108" w:type="dxa"/>
              <w:bottom w:w="0" w:type="dxa"/>
              <w:right w:w="108" w:type="dxa"/>
            </w:tcMar>
          </w:tcPr>
          <w:p w14:paraId="5F444C8F" w14:textId="637882B1" w:rsidR="008C31C7" w:rsidRPr="00755E44" w:rsidRDefault="008C31C7" w:rsidP="00667351">
            <w:pPr>
              <w:spacing w:before="100" w:beforeAutospacing="1" w:after="100" w:afterAutospacing="1"/>
              <w:rPr>
                <w:rFonts w:eastAsia="Times New Roman" w:cs="Arial"/>
                <w:i/>
                <w:iCs/>
                <w:szCs w:val="20"/>
                <w:lang w:eastAsia="sv-SE"/>
              </w:rPr>
            </w:pPr>
            <w:r w:rsidRPr="00755E44">
              <w:rPr>
                <w:rFonts w:eastAsia="Times New Roman" w:cs="Arial"/>
                <w:i/>
                <w:iCs/>
                <w:szCs w:val="20"/>
                <w:lang w:eastAsia="sv-SE"/>
              </w:rPr>
              <w:t>-</w:t>
            </w:r>
          </w:p>
        </w:tc>
        <w:tc>
          <w:tcPr>
            <w:tcW w:w="2410" w:type="dxa"/>
            <w:shd w:val="clear" w:color="auto" w:fill="FFFFFF"/>
            <w:tcMar>
              <w:top w:w="0" w:type="dxa"/>
              <w:left w:w="108" w:type="dxa"/>
              <w:bottom w:w="0" w:type="dxa"/>
              <w:right w:w="108" w:type="dxa"/>
            </w:tcMar>
          </w:tcPr>
          <w:p w14:paraId="5A3A02E2" w14:textId="2699B204" w:rsidR="008C31C7"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GetHealthcareFacility</w:t>
            </w:r>
            <w:proofErr w:type="spellEnd"/>
          </w:p>
        </w:tc>
        <w:tc>
          <w:tcPr>
            <w:tcW w:w="5386" w:type="dxa"/>
            <w:shd w:val="clear" w:color="auto" w:fill="FFFFFF"/>
            <w:tcMar>
              <w:top w:w="0" w:type="dxa"/>
              <w:left w:w="108" w:type="dxa"/>
              <w:bottom w:w="0" w:type="dxa"/>
              <w:right w:w="108" w:type="dxa"/>
            </w:tcMar>
          </w:tcPr>
          <w:p w14:paraId="7E8D7862" w14:textId="31782AB0" w:rsidR="008C31C7" w:rsidRPr="009C00E0" w:rsidRDefault="008C31C7" w:rsidP="008C31C7">
            <w:pPr>
              <w:spacing w:before="100" w:beforeAutospacing="1" w:after="100" w:afterAutospacing="1"/>
              <w:rPr>
                <w:rFonts w:eastAsia="Times New Roman" w:cs="Arial"/>
                <w:szCs w:val="20"/>
                <w:lang w:eastAsia="sv-SE"/>
              </w:rPr>
            </w:pPr>
            <w:r>
              <w:rPr>
                <w:rFonts w:eastAsia="Times New Roman" w:cs="Arial"/>
                <w:szCs w:val="20"/>
                <w:lang w:eastAsia="sv-SE"/>
              </w:rPr>
              <w:t>Nytt tjänstekontrakt för att hämta detaljer om vårdcentral</w:t>
            </w:r>
          </w:p>
        </w:tc>
      </w:tr>
      <w:tr w:rsidR="00555A91" w:rsidRPr="000C2908" w14:paraId="06BCA239" w14:textId="77777777" w:rsidTr="00555A91">
        <w:tc>
          <w:tcPr>
            <w:tcW w:w="2400" w:type="dxa"/>
            <w:shd w:val="clear" w:color="auto" w:fill="auto"/>
            <w:tcMar>
              <w:top w:w="0" w:type="dxa"/>
              <w:left w:w="108" w:type="dxa"/>
              <w:bottom w:w="0" w:type="dxa"/>
              <w:right w:w="108" w:type="dxa"/>
            </w:tcMar>
            <w:hideMark/>
          </w:tcPr>
          <w:p w14:paraId="057A828C" w14:textId="5E8D9BFF" w:rsidR="00555A91" w:rsidRPr="00755E44" w:rsidRDefault="00555A91" w:rsidP="00667351">
            <w:pPr>
              <w:spacing w:before="100" w:beforeAutospacing="1" w:after="100" w:afterAutospacing="1"/>
              <w:rPr>
                <w:rFonts w:eastAsia="Times New Roman" w:cs="Arial"/>
                <w:i/>
                <w:iCs/>
                <w:szCs w:val="20"/>
                <w:highlight w:val="yellow"/>
                <w:lang w:eastAsia="sv-SE"/>
              </w:rPr>
            </w:pPr>
            <w:proofErr w:type="spellStart"/>
            <w:r w:rsidRPr="00755E44">
              <w:rPr>
                <w:rFonts w:eastAsia="Times New Roman" w:cs="Arial"/>
                <w:i/>
                <w:iCs/>
                <w:szCs w:val="20"/>
                <w:lang w:eastAsia="sv-SE"/>
              </w:rPr>
              <w:t>GetAllHealthcareFacilities</w:t>
            </w:r>
            <w:proofErr w:type="spellEnd"/>
          </w:p>
        </w:tc>
        <w:tc>
          <w:tcPr>
            <w:tcW w:w="2410" w:type="dxa"/>
            <w:shd w:val="clear" w:color="auto" w:fill="FFFFFF"/>
            <w:tcMar>
              <w:top w:w="0" w:type="dxa"/>
              <w:left w:w="108" w:type="dxa"/>
              <w:bottom w:w="0" w:type="dxa"/>
              <w:right w:w="108" w:type="dxa"/>
            </w:tcMar>
          </w:tcPr>
          <w:p w14:paraId="47EEDC92" w14:textId="0DEC6879" w:rsidR="00555A91" w:rsidRPr="00755E44" w:rsidRDefault="00555A91"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GetHealthcareFacilities</w:t>
            </w:r>
            <w:proofErr w:type="spellEnd"/>
          </w:p>
        </w:tc>
        <w:tc>
          <w:tcPr>
            <w:tcW w:w="5386" w:type="dxa"/>
            <w:shd w:val="clear" w:color="auto" w:fill="FFFFFF"/>
            <w:tcMar>
              <w:top w:w="0" w:type="dxa"/>
              <w:left w:w="108" w:type="dxa"/>
              <w:bottom w:w="0" w:type="dxa"/>
              <w:right w:w="108" w:type="dxa"/>
            </w:tcMar>
          </w:tcPr>
          <w:p w14:paraId="3190B138" w14:textId="55E0493F"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vårdcentraler som ingår i en grupp av vårdcentraler med samma utbud</w:t>
            </w:r>
          </w:p>
        </w:tc>
      </w:tr>
      <w:tr w:rsidR="00555A91" w:rsidRPr="000C2908" w14:paraId="4F3F3725" w14:textId="77777777" w:rsidTr="00555A91">
        <w:tc>
          <w:tcPr>
            <w:tcW w:w="2400" w:type="dxa"/>
            <w:shd w:val="clear" w:color="auto" w:fill="auto"/>
            <w:tcMar>
              <w:top w:w="0" w:type="dxa"/>
              <w:left w:w="108" w:type="dxa"/>
              <w:bottom w:w="0" w:type="dxa"/>
              <w:right w:w="108" w:type="dxa"/>
            </w:tcMar>
          </w:tcPr>
          <w:p w14:paraId="0DA82AD8" w14:textId="56BBC6A5"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GetAllPerformers</w:t>
            </w:r>
            <w:proofErr w:type="spellEnd"/>
          </w:p>
        </w:tc>
        <w:tc>
          <w:tcPr>
            <w:tcW w:w="2410" w:type="dxa"/>
            <w:shd w:val="clear" w:color="auto" w:fill="FFFFFF"/>
            <w:tcMar>
              <w:top w:w="0" w:type="dxa"/>
              <w:left w:w="108" w:type="dxa"/>
              <w:bottom w:w="0" w:type="dxa"/>
              <w:right w:w="108" w:type="dxa"/>
            </w:tcMar>
          </w:tcPr>
          <w:p w14:paraId="0780548C" w14:textId="45F6D55D" w:rsidR="00555A91" w:rsidRPr="00755E44" w:rsidRDefault="00555A91"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GetPractitioners</w:t>
            </w:r>
            <w:proofErr w:type="spellEnd"/>
          </w:p>
        </w:tc>
        <w:tc>
          <w:tcPr>
            <w:tcW w:w="5386" w:type="dxa"/>
            <w:shd w:val="clear" w:color="auto" w:fill="FFFFFF"/>
            <w:tcMar>
              <w:top w:w="0" w:type="dxa"/>
              <w:left w:w="108" w:type="dxa"/>
              <w:bottom w:w="0" w:type="dxa"/>
              <w:right w:w="108" w:type="dxa"/>
            </w:tcMar>
          </w:tcPr>
          <w:p w14:paraId="61383B8D" w14:textId="32ACDAEC"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vårdpersonal som kan bokas i samband med tidbokningen</w:t>
            </w:r>
          </w:p>
        </w:tc>
      </w:tr>
      <w:tr w:rsidR="00555A91" w:rsidRPr="000C2908" w14:paraId="189F177E" w14:textId="77777777" w:rsidTr="00555A91">
        <w:tc>
          <w:tcPr>
            <w:tcW w:w="2400" w:type="dxa"/>
            <w:shd w:val="clear" w:color="auto" w:fill="auto"/>
            <w:tcMar>
              <w:top w:w="0" w:type="dxa"/>
              <w:left w:w="108" w:type="dxa"/>
              <w:bottom w:w="0" w:type="dxa"/>
              <w:right w:w="108" w:type="dxa"/>
            </w:tcMar>
          </w:tcPr>
          <w:p w14:paraId="473355DE" w14:textId="6FBE39AE"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GetAllTimeTypes</w:t>
            </w:r>
            <w:proofErr w:type="spellEnd"/>
          </w:p>
        </w:tc>
        <w:tc>
          <w:tcPr>
            <w:tcW w:w="2410" w:type="dxa"/>
            <w:shd w:val="clear" w:color="auto" w:fill="FFFFFF"/>
            <w:tcMar>
              <w:top w:w="0" w:type="dxa"/>
              <w:left w:w="108" w:type="dxa"/>
              <w:bottom w:w="0" w:type="dxa"/>
              <w:right w:w="108" w:type="dxa"/>
            </w:tcMar>
          </w:tcPr>
          <w:p w14:paraId="1771EDCF" w14:textId="10320CA9" w:rsidR="00555A91" w:rsidRPr="00755E44" w:rsidRDefault="00555A91"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GetTimeTypes</w:t>
            </w:r>
            <w:proofErr w:type="spellEnd"/>
          </w:p>
        </w:tc>
        <w:tc>
          <w:tcPr>
            <w:tcW w:w="5386" w:type="dxa"/>
            <w:shd w:val="clear" w:color="auto" w:fill="FFFFFF"/>
            <w:tcMar>
              <w:top w:w="0" w:type="dxa"/>
              <w:left w:w="108" w:type="dxa"/>
              <w:bottom w:w="0" w:type="dxa"/>
              <w:right w:w="108" w:type="dxa"/>
            </w:tcMar>
          </w:tcPr>
          <w:p w14:paraId="08BCCE9B" w14:textId="458C7175"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tidstyper (vad bokningen avser) som vårdcentral erbjuder</w:t>
            </w:r>
          </w:p>
        </w:tc>
      </w:tr>
      <w:tr w:rsidR="00555A91" w:rsidRPr="000C2908" w14:paraId="354D60C4" w14:textId="77777777" w:rsidTr="00555A91">
        <w:tc>
          <w:tcPr>
            <w:tcW w:w="2400" w:type="dxa"/>
            <w:shd w:val="clear" w:color="auto" w:fill="auto"/>
            <w:tcMar>
              <w:top w:w="0" w:type="dxa"/>
              <w:left w:w="108" w:type="dxa"/>
              <w:bottom w:w="0" w:type="dxa"/>
              <w:right w:w="108" w:type="dxa"/>
            </w:tcMar>
          </w:tcPr>
          <w:p w14:paraId="2A54EDEE" w14:textId="77777777"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GetAvailableDates</w:t>
            </w:r>
            <w:proofErr w:type="spellEnd"/>
          </w:p>
        </w:tc>
        <w:tc>
          <w:tcPr>
            <w:tcW w:w="2410" w:type="dxa"/>
            <w:shd w:val="clear" w:color="auto" w:fill="FFFFFF"/>
            <w:tcMar>
              <w:top w:w="0" w:type="dxa"/>
              <w:left w:w="108" w:type="dxa"/>
              <w:bottom w:w="0" w:type="dxa"/>
              <w:right w:w="108" w:type="dxa"/>
            </w:tcMar>
          </w:tcPr>
          <w:p w14:paraId="17387CEF" w14:textId="0CC71863" w:rsidR="00555A91" w:rsidRPr="00755E44" w:rsidRDefault="00555A91"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GetAvailableDates</w:t>
            </w:r>
            <w:proofErr w:type="spellEnd"/>
          </w:p>
        </w:tc>
        <w:tc>
          <w:tcPr>
            <w:tcW w:w="5386" w:type="dxa"/>
            <w:shd w:val="clear" w:color="auto" w:fill="FFFFFF"/>
            <w:tcMar>
              <w:top w:w="0" w:type="dxa"/>
              <w:left w:w="108" w:type="dxa"/>
              <w:bottom w:w="0" w:type="dxa"/>
              <w:right w:w="108" w:type="dxa"/>
            </w:tcMar>
          </w:tcPr>
          <w:p w14:paraId="6D1D9C83" w14:textId="6BB42D5A"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datum som har lediga tider</w:t>
            </w:r>
          </w:p>
        </w:tc>
      </w:tr>
      <w:tr w:rsidR="00555A91" w:rsidRPr="000C2908" w14:paraId="2C8B9C77" w14:textId="77777777" w:rsidTr="00555A91">
        <w:tc>
          <w:tcPr>
            <w:tcW w:w="2400" w:type="dxa"/>
            <w:shd w:val="clear" w:color="auto" w:fill="auto"/>
            <w:tcMar>
              <w:top w:w="0" w:type="dxa"/>
              <w:left w:w="108" w:type="dxa"/>
              <w:bottom w:w="0" w:type="dxa"/>
              <w:right w:w="108" w:type="dxa"/>
            </w:tcMar>
          </w:tcPr>
          <w:p w14:paraId="74860329" w14:textId="77777777"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GetAvailableTimeslots</w:t>
            </w:r>
            <w:proofErr w:type="spellEnd"/>
          </w:p>
        </w:tc>
        <w:tc>
          <w:tcPr>
            <w:tcW w:w="2410" w:type="dxa"/>
            <w:shd w:val="clear" w:color="auto" w:fill="FFFFFF"/>
            <w:tcMar>
              <w:top w:w="0" w:type="dxa"/>
              <w:left w:w="108" w:type="dxa"/>
              <w:bottom w:w="0" w:type="dxa"/>
              <w:right w:w="108" w:type="dxa"/>
            </w:tcMar>
          </w:tcPr>
          <w:p w14:paraId="5434326E" w14:textId="37BE8E12" w:rsidR="00555A91" w:rsidRPr="00755E44" w:rsidRDefault="00555A91"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GetAvailableTimeslots</w:t>
            </w:r>
            <w:proofErr w:type="spellEnd"/>
          </w:p>
        </w:tc>
        <w:tc>
          <w:tcPr>
            <w:tcW w:w="5386" w:type="dxa"/>
            <w:shd w:val="clear" w:color="auto" w:fill="FFFFFF"/>
            <w:tcMar>
              <w:top w:w="0" w:type="dxa"/>
              <w:left w:w="108" w:type="dxa"/>
              <w:bottom w:w="0" w:type="dxa"/>
              <w:right w:w="108" w:type="dxa"/>
            </w:tcMar>
          </w:tcPr>
          <w:p w14:paraId="717F8D96" w14:textId="03E319AF"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 xml:space="preserve">Hämtar lediga tider </w:t>
            </w:r>
          </w:p>
        </w:tc>
      </w:tr>
      <w:tr w:rsidR="00555A91" w:rsidRPr="000C2908" w14:paraId="271FB2EA" w14:textId="77777777" w:rsidTr="00555A91">
        <w:tc>
          <w:tcPr>
            <w:tcW w:w="2400" w:type="dxa"/>
            <w:shd w:val="clear" w:color="auto" w:fill="auto"/>
            <w:tcMar>
              <w:top w:w="0" w:type="dxa"/>
              <w:left w:w="108" w:type="dxa"/>
              <w:bottom w:w="0" w:type="dxa"/>
              <w:right w:w="108" w:type="dxa"/>
            </w:tcMar>
          </w:tcPr>
          <w:p w14:paraId="02FE548E" w14:textId="17FC4CC1"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w:t>
            </w:r>
            <w:r w:rsidR="008C31C7" w:rsidRPr="00755E44">
              <w:rPr>
                <w:rFonts w:eastAsia="Times New Roman" w:cs="Arial"/>
                <w:i/>
                <w:iCs/>
                <w:szCs w:val="20"/>
                <w:lang w:eastAsia="sv-SE"/>
              </w:rPr>
              <w:t>BookingDetails</w:t>
            </w:r>
            <w:proofErr w:type="spellEnd"/>
          </w:p>
        </w:tc>
        <w:tc>
          <w:tcPr>
            <w:tcW w:w="2410" w:type="dxa"/>
            <w:shd w:val="clear" w:color="auto" w:fill="FFFFFF"/>
            <w:tcMar>
              <w:top w:w="0" w:type="dxa"/>
              <w:left w:w="108" w:type="dxa"/>
              <w:bottom w:w="0" w:type="dxa"/>
              <w:right w:w="108" w:type="dxa"/>
            </w:tcMar>
          </w:tcPr>
          <w:p w14:paraId="71FE7E76" w14:textId="4C03D687" w:rsidR="00555A91"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GetAppointment</w:t>
            </w:r>
            <w:proofErr w:type="spellEnd"/>
          </w:p>
        </w:tc>
        <w:tc>
          <w:tcPr>
            <w:tcW w:w="5386" w:type="dxa"/>
            <w:shd w:val="clear" w:color="auto" w:fill="FFFFFF"/>
            <w:tcMar>
              <w:top w:w="0" w:type="dxa"/>
              <w:left w:w="108" w:type="dxa"/>
              <w:bottom w:w="0" w:type="dxa"/>
              <w:right w:w="108" w:type="dxa"/>
            </w:tcMar>
          </w:tcPr>
          <w:p w14:paraId="4B465B85" w14:textId="0B3A9A4A"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detaljer om en bokning</w:t>
            </w:r>
          </w:p>
        </w:tc>
      </w:tr>
      <w:tr w:rsidR="00555A91" w:rsidRPr="000C2908" w14:paraId="1CC74D9B" w14:textId="77777777" w:rsidTr="00555A91">
        <w:tc>
          <w:tcPr>
            <w:tcW w:w="2400" w:type="dxa"/>
            <w:shd w:val="clear" w:color="auto" w:fill="auto"/>
            <w:tcMar>
              <w:top w:w="0" w:type="dxa"/>
              <w:left w:w="108" w:type="dxa"/>
              <w:bottom w:w="0" w:type="dxa"/>
              <w:right w:w="108" w:type="dxa"/>
            </w:tcMar>
          </w:tcPr>
          <w:p w14:paraId="061F85F1" w14:textId="47B22DF2"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w:t>
            </w:r>
            <w:r w:rsidR="008C31C7" w:rsidRPr="00755E44">
              <w:rPr>
                <w:rFonts w:eastAsia="Times New Roman" w:cs="Arial"/>
                <w:i/>
                <w:iCs/>
                <w:szCs w:val="20"/>
                <w:lang w:eastAsia="sv-SE"/>
              </w:rPr>
              <w:t>SubjectOfCareSchedule</w:t>
            </w:r>
            <w:proofErr w:type="spellEnd"/>
          </w:p>
        </w:tc>
        <w:tc>
          <w:tcPr>
            <w:tcW w:w="2410" w:type="dxa"/>
            <w:shd w:val="clear" w:color="auto" w:fill="FFFFFF"/>
            <w:tcMar>
              <w:top w:w="0" w:type="dxa"/>
              <w:left w:w="108" w:type="dxa"/>
              <w:bottom w:w="0" w:type="dxa"/>
              <w:right w:w="108" w:type="dxa"/>
            </w:tcMar>
          </w:tcPr>
          <w:p w14:paraId="0262143E" w14:textId="2E18824F" w:rsidR="00555A91"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GetAppointments</w:t>
            </w:r>
            <w:proofErr w:type="spellEnd"/>
          </w:p>
        </w:tc>
        <w:tc>
          <w:tcPr>
            <w:tcW w:w="5386" w:type="dxa"/>
            <w:shd w:val="clear" w:color="auto" w:fill="FFFFFF"/>
            <w:tcMar>
              <w:top w:w="0" w:type="dxa"/>
              <w:left w:w="108" w:type="dxa"/>
              <w:bottom w:w="0" w:type="dxa"/>
              <w:right w:w="108" w:type="dxa"/>
            </w:tcMar>
          </w:tcPr>
          <w:p w14:paraId="07AF5004" w14:textId="7F36041F"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Hämtar en lista med bokningar (invånarens bokningar)</w:t>
            </w:r>
          </w:p>
        </w:tc>
      </w:tr>
      <w:tr w:rsidR="00555A91" w:rsidRPr="000C2908" w14:paraId="591EFFC7" w14:textId="77777777" w:rsidTr="00555A91">
        <w:tc>
          <w:tcPr>
            <w:tcW w:w="2400" w:type="dxa"/>
            <w:shd w:val="clear" w:color="auto" w:fill="auto"/>
            <w:tcMar>
              <w:top w:w="0" w:type="dxa"/>
              <w:left w:w="108" w:type="dxa"/>
              <w:bottom w:w="0" w:type="dxa"/>
              <w:right w:w="108" w:type="dxa"/>
            </w:tcMar>
          </w:tcPr>
          <w:p w14:paraId="24F8E417" w14:textId="6ED4BD2D"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Make</w:t>
            </w:r>
            <w:r w:rsidR="008C31C7" w:rsidRPr="00755E44">
              <w:rPr>
                <w:rFonts w:eastAsia="Times New Roman" w:cs="Arial"/>
                <w:i/>
                <w:iCs/>
                <w:szCs w:val="20"/>
                <w:lang w:eastAsia="sv-SE"/>
              </w:rPr>
              <w:t>Booking</w:t>
            </w:r>
            <w:proofErr w:type="spellEnd"/>
          </w:p>
        </w:tc>
        <w:tc>
          <w:tcPr>
            <w:tcW w:w="2410" w:type="dxa"/>
            <w:shd w:val="clear" w:color="auto" w:fill="FFFFFF"/>
            <w:tcMar>
              <w:top w:w="0" w:type="dxa"/>
              <w:left w:w="108" w:type="dxa"/>
              <w:bottom w:w="0" w:type="dxa"/>
              <w:right w:w="108" w:type="dxa"/>
            </w:tcMar>
          </w:tcPr>
          <w:p w14:paraId="7B530358" w14:textId="489D4751" w:rsidR="00555A91"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MakeAppointment</w:t>
            </w:r>
            <w:proofErr w:type="spellEnd"/>
          </w:p>
        </w:tc>
        <w:tc>
          <w:tcPr>
            <w:tcW w:w="5386" w:type="dxa"/>
            <w:shd w:val="clear" w:color="auto" w:fill="FFFFFF"/>
            <w:tcMar>
              <w:top w:w="0" w:type="dxa"/>
              <w:left w:w="108" w:type="dxa"/>
              <w:bottom w:w="0" w:type="dxa"/>
              <w:right w:w="108" w:type="dxa"/>
            </w:tcMar>
          </w:tcPr>
          <w:p w14:paraId="3AB441A1" w14:textId="2A3430A4"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Bokar en ny tid, baserat på en tid (tidslucka)</w:t>
            </w:r>
          </w:p>
        </w:tc>
      </w:tr>
      <w:tr w:rsidR="00555A91" w:rsidRPr="000C2908" w14:paraId="171A759A" w14:textId="77777777" w:rsidTr="00555A91">
        <w:tc>
          <w:tcPr>
            <w:tcW w:w="2400" w:type="dxa"/>
            <w:shd w:val="clear" w:color="auto" w:fill="auto"/>
            <w:tcMar>
              <w:top w:w="0" w:type="dxa"/>
              <w:left w:w="108" w:type="dxa"/>
              <w:bottom w:w="0" w:type="dxa"/>
              <w:right w:w="108" w:type="dxa"/>
            </w:tcMar>
          </w:tcPr>
          <w:p w14:paraId="154751E8" w14:textId="440A7B22" w:rsidR="00555A91" w:rsidRPr="00755E44" w:rsidRDefault="00555A91" w:rsidP="00667351">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Update</w:t>
            </w:r>
            <w:r w:rsidR="008C31C7" w:rsidRPr="00755E44">
              <w:rPr>
                <w:rFonts w:eastAsia="Times New Roman" w:cs="Arial"/>
                <w:i/>
                <w:iCs/>
                <w:szCs w:val="20"/>
                <w:lang w:eastAsia="sv-SE"/>
              </w:rPr>
              <w:t>Booking</w:t>
            </w:r>
            <w:proofErr w:type="spellEnd"/>
          </w:p>
        </w:tc>
        <w:tc>
          <w:tcPr>
            <w:tcW w:w="2410" w:type="dxa"/>
            <w:shd w:val="clear" w:color="auto" w:fill="FFFFFF"/>
            <w:tcMar>
              <w:top w:w="0" w:type="dxa"/>
              <w:left w:w="108" w:type="dxa"/>
              <w:bottom w:w="0" w:type="dxa"/>
              <w:right w:w="108" w:type="dxa"/>
            </w:tcMar>
          </w:tcPr>
          <w:p w14:paraId="6C1DF83C" w14:textId="11BBDCD7" w:rsidR="00555A91" w:rsidRPr="00755E44" w:rsidRDefault="008C31C7" w:rsidP="008C31C7">
            <w:pPr>
              <w:spacing w:before="100" w:beforeAutospacing="1" w:after="100" w:afterAutospacing="1"/>
              <w:rPr>
                <w:rFonts w:eastAsia="Times New Roman" w:cs="Arial"/>
                <w:i/>
                <w:iCs/>
                <w:szCs w:val="20"/>
                <w:lang w:eastAsia="sv-SE"/>
              </w:rPr>
            </w:pPr>
            <w:proofErr w:type="spellStart"/>
            <w:r w:rsidRPr="00755E44">
              <w:rPr>
                <w:rFonts w:eastAsia="Times New Roman" w:cs="Arial"/>
                <w:i/>
                <w:iCs/>
                <w:szCs w:val="20"/>
                <w:lang w:eastAsia="sv-SE"/>
              </w:rPr>
              <w:t>UpdateAppointment</w:t>
            </w:r>
            <w:proofErr w:type="spellEnd"/>
          </w:p>
        </w:tc>
        <w:tc>
          <w:tcPr>
            <w:tcW w:w="5386" w:type="dxa"/>
            <w:shd w:val="clear" w:color="auto" w:fill="FFFFFF"/>
            <w:tcMar>
              <w:top w:w="0" w:type="dxa"/>
              <w:left w:w="108" w:type="dxa"/>
              <w:bottom w:w="0" w:type="dxa"/>
              <w:right w:w="108" w:type="dxa"/>
            </w:tcMar>
          </w:tcPr>
          <w:p w14:paraId="54C91686" w14:textId="239877BF" w:rsidR="00555A91" w:rsidRPr="009C00E0" w:rsidRDefault="00446EA0" w:rsidP="008C31C7">
            <w:pPr>
              <w:spacing w:before="100" w:beforeAutospacing="1" w:after="100" w:afterAutospacing="1"/>
              <w:rPr>
                <w:rFonts w:eastAsia="Times New Roman" w:cs="Arial"/>
                <w:szCs w:val="20"/>
                <w:lang w:eastAsia="sv-SE"/>
              </w:rPr>
            </w:pPr>
            <w:r>
              <w:rPr>
                <w:rFonts w:eastAsia="Times New Roman" w:cs="Arial"/>
                <w:szCs w:val="20"/>
                <w:lang w:eastAsia="sv-SE"/>
              </w:rPr>
              <w:t>Uppdaterar en bokning med ny tid (baserat på en ny tidslucka)</w:t>
            </w:r>
          </w:p>
        </w:tc>
      </w:tr>
    </w:tbl>
    <w:p w14:paraId="14CACF78" w14:textId="77777777" w:rsidR="00555A91" w:rsidRDefault="00555A91" w:rsidP="00D23CE4"/>
    <w:p w14:paraId="17553A07" w14:textId="77777777" w:rsidR="00867A4A" w:rsidRPr="00D23CE4" w:rsidRDefault="00867A4A" w:rsidP="00D23CE4"/>
    <w:p w14:paraId="78FCE635" w14:textId="0F64BEAF" w:rsidR="0039481C" w:rsidRDefault="0039481C" w:rsidP="0039481C">
      <w:pPr>
        <w:pStyle w:val="Rubrik3"/>
      </w:pPr>
      <w:bookmarkStart w:id="23" w:name="_Toc243452546"/>
      <w:bookmarkStart w:id="24" w:name="_Toc149769248"/>
      <w:r>
        <w:t>Förändrade tjänstekontrakt</w:t>
      </w:r>
      <w:bookmarkEnd w:id="23"/>
      <w:bookmarkEnd w:id="24"/>
    </w:p>
    <w:p w14:paraId="26F40A48" w14:textId="520A897B" w:rsidR="00D23CE4" w:rsidRPr="00D23CE4" w:rsidRDefault="00ED06CB" w:rsidP="00D23CE4">
      <w:r>
        <w:t>Se kap 2.1.2</w:t>
      </w:r>
    </w:p>
    <w:p w14:paraId="74C18F23" w14:textId="77777777" w:rsidR="0039481C" w:rsidRPr="0038515C" w:rsidRDefault="0039481C" w:rsidP="0039481C"/>
    <w:p w14:paraId="409D1692" w14:textId="77777777" w:rsidR="0039481C" w:rsidRDefault="0039481C" w:rsidP="0039481C">
      <w:pPr>
        <w:pStyle w:val="Rubrik3"/>
      </w:pPr>
      <w:bookmarkStart w:id="25" w:name="_Toc243452547"/>
      <w:bookmarkStart w:id="26" w:name="_Toc149769249"/>
      <w:r>
        <w:t>Utgångna tjänstekontrakt</w:t>
      </w:r>
      <w:bookmarkEnd w:id="25"/>
      <w:bookmarkEnd w:id="26"/>
    </w:p>
    <w:p w14:paraId="3C332A77" w14:textId="77777777" w:rsidR="0039481C" w:rsidRPr="0028759B" w:rsidRDefault="0039481C" w:rsidP="0028759B">
      <w:pPr>
        <w:rPr>
          <w:color w:val="4F81BD" w:themeColor="accent1"/>
        </w:rPr>
      </w:pPr>
    </w:p>
    <w:p w14:paraId="11F0DE31" w14:textId="77777777" w:rsidR="0039481C" w:rsidRPr="0028759B" w:rsidRDefault="0039481C" w:rsidP="0039481C">
      <w:pPr>
        <w:pStyle w:val="Rubrik2"/>
      </w:pPr>
      <w:bookmarkStart w:id="27" w:name="_Toc357754846"/>
      <w:bookmarkStart w:id="28" w:name="_Toc243452548"/>
      <w:bookmarkStart w:id="29" w:name="_Toc149769250"/>
      <w:r w:rsidRPr="0028759B">
        <w:t>Version tidigare</w:t>
      </w:r>
      <w:bookmarkEnd w:id="27"/>
      <w:bookmarkEnd w:id="28"/>
      <w:bookmarkEnd w:id="29"/>
    </w:p>
    <w:p w14:paraId="6088B1CD" w14:textId="604A1950" w:rsidR="0039481C" w:rsidRPr="005A5B97" w:rsidRDefault="00022027" w:rsidP="005E00C1">
      <w:r>
        <w:t xml:space="preserve">Version </w:t>
      </w:r>
      <w:r w:rsidR="005E00C1">
        <w:t>1.</w:t>
      </w:r>
      <w:r w:rsidR="00AC6372">
        <w:t>1</w:t>
      </w:r>
    </w:p>
    <w:p w14:paraId="7719E18E" w14:textId="77777777" w:rsidR="0039481C" w:rsidRPr="00C63695" w:rsidRDefault="0039481C" w:rsidP="0039481C">
      <w:pPr>
        <w:pStyle w:val="Brdtext"/>
      </w:pPr>
    </w:p>
    <w:p w14:paraId="36EF0DDB" w14:textId="77777777" w:rsidR="0039481C" w:rsidRDefault="0039481C" w:rsidP="0039481C">
      <w:pPr>
        <w:pStyle w:val="Rubrik1"/>
      </w:pPr>
      <w:bookmarkStart w:id="30" w:name="_Toc357754847"/>
      <w:bookmarkStart w:id="31" w:name="_Toc243452549"/>
      <w:bookmarkStart w:id="32" w:name="_Toc149769251"/>
      <w:bookmarkEnd w:id="18"/>
      <w:r>
        <w:t>Tjänstedomänens arkitektur</w:t>
      </w:r>
      <w:bookmarkEnd w:id="30"/>
      <w:bookmarkEnd w:id="31"/>
      <w:bookmarkEnd w:id="32"/>
    </w:p>
    <w:p w14:paraId="69FB4BB7" w14:textId="77777777" w:rsidR="00AC6372" w:rsidRDefault="00AC6372" w:rsidP="00AC6372">
      <w:r>
        <w:t>I detta avsnitt beskrivs hur T-boken tillämpats i tjänstedomänen. Avsnittet syftar till att ge läsaren överblick och förståelse. Avsnittet innehåller inga regler, men ger ett sammanhang för de regler som beskrivs i övriga delar av dokumentet.</w:t>
      </w:r>
    </w:p>
    <w:p w14:paraId="1BE30CAB" w14:textId="77777777" w:rsidR="00AC6372" w:rsidRDefault="00AC6372" w:rsidP="009C6A1D"/>
    <w:p w14:paraId="0BF35B69" w14:textId="3EA05F98" w:rsidR="0039481C" w:rsidRDefault="00AC6372" w:rsidP="009C6A1D">
      <w:r>
        <w:t>K</w:t>
      </w:r>
      <w:r w:rsidR="0039481C" w:rsidRPr="0085644F">
        <w:t>apit</w:t>
      </w:r>
      <w:r>
        <w:t>let</w:t>
      </w:r>
      <w:r w:rsidR="0039481C" w:rsidRPr="0085644F">
        <w:t xml:space="preserve"> beskriver de flöden som är relevanta för tjänstedomänen. Beskrivningarna är i form av </w:t>
      </w:r>
      <w:r>
        <w:t>flödes</w:t>
      </w:r>
      <w:r w:rsidR="0039481C" w:rsidRPr="0085644F">
        <w:t>modeller, för varje flöde finns dels ett arbetsflöde som beskriver vilka steg som ingår i flödet</w:t>
      </w:r>
      <w:r w:rsidR="00ED06CB">
        <w:t xml:space="preserve">, </w:t>
      </w:r>
      <w:r w:rsidR="0039481C" w:rsidRPr="0085644F">
        <w:t xml:space="preserve">dels ett sekvensdiagram som tar hänsyn till vilka tjänstekontrakt som nyttjas i de olika stegen. </w:t>
      </w:r>
    </w:p>
    <w:p w14:paraId="02A70ABD" w14:textId="77777777" w:rsidR="00B1373E" w:rsidRDefault="00B1373E" w:rsidP="009C6A1D"/>
    <w:p w14:paraId="0C1CEECC" w14:textId="77777777" w:rsidR="00B1373E" w:rsidRDefault="00B1373E" w:rsidP="00506201">
      <w:pPr>
        <w:pStyle w:val="Rubrik2"/>
      </w:pPr>
      <w:bookmarkStart w:id="33" w:name="_Toc149769252"/>
      <w:r>
        <w:t>Obligatoriska kontrakt</w:t>
      </w:r>
      <w:bookmarkEnd w:id="33"/>
    </w:p>
    <w:p w14:paraId="4D01B464" w14:textId="563D949A" w:rsidR="00B1373E" w:rsidRDefault="00B1373E" w:rsidP="00B1373E">
      <w:r>
        <w:t xml:space="preserve">En tjänsteproducent måste minst stödja kontrakten </w:t>
      </w:r>
      <w:proofErr w:type="spellStart"/>
      <w:r w:rsidRPr="00904051">
        <w:rPr>
          <w:i/>
          <w:iCs/>
        </w:rPr>
        <w:t>Get</w:t>
      </w:r>
      <w:r>
        <w:rPr>
          <w:i/>
          <w:iCs/>
        </w:rPr>
        <w:t>Appointments</w:t>
      </w:r>
      <w:proofErr w:type="spellEnd"/>
      <w:r>
        <w:rPr>
          <w:i/>
          <w:iCs/>
        </w:rPr>
        <w:t xml:space="preserve"> </w:t>
      </w:r>
      <w:r w:rsidRPr="00F970C4">
        <w:t>och</w:t>
      </w:r>
      <w:r>
        <w:rPr>
          <w:i/>
          <w:iCs/>
        </w:rPr>
        <w:t xml:space="preserve"> </w:t>
      </w:r>
      <w:proofErr w:type="spellStart"/>
      <w:r>
        <w:rPr>
          <w:i/>
          <w:iCs/>
        </w:rPr>
        <w:t>GetAppointment</w:t>
      </w:r>
      <w:proofErr w:type="spellEnd"/>
      <w:r>
        <w:t>. Övriga av tjänstedomänens tjänstekontrakt är frivilliga att stödja för tjänsteproducent. Tjänsteproducent ska åtminstone kunna returnera invånares bokade tider på vårdenheten/</w:t>
      </w:r>
      <w:r w:rsidR="002128D5">
        <w:t>vårdcentral</w:t>
      </w:r>
      <w:r>
        <w:t xml:space="preserve">en. Som en följd av detta måste tjänsteproducent samtidigt också uppdatera engagemangsindex med indexposter som motsvarar bokningarna. Se referens [R2] - </w:t>
      </w:r>
      <w:r w:rsidRPr="00A322F9">
        <w:rPr>
          <w:i/>
          <w:iCs/>
        </w:rPr>
        <w:t xml:space="preserve">Tjänstedomän Engagemangsindex </w:t>
      </w:r>
      <w:r>
        <w:t xml:space="preserve">för vidare detaljer kring tjänstekontraktet </w:t>
      </w:r>
      <w:proofErr w:type="spellStart"/>
      <w:r w:rsidRPr="00A322F9">
        <w:rPr>
          <w:i/>
          <w:iCs/>
        </w:rPr>
        <w:t>Update</w:t>
      </w:r>
      <w:proofErr w:type="spellEnd"/>
      <w:r>
        <w:t xml:space="preserve">, likaså denna tjänstedomäns specifika regler som gäller utöver tjänstedomänen för engagemangsindex (kap i detta dokument: </w:t>
      </w:r>
      <w:r w:rsidRPr="00A322F9">
        <w:rPr>
          <w:i/>
          <w:iCs/>
        </w:rPr>
        <w:t>Anvisningar för uppdatering av Engagemangsindex</w:t>
      </w:r>
      <w:r>
        <w:t>).</w:t>
      </w:r>
    </w:p>
    <w:p w14:paraId="55724794" w14:textId="77777777" w:rsidR="00B1373E" w:rsidRDefault="00B1373E" w:rsidP="00B1373E"/>
    <w:p w14:paraId="1C30DE25" w14:textId="5D945BA7" w:rsidR="00B1373E" w:rsidRDefault="00B1373E" w:rsidP="00B1373E">
      <w:r>
        <w:t xml:space="preserve">En tjänstekonsument kan välja att stödja ett eller flera av </w:t>
      </w:r>
      <w:r w:rsidR="00BB483E">
        <w:t xml:space="preserve">tjänstedomänens </w:t>
      </w:r>
      <w:r>
        <w:t>flöden</w:t>
      </w:r>
      <w:r w:rsidR="00BB483E">
        <w:t xml:space="preserve"> enligt</w:t>
      </w:r>
      <w:r>
        <w:t xml:space="preserve"> nedan. Då flera av tjänstekontrakten som innefattas i respektive flöde är frivilliga för tjänsteproducent behöver tjänstekonsument ta hänsyn till det faktum att en adresserad vårdenhet/</w:t>
      </w:r>
      <w:r w:rsidR="002128D5">
        <w:t>vårdcentral</w:t>
      </w:r>
      <w:r>
        <w:t xml:space="preserve"> (logisk adress) saknar stöd för tilltänkt tjänstekontrakt. Tjänstekonsumenten behöver därmed säkerställa detta genom att exempelvis kunna hantera felkod/returkod genererad av tjänsteplattform eller på förhand säkerställa att adresserad logisk adress finns i tjänsteadresseringskatalogen (TAK). Detta kan exempelvis implementeras via tjänstekontraktet </w:t>
      </w:r>
      <w:proofErr w:type="spellStart"/>
      <w:r w:rsidRPr="00EE7A67">
        <w:rPr>
          <w:i/>
          <w:iCs/>
        </w:rPr>
        <w:t>GetSupportedServiceContract</w:t>
      </w:r>
      <w:proofErr w:type="spellEnd"/>
      <w:r>
        <w:t xml:space="preserve"> (se ref [R3] - </w:t>
      </w:r>
      <w:r w:rsidRPr="00EE7A67">
        <w:rPr>
          <w:i/>
          <w:iCs/>
        </w:rPr>
        <w:t>Tjänstedomän Tjänsteadressering</w:t>
      </w:r>
      <w:r>
        <w:t>) eller genom tjänstekonsumentens eg</w:t>
      </w:r>
      <w:r w:rsidR="00506201">
        <w:t>en</w:t>
      </w:r>
      <w:r>
        <w:t xml:space="preserve"> lokala konfiguration.  </w:t>
      </w:r>
    </w:p>
    <w:p w14:paraId="660FEDA6" w14:textId="77777777" w:rsidR="00B1373E" w:rsidRDefault="00B1373E" w:rsidP="009C6A1D"/>
    <w:p w14:paraId="12067E40" w14:textId="77777777" w:rsidR="0039481C" w:rsidRDefault="0039481C" w:rsidP="0039481C">
      <w:pPr>
        <w:rPr>
          <w:color w:val="4F81BD" w:themeColor="accent1"/>
        </w:rPr>
      </w:pPr>
    </w:p>
    <w:p w14:paraId="29028155" w14:textId="71DEC17B" w:rsidR="00B1373E" w:rsidRPr="00B1373E" w:rsidRDefault="0039481C" w:rsidP="00B1373E">
      <w:pPr>
        <w:pStyle w:val="Rubrik2"/>
      </w:pPr>
      <w:bookmarkStart w:id="34" w:name="_Toc357754848"/>
      <w:bookmarkStart w:id="35" w:name="_Toc243452550"/>
      <w:bookmarkStart w:id="36" w:name="_Toc149769253"/>
      <w:r w:rsidRPr="00D718FB">
        <w:lastRenderedPageBreak/>
        <w:t>Flöden</w:t>
      </w:r>
      <w:bookmarkEnd w:id="34"/>
      <w:bookmarkEnd w:id="35"/>
      <w:bookmarkEnd w:id="36"/>
    </w:p>
    <w:p w14:paraId="6A851B03" w14:textId="0F6A3149" w:rsidR="00F26452" w:rsidRDefault="00F26452" w:rsidP="00F26452">
      <w:pPr>
        <w:rPr>
          <w:lang w:eastAsia="sv-SE"/>
        </w:rPr>
      </w:pPr>
      <w:r>
        <w:rPr>
          <w:lang w:eastAsia="sv-SE"/>
        </w:rPr>
        <w:t>Flödena beskriver interaktionerna mellan e-tjänst för tidbokning (tjänstekonsument) och en verksamhets tidbokningssystem (tjänsteproducent).</w:t>
      </w:r>
    </w:p>
    <w:p w14:paraId="77F18646" w14:textId="77777777" w:rsidR="00F26452" w:rsidRDefault="00F26452" w:rsidP="00F26452"/>
    <w:p w14:paraId="1D10FF93" w14:textId="08922AEA" w:rsidR="00F26452" w:rsidRDefault="00F26452" w:rsidP="00F26452">
      <w:r>
        <w:t>Följande flöden är definierade i domänen:</w:t>
      </w:r>
    </w:p>
    <w:p w14:paraId="30295C15" w14:textId="7B31EB87" w:rsidR="00F26452" w:rsidRDefault="00F26452">
      <w:pPr>
        <w:pStyle w:val="Liststycke"/>
        <w:numPr>
          <w:ilvl w:val="0"/>
          <w:numId w:val="2"/>
        </w:numPr>
      </w:pPr>
      <w:r>
        <w:t xml:space="preserve">Flöde 1 – Boka tid direkt på </w:t>
      </w:r>
      <w:r w:rsidR="002128D5">
        <w:t>vårdcentral</w:t>
      </w:r>
    </w:p>
    <w:p w14:paraId="3DBE5584" w14:textId="4DAF7F3D" w:rsidR="00F26452" w:rsidRDefault="00F26452">
      <w:pPr>
        <w:pStyle w:val="Liststycke"/>
        <w:numPr>
          <w:ilvl w:val="1"/>
          <w:numId w:val="2"/>
        </w:numPr>
      </w:pPr>
      <w:r>
        <w:t xml:space="preserve">1a – Boka tid direkt på </w:t>
      </w:r>
      <w:r w:rsidR="002128D5">
        <w:t>vårdcentral</w:t>
      </w:r>
    </w:p>
    <w:p w14:paraId="49E37228" w14:textId="062C3019" w:rsidR="00F26452" w:rsidRDefault="00F26452">
      <w:pPr>
        <w:pStyle w:val="Liststycke"/>
        <w:numPr>
          <w:ilvl w:val="1"/>
          <w:numId w:val="2"/>
        </w:numPr>
      </w:pPr>
      <w:r>
        <w:t xml:space="preserve">1b – Boka tid direkt på virtuell </w:t>
      </w:r>
      <w:r w:rsidR="002128D5">
        <w:t>vårdcentral</w:t>
      </w:r>
    </w:p>
    <w:p w14:paraId="359F5421" w14:textId="77777777" w:rsidR="00F26452" w:rsidRDefault="00F26452">
      <w:pPr>
        <w:pStyle w:val="Liststycke"/>
        <w:numPr>
          <w:ilvl w:val="0"/>
          <w:numId w:val="2"/>
        </w:numPr>
      </w:pPr>
      <w:r>
        <w:t>Flöde 2 – Boka tid med ett kvalificerande försteg (triagering)</w:t>
      </w:r>
    </w:p>
    <w:p w14:paraId="3C6B4989" w14:textId="77777777" w:rsidR="00F26452" w:rsidRDefault="00F26452">
      <w:pPr>
        <w:pStyle w:val="Liststycke"/>
        <w:numPr>
          <w:ilvl w:val="0"/>
          <w:numId w:val="2"/>
        </w:numPr>
      </w:pPr>
      <w:r>
        <w:t>Flöde 3 – Boka tid via en digital kallelse</w:t>
      </w:r>
    </w:p>
    <w:p w14:paraId="7AF0D48C" w14:textId="77777777" w:rsidR="00F26452" w:rsidRDefault="00F26452">
      <w:pPr>
        <w:pStyle w:val="Liststycke"/>
        <w:numPr>
          <w:ilvl w:val="0"/>
          <w:numId w:val="2"/>
        </w:numPr>
      </w:pPr>
      <w:r>
        <w:t>Flöde 4 – Bekräfta en av verksamheten bokad tid</w:t>
      </w:r>
    </w:p>
    <w:p w14:paraId="0416FF84" w14:textId="77777777" w:rsidR="00F26452" w:rsidRDefault="00F26452">
      <w:pPr>
        <w:pStyle w:val="Liststycke"/>
        <w:numPr>
          <w:ilvl w:val="0"/>
          <w:numId w:val="2"/>
        </w:numPr>
      </w:pPr>
      <w:r>
        <w:t>Flöde 5 – Se bokade tider vid en vårdenhet</w:t>
      </w:r>
    </w:p>
    <w:p w14:paraId="015519CA" w14:textId="77777777" w:rsidR="00F26452" w:rsidRDefault="00F26452">
      <w:pPr>
        <w:pStyle w:val="Liststycke"/>
        <w:numPr>
          <w:ilvl w:val="0"/>
          <w:numId w:val="2"/>
        </w:numPr>
      </w:pPr>
      <w:r>
        <w:t>Flöde 6 – Se bokade tider - nationell kalender</w:t>
      </w:r>
    </w:p>
    <w:p w14:paraId="38CAFBA7" w14:textId="77777777" w:rsidR="00F26452" w:rsidRDefault="00F26452">
      <w:pPr>
        <w:pStyle w:val="Liststycke"/>
        <w:numPr>
          <w:ilvl w:val="0"/>
          <w:numId w:val="2"/>
        </w:numPr>
      </w:pPr>
      <w:r>
        <w:t>Flöde 7 – Hitta lediga tider baserat på vald vårdtjänst</w:t>
      </w:r>
    </w:p>
    <w:p w14:paraId="5E250205" w14:textId="77777777" w:rsidR="00F26452" w:rsidRDefault="00F26452">
      <w:pPr>
        <w:pStyle w:val="Liststycke"/>
        <w:numPr>
          <w:ilvl w:val="0"/>
          <w:numId w:val="2"/>
        </w:numPr>
      </w:pPr>
      <w:r>
        <w:t>Flöde 8 – Omboka tid</w:t>
      </w:r>
    </w:p>
    <w:p w14:paraId="4CCB62A4" w14:textId="75CF84DE" w:rsidR="00F26452" w:rsidRDefault="00F26452">
      <w:pPr>
        <w:pStyle w:val="Liststycke"/>
        <w:numPr>
          <w:ilvl w:val="0"/>
          <w:numId w:val="2"/>
        </w:numPr>
      </w:pPr>
      <w:r>
        <w:t>Flöde 9 – Avboka tid</w:t>
      </w:r>
    </w:p>
    <w:p w14:paraId="35292046" w14:textId="321CC5C8" w:rsidR="00F26452" w:rsidRDefault="00F26452" w:rsidP="00F26452"/>
    <w:p w14:paraId="14DC4EAB" w14:textId="674EE7BB" w:rsidR="00F26452" w:rsidRDefault="00F26452" w:rsidP="00F26452">
      <w:r w:rsidRPr="003727DE">
        <w:t xml:space="preserve">Följande tabell specificerar vilka kontrakt som är obligatoriska att realisera </w:t>
      </w:r>
      <w:r w:rsidR="00755E44">
        <w:t>i</w:t>
      </w:r>
      <w:r w:rsidRPr="003727DE">
        <w:t xml:space="preserve"> respektive flöde</w:t>
      </w:r>
      <w:r>
        <w:t>:</w:t>
      </w:r>
    </w:p>
    <w:p w14:paraId="31940BD7" w14:textId="05DC9231" w:rsidR="00F26452" w:rsidRPr="00525EA2" w:rsidRDefault="00F26452" w:rsidP="00F26452">
      <w:pPr>
        <w:rPr>
          <w:sz w:val="16"/>
          <w:szCs w:val="16"/>
        </w:rPr>
      </w:pPr>
      <w:r w:rsidRPr="00525EA2">
        <w:rPr>
          <w:sz w:val="16"/>
          <w:szCs w:val="16"/>
        </w:rPr>
        <w:t xml:space="preserve">X= Tjänstekontraktet används i flödet, (X) = Tjänstekontraktet är frivilligt i flödet, ((X)) = Tjänstekontraktet används indirekt i flödet, då flödet </w:t>
      </w:r>
      <w:r w:rsidR="00E679F3">
        <w:rPr>
          <w:sz w:val="16"/>
          <w:szCs w:val="16"/>
        </w:rPr>
        <w:t xml:space="preserve">kan </w:t>
      </w:r>
      <w:r w:rsidRPr="00525EA2">
        <w:rPr>
          <w:sz w:val="16"/>
          <w:szCs w:val="16"/>
        </w:rPr>
        <w:t>relatera till annat flöde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3" w:type="dxa"/>
          <w:right w:w="113" w:type="dxa"/>
        </w:tblCellMar>
        <w:tblLook w:val="04A0" w:firstRow="1" w:lastRow="0" w:firstColumn="1" w:lastColumn="0" w:noHBand="0" w:noVBand="1"/>
      </w:tblPr>
      <w:tblGrid>
        <w:gridCol w:w="2331"/>
        <w:gridCol w:w="509"/>
        <w:gridCol w:w="509"/>
        <w:gridCol w:w="509"/>
        <w:gridCol w:w="519"/>
        <w:gridCol w:w="669"/>
        <w:gridCol w:w="373"/>
        <w:gridCol w:w="669"/>
        <w:gridCol w:w="669"/>
        <w:gridCol w:w="669"/>
        <w:gridCol w:w="669"/>
      </w:tblGrid>
      <w:tr w:rsidR="00F34376" w:rsidRPr="000C2908" w14:paraId="5EDD60EC" w14:textId="77777777" w:rsidTr="00667351">
        <w:tc>
          <w:tcPr>
            <w:tcW w:w="2331" w:type="dxa"/>
            <w:shd w:val="clear" w:color="auto" w:fill="DDD9C3" w:themeFill="background2" w:themeFillShade="E6"/>
            <w:tcMar>
              <w:top w:w="0" w:type="dxa"/>
              <w:left w:w="108" w:type="dxa"/>
              <w:bottom w:w="0" w:type="dxa"/>
              <w:right w:w="108" w:type="dxa"/>
            </w:tcMar>
            <w:hideMark/>
          </w:tcPr>
          <w:p w14:paraId="1796FDEA" w14:textId="77777777" w:rsidR="00F34376" w:rsidRPr="000C2908" w:rsidRDefault="00F34376" w:rsidP="00667351">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509" w:type="dxa"/>
            <w:shd w:val="clear" w:color="auto" w:fill="DDD9C3" w:themeFill="background2" w:themeFillShade="E6"/>
            <w:tcMar>
              <w:top w:w="0" w:type="dxa"/>
              <w:left w:w="108" w:type="dxa"/>
              <w:bottom w:w="0" w:type="dxa"/>
              <w:right w:w="108" w:type="dxa"/>
            </w:tcMar>
            <w:hideMark/>
          </w:tcPr>
          <w:p w14:paraId="1697C670"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1a</w:t>
            </w:r>
          </w:p>
        </w:tc>
        <w:tc>
          <w:tcPr>
            <w:tcW w:w="509" w:type="dxa"/>
            <w:shd w:val="clear" w:color="auto" w:fill="DDD9C3" w:themeFill="background2" w:themeFillShade="E6"/>
            <w:tcMar>
              <w:top w:w="0" w:type="dxa"/>
              <w:left w:w="108" w:type="dxa"/>
              <w:bottom w:w="0" w:type="dxa"/>
              <w:right w:w="108" w:type="dxa"/>
            </w:tcMar>
            <w:hideMark/>
          </w:tcPr>
          <w:p w14:paraId="57A474A7"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1b</w:t>
            </w:r>
          </w:p>
        </w:tc>
        <w:tc>
          <w:tcPr>
            <w:tcW w:w="509" w:type="dxa"/>
            <w:shd w:val="clear" w:color="auto" w:fill="DDD9C3" w:themeFill="background2" w:themeFillShade="E6"/>
            <w:tcMar>
              <w:top w:w="0" w:type="dxa"/>
              <w:left w:w="108" w:type="dxa"/>
              <w:bottom w:w="0" w:type="dxa"/>
              <w:right w:w="108" w:type="dxa"/>
            </w:tcMar>
            <w:hideMark/>
          </w:tcPr>
          <w:p w14:paraId="5B1C0CD3"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2</w:t>
            </w:r>
          </w:p>
        </w:tc>
        <w:tc>
          <w:tcPr>
            <w:tcW w:w="519" w:type="dxa"/>
            <w:shd w:val="clear" w:color="auto" w:fill="DDD9C3" w:themeFill="background2" w:themeFillShade="E6"/>
          </w:tcPr>
          <w:p w14:paraId="5E24D28B"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3</w:t>
            </w:r>
          </w:p>
        </w:tc>
        <w:tc>
          <w:tcPr>
            <w:tcW w:w="669" w:type="dxa"/>
            <w:shd w:val="clear" w:color="auto" w:fill="DDD9C3" w:themeFill="background2" w:themeFillShade="E6"/>
          </w:tcPr>
          <w:p w14:paraId="45ADFACF"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4</w:t>
            </w:r>
          </w:p>
        </w:tc>
        <w:tc>
          <w:tcPr>
            <w:tcW w:w="373" w:type="dxa"/>
            <w:shd w:val="clear" w:color="auto" w:fill="DDD9C3" w:themeFill="background2" w:themeFillShade="E6"/>
          </w:tcPr>
          <w:p w14:paraId="3E7BA8A6"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5</w:t>
            </w:r>
          </w:p>
        </w:tc>
        <w:tc>
          <w:tcPr>
            <w:tcW w:w="669" w:type="dxa"/>
            <w:shd w:val="clear" w:color="auto" w:fill="DDD9C3" w:themeFill="background2" w:themeFillShade="E6"/>
          </w:tcPr>
          <w:p w14:paraId="2901ACCA" w14:textId="77777777" w:rsidR="00F34376" w:rsidRPr="000C2908"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6</w:t>
            </w:r>
          </w:p>
        </w:tc>
        <w:tc>
          <w:tcPr>
            <w:tcW w:w="669" w:type="dxa"/>
            <w:shd w:val="clear" w:color="auto" w:fill="DDD9C3" w:themeFill="background2" w:themeFillShade="E6"/>
          </w:tcPr>
          <w:p w14:paraId="404E9BF9" w14:textId="77777777" w:rsidR="00F34376"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7</w:t>
            </w:r>
          </w:p>
        </w:tc>
        <w:tc>
          <w:tcPr>
            <w:tcW w:w="669" w:type="dxa"/>
            <w:shd w:val="clear" w:color="auto" w:fill="DDD9C3" w:themeFill="background2" w:themeFillShade="E6"/>
          </w:tcPr>
          <w:p w14:paraId="176CA48A" w14:textId="77777777" w:rsidR="00F34376"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8</w:t>
            </w:r>
          </w:p>
        </w:tc>
        <w:tc>
          <w:tcPr>
            <w:tcW w:w="669" w:type="dxa"/>
            <w:shd w:val="clear" w:color="auto" w:fill="DDD9C3" w:themeFill="background2" w:themeFillShade="E6"/>
          </w:tcPr>
          <w:p w14:paraId="3DF0EDBE" w14:textId="77777777" w:rsidR="00F34376" w:rsidRDefault="00F34376" w:rsidP="00667351">
            <w:pPr>
              <w:spacing w:before="100" w:beforeAutospacing="1" w:after="100" w:afterAutospacing="1"/>
              <w:rPr>
                <w:rFonts w:eastAsia="Times New Roman" w:cs="Arial"/>
                <w:b/>
                <w:szCs w:val="20"/>
                <w:lang w:eastAsia="sv-SE"/>
              </w:rPr>
            </w:pPr>
            <w:r>
              <w:rPr>
                <w:rFonts w:eastAsia="Times New Roman" w:cs="Arial"/>
                <w:b/>
                <w:szCs w:val="20"/>
                <w:lang w:eastAsia="sv-SE"/>
              </w:rPr>
              <w:t>9</w:t>
            </w:r>
          </w:p>
        </w:tc>
      </w:tr>
      <w:tr w:rsidR="00F34376" w:rsidRPr="000C2908" w14:paraId="406FB049" w14:textId="77777777" w:rsidTr="00E679F3">
        <w:tc>
          <w:tcPr>
            <w:tcW w:w="2331" w:type="dxa"/>
            <w:shd w:val="clear" w:color="auto" w:fill="DDD9C3" w:themeFill="background2" w:themeFillShade="E6"/>
            <w:tcMar>
              <w:top w:w="0" w:type="dxa"/>
              <w:left w:w="108" w:type="dxa"/>
              <w:bottom w:w="0" w:type="dxa"/>
              <w:right w:w="108" w:type="dxa"/>
            </w:tcMar>
            <w:hideMark/>
          </w:tcPr>
          <w:p w14:paraId="6DDC21D6" w14:textId="77777777" w:rsidR="00F34376" w:rsidRPr="000C2908" w:rsidRDefault="00F34376" w:rsidP="00667351">
            <w:pPr>
              <w:spacing w:before="100" w:beforeAutospacing="1" w:after="100" w:afterAutospacing="1"/>
              <w:rPr>
                <w:rFonts w:eastAsia="Times New Roman" w:cs="Arial"/>
                <w:szCs w:val="20"/>
                <w:highlight w:val="yellow"/>
                <w:lang w:eastAsia="sv-SE"/>
              </w:rPr>
            </w:pPr>
            <w:proofErr w:type="spellStart"/>
            <w:r w:rsidRPr="009C00E0">
              <w:rPr>
                <w:rFonts w:eastAsia="Times New Roman" w:cs="Arial"/>
                <w:szCs w:val="20"/>
                <w:lang w:eastAsia="sv-SE"/>
              </w:rPr>
              <w:t>Cancel</w:t>
            </w:r>
            <w:r>
              <w:rPr>
                <w:rFonts w:eastAsia="Times New Roman" w:cs="Arial"/>
                <w:szCs w:val="20"/>
                <w:lang w:eastAsia="sv-SE"/>
              </w:rPr>
              <w:t>Appointment</w:t>
            </w:r>
            <w:proofErr w:type="spellEnd"/>
          </w:p>
        </w:tc>
        <w:tc>
          <w:tcPr>
            <w:tcW w:w="509" w:type="dxa"/>
            <w:shd w:val="clear" w:color="auto" w:fill="FFFFFF"/>
            <w:tcMar>
              <w:top w:w="0" w:type="dxa"/>
              <w:left w:w="108" w:type="dxa"/>
              <w:bottom w:w="0" w:type="dxa"/>
              <w:right w:w="108" w:type="dxa"/>
            </w:tcMar>
          </w:tcPr>
          <w:p w14:paraId="310B025C"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0E664164"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03E75520"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5CB95E27"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4E5DDA7B"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01937223"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108E46D7"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3D405A55"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7F2242E0"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606C93D1"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r w:rsidR="00F34376" w:rsidRPr="000C2908" w14:paraId="734E5BD2" w14:textId="77777777" w:rsidTr="00E679F3">
        <w:tc>
          <w:tcPr>
            <w:tcW w:w="2331" w:type="dxa"/>
            <w:shd w:val="clear" w:color="auto" w:fill="DDD9C3" w:themeFill="background2" w:themeFillShade="E6"/>
            <w:tcMar>
              <w:top w:w="0" w:type="dxa"/>
              <w:left w:w="108" w:type="dxa"/>
              <w:bottom w:w="0" w:type="dxa"/>
              <w:right w:w="108" w:type="dxa"/>
            </w:tcMar>
          </w:tcPr>
          <w:p w14:paraId="17CAC7EC"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ConfirmBooking</w:t>
            </w:r>
            <w:proofErr w:type="spellEnd"/>
          </w:p>
        </w:tc>
        <w:tc>
          <w:tcPr>
            <w:tcW w:w="509" w:type="dxa"/>
            <w:shd w:val="clear" w:color="auto" w:fill="FFFFFF"/>
            <w:tcMar>
              <w:top w:w="0" w:type="dxa"/>
              <w:left w:w="108" w:type="dxa"/>
              <w:bottom w:w="0" w:type="dxa"/>
              <w:right w:w="108" w:type="dxa"/>
            </w:tcMar>
          </w:tcPr>
          <w:p w14:paraId="596475AF"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7E03A951"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6D837418"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6709BDAB"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7BBE3A2F"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4BCB20F3"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4ABBD821"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35F3944"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7317FFBE"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7ABB0226" w14:textId="77777777" w:rsidR="00F34376" w:rsidRPr="009C00E0" w:rsidRDefault="00F34376" w:rsidP="00667351">
            <w:pPr>
              <w:spacing w:before="100" w:beforeAutospacing="1" w:after="100" w:afterAutospacing="1"/>
              <w:jc w:val="center"/>
              <w:rPr>
                <w:rFonts w:eastAsia="Times New Roman" w:cs="Arial"/>
                <w:szCs w:val="20"/>
                <w:lang w:eastAsia="sv-SE"/>
              </w:rPr>
            </w:pPr>
          </w:p>
        </w:tc>
      </w:tr>
      <w:tr w:rsidR="003A2AB9" w:rsidRPr="000C2908" w14:paraId="6966C5EC" w14:textId="77777777" w:rsidTr="00E679F3">
        <w:tc>
          <w:tcPr>
            <w:tcW w:w="2331" w:type="dxa"/>
            <w:shd w:val="clear" w:color="auto" w:fill="DDD9C3" w:themeFill="background2" w:themeFillShade="E6"/>
            <w:tcMar>
              <w:top w:w="0" w:type="dxa"/>
              <w:left w:w="108" w:type="dxa"/>
              <w:bottom w:w="0" w:type="dxa"/>
              <w:right w:w="108" w:type="dxa"/>
            </w:tcMar>
          </w:tcPr>
          <w:p w14:paraId="4E24D5BC" w14:textId="6E034E4A" w:rsidR="003A2AB9" w:rsidRDefault="003A2AB9"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GetHealthcareFacility</w:t>
            </w:r>
            <w:proofErr w:type="spellEnd"/>
          </w:p>
        </w:tc>
        <w:tc>
          <w:tcPr>
            <w:tcW w:w="509" w:type="dxa"/>
            <w:shd w:val="clear" w:color="auto" w:fill="FFFFFF"/>
            <w:tcMar>
              <w:top w:w="0" w:type="dxa"/>
              <w:left w:w="108" w:type="dxa"/>
              <w:bottom w:w="0" w:type="dxa"/>
              <w:right w:w="108" w:type="dxa"/>
            </w:tcMar>
          </w:tcPr>
          <w:p w14:paraId="76287286" w14:textId="0FDF5676" w:rsidR="003A2AB9" w:rsidRPr="009C00E0"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08BE67BC" w14:textId="06049DCD" w:rsidR="003A2AB9" w:rsidRPr="009C00E0"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0B9E3DE3" w14:textId="69EE767F" w:rsidR="003A2AB9" w:rsidRPr="009C00E0"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50B8F5D8" w14:textId="7C44E3DD" w:rsidR="003A2AB9" w:rsidRPr="009C00E0"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62BC4B24" w14:textId="7F2EE34E" w:rsidR="003A2AB9" w:rsidRDefault="003A2AB9" w:rsidP="00667351">
            <w:pPr>
              <w:spacing w:before="100" w:beforeAutospacing="1" w:after="100" w:afterAutospacing="1"/>
              <w:jc w:val="center"/>
              <w:rPr>
                <w:rFonts w:eastAsia="Times New Roman" w:cs="Arial"/>
                <w:szCs w:val="20"/>
                <w:lang w:eastAsia="sv-SE"/>
              </w:rPr>
            </w:pPr>
          </w:p>
        </w:tc>
        <w:tc>
          <w:tcPr>
            <w:tcW w:w="373" w:type="dxa"/>
            <w:shd w:val="clear" w:color="auto" w:fill="FFFFFF"/>
          </w:tcPr>
          <w:p w14:paraId="6C9B7E97" w14:textId="77777777" w:rsidR="003A2AB9" w:rsidRPr="009C00E0" w:rsidRDefault="003A2AB9"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45450E2" w14:textId="77777777" w:rsidR="003A2AB9" w:rsidRDefault="003A2AB9"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1AFA27A" w14:textId="77777777" w:rsidR="003A2AB9" w:rsidRDefault="003A2AB9"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9F8FAE2" w14:textId="44D331BB" w:rsidR="003A2AB9"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3FBDA4C4" w14:textId="7527994A" w:rsidR="003A2AB9" w:rsidRDefault="003A2AB9"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r w:rsidR="00F34376" w:rsidRPr="000C2908" w14:paraId="3C1B3B1B" w14:textId="77777777" w:rsidTr="00E679F3">
        <w:tc>
          <w:tcPr>
            <w:tcW w:w="2331" w:type="dxa"/>
            <w:shd w:val="clear" w:color="auto" w:fill="DDD9C3" w:themeFill="background2" w:themeFillShade="E6"/>
            <w:tcMar>
              <w:top w:w="0" w:type="dxa"/>
              <w:left w:w="108" w:type="dxa"/>
              <w:bottom w:w="0" w:type="dxa"/>
              <w:right w:w="108" w:type="dxa"/>
            </w:tcMar>
            <w:hideMark/>
          </w:tcPr>
          <w:p w14:paraId="41C8816C" w14:textId="77777777" w:rsidR="00F34376" w:rsidRPr="000C2908" w:rsidRDefault="00F34376" w:rsidP="00667351">
            <w:pPr>
              <w:spacing w:before="100" w:beforeAutospacing="1" w:after="100" w:afterAutospacing="1"/>
              <w:rPr>
                <w:rFonts w:eastAsia="Times New Roman" w:cs="Arial"/>
                <w:szCs w:val="20"/>
                <w:highlight w:val="yellow"/>
                <w:lang w:eastAsia="sv-SE"/>
              </w:rPr>
            </w:pPr>
            <w:proofErr w:type="spellStart"/>
            <w:r>
              <w:rPr>
                <w:rFonts w:eastAsia="Times New Roman" w:cs="Arial"/>
                <w:szCs w:val="20"/>
                <w:lang w:eastAsia="sv-SE"/>
              </w:rPr>
              <w:t>GetHealthcareFacilities</w:t>
            </w:r>
            <w:proofErr w:type="spellEnd"/>
          </w:p>
        </w:tc>
        <w:tc>
          <w:tcPr>
            <w:tcW w:w="509" w:type="dxa"/>
            <w:shd w:val="clear" w:color="auto" w:fill="FFFFFF"/>
            <w:tcMar>
              <w:top w:w="0" w:type="dxa"/>
              <w:left w:w="108" w:type="dxa"/>
              <w:bottom w:w="0" w:type="dxa"/>
              <w:right w:w="108" w:type="dxa"/>
            </w:tcMar>
          </w:tcPr>
          <w:p w14:paraId="4419D67D"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2E46537A"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5AFD2F88"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3E1567CC"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63BCC75"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4F1F8C0E"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084CCFFA"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05D369F6" w14:textId="77777777" w:rsidR="00F34376"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8D9D111" w14:textId="6250A6A3" w:rsidR="00F34376" w:rsidRDefault="00087FEE"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w:t>
            </w:r>
            <w:r w:rsidR="00F34376">
              <w:rPr>
                <w:rFonts w:eastAsia="Times New Roman" w:cs="Arial"/>
                <w:szCs w:val="20"/>
                <w:lang w:eastAsia="sv-SE"/>
              </w:rPr>
              <w:t>X</w:t>
            </w:r>
            <w:r>
              <w:rPr>
                <w:rFonts w:eastAsia="Times New Roman" w:cs="Arial"/>
                <w:szCs w:val="20"/>
                <w:lang w:eastAsia="sv-SE"/>
              </w:rPr>
              <w:t>)</w:t>
            </w:r>
          </w:p>
        </w:tc>
        <w:tc>
          <w:tcPr>
            <w:tcW w:w="669" w:type="dxa"/>
            <w:shd w:val="clear" w:color="auto" w:fill="FFFFFF"/>
          </w:tcPr>
          <w:p w14:paraId="3736605A" w14:textId="77777777" w:rsidR="00F34376" w:rsidRDefault="00F34376" w:rsidP="00667351">
            <w:pPr>
              <w:spacing w:before="100" w:beforeAutospacing="1" w:after="100" w:afterAutospacing="1"/>
              <w:jc w:val="center"/>
              <w:rPr>
                <w:rFonts w:eastAsia="Times New Roman" w:cs="Arial"/>
                <w:szCs w:val="20"/>
                <w:lang w:eastAsia="sv-SE"/>
              </w:rPr>
            </w:pPr>
          </w:p>
        </w:tc>
      </w:tr>
      <w:tr w:rsidR="00F34376" w:rsidRPr="000C2908" w14:paraId="298B059D" w14:textId="77777777" w:rsidTr="00E679F3">
        <w:tc>
          <w:tcPr>
            <w:tcW w:w="2331" w:type="dxa"/>
            <w:shd w:val="clear" w:color="auto" w:fill="DDD9C3" w:themeFill="background2" w:themeFillShade="E6"/>
            <w:tcMar>
              <w:top w:w="0" w:type="dxa"/>
              <w:left w:w="108" w:type="dxa"/>
              <w:bottom w:w="0" w:type="dxa"/>
              <w:right w:w="108" w:type="dxa"/>
            </w:tcMar>
          </w:tcPr>
          <w:p w14:paraId="7BB74F8D"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GetPractitioners</w:t>
            </w:r>
            <w:proofErr w:type="spellEnd"/>
          </w:p>
        </w:tc>
        <w:tc>
          <w:tcPr>
            <w:tcW w:w="509" w:type="dxa"/>
            <w:shd w:val="clear" w:color="auto" w:fill="FFFFFF"/>
            <w:tcMar>
              <w:top w:w="0" w:type="dxa"/>
              <w:left w:w="108" w:type="dxa"/>
              <w:bottom w:w="0" w:type="dxa"/>
              <w:right w:w="108" w:type="dxa"/>
            </w:tcMar>
          </w:tcPr>
          <w:p w14:paraId="4273BEC5"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6D6A70CB"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277604CC"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75A2D30F"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0287D533"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373" w:type="dxa"/>
            <w:shd w:val="clear" w:color="auto" w:fill="FFFFFF"/>
          </w:tcPr>
          <w:p w14:paraId="300AA4A0"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35A5037"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AC42066"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15B0E795" w14:textId="200EEB54" w:rsidR="00F34376" w:rsidRPr="009C00E0" w:rsidRDefault="00E25357"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w:t>
            </w:r>
            <w:r w:rsidR="00F34376">
              <w:rPr>
                <w:rFonts w:eastAsia="Times New Roman" w:cs="Arial"/>
                <w:szCs w:val="20"/>
                <w:lang w:eastAsia="sv-SE"/>
              </w:rPr>
              <w:t>X</w:t>
            </w:r>
            <w:r>
              <w:rPr>
                <w:rFonts w:eastAsia="Times New Roman" w:cs="Arial"/>
                <w:szCs w:val="20"/>
                <w:lang w:eastAsia="sv-SE"/>
              </w:rPr>
              <w:t>)</w:t>
            </w:r>
          </w:p>
        </w:tc>
        <w:tc>
          <w:tcPr>
            <w:tcW w:w="669" w:type="dxa"/>
            <w:shd w:val="clear" w:color="auto" w:fill="FFFFFF"/>
          </w:tcPr>
          <w:p w14:paraId="3EB10EA1" w14:textId="77777777" w:rsidR="00F34376" w:rsidRPr="009C00E0" w:rsidRDefault="00F34376" w:rsidP="00667351">
            <w:pPr>
              <w:spacing w:before="100" w:beforeAutospacing="1" w:after="100" w:afterAutospacing="1"/>
              <w:jc w:val="center"/>
              <w:rPr>
                <w:rFonts w:eastAsia="Times New Roman" w:cs="Arial"/>
                <w:szCs w:val="20"/>
                <w:lang w:eastAsia="sv-SE"/>
              </w:rPr>
            </w:pPr>
          </w:p>
        </w:tc>
      </w:tr>
      <w:tr w:rsidR="00F34376" w:rsidRPr="000C2908" w14:paraId="4C5BE354" w14:textId="77777777" w:rsidTr="00E679F3">
        <w:tc>
          <w:tcPr>
            <w:tcW w:w="2331" w:type="dxa"/>
            <w:shd w:val="clear" w:color="auto" w:fill="DDD9C3" w:themeFill="background2" w:themeFillShade="E6"/>
            <w:tcMar>
              <w:top w:w="0" w:type="dxa"/>
              <w:left w:w="108" w:type="dxa"/>
              <w:bottom w:w="0" w:type="dxa"/>
              <w:right w:w="108" w:type="dxa"/>
            </w:tcMar>
          </w:tcPr>
          <w:p w14:paraId="55632AAE" w14:textId="29311FD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GetTimeTypes</w:t>
            </w:r>
            <w:proofErr w:type="spellEnd"/>
          </w:p>
        </w:tc>
        <w:tc>
          <w:tcPr>
            <w:tcW w:w="509" w:type="dxa"/>
            <w:shd w:val="clear" w:color="auto" w:fill="FFFFFF"/>
            <w:tcMar>
              <w:top w:w="0" w:type="dxa"/>
              <w:left w:w="108" w:type="dxa"/>
              <w:bottom w:w="0" w:type="dxa"/>
              <w:right w:w="108" w:type="dxa"/>
            </w:tcMar>
          </w:tcPr>
          <w:p w14:paraId="58693C76"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5841603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5F162182"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6F106326"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62B88A5C"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373" w:type="dxa"/>
            <w:shd w:val="clear" w:color="auto" w:fill="FFFFFF"/>
          </w:tcPr>
          <w:p w14:paraId="5CA0D871"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19C4BE8"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0418C97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21AAADDD"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BDCB015" w14:textId="77777777" w:rsidR="00F34376" w:rsidRPr="009C00E0" w:rsidRDefault="00F34376" w:rsidP="00667351">
            <w:pPr>
              <w:spacing w:before="100" w:beforeAutospacing="1" w:after="100" w:afterAutospacing="1"/>
              <w:jc w:val="center"/>
              <w:rPr>
                <w:rFonts w:eastAsia="Times New Roman" w:cs="Arial"/>
                <w:szCs w:val="20"/>
                <w:lang w:eastAsia="sv-SE"/>
              </w:rPr>
            </w:pPr>
          </w:p>
        </w:tc>
      </w:tr>
      <w:tr w:rsidR="00F34376" w:rsidRPr="000C2908" w14:paraId="1195AE39" w14:textId="77777777" w:rsidTr="00E679F3">
        <w:tc>
          <w:tcPr>
            <w:tcW w:w="2331" w:type="dxa"/>
            <w:shd w:val="clear" w:color="auto" w:fill="DDD9C3" w:themeFill="background2" w:themeFillShade="E6"/>
            <w:tcMar>
              <w:top w:w="0" w:type="dxa"/>
              <w:left w:w="108" w:type="dxa"/>
              <w:bottom w:w="0" w:type="dxa"/>
              <w:right w:w="108" w:type="dxa"/>
            </w:tcMar>
          </w:tcPr>
          <w:p w14:paraId="7C2CF537"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sidRPr="009C00E0">
              <w:rPr>
                <w:rFonts w:eastAsia="Times New Roman" w:cs="Arial"/>
                <w:szCs w:val="20"/>
                <w:lang w:eastAsia="sv-SE"/>
              </w:rPr>
              <w:t>GetAvailableDates</w:t>
            </w:r>
            <w:proofErr w:type="spellEnd"/>
          </w:p>
        </w:tc>
        <w:tc>
          <w:tcPr>
            <w:tcW w:w="509" w:type="dxa"/>
            <w:shd w:val="clear" w:color="auto" w:fill="FFFFFF"/>
            <w:tcMar>
              <w:top w:w="0" w:type="dxa"/>
              <w:left w:w="108" w:type="dxa"/>
              <w:bottom w:w="0" w:type="dxa"/>
              <w:right w:w="108" w:type="dxa"/>
            </w:tcMar>
          </w:tcPr>
          <w:p w14:paraId="63C827C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10ABE82D"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2DF6ADC3"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6B74DA25"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7CE1A224"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77164413"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C3E76A1"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7359BD5A"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33BC8257"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61E10BFC" w14:textId="77777777" w:rsidR="00F34376" w:rsidRDefault="00F34376" w:rsidP="00667351">
            <w:pPr>
              <w:spacing w:before="100" w:beforeAutospacing="1" w:after="100" w:afterAutospacing="1"/>
              <w:jc w:val="center"/>
              <w:rPr>
                <w:rFonts w:eastAsia="Times New Roman" w:cs="Arial"/>
                <w:szCs w:val="20"/>
                <w:lang w:eastAsia="sv-SE"/>
              </w:rPr>
            </w:pPr>
          </w:p>
        </w:tc>
      </w:tr>
      <w:tr w:rsidR="00F34376" w:rsidRPr="000C2908" w14:paraId="4B38B5AF" w14:textId="77777777" w:rsidTr="00E679F3">
        <w:tc>
          <w:tcPr>
            <w:tcW w:w="2331" w:type="dxa"/>
            <w:shd w:val="clear" w:color="auto" w:fill="DDD9C3" w:themeFill="background2" w:themeFillShade="E6"/>
            <w:tcMar>
              <w:top w:w="0" w:type="dxa"/>
              <w:left w:w="108" w:type="dxa"/>
              <w:bottom w:w="0" w:type="dxa"/>
              <w:right w:w="108" w:type="dxa"/>
            </w:tcMar>
          </w:tcPr>
          <w:p w14:paraId="364974DC"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sidRPr="009C00E0">
              <w:rPr>
                <w:rFonts w:eastAsia="Times New Roman" w:cs="Arial"/>
                <w:szCs w:val="20"/>
                <w:lang w:eastAsia="sv-SE"/>
              </w:rPr>
              <w:t>GetAvailableTimeslots</w:t>
            </w:r>
            <w:proofErr w:type="spellEnd"/>
          </w:p>
        </w:tc>
        <w:tc>
          <w:tcPr>
            <w:tcW w:w="509" w:type="dxa"/>
            <w:shd w:val="clear" w:color="auto" w:fill="FFFFFF"/>
            <w:tcMar>
              <w:top w:w="0" w:type="dxa"/>
              <w:left w:w="108" w:type="dxa"/>
              <w:bottom w:w="0" w:type="dxa"/>
              <w:right w:w="108" w:type="dxa"/>
            </w:tcMar>
          </w:tcPr>
          <w:p w14:paraId="3B14DF95"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2AD231CB"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5CCD0A57"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4112A464"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033962A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4B8B523A"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3ADE4A92"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7CDFA92A"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0E33ACC2"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6F7734FD" w14:textId="77777777" w:rsidR="00F34376" w:rsidRDefault="00F34376" w:rsidP="00667351">
            <w:pPr>
              <w:spacing w:before="100" w:beforeAutospacing="1" w:after="100" w:afterAutospacing="1"/>
              <w:jc w:val="center"/>
              <w:rPr>
                <w:rFonts w:eastAsia="Times New Roman" w:cs="Arial"/>
                <w:szCs w:val="20"/>
                <w:lang w:eastAsia="sv-SE"/>
              </w:rPr>
            </w:pPr>
          </w:p>
        </w:tc>
      </w:tr>
      <w:tr w:rsidR="00F34376" w:rsidRPr="000C2908" w14:paraId="4C5AFEF7" w14:textId="77777777" w:rsidTr="00E679F3">
        <w:tc>
          <w:tcPr>
            <w:tcW w:w="2331" w:type="dxa"/>
            <w:shd w:val="clear" w:color="auto" w:fill="DDD9C3" w:themeFill="background2" w:themeFillShade="E6"/>
            <w:tcMar>
              <w:top w:w="0" w:type="dxa"/>
              <w:left w:w="108" w:type="dxa"/>
              <w:bottom w:w="0" w:type="dxa"/>
              <w:right w:w="108" w:type="dxa"/>
            </w:tcMar>
          </w:tcPr>
          <w:p w14:paraId="599EEA71"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GetAppointment</w:t>
            </w:r>
            <w:proofErr w:type="spellEnd"/>
          </w:p>
        </w:tc>
        <w:tc>
          <w:tcPr>
            <w:tcW w:w="509" w:type="dxa"/>
            <w:shd w:val="clear" w:color="auto" w:fill="FFFFFF"/>
            <w:tcMar>
              <w:top w:w="0" w:type="dxa"/>
              <w:left w:w="108" w:type="dxa"/>
              <w:bottom w:w="0" w:type="dxa"/>
              <w:right w:w="108" w:type="dxa"/>
            </w:tcMar>
          </w:tcPr>
          <w:p w14:paraId="4094D228"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284F31F5"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013C4D4A"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016DB5BA"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68E149A1"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25D29F82"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1C3E0CA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13792982" w14:textId="77777777" w:rsidR="00F34376"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12E45D1D"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5DD4EB7D"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r w:rsidR="00F34376" w:rsidRPr="000C2908" w14:paraId="6FFC1836" w14:textId="77777777" w:rsidTr="00E679F3">
        <w:tc>
          <w:tcPr>
            <w:tcW w:w="2331" w:type="dxa"/>
            <w:shd w:val="clear" w:color="auto" w:fill="DDD9C3" w:themeFill="background2" w:themeFillShade="E6"/>
            <w:tcMar>
              <w:top w:w="0" w:type="dxa"/>
              <w:left w:w="108" w:type="dxa"/>
              <w:bottom w:w="0" w:type="dxa"/>
              <w:right w:w="108" w:type="dxa"/>
            </w:tcMar>
          </w:tcPr>
          <w:p w14:paraId="59F41A6D"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GetAppointments</w:t>
            </w:r>
            <w:proofErr w:type="spellEnd"/>
          </w:p>
        </w:tc>
        <w:tc>
          <w:tcPr>
            <w:tcW w:w="509" w:type="dxa"/>
            <w:shd w:val="clear" w:color="auto" w:fill="FFFFFF"/>
            <w:tcMar>
              <w:top w:w="0" w:type="dxa"/>
              <w:left w:w="108" w:type="dxa"/>
              <w:bottom w:w="0" w:type="dxa"/>
              <w:right w:w="108" w:type="dxa"/>
            </w:tcMar>
          </w:tcPr>
          <w:p w14:paraId="04A6B97E" w14:textId="6DAD45B1" w:rsidR="00F34376" w:rsidRPr="009C00E0" w:rsidRDefault="00B35FF4" w:rsidP="00B35FF4">
            <w:pPr>
              <w:spacing w:before="100" w:beforeAutospacing="1" w:after="100" w:afterAutospacing="1"/>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0B26CDD9" w14:textId="122BAF10" w:rsidR="00F34376" w:rsidRPr="009C00E0" w:rsidRDefault="002A0EE8"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6AB3C4B6"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0D8E73E1"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D003896"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373" w:type="dxa"/>
            <w:shd w:val="clear" w:color="auto" w:fill="FFFFFF"/>
          </w:tcPr>
          <w:p w14:paraId="7C878EA8"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7778BDC3"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6E14D00F"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2A50C0B3"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76FD56E9"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r w:rsidR="00F34376" w:rsidRPr="000C2908" w14:paraId="0A8743F0" w14:textId="77777777" w:rsidTr="00E679F3">
        <w:tc>
          <w:tcPr>
            <w:tcW w:w="2331" w:type="dxa"/>
            <w:shd w:val="clear" w:color="auto" w:fill="DDD9C3" w:themeFill="background2" w:themeFillShade="E6"/>
            <w:tcMar>
              <w:top w:w="0" w:type="dxa"/>
              <w:left w:w="108" w:type="dxa"/>
              <w:bottom w:w="0" w:type="dxa"/>
              <w:right w:w="108" w:type="dxa"/>
            </w:tcMar>
          </w:tcPr>
          <w:p w14:paraId="3539BB4A"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MakeAppointment</w:t>
            </w:r>
            <w:proofErr w:type="spellEnd"/>
          </w:p>
        </w:tc>
        <w:tc>
          <w:tcPr>
            <w:tcW w:w="509" w:type="dxa"/>
            <w:shd w:val="clear" w:color="auto" w:fill="FFFFFF"/>
            <w:tcMar>
              <w:top w:w="0" w:type="dxa"/>
              <w:left w:w="108" w:type="dxa"/>
              <w:bottom w:w="0" w:type="dxa"/>
              <w:right w:w="108" w:type="dxa"/>
            </w:tcMar>
          </w:tcPr>
          <w:p w14:paraId="02D2E07A"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6EFA4C95"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09" w:type="dxa"/>
            <w:shd w:val="clear" w:color="auto" w:fill="FFFFFF"/>
            <w:tcMar>
              <w:top w:w="0" w:type="dxa"/>
              <w:left w:w="108" w:type="dxa"/>
              <w:bottom w:w="0" w:type="dxa"/>
              <w:right w:w="108" w:type="dxa"/>
            </w:tcMar>
          </w:tcPr>
          <w:p w14:paraId="1358ED0A"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519" w:type="dxa"/>
            <w:shd w:val="clear" w:color="auto" w:fill="FFFFFF"/>
          </w:tcPr>
          <w:p w14:paraId="558A5B3E"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37DB45B9"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373" w:type="dxa"/>
            <w:shd w:val="clear" w:color="auto" w:fill="FFFFFF"/>
          </w:tcPr>
          <w:p w14:paraId="720E88C5"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32A1E11B"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0745A63F" w14:textId="77777777" w:rsidR="00F34376"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39A3A9F6" w14:textId="77777777" w:rsidR="00F34376"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6BC2293" w14:textId="77777777" w:rsidR="00F34376" w:rsidRDefault="00F34376" w:rsidP="00667351">
            <w:pPr>
              <w:spacing w:before="100" w:beforeAutospacing="1" w:after="100" w:afterAutospacing="1"/>
              <w:jc w:val="center"/>
              <w:rPr>
                <w:rFonts w:eastAsia="Times New Roman" w:cs="Arial"/>
                <w:szCs w:val="20"/>
                <w:lang w:eastAsia="sv-SE"/>
              </w:rPr>
            </w:pPr>
          </w:p>
        </w:tc>
      </w:tr>
      <w:tr w:rsidR="00F34376" w:rsidRPr="000C2908" w14:paraId="3273D9EE" w14:textId="77777777" w:rsidTr="00E679F3">
        <w:tc>
          <w:tcPr>
            <w:tcW w:w="2331" w:type="dxa"/>
            <w:shd w:val="clear" w:color="auto" w:fill="DDD9C3" w:themeFill="background2" w:themeFillShade="E6"/>
            <w:tcMar>
              <w:top w:w="0" w:type="dxa"/>
              <w:left w:w="108" w:type="dxa"/>
              <w:bottom w:w="0" w:type="dxa"/>
              <w:right w:w="108" w:type="dxa"/>
            </w:tcMar>
          </w:tcPr>
          <w:p w14:paraId="0245FC33" w14:textId="77777777" w:rsidR="00F34376" w:rsidRPr="009C00E0" w:rsidRDefault="00F34376" w:rsidP="00667351">
            <w:pPr>
              <w:spacing w:before="100" w:beforeAutospacing="1" w:after="100" w:afterAutospacing="1"/>
              <w:rPr>
                <w:rFonts w:eastAsia="Times New Roman" w:cs="Arial"/>
                <w:szCs w:val="20"/>
                <w:lang w:eastAsia="sv-SE"/>
              </w:rPr>
            </w:pPr>
            <w:proofErr w:type="spellStart"/>
            <w:r>
              <w:rPr>
                <w:rFonts w:eastAsia="Times New Roman" w:cs="Arial"/>
                <w:szCs w:val="20"/>
                <w:lang w:eastAsia="sv-SE"/>
              </w:rPr>
              <w:t>UpdateAppointment</w:t>
            </w:r>
            <w:proofErr w:type="spellEnd"/>
          </w:p>
        </w:tc>
        <w:tc>
          <w:tcPr>
            <w:tcW w:w="509" w:type="dxa"/>
            <w:shd w:val="clear" w:color="auto" w:fill="FFFFFF"/>
            <w:tcMar>
              <w:top w:w="0" w:type="dxa"/>
              <w:left w:w="108" w:type="dxa"/>
              <w:bottom w:w="0" w:type="dxa"/>
              <w:right w:w="108" w:type="dxa"/>
            </w:tcMar>
          </w:tcPr>
          <w:p w14:paraId="51E8D1DF"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6BC82B55"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09" w:type="dxa"/>
            <w:shd w:val="clear" w:color="auto" w:fill="FFFFFF"/>
            <w:tcMar>
              <w:top w:w="0" w:type="dxa"/>
              <w:left w:w="108" w:type="dxa"/>
              <w:bottom w:w="0" w:type="dxa"/>
              <w:right w:w="108" w:type="dxa"/>
            </w:tcMar>
          </w:tcPr>
          <w:p w14:paraId="79334C1E"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519" w:type="dxa"/>
            <w:shd w:val="clear" w:color="auto" w:fill="FFFFFF"/>
          </w:tcPr>
          <w:p w14:paraId="3FFC1EFF"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463DFF78"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373" w:type="dxa"/>
            <w:shd w:val="clear" w:color="auto" w:fill="FFFFFF"/>
          </w:tcPr>
          <w:p w14:paraId="537E6879"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337AC78B"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0845F452" w14:textId="77777777" w:rsidR="00F34376" w:rsidRPr="009C00E0" w:rsidRDefault="00F34376" w:rsidP="00667351">
            <w:pPr>
              <w:spacing w:before="100" w:beforeAutospacing="1" w:after="100" w:afterAutospacing="1"/>
              <w:jc w:val="center"/>
              <w:rPr>
                <w:rFonts w:eastAsia="Times New Roman" w:cs="Arial"/>
                <w:szCs w:val="20"/>
                <w:lang w:eastAsia="sv-SE"/>
              </w:rPr>
            </w:pPr>
          </w:p>
        </w:tc>
        <w:tc>
          <w:tcPr>
            <w:tcW w:w="669" w:type="dxa"/>
            <w:shd w:val="clear" w:color="auto" w:fill="FFFFFF"/>
          </w:tcPr>
          <w:p w14:paraId="569618B9" w14:textId="77777777" w:rsidR="00F34376" w:rsidRPr="009C00E0" w:rsidRDefault="00F34376" w:rsidP="0066735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c>
          <w:tcPr>
            <w:tcW w:w="669" w:type="dxa"/>
            <w:shd w:val="clear" w:color="auto" w:fill="FFFFFF"/>
          </w:tcPr>
          <w:p w14:paraId="573F4CD8" w14:textId="77777777" w:rsidR="00F34376" w:rsidRPr="009C00E0" w:rsidRDefault="00F34376" w:rsidP="00667351">
            <w:pPr>
              <w:spacing w:before="100" w:beforeAutospacing="1" w:after="100" w:afterAutospacing="1"/>
              <w:jc w:val="center"/>
              <w:rPr>
                <w:rFonts w:eastAsia="Times New Roman" w:cs="Arial"/>
                <w:szCs w:val="20"/>
                <w:lang w:eastAsia="sv-SE"/>
              </w:rPr>
            </w:pPr>
          </w:p>
        </w:tc>
      </w:tr>
    </w:tbl>
    <w:p w14:paraId="0EEC55F6" w14:textId="77777777" w:rsidR="00F26452" w:rsidRDefault="00F26452" w:rsidP="00B1373E">
      <w:pPr>
        <w:rPr>
          <w:lang w:eastAsia="sv-SE"/>
        </w:rPr>
      </w:pPr>
    </w:p>
    <w:p w14:paraId="57678124" w14:textId="77777777" w:rsidR="00904051" w:rsidRPr="008E0D4E" w:rsidRDefault="00904051" w:rsidP="00506201"/>
    <w:p w14:paraId="2E0CAC9D" w14:textId="2A236E5F" w:rsidR="00A04533" w:rsidRDefault="00A04533" w:rsidP="00A04533">
      <w:pPr>
        <w:pStyle w:val="Rubrik3"/>
      </w:pPr>
      <w:bookmarkStart w:id="37" w:name="_Toc104746032"/>
      <w:bookmarkStart w:id="38" w:name="_Toc149769254"/>
      <w:r>
        <w:t>Flöde 1</w:t>
      </w:r>
      <w:r w:rsidR="00920884">
        <w:t>a</w:t>
      </w:r>
      <w:r>
        <w:t xml:space="preserve"> – </w:t>
      </w:r>
      <w:bookmarkEnd w:id="37"/>
      <w:r w:rsidRPr="00B33E28">
        <w:t>Boka</w:t>
      </w:r>
      <w:r w:rsidRPr="00D718FB">
        <w:t xml:space="preserve"> tid</w:t>
      </w:r>
      <w:r w:rsidR="00920884">
        <w:t xml:space="preserve"> direkt på </w:t>
      </w:r>
      <w:r w:rsidR="002128D5">
        <w:t>vårdcentral</w:t>
      </w:r>
      <w:bookmarkEnd w:id="38"/>
    </w:p>
    <w:p w14:paraId="3746DDC6" w14:textId="37FA7441" w:rsidR="00A04533" w:rsidRDefault="00506201" w:rsidP="00A04533">
      <w:pPr>
        <w:rPr>
          <w:lang w:eastAsia="sv-SE"/>
        </w:rPr>
      </w:pPr>
      <w:r>
        <w:rPr>
          <w:lang w:eastAsia="sv-SE"/>
        </w:rPr>
        <w:t xml:space="preserve">Flödet beskriver hur invånare bokar tid på en utvald </w:t>
      </w:r>
      <w:r w:rsidR="002128D5">
        <w:rPr>
          <w:lang w:eastAsia="sv-SE"/>
        </w:rPr>
        <w:t>vårdcentral</w:t>
      </w:r>
      <w:r>
        <w:rPr>
          <w:lang w:eastAsia="sv-SE"/>
        </w:rPr>
        <w:t xml:space="preserve">. </w:t>
      </w:r>
      <w:r w:rsidR="00460033">
        <w:rPr>
          <w:lang w:eastAsia="sv-SE"/>
        </w:rPr>
        <w:t xml:space="preserve">Flödet utgår från att invånaren i förväg vet vilken </w:t>
      </w:r>
      <w:r w:rsidR="002128D5">
        <w:rPr>
          <w:lang w:eastAsia="sv-SE"/>
        </w:rPr>
        <w:t>vårdcentral</w:t>
      </w:r>
      <w:r w:rsidR="00460033">
        <w:rPr>
          <w:lang w:eastAsia="sv-SE"/>
        </w:rPr>
        <w:t xml:space="preserve"> som invånaren vill boka tid på.</w:t>
      </w:r>
      <w:r w:rsidR="00920884">
        <w:rPr>
          <w:lang w:eastAsia="sv-SE"/>
        </w:rPr>
        <w:t xml:space="preserve"> </w:t>
      </w:r>
    </w:p>
    <w:p w14:paraId="34B6CD7F" w14:textId="77777777" w:rsidR="00A04533" w:rsidRPr="00B623D5" w:rsidRDefault="00A04533" w:rsidP="00A04533">
      <w:pPr>
        <w:pStyle w:val="Brdtext"/>
        <w:rPr>
          <w:lang w:eastAsia="sv-SE"/>
        </w:rPr>
      </w:pPr>
    </w:p>
    <w:tbl>
      <w:tblPr>
        <w:tblStyle w:val="Listtabell3dekorfrg5"/>
        <w:tblW w:w="0" w:type="auto"/>
        <w:tblLook w:val="04A0" w:firstRow="1" w:lastRow="0" w:firstColumn="1" w:lastColumn="0" w:noHBand="0" w:noVBand="1"/>
      </w:tblPr>
      <w:tblGrid>
        <w:gridCol w:w="8494"/>
      </w:tblGrid>
      <w:tr w:rsidR="00A04533" w14:paraId="7B524E68" w14:textId="77777777" w:rsidTr="004C33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63F64F6F" w14:textId="77777777" w:rsidR="00A04533" w:rsidRPr="00460033" w:rsidRDefault="00A04533" w:rsidP="00667351">
            <w:pPr>
              <w:rPr>
                <w:rFonts w:ascii="Arial" w:hAnsi="Arial" w:cs="Arial"/>
                <w:lang w:eastAsia="sv-SE"/>
              </w:rPr>
            </w:pPr>
            <w:r w:rsidRPr="00460033">
              <w:rPr>
                <w:rFonts w:ascii="Arial" w:hAnsi="Arial" w:cs="Arial"/>
                <w:lang w:eastAsia="sv-SE"/>
              </w:rPr>
              <w:t>Förutsättningar</w:t>
            </w:r>
          </w:p>
        </w:tc>
      </w:tr>
      <w:tr w:rsidR="00A04533" w14:paraId="0D8582D2" w14:textId="77777777" w:rsidTr="004C3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F96DA01" w14:textId="6512E6CC" w:rsidR="00A04533"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E248D1">
              <w:rPr>
                <w:rFonts w:ascii="Arial" w:hAnsi="Arial"/>
                <w:b w:val="0"/>
                <w:bCs w:val="0"/>
                <w:lang w:eastAsia="sv-SE"/>
              </w:rPr>
              <w:t xml:space="preserve">en erbjuder invånare </w:t>
            </w:r>
            <w:r w:rsidR="00C907B6">
              <w:rPr>
                <w:rFonts w:ascii="Arial" w:hAnsi="Arial"/>
                <w:b w:val="0"/>
                <w:bCs w:val="0"/>
                <w:lang w:eastAsia="sv-SE"/>
              </w:rPr>
              <w:t xml:space="preserve">möjlighet </w:t>
            </w:r>
            <w:r w:rsidR="00506201">
              <w:rPr>
                <w:rFonts w:ascii="Arial" w:hAnsi="Arial"/>
                <w:b w:val="0"/>
                <w:bCs w:val="0"/>
                <w:lang w:eastAsia="sv-SE"/>
              </w:rPr>
              <w:t xml:space="preserve">att utan </w:t>
            </w:r>
            <w:proofErr w:type="spellStart"/>
            <w:r w:rsidR="00506201">
              <w:rPr>
                <w:rFonts w:ascii="Arial" w:hAnsi="Arial"/>
                <w:b w:val="0"/>
                <w:bCs w:val="0"/>
                <w:lang w:eastAsia="sv-SE"/>
              </w:rPr>
              <w:t>förkrav</w:t>
            </w:r>
            <w:proofErr w:type="spellEnd"/>
            <w:r w:rsidR="00506201">
              <w:rPr>
                <w:rFonts w:ascii="Arial" w:hAnsi="Arial"/>
                <w:b w:val="0"/>
                <w:bCs w:val="0"/>
                <w:lang w:eastAsia="sv-SE"/>
              </w:rPr>
              <w:t xml:space="preserve"> </w:t>
            </w:r>
            <w:r w:rsidR="00C907B6">
              <w:rPr>
                <w:rFonts w:ascii="Arial" w:hAnsi="Arial"/>
                <w:b w:val="0"/>
                <w:bCs w:val="0"/>
                <w:lang w:eastAsia="sv-SE"/>
              </w:rPr>
              <w:t>boka ny tid</w:t>
            </w:r>
            <w:r w:rsidR="00506201">
              <w:rPr>
                <w:rFonts w:ascii="Arial" w:hAnsi="Arial"/>
                <w:b w:val="0"/>
                <w:bCs w:val="0"/>
                <w:lang w:eastAsia="sv-SE"/>
              </w:rPr>
              <w:t xml:space="preserve">, exempelvis </w:t>
            </w:r>
            <w:r w:rsidR="00755E44">
              <w:rPr>
                <w:rFonts w:ascii="Arial" w:hAnsi="Arial"/>
                <w:b w:val="0"/>
                <w:bCs w:val="0"/>
                <w:lang w:eastAsia="sv-SE"/>
              </w:rPr>
              <w:t xml:space="preserve">utan </w:t>
            </w:r>
            <w:r w:rsidR="00C907B6">
              <w:rPr>
                <w:rFonts w:ascii="Arial" w:hAnsi="Arial"/>
                <w:b w:val="0"/>
                <w:bCs w:val="0"/>
                <w:lang w:eastAsia="sv-SE"/>
              </w:rPr>
              <w:t>att ha kallat invånare</w:t>
            </w:r>
          </w:p>
          <w:p w14:paraId="79361354" w14:textId="7990A5E3" w:rsidR="00A04533"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C907B6">
              <w:rPr>
                <w:rFonts w:ascii="Arial" w:hAnsi="Arial"/>
                <w:b w:val="0"/>
                <w:bCs w:val="0"/>
                <w:lang w:eastAsia="sv-SE"/>
              </w:rPr>
              <w:t xml:space="preserve">en ingår inte som en del av en grupp </w:t>
            </w:r>
            <w:r w:rsidR="002128D5">
              <w:rPr>
                <w:rFonts w:ascii="Arial" w:hAnsi="Arial"/>
                <w:b w:val="0"/>
                <w:bCs w:val="0"/>
                <w:lang w:eastAsia="sv-SE"/>
              </w:rPr>
              <w:t>vårdcentraler</w:t>
            </w:r>
            <w:r w:rsidR="00C907B6">
              <w:rPr>
                <w:rFonts w:ascii="Arial" w:hAnsi="Arial"/>
                <w:b w:val="0"/>
                <w:bCs w:val="0"/>
                <w:lang w:eastAsia="sv-SE"/>
              </w:rPr>
              <w:t xml:space="preserve">, eller är en virtuell </w:t>
            </w:r>
            <w:r w:rsidR="002128D5">
              <w:rPr>
                <w:rFonts w:ascii="Arial" w:hAnsi="Arial"/>
                <w:b w:val="0"/>
                <w:bCs w:val="0"/>
                <w:lang w:eastAsia="sv-SE"/>
              </w:rPr>
              <w:t>vårdcentral</w:t>
            </w:r>
            <w:r w:rsidR="00C907B6">
              <w:rPr>
                <w:rFonts w:ascii="Arial" w:hAnsi="Arial"/>
                <w:b w:val="0"/>
                <w:bCs w:val="0"/>
                <w:lang w:eastAsia="sv-SE"/>
              </w:rPr>
              <w:t xml:space="preserve"> för flera fysiska </w:t>
            </w:r>
            <w:r w:rsidR="00C207D3">
              <w:rPr>
                <w:rFonts w:ascii="Arial" w:hAnsi="Arial"/>
                <w:b w:val="0"/>
                <w:bCs w:val="0"/>
                <w:lang w:eastAsia="sv-SE"/>
              </w:rPr>
              <w:t>vårdcentraler</w:t>
            </w:r>
            <w:r w:rsidR="00C907B6">
              <w:rPr>
                <w:rFonts w:ascii="Arial" w:hAnsi="Arial"/>
                <w:b w:val="0"/>
                <w:bCs w:val="0"/>
                <w:lang w:eastAsia="sv-SE"/>
              </w:rPr>
              <w:t xml:space="preserve"> (m a o </w:t>
            </w:r>
            <w:r w:rsidR="00755E44">
              <w:rPr>
                <w:rFonts w:ascii="Arial" w:hAnsi="Arial"/>
                <w:b w:val="0"/>
                <w:bCs w:val="0"/>
                <w:lang w:eastAsia="sv-SE"/>
              </w:rPr>
              <w:t>exponerar</w:t>
            </w:r>
            <w:r w:rsidR="00C907B6">
              <w:rPr>
                <w:rFonts w:ascii="Arial" w:hAnsi="Arial"/>
                <w:b w:val="0"/>
                <w:bCs w:val="0"/>
                <w:lang w:eastAsia="sv-SE"/>
              </w:rPr>
              <w:t xml:space="preserve"> </w:t>
            </w:r>
            <w:r w:rsidR="00DF72CC">
              <w:rPr>
                <w:rFonts w:ascii="Arial" w:hAnsi="Arial"/>
                <w:b w:val="0"/>
                <w:bCs w:val="0"/>
                <w:lang w:eastAsia="sv-SE"/>
              </w:rPr>
              <w:t xml:space="preserve">inte </w:t>
            </w:r>
            <w:r w:rsidR="00C907B6">
              <w:rPr>
                <w:rFonts w:ascii="Arial" w:hAnsi="Arial"/>
                <w:b w:val="0"/>
                <w:bCs w:val="0"/>
                <w:lang w:eastAsia="sv-SE"/>
              </w:rPr>
              <w:t xml:space="preserve">tjänstekontraktet </w:t>
            </w:r>
            <w:proofErr w:type="spellStart"/>
            <w:r w:rsidR="00C907B6" w:rsidRPr="00185653">
              <w:rPr>
                <w:rFonts w:ascii="Arial" w:hAnsi="Arial"/>
                <w:b w:val="0"/>
                <w:bCs w:val="0"/>
                <w:i/>
                <w:iCs/>
                <w:lang w:eastAsia="sv-SE"/>
              </w:rPr>
              <w:t>GetHealthcareFacilities</w:t>
            </w:r>
            <w:proofErr w:type="spellEnd"/>
            <w:r w:rsidR="00C907B6">
              <w:rPr>
                <w:rFonts w:ascii="Arial" w:hAnsi="Arial"/>
                <w:b w:val="0"/>
                <w:bCs w:val="0"/>
                <w:lang w:eastAsia="sv-SE"/>
              </w:rPr>
              <w:t>)</w:t>
            </w:r>
          </w:p>
          <w:p w14:paraId="03EBF0E7" w14:textId="77777777" w:rsidR="00A04533" w:rsidRPr="00B623D5" w:rsidRDefault="00A04533" w:rsidP="00C907B6">
            <w:pPr>
              <w:pStyle w:val="Liststycke"/>
              <w:ind w:firstLine="0"/>
              <w:rPr>
                <w:rFonts w:ascii="Arial" w:hAnsi="Arial"/>
                <w:lang w:eastAsia="sv-SE"/>
              </w:rPr>
            </w:pPr>
          </w:p>
        </w:tc>
      </w:tr>
    </w:tbl>
    <w:p w14:paraId="55F86EE8" w14:textId="2AEDD6A2" w:rsidR="00A04533" w:rsidRDefault="00A04533" w:rsidP="00A04533">
      <w:pPr>
        <w:rPr>
          <w:lang w:eastAsia="sv-SE"/>
        </w:rPr>
      </w:pPr>
    </w:p>
    <w:p w14:paraId="6C78C800" w14:textId="77777777" w:rsidR="009A6F45" w:rsidRDefault="009A6F45" w:rsidP="009A6F45">
      <w:pPr>
        <w:pStyle w:val="Rubrik4"/>
      </w:pPr>
      <w:r>
        <w:t>Sekvensdiagram</w:t>
      </w:r>
    </w:p>
    <w:p w14:paraId="709DA461" w14:textId="77777777" w:rsidR="009A6F45" w:rsidRDefault="009A6F45" w:rsidP="009A6F45">
      <w:r>
        <w:t>Nedanstående diagram beskriver vilka tjänstekontrakt som används i det ovan beskrivna flödet.</w:t>
      </w:r>
    </w:p>
    <w:p w14:paraId="014FC658" w14:textId="77777777" w:rsidR="009A6F45" w:rsidRDefault="009A6F45" w:rsidP="00A04533">
      <w:pPr>
        <w:rPr>
          <w:lang w:eastAsia="sv-SE"/>
        </w:rPr>
      </w:pPr>
    </w:p>
    <w:p w14:paraId="36C39219" w14:textId="5946A978" w:rsidR="00A04533" w:rsidRDefault="00B71D07" w:rsidP="00A04533">
      <w:pPr>
        <w:rPr>
          <w:lang w:eastAsia="sv-SE"/>
        </w:rPr>
      </w:pPr>
      <w:r>
        <w:rPr>
          <w:noProof/>
        </w:rPr>
        <w:lastRenderedPageBreak/>
        <w:drawing>
          <wp:inline distT="0" distB="0" distL="0" distR="0" wp14:anchorId="0074C2B0" wp14:editId="37CD0191">
            <wp:extent cx="6645910" cy="5728970"/>
            <wp:effectExtent l="0" t="0" r="2540" b="5080"/>
            <wp:docPr id="45" name="Bildobjekt 45"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objekt 45" descr="En bild som visar bord&#10;&#10;Automatiskt genererad beskriv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5728970"/>
                    </a:xfrm>
                    <a:prstGeom prst="rect">
                      <a:avLst/>
                    </a:prstGeom>
                    <a:noFill/>
                    <a:ln>
                      <a:noFill/>
                    </a:ln>
                  </pic:spPr>
                </pic:pic>
              </a:graphicData>
            </a:graphic>
          </wp:inline>
        </w:drawing>
      </w:r>
    </w:p>
    <w:p w14:paraId="62327299" w14:textId="77777777" w:rsidR="00DF72CC" w:rsidRDefault="00DF72CC" w:rsidP="00A04533">
      <w:pPr>
        <w:rPr>
          <w:lang w:eastAsia="sv-SE"/>
        </w:rPr>
      </w:pPr>
    </w:p>
    <w:p w14:paraId="6DC193DD" w14:textId="2F3B563D" w:rsidR="00DF72CC" w:rsidRDefault="00B71D07" w:rsidP="00DF72CC">
      <w:pPr>
        <w:pStyle w:val="Rubrik4"/>
      </w:pPr>
      <w:r>
        <w:t>Aktörer</w:t>
      </w:r>
    </w:p>
    <w:tbl>
      <w:tblPr>
        <w:tblStyle w:val="Tabellrutnt"/>
        <w:tblW w:w="0" w:type="auto"/>
        <w:tblLook w:val="04A0" w:firstRow="1" w:lastRow="0" w:firstColumn="1" w:lastColumn="0" w:noHBand="0" w:noVBand="1"/>
      </w:tblPr>
      <w:tblGrid>
        <w:gridCol w:w="2689"/>
        <w:gridCol w:w="7767"/>
      </w:tblGrid>
      <w:tr w:rsidR="00DF72CC" w:rsidRPr="00F879C3" w14:paraId="451CAD29" w14:textId="77777777" w:rsidTr="00302F5C">
        <w:tc>
          <w:tcPr>
            <w:tcW w:w="2689" w:type="dxa"/>
            <w:shd w:val="clear" w:color="auto" w:fill="4BACC6"/>
          </w:tcPr>
          <w:p w14:paraId="365286C3" w14:textId="77777777" w:rsidR="00DF72CC" w:rsidRPr="00B33E28" w:rsidRDefault="00DF72C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1708BBE3" w14:textId="77777777" w:rsidR="00DF72CC" w:rsidRPr="00B33E28" w:rsidRDefault="00DF72CC" w:rsidP="00667351">
            <w:pPr>
              <w:rPr>
                <w:rFonts w:ascii="Arial" w:hAnsi="Arial" w:cs="Arial"/>
                <w:b/>
                <w:color w:val="FFFFFF" w:themeColor="background1"/>
              </w:rPr>
            </w:pPr>
            <w:r w:rsidRPr="00B33E28">
              <w:rPr>
                <w:rFonts w:ascii="Arial" w:hAnsi="Arial" w:cs="Arial"/>
                <w:b/>
                <w:color w:val="FFFFFF" w:themeColor="background1"/>
              </w:rPr>
              <w:t>Beskrivning</w:t>
            </w:r>
          </w:p>
        </w:tc>
      </w:tr>
      <w:tr w:rsidR="00DF72CC" w14:paraId="0889C724" w14:textId="77777777" w:rsidTr="00302F5C">
        <w:tc>
          <w:tcPr>
            <w:tcW w:w="2689" w:type="dxa"/>
          </w:tcPr>
          <w:p w14:paraId="782BD27C" w14:textId="77777777" w:rsidR="00DF72CC" w:rsidRDefault="00DF72CC" w:rsidP="00667351">
            <w:r>
              <w:t>Invånare</w:t>
            </w:r>
          </w:p>
        </w:tc>
        <w:tc>
          <w:tcPr>
            <w:tcW w:w="7767" w:type="dxa"/>
          </w:tcPr>
          <w:p w14:paraId="4436E206" w14:textId="77777777" w:rsidR="00DF72CC" w:rsidRDefault="00DF72CC" w:rsidP="00667351">
            <w:r>
              <w:t>Person i behov av att en boka tid.</w:t>
            </w:r>
          </w:p>
        </w:tc>
      </w:tr>
      <w:tr w:rsidR="002A0EE8" w14:paraId="622DB221" w14:textId="77777777" w:rsidTr="00302F5C">
        <w:tc>
          <w:tcPr>
            <w:tcW w:w="2689" w:type="dxa"/>
          </w:tcPr>
          <w:p w14:paraId="5E214530" w14:textId="13E1D877" w:rsidR="002A0EE8" w:rsidRDefault="002A0EE8" w:rsidP="00667351">
            <w:r>
              <w:t>Tidbokningssystem</w:t>
            </w:r>
          </w:p>
        </w:tc>
        <w:tc>
          <w:tcPr>
            <w:tcW w:w="7767" w:type="dxa"/>
          </w:tcPr>
          <w:p w14:paraId="3D6837B3" w14:textId="327A7ABA" w:rsidR="002A0EE8" w:rsidRDefault="002A0EE8" w:rsidP="00667351">
            <w:r>
              <w:t>Regionens verksamhetssystem som administrerar tidbokning, resursp</w:t>
            </w:r>
            <w:r w:rsidR="00302F5C">
              <w:t>l</w:t>
            </w:r>
            <w:r>
              <w:t>anering av personal och resurser mm</w:t>
            </w:r>
          </w:p>
        </w:tc>
      </w:tr>
      <w:tr w:rsidR="00302F5C" w14:paraId="1476F88A" w14:textId="77777777" w:rsidTr="00302F5C">
        <w:tc>
          <w:tcPr>
            <w:tcW w:w="2689" w:type="dxa"/>
          </w:tcPr>
          <w:p w14:paraId="63E68911" w14:textId="74A201E7" w:rsidR="00302F5C" w:rsidRDefault="00302F5C" w:rsidP="00667351">
            <w:r>
              <w:t>E-tjänst/tidbokningstjänst</w:t>
            </w:r>
          </w:p>
        </w:tc>
        <w:tc>
          <w:tcPr>
            <w:tcW w:w="7767" w:type="dxa"/>
          </w:tcPr>
          <w:p w14:paraId="1E253535" w14:textId="71BCFA4F" w:rsidR="00302F5C" w:rsidRDefault="00302F5C" w:rsidP="00667351">
            <w:r>
              <w:t>Digital tjänst som möjliggör tidbokning för invånare</w:t>
            </w:r>
          </w:p>
        </w:tc>
      </w:tr>
    </w:tbl>
    <w:p w14:paraId="28A96415" w14:textId="77777777" w:rsidR="00DF72CC" w:rsidRPr="00B33E28" w:rsidRDefault="00DF72CC" w:rsidP="00DF72CC"/>
    <w:p w14:paraId="3F59A952" w14:textId="77777777" w:rsidR="00DF72CC" w:rsidRDefault="00DF72CC" w:rsidP="00DF72CC">
      <w:pPr>
        <w:pStyle w:val="Rubrik4"/>
        <w:numPr>
          <w:ilvl w:val="0"/>
          <w:numId w:val="0"/>
        </w:numPr>
      </w:pPr>
    </w:p>
    <w:p w14:paraId="07C89E6E" w14:textId="5C29817E" w:rsidR="00A04533" w:rsidRDefault="00A04533" w:rsidP="00DF72CC">
      <w:pPr>
        <w:pStyle w:val="Rubrik4"/>
      </w:pPr>
      <w:proofErr w:type="spellStart"/>
      <w:r w:rsidRPr="00B33E28">
        <w:t>Arbetssteg</w:t>
      </w:r>
      <w:proofErr w:type="spellEnd"/>
    </w:p>
    <w:p w14:paraId="3672912B" w14:textId="77777777" w:rsidR="00A04533" w:rsidRPr="00D53F47" w:rsidRDefault="00A04533" w:rsidP="00DF72CC">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B223B9" w:rsidRPr="00F515F3" w14:paraId="1A7BCB3C" w14:textId="77777777" w:rsidTr="004C338F">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6437E2BB" w14:textId="77777777" w:rsidR="00A04533" w:rsidRPr="004C338F" w:rsidRDefault="00A04533"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4F01FE0B" w14:textId="77777777" w:rsidR="00A04533" w:rsidRPr="004C338F" w:rsidRDefault="00A04533"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A04533" w:rsidRPr="00F515F3" w14:paraId="11FFD762"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A306B1B" w14:textId="77777777" w:rsidR="00A04533" w:rsidRPr="0035580D" w:rsidRDefault="00A04533" w:rsidP="00667351">
            <w:pPr>
              <w:tabs>
                <w:tab w:val="left" w:pos="567"/>
              </w:tabs>
              <w:rPr>
                <w:b w:val="0"/>
                <w:bCs w:val="0"/>
                <w:szCs w:val="20"/>
              </w:rPr>
            </w:pPr>
            <w:r w:rsidRPr="0035580D">
              <w:rPr>
                <w:b w:val="0"/>
                <w:bCs w:val="0"/>
                <w:szCs w:val="20"/>
              </w:rPr>
              <w:t>1</w:t>
            </w:r>
          </w:p>
        </w:tc>
        <w:tc>
          <w:tcPr>
            <w:tcW w:w="4604" w:type="pct"/>
          </w:tcPr>
          <w:p w14:paraId="4E89A806" w14:textId="1DB44D47" w:rsidR="00A04533" w:rsidRPr="000656E2" w:rsidRDefault="00A04533"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e-tjänster</w:t>
            </w:r>
            <w:r w:rsidR="00C907B6">
              <w:t xml:space="preserve">. </w:t>
            </w:r>
          </w:p>
        </w:tc>
      </w:tr>
      <w:tr w:rsidR="00A04533" w:rsidRPr="00F515F3" w14:paraId="40AB4544" w14:textId="77777777" w:rsidTr="0035580D">
        <w:trPr>
          <w:trHeight w:val="362"/>
        </w:trPr>
        <w:tc>
          <w:tcPr>
            <w:cnfStyle w:val="001000000000" w:firstRow="0" w:lastRow="0" w:firstColumn="1" w:lastColumn="0" w:oddVBand="0" w:evenVBand="0" w:oddHBand="0" w:evenHBand="0" w:firstRowFirstColumn="0" w:firstRowLastColumn="0" w:lastRowFirstColumn="0" w:lastRowLastColumn="0"/>
            <w:tcW w:w="396" w:type="pct"/>
          </w:tcPr>
          <w:p w14:paraId="1EF67EFB" w14:textId="62B47D7B" w:rsidR="00A04533" w:rsidRPr="0035580D" w:rsidRDefault="00A04533" w:rsidP="00667351">
            <w:pPr>
              <w:tabs>
                <w:tab w:val="left" w:pos="567"/>
              </w:tabs>
              <w:rPr>
                <w:b w:val="0"/>
                <w:bCs w:val="0"/>
                <w:szCs w:val="20"/>
              </w:rPr>
            </w:pPr>
            <w:r w:rsidRPr="0035580D">
              <w:rPr>
                <w:b w:val="0"/>
                <w:bCs w:val="0"/>
                <w:szCs w:val="20"/>
              </w:rPr>
              <w:t>2</w:t>
            </w:r>
          </w:p>
        </w:tc>
        <w:tc>
          <w:tcPr>
            <w:tcW w:w="4604" w:type="pct"/>
          </w:tcPr>
          <w:p w14:paraId="71721562" w14:textId="15309A4B" w:rsidR="00A04533" w:rsidRPr="000656E2" w:rsidRDefault="0035580D"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söker fram önskad </w:t>
            </w:r>
            <w:r w:rsidR="002128D5">
              <w:t>vårdcentral</w:t>
            </w:r>
            <w:r>
              <w:t xml:space="preserve"> för att boka tid</w:t>
            </w:r>
          </w:p>
        </w:tc>
      </w:tr>
      <w:tr w:rsidR="00B71D07" w:rsidRPr="00F515F3" w14:paraId="56A766F2" w14:textId="77777777" w:rsidTr="0035580D">
        <w:trPr>
          <w:trHeight w:val="362"/>
        </w:trPr>
        <w:tc>
          <w:tcPr>
            <w:cnfStyle w:val="001000000000" w:firstRow="0" w:lastRow="0" w:firstColumn="1" w:lastColumn="0" w:oddVBand="0" w:evenVBand="0" w:oddHBand="0" w:evenHBand="0" w:firstRowFirstColumn="0" w:firstRowLastColumn="0" w:lastRowFirstColumn="0" w:lastRowLastColumn="0"/>
            <w:tcW w:w="396" w:type="pct"/>
          </w:tcPr>
          <w:p w14:paraId="21E5095D" w14:textId="5C4651F5" w:rsidR="00B71D07" w:rsidRPr="0035580D" w:rsidRDefault="00B71D07" w:rsidP="00667351">
            <w:pPr>
              <w:tabs>
                <w:tab w:val="left" w:pos="567"/>
              </w:tabs>
              <w:rPr>
                <w:b w:val="0"/>
                <w:bCs w:val="0"/>
                <w:szCs w:val="20"/>
              </w:rPr>
            </w:pPr>
            <w:r>
              <w:rPr>
                <w:b w:val="0"/>
                <w:bCs w:val="0"/>
                <w:szCs w:val="20"/>
              </w:rPr>
              <w:t>3</w:t>
            </w:r>
          </w:p>
        </w:tc>
        <w:tc>
          <w:tcPr>
            <w:tcW w:w="4604" w:type="pct"/>
          </w:tcPr>
          <w:p w14:paraId="6AA4FDBF" w14:textId="6C021D1E" w:rsidR="00B71D07" w:rsidRDefault="00B71D07"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tjänst som erbjuder </w:t>
            </w:r>
            <w:proofErr w:type="spellStart"/>
            <w:r>
              <w:t>nybokning</w:t>
            </w:r>
            <w:proofErr w:type="spellEnd"/>
            <w:r>
              <w:t xml:space="preserve"> hos </w:t>
            </w:r>
            <w:r w:rsidR="002128D5">
              <w:t>vårdcentral</w:t>
            </w:r>
            <w:r>
              <w:t>en</w:t>
            </w:r>
          </w:p>
        </w:tc>
      </w:tr>
      <w:tr w:rsidR="00A04533" w:rsidRPr="00F515F3" w14:paraId="30FEEA42"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58D1481" w14:textId="240F9374" w:rsidR="00A04533" w:rsidRPr="0035580D" w:rsidRDefault="00B71D07" w:rsidP="00667351">
            <w:pPr>
              <w:tabs>
                <w:tab w:val="left" w:pos="567"/>
              </w:tabs>
              <w:rPr>
                <w:b w:val="0"/>
                <w:bCs w:val="0"/>
                <w:szCs w:val="20"/>
              </w:rPr>
            </w:pPr>
            <w:r>
              <w:rPr>
                <w:b w:val="0"/>
                <w:bCs w:val="0"/>
                <w:szCs w:val="20"/>
              </w:rPr>
              <w:t>4</w:t>
            </w:r>
          </w:p>
        </w:tc>
        <w:tc>
          <w:tcPr>
            <w:tcW w:w="4604" w:type="pct"/>
          </w:tcPr>
          <w:p w14:paraId="24CEEA4A" w14:textId="48DF9C03" w:rsidR="00A04533" w:rsidRPr="003A092A" w:rsidRDefault="0035580D" w:rsidP="00B33E28">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anropar tjänstekontraktet </w:t>
            </w:r>
            <w:proofErr w:type="spellStart"/>
            <w:r w:rsidRPr="00BB483E">
              <w:rPr>
                <w:i/>
                <w:iCs/>
              </w:rPr>
              <w:t>GetHealthcareFacility</w:t>
            </w:r>
            <w:proofErr w:type="spellEnd"/>
            <w:r>
              <w:t xml:space="preserve"> för att hämta information om </w:t>
            </w:r>
            <w:r w:rsidR="002128D5">
              <w:t>vårdcentral</w:t>
            </w:r>
            <w:r>
              <w:t xml:space="preserve">en. Svaret innehåller </w:t>
            </w:r>
            <w:proofErr w:type="spellStart"/>
            <w:proofErr w:type="gramStart"/>
            <w:r>
              <w:t>bl</w:t>
            </w:r>
            <w:proofErr w:type="spellEnd"/>
            <w:r>
              <w:t xml:space="preserve"> a</w:t>
            </w:r>
            <w:proofErr w:type="gramEnd"/>
            <w:r>
              <w:t xml:space="preserve"> eventuella villkorstexter eller informationstexter som </w:t>
            </w:r>
            <w:r w:rsidR="002128D5">
              <w:t>vårdcentral</w:t>
            </w:r>
            <w:r>
              <w:t xml:space="preserve">en vill förmedla, sådana villkorstexter och informationstexter som gäller generellt för </w:t>
            </w:r>
            <w:r w:rsidR="002128D5">
              <w:t>vårdcentral</w:t>
            </w:r>
            <w:r>
              <w:t xml:space="preserve">en, oavsett </w:t>
            </w:r>
            <w:proofErr w:type="spellStart"/>
            <w:r>
              <w:t>tidstyp</w:t>
            </w:r>
            <w:proofErr w:type="spellEnd"/>
            <w:r w:rsidR="00BB483E">
              <w:t xml:space="preserve">, </w:t>
            </w:r>
            <w:r>
              <w:t>vårdtjänst</w:t>
            </w:r>
            <w:r w:rsidR="00BB483E">
              <w:t xml:space="preserve"> eller typ av flöde (</w:t>
            </w:r>
            <w:proofErr w:type="spellStart"/>
            <w:r w:rsidR="00BB483E">
              <w:t>nybokning</w:t>
            </w:r>
            <w:proofErr w:type="spellEnd"/>
            <w:r w:rsidR="00BB483E">
              <w:t>, ombokning eller avbokning)</w:t>
            </w:r>
            <w:r w:rsidR="001F25BD">
              <w:t xml:space="preserve">. </w:t>
            </w:r>
          </w:p>
        </w:tc>
      </w:tr>
      <w:tr w:rsidR="00A04533" w:rsidRPr="00F515F3" w14:paraId="3E941A4D" w14:textId="77777777" w:rsidTr="001F25BD">
        <w:trPr>
          <w:trHeight w:val="412"/>
        </w:trPr>
        <w:tc>
          <w:tcPr>
            <w:cnfStyle w:val="001000000000" w:firstRow="0" w:lastRow="0" w:firstColumn="1" w:lastColumn="0" w:oddVBand="0" w:evenVBand="0" w:oddHBand="0" w:evenHBand="0" w:firstRowFirstColumn="0" w:firstRowLastColumn="0" w:lastRowFirstColumn="0" w:lastRowLastColumn="0"/>
            <w:tcW w:w="396" w:type="pct"/>
          </w:tcPr>
          <w:p w14:paraId="3E6DA37E" w14:textId="6A72B9BD" w:rsidR="00A04533" w:rsidRPr="0035580D" w:rsidRDefault="00B71D07" w:rsidP="00667351">
            <w:pPr>
              <w:tabs>
                <w:tab w:val="left" w:pos="567"/>
              </w:tabs>
              <w:rPr>
                <w:b w:val="0"/>
                <w:bCs w:val="0"/>
                <w:szCs w:val="20"/>
              </w:rPr>
            </w:pPr>
            <w:r>
              <w:rPr>
                <w:b w:val="0"/>
                <w:bCs w:val="0"/>
                <w:szCs w:val="20"/>
              </w:rPr>
              <w:t>5</w:t>
            </w:r>
          </w:p>
        </w:tc>
        <w:tc>
          <w:tcPr>
            <w:tcW w:w="4604" w:type="pct"/>
          </w:tcPr>
          <w:p w14:paraId="0F25F77C" w14:textId="1E18F429" w:rsidR="00A04533" w:rsidRDefault="009139FB"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presenterar villkorstexter och informationstexter </w:t>
            </w:r>
            <w:r w:rsidR="001F25BD">
              <w:t xml:space="preserve">till invånaren. Invånaren behöver </w:t>
            </w:r>
            <w:r w:rsidR="00BB483E">
              <w:t xml:space="preserve">aktivt </w:t>
            </w:r>
            <w:r w:rsidR="001F25BD">
              <w:t>bekräfta villkorstexterna</w:t>
            </w:r>
            <w:r w:rsidR="00BB483E">
              <w:t xml:space="preserve"> (om sådana finns) för att kunna fortsätta i flödet</w:t>
            </w:r>
            <w:r w:rsidR="001F25BD">
              <w:t>.</w:t>
            </w:r>
          </w:p>
        </w:tc>
      </w:tr>
      <w:tr w:rsidR="001F25BD" w:rsidRPr="00F515F3" w14:paraId="33DE3770" w14:textId="77777777" w:rsidTr="001F25BD">
        <w:trPr>
          <w:trHeight w:val="420"/>
        </w:trPr>
        <w:tc>
          <w:tcPr>
            <w:cnfStyle w:val="001000000000" w:firstRow="0" w:lastRow="0" w:firstColumn="1" w:lastColumn="0" w:oddVBand="0" w:evenVBand="0" w:oddHBand="0" w:evenHBand="0" w:firstRowFirstColumn="0" w:firstRowLastColumn="0" w:lastRowFirstColumn="0" w:lastRowLastColumn="0"/>
            <w:tcW w:w="396" w:type="pct"/>
          </w:tcPr>
          <w:p w14:paraId="6BE9F7E3" w14:textId="66AF15DB" w:rsidR="001F25BD" w:rsidRDefault="00B71D07" w:rsidP="00667351">
            <w:pPr>
              <w:tabs>
                <w:tab w:val="left" w:pos="567"/>
              </w:tabs>
              <w:rPr>
                <w:b w:val="0"/>
                <w:bCs w:val="0"/>
                <w:szCs w:val="20"/>
              </w:rPr>
            </w:pPr>
            <w:r>
              <w:rPr>
                <w:b w:val="0"/>
                <w:bCs w:val="0"/>
                <w:szCs w:val="20"/>
              </w:rPr>
              <w:t>6</w:t>
            </w:r>
          </w:p>
        </w:tc>
        <w:tc>
          <w:tcPr>
            <w:tcW w:w="4604" w:type="pct"/>
          </w:tcPr>
          <w:p w14:paraId="09D7B8EE" w14:textId="59258DB0" w:rsidR="001F25BD" w:rsidRDefault="001F25BD"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w:t>
            </w:r>
            <w:r w:rsidR="002128D5">
              <w:t>vårdcentral</w:t>
            </w:r>
            <w:r>
              <w:t xml:space="preserve">ens erbjudna tidstyper. </w:t>
            </w:r>
          </w:p>
        </w:tc>
      </w:tr>
      <w:tr w:rsidR="001F25BD" w:rsidRPr="00F515F3" w14:paraId="4113C836"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A6E0D6A" w14:textId="50F660BE" w:rsidR="001F25BD" w:rsidRDefault="00B71D07" w:rsidP="00667351">
            <w:pPr>
              <w:tabs>
                <w:tab w:val="left" w:pos="567"/>
              </w:tabs>
              <w:rPr>
                <w:b w:val="0"/>
                <w:bCs w:val="0"/>
                <w:szCs w:val="20"/>
              </w:rPr>
            </w:pPr>
            <w:r>
              <w:rPr>
                <w:b w:val="0"/>
                <w:bCs w:val="0"/>
                <w:szCs w:val="20"/>
              </w:rPr>
              <w:t>7</w:t>
            </w:r>
          </w:p>
        </w:tc>
        <w:tc>
          <w:tcPr>
            <w:tcW w:w="4604" w:type="pct"/>
          </w:tcPr>
          <w:p w14:paraId="1B059AE3" w14:textId="43F9F66F" w:rsidR="001F25BD" w:rsidRDefault="001F25BD"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presenterar tidstyperna som </w:t>
            </w:r>
            <w:r w:rsidR="002128D5">
              <w:t>vårdcentral</w:t>
            </w:r>
            <w:r>
              <w:t xml:space="preserve">en erbjuder. De tidstyper som </w:t>
            </w:r>
            <w:r w:rsidR="002128D5">
              <w:t>vårdcentral</w:t>
            </w:r>
            <w:r>
              <w:t>en har märkt som gömda</w:t>
            </w:r>
            <w:r w:rsidR="00BB483E">
              <w:t xml:space="preserve"> (skyddade)</w:t>
            </w:r>
            <w:r>
              <w:t xml:space="preserve"> visas inte för invånaren. </w:t>
            </w:r>
            <w:r w:rsidR="00772680">
              <w:t>Vårdcentral</w:t>
            </w:r>
            <w:r>
              <w:t xml:space="preserve">en kan välja att </w:t>
            </w:r>
            <w:proofErr w:type="spellStart"/>
            <w:r>
              <w:t>mappa</w:t>
            </w:r>
            <w:proofErr w:type="spellEnd"/>
            <w:r>
              <w:t xml:space="preserve"> varje </w:t>
            </w:r>
            <w:proofErr w:type="spellStart"/>
            <w:r>
              <w:t>tidstyp</w:t>
            </w:r>
            <w:proofErr w:type="spellEnd"/>
            <w:r>
              <w:t xml:space="preserve"> </w:t>
            </w:r>
            <w:r w:rsidR="00313454">
              <w:t xml:space="preserve">mot den/de vårdtjänster som kan erbjudas för tidstypen. E-tjänst presenterar en lista med val. Om tidstyperna inte är </w:t>
            </w:r>
            <w:proofErr w:type="spellStart"/>
            <w:r w:rsidR="00313454">
              <w:t>mappade</w:t>
            </w:r>
            <w:proofErr w:type="spellEnd"/>
            <w:r w:rsidR="00313454">
              <w:t xml:space="preserve"> mot vårdtjänster erbjuds invånaren att välja bland tidstyperna. Om </w:t>
            </w:r>
            <w:r w:rsidR="002128D5">
              <w:t>vårdcentral</w:t>
            </w:r>
            <w:r w:rsidR="00313454">
              <w:t xml:space="preserve">en har </w:t>
            </w:r>
            <w:proofErr w:type="spellStart"/>
            <w:r w:rsidR="00313454">
              <w:t>mappat</w:t>
            </w:r>
            <w:proofErr w:type="spellEnd"/>
            <w:r w:rsidR="00313454">
              <w:t xml:space="preserve"> tidstyperna mot vårdtjänster visas lista med vårdtjänster.</w:t>
            </w:r>
          </w:p>
        </w:tc>
      </w:tr>
      <w:tr w:rsidR="00313454" w:rsidRPr="00F515F3" w14:paraId="17C54F68" w14:textId="77777777" w:rsidTr="00313454">
        <w:trPr>
          <w:trHeight w:val="421"/>
        </w:trPr>
        <w:tc>
          <w:tcPr>
            <w:cnfStyle w:val="001000000000" w:firstRow="0" w:lastRow="0" w:firstColumn="1" w:lastColumn="0" w:oddVBand="0" w:evenVBand="0" w:oddHBand="0" w:evenHBand="0" w:firstRowFirstColumn="0" w:firstRowLastColumn="0" w:lastRowFirstColumn="0" w:lastRowLastColumn="0"/>
            <w:tcW w:w="396" w:type="pct"/>
          </w:tcPr>
          <w:p w14:paraId="4E46D9CC" w14:textId="301BAC10" w:rsidR="00313454" w:rsidRDefault="00B71D07" w:rsidP="00667351">
            <w:pPr>
              <w:tabs>
                <w:tab w:val="left" w:pos="567"/>
              </w:tabs>
              <w:rPr>
                <w:b w:val="0"/>
                <w:bCs w:val="0"/>
                <w:szCs w:val="20"/>
              </w:rPr>
            </w:pPr>
            <w:r>
              <w:rPr>
                <w:b w:val="0"/>
                <w:bCs w:val="0"/>
                <w:szCs w:val="20"/>
              </w:rPr>
              <w:t>8</w:t>
            </w:r>
          </w:p>
        </w:tc>
        <w:tc>
          <w:tcPr>
            <w:tcW w:w="4604" w:type="pct"/>
          </w:tcPr>
          <w:p w14:paraId="0F1E4838" w14:textId="676FE88C" w:rsidR="00313454" w:rsidRDefault="00313454"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en </w:t>
            </w:r>
            <w:proofErr w:type="spellStart"/>
            <w:r>
              <w:t>tidstyp</w:t>
            </w:r>
            <w:proofErr w:type="spellEnd"/>
            <w:r>
              <w:t xml:space="preserve"> eller vårdtjänst från listan att boka tid för</w:t>
            </w:r>
            <w:r w:rsidR="00BB483E">
              <w:t>.</w:t>
            </w:r>
          </w:p>
        </w:tc>
      </w:tr>
      <w:tr w:rsidR="00313454" w:rsidRPr="00F515F3" w14:paraId="3FA89EF5"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6FAB4E2" w14:textId="3AE80588" w:rsidR="00313454" w:rsidRDefault="00B71D07" w:rsidP="00667351">
            <w:pPr>
              <w:tabs>
                <w:tab w:val="left" w:pos="567"/>
              </w:tabs>
              <w:rPr>
                <w:b w:val="0"/>
                <w:bCs w:val="0"/>
                <w:szCs w:val="20"/>
              </w:rPr>
            </w:pPr>
            <w:r>
              <w:rPr>
                <w:b w:val="0"/>
                <w:bCs w:val="0"/>
                <w:szCs w:val="20"/>
              </w:rPr>
              <w:t>9</w:t>
            </w:r>
          </w:p>
        </w:tc>
        <w:tc>
          <w:tcPr>
            <w:tcW w:w="4604" w:type="pct"/>
          </w:tcPr>
          <w:p w14:paraId="5AF9E3E5" w14:textId="7C10FE67" w:rsidR="00313454" w:rsidRDefault="00313454"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Om </w:t>
            </w:r>
            <w:r w:rsidR="002128D5">
              <w:t>vårdcentral</w:t>
            </w:r>
            <w:r>
              <w:t xml:space="preserve">en erbjuder möjlighet att </w:t>
            </w:r>
            <w:r w:rsidR="00BB483E">
              <w:t xml:space="preserve">också </w:t>
            </w:r>
            <w:r>
              <w:t>boka</w:t>
            </w:r>
            <w:r w:rsidR="00BB483E">
              <w:t>/välja</w:t>
            </w:r>
            <w:r>
              <w:t xml:space="preserve"> vårdpersonal i samband med bokningen anropar e-tjänst det frivilliga tjänstekontraktet </w:t>
            </w:r>
            <w:proofErr w:type="spellStart"/>
            <w:r w:rsidRPr="00BB483E">
              <w:rPr>
                <w:i/>
                <w:iCs/>
              </w:rPr>
              <w:t>GetPractitioners</w:t>
            </w:r>
            <w:proofErr w:type="spellEnd"/>
            <w:r>
              <w:t>.</w:t>
            </w:r>
            <w:r w:rsidR="00DD2664">
              <w:t xml:space="preserve"> Listan med vårdpersonal visas för invånaren. E-tjänst tillåter även invånare att gå vidare utan att </w:t>
            </w:r>
            <w:r w:rsidR="00BB483E">
              <w:t xml:space="preserve">specifikt </w:t>
            </w:r>
            <w:r w:rsidR="00DD2664">
              <w:t>välja vårdpersonal.</w:t>
            </w:r>
          </w:p>
        </w:tc>
      </w:tr>
      <w:tr w:rsidR="00313454" w:rsidRPr="00F515F3" w14:paraId="465318FB"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87D85C4" w14:textId="6B7D7A5A" w:rsidR="00313454" w:rsidRDefault="00B71D07" w:rsidP="00667351">
            <w:pPr>
              <w:tabs>
                <w:tab w:val="left" w:pos="567"/>
              </w:tabs>
              <w:rPr>
                <w:b w:val="0"/>
                <w:bCs w:val="0"/>
                <w:szCs w:val="20"/>
              </w:rPr>
            </w:pPr>
            <w:r>
              <w:rPr>
                <w:b w:val="0"/>
                <w:bCs w:val="0"/>
                <w:szCs w:val="20"/>
              </w:rPr>
              <w:t>10</w:t>
            </w:r>
          </w:p>
        </w:tc>
        <w:tc>
          <w:tcPr>
            <w:tcW w:w="4604" w:type="pct"/>
          </w:tcPr>
          <w:p w14:paraId="528152D2" w14:textId="0BC3B5FB" w:rsidR="00313454" w:rsidRDefault="00DD2664"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Invånaren väljer vårdpersonal i listan (om </w:t>
            </w:r>
            <w:r w:rsidR="002128D5">
              <w:t>vårdcentral</w:t>
            </w:r>
            <w:r>
              <w:t>en erbjuder</w:t>
            </w:r>
            <w:r w:rsidR="00E679F3">
              <w:t xml:space="preserve"> </w:t>
            </w:r>
            <w:r>
              <w:t>valmöjligheten)</w:t>
            </w:r>
          </w:p>
        </w:tc>
      </w:tr>
      <w:tr w:rsidR="00313454" w:rsidRPr="00F515F3" w14:paraId="3ABCFA31"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E4DB3F1" w14:textId="6DD361A5" w:rsidR="00313454" w:rsidRDefault="00DD2664" w:rsidP="00667351">
            <w:pPr>
              <w:tabs>
                <w:tab w:val="left" w:pos="567"/>
              </w:tabs>
              <w:rPr>
                <w:b w:val="0"/>
                <w:bCs w:val="0"/>
                <w:szCs w:val="20"/>
              </w:rPr>
            </w:pPr>
            <w:r>
              <w:rPr>
                <w:b w:val="0"/>
                <w:bCs w:val="0"/>
                <w:szCs w:val="20"/>
              </w:rPr>
              <w:t>1</w:t>
            </w:r>
            <w:r w:rsidR="00B71D07">
              <w:rPr>
                <w:b w:val="0"/>
                <w:bCs w:val="0"/>
                <w:szCs w:val="20"/>
              </w:rPr>
              <w:t>1</w:t>
            </w:r>
          </w:p>
        </w:tc>
        <w:tc>
          <w:tcPr>
            <w:tcW w:w="4604" w:type="pct"/>
          </w:tcPr>
          <w:p w14:paraId="65FD1FE1" w14:textId="666D4498" w:rsidR="00313454" w:rsidRDefault="00DD2664"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datum baserat på vald </w:t>
            </w:r>
            <w:proofErr w:type="spellStart"/>
            <w:r>
              <w:t>tidstyp</w:t>
            </w:r>
            <w:proofErr w:type="spellEnd"/>
            <w:r>
              <w:t>, vårdtjänst och vårdpersonal.</w:t>
            </w:r>
          </w:p>
        </w:tc>
      </w:tr>
      <w:tr w:rsidR="00313454" w:rsidRPr="00F515F3" w14:paraId="0DE58B40"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47467CD" w14:textId="38EBC44B" w:rsidR="00313454" w:rsidRDefault="00DD2664" w:rsidP="00667351">
            <w:pPr>
              <w:tabs>
                <w:tab w:val="left" w:pos="567"/>
              </w:tabs>
              <w:rPr>
                <w:b w:val="0"/>
                <w:bCs w:val="0"/>
                <w:szCs w:val="20"/>
              </w:rPr>
            </w:pPr>
            <w:r>
              <w:rPr>
                <w:b w:val="0"/>
                <w:bCs w:val="0"/>
                <w:szCs w:val="20"/>
              </w:rPr>
              <w:t>1</w:t>
            </w:r>
            <w:r w:rsidR="00B71D07">
              <w:rPr>
                <w:b w:val="0"/>
                <w:bCs w:val="0"/>
                <w:szCs w:val="20"/>
              </w:rPr>
              <w:t>2</w:t>
            </w:r>
          </w:p>
        </w:tc>
        <w:tc>
          <w:tcPr>
            <w:tcW w:w="4604" w:type="pct"/>
          </w:tcPr>
          <w:p w14:paraId="10BF1717" w14:textId="51CFD003" w:rsidR="00313454" w:rsidRDefault="00DD2664"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w:t>
            </w:r>
            <w:r w:rsidR="008B666E">
              <w:t>datum för att se lediga tider</w:t>
            </w:r>
            <w:r>
              <w:t xml:space="preserve"> </w:t>
            </w:r>
          </w:p>
        </w:tc>
      </w:tr>
      <w:tr w:rsidR="00DD2664" w:rsidRPr="00F515F3" w14:paraId="05CBD400"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979F8A8" w14:textId="7F42A83E" w:rsidR="00DD2664" w:rsidRDefault="008B666E" w:rsidP="00667351">
            <w:pPr>
              <w:tabs>
                <w:tab w:val="left" w:pos="567"/>
              </w:tabs>
              <w:rPr>
                <w:b w:val="0"/>
                <w:bCs w:val="0"/>
                <w:szCs w:val="20"/>
              </w:rPr>
            </w:pPr>
            <w:r>
              <w:rPr>
                <w:b w:val="0"/>
                <w:bCs w:val="0"/>
                <w:szCs w:val="20"/>
              </w:rPr>
              <w:lastRenderedPageBreak/>
              <w:t>1</w:t>
            </w:r>
            <w:r w:rsidR="00B71D07">
              <w:rPr>
                <w:b w:val="0"/>
                <w:bCs w:val="0"/>
                <w:szCs w:val="20"/>
              </w:rPr>
              <w:t>3</w:t>
            </w:r>
          </w:p>
        </w:tc>
        <w:tc>
          <w:tcPr>
            <w:tcW w:w="4604" w:type="pct"/>
          </w:tcPr>
          <w:p w14:paraId="074539EC" w14:textId="5FF1E7D4" w:rsidR="00DD2664" w:rsidRDefault="008B666E" w:rsidP="00667351">
            <w:pPr>
              <w:tabs>
                <w:tab w:val="left" w:pos="567"/>
              </w:tabs>
              <w:cnfStyle w:val="000000000000" w:firstRow="0" w:lastRow="0" w:firstColumn="0" w:lastColumn="0" w:oddVBand="0" w:evenVBand="0" w:oddHBand="0" w:evenHBand="0" w:firstRowFirstColumn="0" w:firstRowLastColumn="0" w:lastRowFirstColumn="0" w:lastRowLastColumn="0"/>
            </w:pPr>
            <w:r>
              <w:t>E-tjänst hämtar lediga tider för val</w:t>
            </w:r>
            <w:r w:rsidR="00E679F3">
              <w:t>t</w:t>
            </w:r>
            <w:r>
              <w:t xml:space="preserve"> datum, samt för vald </w:t>
            </w:r>
            <w:r w:rsidR="00E679F3">
              <w:t>typ av tid (</w:t>
            </w:r>
            <w:proofErr w:type="spellStart"/>
            <w:r>
              <w:t>tidstyp</w:t>
            </w:r>
            <w:proofErr w:type="spellEnd"/>
            <w:r w:rsidR="00E679F3">
              <w:t>)</w:t>
            </w:r>
            <w:r>
              <w:t>, vårdtjänst och vårdpersonal.</w:t>
            </w:r>
          </w:p>
        </w:tc>
      </w:tr>
      <w:tr w:rsidR="00DD2664" w:rsidRPr="00F515F3" w14:paraId="4D6CA1BB"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166985B" w14:textId="3BB24EB3" w:rsidR="00DD2664" w:rsidRDefault="008B666E" w:rsidP="00667351">
            <w:pPr>
              <w:tabs>
                <w:tab w:val="left" w:pos="567"/>
              </w:tabs>
              <w:rPr>
                <w:b w:val="0"/>
                <w:bCs w:val="0"/>
                <w:szCs w:val="20"/>
              </w:rPr>
            </w:pPr>
            <w:r>
              <w:rPr>
                <w:b w:val="0"/>
                <w:bCs w:val="0"/>
                <w:szCs w:val="20"/>
              </w:rPr>
              <w:t>1</w:t>
            </w:r>
            <w:r w:rsidR="00B71D07">
              <w:rPr>
                <w:b w:val="0"/>
                <w:bCs w:val="0"/>
                <w:szCs w:val="20"/>
              </w:rPr>
              <w:t>4</w:t>
            </w:r>
          </w:p>
        </w:tc>
        <w:tc>
          <w:tcPr>
            <w:tcW w:w="4604" w:type="pct"/>
          </w:tcPr>
          <w:p w14:paraId="47EF967A" w14:textId="5BFBAB78" w:rsidR="00DD2664" w:rsidRDefault="008B666E"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väljer en tid att boka</w:t>
            </w:r>
          </w:p>
        </w:tc>
      </w:tr>
      <w:tr w:rsidR="00DD2664" w:rsidRPr="00F515F3" w14:paraId="470C9DAC"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B5DF009" w14:textId="0E398CE8" w:rsidR="00DD2664" w:rsidRDefault="008B666E" w:rsidP="00667351">
            <w:pPr>
              <w:tabs>
                <w:tab w:val="left" w:pos="567"/>
              </w:tabs>
              <w:rPr>
                <w:b w:val="0"/>
                <w:bCs w:val="0"/>
                <w:szCs w:val="20"/>
              </w:rPr>
            </w:pPr>
            <w:r>
              <w:rPr>
                <w:b w:val="0"/>
                <w:bCs w:val="0"/>
                <w:szCs w:val="20"/>
              </w:rPr>
              <w:t>1</w:t>
            </w:r>
            <w:r w:rsidR="00B71D07">
              <w:rPr>
                <w:b w:val="0"/>
                <w:bCs w:val="0"/>
                <w:szCs w:val="20"/>
              </w:rPr>
              <w:t>5</w:t>
            </w:r>
          </w:p>
        </w:tc>
        <w:tc>
          <w:tcPr>
            <w:tcW w:w="4604" w:type="pct"/>
          </w:tcPr>
          <w:p w14:paraId="0DCE868E" w14:textId="74A220DB" w:rsidR="00DD2664" w:rsidRDefault="008B666E"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Baserat på tidstypens inställning (inställning som hämtats tillsammans med tidstypen) kan verksamheten kräva att invånaren anger en anledning till bokningen. Verksamheten kan välja att kräva att invånaren anger </w:t>
            </w:r>
            <w:r w:rsidR="001C4302">
              <w:t>anledning</w:t>
            </w:r>
            <w:r>
              <w:t xml:space="preserve"> eller att invånaren frivilligt anger </w:t>
            </w:r>
            <w:r w:rsidR="001C4302">
              <w:t>anledning</w:t>
            </w:r>
            <w:r>
              <w:t xml:space="preserve"> eller att invånaren inte får ange </w:t>
            </w:r>
            <w:r w:rsidR="001C4302">
              <w:t>anledning</w:t>
            </w:r>
            <w:r>
              <w:t xml:space="preserve"> (då visas inte </w:t>
            </w:r>
            <w:r w:rsidR="001C4302">
              <w:t>möjlighet för</w:t>
            </w:r>
            <w:r>
              <w:t xml:space="preserve"> invånaren</w:t>
            </w:r>
            <w:r w:rsidR="001C4302">
              <w:t xml:space="preserve"> att ange en anledning</w:t>
            </w:r>
            <w:r>
              <w:t xml:space="preserve">) </w:t>
            </w:r>
          </w:p>
        </w:tc>
      </w:tr>
      <w:tr w:rsidR="00DD2664" w:rsidRPr="00F515F3" w14:paraId="40616A18"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A09B024" w14:textId="210D7D20" w:rsidR="00DD2664" w:rsidRDefault="00B223B9" w:rsidP="00667351">
            <w:pPr>
              <w:tabs>
                <w:tab w:val="left" w:pos="567"/>
              </w:tabs>
              <w:rPr>
                <w:b w:val="0"/>
                <w:bCs w:val="0"/>
                <w:szCs w:val="20"/>
              </w:rPr>
            </w:pPr>
            <w:r>
              <w:rPr>
                <w:b w:val="0"/>
                <w:bCs w:val="0"/>
                <w:szCs w:val="20"/>
              </w:rPr>
              <w:t>1</w:t>
            </w:r>
            <w:r w:rsidR="00B71D07">
              <w:rPr>
                <w:b w:val="0"/>
                <w:bCs w:val="0"/>
                <w:szCs w:val="20"/>
              </w:rPr>
              <w:t>6</w:t>
            </w:r>
          </w:p>
        </w:tc>
        <w:tc>
          <w:tcPr>
            <w:tcW w:w="4604" w:type="pct"/>
          </w:tcPr>
          <w:p w14:paraId="70B73B0E" w14:textId="2F521984" w:rsidR="00DD2664" w:rsidRDefault="00B223B9"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p>
        </w:tc>
      </w:tr>
      <w:tr w:rsidR="00DD2664" w:rsidRPr="00F515F3" w14:paraId="666A737A"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42FE4AC" w14:textId="3A6FE235" w:rsidR="00DD2664" w:rsidRDefault="00B223B9" w:rsidP="00667351">
            <w:pPr>
              <w:tabs>
                <w:tab w:val="left" w:pos="567"/>
              </w:tabs>
              <w:rPr>
                <w:b w:val="0"/>
                <w:bCs w:val="0"/>
                <w:szCs w:val="20"/>
              </w:rPr>
            </w:pPr>
            <w:r>
              <w:rPr>
                <w:b w:val="0"/>
                <w:bCs w:val="0"/>
                <w:szCs w:val="20"/>
              </w:rPr>
              <w:t>1</w:t>
            </w:r>
            <w:r w:rsidR="00B71D07">
              <w:rPr>
                <w:b w:val="0"/>
                <w:bCs w:val="0"/>
                <w:szCs w:val="20"/>
              </w:rPr>
              <w:t>7</w:t>
            </w:r>
          </w:p>
        </w:tc>
        <w:tc>
          <w:tcPr>
            <w:tcW w:w="4604" w:type="pct"/>
          </w:tcPr>
          <w:p w14:paraId="6C647F09" w14:textId="2BA599FA" w:rsidR="00DD2664" w:rsidRDefault="00B223B9"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p>
        </w:tc>
      </w:tr>
      <w:tr w:rsidR="00B223B9" w:rsidRPr="00F515F3" w14:paraId="4320518B"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FEC95AE" w14:textId="1DF4A39D" w:rsidR="00B223B9" w:rsidRDefault="00B223B9" w:rsidP="00667351">
            <w:pPr>
              <w:tabs>
                <w:tab w:val="left" w:pos="567"/>
              </w:tabs>
              <w:rPr>
                <w:b w:val="0"/>
                <w:bCs w:val="0"/>
                <w:szCs w:val="20"/>
              </w:rPr>
            </w:pPr>
            <w:r>
              <w:rPr>
                <w:b w:val="0"/>
                <w:bCs w:val="0"/>
                <w:szCs w:val="20"/>
              </w:rPr>
              <w:t>1</w:t>
            </w:r>
            <w:r w:rsidR="00B71D07">
              <w:rPr>
                <w:b w:val="0"/>
                <w:bCs w:val="0"/>
                <w:szCs w:val="20"/>
              </w:rPr>
              <w:t>8</w:t>
            </w:r>
          </w:p>
        </w:tc>
        <w:tc>
          <w:tcPr>
            <w:tcW w:w="4604" w:type="pct"/>
          </w:tcPr>
          <w:p w14:paraId="723700A3" w14:textId="57E686EC" w:rsidR="00B223B9" w:rsidRDefault="00B223B9"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begär att boka vald tid genom att anropa tjänstekontraktet </w:t>
            </w:r>
            <w:proofErr w:type="spellStart"/>
            <w:r w:rsidRPr="00E679F3">
              <w:rPr>
                <w:i/>
                <w:iCs/>
              </w:rPr>
              <w:t>MakeAppointment</w:t>
            </w:r>
            <w:proofErr w:type="spellEnd"/>
            <w:r>
              <w:t>.</w:t>
            </w:r>
          </w:p>
        </w:tc>
      </w:tr>
      <w:tr w:rsidR="00B223B9" w:rsidRPr="00F515F3" w14:paraId="2E80531C"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1DDD527" w14:textId="189AE5E2" w:rsidR="00B223B9" w:rsidRDefault="00B223B9" w:rsidP="00667351">
            <w:pPr>
              <w:tabs>
                <w:tab w:val="left" w:pos="567"/>
              </w:tabs>
              <w:rPr>
                <w:b w:val="0"/>
                <w:bCs w:val="0"/>
                <w:szCs w:val="20"/>
              </w:rPr>
            </w:pPr>
            <w:r>
              <w:rPr>
                <w:b w:val="0"/>
                <w:bCs w:val="0"/>
                <w:szCs w:val="20"/>
              </w:rPr>
              <w:t>1</w:t>
            </w:r>
            <w:r w:rsidR="00B71D07">
              <w:rPr>
                <w:b w:val="0"/>
                <w:bCs w:val="0"/>
                <w:szCs w:val="20"/>
              </w:rPr>
              <w:t>9</w:t>
            </w:r>
          </w:p>
        </w:tc>
        <w:tc>
          <w:tcPr>
            <w:tcW w:w="4604" w:type="pct"/>
          </w:tcPr>
          <w:p w14:paraId="46470B11" w14:textId="641F7A1A" w:rsidR="00B223B9" w:rsidRDefault="00B223B9" w:rsidP="00667351">
            <w:pPr>
              <w:tabs>
                <w:tab w:val="left" w:pos="567"/>
              </w:tabs>
              <w:cnfStyle w:val="000000000000" w:firstRow="0" w:lastRow="0" w:firstColumn="0" w:lastColumn="0" w:oddVBand="0" w:evenVBand="0" w:oddHBand="0" w:evenHBand="0" w:firstRowFirstColumn="0" w:firstRowLastColumn="0" w:lastRowFirstColumn="0" w:lastRowLastColumn="0"/>
            </w:pPr>
            <w:r>
              <w:t>Om bokningen lyckas</w:t>
            </w:r>
            <w:r w:rsidR="00E679F3">
              <w:t>,</w:t>
            </w:r>
            <w:r>
              <w:t xml:space="preserve"> anropar e-tjänst</w:t>
            </w:r>
            <w:r w:rsidR="00E679F3">
              <w:t>en</w:t>
            </w:r>
            <w:r>
              <w:t xml:space="preserve"> tjänstekontraktet </w:t>
            </w:r>
            <w:proofErr w:type="spellStart"/>
            <w:r w:rsidRPr="00E679F3">
              <w:rPr>
                <w:i/>
                <w:iCs/>
              </w:rPr>
              <w:t>GetAppointment</w:t>
            </w:r>
            <w:proofErr w:type="spellEnd"/>
            <w:r>
              <w:t xml:space="preserve"> för att hämta detaljer om bokningen. Verksamheten kan ha valt att komplettera bokningen med ytterligare detaljer, </w:t>
            </w:r>
            <w:proofErr w:type="gramStart"/>
            <w:r>
              <w:t>t ex</w:t>
            </w:r>
            <w:proofErr w:type="gramEnd"/>
            <w:r>
              <w:t xml:space="preserve"> en unik länk till ett videobesök i fall att kontaktsättet är videobesök.</w:t>
            </w:r>
          </w:p>
        </w:tc>
      </w:tr>
      <w:tr w:rsidR="00B223B9" w:rsidRPr="00F515F3" w14:paraId="49A7F311"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BA77437" w14:textId="289E205C" w:rsidR="00B223B9" w:rsidRDefault="00B71D07" w:rsidP="00667351">
            <w:pPr>
              <w:tabs>
                <w:tab w:val="left" w:pos="567"/>
              </w:tabs>
              <w:rPr>
                <w:b w:val="0"/>
                <w:bCs w:val="0"/>
                <w:szCs w:val="20"/>
              </w:rPr>
            </w:pPr>
            <w:r>
              <w:rPr>
                <w:b w:val="0"/>
                <w:bCs w:val="0"/>
                <w:szCs w:val="20"/>
              </w:rPr>
              <w:t>20</w:t>
            </w:r>
          </w:p>
        </w:tc>
        <w:tc>
          <w:tcPr>
            <w:tcW w:w="4604" w:type="pct"/>
          </w:tcPr>
          <w:p w14:paraId="122251C7" w14:textId="0AD354EB" w:rsidR="00B223B9" w:rsidRDefault="00B223B9" w:rsidP="00667351">
            <w:pPr>
              <w:tabs>
                <w:tab w:val="left" w:pos="567"/>
              </w:tabs>
              <w:cnfStyle w:val="000000000000" w:firstRow="0" w:lastRow="0" w:firstColumn="0" w:lastColumn="0" w:oddVBand="0" w:evenVBand="0" w:oddHBand="0" w:evenHBand="0" w:firstRowFirstColumn="0" w:firstRowLastColumn="0" w:lastRowFirstColumn="0" w:lastRowLastColumn="0"/>
            </w:pPr>
            <w:r>
              <w:t>E-tjänst presenterar en bokningsbekräftelse med detaljerna som hämtats</w:t>
            </w:r>
            <w:r w:rsidR="001C4302">
              <w:t>.</w:t>
            </w:r>
          </w:p>
        </w:tc>
      </w:tr>
      <w:tr w:rsidR="00B223B9" w:rsidRPr="00F515F3" w14:paraId="5DAF2242" w14:textId="77777777" w:rsidTr="004C338F">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B24C0B8" w14:textId="644551FE" w:rsidR="00B223B9" w:rsidRDefault="0020302A" w:rsidP="00667351">
            <w:pPr>
              <w:tabs>
                <w:tab w:val="left" w:pos="567"/>
              </w:tabs>
              <w:rPr>
                <w:b w:val="0"/>
                <w:bCs w:val="0"/>
                <w:szCs w:val="20"/>
              </w:rPr>
            </w:pPr>
            <w:r>
              <w:rPr>
                <w:b w:val="0"/>
                <w:bCs w:val="0"/>
                <w:szCs w:val="20"/>
              </w:rPr>
              <w:t>2</w:t>
            </w:r>
            <w:r w:rsidR="00B71D07">
              <w:rPr>
                <w:b w:val="0"/>
                <w:bCs w:val="0"/>
                <w:szCs w:val="20"/>
              </w:rPr>
              <w:t>1</w:t>
            </w:r>
          </w:p>
        </w:tc>
        <w:tc>
          <w:tcPr>
            <w:tcW w:w="4604" w:type="pct"/>
          </w:tcPr>
          <w:p w14:paraId="5C02421C" w14:textId="5BBF9F99" w:rsidR="00B223B9"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bokningsbekräftelse till invånaren, </w:t>
            </w:r>
            <w:proofErr w:type="gramStart"/>
            <w:r>
              <w:t>t ex</w:t>
            </w:r>
            <w:proofErr w:type="gramEnd"/>
            <w:r>
              <w:t xml:space="preserve"> till 1177 Inkorgen. Verksamheten kan i bokningsbekräftelsen också samtidigt erbjuda möjlighet till avbokning eller ombokning.</w:t>
            </w:r>
          </w:p>
        </w:tc>
      </w:tr>
    </w:tbl>
    <w:p w14:paraId="6488F700" w14:textId="3394F4BE" w:rsidR="00A04533" w:rsidRDefault="00A04533" w:rsidP="00B71D07">
      <w:pPr>
        <w:pStyle w:val="Rubrik3"/>
        <w:numPr>
          <w:ilvl w:val="0"/>
          <w:numId w:val="0"/>
        </w:numPr>
        <w:ind w:left="720" w:hanging="720"/>
      </w:pPr>
    </w:p>
    <w:p w14:paraId="15DE5538" w14:textId="41AD6061" w:rsidR="004C338F" w:rsidRDefault="004C338F" w:rsidP="004C338F"/>
    <w:p w14:paraId="6530A4AB" w14:textId="368389FE" w:rsidR="00DF72CC" w:rsidRDefault="00DF72CC" w:rsidP="00DF72CC">
      <w:pPr>
        <w:pStyle w:val="Rubrik3"/>
      </w:pPr>
      <w:bookmarkStart w:id="39" w:name="_Toc149769255"/>
      <w:r>
        <w:t xml:space="preserve">Flöde 1b – Boka tid direkt på virtuell </w:t>
      </w:r>
      <w:r w:rsidR="002128D5">
        <w:t>vårdcentral</w:t>
      </w:r>
      <w:bookmarkEnd w:id="39"/>
    </w:p>
    <w:p w14:paraId="162A159B" w14:textId="26678335" w:rsidR="00DF72CC" w:rsidRDefault="00185653" w:rsidP="00DF72CC">
      <w:pPr>
        <w:rPr>
          <w:lang w:eastAsia="sv-SE"/>
        </w:rPr>
      </w:pPr>
      <w:r>
        <w:rPr>
          <w:lang w:eastAsia="sv-SE"/>
        </w:rPr>
        <w:t xml:space="preserve">Flödet beskriver hur invånare bokar tid på en utvald </w:t>
      </w:r>
      <w:r w:rsidR="002128D5">
        <w:rPr>
          <w:lang w:eastAsia="sv-SE"/>
        </w:rPr>
        <w:t>vårdcentral</w:t>
      </w:r>
      <w:r>
        <w:rPr>
          <w:lang w:eastAsia="sv-SE"/>
        </w:rPr>
        <w:t xml:space="preserve">. Flödet utgår från att invånaren i förväg vet vilken </w:t>
      </w:r>
      <w:r w:rsidR="002128D5">
        <w:rPr>
          <w:lang w:eastAsia="sv-SE"/>
        </w:rPr>
        <w:t>vårdcentral</w:t>
      </w:r>
      <w:r>
        <w:rPr>
          <w:lang w:eastAsia="sv-SE"/>
        </w:rPr>
        <w:t xml:space="preserve"> som invånaren vill boka tid på</w:t>
      </w:r>
      <w:r w:rsidR="00DF72CC">
        <w:rPr>
          <w:lang w:eastAsia="sv-SE"/>
        </w:rPr>
        <w:t xml:space="preserve">. </w:t>
      </w:r>
      <w:r>
        <w:rPr>
          <w:lang w:eastAsia="sv-SE"/>
        </w:rPr>
        <w:t xml:space="preserve">Verksamheten har i förväg grupperat sina </w:t>
      </w:r>
      <w:r w:rsidR="00C207D3">
        <w:rPr>
          <w:lang w:eastAsia="sv-SE"/>
        </w:rPr>
        <w:t>vårdcentraler</w:t>
      </w:r>
      <w:r>
        <w:rPr>
          <w:lang w:eastAsia="sv-SE"/>
        </w:rPr>
        <w:t xml:space="preserve"> som erbjuder samma typ av tider, där denna </w:t>
      </w:r>
      <w:r w:rsidR="002128D5">
        <w:rPr>
          <w:lang w:eastAsia="sv-SE"/>
        </w:rPr>
        <w:t>vårdcentral</w:t>
      </w:r>
      <w:r>
        <w:rPr>
          <w:lang w:eastAsia="sv-SE"/>
        </w:rPr>
        <w:t xml:space="preserve"> ingår i gruppen. Invånaren tillåts därmed i flödet att även välja en annan </w:t>
      </w:r>
      <w:r w:rsidR="002128D5">
        <w:rPr>
          <w:lang w:eastAsia="sv-SE"/>
        </w:rPr>
        <w:t>vårdcentral</w:t>
      </w:r>
      <w:r>
        <w:rPr>
          <w:lang w:eastAsia="sv-SE"/>
        </w:rPr>
        <w:t xml:space="preserve"> inom gruppen. </w:t>
      </w:r>
      <w:r>
        <w:rPr>
          <w:lang w:eastAsia="sv-SE"/>
        </w:rPr>
        <w:br/>
        <w:t xml:space="preserve">Ett exempel på en sådan verksamhetsmässig uppdelning kan vara då verksamheten väljer att i e-tjänst till invånare publicera en virtuell </w:t>
      </w:r>
      <w:r w:rsidR="002128D5">
        <w:rPr>
          <w:lang w:eastAsia="sv-SE"/>
        </w:rPr>
        <w:t>vårdcentral</w:t>
      </w:r>
      <w:r>
        <w:rPr>
          <w:lang w:eastAsia="sv-SE"/>
        </w:rPr>
        <w:t xml:space="preserve"> som </w:t>
      </w:r>
      <w:r w:rsidR="00A66998">
        <w:rPr>
          <w:lang w:eastAsia="sv-SE"/>
        </w:rPr>
        <w:t xml:space="preserve">i sin tur </w:t>
      </w:r>
      <w:r>
        <w:rPr>
          <w:lang w:eastAsia="sv-SE"/>
        </w:rPr>
        <w:t xml:space="preserve">innefattar flera olika </w:t>
      </w:r>
      <w:r w:rsidR="00A66998">
        <w:rPr>
          <w:lang w:eastAsia="sv-SE"/>
        </w:rPr>
        <w:t xml:space="preserve">fysiska </w:t>
      </w:r>
      <w:r w:rsidR="00C207D3">
        <w:rPr>
          <w:lang w:eastAsia="sv-SE"/>
        </w:rPr>
        <w:t>vårdcentraler</w:t>
      </w:r>
      <w:r>
        <w:rPr>
          <w:lang w:eastAsia="sv-SE"/>
        </w:rPr>
        <w:t>, på olika platser.</w:t>
      </w:r>
    </w:p>
    <w:p w14:paraId="678B9AD8" w14:textId="77777777" w:rsidR="00DF72CC" w:rsidRPr="00B623D5" w:rsidRDefault="00DF72CC" w:rsidP="00DF72CC">
      <w:pPr>
        <w:pStyle w:val="Brdtext"/>
        <w:rPr>
          <w:lang w:eastAsia="sv-SE"/>
        </w:rPr>
      </w:pPr>
    </w:p>
    <w:tbl>
      <w:tblPr>
        <w:tblStyle w:val="Listtabell3dekorfrg5"/>
        <w:tblW w:w="0" w:type="auto"/>
        <w:tblLook w:val="04A0" w:firstRow="1" w:lastRow="0" w:firstColumn="1" w:lastColumn="0" w:noHBand="0" w:noVBand="1"/>
      </w:tblPr>
      <w:tblGrid>
        <w:gridCol w:w="8494"/>
      </w:tblGrid>
      <w:tr w:rsidR="00DF72CC" w14:paraId="7A11A615"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71C051DE" w14:textId="77777777" w:rsidR="00DF72CC" w:rsidRPr="00460033" w:rsidRDefault="00DF72CC" w:rsidP="00667351">
            <w:pPr>
              <w:rPr>
                <w:rFonts w:ascii="Arial" w:hAnsi="Arial" w:cs="Arial"/>
                <w:lang w:eastAsia="sv-SE"/>
              </w:rPr>
            </w:pPr>
            <w:r w:rsidRPr="00460033">
              <w:rPr>
                <w:rFonts w:ascii="Arial" w:hAnsi="Arial" w:cs="Arial"/>
                <w:lang w:eastAsia="sv-SE"/>
              </w:rPr>
              <w:t>Förutsättningar</w:t>
            </w:r>
          </w:p>
        </w:tc>
      </w:tr>
      <w:tr w:rsidR="00DF72CC" w14:paraId="63D02D09"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5B12605" w14:textId="26C229EF" w:rsidR="00A66998"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lastRenderedPageBreak/>
              <w:t>Vårdcentral</w:t>
            </w:r>
            <w:r w:rsidR="00A66998">
              <w:rPr>
                <w:rFonts w:ascii="Arial" w:hAnsi="Arial"/>
                <w:b w:val="0"/>
                <w:bCs w:val="0"/>
                <w:lang w:eastAsia="sv-SE"/>
              </w:rPr>
              <w:t>en erbjuder invånare möjlighet att utan för</w:t>
            </w:r>
            <w:r w:rsidR="00E679F3">
              <w:rPr>
                <w:rFonts w:ascii="Arial" w:hAnsi="Arial"/>
                <w:b w:val="0"/>
                <w:bCs w:val="0"/>
                <w:lang w:eastAsia="sv-SE"/>
              </w:rPr>
              <w:t>-</w:t>
            </w:r>
            <w:r w:rsidR="00A66998">
              <w:rPr>
                <w:rFonts w:ascii="Arial" w:hAnsi="Arial"/>
                <w:b w:val="0"/>
                <w:bCs w:val="0"/>
                <w:lang w:eastAsia="sv-SE"/>
              </w:rPr>
              <w:t>krav boka ny tid, exempelvis att ha kallat invånare</w:t>
            </w:r>
          </w:p>
          <w:p w14:paraId="1083F206" w14:textId="58C12525" w:rsidR="00DF72CC"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DF72CC">
              <w:rPr>
                <w:rFonts w:ascii="Arial" w:hAnsi="Arial"/>
                <w:b w:val="0"/>
                <w:bCs w:val="0"/>
                <w:lang w:eastAsia="sv-SE"/>
              </w:rPr>
              <w:t xml:space="preserve">en ingår som en del av en grupp </w:t>
            </w:r>
            <w:r w:rsidR="00C207D3">
              <w:rPr>
                <w:rFonts w:ascii="Arial" w:hAnsi="Arial"/>
                <w:b w:val="0"/>
                <w:bCs w:val="0"/>
                <w:lang w:eastAsia="sv-SE"/>
              </w:rPr>
              <w:t>vårdcentraler</w:t>
            </w:r>
            <w:r w:rsidR="00DF72CC">
              <w:rPr>
                <w:rFonts w:ascii="Arial" w:hAnsi="Arial"/>
                <w:b w:val="0"/>
                <w:bCs w:val="0"/>
                <w:lang w:eastAsia="sv-SE"/>
              </w:rPr>
              <w:t xml:space="preserve">, eller är en virtuell </w:t>
            </w:r>
            <w:r w:rsidR="002128D5">
              <w:rPr>
                <w:rFonts w:ascii="Arial" w:hAnsi="Arial"/>
                <w:b w:val="0"/>
                <w:bCs w:val="0"/>
                <w:lang w:eastAsia="sv-SE"/>
              </w:rPr>
              <w:t>vårdcentral</w:t>
            </w:r>
            <w:r w:rsidR="00DF72CC">
              <w:rPr>
                <w:rFonts w:ascii="Arial" w:hAnsi="Arial"/>
                <w:b w:val="0"/>
                <w:bCs w:val="0"/>
                <w:lang w:eastAsia="sv-SE"/>
              </w:rPr>
              <w:t xml:space="preserve"> för flera fysiska </w:t>
            </w:r>
            <w:r w:rsidR="00C207D3">
              <w:rPr>
                <w:rFonts w:ascii="Arial" w:hAnsi="Arial"/>
                <w:b w:val="0"/>
                <w:bCs w:val="0"/>
                <w:lang w:eastAsia="sv-SE"/>
              </w:rPr>
              <w:t>vårdcentraler</w:t>
            </w:r>
            <w:r w:rsidR="00DF72CC">
              <w:rPr>
                <w:rFonts w:ascii="Arial" w:hAnsi="Arial"/>
                <w:b w:val="0"/>
                <w:bCs w:val="0"/>
                <w:lang w:eastAsia="sv-SE"/>
              </w:rPr>
              <w:t xml:space="preserve"> (m a o stödjer tjänstekontraktet </w:t>
            </w:r>
            <w:proofErr w:type="spellStart"/>
            <w:r w:rsidR="00DF72CC" w:rsidRPr="00A66998">
              <w:rPr>
                <w:rFonts w:ascii="Arial" w:hAnsi="Arial"/>
                <w:b w:val="0"/>
                <w:bCs w:val="0"/>
                <w:i/>
                <w:iCs/>
                <w:lang w:eastAsia="sv-SE"/>
              </w:rPr>
              <w:t>GetHealthcareFacilities</w:t>
            </w:r>
            <w:proofErr w:type="spellEnd"/>
            <w:r w:rsidR="00DF72CC">
              <w:rPr>
                <w:rFonts w:ascii="Arial" w:hAnsi="Arial"/>
                <w:b w:val="0"/>
                <w:bCs w:val="0"/>
                <w:lang w:eastAsia="sv-SE"/>
              </w:rPr>
              <w:t>)</w:t>
            </w:r>
          </w:p>
          <w:p w14:paraId="30E888AD" w14:textId="77777777" w:rsidR="00DF72CC" w:rsidRPr="00B623D5" w:rsidRDefault="00DF72CC" w:rsidP="00667351">
            <w:pPr>
              <w:pStyle w:val="Liststycke"/>
              <w:ind w:firstLine="0"/>
              <w:rPr>
                <w:rFonts w:ascii="Arial" w:hAnsi="Arial"/>
                <w:lang w:eastAsia="sv-SE"/>
              </w:rPr>
            </w:pPr>
          </w:p>
        </w:tc>
      </w:tr>
    </w:tbl>
    <w:p w14:paraId="445CAA74" w14:textId="766571E6" w:rsidR="00DF72CC" w:rsidRDefault="00DF72CC" w:rsidP="00DF72CC">
      <w:pPr>
        <w:rPr>
          <w:lang w:eastAsia="sv-SE"/>
        </w:rPr>
      </w:pPr>
    </w:p>
    <w:p w14:paraId="2F7B3FC8" w14:textId="77777777" w:rsidR="00B401BF" w:rsidRDefault="00B401BF" w:rsidP="00B401BF">
      <w:pPr>
        <w:pStyle w:val="Rubrik4"/>
      </w:pPr>
      <w:r>
        <w:t>Sekvensdiagram</w:t>
      </w:r>
    </w:p>
    <w:p w14:paraId="264A9BA6" w14:textId="1741E76E" w:rsidR="00B401BF" w:rsidRDefault="00B401BF" w:rsidP="00B401BF">
      <w:r>
        <w:t>Nedanstående diagram beskriver vilka tjänstekontrakt som används i det ovan beskrivna flödet.</w:t>
      </w:r>
    </w:p>
    <w:p w14:paraId="56581C4F" w14:textId="77777777" w:rsidR="00B401BF" w:rsidRDefault="00B401BF" w:rsidP="00B401BF"/>
    <w:p w14:paraId="2CCF8056" w14:textId="77777777" w:rsidR="00B401BF" w:rsidRDefault="00B401BF" w:rsidP="00DF72CC">
      <w:pPr>
        <w:rPr>
          <w:lang w:eastAsia="sv-SE"/>
        </w:rPr>
      </w:pPr>
    </w:p>
    <w:p w14:paraId="32040B78" w14:textId="4935EE40" w:rsidR="00DF72CC" w:rsidRDefault="00C04FED" w:rsidP="00DF72CC">
      <w:pPr>
        <w:rPr>
          <w:lang w:eastAsia="sv-SE"/>
        </w:rPr>
      </w:pPr>
      <w:r>
        <w:rPr>
          <w:noProof/>
        </w:rPr>
        <w:lastRenderedPageBreak/>
        <w:drawing>
          <wp:inline distT="0" distB="0" distL="0" distR="0" wp14:anchorId="1FC7704D" wp14:editId="77E64CAF">
            <wp:extent cx="6645910" cy="6692265"/>
            <wp:effectExtent l="0" t="0" r="2540" b="0"/>
            <wp:docPr id="47" name="Bildobjekt 47"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objekt 47" descr="En bild som visar bord&#10;&#10;Automatiskt genererad beskriv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6692265"/>
                    </a:xfrm>
                    <a:prstGeom prst="rect">
                      <a:avLst/>
                    </a:prstGeom>
                    <a:noFill/>
                    <a:ln>
                      <a:noFill/>
                    </a:ln>
                  </pic:spPr>
                </pic:pic>
              </a:graphicData>
            </a:graphic>
          </wp:inline>
        </w:drawing>
      </w:r>
    </w:p>
    <w:p w14:paraId="6038C093" w14:textId="77777777" w:rsidR="00DF72CC" w:rsidRDefault="00DF72CC" w:rsidP="00DF72CC">
      <w:pPr>
        <w:rPr>
          <w:lang w:eastAsia="sv-SE"/>
        </w:rPr>
      </w:pPr>
    </w:p>
    <w:p w14:paraId="7C40BA44" w14:textId="77777777" w:rsidR="00DF72CC" w:rsidRDefault="00DF72CC" w:rsidP="00DF72CC">
      <w:pPr>
        <w:pStyle w:val="Rubrik4"/>
      </w:pPr>
      <w:r w:rsidRPr="00B33E28">
        <w:lastRenderedPageBreak/>
        <w:t>Roller</w:t>
      </w:r>
    </w:p>
    <w:tbl>
      <w:tblPr>
        <w:tblStyle w:val="Tabellrutnt"/>
        <w:tblW w:w="0" w:type="auto"/>
        <w:tblLook w:val="04A0" w:firstRow="1" w:lastRow="0" w:firstColumn="1" w:lastColumn="0" w:noHBand="0" w:noVBand="1"/>
      </w:tblPr>
      <w:tblGrid>
        <w:gridCol w:w="2689"/>
        <w:gridCol w:w="7767"/>
      </w:tblGrid>
      <w:tr w:rsidR="00302F5C" w:rsidRPr="00F879C3" w14:paraId="334F608B" w14:textId="77777777" w:rsidTr="00667351">
        <w:tc>
          <w:tcPr>
            <w:tcW w:w="2689" w:type="dxa"/>
            <w:shd w:val="clear" w:color="auto" w:fill="4BACC6"/>
          </w:tcPr>
          <w:p w14:paraId="12C6D956"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718C6D70"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6D090B4B" w14:textId="77777777" w:rsidTr="00667351">
        <w:tc>
          <w:tcPr>
            <w:tcW w:w="2689" w:type="dxa"/>
          </w:tcPr>
          <w:p w14:paraId="07377BE8" w14:textId="77777777" w:rsidR="00302F5C" w:rsidRDefault="00302F5C" w:rsidP="00667351">
            <w:r>
              <w:t>Invånare</w:t>
            </w:r>
          </w:p>
        </w:tc>
        <w:tc>
          <w:tcPr>
            <w:tcW w:w="7767" w:type="dxa"/>
          </w:tcPr>
          <w:p w14:paraId="76992ABA" w14:textId="77777777" w:rsidR="00302F5C" w:rsidRDefault="00302F5C" w:rsidP="00667351">
            <w:r>
              <w:t>Person i behov av att en boka tid.</w:t>
            </w:r>
          </w:p>
        </w:tc>
      </w:tr>
      <w:tr w:rsidR="00302F5C" w14:paraId="48CAE166" w14:textId="77777777" w:rsidTr="00667351">
        <w:tc>
          <w:tcPr>
            <w:tcW w:w="2689" w:type="dxa"/>
          </w:tcPr>
          <w:p w14:paraId="0F03217A" w14:textId="77777777" w:rsidR="00302F5C" w:rsidRDefault="00302F5C" w:rsidP="00667351">
            <w:r>
              <w:t>Tidbokningssystem</w:t>
            </w:r>
          </w:p>
        </w:tc>
        <w:tc>
          <w:tcPr>
            <w:tcW w:w="7767" w:type="dxa"/>
          </w:tcPr>
          <w:p w14:paraId="06280816" w14:textId="77777777" w:rsidR="00302F5C" w:rsidRDefault="00302F5C" w:rsidP="00667351">
            <w:r>
              <w:t>Regionens verksamhetssystem som administrerar tidbokning, resursplanering av personal och resurser mm</w:t>
            </w:r>
          </w:p>
        </w:tc>
      </w:tr>
      <w:tr w:rsidR="00302F5C" w14:paraId="23BC2086" w14:textId="77777777" w:rsidTr="00667351">
        <w:tc>
          <w:tcPr>
            <w:tcW w:w="2689" w:type="dxa"/>
          </w:tcPr>
          <w:p w14:paraId="2A35E2BE" w14:textId="77777777" w:rsidR="00302F5C" w:rsidRDefault="00302F5C" w:rsidP="00667351">
            <w:r>
              <w:t>E-tjänst/tidbokningstjänst</w:t>
            </w:r>
          </w:p>
        </w:tc>
        <w:tc>
          <w:tcPr>
            <w:tcW w:w="7767" w:type="dxa"/>
          </w:tcPr>
          <w:p w14:paraId="704860F2" w14:textId="77777777" w:rsidR="00302F5C" w:rsidRDefault="00302F5C" w:rsidP="00667351">
            <w:r>
              <w:t>Digital tjänst som möjliggör tidbokning för invånare</w:t>
            </w:r>
          </w:p>
        </w:tc>
      </w:tr>
    </w:tbl>
    <w:p w14:paraId="7F0BC636" w14:textId="77777777" w:rsidR="00DF72CC" w:rsidRPr="00B33E28" w:rsidRDefault="00DF72CC" w:rsidP="00DF72CC"/>
    <w:p w14:paraId="01BFFBA2" w14:textId="77777777" w:rsidR="00DF72CC" w:rsidRDefault="00DF72CC" w:rsidP="00DF72CC">
      <w:pPr>
        <w:pStyle w:val="Rubrik4"/>
        <w:numPr>
          <w:ilvl w:val="0"/>
          <w:numId w:val="0"/>
        </w:numPr>
      </w:pPr>
    </w:p>
    <w:p w14:paraId="3D252CA0" w14:textId="77777777" w:rsidR="00DF72CC" w:rsidRDefault="00DF72CC" w:rsidP="00DF72CC">
      <w:pPr>
        <w:pStyle w:val="Rubrik4"/>
      </w:pPr>
      <w:proofErr w:type="spellStart"/>
      <w:r w:rsidRPr="00B33E28">
        <w:t>Arbetssteg</w:t>
      </w:r>
      <w:proofErr w:type="spellEnd"/>
    </w:p>
    <w:tbl>
      <w:tblPr>
        <w:tblStyle w:val="Rutntstabell1ljusdekorfrg5"/>
        <w:tblW w:w="8897" w:type="dxa"/>
        <w:tblLook w:val="04A0" w:firstRow="1" w:lastRow="0" w:firstColumn="1" w:lastColumn="0" w:noHBand="0" w:noVBand="1"/>
      </w:tblPr>
      <w:tblGrid>
        <w:gridCol w:w="705"/>
        <w:gridCol w:w="8192"/>
      </w:tblGrid>
      <w:tr w:rsidR="0020302A" w:rsidRPr="00F515F3" w14:paraId="537D32F1"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1E6B432A" w14:textId="77777777" w:rsidR="0020302A" w:rsidRPr="004C338F" w:rsidRDefault="0020302A"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13FC5CB4" w14:textId="77777777" w:rsidR="0020302A" w:rsidRPr="004C338F" w:rsidRDefault="0020302A"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20302A" w:rsidRPr="00F515F3" w14:paraId="15C32E8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5182152" w14:textId="77777777" w:rsidR="0020302A" w:rsidRPr="0035580D" w:rsidRDefault="0020302A" w:rsidP="00667351">
            <w:pPr>
              <w:tabs>
                <w:tab w:val="left" w:pos="567"/>
              </w:tabs>
              <w:rPr>
                <w:b w:val="0"/>
                <w:bCs w:val="0"/>
                <w:szCs w:val="20"/>
              </w:rPr>
            </w:pPr>
            <w:r w:rsidRPr="0035580D">
              <w:rPr>
                <w:b w:val="0"/>
                <w:bCs w:val="0"/>
                <w:szCs w:val="20"/>
              </w:rPr>
              <w:t>1</w:t>
            </w:r>
          </w:p>
        </w:tc>
        <w:tc>
          <w:tcPr>
            <w:tcW w:w="4604" w:type="pct"/>
          </w:tcPr>
          <w:p w14:paraId="09C2EB22" w14:textId="77777777" w:rsidR="0020302A" w:rsidRPr="000656E2" w:rsidRDefault="0020302A"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e-tjänster. </w:t>
            </w:r>
          </w:p>
        </w:tc>
      </w:tr>
      <w:tr w:rsidR="0020302A" w:rsidRPr="00F515F3" w14:paraId="1ACA0BD4" w14:textId="77777777" w:rsidTr="00667351">
        <w:trPr>
          <w:trHeight w:val="362"/>
        </w:trPr>
        <w:tc>
          <w:tcPr>
            <w:cnfStyle w:val="001000000000" w:firstRow="0" w:lastRow="0" w:firstColumn="1" w:lastColumn="0" w:oddVBand="0" w:evenVBand="0" w:oddHBand="0" w:evenHBand="0" w:firstRowFirstColumn="0" w:firstRowLastColumn="0" w:lastRowFirstColumn="0" w:lastRowLastColumn="0"/>
            <w:tcW w:w="396" w:type="pct"/>
          </w:tcPr>
          <w:p w14:paraId="7BDBB259" w14:textId="77777777" w:rsidR="0020302A" w:rsidRPr="0035580D" w:rsidRDefault="0020302A" w:rsidP="00667351">
            <w:pPr>
              <w:tabs>
                <w:tab w:val="left" w:pos="567"/>
              </w:tabs>
              <w:rPr>
                <w:b w:val="0"/>
                <w:bCs w:val="0"/>
                <w:szCs w:val="20"/>
              </w:rPr>
            </w:pPr>
            <w:r w:rsidRPr="0035580D">
              <w:rPr>
                <w:b w:val="0"/>
                <w:bCs w:val="0"/>
                <w:szCs w:val="20"/>
              </w:rPr>
              <w:t>2</w:t>
            </w:r>
          </w:p>
        </w:tc>
        <w:tc>
          <w:tcPr>
            <w:tcW w:w="4604" w:type="pct"/>
          </w:tcPr>
          <w:p w14:paraId="3655F5F8" w14:textId="540A2314" w:rsidR="0020302A" w:rsidRPr="000656E2"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söker fram önskad </w:t>
            </w:r>
            <w:r w:rsidR="002128D5">
              <w:t>vårdcentral</w:t>
            </w:r>
            <w:r>
              <w:t xml:space="preserve"> för att boka tid</w:t>
            </w:r>
          </w:p>
        </w:tc>
      </w:tr>
      <w:tr w:rsidR="00B71D07" w:rsidRPr="00F515F3" w14:paraId="619D8ED1" w14:textId="77777777" w:rsidTr="00667351">
        <w:trPr>
          <w:trHeight w:val="362"/>
        </w:trPr>
        <w:tc>
          <w:tcPr>
            <w:cnfStyle w:val="001000000000" w:firstRow="0" w:lastRow="0" w:firstColumn="1" w:lastColumn="0" w:oddVBand="0" w:evenVBand="0" w:oddHBand="0" w:evenHBand="0" w:firstRowFirstColumn="0" w:firstRowLastColumn="0" w:lastRowFirstColumn="0" w:lastRowLastColumn="0"/>
            <w:tcW w:w="396" w:type="pct"/>
          </w:tcPr>
          <w:p w14:paraId="04A884F5" w14:textId="747CD28C" w:rsidR="00B71D07" w:rsidRPr="0035580D" w:rsidRDefault="00B71D07" w:rsidP="00667351">
            <w:pPr>
              <w:tabs>
                <w:tab w:val="left" w:pos="567"/>
              </w:tabs>
              <w:rPr>
                <w:b w:val="0"/>
                <w:bCs w:val="0"/>
                <w:szCs w:val="20"/>
              </w:rPr>
            </w:pPr>
            <w:r>
              <w:rPr>
                <w:b w:val="0"/>
                <w:bCs w:val="0"/>
                <w:szCs w:val="20"/>
              </w:rPr>
              <w:t>3</w:t>
            </w:r>
          </w:p>
        </w:tc>
        <w:tc>
          <w:tcPr>
            <w:tcW w:w="4604" w:type="pct"/>
          </w:tcPr>
          <w:p w14:paraId="50016C1E" w14:textId="5FE36152" w:rsidR="00B71D07" w:rsidRDefault="00B71D07"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tjänst som erbjuder </w:t>
            </w:r>
            <w:proofErr w:type="spellStart"/>
            <w:r>
              <w:t>nybokning</w:t>
            </w:r>
            <w:proofErr w:type="spellEnd"/>
            <w:r>
              <w:t xml:space="preserve"> hos </w:t>
            </w:r>
            <w:r w:rsidR="002128D5">
              <w:t>vårdcentral</w:t>
            </w:r>
            <w:r>
              <w:t>en</w:t>
            </w:r>
          </w:p>
        </w:tc>
      </w:tr>
      <w:tr w:rsidR="0020302A" w:rsidRPr="00F515F3" w14:paraId="2463DEE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4348A99" w14:textId="18B8DCCD" w:rsidR="0020302A" w:rsidRPr="0035580D" w:rsidRDefault="00B71D07" w:rsidP="00667351">
            <w:pPr>
              <w:tabs>
                <w:tab w:val="left" w:pos="567"/>
              </w:tabs>
              <w:rPr>
                <w:b w:val="0"/>
                <w:bCs w:val="0"/>
                <w:szCs w:val="20"/>
              </w:rPr>
            </w:pPr>
            <w:r>
              <w:rPr>
                <w:b w:val="0"/>
                <w:bCs w:val="0"/>
                <w:szCs w:val="20"/>
              </w:rPr>
              <w:t>4</w:t>
            </w:r>
          </w:p>
        </w:tc>
        <w:tc>
          <w:tcPr>
            <w:tcW w:w="4604" w:type="pct"/>
          </w:tcPr>
          <w:p w14:paraId="7EB5ED77" w14:textId="6F7F3035" w:rsidR="0020302A" w:rsidRPr="003A092A" w:rsidRDefault="00517F9D" w:rsidP="00667351">
            <w:pPr>
              <w:tabs>
                <w:tab w:val="left" w:pos="567"/>
              </w:tabs>
              <w:cnfStyle w:val="000000000000" w:firstRow="0" w:lastRow="0" w:firstColumn="0" w:lastColumn="0" w:oddVBand="0" w:evenVBand="0" w:oddHBand="0" w:evenHBand="0" w:firstRowFirstColumn="0" w:firstRowLastColumn="0" w:lastRowFirstColumn="0" w:lastRowLastColumn="0"/>
            </w:pPr>
            <w:r>
              <w:t>Tidbokningstjänst</w:t>
            </w:r>
            <w:r w:rsidR="0020302A">
              <w:t xml:space="preserve"> anropar tjänstekontraktet </w:t>
            </w:r>
            <w:proofErr w:type="spellStart"/>
            <w:r w:rsidR="0020302A" w:rsidRPr="001C4302">
              <w:rPr>
                <w:i/>
                <w:iCs/>
              </w:rPr>
              <w:t>GetHealthcareFacility</w:t>
            </w:r>
            <w:proofErr w:type="spellEnd"/>
            <w:r w:rsidR="0020302A">
              <w:t xml:space="preserve"> för att hämta information om </w:t>
            </w:r>
            <w:r w:rsidR="002128D5">
              <w:t>vårdcentral</w:t>
            </w:r>
            <w:r w:rsidR="0020302A">
              <w:t xml:space="preserve">en. Svaret innehåller </w:t>
            </w:r>
            <w:proofErr w:type="spellStart"/>
            <w:proofErr w:type="gramStart"/>
            <w:r w:rsidR="0020302A">
              <w:t>bl</w:t>
            </w:r>
            <w:proofErr w:type="spellEnd"/>
            <w:r w:rsidR="0020302A">
              <w:t xml:space="preserve"> a</w:t>
            </w:r>
            <w:proofErr w:type="gramEnd"/>
            <w:r w:rsidR="0020302A">
              <w:t xml:space="preserve"> eventuella villkorstexter eller informationstexter som </w:t>
            </w:r>
            <w:r w:rsidR="002128D5">
              <w:t>vårdcentral</w:t>
            </w:r>
            <w:r w:rsidR="0020302A">
              <w:t xml:space="preserve">en vill förmedla, sådana villkorstexter och informationstexter som gäller generellt för </w:t>
            </w:r>
            <w:r w:rsidR="002128D5">
              <w:t>vårdcentral</w:t>
            </w:r>
            <w:r w:rsidR="0020302A">
              <w:t xml:space="preserve">en, oavsett </w:t>
            </w:r>
            <w:proofErr w:type="spellStart"/>
            <w:r w:rsidR="0020302A">
              <w:t>tidstyp</w:t>
            </w:r>
            <w:proofErr w:type="spellEnd"/>
            <w:r w:rsidR="0020302A">
              <w:t xml:space="preserve"> eller vårdtjänst. </w:t>
            </w:r>
          </w:p>
        </w:tc>
      </w:tr>
      <w:tr w:rsidR="0020302A" w:rsidRPr="00F515F3" w14:paraId="2D2FC1CC" w14:textId="77777777" w:rsidTr="00667351">
        <w:trPr>
          <w:trHeight w:val="412"/>
        </w:trPr>
        <w:tc>
          <w:tcPr>
            <w:cnfStyle w:val="001000000000" w:firstRow="0" w:lastRow="0" w:firstColumn="1" w:lastColumn="0" w:oddVBand="0" w:evenVBand="0" w:oddHBand="0" w:evenHBand="0" w:firstRowFirstColumn="0" w:firstRowLastColumn="0" w:lastRowFirstColumn="0" w:lastRowLastColumn="0"/>
            <w:tcW w:w="396" w:type="pct"/>
          </w:tcPr>
          <w:p w14:paraId="266BE4C5" w14:textId="731C3A70" w:rsidR="0020302A" w:rsidRPr="0035580D" w:rsidRDefault="00B71D07" w:rsidP="00667351">
            <w:pPr>
              <w:tabs>
                <w:tab w:val="left" w:pos="567"/>
              </w:tabs>
              <w:rPr>
                <w:b w:val="0"/>
                <w:bCs w:val="0"/>
                <w:szCs w:val="20"/>
              </w:rPr>
            </w:pPr>
            <w:r>
              <w:rPr>
                <w:b w:val="0"/>
                <w:bCs w:val="0"/>
                <w:szCs w:val="20"/>
              </w:rPr>
              <w:t>5</w:t>
            </w:r>
          </w:p>
        </w:tc>
        <w:tc>
          <w:tcPr>
            <w:tcW w:w="4604" w:type="pct"/>
          </w:tcPr>
          <w:p w14:paraId="143415A9" w14:textId="7A4E5F3C" w:rsidR="0020302A" w:rsidRDefault="001C4302" w:rsidP="00667351">
            <w:pPr>
              <w:tabs>
                <w:tab w:val="left" w:pos="567"/>
              </w:tabs>
              <w:cnfStyle w:val="000000000000" w:firstRow="0" w:lastRow="0" w:firstColumn="0" w:lastColumn="0" w:oddVBand="0" w:evenVBand="0" w:oddHBand="0" w:evenHBand="0" w:firstRowFirstColumn="0" w:firstRowLastColumn="0" w:lastRowFirstColumn="0" w:lastRowLastColumn="0"/>
            </w:pPr>
            <w:r>
              <w:t>E-tjänst presenterar villkorstexter och informationstexter till invånaren. Invånaren behöver aktivt bekräfta villkorstexterna (om sådana finns) för att kunna fortsätta i flödet.</w:t>
            </w:r>
          </w:p>
        </w:tc>
      </w:tr>
      <w:tr w:rsidR="0020302A" w:rsidRPr="00F515F3" w14:paraId="3933211D" w14:textId="77777777" w:rsidTr="00667351">
        <w:trPr>
          <w:trHeight w:val="420"/>
        </w:trPr>
        <w:tc>
          <w:tcPr>
            <w:cnfStyle w:val="001000000000" w:firstRow="0" w:lastRow="0" w:firstColumn="1" w:lastColumn="0" w:oddVBand="0" w:evenVBand="0" w:oddHBand="0" w:evenHBand="0" w:firstRowFirstColumn="0" w:firstRowLastColumn="0" w:lastRowFirstColumn="0" w:lastRowLastColumn="0"/>
            <w:tcW w:w="396" w:type="pct"/>
          </w:tcPr>
          <w:p w14:paraId="1C2A7AF0" w14:textId="5E085605" w:rsidR="0020302A" w:rsidRDefault="00B71D07" w:rsidP="00667351">
            <w:pPr>
              <w:tabs>
                <w:tab w:val="left" w:pos="567"/>
              </w:tabs>
              <w:rPr>
                <w:b w:val="0"/>
                <w:bCs w:val="0"/>
                <w:szCs w:val="20"/>
              </w:rPr>
            </w:pPr>
            <w:r>
              <w:rPr>
                <w:b w:val="0"/>
                <w:bCs w:val="0"/>
                <w:szCs w:val="20"/>
              </w:rPr>
              <w:t>6</w:t>
            </w:r>
          </w:p>
        </w:tc>
        <w:tc>
          <w:tcPr>
            <w:tcW w:w="4604" w:type="pct"/>
          </w:tcPr>
          <w:p w14:paraId="24BB1C23" w14:textId="0342CEA0"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w:t>
            </w:r>
            <w:r w:rsidR="002128D5">
              <w:t>vårdcentral</w:t>
            </w:r>
            <w:r>
              <w:t xml:space="preserve">ens erbjudna tidstyper. </w:t>
            </w:r>
          </w:p>
        </w:tc>
      </w:tr>
      <w:tr w:rsidR="0020302A" w:rsidRPr="00F515F3" w14:paraId="12C6527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98A2A6D" w14:textId="1C909A48" w:rsidR="0020302A" w:rsidRDefault="00B71D07" w:rsidP="00667351">
            <w:pPr>
              <w:tabs>
                <w:tab w:val="left" w:pos="567"/>
              </w:tabs>
              <w:rPr>
                <w:b w:val="0"/>
                <w:bCs w:val="0"/>
                <w:szCs w:val="20"/>
              </w:rPr>
            </w:pPr>
            <w:r>
              <w:rPr>
                <w:b w:val="0"/>
                <w:bCs w:val="0"/>
                <w:szCs w:val="20"/>
              </w:rPr>
              <w:t>7</w:t>
            </w:r>
          </w:p>
        </w:tc>
        <w:tc>
          <w:tcPr>
            <w:tcW w:w="4604" w:type="pct"/>
          </w:tcPr>
          <w:p w14:paraId="448A9015" w14:textId="0ED66B8B"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presenterar tidstyperna som </w:t>
            </w:r>
            <w:r w:rsidR="002128D5">
              <w:t>vårdcentral</w:t>
            </w:r>
            <w:r>
              <w:t xml:space="preserve">en erbjuder. De tidstyper som </w:t>
            </w:r>
            <w:r w:rsidR="002128D5">
              <w:t>vårdcentral</w:t>
            </w:r>
            <w:r>
              <w:t xml:space="preserve">en har märkt som gömda visas inte för invånaren. </w:t>
            </w:r>
            <w:r w:rsidR="00772680">
              <w:t>Vårdcentral</w:t>
            </w:r>
            <w:r>
              <w:t xml:space="preserve">en kan välja att </w:t>
            </w:r>
            <w:proofErr w:type="spellStart"/>
            <w:r>
              <w:t>mappa</w:t>
            </w:r>
            <w:proofErr w:type="spellEnd"/>
            <w:r>
              <w:t xml:space="preserve"> varje </w:t>
            </w:r>
            <w:proofErr w:type="spellStart"/>
            <w:r>
              <w:t>tidstyp</w:t>
            </w:r>
            <w:proofErr w:type="spellEnd"/>
            <w:r>
              <w:t xml:space="preserve"> mot den/de vårdtjänster som kan erbjudas för tidstypen. E-tjänst presenterar en lista med val. Om tidstyperna inte är </w:t>
            </w:r>
            <w:proofErr w:type="spellStart"/>
            <w:r>
              <w:t>mappade</w:t>
            </w:r>
            <w:proofErr w:type="spellEnd"/>
            <w:r>
              <w:t xml:space="preserve"> mot vårdtjänster erbjuds invånaren att välja bland tidstyperna. Om </w:t>
            </w:r>
            <w:r w:rsidR="002128D5">
              <w:t>vårdcentral</w:t>
            </w:r>
            <w:r>
              <w:t xml:space="preserve">en har </w:t>
            </w:r>
            <w:proofErr w:type="spellStart"/>
            <w:r>
              <w:t>mappat</w:t>
            </w:r>
            <w:proofErr w:type="spellEnd"/>
            <w:r>
              <w:t xml:space="preserve"> tidstyperna mot vårdtjänster visas lista med vårdtjänster.</w:t>
            </w:r>
          </w:p>
        </w:tc>
      </w:tr>
      <w:tr w:rsidR="0020302A" w:rsidRPr="00F515F3" w14:paraId="45F7110E" w14:textId="77777777" w:rsidTr="00667351">
        <w:trPr>
          <w:trHeight w:val="421"/>
        </w:trPr>
        <w:tc>
          <w:tcPr>
            <w:cnfStyle w:val="001000000000" w:firstRow="0" w:lastRow="0" w:firstColumn="1" w:lastColumn="0" w:oddVBand="0" w:evenVBand="0" w:oddHBand="0" w:evenHBand="0" w:firstRowFirstColumn="0" w:firstRowLastColumn="0" w:lastRowFirstColumn="0" w:lastRowLastColumn="0"/>
            <w:tcW w:w="396" w:type="pct"/>
          </w:tcPr>
          <w:p w14:paraId="5D567B17" w14:textId="03CCDEA9" w:rsidR="0020302A" w:rsidRDefault="00B71D07" w:rsidP="00667351">
            <w:pPr>
              <w:tabs>
                <w:tab w:val="left" w:pos="567"/>
              </w:tabs>
              <w:rPr>
                <w:b w:val="0"/>
                <w:bCs w:val="0"/>
                <w:szCs w:val="20"/>
              </w:rPr>
            </w:pPr>
            <w:r>
              <w:rPr>
                <w:b w:val="0"/>
                <w:bCs w:val="0"/>
                <w:szCs w:val="20"/>
              </w:rPr>
              <w:t>8</w:t>
            </w:r>
          </w:p>
        </w:tc>
        <w:tc>
          <w:tcPr>
            <w:tcW w:w="4604" w:type="pct"/>
          </w:tcPr>
          <w:p w14:paraId="59BD15B8"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en </w:t>
            </w:r>
            <w:proofErr w:type="spellStart"/>
            <w:r>
              <w:t>tidstyp</w:t>
            </w:r>
            <w:proofErr w:type="spellEnd"/>
            <w:r>
              <w:t xml:space="preserve"> eller vårdtjänst från listan att boka tid för</w:t>
            </w:r>
          </w:p>
        </w:tc>
      </w:tr>
      <w:tr w:rsidR="00411371" w:rsidRPr="00F515F3" w14:paraId="4DE16E9B" w14:textId="77777777" w:rsidTr="00667351">
        <w:trPr>
          <w:trHeight w:val="421"/>
        </w:trPr>
        <w:tc>
          <w:tcPr>
            <w:cnfStyle w:val="001000000000" w:firstRow="0" w:lastRow="0" w:firstColumn="1" w:lastColumn="0" w:oddVBand="0" w:evenVBand="0" w:oddHBand="0" w:evenHBand="0" w:firstRowFirstColumn="0" w:firstRowLastColumn="0" w:lastRowFirstColumn="0" w:lastRowLastColumn="0"/>
            <w:tcW w:w="396" w:type="pct"/>
          </w:tcPr>
          <w:p w14:paraId="3AFA98A7" w14:textId="5C5D1995" w:rsidR="00411371" w:rsidRDefault="00411371" w:rsidP="00667351">
            <w:pPr>
              <w:tabs>
                <w:tab w:val="left" w:pos="567"/>
              </w:tabs>
              <w:rPr>
                <w:b w:val="0"/>
                <w:bCs w:val="0"/>
                <w:szCs w:val="20"/>
              </w:rPr>
            </w:pPr>
            <w:r>
              <w:rPr>
                <w:b w:val="0"/>
                <w:bCs w:val="0"/>
                <w:szCs w:val="20"/>
              </w:rPr>
              <w:t>9</w:t>
            </w:r>
          </w:p>
        </w:tc>
        <w:tc>
          <w:tcPr>
            <w:tcW w:w="4604" w:type="pct"/>
          </w:tcPr>
          <w:p w14:paraId="3ABF09A2" w14:textId="42ADC022" w:rsidR="00411371" w:rsidRDefault="00411371"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lista med andra </w:t>
            </w:r>
            <w:r w:rsidR="00C207D3">
              <w:t>vårdcentraler</w:t>
            </w:r>
            <w:r>
              <w:t xml:space="preserve"> som ingår i grupp med vald </w:t>
            </w:r>
            <w:r w:rsidR="002128D5">
              <w:t>vårdcentral</w:t>
            </w:r>
            <w:r>
              <w:t xml:space="preserve">. E-tjänst skickar med tidigare vald </w:t>
            </w:r>
            <w:proofErr w:type="spellStart"/>
            <w:r>
              <w:t>tidstyp</w:t>
            </w:r>
            <w:proofErr w:type="spellEnd"/>
            <w:r>
              <w:t xml:space="preserve">, så att tidbokningssystemet kan returnera </w:t>
            </w:r>
            <w:r w:rsidR="00C207D3">
              <w:t>vårdcentraler</w:t>
            </w:r>
            <w:r w:rsidR="00C04FED">
              <w:t xml:space="preserve"> i gruppen som också erbjuder samma </w:t>
            </w:r>
            <w:proofErr w:type="spellStart"/>
            <w:r w:rsidR="00C04FED">
              <w:t>tidstyp</w:t>
            </w:r>
            <w:proofErr w:type="spellEnd"/>
          </w:p>
        </w:tc>
      </w:tr>
      <w:tr w:rsidR="00C04FED" w:rsidRPr="00F515F3" w14:paraId="35462B0E" w14:textId="77777777" w:rsidTr="00667351">
        <w:trPr>
          <w:trHeight w:val="421"/>
        </w:trPr>
        <w:tc>
          <w:tcPr>
            <w:cnfStyle w:val="001000000000" w:firstRow="0" w:lastRow="0" w:firstColumn="1" w:lastColumn="0" w:oddVBand="0" w:evenVBand="0" w:oddHBand="0" w:evenHBand="0" w:firstRowFirstColumn="0" w:firstRowLastColumn="0" w:lastRowFirstColumn="0" w:lastRowLastColumn="0"/>
            <w:tcW w:w="396" w:type="pct"/>
          </w:tcPr>
          <w:p w14:paraId="7632396D" w14:textId="0E39F487" w:rsidR="00C04FED" w:rsidRDefault="00C04FED" w:rsidP="00667351">
            <w:pPr>
              <w:tabs>
                <w:tab w:val="left" w:pos="567"/>
              </w:tabs>
              <w:rPr>
                <w:b w:val="0"/>
                <w:bCs w:val="0"/>
                <w:szCs w:val="20"/>
              </w:rPr>
            </w:pPr>
            <w:r>
              <w:rPr>
                <w:b w:val="0"/>
                <w:bCs w:val="0"/>
                <w:szCs w:val="20"/>
              </w:rPr>
              <w:t>10</w:t>
            </w:r>
          </w:p>
        </w:tc>
        <w:tc>
          <w:tcPr>
            <w:tcW w:w="4604" w:type="pct"/>
          </w:tcPr>
          <w:p w14:paraId="7FD1F8E3" w14:textId="4B63EA40" w:rsidR="00C04FED" w:rsidRDefault="00C04FED"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en annan </w:t>
            </w:r>
            <w:r w:rsidR="002128D5">
              <w:t>vårdcentral</w:t>
            </w:r>
            <w:r>
              <w:t xml:space="preserve"> från listan eller låter ursprungs</w:t>
            </w:r>
            <w:r w:rsidR="002128D5">
              <w:t>vårdcentral</w:t>
            </w:r>
            <w:r>
              <w:t>en vara valet att gå vidare med</w:t>
            </w:r>
          </w:p>
        </w:tc>
      </w:tr>
      <w:tr w:rsidR="0020302A" w:rsidRPr="00F515F3" w14:paraId="4658512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2561E6D" w14:textId="759805F8" w:rsidR="0020302A" w:rsidRDefault="00C04FED" w:rsidP="00667351">
            <w:pPr>
              <w:tabs>
                <w:tab w:val="left" w:pos="567"/>
              </w:tabs>
              <w:rPr>
                <w:b w:val="0"/>
                <w:bCs w:val="0"/>
                <w:szCs w:val="20"/>
              </w:rPr>
            </w:pPr>
            <w:r>
              <w:rPr>
                <w:b w:val="0"/>
                <w:bCs w:val="0"/>
                <w:szCs w:val="20"/>
              </w:rPr>
              <w:t>11</w:t>
            </w:r>
          </w:p>
        </w:tc>
        <w:tc>
          <w:tcPr>
            <w:tcW w:w="4604" w:type="pct"/>
          </w:tcPr>
          <w:p w14:paraId="2CDA1B5C" w14:textId="5223ABAC"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Om </w:t>
            </w:r>
            <w:r w:rsidR="002128D5">
              <w:t>vårdcentral</w:t>
            </w:r>
            <w:r>
              <w:t xml:space="preserve">en erbjuder möjlighet att boka vårdpersonal i samband med bokningen anropar e-tjänst det frivilliga tjänstekontraktet </w:t>
            </w:r>
            <w:proofErr w:type="spellStart"/>
            <w:r>
              <w:t>GetPractitioners</w:t>
            </w:r>
            <w:proofErr w:type="spellEnd"/>
            <w:r>
              <w:t xml:space="preserve">. Listan med vårdpersonal </w:t>
            </w:r>
            <w:r>
              <w:lastRenderedPageBreak/>
              <w:t>visas för invånaren. E-tjänst tillåter även invånare att gå vidare utan att välja vårdpersonal.</w:t>
            </w:r>
          </w:p>
        </w:tc>
      </w:tr>
      <w:tr w:rsidR="0020302A" w:rsidRPr="00F515F3" w14:paraId="6EA2554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52DBF2C" w14:textId="3807F676" w:rsidR="0020302A" w:rsidRDefault="00B71D07" w:rsidP="00667351">
            <w:pPr>
              <w:tabs>
                <w:tab w:val="left" w:pos="567"/>
              </w:tabs>
              <w:rPr>
                <w:b w:val="0"/>
                <w:bCs w:val="0"/>
                <w:szCs w:val="20"/>
              </w:rPr>
            </w:pPr>
            <w:r>
              <w:rPr>
                <w:b w:val="0"/>
                <w:bCs w:val="0"/>
                <w:szCs w:val="20"/>
              </w:rPr>
              <w:lastRenderedPageBreak/>
              <w:t>1</w:t>
            </w:r>
            <w:r w:rsidR="00C04FED">
              <w:rPr>
                <w:b w:val="0"/>
                <w:bCs w:val="0"/>
                <w:szCs w:val="20"/>
              </w:rPr>
              <w:t>2</w:t>
            </w:r>
          </w:p>
        </w:tc>
        <w:tc>
          <w:tcPr>
            <w:tcW w:w="4604" w:type="pct"/>
          </w:tcPr>
          <w:p w14:paraId="070BE6CF" w14:textId="1F26E20A"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Invånaren väljer vårdpersonal i listan (om </w:t>
            </w:r>
            <w:r w:rsidR="002128D5">
              <w:t>vårdcentral</w:t>
            </w:r>
            <w:r>
              <w:t>en erbjuder</w:t>
            </w:r>
            <w:r w:rsidR="00C04FED">
              <w:t xml:space="preserve"> </w:t>
            </w:r>
            <w:r>
              <w:t>valmöjligheten)</w:t>
            </w:r>
          </w:p>
        </w:tc>
      </w:tr>
      <w:tr w:rsidR="0020302A" w:rsidRPr="00F515F3" w14:paraId="264ABC6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4AEB34D" w14:textId="67811196" w:rsidR="0020302A" w:rsidRDefault="0020302A" w:rsidP="00667351">
            <w:pPr>
              <w:tabs>
                <w:tab w:val="left" w:pos="567"/>
              </w:tabs>
              <w:rPr>
                <w:b w:val="0"/>
                <w:bCs w:val="0"/>
                <w:szCs w:val="20"/>
              </w:rPr>
            </w:pPr>
            <w:r>
              <w:rPr>
                <w:b w:val="0"/>
                <w:bCs w:val="0"/>
                <w:szCs w:val="20"/>
              </w:rPr>
              <w:t>1</w:t>
            </w:r>
            <w:r w:rsidR="00C04FED">
              <w:rPr>
                <w:b w:val="0"/>
                <w:bCs w:val="0"/>
                <w:szCs w:val="20"/>
              </w:rPr>
              <w:t>3</w:t>
            </w:r>
          </w:p>
        </w:tc>
        <w:tc>
          <w:tcPr>
            <w:tcW w:w="4604" w:type="pct"/>
          </w:tcPr>
          <w:p w14:paraId="1D216C76"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datum baserat på vald </w:t>
            </w:r>
            <w:proofErr w:type="spellStart"/>
            <w:r>
              <w:t>tidstyp</w:t>
            </w:r>
            <w:proofErr w:type="spellEnd"/>
            <w:r>
              <w:t>, vårdtjänst och vårdpersonal.</w:t>
            </w:r>
          </w:p>
        </w:tc>
      </w:tr>
      <w:tr w:rsidR="0020302A" w:rsidRPr="00F515F3" w14:paraId="2E68B4A1"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C2A13C9" w14:textId="7521AAD4" w:rsidR="0020302A" w:rsidRDefault="0020302A" w:rsidP="00667351">
            <w:pPr>
              <w:tabs>
                <w:tab w:val="left" w:pos="567"/>
              </w:tabs>
              <w:rPr>
                <w:b w:val="0"/>
                <w:bCs w:val="0"/>
                <w:szCs w:val="20"/>
              </w:rPr>
            </w:pPr>
            <w:r>
              <w:rPr>
                <w:b w:val="0"/>
                <w:bCs w:val="0"/>
                <w:szCs w:val="20"/>
              </w:rPr>
              <w:t>1</w:t>
            </w:r>
            <w:r w:rsidR="00C04FED">
              <w:rPr>
                <w:b w:val="0"/>
                <w:bCs w:val="0"/>
                <w:szCs w:val="20"/>
              </w:rPr>
              <w:t>4</w:t>
            </w:r>
          </w:p>
        </w:tc>
        <w:tc>
          <w:tcPr>
            <w:tcW w:w="4604" w:type="pct"/>
          </w:tcPr>
          <w:p w14:paraId="1545B620"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datum för att se lediga tider </w:t>
            </w:r>
          </w:p>
        </w:tc>
      </w:tr>
      <w:tr w:rsidR="0020302A" w:rsidRPr="00F515F3" w14:paraId="38FCFCC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1E65783" w14:textId="46706DB6" w:rsidR="0020302A" w:rsidRDefault="0020302A" w:rsidP="00667351">
            <w:pPr>
              <w:tabs>
                <w:tab w:val="left" w:pos="567"/>
              </w:tabs>
              <w:rPr>
                <w:b w:val="0"/>
                <w:bCs w:val="0"/>
                <w:szCs w:val="20"/>
              </w:rPr>
            </w:pPr>
            <w:r>
              <w:rPr>
                <w:b w:val="0"/>
                <w:bCs w:val="0"/>
                <w:szCs w:val="20"/>
              </w:rPr>
              <w:t>1</w:t>
            </w:r>
            <w:r w:rsidR="00C04FED">
              <w:rPr>
                <w:b w:val="0"/>
                <w:bCs w:val="0"/>
                <w:szCs w:val="20"/>
              </w:rPr>
              <w:t>5</w:t>
            </w:r>
          </w:p>
        </w:tc>
        <w:tc>
          <w:tcPr>
            <w:tcW w:w="4604" w:type="pct"/>
          </w:tcPr>
          <w:p w14:paraId="7CB7F9F4" w14:textId="6D74DA5E"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E-tjänst hämtar lediga tider för val</w:t>
            </w:r>
            <w:r w:rsidR="00D602B8">
              <w:t>t</w:t>
            </w:r>
            <w:r>
              <w:t xml:space="preserve"> datum, samt för vald </w:t>
            </w:r>
            <w:proofErr w:type="spellStart"/>
            <w:r>
              <w:t>tidstyp</w:t>
            </w:r>
            <w:proofErr w:type="spellEnd"/>
            <w:r>
              <w:t>, vårdtjänst och vårdpersonal.</w:t>
            </w:r>
          </w:p>
        </w:tc>
      </w:tr>
      <w:tr w:rsidR="0020302A" w:rsidRPr="00F515F3" w14:paraId="2E5C969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C7A47DE" w14:textId="0DCD0FCF" w:rsidR="0020302A" w:rsidRDefault="0020302A" w:rsidP="00667351">
            <w:pPr>
              <w:tabs>
                <w:tab w:val="left" w:pos="567"/>
              </w:tabs>
              <w:rPr>
                <w:b w:val="0"/>
                <w:bCs w:val="0"/>
                <w:szCs w:val="20"/>
              </w:rPr>
            </w:pPr>
            <w:r>
              <w:rPr>
                <w:b w:val="0"/>
                <w:bCs w:val="0"/>
                <w:szCs w:val="20"/>
              </w:rPr>
              <w:t>1</w:t>
            </w:r>
            <w:r w:rsidR="00C04FED">
              <w:rPr>
                <w:b w:val="0"/>
                <w:bCs w:val="0"/>
                <w:szCs w:val="20"/>
              </w:rPr>
              <w:t>6</w:t>
            </w:r>
          </w:p>
        </w:tc>
        <w:tc>
          <w:tcPr>
            <w:tcW w:w="4604" w:type="pct"/>
          </w:tcPr>
          <w:p w14:paraId="5A23E6DD"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väljer en tid att boka</w:t>
            </w:r>
          </w:p>
        </w:tc>
      </w:tr>
      <w:tr w:rsidR="0020302A" w:rsidRPr="00F515F3" w14:paraId="68B9C6D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10AAED9" w14:textId="659F98A9" w:rsidR="0020302A" w:rsidRDefault="0020302A" w:rsidP="00667351">
            <w:pPr>
              <w:tabs>
                <w:tab w:val="left" w:pos="567"/>
              </w:tabs>
              <w:rPr>
                <w:b w:val="0"/>
                <w:bCs w:val="0"/>
                <w:szCs w:val="20"/>
              </w:rPr>
            </w:pPr>
            <w:r>
              <w:rPr>
                <w:b w:val="0"/>
                <w:bCs w:val="0"/>
                <w:szCs w:val="20"/>
              </w:rPr>
              <w:t>1</w:t>
            </w:r>
            <w:r w:rsidR="00C04FED">
              <w:rPr>
                <w:b w:val="0"/>
                <w:bCs w:val="0"/>
                <w:szCs w:val="20"/>
              </w:rPr>
              <w:t>7</w:t>
            </w:r>
          </w:p>
        </w:tc>
        <w:tc>
          <w:tcPr>
            <w:tcW w:w="4604" w:type="pct"/>
          </w:tcPr>
          <w:p w14:paraId="01E27BF3"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Baserat på tidstypens inställning (inställning som hämtats tillsammans med tidstypen) kan verksamheten kräva att invånaren anger en anledning till bokningen. Verksamheten kan välja att kräva att invånaren anger något eller att invånaren frivilligt anger något eller att invånaren inte får ange något (då visas inte något till invånaren) </w:t>
            </w:r>
          </w:p>
        </w:tc>
      </w:tr>
      <w:tr w:rsidR="0020302A" w:rsidRPr="00F515F3" w14:paraId="57BDBBA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A0DC401" w14:textId="2A4D87C5" w:rsidR="0020302A" w:rsidRDefault="0020302A" w:rsidP="00667351">
            <w:pPr>
              <w:tabs>
                <w:tab w:val="left" w:pos="567"/>
              </w:tabs>
              <w:rPr>
                <w:b w:val="0"/>
                <w:bCs w:val="0"/>
                <w:szCs w:val="20"/>
              </w:rPr>
            </w:pPr>
            <w:r>
              <w:rPr>
                <w:b w:val="0"/>
                <w:bCs w:val="0"/>
                <w:szCs w:val="20"/>
              </w:rPr>
              <w:t>1</w:t>
            </w:r>
            <w:r w:rsidR="00C04FED">
              <w:rPr>
                <w:b w:val="0"/>
                <w:bCs w:val="0"/>
                <w:szCs w:val="20"/>
              </w:rPr>
              <w:t>8</w:t>
            </w:r>
          </w:p>
        </w:tc>
        <w:tc>
          <w:tcPr>
            <w:tcW w:w="4604" w:type="pct"/>
          </w:tcPr>
          <w:p w14:paraId="3D25370D"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p>
        </w:tc>
      </w:tr>
      <w:tr w:rsidR="0020302A" w:rsidRPr="00F515F3" w14:paraId="0014D12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4D4A58D" w14:textId="6D19EC7F" w:rsidR="0020302A" w:rsidRDefault="0020302A" w:rsidP="00667351">
            <w:pPr>
              <w:tabs>
                <w:tab w:val="left" w:pos="567"/>
              </w:tabs>
              <w:rPr>
                <w:b w:val="0"/>
                <w:bCs w:val="0"/>
                <w:szCs w:val="20"/>
              </w:rPr>
            </w:pPr>
            <w:r>
              <w:rPr>
                <w:b w:val="0"/>
                <w:bCs w:val="0"/>
                <w:szCs w:val="20"/>
              </w:rPr>
              <w:t>1</w:t>
            </w:r>
            <w:r w:rsidR="00C04FED">
              <w:rPr>
                <w:b w:val="0"/>
                <w:bCs w:val="0"/>
                <w:szCs w:val="20"/>
              </w:rPr>
              <w:t>9</w:t>
            </w:r>
          </w:p>
        </w:tc>
        <w:tc>
          <w:tcPr>
            <w:tcW w:w="4604" w:type="pct"/>
          </w:tcPr>
          <w:p w14:paraId="0CDFC853"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p>
        </w:tc>
      </w:tr>
      <w:tr w:rsidR="0020302A" w:rsidRPr="00F515F3" w14:paraId="6B6D3A6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9A96797" w14:textId="71EABDBB" w:rsidR="0020302A" w:rsidRDefault="00C04FED" w:rsidP="00667351">
            <w:pPr>
              <w:tabs>
                <w:tab w:val="left" w:pos="567"/>
              </w:tabs>
              <w:rPr>
                <w:b w:val="0"/>
                <w:bCs w:val="0"/>
                <w:szCs w:val="20"/>
              </w:rPr>
            </w:pPr>
            <w:r>
              <w:rPr>
                <w:b w:val="0"/>
                <w:bCs w:val="0"/>
                <w:szCs w:val="20"/>
              </w:rPr>
              <w:t>20</w:t>
            </w:r>
          </w:p>
        </w:tc>
        <w:tc>
          <w:tcPr>
            <w:tcW w:w="4604" w:type="pct"/>
          </w:tcPr>
          <w:p w14:paraId="32F7E732"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begär att boka vald tid genom att anropa tjänstekontraktet </w:t>
            </w:r>
            <w:proofErr w:type="spellStart"/>
            <w:r w:rsidRPr="00D602B8">
              <w:rPr>
                <w:i/>
                <w:iCs/>
              </w:rPr>
              <w:t>MakeAppointment</w:t>
            </w:r>
            <w:proofErr w:type="spellEnd"/>
            <w:r>
              <w:t>.</w:t>
            </w:r>
          </w:p>
        </w:tc>
      </w:tr>
      <w:tr w:rsidR="0020302A" w:rsidRPr="00F515F3" w14:paraId="16362B2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865BDE8" w14:textId="08246CB6" w:rsidR="0020302A" w:rsidRDefault="00C04FED" w:rsidP="00667351">
            <w:pPr>
              <w:tabs>
                <w:tab w:val="left" w:pos="567"/>
              </w:tabs>
              <w:rPr>
                <w:b w:val="0"/>
                <w:bCs w:val="0"/>
                <w:szCs w:val="20"/>
              </w:rPr>
            </w:pPr>
            <w:r>
              <w:rPr>
                <w:b w:val="0"/>
                <w:bCs w:val="0"/>
                <w:szCs w:val="20"/>
              </w:rPr>
              <w:t>21</w:t>
            </w:r>
          </w:p>
        </w:tc>
        <w:tc>
          <w:tcPr>
            <w:tcW w:w="4604" w:type="pct"/>
          </w:tcPr>
          <w:p w14:paraId="5233544F"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Om bokningen lyckas anropar e-</w:t>
            </w:r>
            <w:proofErr w:type="gramStart"/>
            <w:r>
              <w:t>tjänst tjänstekontraktet</w:t>
            </w:r>
            <w:proofErr w:type="gramEnd"/>
            <w:r>
              <w:t xml:space="preserve"> </w:t>
            </w:r>
            <w:proofErr w:type="spellStart"/>
            <w:r w:rsidRPr="00D602B8">
              <w:rPr>
                <w:i/>
                <w:iCs/>
              </w:rPr>
              <w:t>GetAppointment</w:t>
            </w:r>
            <w:proofErr w:type="spellEnd"/>
            <w:r>
              <w:t xml:space="preserve"> för att hämta detaljer om bokningen. Verksamheten kan ha valt att komplettera bokningen med ytterligare detaljer, </w:t>
            </w:r>
            <w:proofErr w:type="gramStart"/>
            <w:r>
              <w:t>t ex</w:t>
            </w:r>
            <w:proofErr w:type="gramEnd"/>
            <w:r>
              <w:t xml:space="preserve"> en unik länk till ett videobesök i fall att kontaktsättet är videobesök.</w:t>
            </w:r>
          </w:p>
        </w:tc>
      </w:tr>
      <w:tr w:rsidR="0020302A" w:rsidRPr="00F515F3" w14:paraId="47C2E8F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72313F9" w14:textId="41FCD086" w:rsidR="0020302A" w:rsidRDefault="00B71D07" w:rsidP="00667351">
            <w:pPr>
              <w:tabs>
                <w:tab w:val="left" w:pos="567"/>
              </w:tabs>
              <w:rPr>
                <w:b w:val="0"/>
                <w:bCs w:val="0"/>
                <w:szCs w:val="20"/>
              </w:rPr>
            </w:pPr>
            <w:r>
              <w:rPr>
                <w:b w:val="0"/>
                <w:bCs w:val="0"/>
                <w:szCs w:val="20"/>
              </w:rPr>
              <w:t>2</w:t>
            </w:r>
            <w:r w:rsidR="00C04FED">
              <w:rPr>
                <w:b w:val="0"/>
                <w:bCs w:val="0"/>
                <w:szCs w:val="20"/>
              </w:rPr>
              <w:t>2</w:t>
            </w:r>
          </w:p>
        </w:tc>
        <w:tc>
          <w:tcPr>
            <w:tcW w:w="4604" w:type="pct"/>
          </w:tcPr>
          <w:p w14:paraId="57C1FAE4"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E-tjänst presenterar en bokningsbekräftelse med detaljerna som hämtats</w:t>
            </w:r>
          </w:p>
        </w:tc>
      </w:tr>
      <w:tr w:rsidR="0020302A" w:rsidRPr="00F515F3" w14:paraId="0C5E766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B6F903D" w14:textId="7D4413F4" w:rsidR="0020302A" w:rsidRDefault="0020302A" w:rsidP="00667351">
            <w:pPr>
              <w:tabs>
                <w:tab w:val="left" w:pos="567"/>
              </w:tabs>
              <w:rPr>
                <w:b w:val="0"/>
                <w:bCs w:val="0"/>
                <w:szCs w:val="20"/>
              </w:rPr>
            </w:pPr>
            <w:r>
              <w:rPr>
                <w:b w:val="0"/>
                <w:bCs w:val="0"/>
                <w:szCs w:val="20"/>
              </w:rPr>
              <w:t>2</w:t>
            </w:r>
            <w:r w:rsidR="00C04FED">
              <w:rPr>
                <w:b w:val="0"/>
                <w:bCs w:val="0"/>
                <w:szCs w:val="20"/>
              </w:rPr>
              <w:t>3</w:t>
            </w:r>
          </w:p>
        </w:tc>
        <w:tc>
          <w:tcPr>
            <w:tcW w:w="4604" w:type="pct"/>
          </w:tcPr>
          <w:p w14:paraId="21FD4576" w14:textId="77777777" w:rsidR="0020302A" w:rsidRDefault="0020302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bokningsbekräftelse till invånaren, </w:t>
            </w:r>
            <w:proofErr w:type="gramStart"/>
            <w:r>
              <w:t>t ex</w:t>
            </w:r>
            <w:proofErr w:type="gramEnd"/>
            <w:r>
              <w:t xml:space="preserve"> till 1177 Inkorgen. Verksamheten kan i bokningsbekräftelsen också samtidigt erbjuda möjlighet till avbokning eller ombokning.</w:t>
            </w:r>
          </w:p>
        </w:tc>
      </w:tr>
    </w:tbl>
    <w:p w14:paraId="562DC780" w14:textId="1EACC660" w:rsidR="00DF72CC" w:rsidRDefault="00DF72CC" w:rsidP="00DF72CC">
      <w:pPr>
        <w:pStyle w:val="Rubrik4Nr"/>
        <w:numPr>
          <w:ilvl w:val="0"/>
          <w:numId w:val="0"/>
        </w:numPr>
        <w:rPr>
          <w:b/>
        </w:rPr>
      </w:pPr>
    </w:p>
    <w:p w14:paraId="2070B20C" w14:textId="77777777" w:rsidR="0020302A" w:rsidRPr="00D53F47" w:rsidRDefault="0020302A" w:rsidP="00DF72CC">
      <w:pPr>
        <w:pStyle w:val="Rubrik4Nr"/>
        <w:numPr>
          <w:ilvl w:val="0"/>
          <w:numId w:val="0"/>
        </w:numPr>
        <w:rPr>
          <w:b/>
        </w:rPr>
      </w:pPr>
    </w:p>
    <w:p w14:paraId="1B2D657E" w14:textId="77777777" w:rsidR="00DF72CC" w:rsidRDefault="00DF72CC" w:rsidP="00DF72CC">
      <w:pPr>
        <w:pStyle w:val="Rubrik3"/>
        <w:numPr>
          <w:ilvl w:val="0"/>
          <w:numId w:val="0"/>
        </w:numPr>
        <w:ind w:left="720"/>
      </w:pPr>
    </w:p>
    <w:p w14:paraId="33575091" w14:textId="37BA90A9" w:rsidR="00DF72CC" w:rsidRDefault="00DF72CC" w:rsidP="004C338F"/>
    <w:p w14:paraId="73FFDFF8" w14:textId="53B416C4" w:rsidR="00DF72CC" w:rsidRDefault="00DF72CC" w:rsidP="00DF72CC">
      <w:pPr>
        <w:pStyle w:val="Rubrik3"/>
      </w:pPr>
      <w:bookmarkStart w:id="40" w:name="_Toc149769256"/>
      <w:r>
        <w:t xml:space="preserve">Flöde </w:t>
      </w:r>
      <w:r w:rsidR="00A66998">
        <w:t>2</w:t>
      </w:r>
      <w:r>
        <w:t xml:space="preserve"> – Boka tid med ett kvalificerande försteg (triagering</w:t>
      </w:r>
      <w:r w:rsidR="00072600">
        <w:t xml:space="preserve"> </w:t>
      </w:r>
      <w:r w:rsidR="00A66998">
        <w:t xml:space="preserve">som görs </w:t>
      </w:r>
      <w:r w:rsidR="00072600">
        <w:t xml:space="preserve">av </w:t>
      </w:r>
      <w:r w:rsidR="002128D5">
        <w:t>vårdcentral</w:t>
      </w:r>
      <w:r w:rsidR="00072600">
        <w:t>en</w:t>
      </w:r>
      <w:r>
        <w:t>)</w:t>
      </w:r>
      <w:bookmarkEnd w:id="40"/>
    </w:p>
    <w:p w14:paraId="3A40237B" w14:textId="542556AD" w:rsidR="00DF72CC" w:rsidRDefault="00DF72CC" w:rsidP="00DF72CC">
      <w:pPr>
        <w:rPr>
          <w:lang w:eastAsia="sv-SE"/>
        </w:rPr>
      </w:pPr>
      <w:r>
        <w:rPr>
          <w:lang w:eastAsia="sv-SE"/>
        </w:rPr>
        <w:t xml:space="preserve">Flödet utgår från att invånaren i förväg vet vilken </w:t>
      </w:r>
      <w:r w:rsidR="002128D5">
        <w:rPr>
          <w:lang w:eastAsia="sv-SE"/>
        </w:rPr>
        <w:t>vårdcentral</w:t>
      </w:r>
      <w:r>
        <w:rPr>
          <w:lang w:eastAsia="sv-SE"/>
        </w:rPr>
        <w:t xml:space="preserve"> som invånaren vill boka tid på. </w:t>
      </w:r>
      <w:r w:rsidR="00772680">
        <w:rPr>
          <w:lang w:eastAsia="sv-SE"/>
        </w:rPr>
        <w:t>Vårdcentral</w:t>
      </w:r>
      <w:r w:rsidR="00072600">
        <w:rPr>
          <w:lang w:eastAsia="sv-SE"/>
        </w:rPr>
        <w:t>en erbjuder olika typer av tider men kräver att invånare genomgår en triagering. Baserat på utfallet hänvisas invånaren till en specifik typ av tid</w:t>
      </w:r>
      <w:r w:rsidR="00A66998">
        <w:rPr>
          <w:lang w:eastAsia="sv-SE"/>
        </w:rPr>
        <w:t>.</w:t>
      </w:r>
    </w:p>
    <w:p w14:paraId="499DFF39" w14:textId="77777777" w:rsidR="00DF72CC" w:rsidRPr="00B623D5" w:rsidRDefault="00DF72CC" w:rsidP="00DF72CC">
      <w:pPr>
        <w:pStyle w:val="Brdtext"/>
        <w:rPr>
          <w:lang w:eastAsia="sv-SE"/>
        </w:rPr>
      </w:pPr>
    </w:p>
    <w:tbl>
      <w:tblPr>
        <w:tblStyle w:val="Listtabell3dekorfrg5"/>
        <w:tblW w:w="0" w:type="auto"/>
        <w:tblLook w:val="04A0" w:firstRow="1" w:lastRow="0" w:firstColumn="1" w:lastColumn="0" w:noHBand="0" w:noVBand="1"/>
      </w:tblPr>
      <w:tblGrid>
        <w:gridCol w:w="8494"/>
      </w:tblGrid>
      <w:tr w:rsidR="00DF72CC" w14:paraId="52687385"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4D5509DE" w14:textId="77777777" w:rsidR="00DF72CC" w:rsidRPr="00460033" w:rsidRDefault="00DF72CC" w:rsidP="00667351">
            <w:pPr>
              <w:rPr>
                <w:rFonts w:ascii="Arial" w:hAnsi="Arial" w:cs="Arial"/>
                <w:lang w:eastAsia="sv-SE"/>
              </w:rPr>
            </w:pPr>
            <w:r w:rsidRPr="00460033">
              <w:rPr>
                <w:rFonts w:ascii="Arial" w:hAnsi="Arial" w:cs="Arial"/>
                <w:lang w:eastAsia="sv-SE"/>
              </w:rPr>
              <w:t>Förutsättningar</w:t>
            </w:r>
          </w:p>
        </w:tc>
      </w:tr>
      <w:tr w:rsidR="00DF72CC" w14:paraId="5828DBDD"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480C57B2" w14:textId="656CE82A" w:rsidR="00A66998"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A66998">
              <w:rPr>
                <w:rFonts w:ascii="Arial" w:hAnsi="Arial"/>
                <w:b w:val="0"/>
                <w:bCs w:val="0"/>
                <w:lang w:eastAsia="sv-SE"/>
              </w:rPr>
              <w:t xml:space="preserve">en erbjuder invånare möjlighet att utan </w:t>
            </w:r>
            <w:proofErr w:type="spellStart"/>
            <w:r w:rsidR="00A66998">
              <w:rPr>
                <w:rFonts w:ascii="Arial" w:hAnsi="Arial"/>
                <w:b w:val="0"/>
                <w:bCs w:val="0"/>
                <w:lang w:eastAsia="sv-SE"/>
              </w:rPr>
              <w:t>förkrav</w:t>
            </w:r>
            <w:proofErr w:type="spellEnd"/>
            <w:r w:rsidR="00A66998">
              <w:rPr>
                <w:rFonts w:ascii="Arial" w:hAnsi="Arial"/>
                <w:b w:val="0"/>
                <w:bCs w:val="0"/>
                <w:lang w:eastAsia="sv-SE"/>
              </w:rPr>
              <w:t xml:space="preserve"> boka ny tid, exempelvis att ha kallat invånare</w:t>
            </w:r>
          </w:p>
          <w:p w14:paraId="755D779E" w14:textId="6B895B87" w:rsidR="00DF72CC"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DF72CC">
              <w:rPr>
                <w:rFonts w:ascii="Arial" w:hAnsi="Arial"/>
                <w:b w:val="0"/>
                <w:bCs w:val="0"/>
                <w:lang w:eastAsia="sv-SE"/>
              </w:rPr>
              <w:t xml:space="preserve">en </w:t>
            </w:r>
            <w:r w:rsidR="00072600">
              <w:rPr>
                <w:rFonts w:ascii="Arial" w:hAnsi="Arial"/>
                <w:b w:val="0"/>
                <w:bCs w:val="0"/>
                <w:lang w:eastAsia="sv-SE"/>
              </w:rPr>
              <w:t xml:space="preserve">erbjuder tidbokning men först efter att invånaren blivit kvalificerad till specifik typ av tid. Exempel på ett sådant försteg kan vara ett frågebatteri som invånaren först måste besvara. Baserat på invånarens svar hänvisas invånaren att boka tid av </w:t>
            </w:r>
            <w:r w:rsidR="00C556AC">
              <w:rPr>
                <w:rFonts w:ascii="Arial" w:hAnsi="Arial"/>
                <w:b w:val="0"/>
                <w:bCs w:val="0"/>
                <w:lang w:eastAsia="sv-SE"/>
              </w:rPr>
              <w:t>framräknad typ av tid.</w:t>
            </w:r>
          </w:p>
          <w:p w14:paraId="1DC2E070" w14:textId="77777777" w:rsidR="00DF72CC" w:rsidRPr="00B623D5" w:rsidRDefault="00DF72CC" w:rsidP="00667351">
            <w:pPr>
              <w:pStyle w:val="Liststycke"/>
              <w:ind w:firstLine="0"/>
              <w:rPr>
                <w:rFonts w:ascii="Arial" w:hAnsi="Arial"/>
                <w:lang w:eastAsia="sv-SE"/>
              </w:rPr>
            </w:pPr>
          </w:p>
        </w:tc>
      </w:tr>
    </w:tbl>
    <w:p w14:paraId="32878973" w14:textId="73F765DD" w:rsidR="00DF72CC" w:rsidRDefault="00DF72CC" w:rsidP="00DF72CC">
      <w:pPr>
        <w:rPr>
          <w:lang w:eastAsia="sv-SE"/>
        </w:rPr>
      </w:pPr>
    </w:p>
    <w:p w14:paraId="5D46ECA5" w14:textId="77777777" w:rsidR="00B401BF" w:rsidRDefault="00B401BF" w:rsidP="00B401BF">
      <w:pPr>
        <w:pStyle w:val="Rubrik4"/>
      </w:pPr>
      <w:r>
        <w:t>Sekvensdiagram</w:t>
      </w:r>
    </w:p>
    <w:p w14:paraId="04F15494" w14:textId="77777777" w:rsidR="00B401BF" w:rsidRDefault="00B401BF" w:rsidP="00B401BF">
      <w:r>
        <w:t>Nedanstående diagram beskriver vilka tjänstekontrakt som används i det ovan beskrivna flödet.</w:t>
      </w:r>
    </w:p>
    <w:p w14:paraId="14B0C44A" w14:textId="748202E0" w:rsidR="00DF72CC" w:rsidRDefault="00C327DE" w:rsidP="00DF72CC">
      <w:pPr>
        <w:rPr>
          <w:lang w:eastAsia="sv-SE"/>
        </w:rPr>
      </w:pPr>
      <w:r>
        <w:rPr>
          <w:noProof/>
        </w:rPr>
        <w:lastRenderedPageBreak/>
        <w:drawing>
          <wp:inline distT="0" distB="0" distL="0" distR="0" wp14:anchorId="42856AF5" wp14:editId="43B3E762">
            <wp:extent cx="6645910" cy="5689600"/>
            <wp:effectExtent l="0" t="0" r="2540" b="6350"/>
            <wp:docPr id="48" name="Bildobjek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689600"/>
                    </a:xfrm>
                    <a:prstGeom prst="rect">
                      <a:avLst/>
                    </a:prstGeom>
                    <a:noFill/>
                    <a:ln>
                      <a:noFill/>
                    </a:ln>
                  </pic:spPr>
                </pic:pic>
              </a:graphicData>
            </a:graphic>
          </wp:inline>
        </w:drawing>
      </w:r>
    </w:p>
    <w:p w14:paraId="5C67179C" w14:textId="77777777" w:rsidR="00DF72CC" w:rsidRDefault="00DF72CC" w:rsidP="00DF72CC">
      <w:pPr>
        <w:rPr>
          <w:lang w:eastAsia="sv-SE"/>
        </w:rPr>
      </w:pPr>
    </w:p>
    <w:p w14:paraId="7A019582" w14:textId="77777777" w:rsidR="00DF72CC" w:rsidRDefault="00DF72CC" w:rsidP="00DF72CC">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01C2C05A" w14:textId="77777777" w:rsidTr="00667351">
        <w:tc>
          <w:tcPr>
            <w:tcW w:w="2689" w:type="dxa"/>
            <w:shd w:val="clear" w:color="auto" w:fill="4BACC6"/>
          </w:tcPr>
          <w:p w14:paraId="03386ADB"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2668138D"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25143E1B" w14:textId="77777777" w:rsidTr="00667351">
        <w:tc>
          <w:tcPr>
            <w:tcW w:w="2689" w:type="dxa"/>
          </w:tcPr>
          <w:p w14:paraId="2759E2B0" w14:textId="77777777" w:rsidR="00302F5C" w:rsidRDefault="00302F5C" w:rsidP="00667351">
            <w:r>
              <w:t>Invånare</w:t>
            </w:r>
          </w:p>
        </w:tc>
        <w:tc>
          <w:tcPr>
            <w:tcW w:w="7767" w:type="dxa"/>
          </w:tcPr>
          <w:p w14:paraId="3E5A30F0" w14:textId="77777777" w:rsidR="00302F5C" w:rsidRDefault="00302F5C" w:rsidP="00667351">
            <w:r>
              <w:t>Person i behov av att en boka tid.</w:t>
            </w:r>
          </w:p>
        </w:tc>
      </w:tr>
      <w:tr w:rsidR="00302F5C" w14:paraId="4E84C0D4" w14:textId="77777777" w:rsidTr="00667351">
        <w:tc>
          <w:tcPr>
            <w:tcW w:w="2689" w:type="dxa"/>
          </w:tcPr>
          <w:p w14:paraId="149F6043" w14:textId="77777777" w:rsidR="00302F5C" w:rsidRDefault="00302F5C" w:rsidP="00667351">
            <w:r>
              <w:t>Tidbokningssystem</w:t>
            </w:r>
          </w:p>
        </w:tc>
        <w:tc>
          <w:tcPr>
            <w:tcW w:w="7767" w:type="dxa"/>
          </w:tcPr>
          <w:p w14:paraId="413CA4A2" w14:textId="77777777" w:rsidR="00302F5C" w:rsidRDefault="00302F5C" w:rsidP="00667351">
            <w:r>
              <w:t>Regionens verksamhetssystem som administrerar tidbokning, resursplanering av personal och resurser mm</w:t>
            </w:r>
          </w:p>
        </w:tc>
      </w:tr>
      <w:tr w:rsidR="00302F5C" w14:paraId="5C1CCBE7" w14:textId="77777777" w:rsidTr="00667351">
        <w:tc>
          <w:tcPr>
            <w:tcW w:w="2689" w:type="dxa"/>
          </w:tcPr>
          <w:p w14:paraId="55E66705" w14:textId="77777777" w:rsidR="00302F5C" w:rsidRDefault="00302F5C" w:rsidP="00667351">
            <w:r>
              <w:t>E-tjänst/tidbokningstjänst</w:t>
            </w:r>
          </w:p>
        </w:tc>
        <w:tc>
          <w:tcPr>
            <w:tcW w:w="7767" w:type="dxa"/>
          </w:tcPr>
          <w:p w14:paraId="030B1B23" w14:textId="77777777" w:rsidR="00302F5C" w:rsidRDefault="00302F5C" w:rsidP="00667351">
            <w:r>
              <w:t>Digital tjänst som möjliggör tidbokning för invånare</w:t>
            </w:r>
          </w:p>
        </w:tc>
      </w:tr>
    </w:tbl>
    <w:p w14:paraId="268163F7" w14:textId="77777777" w:rsidR="00DF72CC" w:rsidRPr="00B33E28" w:rsidRDefault="00DF72CC" w:rsidP="00DF72CC"/>
    <w:p w14:paraId="4CE4D445" w14:textId="77777777" w:rsidR="00DF72CC" w:rsidRDefault="00DF72CC" w:rsidP="00DF72CC">
      <w:pPr>
        <w:pStyle w:val="Rubrik4"/>
        <w:numPr>
          <w:ilvl w:val="0"/>
          <w:numId w:val="0"/>
        </w:numPr>
      </w:pPr>
    </w:p>
    <w:p w14:paraId="01B0373B" w14:textId="77777777" w:rsidR="00DF72CC" w:rsidRDefault="00DF72CC" w:rsidP="00DF72CC">
      <w:pPr>
        <w:pStyle w:val="Rubrik4"/>
      </w:pPr>
      <w:proofErr w:type="spellStart"/>
      <w:r w:rsidRPr="00B33E28">
        <w:t>Arbetssteg</w:t>
      </w:r>
      <w:proofErr w:type="spellEnd"/>
    </w:p>
    <w:p w14:paraId="604395F1" w14:textId="77777777" w:rsidR="00DF72CC" w:rsidRPr="00D53F47" w:rsidRDefault="00DF72CC" w:rsidP="00DF72CC">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DF72CC" w:rsidRPr="00F515F3" w14:paraId="086564D8"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1BDC31A5" w14:textId="77777777" w:rsidR="00DF72CC" w:rsidRPr="004C338F" w:rsidRDefault="00DF72CC"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6969516B" w14:textId="77777777" w:rsidR="00DF72CC" w:rsidRPr="004C338F" w:rsidRDefault="00DF72CC"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DF72CC" w:rsidRPr="00F515F3" w14:paraId="0380535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4DA6652" w14:textId="77777777" w:rsidR="00DF72CC" w:rsidRPr="008060FF" w:rsidRDefault="00DF72CC" w:rsidP="00667351">
            <w:pPr>
              <w:tabs>
                <w:tab w:val="left" w:pos="567"/>
              </w:tabs>
              <w:rPr>
                <w:b w:val="0"/>
                <w:bCs w:val="0"/>
              </w:rPr>
            </w:pPr>
            <w:r w:rsidRPr="008060FF">
              <w:rPr>
                <w:b w:val="0"/>
                <w:bCs w:val="0"/>
              </w:rPr>
              <w:t>1</w:t>
            </w:r>
          </w:p>
        </w:tc>
        <w:tc>
          <w:tcPr>
            <w:tcW w:w="4604" w:type="pct"/>
          </w:tcPr>
          <w:p w14:paraId="399425F1" w14:textId="07443088" w:rsidR="00DF72CC" w:rsidRPr="000656E2" w:rsidRDefault="00DF72CC"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Invånare söker fram önskad </w:t>
            </w:r>
            <w:r w:rsidR="002128D5">
              <w:t>vårdcentral</w:t>
            </w:r>
            <w:r>
              <w:t xml:space="preserve"> för att boka tid</w:t>
            </w:r>
          </w:p>
        </w:tc>
      </w:tr>
      <w:tr w:rsidR="00DF72CC" w:rsidRPr="00F515F3" w14:paraId="54E55C9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D09DA57" w14:textId="3CD9F62C" w:rsidR="00DF72CC" w:rsidRPr="008060FF" w:rsidRDefault="00DF72CC" w:rsidP="00667351">
            <w:pPr>
              <w:tabs>
                <w:tab w:val="left" w:pos="567"/>
              </w:tabs>
              <w:rPr>
                <w:b w:val="0"/>
                <w:bCs w:val="0"/>
              </w:rPr>
            </w:pPr>
            <w:r w:rsidRPr="008060FF">
              <w:rPr>
                <w:b w:val="0"/>
                <w:bCs w:val="0"/>
              </w:rPr>
              <w:t>2</w:t>
            </w:r>
          </w:p>
        </w:tc>
        <w:tc>
          <w:tcPr>
            <w:tcW w:w="4604" w:type="pct"/>
          </w:tcPr>
          <w:p w14:paraId="2E0A1C1D" w14:textId="3074FA4F" w:rsidR="00DF72CC" w:rsidRPr="000656E2" w:rsidRDefault="000C56A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w:t>
            </w:r>
            <w:r w:rsidR="002128D5">
              <w:t>vårdcentral</w:t>
            </w:r>
            <w:r>
              <w:t xml:space="preserve"> att boka tid hos. </w:t>
            </w:r>
            <w:r w:rsidR="00772680">
              <w:t>Vårdcentral</w:t>
            </w:r>
            <w:r>
              <w:t xml:space="preserve">en kan exempelvis vara den </w:t>
            </w:r>
            <w:r w:rsidR="002128D5">
              <w:t>vårdcentral</w:t>
            </w:r>
            <w:r>
              <w:t xml:space="preserve"> invånaren har som sitt vårdval eller </w:t>
            </w:r>
            <w:r w:rsidR="002128D5">
              <w:t>vårdcentral</w:t>
            </w:r>
            <w:r>
              <w:t xml:space="preserve"> som invånaren på annat sätt sökt fram i 1177. </w:t>
            </w:r>
          </w:p>
        </w:tc>
      </w:tr>
      <w:tr w:rsidR="00DF72CC" w:rsidRPr="00F515F3" w14:paraId="2A5B8EA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E1D5DA6" w14:textId="24944EF8" w:rsidR="00DF72CC" w:rsidRPr="008060FF" w:rsidRDefault="008060FF" w:rsidP="00667351">
            <w:pPr>
              <w:tabs>
                <w:tab w:val="left" w:pos="567"/>
              </w:tabs>
              <w:rPr>
                <w:b w:val="0"/>
                <w:bCs w:val="0"/>
              </w:rPr>
            </w:pPr>
            <w:r>
              <w:rPr>
                <w:b w:val="0"/>
                <w:bCs w:val="0"/>
              </w:rPr>
              <w:t>3</w:t>
            </w:r>
          </w:p>
        </w:tc>
        <w:tc>
          <w:tcPr>
            <w:tcW w:w="4604" w:type="pct"/>
          </w:tcPr>
          <w:p w14:paraId="479E98DF" w14:textId="09C86BAD" w:rsidR="00DF72CC" w:rsidRPr="003A092A" w:rsidRDefault="00772680" w:rsidP="00667351">
            <w:pPr>
              <w:tabs>
                <w:tab w:val="left" w:pos="567"/>
              </w:tabs>
              <w:cnfStyle w:val="000000000000" w:firstRow="0" w:lastRow="0" w:firstColumn="0" w:lastColumn="0" w:oddVBand="0" w:evenVBand="0" w:oddHBand="0" w:evenHBand="0" w:firstRowFirstColumn="0" w:firstRowLastColumn="0" w:lastRowFirstColumn="0" w:lastRowLastColumn="0"/>
            </w:pPr>
            <w:r>
              <w:t>Vårdcentral</w:t>
            </w:r>
            <w:r w:rsidR="005C2540">
              <w:t>en erbjuder inte sin tidbokningstjänst direkt till invånaren utan har i</w:t>
            </w:r>
            <w:r w:rsidR="00517F9D">
              <w:t xml:space="preserve"> </w:t>
            </w:r>
            <w:r w:rsidR="005C2540">
              <w:t>stället valt att låta invånaren svara på ett par frågor, för att därigenom hänvisa invånaren till rätt typ av tid</w:t>
            </w:r>
          </w:p>
        </w:tc>
      </w:tr>
      <w:tr w:rsidR="00DF72CC" w:rsidRPr="00F515F3" w14:paraId="54218C1E"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57DAA17" w14:textId="4E3FD53E" w:rsidR="00DF72CC" w:rsidRPr="008060FF" w:rsidRDefault="008060FF" w:rsidP="00667351">
            <w:pPr>
              <w:tabs>
                <w:tab w:val="left" w:pos="567"/>
              </w:tabs>
              <w:rPr>
                <w:b w:val="0"/>
                <w:bCs w:val="0"/>
              </w:rPr>
            </w:pPr>
            <w:r>
              <w:rPr>
                <w:b w:val="0"/>
                <w:bCs w:val="0"/>
              </w:rPr>
              <w:t>4</w:t>
            </w:r>
          </w:p>
        </w:tc>
        <w:tc>
          <w:tcPr>
            <w:tcW w:w="4604" w:type="pct"/>
          </w:tcPr>
          <w:p w14:paraId="10F2F805" w14:textId="27A7A5D5" w:rsidR="00DF72CC" w:rsidRDefault="005C2540" w:rsidP="00667351">
            <w:pPr>
              <w:tabs>
                <w:tab w:val="left" w:pos="567"/>
              </w:tabs>
              <w:cnfStyle w:val="000000000000" w:firstRow="0" w:lastRow="0" w:firstColumn="0" w:lastColumn="0" w:oddVBand="0" w:evenVBand="0" w:oddHBand="0" w:evenHBand="0" w:firstRowFirstColumn="0" w:firstRowLastColumn="0" w:lastRowFirstColumn="0" w:lastRowLastColumn="0"/>
            </w:pPr>
            <w:r>
              <w:t>Hänvisningstjänst beräknar fram en typ av tid eller vårdtjänst baserat på invånarens svar</w:t>
            </w:r>
          </w:p>
        </w:tc>
      </w:tr>
      <w:tr w:rsidR="008060FF" w:rsidRPr="00F515F3" w14:paraId="62F9609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C657BE9" w14:textId="01E479AE" w:rsidR="008060FF" w:rsidRPr="008060FF" w:rsidRDefault="008060FF" w:rsidP="00667351">
            <w:pPr>
              <w:tabs>
                <w:tab w:val="left" w:pos="567"/>
              </w:tabs>
              <w:rPr>
                <w:b w:val="0"/>
                <w:bCs w:val="0"/>
              </w:rPr>
            </w:pPr>
            <w:r>
              <w:rPr>
                <w:b w:val="0"/>
                <w:bCs w:val="0"/>
              </w:rPr>
              <w:t>5</w:t>
            </w:r>
          </w:p>
        </w:tc>
        <w:tc>
          <w:tcPr>
            <w:tcW w:w="4604" w:type="pct"/>
          </w:tcPr>
          <w:p w14:paraId="0C4F8DA3" w14:textId="0C7B501C" w:rsidR="008060FF" w:rsidRDefault="00D11D8F"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Hänvisningstjänst dirigerar vidare invånaren till </w:t>
            </w:r>
            <w:r w:rsidR="002128D5">
              <w:t>vårdcentral</w:t>
            </w:r>
            <w:r>
              <w:t>ens tidbokningstjänst och med typ av tid eller vårdtjänst som parameter</w:t>
            </w:r>
          </w:p>
        </w:tc>
      </w:tr>
      <w:tr w:rsidR="008060FF" w:rsidRPr="00F515F3" w14:paraId="7B6E16B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3FB2114" w14:textId="351CA6A2" w:rsidR="008060FF" w:rsidRPr="008060FF" w:rsidRDefault="008060FF" w:rsidP="00667351">
            <w:pPr>
              <w:tabs>
                <w:tab w:val="left" w:pos="567"/>
              </w:tabs>
              <w:rPr>
                <w:b w:val="0"/>
                <w:bCs w:val="0"/>
              </w:rPr>
            </w:pPr>
            <w:r>
              <w:rPr>
                <w:b w:val="0"/>
                <w:bCs w:val="0"/>
              </w:rPr>
              <w:t>6</w:t>
            </w:r>
          </w:p>
        </w:tc>
        <w:tc>
          <w:tcPr>
            <w:tcW w:w="4604" w:type="pct"/>
          </w:tcPr>
          <w:p w14:paraId="2430B3CA" w14:textId="636EF33D" w:rsidR="008060FF" w:rsidRDefault="00D11D8F"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lista med andra </w:t>
            </w:r>
            <w:r w:rsidR="00C207D3">
              <w:t>vårdcentraler</w:t>
            </w:r>
            <w:r>
              <w:t xml:space="preserve"> som ingår i grupp med vald </w:t>
            </w:r>
            <w:r w:rsidR="002128D5">
              <w:t>vårdcentral</w:t>
            </w:r>
            <w:r>
              <w:t xml:space="preserve">. E-tjänst skickar med tidigare vald </w:t>
            </w:r>
            <w:proofErr w:type="spellStart"/>
            <w:r>
              <w:t>tidstyp</w:t>
            </w:r>
            <w:proofErr w:type="spellEnd"/>
            <w:r>
              <w:t xml:space="preserve">, så att tidbokningssystemet kan returnera </w:t>
            </w:r>
            <w:r w:rsidR="00C207D3">
              <w:t>vårdcentraler</w:t>
            </w:r>
            <w:r>
              <w:t xml:space="preserve"> i gruppen som också erbjuder samma </w:t>
            </w:r>
            <w:proofErr w:type="spellStart"/>
            <w:r>
              <w:t>tidstyp</w:t>
            </w:r>
            <w:proofErr w:type="spellEnd"/>
          </w:p>
        </w:tc>
      </w:tr>
      <w:tr w:rsidR="00D11D8F" w:rsidRPr="00F515F3" w14:paraId="4F79889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96A2526" w14:textId="59FFA824" w:rsidR="00D11D8F" w:rsidRPr="008060FF" w:rsidRDefault="00D11D8F" w:rsidP="00D11D8F">
            <w:pPr>
              <w:tabs>
                <w:tab w:val="left" w:pos="567"/>
              </w:tabs>
              <w:rPr>
                <w:b w:val="0"/>
                <w:bCs w:val="0"/>
              </w:rPr>
            </w:pPr>
            <w:r>
              <w:rPr>
                <w:b w:val="0"/>
                <w:bCs w:val="0"/>
                <w:szCs w:val="20"/>
              </w:rPr>
              <w:t>7</w:t>
            </w:r>
          </w:p>
        </w:tc>
        <w:tc>
          <w:tcPr>
            <w:tcW w:w="4604" w:type="pct"/>
          </w:tcPr>
          <w:p w14:paraId="08200557" w14:textId="21919DC9" w:rsidR="00D11D8F" w:rsidRDefault="00326B7D" w:rsidP="00D11D8F">
            <w:pPr>
              <w:tabs>
                <w:tab w:val="left" w:pos="567"/>
              </w:tabs>
              <w:cnfStyle w:val="000000000000" w:firstRow="0" w:lastRow="0" w:firstColumn="0" w:lastColumn="0" w:oddVBand="0" w:evenVBand="0" w:oddHBand="0" w:evenHBand="0" w:firstRowFirstColumn="0" w:firstRowLastColumn="0" w:lastRowFirstColumn="0" w:lastRowLastColumn="0"/>
            </w:pPr>
            <w:r>
              <w:t>Invånare väljer en annan vårdcentral från listan eller låter ursprungsvårdcentralen vara valet att gå vidare med</w:t>
            </w:r>
          </w:p>
        </w:tc>
      </w:tr>
      <w:tr w:rsidR="00517F9D" w:rsidRPr="00F515F3" w14:paraId="775BB62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1198B36" w14:textId="51929D39" w:rsidR="00517F9D" w:rsidRPr="008060FF" w:rsidRDefault="00517F9D" w:rsidP="00517F9D">
            <w:pPr>
              <w:tabs>
                <w:tab w:val="left" w:pos="567"/>
              </w:tabs>
              <w:rPr>
                <w:b w:val="0"/>
                <w:bCs w:val="0"/>
              </w:rPr>
            </w:pPr>
            <w:r>
              <w:rPr>
                <w:b w:val="0"/>
                <w:bCs w:val="0"/>
                <w:szCs w:val="20"/>
              </w:rPr>
              <w:t>8</w:t>
            </w:r>
          </w:p>
        </w:tc>
        <w:tc>
          <w:tcPr>
            <w:tcW w:w="4604" w:type="pct"/>
          </w:tcPr>
          <w:p w14:paraId="4BFE56FB" w14:textId="7BD0DBCC" w:rsidR="00517F9D" w:rsidRDefault="00517F9D" w:rsidP="00517F9D">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anropar tjänstekontraktet </w:t>
            </w:r>
            <w:proofErr w:type="spellStart"/>
            <w:r w:rsidRPr="00517F9D">
              <w:rPr>
                <w:i/>
                <w:iCs/>
              </w:rPr>
              <w:t>GetHealthcareFacility</w:t>
            </w:r>
            <w:proofErr w:type="spellEnd"/>
            <w:r>
              <w:t xml:space="preserve"> för att hämta information om vårdcentralen. Svaret innehåller </w:t>
            </w:r>
            <w:proofErr w:type="spellStart"/>
            <w:proofErr w:type="gramStart"/>
            <w:r>
              <w:t>bl</w:t>
            </w:r>
            <w:proofErr w:type="spellEnd"/>
            <w:r>
              <w:t xml:space="preserve"> a</w:t>
            </w:r>
            <w:proofErr w:type="gramEnd"/>
            <w:r>
              <w:t xml:space="preserve"> eventuella villkorstexter eller informationstexter som vårdcentralen vill förmedla, sådana villkorstexter och informationstexter som gäller generellt för vårdcentralen, oavsett </w:t>
            </w:r>
            <w:proofErr w:type="spellStart"/>
            <w:r>
              <w:t>tidstyp</w:t>
            </w:r>
            <w:proofErr w:type="spellEnd"/>
            <w:r>
              <w:t xml:space="preserve"> eller vårdtjänst. </w:t>
            </w:r>
          </w:p>
        </w:tc>
      </w:tr>
      <w:tr w:rsidR="00517F9D" w:rsidRPr="00F515F3" w14:paraId="65EA30C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467A261" w14:textId="267EACE7" w:rsidR="00517F9D" w:rsidRPr="008060FF" w:rsidRDefault="00517F9D" w:rsidP="00517F9D">
            <w:pPr>
              <w:tabs>
                <w:tab w:val="left" w:pos="567"/>
              </w:tabs>
              <w:rPr>
                <w:b w:val="0"/>
                <w:bCs w:val="0"/>
              </w:rPr>
            </w:pPr>
            <w:r>
              <w:rPr>
                <w:b w:val="0"/>
                <w:bCs w:val="0"/>
                <w:szCs w:val="20"/>
              </w:rPr>
              <w:t>9</w:t>
            </w:r>
          </w:p>
        </w:tc>
        <w:tc>
          <w:tcPr>
            <w:tcW w:w="4604" w:type="pct"/>
          </w:tcPr>
          <w:p w14:paraId="66CD1D4E" w14:textId="116502D4" w:rsidR="00517F9D" w:rsidRDefault="00517F9D" w:rsidP="00517F9D">
            <w:pPr>
              <w:tabs>
                <w:tab w:val="left" w:pos="567"/>
              </w:tabs>
              <w:cnfStyle w:val="000000000000" w:firstRow="0" w:lastRow="0" w:firstColumn="0" w:lastColumn="0" w:oddVBand="0" w:evenVBand="0" w:oddHBand="0" w:evenHBand="0" w:firstRowFirstColumn="0" w:firstRowLastColumn="0" w:lastRowFirstColumn="0" w:lastRowLastColumn="0"/>
            </w:pPr>
            <w:r>
              <w:t>Tidbokningstjänst presenterar villkorstexter och informationstexter till invånaren. Invånaren behöver bekräfta villkorstexterna.</w:t>
            </w:r>
          </w:p>
        </w:tc>
      </w:tr>
      <w:tr w:rsidR="00D11D8F" w:rsidRPr="00F515F3" w14:paraId="0C6230E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0716030" w14:textId="58A9542C" w:rsidR="00D11D8F" w:rsidRPr="008060FF" w:rsidRDefault="00D11D8F" w:rsidP="00D11D8F">
            <w:pPr>
              <w:tabs>
                <w:tab w:val="left" w:pos="567"/>
              </w:tabs>
              <w:rPr>
                <w:b w:val="0"/>
                <w:bCs w:val="0"/>
              </w:rPr>
            </w:pPr>
            <w:r>
              <w:rPr>
                <w:b w:val="0"/>
                <w:bCs w:val="0"/>
                <w:szCs w:val="20"/>
              </w:rPr>
              <w:t>1</w:t>
            </w:r>
            <w:r w:rsidR="00326B7D">
              <w:rPr>
                <w:b w:val="0"/>
                <w:bCs w:val="0"/>
                <w:szCs w:val="20"/>
              </w:rPr>
              <w:t>0</w:t>
            </w:r>
          </w:p>
        </w:tc>
        <w:tc>
          <w:tcPr>
            <w:tcW w:w="4604" w:type="pct"/>
          </w:tcPr>
          <w:p w14:paraId="48840936" w14:textId="21825502"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Om </w:t>
            </w:r>
            <w:r w:rsidR="002128D5">
              <w:t>vårdcentral</w:t>
            </w:r>
            <w:r>
              <w:t xml:space="preserve">en erbjuder möjlighet att boka vårdpersonal i samband med bokningen anropar e-tjänst det frivilliga tjänstekontraktet </w:t>
            </w:r>
            <w:proofErr w:type="spellStart"/>
            <w:r>
              <w:t>GetPractitioners</w:t>
            </w:r>
            <w:proofErr w:type="spellEnd"/>
            <w:r>
              <w:t>. Listan med vårdpersonal visas för invånaren. E-tjänst tillåter även invånare att gå vidare utan att välja vårdpersonal.</w:t>
            </w:r>
          </w:p>
        </w:tc>
      </w:tr>
      <w:tr w:rsidR="00D11D8F" w:rsidRPr="00F515F3" w14:paraId="6D11F95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6931172" w14:textId="21833F9C" w:rsidR="00D11D8F" w:rsidRPr="008060FF" w:rsidRDefault="00D11D8F" w:rsidP="00D11D8F">
            <w:pPr>
              <w:tabs>
                <w:tab w:val="left" w:pos="567"/>
              </w:tabs>
              <w:rPr>
                <w:b w:val="0"/>
                <w:bCs w:val="0"/>
              </w:rPr>
            </w:pPr>
            <w:r>
              <w:rPr>
                <w:b w:val="0"/>
                <w:bCs w:val="0"/>
                <w:szCs w:val="20"/>
              </w:rPr>
              <w:t>1</w:t>
            </w:r>
            <w:r w:rsidR="00326B7D">
              <w:rPr>
                <w:b w:val="0"/>
                <w:bCs w:val="0"/>
                <w:szCs w:val="20"/>
              </w:rPr>
              <w:t>1</w:t>
            </w:r>
          </w:p>
        </w:tc>
        <w:tc>
          <w:tcPr>
            <w:tcW w:w="4604" w:type="pct"/>
          </w:tcPr>
          <w:p w14:paraId="7310F849" w14:textId="524A7DE3"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Invånaren väljer vårdpersonal i listan (om </w:t>
            </w:r>
            <w:r w:rsidR="002128D5">
              <w:t>vårdcentral</w:t>
            </w:r>
            <w:r>
              <w:t>en erbjuder valmöjligheten)</w:t>
            </w:r>
          </w:p>
        </w:tc>
      </w:tr>
      <w:tr w:rsidR="00D11D8F" w:rsidRPr="00F515F3" w14:paraId="2346694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5982D8A" w14:textId="22AA64CA" w:rsidR="00D11D8F" w:rsidRPr="008060FF" w:rsidRDefault="00D11D8F" w:rsidP="00D11D8F">
            <w:pPr>
              <w:tabs>
                <w:tab w:val="left" w:pos="567"/>
              </w:tabs>
              <w:rPr>
                <w:b w:val="0"/>
                <w:bCs w:val="0"/>
              </w:rPr>
            </w:pPr>
            <w:r>
              <w:rPr>
                <w:b w:val="0"/>
                <w:bCs w:val="0"/>
                <w:szCs w:val="20"/>
              </w:rPr>
              <w:lastRenderedPageBreak/>
              <w:t>1</w:t>
            </w:r>
            <w:r w:rsidR="00326B7D">
              <w:rPr>
                <w:b w:val="0"/>
                <w:bCs w:val="0"/>
                <w:szCs w:val="20"/>
              </w:rPr>
              <w:t>2</w:t>
            </w:r>
          </w:p>
        </w:tc>
        <w:tc>
          <w:tcPr>
            <w:tcW w:w="4604" w:type="pct"/>
          </w:tcPr>
          <w:p w14:paraId="1A17EF5C" w14:textId="2362BEC2"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datum baserat på </w:t>
            </w:r>
            <w:r w:rsidR="00326B7D">
              <w:t>aktuell</w:t>
            </w:r>
            <w:r>
              <w:t xml:space="preserve"> </w:t>
            </w:r>
            <w:proofErr w:type="spellStart"/>
            <w:r>
              <w:t>tidstyp</w:t>
            </w:r>
            <w:proofErr w:type="spellEnd"/>
            <w:r>
              <w:t>, vårdtjänst och vårdpersonal.</w:t>
            </w:r>
          </w:p>
        </w:tc>
      </w:tr>
      <w:tr w:rsidR="00D11D8F" w:rsidRPr="00F515F3" w14:paraId="7598AFD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F427062" w14:textId="7E527642" w:rsidR="00D11D8F" w:rsidRPr="008060FF" w:rsidRDefault="00D11D8F" w:rsidP="00D11D8F">
            <w:pPr>
              <w:tabs>
                <w:tab w:val="left" w:pos="567"/>
              </w:tabs>
              <w:rPr>
                <w:b w:val="0"/>
                <w:bCs w:val="0"/>
              </w:rPr>
            </w:pPr>
            <w:r>
              <w:rPr>
                <w:b w:val="0"/>
                <w:bCs w:val="0"/>
                <w:szCs w:val="20"/>
              </w:rPr>
              <w:t>1</w:t>
            </w:r>
            <w:r w:rsidR="00326B7D">
              <w:rPr>
                <w:b w:val="0"/>
                <w:bCs w:val="0"/>
                <w:szCs w:val="20"/>
              </w:rPr>
              <w:t>3</w:t>
            </w:r>
          </w:p>
        </w:tc>
        <w:tc>
          <w:tcPr>
            <w:tcW w:w="4604" w:type="pct"/>
          </w:tcPr>
          <w:p w14:paraId="12DE4F66" w14:textId="6F6CFA59"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datum för att se lediga tider </w:t>
            </w:r>
          </w:p>
        </w:tc>
      </w:tr>
      <w:tr w:rsidR="00D11D8F" w:rsidRPr="00F515F3" w14:paraId="0599E9E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D9E458F" w14:textId="7036462F" w:rsidR="00D11D8F" w:rsidRPr="008060FF" w:rsidRDefault="00D11D8F" w:rsidP="00D11D8F">
            <w:pPr>
              <w:tabs>
                <w:tab w:val="left" w:pos="567"/>
              </w:tabs>
              <w:rPr>
                <w:b w:val="0"/>
                <w:bCs w:val="0"/>
              </w:rPr>
            </w:pPr>
            <w:r>
              <w:rPr>
                <w:b w:val="0"/>
                <w:bCs w:val="0"/>
                <w:szCs w:val="20"/>
              </w:rPr>
              <w:t>1</w:t>
            </w:r>
            <w:r w:rsidR="00326B7D">
              <w:rPr>
                <w:b w:val="0"/>
                <w:bCs w:val="0"/>
                <w:szCs w:val="20"/>
              </w:rPr>
              <w:t>4</w:t>
            </w:r>
          </w:p>
        </w:tc>
        <w:tc>
          <w:tcPr>
            <w:tcW w:w="4604" w:type="pct"/>
          </w:tcPr>
          <w:p w14:paraId="3BDF6E5E" w14:textId="6E4B5A4B"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E-tjänst hämtar lediga tider för val</w:t>
            </w:r>
            <w:r w:rsidR="00326B7D">
              <w:t>t</w:t>
            </w:r>
            <w:r>
              <w:t xml:space="preserve"> datum, samt för vald </w:t>
            </w:r>
            <w:proofErr w:type="spellStart"/>
            <w:r>
              <w:t>tidstyp</w:t>
            </w:r>
            <w:proofErr w:type="spellEnd"/>
            <w:r>
              <w:t>, vårdtjänst och vårdpersonal</w:t>
            </w:r>
            <w:r w:rsidR="00326B7D">
              <w:t xml:space="preserve"> (via tjänstekontraktet </w:t>
            </w:r>
            <w:proofErr w:type="spellStart"/>
            <w:r w:rsidR="00326B7D" w:rsidRPr="00326B7D">
              <w:rPr>
                <w:i/>
                <w:iCs/>
              </w:rPr>
              <w:t>GetAvailableTimeslots</w:t>
            </w:r>
            <w:proofErr w:type="spellEnd"/>
            <w:r w:rsidR="00326B7D">
              <w:t>)</w:t>
            </w:r>
            <w:r>
              <w:t>.</w:t>
            </w:r>
          </w:p>
        </w:tc>
      </w:tr>
      <w:tr w:rsidR="00D11D8F" w:rsidRPr="00F515F3" w14:paraId="44E3AC2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CAE65DB" w14:textId="4CCBBE79" w:rsidR="00D11D8F" w:rsidRPr="008060FF" w:rsidRDefault="00D11D8F" w:rsidP="00D11D8F">
            <w:pPr>
              <w:tabs>
                <w:tab w:val="left" w:pos="567"/>
              </w:tabs>
              <w:rPr>
                <w:b w:val="0"/>
                <w:bCs w:val="0"/>
              </w:rPr>
            </w:pPr>
            <w:r>
              <w:rPr>
                <w:b w:val="0"/>
                <w:bCs w:val="0"/>
                <w:szCs w:val="20"/>
              </w:rPr>
              <w:t>1</w:t>
            </w:r>
            <w:r w:rsidR="00326B7D">
              <w:rPr>
                <w:b w:val="0"/>
                <w:bCs w:val="0"/>
                <w:szCs w:val="20"/>
              </w:rPr>
              <w:t>5</w:t>
            </w:r>
          </w:p>
        </w:tc>
        <w:tc>
          <w:tcPr>
            <w:tcW w:w="4604" w:type="pct"/>
          </w:tcPr>
          <w:p w14:paraId="49866BD5" w14:textId="03308D35"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Invånare väljer en tid att boka</w:t>
            </w:r>
          </w:p>
        </w:tc>
      </w:tr>
      <w:tr w:rsidR="00D11D8F" w:rsidRPr="00F515F3" w14:paraId="5EAC664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D507C4E" w14:textId="0A652455" w:rsidR="00D11D8F" w:rsidRPr="008060FF" w:rsidRDefault="00D11D8F" w:rsidP="00D11D8F">
            <w:pPr>
              <w:tabs>
                <w:tab w:val="left" w:pos="567"/>
              </w:tabs>
              <w:rPr>
                <w:b w:val="0"/>
                <w:bCs w:val="0"/>
              </w:rPr>
            </w:pPr>
            <w:r>
              <w:rPr>
                <w:b w:val="0"/>
                <w:bCs w:val="0"/>
                <w:szCs w:val="20"/>
              </w:rPr>
              <w:t>1</w:t>
            </w:r>
            <w:r w:rsidR="00326B7D">
              <w:rPr>
                <w:b w:val="0"/>
                <w:bCs w:val="0"/>
                <w:szCs w:val="20"/>
              </w:rPr>
              <w:t>6</w:t>
            </w:r>
          </w:p>
        </w:tc>
        <w:tc>
          <w:tcPr>
            <w:tcW w:w="4604" w:type="pct"/>
          </w:tcPr>
          <w:p w14:paraId="7E156427" w14:textId="77777777"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Baserat på tidstypens inställning (inställning som hämtats tillsammans med tidstypen) kan verksamheten kräva att invånaren anger en anledning till bokningen. Verksamheten kan välja att kräva att invånaren anger något eller att invånaren frivilligt anger något eller att invånaren inte får ange något (då visas inte något till invånaren) </w:t>
            </w:r>
          </w:p>
          <w:p w14:paraId="44663C75" w14:textId="77777777" w:rsidR="001327C9" w:rsidRDefault="001327C9" w:rsidP="00D11D8F">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p>
          <w:p w14:paraId="43BDAD41" w14:textId="0B4BC7C9" w:rsidR="001327C9" w:rsidRDefault="001327C9" w:rsidP="00D11D8F">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p>
        </w:tc>
      </w:tr>
      <w:tr w:rsidR="00D11D8F" w:rsidRPr="00F515F3" w14:paraId="44EBDCC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27B151F" w14:textId="1C0B3C6B" w:rsidR="00D11D8F" w:rsidRPr="008060FF" w:rsidRDefault="00326B7D" w:rsidP="00D11D8F">
            <w:pPr>
              <w:tabs>
                <w:tab w:val="left" w:pos="567"/>
              </w:tabs>
              <w:rPr>
                <w:b w:val="0"/>
                <w:bCs w:val="0"/>
              </w:rPr>
            </w:pPr>
            <w:r>
              <w:rPr>
                <w:b w:val="0"/>
                <w:bCs w:val="0"/>
              </w:rPr>
              <w:t>1</w:t>
            </w:r>
            <w:r w:rsidR="001327C9">
              <w:rPr>
                <w:b w:val="0"/>
                <w:bCs w:val="0"/>
              </w:rPr>
              <w:t>7</w:t>
            </w:r>
          </w:p>
        </w:tc>
        <w:tc>
          <w:tcPr>
            <w:tcW w:w="4604" w:type="pct"/>
          </w:tcPr>
          <w:p w14:paraId="06E61CCF" w14:textId="3F5FB2EB"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begär att boka vald tid genom att anropa tjänstekontraktet </w:t>
            </w:r>
            <w:proofErr w:type="spellStart"/>
            <w:r w:rsidRPr="001327C9">
              <w:rPr>
                <w:i/>
                <w:iCs/>
              </w:rPr>
              <w:t>MakeAppointment</w:t>
            </w:r>
            <w:proofErr w:type="spellEnd"/>
            <w:r>
              <w:t>.</w:t>
            </w:r>
          </w:p>
        </w:tc>
      </w:tr>
      <w:tr w:rsidR="00D11D8F" w:rsidRPr="00F515F3" w14:paraId="35B9F5B1"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782C01A" w14:textId="4900DF2F" w:rsidR="00D11D8F" w:rsidRPr="008060FF" w:rsidRDefault="001327C9" w:rsidP="00D11D8F">
            <w:pPr>
              <w:tabs>
                <w:tab w:val="left" w:pos="567"/>
              </w:tabs>
              <w:rPr>
                <w:b w:val="0"/>
                <w:bCs w:val="0"/>
              </w:rPr>
            </w:pPr>
            <w:r>
              <w:rPr>
                <w:b w:val="0"/>
                <w:bCs w:val="0"/>
              </w:rPr>
              <w:t>18</w:t>
            </w:r>
          </w:p>
        </w:tc>
        <w:tc>
          <w:tcPr>
            <w:tcW w:w="4604" w:type="pct"/>
          </w:tcPr>
          <w:p w14:paraId="5E10632F" w14:textId="234B56F8"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Om bokningen lyckas anropar </w:t>
            </w:r>
            <w:r w:rsidR="001327C9">
              <w:t>tidbokningstjänst</w:t>
            </w:r>
            <w:r>
              <w:t xml:space="preserve"> tjänstekontraktet </w:t>
            </w:r>
            <w:proofErr w:type="spellStart"/>
            <w:r w:rsidRPr="001327C9">
              <w:rPr>
                <w:i/>
                <w:iCs/>
              </w:rPr>
              <w:t>GetAppointment</w:t>
            </w:r>
            <w:proofErr w:type="spellEnd"/>
            <w:r>
              <w:t xml:space="preserve"> för att hämta detaljer om bokningen. Verksamheten kan ha valt att komplettera bokningen med ytterligare detaljer, </w:t>
            </w:r>
            <w:proofErr w:type="gramStart"/>
            <w:r>
              <w:t>t ex</w:t>
            </w:r>
            <w:proofErr w:type="gramEnd"/>
            <w:r>
              <w:t xml:space="preserve"> en unik länk till ett videobesök i fall att kontaktsättet är videobesök.</w:t>
            </w:r>
          </w:p>
        </w:tc>
      </w:tr>
      <w:tr w:rsidR="00D11D8F" w:rsidRPr="00F515F3" w14:paraId="390384E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DFB41BF" w14:textId="5F48EAB1" w:rsidR="00D11D8F" w:rsidRPr="008060FF" w:rsidRDefault="001327C9" w:rsidP="00D11D8F">
            <w:pPr>
              <w:tabs>
                <w:tab w:val="left" w:pos="567"/>
              </w:tabs>
              <w:rPr>
                <w:b w:val="0"/>
                <w:bCs w:val="0"/>
              </w:rPr>
            </w:pPr>
            <w:r>
              <w:rPr>
                <w:b w:val="0"/>
                <w:bCs w:val="0"/>
              </w:rPr>
              <w:t>19</w:t>
            </w:r>
          </w:p>
        </w:tc>
        <w:tc>
          <w:tcPr>
            <w:tcW w:w="4604" w:type="pct"/>
          </w:tcPr>
          <w:p w14:paraId="1B1613D5" w14:textId="7A7FCB18"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E-tjänst presenterar en bokningsbekräftelse med detaljerna som hämtats</w:t>
            </w:r>
          </w:p>
        </w:tc>
      </w:tr>
      <w:tr w:rsidR="00D11D8F" w:rsidRPr="00F515F3" w14:paraId="2072DE3E"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70D95E9" w14:textId="0B8AD1CA" w:rsidR="00D11D8F" w:rsidRPr="008060FF" w:rsidRDefault="00D11D8F" w:rsidP="00D11D8F">
            <w:pPr>
              <w:tabs>
                <w:tab w:val="left" w:pos="567"/>
              </w:tabs>
              <w:rPr>
                <w:b w:val="0"/>
                <w:bCs w:val="0"/>
              </w:rPr>
            </w:pPr>
            <w:r>
              <w:rPr>
                <w:b w:val="0"/>
                <w:bCs w:val="0"/>
                <w:szCs w:val="20"/>
              </w:rPr>
              <w:t>2</w:t>
            </w:r>
            <w:r w:rsidR="001327C9">
              <w:rPr>
                <w:b w:val="0"/>
                <w:bCs w:val="0"/>
                <w:szCs w:val="20"/>
              </w:rPr>
              <w:t>0</w:t>
            </w:r>
          </w:p>
        </w:tc>
        <w:tc>
          <w:tcPr>
            <w:tcW w:w="4604" w:type="pct"/>
          </w:tcPr>
          <w:p w14:paraId="3F3CF43F" w14:textId="63BA81F2" w:rsidR="00D11D8F" w:rsidRDefault="00D11D8F" w:rsidP="00D11D8F">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bokningsbekräftelse till invånaren, </w:t>
            </w:r>
            <w:proofErr w:type="gramStart"/>
            <w:r>
              <w:t>t ex</w:t>
            </w:r>
            <w:proofErr w:type="gramEnd"/>
            <w:r>
              <w:t xml:space="preserve"> till 1177 Inkorgen. Verksamheten kan i bokningsbekräftelsen också samtidigt erbjuda möjlighet till avbokning eller ombokning.</w:t>
            </w:r>
          </w:p>
        </w:tc>
      </w:tr>
    </w:tbl>
    <w:p w14:paraId="26092C7F" w14:textId="77777777" w:rsidR="00DF72CC" w:rsidRDefault="00DF72CC" w:rsidP="00DF72CC">
      <w:pPr>
        <w:pStyle w:val="Rubrik3"/>
        <w:numPr>
          <w:ilvl w:val="0"/>
          <w:numId w:val="0"/>
        </w:numPr>
        <w:ind w:left="720"/>
      </w:pPr>
    </w:p>
    <w:p w14:paraId="48FCD68F" w14:textId="77777777" w:rsidR="00DF72CC" w:rsidRDefault="00DF72CC" w:rsidP="00DF72CC"/>
    <w:p w14:paraId="1C268C73" w14:textId="0DE6C9AF" w:rsidR="00DF72CC" w:rsidRDefault="00DF72CC" w:rsidP="004C338F"/>
    <w:p w14:paraId="5E7D0B1C" w14:textId="3C0EAE2A" w:rsidR="00C556AC" w:rsidRDefault="00C556AC" w:rsidP="00C556AC">
      <w:pPr>
        <w:pStyle w:val="Rubrik3"/>
      </w:pPr>
      <w:bookmarkStart w:id="41" w:name="_Toc149769257"/>
      <w:r>
        <w:t>Flöde 3 – Boka tid via en digital kallelse</w:t>
      </w:r>
      <w:bookmarkEnd w:id="41"/>
    </w:p>
    <w:p w14:paraId="7E202A07" w14:textId="25299020" w:rsidR="00C556AC" w:rsidRDefault="00C556AC" w:rsidP="00C556AC">
      <w:pPr>
        <w:rPr>
          <w:lang w:eastAsia="sv-SE"/>
        </w:rPr>
      </w:pPr>
      <w:r>
        <w:rPr>
          <w:lang w:eastAsia="sv-SE"/>
        </w:rPr>
        <w:t xml:space="preserve">Flödet utgår från att </w:t>
      </w:r>
      <w:r w:rsidR="002128D5">
        <w:rPr>
          <w:lang w:eastAsia="sv-SE"/>
        </w:rPr>
        <w:t>vårdcentral</w:t>
      </w:r>
      <w:r>
        <w:rPr>
          <w:lang w:eastAsia="sv-SE"/>
        </w:rPr>
        <w:t xml:space="preserve">en skickar en </w:t>
      </w:r>
      <w:r w:rsidR="00A66998">
        <w:rPr>
          <w:lang w:eastAsia="sv-SE"/>
        </w:rPr>
        <w:t xml:space="preserve">digital </w:t>
      </w:r>
      <w:r>
        <w:rPr>
          <w:lang w:eastAsia="sv-SE"/>
        </w:rPr>
        <w:t xml:space="preserve">kallelse till invånaren, där invånaren erbjuds </w:t>
      </w:r>
      <w:r w:rsidR="00A66998">
        <w:rPr>
          <w:lang w:eastAsia="sv-SE"/>
        </w:rPr>
        <w:t xml:space="preserve">att </w:t>
      </w:r>
      <w:r>
        <w:rPr>
          <w:lang w:eastAsia="sv-SE"/>
        </w:rPr>
        <w:t xml:space="preserve">boka en tid hos </w:t>
      </w:r>
      <w:r w:rsidR="002128D5">
        <w:rPr>
          <w:lang w:eastAsia="sv-SE"/>
        </w:rPr>
        <w:t>vårdcentral</w:t>
      </w:r>
      <w:r>
        <w:rPr>
          <w:lang w:eastAsia="sv-SE"/>
        </w:rPr>
        <w:t xml:space="preserve">en. Kallelsen är </w:t>
      </w:r>
      <w:r w:rsidR="00054ECC">
        <w:rPr>
          <w:lang w:eastAsia="sv-SE"/>
        </w:rPr>
        <w:t xml:space="preserve">öppen, d v s ger invånaren möjlighet att </w:t>
      </w:r>
      <w:r w:rsidR="004A7159">
        <w:rPr>
          <w:lang w:eastAsia="sv-SE"/>
        </w:rPr>
        <w:t xml:space="preserve">själv </w:t>
      </w:r>
      <w:r w:rsidR="00054ECC">
        <w:rPr>
          <w:lang w:eastAsia="sv-SE"/>
        </w:rPr>
        <w:t xml:space="preserve">söka fram bäst passande tid för besöket. Kallelsen är </w:t>
      </w:r>
      <w:r w:rsidR="004A7159">
        <w:rPr>
          <w:lang w:eastAsia="sv-SE"/>
        </w:rPr>
        <w:t xml:space="preserve">definierad </w:t>
      </w:r>
      <w:r w:rsidR="00054ECC">
        <w:rPr>
          <w:lang w:eastAsia="sv-SE"/>
        </w:rPr>
        <w:t>för en specifik typ av tid.</w:t>
      </w:r>
    </w:p>
    <w:p w14:paraId="32F94E39" w14:textId="77777777" w:rsidR="00C556AC" w:rsidRPr="00B623D5" w:rsidRDefault="00C556AC" w:rsidP="00C556AC">
      <w:pPr>
        <w:pStyle w:val="Brdtext"/>
        <w:rPr>
          <w:lang w:eastAsia="sv-SE"/>
        </w:rPr>
      </w:pPr>
    </w:p>
    <w:tbl>
      <w:tblPr>
        <w:tblStyle w:val="Listtabell3dekorfrg5"/>
        <w:tblW w:w="0" w:type="auto"/>
        <w:tblLook w:val="04A0" w:firstRow="1" w:lastRow="0" w:firstColumn="1" w:lastColumn="0" w:noHBand="0" w:noVBand="1"/>
      </w:tblPr>
      <w:tblGrid>
        <w:gridCol w:w="8494"/>
      </w:tblGrid>
      <w:tr w:rsidR="00C556AC" w14:paraId="624A7E9A"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213AA7F7" w14:textId="77777777" w:rsidR="00C556AC" w:rsidRPr="00460033" w:rsidRDefault="00C556AC" w:rsidP="00667351">
            <w:pPr>
              <w:rPr>
                <w:rFonts w:ascii="Arial" w:hAnsi="Arial" w:cs="Arial"/>
                <w:lang w:eastAsia="sv-SE"/>
              </w:rPr>
            </w:pPr>
            <w:r w:rsidRPr="00460033">
              <w:rPr>
                <w:rFonts w:ascii="Arial" w:hAnsi="Arial" w:cs="Arial"/>
                <w:lang w:eastAsia="sv-SE"/>
              </w:rPr>
              <w:t>Förutsättningar</w:t>
            </w:r>
          </w:p>
        </w:tc>
      </w:tr>
      <w:tr w:rsidR="00C556AC" w14:paraId="75D0A7E4"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84623DE" w14:textId="250FFC5E" w:rsidR="004A7159"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lastRenderedPageBreak/>
              <w:t>Vårdcentral</w:t>
            </w:r>
            <w:r w:rsidR="004A7159">
              <w:rPr>
                <w:rFonts w:ascii="Arial" w:hAnsi="Arial"/>
                <w:b w:val="0"/>
                <w:bCs w:val="0"/>
                <w:lang w:eastAsia="sv-SE"/>
              </w:rPr>
              <w:t xml:space="preserve">en erbjuder invånare möjlighet att utan </w:t>
            </w:r>
            <w:proofErr w:type="spellStart"/>
            <w:r w:rsidR="004A7159">
              <w:rPr>
                <w:rFonts w:ascii="Arial" w:hAnsi="Arial"/>
                <w:b w:val="0"/>
                <w:bCs w:val="0"/>
                <w:lang w:eastAsia="sv-SE"/>
              </w:rPr>
              <w:t>förkrav</w:t>
            </w:r>
            <w:proofErr w:type="spellEnd"/>
            <w:r w:rsidR="004A7159">
              <w:rPr>
                <w:rFonts w:ascii="Arial" w:hAnsi="Arial"/>
                <w:b w:val="0"/>
                <w:bCs w:val="0"/>
                <w:lang w:eastAsia="sv-SE"/>
              </w:rPr>
              <w:t xml:space="preserve"> boka ny tid, exempelvis att ha kallat invånare</w:t>
            </w:r>
          </w:p>
          <w:p w14:paraId="7D868E0C" w14:textId="5DBB0E55" w:rsidR="00C556AC" w:rsidRPr="00307D45"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C556AC">
              <w:rPr>
                <w:rFonts w:ascii="Arial" w:hAnsi="Arial"/>
                <w:b w:val="0"/>
                <w:bCs w:val="0"/>
                <w:lang w:eastAsia="sv-SE"/>
              </w:rPr>
              <w:t xml:space="preserve">en </w:t>
            </w:r>
            <w:r w:rsidR="00307D45">
              <w:rPr>
                <w:rFonts w:ascii="Arial" w:hAnsi="Arial"/>
                <w:b w:val="0"/>
                <w:bCs w:val="0"/>
                <w:lang w:eastAsia="sv-SE"/>
              </w:rPr>
              <w:t>skickar en digital kallelse till invånaren med erbjudande att själv boka en tid för en specifik typ av tid</w:t>
            </w:r>
          </w:p>
          <w:p w14:paraId="2E044B7C" w14:textId="77777777" w:rsidR="00C556AC" w:rsidRPr="00B623D5" w:rsidRDefault="00C556AC" w:rsidP="00667351">
            <w:pPr>
              <w:pStyle w:val="Liststycke"/>
              <w:ind w:firstLine="0"/>
              <w:rPr>
                <w:rFonts w:ascii="Arial" w:hAnsi="Arial"/>
                <w:lang w:eastAsia="sv-SE"/>
              </w:rPr>
            </w:pPr>
          </w:p>
        </w:tc>
      </w:tr>
    </w:tbl>
    <w:p w14:paraId="60C5B97B" w14:textId="75B0BD4E" w:rsidR="00C556AC" w:rsidRDefault="00C556AC" w:rsidP="00C556AC">
      <w:pPr>
        <w:rPr>
          <w:lang w:eastAsia="sv-SE"/>
        </w:rPr>
      </w:pPr>
    </w:p>
    <w:p w14:paraId="01DD6806" w14:textId="77777777" w:rsidR="009A6F45" w:rsidRDefault="009A6F45" w:rsidP="009A6F45">
      <w:pPr>
        <w:pStyle w:val="Rubrik4"/>
      </w:pPr>
      <w:r>
        <w:t>Sekvensdiagram</w:t>
      </w:r>
    </w:p>
    <w:p w14:paraId="25EC6448" w14:textId="77777777" w:rsidR="009A6F45" w:rsidRDefault="009A6F45" w:rsidP="009A6F45">
      <w:r>
        <w:t>Nedanstående diagram beskriver vilka tjänstekontrakt som används i det ovan beskrivna flödet.</w:t>
      </w:r>
    </w:p>
    <w:p w14:paraId="185B4E74" w14:textId="77777777" w:rsidR="009A6F45" w:rsidRDefault="009A6F45" w:rsidP="00C556AC">
      <w:pPr>
        <w:rPr>
          <w:lang w:eastAsia="sv-SE"/>
        </w:rPr>
      </w:pPr>
    </w:p>
    <w:p w14:paraId="334B9570" w14:textId="77777777" w:rsidR="009A6F45" w:rsidRDefault="009A6F45" w:rsidP="00C556AC">
      <w:pPr>
        <w:rPr>
          <w:lang w:eastAsia="sv-SE"/>
        </w:rPr>
      </w:pPr>
    </w:p>
    <w:p w14:paraId="1C699401" w14:textId="092934D7" w:rsidR="00C556AC" w:rsidRDefault="002D3943" w:rsidP="00C556AC">
      <w:pPr>
        <w:rPr>
          <w:lang w:eastAsia="sv-SE"/>
        </w:rPr>
      </w:pPr>
      <w:r>
        <w:rPr>
          <w:noProof/>
        </w:rPr>
        <w:drawing>
          <wp:inline distT="0" distB="0" distL="0" distR="0" wp14:anchorId="4D32333B" wp14:editId="00F65464">
            <wp:extent cx="6645910" cy="4559300"/>
            <wp:effectExtent l="0" t="0" r="2540" b="0"/>
            <wp:docPr id="50" name="Bildobjek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559300"/>
                    </a:xfrm>
                    <a:prstGeom prst="rect">
                      <a:avLst/>
                    </a:prstGeom>
                    <a:noFill/>
                    <a:ln>
                      <a:noFill/>
                    </a:ln>
                  </pic:spPr>
                </pic:pic>
              </a:graphicData>
            </a:graphic>
          </wp:inline>
        </w:drawing>
      </w:r>
    </w:p>
    <w:p w14:paraId="195FA88E" w14:textId="77777777" w:rsidR="00C556AC" w:rsidRDefault="00C556AC" w:rsidP="00C556AC">
      <w:pPr>
        <w:rPr>
          <w:lang w:eastAsia="sv-SE"/>
        </w:rPr>
      </w:pPr>
    </w:p>
    <w:p w14:paraId="05D2204A" w14:textId="77777777" w:rsidR="00C556AC" w:rsidRDefault="00C556AC" w:rsidP="00C556AC">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7C218ED9" w14:textId="77777777" w:rsidTr="00667351">
        <w:tc>
          <w:tcPr>
            <w:tcW w:w="2689" w:type="dxa"/>
            <w:shd w:val="clear" w:color="auto" w:fill="4BACC6"/>
          </w:tcPr>
          <w:p w14:paraId="57C753FB"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14EDA6B8"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258B3246" w14:textId="77777777" w:rsidTr="00667351">
        <w:tc>
          <w:tcPr>
            <w:tcW w:w="2689" w:type="dxa"/>
          </w:tcPr>
          <w:p w14:paraId="2E7208E7" w14:textId="77777777" w:rsidR="00302F5C" w:rsidRDefault="00302F5C" w:rsidP="00667351">
            <w:r>
              <w:t>Invånare</w:t>
            </w:r>
          </w:p>
        </w:tc>
        <w:tc>
          <w:tcPr>
            <w:tcW w:w="7767" w:type="dxa"/>
          </w:tcPr>
          <w:p w14:paraId="67CC5950" w14:textId="77777777" w:rsidR="00302F5C" w:rsidRDefault="00302F5C" w:rsidP="00667351">
            <w:r>
              <w:t>Person i behov av att en boka tid.</w:t>
            </w:r>
          </w:p>
        </w:tc>
      </w:tr>
      <w:tr w:rsidR="00302F5C" w14:paraId="67ED3058" w14:textId="77777777" w:rsidTr="00667351">
        <w:tc>
          <w:tcPr>
            <w:tcW w:w="2689" w:type="dxa"/>
          </w:tcPr>
          <w:p w14:paraId="68146398" w14:textId="77777777" w:rsidR="00302F5C" w:rsidRDefault="00302F5C" w:rsidP="00667351">
            <w:r>
              <w:lastRenderedPageBreak/>
              <w:t>Tidbokningssystem</w:t>
            </w:r>
          </w:p>
        </w:tc>
        <w:tc>
          <w:tcPr>
            <w:tcW w:w="7767" w:type="dxa"/>
          </w:tcPr>
          <w:p w14:paraId="713DB8F3" w14:textId="77777777" w:rsidR="00302F5C" w:rsidRDefault="00302F5C" w:rsidP="00667351">
            <w:r>
              <w:t>Regionens verksamhetssystem som administrerar tidbokning, resursplanering av personal och resurser mm</w:t>
            </w:r>
          </w:p>
        </w:tc>
      </w:tr>
      <w:tr w:rsidR="00302F5C" w14:paraId="194338D4" w14:textId="77777777" w:rsidTr="00667351">
        <w:tc>
          <w:tcPr>
            <w:tcW w:w="2689" w:type="dxa"/>
          </w:tcPr>
          <w:p w14:paraId="116499BB" w14:textId="77777777" w:rsidR="00302F5C" w:rsidRDefault="00302F5C" w:rsidP="00667351">
            <w:r>
              <w:t>E-tjänst/tidbokningstjänst</w:t>
            </w:r>
          </w:p>
        </w:tc>
        <w:tc>
          <w:tcPr>
            <w:tcW w:w="7767" w:type="dxa"/>
          </w:tcPr>
          <w:p w14:paraId="5B6A54C7" w14:textId="77777777" w:rsidR="00302F5C" w:rsidRDefault="00302F5C" w:rsidP="00667351">
            <w:r>
              <w:t>Digital tjänst som möjliggör tidbokning för invånare</w:t>
            </w:r>
          </w:p>
        </w:tc>
      </w:tr>
    </w:tbl>
    <w:p w14:paraId="14FDCDCE" w14:textId="77777777" w:rsidR="00C556AC" w:rsidRPr="00B33E28" w:rsidRDefault="00C556AC" w:rsidP="00C556AC"/>
    <w:p w14:paraId="67CD2682" w14:textId="77777777" w:rsidR="00C556AC" w:rsidRDefault="00C556AC" w:rsidP="00C556AC">
      <w:pPr>
        <w:pStyle w:val="Rubrik4"/>
        <w:numPr>
          <w:ilvl w:val="0"/>
          <w:numId w:val="0"/>
        </w:numPr>
      </w:pPr>
    </w:p>
    <w:p w14:paraId="444B3ECA" w14:textId="77777777" w:rsidR="00C556AC" w:rsidRDefault="00C556AC" w:rsidP="00C556AC">
      <w:pPr>
        <w:pStyle w:val="Rubrik4"/>
      </w:pPr>
      <w:proofErr w:type="spellStart"/>
      <w:r w:rsidRPr="00B33E28">
        <w:t>Arbetssteg</w:t>
      </w:r>
      <w:proofErr w:type="spellEnd"/>
    </w:p>
    <w:p w14:paraId="15B4A500" w14:textId="77777777" w:rsidR="00C556AC" w:rsidRPr="00D53F47" w:rsidRDefault="00C556AC" w:rsidP="00C556AC">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2D3943" w:rsidRPr="00F515F3" w14:paraId="0F787A45"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6F2501C3" w14:textId="77777777" w:rsidR="002D3943" w:rsidRPr="004C338F" w:rsidRDefault="002D3943"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79C180D6" w14:textId="77777777" w:rsidR="002D3943" w:rsidRPr="004C338F" w:rsidRDefault="002D3943"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772057" w:rsidRPr="00F515F3" w14:paraId="5A0D56E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C7D3D95" w14:textId="4A388CFF" w:rsidR="00772057" w:rsidRPr="00772057" w:rsidRDefault="00772057" w:rsidP="00667351">
            <w:pPr>
              <w:tabs>
                <w:tab w:val="left" w:pos="567"/>
              </w:tabs>
              <w:rPr>
                <w:b w:val="0"/>
                <w:bCs w:val="0"/>
              </w:rPr>
            </w:pPr>
            <w:r>
              <w:rPr>
                <w:b w:val="0"/>
                <w:bCs w:val="0"/>
              </w:rPr>
              <w:t>1</w:t>
            </w:r>
          </w:p>
        </w:tc>
        <w:tc>
          <w:tcPr>
            <w:tcW w:w="4604" w:type="pct"/>
          </w:tcPr>
          <w:p w14:paraId="1BB06B33" w14:textId="0076E2B5" w:rsidR="00772057" w:rsidRDefault="00772057" w:rsidP="00667351">
            <w:pPr>
              <w:cnfStyle w:val="000000000000" w:firstRow="0" w:lastRow="0" w:firstColumn="0" w:lastColumn="0" w:oddVBand="0" w:evenVBand="0" w:oddHBand="0" w:evenHBand="0" w:firstRowFirstColumn="0" w:firstRowLastColumn="0" w:lastRowFirstColumn="0" w:lastRowLastColumn="0"/>
            </w:pPr>
            <w:r>
              <w:t xml:space="preserve">Verksamheten skickar en digital kallelse till </w:t>
            </w:r>
            <w:r w:rsidR="00EC66C7">
              <w:t>invånaren</w:t>
            </w:r>
            <w:r>
              <w:t xml:space="preserve">, t ex till 1177 Inkorg, via tjänstekontrakt </w:t>
            </w:r>
            <w:proofErr w:type="spellStart"/>
            <w:r w:rsidRPr="00D602B8">
              <w:rPr>
                <w:i/>
                <w:iCs/>
              </w:rPr>
              <w:t>AddMessage</w:t>
            </w:r>
            <w:proofErr w:type="spellEnd"/>
            <w:r>
              <w:t xml:space="preserve"> (i tjänstedomänen </w:t>
            </w:r>
            <w:proofErr w:type="spellStart"/>
            <w:proofErr w:type="gramStart"/>
            <w:r w:rsidRPr="00772057">
              <w:rPr>
                <w:i/>
                <w:iCs/>
              </w:rPr>
              <w:t>infrastructure:eservicesupply</w:t>
            </w:r>
            <w:proofErr w:type="gramEnd"/>
            <w:r w:rsidRPr="00772057">
              <w:rPr>
                <w:i/>
                <w:iCs/>
              </w:rPr>
              <w:t>:patientportal</w:t>
            </w:r>
            <w:proofErr w:type="spellEnd"/>
            <w:r>
              <w:t>)</w:t>
            </w:r>
            <w:r w:rsidR="00EC66C7">
              <w:t>. Om invånaren aktiverat avisering via 1177 skickas ett SMS eller email till invånaren (beroende på invånarens inställning)</w:t>
            </w:r>
          </w:p>
        </w:tc>
      </w:tr>
      <w:tr w:rsidR="002D3943" w:rsidRPr="00F515F3" w14:paraId="54168F2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BF76B88" w14:textId="5DB45AEC" w:rsidR="002D3943" w:rsidRPr="008060FF" w:rsidRDefault="001713B8" w:rsidP="00667351">
            <w:pPr>
              <w:tabs>
                <w:tab w:val="left" w:pos="567"/>
              </w:tabs>
              <w:rPr>
                <w:b w:val="0"/>
                <w:bCs w:val="0"/>
              </w:rPr>
            </w:pPr>
            <w:r>
              <w:rPr>
                <w:b w:val="0"/>
                <w:bCs w:val="0"/>
              </w:rPr>
              <w:t>2</w:t>
            </w:r>
          </w:p>
        </w:tc>
        <w:tc>
          <w:tcPr>
            <w:tcW w:w="4604" w:type="pct"/>
          </w:tcPr>
          <w:p w14:paraId="7DE4F84D" w14:textId="742AE3D5" w:rsidR="002D3943" w:rsidRPr="000656E2" w:rsidRDefault="002D3943"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e-tjänster. </w:t>
            </w:r>
          </w:p>
        </w:tc>
      </w:tr>
      <w:tr w:rsidR="00191649" w:rsidRPr="00F515F3" w14:paraId="6BD6BA1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3838C19" w14:textId="5E86234F" w:rsidR="00191649" w:rsidRDefault="00191649" w:rsidP="00667351">
            <w:pPr>
              <w:tabs>
                <w:tab w:val="left" w:pos="567"/>
              </w:tabs>
              <w:rPr>
                <w:b w:val="0"/>
                <w:bCs w:val="0"/>
              </w:rPr>
            </w:pPr>
            <w:r>
              <w:rPr>
                <w:b w:val="0"/>
                <w:bCs w:val="0"/>
              </w:rPr>
              <w:t>3</w:t>
            </w:r>
          </w:p>
        </w:tc>
        <w:tc>
          <w:tcPr>
            <w:tcW w:w="4604" w:type="pct"/>
          </w:tcPr>
          <w:p w14:paraId="58A277B2" w14:textId="2C734E0D" w:rsidR="00191649" w:rsidRDefault="00191649" w:rsidP="00667351">
            <w:pPr>
              <w:cnfStyle w:val="000000000000" w:firstRow="0" w:lastRow="0" w:firstColumn="0" w:lastColumn="0" w:oddVBand="0" w:evenVBand="0" w:oddHBand="0" w:evenHBand="0" w:firstRowFirstColumn="0" w:firstRowLastColumn="0" w:lastRowFirstColumn="0" w:lastRowLastColumn="0"/>
            </w:pPr>
            <w:r>
              <w:t>Invånare öppnar sitt nya meddelande som innehåller kallelsen.</w:t>
            </w:r>
          </w:p>
        </w:tc>
      </w:tr>
      <w:tr w:rsidR="002D3943" w:rsidRPr="00F515F3" w14:paraId="18F764D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07E4AF3" w14:textId="7CDA22D7" w:rsidR="002D3943" w:rsidRPr="008060FF" w:rsidRDefault="00191649" w:rsidP="00667351">
            <w:pPr>
              <w:tabs>
                <w:tab w:val="left" w:pos="567"/>
              </w:tabs>
              <w:rPr>
                <w:b w:val="0"/>
                <w:bCs w:val="0"/>
              </w:rPr>
            </w:pPr>
            <w:r>
              <w:rPr>
                <w:b w:val="0"/>
                <w:bCs w:val="0"/>
              </w:rPr>
              <w:t>4</w:t>
            </w:r>
          </w:p>
        </w:tc>
        <w:tc>
          <w:tcPr>
            <w:tcW w:w="4604" w:type="pct"/>
          </w:tcPr>
          <w:p w14:paraId="080DEADA" w14:textId="287AA8A6" w:rsidR="002D3943" w:rsidRPr="000656E2" w:rsidRDefault="00191649"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klickar på valet att boka tid och dirigeras vidare till vårdcentralens tidbokningstjänst. Kallelsen är definierad för den vårdtjänst eller </w:t>
            </w:r>
            <w:proofErr w:type="spellStart"/>
            <w:r>
              <w:t>tidstyp</w:t>
            </w:r>
            <w:proofErr w:type="spellEnd"/>
            <w:r>
              <w:t xml:space="preserve"> som verksamheten bestämt. Vårdtjänsten/tidstypen skickas med som parameter.</w:t>
            </w:r>
          </w:p>
        </w:tc>
      </w:tr>
      <w:tr w:rsidR="002D3943" w:rsidRPr="00F515F3" w14:paraId="02C321E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A9872F2" w14:textId="2C5AB18F" w:rsidR="002D3943" w:rsidRPr="008060FF" w:rsidRDefault="00191649" w:rsidP="00667351">
            <w:pPr>
              <w:tabs>
                <w:tab w:val="left" w:pos="567"/>
              </w:tabs>
              <w:rPr>
                <w:b w:val="0"/>
                <w:bCs w:val="0"/>
              </w:rPr>
            </w:pPr>
            <w:r>
              <w:rPr>
                <w:b w:val="0"/>
                <w:bCs w:val="0"/>
              </w:rPr>
              <w:t>5</w:t>
            </w:r>
          </w:p>
        </w:tc>
        <w:tc>
          <w:tcPr>
            <w:tcW w:w="4604" w:type="pct"/>
          </w:tcPr>
          <w:p w14:paraId="257E8BBA" w14:textId="6FE5E924"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lista med andra </w:t>
            </w:r>
            <w:r w:rsidR="00C207D3">
              <w:t>vårdcentraler</w:t>
            </w:r>
            <w:r>
              <w:t xml:space="preserve"> som ingår i grupp med vald </w:t>
            </w:r>
            <w:r w:rsidR="002128D5">
              <w:t>vårdcentral</w:t>
            </w:r>
            <w:r>
              <w:t xml:space="preserve">. E-tjänst skickar med tidigare vald </w:t>
            </w:r>
            <w:proofErr w:type="spellStart"/>
            <w:r>
              <w:t>tidstyp</w:t>
            </w:r>
            <w:proofErr w:type="spellEnd"/>
            <w:r>
              <w:t xml:space="preserve">, så att tidbokningssystemet kan returnera </w:t>
            </w:r>
            <w:r w:rsidR="00C207D3">
              <w:t>vårdcentraler</w:t>
            </w:r>
            <w:r>
              <w:t xml:space="preserve"> i gruppen som också erbjuder samma </w:t>
            </w:r>
            <w:proofErr w:type="spellStart"/>
            <w:r>
              <w:t>tidstyp</w:t>
            </w:r>
            <w:proofErr w:type="spellEnd"/>
            <w:r w:rsidR="005B6826">
              <w:t xml:space="preserve"> (anropar tjänstekontraktet </w:t>
            </w:r>
            <w:proofErr w:type="spellStart"/>
            <w:r w:rsidR="005B6826" w:rsidRPr="005B6826">
              <w:rPr>
                <w:i/>
                <w:iCs/>
              </w:rPr>
              <w:t>GetHealthcareFacilities</w:t>
            </w:r>
            <w:proofErr w:type="spellEnd"/>
            <w:r w:rsidR="005B6826">
              <w:t>)</w:t>
            </w:r>
          </w:p>
        </w:tc>
      </w:tr>
      <w:tr w:rsidR="005B6826" w:rsidRPr="00F515F3" w14:paraId="5962953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5567B1D" w14:textId="5CA7F8B3" w:rsidR="005B6826" w:rsidRDefault="005B6826" w:rsidP="00667351">
            <w:pPr>
              <w:tabs>
                <w:tab w:val="left" w:pos="567"/>
              </w:tabs>
              <w:rPr>
                <w:b w:val="0"/>
                <w:bCs w:val="0"/>
              </w:rPr>
            </w:pPr>
            <w:r>
              <w:rPr>
                <w:b w:val="0"/>
                <w:bCs w:val="0"/>
              </w:rPr>
              <w:t>6</w:t>
            </w:r>
          </w:p>
        </w:tc>
        <w:tc>
          <w:tcPr>
            <w:tcW w:w="4604" w:type="pct"/>
          </w:tcPr>
          <w:p w14:paraId="31BDCCB2" w14:textId="589EBC3B" w:rsidR="005B6826" w:rsidRDefault="005B6826"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väljer en annan vårdcentral från listan eller låter ursprungsvårdcentralen vara valet att gå vidare med</w:t>
            </w:r>
          </w:p>
        </w:tc>
      </w:tr>
      <w:tr w:rsidR="001608E6" w:rsidRPr="00F515F3" w14:paraId="752C77D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2F98C9E" w14:textId="77777777" w:rsidR="001608E6" w:rsidRPr="008060FF" w:rsidRDefault="001608E6" w:rsidP="001608E6">
            <w:pPr>
              <w:tabs>
                <w:tab w:val="left" w:pos="567"/>
              </w:tabs>
              <w:rPr>
                <w:b w:val="0"/>
                <w:bCs w:val="0"/>
              </w:rPr>
            </w:pPr>
            <w:r>
              <w:rPr>
                <w:b w:val="0"/>
                <w:bCs w:val="0"/>
                <w:szCs w:val="20"/>
              </w:rPr>
              <w:t>7</w:t>
            </w:r>
          </w:p>
        </w:tc>
        <w:tc>
          <w:tcPr>
            <w:tcW w:w="4604" w:type="pct"/>
          </w:tcPr>
          <w:p w14:paraId="0A94451F" w14:textId="294638F6" w:rsidR="001608E6" w:rsidRDefault="001608E6" w:rsidP="001608E6">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anropar tjänstekontraktet </w:t>
            </w:r>
            <w:proofErr w:type="spellStart"/>
            <w:r w:rsidRPr="00517F9D">
              <w:rPr>
                <w:i/>
                <w:iCs/>
              </w:rPr>
              <w:t>GetHealthcareFacility</w:t>
            </w:r>
            <w:proofErr w:type="spellEnd"/>
            <w:r>
              <w:t xml:space="preserve"> för att hämta information om vårdcentralen. Svaret innehåller </w:t>
            </w:r>
            <w:proofErr w:type="spellStart"/>
            <w:proofErr w:type="gramStart"/>
            <w:r>
              <w:t>bl</w:t>
            </w:r>
            <w:proofErr w:type="spellEnd"/>
            <w:r>
              <w:t xml:space="preserve"> a</w:t>
            </w:r>
            <w:proofErr w:type="gramEnd"/>
            <w:r>
              <w:t xml:space="preserve"> eventuella villkorstexter eller informationstexter som vårdcentralen vill förmedla, sådana villkorstexter och informationstexter som gäller generellt för vårdcentralen, oavsett </w:t>
            </w:r>
            <w:proofErr w:type="spellStart"/>
            <w:r>
              <w:t>tidstyp</w:t>
            </w:r>
            <w:proofErr w:type="spellEnd"/>
            <w:r>
              <w:t xml:space="preserve"> eller vårdtjänst. </w:t>
            </w:r>
          </w:p>
        </w:tc>
      </w:tr>
      <w:tr w:rsidR="001608E6" w:rsidRPr="00F515F3" w14:paraId="417E9A2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5FDB105" w14:textId="77777777" w:rsidR="001608E6" w:rsidRPr="008060FF" w:rsidRDefault="001608E6" w:rsidP="001608E6">
            <w:pPr>
              <w:tabs>
                <w:tab w:val="left" w:pos="567"/>
              </w:tabs>
              <w:rPr>
                <w:b w:val="0"/>
                <w:bCs w:val="0"/>
              </w:rPr>
            </w:pPr>
            <w:r>
              <w:rPr>
                <w:b w:val="0"/>
                <w:bCs w:val="0"/>
                <w:szCs w:val="20"/>
              </w:rPr>
              <w:t>8</w:t>
            </w:r>
          </w:p>
        </w:tc>
        <w:tc>
          <w:tcPr>
            <w:tcW w:w="4604" w:type="pct"/>
          </w:tcPr>
          <w:p w14:paraId="307CDEDD" w14:textId="06040CD0" w:rsidR="001608E6" w:rsidRDefault="001608E6" w:rsidP="001608E6">
            <w:pPr>
              <w:tabs>
                <w:tab w:val="left" w:pos="567"/>
              </w:tabs>
              <w:cnfStyle w:val="000000000000" w:firstRow="0" w:lastRow="0" w:firstColumn="0" w:lastColumn="0" w:oddVBand="0" w:evenVBand="0" w:oddHBand="0" w:evenHBand="0" w:firstRowFirstColumn="0" w:firstRowLastColumn="0" w:lastRowFirstColumn="0" w:lastRowLastColumn="0"/>
            </w:pPr>
            <w:r>
              <w:t>Tidbokningstjänst presenterar villkorstexter och informationstexter till invånaren. Invånaren behöver bekräfta villkorstexterna.</w:t>
            </w:r>
          </w:p>
        </w:tc>
      </w:tr>
      <w:tr w:rsidR="002D3943" w:rsidRPr="00F515F3" w14:paraId="60957B6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051358B" w14:textId="3B47E926" w:rsidR="002D3943" w:rsidRPr="008060FF" w:rsidRDefault="001608E6" w:rsidP="00667351">
            <w:pPr>
              <w:tabs>
                <w:tab w:val="left" w:pos="567"/>
              </w:tabs>
              <w:rPr>
                <w:b w:val="0"/>
                <w:bCs w:val="0"/>
              </w:rPr>
            </w:pPr>
            <w:r>
              <w:rPr>
                <w:b w:val="0"/>
                <w:bCs w:val="0"/>
              </w:rPr>
              <w:t>9</w:t>
            </w:r>
          </w:p>
        </w:tc>
        <w:tc>
          <w:tcPr>
            <w:tcW w:w="4604" w:type="pct"/>
          </w:tcPr>
          <w:p w14:paraId="367FD184" w14:textId="6384733E"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Om </w:t>
            </w:r>
            <w:r w:rsidR="002128D5">
              <w:t>vårdcentral</w:t>
            </w:r>
            <w:r>
              <w:t xml:space="preserve">en erbjuder möjlighet att boka vårdpersonal i samband med bokningen anropar e-tjänst det frivilliga tjänstekontraktet </w:t>
            </w:r>
            <w:proofErr w:type="spellStart"/>
            <w:r w:rsidRPr="001608E6">
              <w:rPr>
                <w:i/>
                <w:iCs/>
              </w:rPr>
              <w:t>GetPractitioners</w:t>
            </w:r>
            <w:proofErr w:type="spellEnd"/>
            <w:r>
              <w:t>. Listan med vårdpersonal visas för invånaren. E-tjänst tillåter även invånare att gå vidare utan att välja vårdpersonal.</w:t>
            </w:r>
          </w:p>
        </w:tc>
      </w:tr>
      <w:tr w:rsidR="002D3943" w:rsidRPr="00F515F3" w14:paraId="6FC3790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1AB54E9" w14:textId="28869811" w:rsidR="002D3943" w:rsidRPr="008060FF" w:rsidRDefault="002D3943" w:rsidP="00667351">
            <w:pPr>
              <w:tabs>
                <w:tab w:val="left" w:pos="567"/>
              </w:tabs>
              <w:rPr>
                <w:b w:val="0"/>
                <w:bCs w:val="0"/>
              </w:rPr>
            </w:pPr>
            <w:r>
              <w:rPr>
                <w:b w:val="0"/>
                <w:bCs w:val="0"/>
                <w:szCs w:val="20"/>
              </w:rPr>
              <w:lastRenderedPageBreak/>
              <w:t>1</w:t>
            </w:r>
            <w:r w:rsidR="001608E6">
              <w:rPr>
                <w:b w:val="0"/>
                <w:bCs w:val="0"/>
                <w:szCs w:val="20"/>
              </w:rPr>
              <w:t>0</w:t>
            </w:r>
          </w:p>
        </w:tc>
        <w:tc>
          <w:tcPr>
            <w:tcW w:w="4604" w:type="pct"/>
          </w:tcPr>
          <w:p w14:paraId="04E56795" w14:textId="77CA1945"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Invånaren väljer vårdpersonal i listan (om </w:t>
            </w:r>
            <w:r w:rsidR="002128D5">
              <w:t>vårdcentral</w:t>
            </w:r>
            <w:r>
              <w:t>en erbjuder valmöjligheten)</w:t>
            </w:r>
          </w:p>
        </w:tc>
      </w:tr>
      <w:tr w:rsidR="002D3943" w:rsidRPr="00F515F3" w14:paraId="0BEB821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907AADC" w14:textId="4E812A37" w:rsidR="002D3943" w:rsidRPr="008060FF" w:rsidRDefault="002D3943" w:rsidP="00667351">
            <w:pPr>
              <w:tabs>
                <w:tab w:val="left" w:pos="567"/>
              </w:tabs>
              <w:rPr>
                <w:b w:val="0"/>
                <w:bCs w:val="0"/>
              </w:rPr>
            </w:pPr>
            <w:r>
              <w:rPr>
                <w:b w:val="0"/>
                <w:bCs w:val="0"/>
                <w:szCs w:val="20"/>
              </w:rPr>
              <w:t>1</w:t>
            </w:r>
            <w:r w:rsidR="001608E6">
              <w:rPr>
                <w:b w:val="0"/>
                <w:bCs w:val="0"/>
                <w:szCs w:val="20"/>
              </w:rPr>
              <w:t>1</w:t>
            </w:r>
          </w:p>
        </w:tc>
        <w:tc>
          <w:tcPr>
            <w:tcW w:w="4604" w:type="pct"/>
          </w:tcPr>
          <w:p w14:paraId="76328A2B"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datum baserat på vald </w:t>
            </w:r>
            <w:proofErr w:type="spellStart"/>
            <w:r>
              <w:t>tidstyp</w:t>
            </w:r>
            <w:proofErr w:type="spellEnd"/>
            <w:r>
              <w:t>, vårdtjänst och vårdpersonal.</w:t>
            </w:r>
          </w:p>
        </w:tc>
      </w:tr>
      <w:tr w:rsidR="002D3943" w:rsidRPr="00F515F3" w14:paraId="27138A7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4E9961F" w14:textId="67AEAA57" w:rsidR="002D3943" w:rsidRPr="008060FF" w:rsidRDefault="002D3943" w:rsidP="00667351">
            <w:pPr>
              <w:tabs>
                <w:tab w:val="left" w:pos="567"/>
              </w:tabs>
              <w:rPr>
                <w:b w:val="0"/>
                <w:bCs w:val="0"/>
              </w:rPr>
            </w:pPr>
            <w:r>
              <w:rPr>
                <w:b w:val="0"/>
                <w:bCs w:val="0"/>
                <w:szCs w:val="20"/>
              </w:rPr>
              <w:t>1</w:t>
            </w:r>
            <w:r w:rsidR="001608E6">
              <w:rPr>
                <w:b w:val="0"/>
                <w:bCs w:val="0"/>
                <w:szCs w:val="20"/>
              </w:rPr>
              <w:t>2</w:t>
            </w:r>
          </w:p>
        </w:tc>
        <w:tc>
          <w:tcPr>
            <w:tcW w:w="4604" w:type="pct"/>
          </w:tcPr>
          <w:p w14:paraId="70311C32"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datum för att se lediga tider </w:t>
            </w:r>
          </w:p>
        </w:tc>
      </w:tr>
      <w:tr w:rsidR="002D3943" w:rsidRPr="00F515F3" w14:paraId="3B6BF2F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3B320FD" w14:textId="7F667ADB" w:rsidR="002D3943" w:rsidRPr="008060FF" w:rsidRDefault="002D3943" w:rsidP="00667351">
            <w:pPr>
              <w:tabs>
                <w:tab w:val="left" w:pos="567"/>
              </w:tabs>
              <w:rPr>
                <w:b w:val="0"/>
                <w:bCs w:val="0"/>
              </w:rPr>
            </w:pPr>
            <w:r>
              <w:rPr>
                <w:b w:val="0"/>
                <w:bCs w:val="0"/>
                <w:szCs w:val="20"/>
              </w:rPr>
              <w:t>1</w:t>
            </w:r>
            <w:r w:rsidR="001608E6">
              <w:rPr>
                <w:b w:val="0"/>
                <w:bCs w:val="0"/>
                <w:szCs w:val="20"/>
              </w:rPr>
              <w:t>3</w:t>
            </w:r>
          </w:p>
        </w:tc>
        <w:tc>
          <w:tcPr>
            <w:tcW w:w="4604" w:type="pct"/>
          </w:tcPr>
          <w:p w14:paraId="7A056120" w14:textId="54C6A13E"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tider för </w:t>
            </w:r>
            <w:r w:rsidR="00D602B8">
              <w:t>valt datum</w:t>
            </w:r>
            <w:r>
              <w:t xml:space="preserve">, samt för vald </w:t>
            </w:r>
            <w:proofErr w:type="spellStart"/>
            <w:r>
              <w:t>tidstyp</w:t>
            </w:r>
            <w:proofErr w:type="spellEnd"/>
            <w:r>
              <w:t>, vårdtjänst och vårdpersonal.</w:t>
            </w:r>
          </w:p>
        </w:tc>
      </w:tr>
      <w:tr w:rsidR="002D3943" w:rsidRPr="00F515F3" w14:paraId="4825F66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7542487" w14:textId="7BB354B9" w:rsidR="002D3943" w:rsidRPr="008060FF" w:rsidRDefault="002D3943" w:rsidP="00667351">
            <w:pPr>
              <w:tabs>
                <w:tab w:val="left" w:pos="567"/>
              </w:tabs>
              <w:rPr>
                <w:b w:val="0"/>
                <w:bCs w:val="0"/>
              </w:rPr>
            </w:pPr>
            <w:r>
              <w:rPr>
                <w:b w:val="0"/>
                <w:bCs w:val="0"/>
                <w:szCs w:val="20"/>
              </w:rPr>
              <w:t>1</w:t>
            </w:r>
            <w:r w:rsidR="001608E6">
              <w:rPr>
                <w:b w:val="0"/>
                <w:bCs w:val="0"/>
                <w:szCs w:val="20"/>
              </w:rPr>
              <w:t>4</w:t>
            </w:r>
          </w:p>
        </w:tc>
        <w:tc>
          <w:tcPr>
            <w:tcW w:w="4604" w:type="pct"/>
          </w:tcPr>
          <w:p w14:paraId="320A1720"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väljer en tid att boka</w:t>
            </w:r>
          </w:p>
        </w:tc>
      </w:tr>
      <w:tr w:rsidR="002D3943" w:rsidRPr="00F515F3" w14:paraId="2B6B3AD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36B783B" w14:textId="35935271" w:rsidR="002D3943" w:rsidRPr="008060FF" w:rsidRDefault="002D3943" w:rsidP="00667351">
            <w:pPr>
              <w:tabs>
                <w:tab w:val="left" w:pos="567"/>
              </w:tabs>
              <w:rPr>
                <w:b w:val="0"/>
                <w:bCs w:val="0"/>
              </w:rPr>
            </w:pPr>
            <w:r>
              <w:rPr>
                <w:b w:val="0"/>
                <w:bCs w:val="0"/>
                <w:szCs w:val="20"/>
              </w:rPr>
              <w:t>1</w:t>
            </w:r>
            <w:r w:rsidR="001608E6">
              <w:rPr>
                <w:b w:val="0"/>
                <w:bCs w:val="0"/>
                <w:szCs w:val="20"/>
              </w:rPr>
              <w:t>5</w:t>
            </w:r>
          </w:p>
        </w:tc>
        <w:tc>
          <w:tcPr>
            <w:tcW w:w="4604" w:type="pct"/>
          </w:tcPr>
          <w:p w14:paraId="78999F8B"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Baserat på tidstypens inställning (inställning som hämtats tillsammans med tidstypen) kan verksamheten kräva att invånaren anger en anledning till bokningen. Verksamheten kan välja att kräva att invånaren anger något eller att invånaren frivilligt anger något eller att invånaren inte får ange något (då visas inte något till invånaren) </w:t>
            </w:r>
          </w:p>
          <w:p w14:paraId="52B2FA80" w14:textId="77777777" w:rsidR="001608E6" w:rsidRDefault="001608E6"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p>
          <w:p w14:paraId="7CF057F5" w14:textId="3740E2CF" w:rsidR="001608E6" w:rsidRDefault="001608E6" w:rsidP="00667351">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p>
        </w:tc>
      </w:tr>
      <w:tr w:rsidR="002D3943" w:rsidRPr="00F515F3" w14:paraId="586475CE"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F96470D" w14:textId="5F7EA16C" w:rsidR="002D3943" w:rsidRPr="008060FF" w:rsidRDefault="001608E6" w:rsidP="00667351">
            <w:pPr>
              <w:tabs>
                <w:tab w:val="left" w:pos="567"/>
              </w:tabs>
              <w:rPr>
                <w:b w:val="0"/>
                <w:bCs w:val="0"/>
              </w:rPr>
            </w:pPr>
            <w:r>
              <w:rPr>
                <w:b w:val="0"/>
                <w:bCs w:val="0"/>
              </w:rPr>
              <w:t>16</w:t>
            </w:r>
          </w:p>
        </w:tc>
        <w:tc>
          <w:tcPr>
            <w:tcW w:w="4604" w:type="pct"/>
          </w:tcPr>
          <w:p w14:paraId="63308B7F"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begär att boka vald tid genom att anropa tjänstekontraktet </w:t>
            </w:r>
            <w:proofErr w:type="spellStart"/>
            <w:r w:rsidRPr="001608E6">
              <w:rPr>
                <w:i/>
                <w:iCs/>
              </w:rPr>
              <w:t>MakeAppointment</w:t>
            </w:r>
            <w:proofErr w:type="spellEnd"/>
            <w:r>
              <w:t>.</w:t>
            </w:r>
          </w:p>
        </w:tc>
      </w:tr>
      <w:tr w:rsidR="002D3943" w:rsidRPr="00F515F3" w14:paraId="36D388D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108448B" w14:textId="184DEC4C" w:rsidR="002D3943" w:rsidRPr="008060FF" w:rsidRDefault="001608E6" w:rsidP="00667351">
            <w:pPr>
              <w:tabs>
                <w:tab w:val="left" w:pos="567"/>
              </w:tabs>
              <w:rPr>
                <w:b w:val="0"/>
                <w:bCs w:val="0"/>
              </w:rPr>
            </w:pPr>
            <w:r>
              <w:rPr>
                <w:b w:val="0"/>
                <w:bCs w:val="0"/>
              </w:rPr>
              <w:t>17</w:t>
            </w:r>
          </w:p>
        </w:tc>
        <w:tc>
          <w:tcPr>
            <w:tcW w:w="4604" w:type="pct"/>
          </w:tcPr>
          <w:p w14:paraId="553A40C4"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Om bokningen lyckas anropar e-</w:t>
            </w:r>
            <w:proofErr w:type="gramStart"/>
            <w:r>
              <w:t>tjänst tjänstekontraktet</w:t>
            </w:r>
            <w:proofErr w:type="gramEnd"/>
            <w:r>
              <w:t xml:space="preserve"> </w:t>
            </w:r>
            <w:proofErr w:type="spellStart"/>
            <w:r w:rsidRPr="001608E6">
              <w:rPr>
                <w:i/>
                <w:iCs/>
              </w:rPr>
              <w:t>GetAppointment</w:t>
            </w:r>
            <w:proofErr w:type="spellEnd"/>
            <w:r>
              <w:t xml:space="preserve"> för att hämta detaljer om bokningen. Verksamheten kan ha valt att komplettera bokningen med ytterligare detaljer, </w:t>
            </w:r>
            <w:proofErr w:type="gramStart"/>
            <w:r>
              <w:t>t ex</w:t>
            </w:r>
            <w:proofErr w:type="gramEnd"/>
            <w:r>
              <w:t xml:space="preserve"> en unik länk till ett videobesök i fall att kontaktsättet är videobesök.</w:t>
            </w:r>
          </w:p>
        </w:tc>
      </w:tr>
      <w:tr w:rsidR="002D3943" w:rsidRPr="00F515F3" w14:paraId="1ED64B9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C35F161" w14:textId="47632B95" w:rsidR="002D3943" w:rsidRPr="008060FF" w:rsidRDefault="001608E6" w:rsidP="00667351">
            <w:pPr>
              <w:tabs>
                <w:tab w:val="left" w:pos="567"/>
              </w:tabs>
              <w:rPr>
                <w:b w:val="0"/>
                <w:bCs w:val="0"/>
              </w:rPr>
            </w:pPr>
            <w:r>
              <w:rPr>
                <w:b w:val="0"/>
                <w:bCs w:val="0"/>
              </w:rPr>
              <w:t>18</w:t>
            </w:r>
          </w:p>
        </w:tc>
        <w:tc>
          <w:tcPr>
            <w:tcW w:w="4604" w:type="pct"/>
          </w:tcPr>
          <w:p w14:paraId="6C79FC70"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E-tjänst presenterar en bokningsbekräftelse med detaljerna som hämtats</w:t>
            </w:r>
          </w:p>
        </w:tc>
      </w:tr>
      <w:tr w:rsidR="002D3943" w:rsidRPr="00F515F3" w14:paraId="5FEA94C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E1F109D" w14:textId="6D596CFE" w:rsidR="002D3943" w:rsidRPr="008060FF" w:rsidRDefault="001608E6" w:rsidP="00667351">
            <w:pPr>
              <w:tabs>
                <w:tab w:val="left" w:pos="567"/>
              </w:tabs>
              <w:rPr>
                <w:b w:val="0"/>
                <w:bCs w:val="0"/>
              </w:rPr>
            </w:pPr>
            <w:r>
              <w:rPr>
                <w:b w:val="0"/>
                <w:bCs w:val="0"/>
              </w:rPr>
              <w:t>19</w:t>
            </w:r>
          </w:p>
        </w:tc>
        <w:tc>
          <w:tcPr>
            <w:tcW w:w="4604" w:type="pct"/>
          </w:tcPr>
          <w:p w14:paraId="28CD1D52" w14:textId="77777777" w:rsidR="002D3943" w:rsidRDefault="002D394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bokningsbekräftelse till invånaren, </w:t>
            </w:r>
            <w:proofErr w:type="gramStart"/>
            <w:r>
              <w:t>t ex</w:t>
            </w:r>
            <w:proofErr w:type="gramEnd"/>
            <w:r>
              <w:t xml:space="preserve"> till 1177 Inkorgen. Verksamheten kan i bokningsbekräftelsen också samtidigt erbjuda möjlighet till avbokning eller ombokning.</w:t>
            </w:r>
          </w:p>
        </w:tc>
      </w:tr>
    </w:tbl>
    <w:p w14:paraId="697F363C" w14:textId="77777777" w:rsidR="00C556AC" w:rsidRDefault="00C556AC" w:rsidP="00C556AC">
      <w:pPr>
        <w:pStyle w:val="Rubrik3"/>
        <w:numPr>
          <w:ilvl w:val="0"/>
          <w:numId w:val="0"/>
        </w:numPr>
        <w:ind w:left="720"/>
      </w:pPr>
    </w:p>
    <w:p w14:paraId="50507D81" w14:textId="77777777" w:rsidR="00C556AC" w:rsidRDefault="00C556AC" w:rsidP="00C556AC"/>
    <w:p w14:paraId="3AEB924F" w14:textId="77777777" w:rsidR="00C556AC" w:rsidRDefault="00C556AC" w:rsidP="00C556AC"/>
    <w:p w14:paraId="7A58AF5F" w14:textId="77777777" w:rsidR="00C556AC" w:rsidRDefault="00C556AC" w:rsidP="00C556AC"/>
    <w:p w14:paraId="45E3A550" w14:textId="187BE4A2" w:rsidR="00876FF0" w:rsidRDefault="00876FF0" w:rsidP="00876FF0">
      <w:pPr>
        <w:pStyle w:val="Rubrik3"/>
      </w:pPr>
      <w:bookmarkStart w:id="42" w:name="_Toc149769258"/>
      <w:r>
        <w:t>Flöde 4 – Bekräfta en bokning, bokad av verksamheten</w:t>
      </w:r>
      <w:bookmarkEnd w:id="42"/>
    </w:p>
    <w:p w14:paraId="4949D0F8" w14:textId="4F6849CD" w:rsidR="00876FF0" w:rsidRDefault="00876FF0" w:rsidP="00876FF0">
      <w:pPr>
        <w:rPr>
          <w:lang w:eastAsia="sv-SE"/>
        </w:rPr>
      </w:pPr>
      <w:r>
        <w:rPr>
          <w:lang w:eastAsia="sv-SE"/>
        </w:rPr>
        <w:t xml:space="preserve">Flödet utgår från att </w:t>
      </w:r>
      <w:r w:rsidR="002128D5">
        <w:rPr>
          <w:lang w:eastAsia="sv-SE"/>
        </w:rPr>
        <w:t>vårdcentral</w:t>
      </w:r>
      <w:r>
        <w:rPr>
          <w:lang w:eastAsia="sv-SE"/>
        </w:rPr>
        <w:t xml:space="preserve">en </w:t>
      </w:r>
      <w:r w:rsidR="004A7159">
        <w:rPr>
          <w:lang w:eastAsia="sv-SE"/>
        </w:rPr>
        <w:t>bokar en tid åt patienten och därefter kräver att patienten bekräftar bokningen, genom att skicka en digital bokningsbekräftelse</w:t>
      </w:r>
      <w:r w:rsidR="004B38F9">
        <w:rPr>
          <w:lang w:eastAsia="sv-SE"/>
        </w:rPr>
        <w:t xml:space="preserve"> till patienten som patient måste bekräfta.</w:t>
      </w:r>
      <w:r w:rsidR="004A7159">
        <w:rPr>
          <w:lang w:eastAsia="sv-SE"/>
        </w:rPr>
        <w:t xml:space="preserve"> </w:t>
      </w:r>
      <w:r w:rsidR="00772680">
        <w:rPr>
          <w:lang w:eastAsia="sv-SE"/>
        </w:rPr>
        <w:t>Vårdcentral</w:t>
      </w:r>
      <w:r w:rsidR="004A7159">
        <w:rPr>
          <w:lang w:eastAsia="sv-SE"/>
        </w:rPr>
        <w:t xml:space="preserve">en skulle </w:t>
      </w:r>
      <w:r w:rsidR="004A7159">
        <w:rPr>
          <w:lang w:eastAsia="sv-SE"/>
        </w:rPr>
        <w:lastRenderedPageBreak/>
        <w:t xml:space="preserve">därmed </w:t>
      </w:r>
      <w:r w:rsidR="004B38F9">
        <w:rPr>
          <w:lang w:eastAsia="sv-SE"/>
        </w:rPr>
        <w:t xml:space="preserve">exempelvis </w:t>
      </w:r>
      <w:r w:rsidR="004A7159">
        <w:rPr>
          <w:lang w:eastAsia="sv-SE"/>
        </w:rPr>
        <w:t xml:space="preserve">kunna applicera verksamhetsregler </w:t>
      </w:r>
      <w:r w:rsidR="004B38F9">
        <w:rPr>
          <w:lang w:eastAsia="sv-SE"/>
        </w:rPr>
        <w:t>där de bokade tider som inte bekräftats inom en viss period innan besöket kan automatiskt avbokas.</w:t>
      </w:r>
    </w:p>
    <w:p w14:paraId="2FE28AF1" w14:textId="77777777" w:rsidR="00876FF0" w:rsidRPr="00B623D5" w:rsidRDefault="00876FF0" w:rsidP="00876FF0">
      <w:pPr>
        <w:pStyle w:val="Brdtext"/>
        <w:rPr>
          <w:lang w:eastAsia="sv-SE"/>
        </w:rPr>
      </w:pPr>
    </w:p>
    <w:tbl>
      <w:tblPr>
        <w:tblStyle w:val="Listtabell3dekorfrg5"/>
        <w:tblW w:w="0" w:type="auto"/>
        <w:tblLook w:val="04A0" w:firstRow="1" w:lastRow="0" w:firstColumn="1" w:lastColumn="0" w:noHBand="0" w:noVBand="1"/>
      </w:tblPr>
      <w:tblGrid>
        <w:gridCol w:w="8494"/>
      </w:tblGrid>
      <w:tr w:rsidR="00876FF0" w14:paraId="0F4183A6"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20F91904" w14:textId="77777777" w:rsidR="00876FF0" w:rsidRPr="00460033" w:rsidRDefault="00876FF0" w:rsidP="00667351">
            <w:pPr>
              <w:rPr>
                <w:rFonts w:ascii="Arial" w:hAnsi="Arial" w:cs="Arial"/>
                <w:lang w:eastAsia="sv-SE"/>
              </w:rPr>
            </w:pPr>
            <w:r w:rsidRPr="00460033">
              <w:rPr>
                <w:rFonts w:ascii="Arial" w:hAnsi="Arial" w:cs="Arial"/>
                <w:lang w:eastAsia="sv-SE"/>
              </w:rPr>
              <w:t>Förutsättningar</w:t>
            </w:r>
          </w:p>
        </w:tc>
      </w:tr>
      <w:tr w:rsidR="00876FF0" w14:paraId="0E96980E"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3CF498B" w14:textId="3495043D" w:rsidR="00876FF0" w:rsidRPr="00307D45"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4B38F9">
              <w:rPr>
                <w:rFonts w:ascii="Arial" w:hAnsi="Arial"/>
                <w:b w:val="0"/>
                <w:bCs w:val="0"/>
                <w:lang w:eastAsia="sv-SE"/>
              </w:rPr>
              <w:t>en har som krav att patient i förväg bekräftar bokad tid för att besöket ska få äga rum</w:t>
            </w:r>
          </w:p>
          <w:p w14:paraId="6245107E" w14:textId="77777777" w:rsidR="00876FF0" w:rsidRPr="00B623D5" w:rsidRDefault="00876FF0" w:rsidP="00667351">
            <w:pPr>
              <w:pStyle w:val="Liststycke"/>
              <w:ind w:firstLine="0"/>
              <w:rPr>
                <w:rFonts w:ascii="Arial" w:hAnsi="Arial"/>
                <w:lang w:eastAsia="sv-SE"/>
              </w:rPr>
            </w:pPr>
          </w:p>
        </w:tc>
      </w:tr>
    </w:tbl>
    <w:p w14:paraId="4254023D" w14:textId="146FD35A" w:rsidR="00876FF0" w:rsidRDefault="00876FF0" w:rsidP="00876FF0">
      <w:pPr>
        <w:rPr>
          <w:lang w:eastAsia="sv-SE"/>
        </w:rPr>
      </w:pPr>
    </w:p>
    <w:p w14:paraId="61DF7B66" w14:textId="77777777" w:rsidR="009A6F45" w:rsidRDefault="009A6F45" w:rsidP="009A6F45">
      <w:pPr>
        <w:pStyle w:val="Rubrik4"/>
      </w:pPr>
      <w:r>
        <w:t>Sekvensdiagram</w:t>
      </w:r>
    </w:p>
    <w:p w14:paraId="558DED8B" w14:textId="77777777" w:rsidR="009A6F45" w:rsidRDefault="009A6F45" w:rsidP="009A6F45">
      <w:r>
        <w:t>Nedanstående diagram beskriver vilka tjänstekontrakt som används i det ovan beskrivna flödet.</w:t>
      </w:r>
    </w:p>
    <w:p w14:paraId="210BEF13" w14:textId="77777777" w:rsidR="009A6F45" w:rsidRDefault="009A6F45" w:rsidP="00876FF0">
      <w:pPr>
        <w:rPr>
          <w:lang w:eastAsia="sv-SE"/>
        </w:rPr>
      </w:pPr>
    </w:p>
    <w:p w14:paraId="587ED2F5" w14:textId="77777777" w:rsidR="009A6F45" w:rsidRDefault="009A6F45" w:rsidP="00876FF0">
      <w:pPr>
        <w:rPr>
          <w:lang w:eastAsia="sv-SE"/>
        </w:rPr>
      </w:pPr>
    </w:p>
    <w:p w14:paraId="2BE6BDFF" w14:textId="612540BE" w:rsidR="00876FF0" w:rsidRDefault="002D3943" w:rsidP="00876FF0">
      <w:pPr>
        <w:rPr>
          <w:lang w:eastAsia="sv-SE"/>
        </w:rPr>
      </w:pPr>
      <w:r>
        <w:rPr>
          <w:noProof/>
        </w:rPr>
        <w:drawing>
          <wp:inline distT="0" distB="0" distL="0" distR="0" wp14:anchorId="65540707" wp14:editId="08FF01F6">
            <wp:extent cx="6645910" cy="2835275"/>
            <wp:effectExtent l="0" t="0" r="2540" b="3175"/>
            <wp:docPr id="51" name="Bildobjek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835275"/>
                    </a:xfrm>
                    <a:prstGeom prst="rect">
                      <a:avLst/>
                    </a:prstGeom>
                    <a:noFill/>
                    <a:ln>
                      <a:noFill/>
                    </a:ln>
                  </pic:spPr>
                </pic:pic>
              </a:graphicData>
            </a:graphic>
          </wp:inline>
        </w:drawing>
      </w:r>
    </w:p>
    <w:p w14:paraId="4E139F53" w14:textId="77777777" w:rsidR="00876FF0" w:rsidRDefault="00876FF0" w:rsidP="00876FF0">
      <w:pPr>
        <w:rPr>
          <w:lang w:eastAsia="sv-SE"/>
        </w:rPr>
      </w:pPr>
    </w:p>
    <w:p w14:paraId="61D41C20" w14:textId="77777777" w:rsidR="00876FF0" w:rsidRDefault="00876FF0" w:rsidP="00876FF0">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14B213CA" w14:textId="77777777" w:rsidTr="00667351">
        <w:tc>
          <w:tcPr>
            <w:tcW w:w="2689" w:type="dxa"/>
            <w:shd w:val="clear" w:color="auto" w:fill="4BACC6"/>
          </w:tcPr>
          <w:p w14:paraId="42E7CB06"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51646CE3"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198F6D7C" w14:textId="77777777" w:rsidTr="00667351">
        <w:tc>
          <w:tcPr>
            <w:tcW w:w="2689" w:type="dxa"/>
          </w:tcPr>
          <w:p w14:paraId="0EADDF43" w14:textId="77777777" w:rsidR="00302F5C" w:rsidRDefault="00302F5C" w:rsidP="00667351">
            <w:r>
              <w:t>Invånare</w:t>
            </w:r>
          </w:p>
        </w:tc>
        <w:tc>
          <w:tcPr>
            <w:tcW w:w="7767" w:type="dxa"/>
          </w:tcPr>
          <w:p w14:paraId="3F5ACDA1" w14:textId="77777777" w:rsidR="00302F5C" w:rsidRDefault="00302F5C" w:rsidP="00667351">
            <w:r>
              <w:t>Person i behov av att en boka tid.</w:t>
            </w:r>
          </w:p>
        </w:tc>
      </w:tr>
      <w:tr w:rsidR="00302F5C" w14:paraId="650FAC6C" w14:textId="77777777" w:rsidTr="00667351">
        <w:tc>
          <w:tcPr>
            <w:tcW w:w="2689" w:type="dxa"/>
          </w:tcPr>
          <w:p w14:paraId="2E67F947" w14:textId="77777777" w:rsidR="00302F5C" w:rsidRDefault="00302F5C" w:rsidP="00667351">
            <w:r>
              <w:t>Tidbokningssystem</w:t>
            </w:r>
          </w:p>
        </w:tc>
        <w:tc>
          <w:tcPr>
            <w:tcW w:w="7767" w:type="dxa"/>
          </w:tcPr>
          <w:p w14:paraId="65D2DA5A" w14:textId="77777777" w:rsidR="00302F5C" w:rsidRDefault="00302F5C" w:rsidP="00667351">
            <w:r>
              <w:t>Regionens verksamhetssystem som administrerar tidbokning, resursplanering av personal och resurser mm</w:t>
            </w:r>
          </w:p>
        </w:tc>
      </w:tr>
      <w:tr w:rsidR="00302F5C" w14:paraId="12DAFF67" w14:textId="77777777" w:rsidTr="00667351">
        <w:tc>
          <w:tcPr>
            <w:tcW w:w="2689" w:type="dxa"/>
          </w:tcPr>
          <w:p w14:paraId="2556A37F" w14:textId="77777777" w:rsidR="00302F5C" w:rsidRDefault="00302F5C" w:rsidP="00667351">
            <w:r>
              <w:t>E-tjänst/tidbokningstjänst</w:t>
            </w:r>
          </w:p>
        </w:tc>
        <w:tc>
          <w:tcPr>
            <w:tcW w:w="7767" w:type="dxa"/>
          </w:tcPr>
          <w:p w14:paraId="07CB0712" w14:textId="77777777" w:rsidR="00302F5C" w:rsidRDefault="00302F5C" w:rsidP="00667351">
            <w:r>
              <w:t>Digital tjänst som möjliggör tidbokning för invånare</w:t>
            </w:r>
          </w:p>
        </w:tc>
      </w:tr>
    </w:tbl>
    <w:p w14:paraId="37B612B6" w14:textId="77777777" w:rsidR="00876FF0" w:rsidRPr="00B33E28" w:rsidRDefault="00876FF0" w:rsidP="00876FF0"/>
    <w:p w14:paraId="5EF89354" w14:textId="77777777" w:rsidR="00876FF0" w:rsidRDefault="00876FF0" w:rsidP="00876FF0">
      <w:pPr>
        <w:pStyle w:val="Rubrik4"/>
        <w:numPr>
          <w:ilvl w:val="0"/>
          <w:numId w:val="0"/>
        </w:numPr>
      </w:pPr>
    </w:p>
    <w:p w14:paraId="0138D4BC" w14:textId="77777777" w:rsidR="00876FF0" w:rsidRDefault="00876FF0" w:rsidP="00876FF0">
      <w:pPr>
        <w:pStyle w:val="Rubrik4"/>
      </w:pPr>
      <w:proofErr w:type="spellStart"/>
      <w:r w:rsidRPr="00B33E28">
        <w:t>Arbetssteg</w:t>
      </w:r>
      <w:proofErr w:type="spellEnd"/>
    </w:p>
    <w:p w14:paraId="7C45F441" w14:textId="77777777" w:rsidR="00876FF0" w:rsidRPr="00D53F47" w:rsidRDefault="00876FF0" w:rsidP="00876FF0">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876FF0" w:rsidRPr="00F515F3" w14:paraId="38FEF729"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22B85827" w14:textId="77777777" w:rsidR="00876FF0" w:rsidRPr="004C338F" w:rsidRDefault="00876FF0"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151A9CD3" w14:textId="77777777" w:rsidR="00876FF0" w:rsidRPr="004C338F" w:rsidRDefault="00876FF0"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016C6B" w:rsidRPr="00F515F3" w14:paraId="1879176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85ADAA0" w14:textId="7883921F" w:rsidR="00016C6B" w:rsidRPr="00016C6B" w:rsidRDefault="00016C6B" w:rsidP="00667351">
            <w:pPr>
              <w:tabs>
                <w:tab w:val="left" w:pos="567"/>
              </w:tabs>
              <w:rPr>
                <w:b w:val="0"/>
                <w:bCs w:val="0"/>
              </w:rPr>
            </w:pPr>
            <w:r>
              <w:rPr>
                <w:b w:val="0"/>
                <w:bCs w:val="0"/>
              </w:rPr>
              <w:t>1</w:t>
            </w:r>
          </w:p>
        </w:tc>
        <w:tc>
          <w:tcPr>
            <w:tcW w:w="4604" w:type="pct"/>
          </w:tcPr>
          <w:p w14:paraId="00820EA9" w14:textId="1DECE4EA" w:rsidR="00016C6B" w:rsidRDefault="00016C6B" w:rsidP="00667351">
            <w:pPr>
              <w:cnfStyle w:val="000000000000" w:firstRow="0" w:lastRow="0" w:firstColumn="0" w:lastColumn="0" w:oddVBand="0" w:evenVBand="0" w:oddHBand="0" w:evenHBand="0" w:firstRowFirstColumn="0" w:firstRowLastColumn="0" w:lastRowFirstColumn="0" w:lastRowLastColumn="0"/>
            </w:pPr>
            <w:r>
              <w:t>Verksamheten skickar ett bokningsförslag till invånaren som verksamheten vill att invånaren ska bekräfta, för att bokningen ska genomföras</w:t>
            </w:r>
          </w:p>
        </w:tc>
      </w:tr>
      <w:tr w:rsidR="00876FF0" w:rsidRPr="00F515F3" w14:paraId="782BD76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85CB5B0" w14:textId="113B065A" w:rsidR="00876FF0" w:rsidRPr="00016C6B" w:rsidRDefault="00016C6B" w:rsidP="00667351">
            <w:pPr>
              <w:tabs>
                <w:tab w:val="left" w:pos="567"/>
              </w:tabs>
              <w:rPr>
                <w:b w:val="0"/>
                <w:bCs w:val="0"/>
              </w:rPr>
            </w:pPr>
            <w:r>
              <w:rPr>
                <w:b w:val="0"/>
                <w:bCs w:val="0"/>
              </w:rPr>
              <w:t>2</w:t>
            </w:r>
          </w:p>
        </w:tc>
        <w:tc>
          <w:tcPr>
            <w:tcW w:w="4604" w:type="pct"/>
          </w:tcPr>
          <w:p w14:paraId="07B2F9F5" w14:textId="3EC110D9" w:rsidR="00876FF0" w:rsidRPr="000656E2" w:rsidRDefault="00876FF0"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Invånare söker fram önskad </w:t>
            </w:r>
            <w:r w:rsidR="002128D5">
              <w:t>vårdcentral</w:t>
            </w:r>
            <w:r>
              <w:t xml:space="preserve"> för att boka tid</w:t>
            </w:r>
          </w:p>
        </w:tc>
      </w:tr>
      <w:tr w:rsidR="00016C6B" w:rsidRPr="00F515F3" w14:paraId="07D59AD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4F2D153" w14:textId="6D5C9A0E" w:rsidR="00016C6B" w:rsidRPr="00016C6B" w:rsidRDefault="00016C6B" w:rsidP="00016C6B">
            <w:pPr>
              <w:tabs>
                <w:tab w:val="left" w:pos="567"/>
              </w:tabs>
              <w:rPr>
                <w:b w:val="0"/>
                <w:bCs w:val="0"/>
              </w:rPr>
            </w:pPr>
            <w:r w:rsidRPr="00016C6B">
              <w:rPr>
                <w:b w:val="0"/>
                <w:bCs w:val="0"/>
              </w:rPr>
              <w:t>3</w:t>
            </w:r>
          </w:p>
        </w:tc>
        <w:tc>
          <w:tcPr>
            <w:tcW w:w="4604" w:type="pct"/>
          </w:tcPr>
          <w:p w14:paraId="32552768" w14:textId="330C8875" w:rsidR="00016C6B" w:rsidRPr="000656E2" w:rsidRDefault="00016C6B" w:rsidP="00016C6B">
            <w:pPr>
              <w:tabs>
                <w:tab w:val="left" w:pos="567"/>
              </w:tabs>
              <w:cnfStyle w:val="000000000000" w:firstRow="0" w:lastRow="0" w:firstColumn="0" w:lastColumn="0" w:oddVBand="0" w:evenVBand="0" w:oddHBand="0" w:evenHBand="0" w:firstRowFirstColumn="0" w:firstRowLastColumn="0" w:lastRowFirstColumn="0" w:lastRowLastColumn="0"/>
            </w:pPr>
            <w:r>
              <w:t>Invånare öppnar sitt nya meddelande som innehåller bokningsförslaget.</w:t>
            </w:r>
          </w:p>
        </w:tc>
      </w:tr>
      <w:tr w:rsidR="00016C6B" w:rsidRPr="00F515F3" w14:paraId="4D17695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8A2370C" w14:textId="77777777" w:rsidR="00016C6B" w:rsidRPr="00016C6B" w:rsidRDefault="00016C6B" w:rsidP="00016C6B">
            <w:pPr>
              <w:tabs>
                <w:tab w:val="left" w:pos="567"/>
              </w:tabs>
              <w:rPr>
                <w:b w:val="0"/>
                <w:bCs w:val="0"/>
              </w:rPr>
            </w:pPr>
            <w:r w:rsidRPr="00016C6B">
              <w:rPr>
                <w:b w:val="0"/>
                <w:bCs w:val="0"/>
              </w:rPr>
              <w:t>4</w:t>
            </w:r>
          </w:p>
        </w:tc>
        <w:tc>
          <w:tcPr>
            <w:tcW w:w="4604" w:type="pct"/>
          </w:tcPr>
          <w:p w14:paraId="72269462" w14:textId="746AB5ED" w:rsidR="00016C6B" w:rsidRPr="003A092A" w:rsidRDefault="00016C6B" w:rsidP="00016C6B">
            <w:pPr>
              <w:tabs>
                <w:tab w:val="left" w:pos="567"/>
              </w:tabs>
              <w:cnfStyle w:val="000000000000" w:firstRow="0" w:lastRow="0" w:firstColumn="0" w:lastColumn="0" w:oddVBand="0" w:evenVBand="0" w:oddHBand="0" w:evenHBand="0" w:firstRowFirstColumn="0" w:firstRowLastColumn="0" w:lastRowFirstColumn="0" w:lastRowLastColumn="0"/>
            </w:pPr>
            <w:r>
              <w:t>Invånare klickar på valet att bekräfta tiden och dirigeras vidare till vårdcentralens tidbokningstjänst. Det unika id för bokningsförslaget skickas med som parameter.</w:t>
            </w:r>
          </w:p>
        </w:tc>
      </w:tr>
      <w:tr w:rsidR="00876FF0" w:rsidRPr="00F515F3" w14:paraId="656FFC2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63009B1" w14:textId="77777777" w:rsidR="00876FF0" w:rsidRPr="00016C6B" w:rsidRDefault="00876FF0" w:rsidP="00667351">
            <w:pPr>
              <w:tabs>
                <w:tab w:val="left" w:pos="567"/>
              </w:tabs>
              <w:rPr>
                <w:b w:val="0"/>
                <w:bCs w:val="0"/>
              </w:rPr>
            </w:pPr>
            <w:r w:rsidRPr="00016C6B">
              <w:rPr>
                <w:b w:val="0"/>
                <w:bCs w:val="0"/>
              </w:rPr>
              <w:t>5</w:t>
            </w:r>
          </w:p>
        </w:tc>
        <w:tc>
          <w:tcPr>
            <w:tcW w:w="4604" w:type="pct"/>
          </w:tcPr>
          <w:p w14:paraId="4BF086CB" w14:textId="10AF2F1D" w:rsidR="00876FF0" w:rsidRDefault="00016C6B"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anropar </w:t>
            </w:r>
            <w:proofErr w:type="spellStart"/>
            <w:r w:rsidRPr="00016C6B">
              <w:rPr>
                <w:i/>
                <w:iCs/>
              </w:rPr>
              <w:t>ConfirmAppointment</w:t>
            </w:r>
            <w:proofErr w:type="spellEnd"/>
            <w:r>
              <w:t xml:space="preserve"> för att bekräfta bokningen</w:t>
            </w:r>
          </w:p>
        </w:tc>
      </w:tr>
      <w:tr w:rsidR="00016C6B" w:rsidRPr="00F515F3" w14:paraId="19AED14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73528E1" w14:textId="629EDD17" w:rsidR="00016C6B" w:rsidRPr="00016C6B" w:rsidRDefault="00016C6B" w:rsidP="00667351">
            <w:pPr>
              <w:tabs>
                <w:tab w:val="left" w:pos="567"/>
              </w:tabs>
              <w:rPr>
                <w:b w:val="0"/>
                <w:bCs w:val="0"/>
              </w:rPr>
            </w:pPr>
            <w:r>
              <w:rPr>
                <w:b w:val="0"/>
                <w:bCs w:val="0"/>
              </w:rPr>
              <w:t>6</w:t>
            </w:r>
          </w:p>
        </w:tc>
        <w:tc>
          <w:tcPr>
            <w:tcW w:w="4604" w:type="pct"/>
          </w:tcPr>
          <w:p w14:paraId="4D6E408A" w14:textId="5747ACB3" w:rsidR="00016C6B" w:rsidRDefault="00016C6B"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presenterar </w:t>
            </w:r>
            <w:r w:rsidR="00C85208">
              <w:t>ett meddelande för att visa att bekräftelsen är mottagen av verksamheten</w:t>
            </w:r>
          </w:p>
        </w:tc>
      </w:tr>
      <w:tr w:rsidR="00C85208" w:rsidRPr="00F515F3" w14:paraId="34CD654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A218DE7" w14:textId="52E31ED9" w:rsidR="00C85208" w:rsidRDefault="00C85208" w:rsidP="00667351">
            <w:pPr>
              <w:tabs>
                <w:tab w:val="left" w:pos="567"/>
              </w:tabs>
              <w:rPr>
                <w:b w:val="0"/>
                <w:bCs w:val="0"/>
              </w:rPr>
            </w:pPr>
            <w:r>
              <w:rPr>
                <w:b w:val="0"/>
                <w:bCs w:val="0"/>
              </w:rPr>
              <w:t>7</w:t>
            </w:r>
          </w:p>
        </w:tc>
        <w:tc>
          <w:tcPr>
            <w:tcW w:w="4604" w:type="pct"/>
          </w:tcPr>
          <w:p w14:paraId="044DB961" w14:textId="22F613C3" w:rsidR="00C85208" w:rsidRDefault="00C85208"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tar del av informationen om att bekräftelsen har mottagits av vårdcentralen</w:t>
            </w:r>
          </w:p>
        </w:tc>
      </w:tr>
      <w:tr w:rsidR="00C85208" w:rsidRPr="00F515F3" w14:paraId="09606A8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6B3209F" w14:textId="5560EBD1" w:rsidR="00C85208" w:rsidRDefault="00C85208" w:rsidP="00667351">
            <w:pPr>
              <w:tabs>
                <w:tab w:val="left" w:pos="567"/>
              </w:tabs>
              <w:rPr>
                <w:b w:val="0"/>
                <w:bCs w:val="0"/>
              </w:rPr>
            </w:pPr>
            <w:r>
              <w:rPr>
                <w:b w:val="0"/>
                <w:bCs w:val="0"/>
              </w:rPr>
              <w:t>8</w:t>
            </w:r>
          </w:p>
        </w:tc>
        <w:tc>
          <w:tcPr>
            <w:tcW w:w="4604" w:type="pct"/>
          </w:tcPr>
          <w:p w14:paraId="60F746B5" w14:textId="676CBCEC" w:rsidR="00C85208" w:rsidRDefault="00C85208"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bokningsbekräftelse till invånaren som visar att tiden nu är bekräftad, </w:t>
            </w:r>
            <w:proofErr w:type="gramStart"/>
            <w:r>
              <w:t>t ex</w:t>
            </w:r>
            <w:proofErr w:type="gramEnd"/>
            <w:r>
              <w:t xml:space="preserve"> till 1177 Inkorgen. Verksamheten kan i bokningsbekräftelsen också samtidigt vidare erbjuda möjlighet till avbokning eller ombokning.</w:t>
            </w:r>
          </w:p>
        </w:tc>
      </w:tr>
    </w:tbl>
    <w:p w14:paraId="1428446D" w14:textId="77777777" w:rsidR="00876FF0" w:rsidRDefault="00876FF0" w:rsidP="00876FF0">
      <w:pPr>
        <w:pStyle w:val="Rubrik3"/>
        <w:numPr>
          <w:ilvl w:val="0"/>
          <w:numId w:val="0"/>
        </w:numPr>
        <w:ind w:left="720"/>
      </w:pPr>
    </w:p>
    <w:p w14:paraId="67D5B32E" w14:textId="77777777" w:rsidR="00876FF0" w:rsidRDefault="00876FF0" w:rsidP="00876FF0"/>
    <w:p w14:paraId="0C47E4A6" w14:textId="77777777" w:rsidR="00876FF0" w:rsidRDefault="00876FF0" w:rsidP="00876FF0"/>
    <w:p w14:paraId="3D1B6E3A" w14:textId="77777777" w:rsidR="00876FF0" w:rsidRDefault="00876FF0" w:rsidP="00876FF0"/>
    <w:p w14:paraId="60606A34" w14:textId="77777777" w:rsidR="00876FF0" w:rsidRDefault="00876FF0" w:rsidP="00876FF0"/>
    <w:p w14:paraId="761BD8BA" w14:textId="065EE72B" w:rsidR="00187FA2" w:rsidRDefault="00187FA2" w:rsidP="00187FA2">
      <w:pPr>
        <w:pStyle w:val="Rubrik3"/>
      </w:pPr>
      <w:bookmarkStart w:id="43" w:name="_Toc149769259"/>
      <w:r>
        <w:t xml:space="preserve">Flöde 5 – </w:t>
      </w:r>
      <w:r w:rsidR="00876FF0">
        <w:t>Se bokade tider på en vårdcentral</w:t>
      </w:r>
      <w:bookmarkEnd w:id="43"/>
    </w:p>
    <w:p w14:paraId="026D3C26" w14:textId="25583A7E" w:rsidR="008809DD" w:rsidRDefault="00187FA2" w:rsidP="00187FA2">
      <w:pPr>
        <w:rPr>
          <w:lang w:eastAsia="sv-SE"/>
        </w:rPr>
      </w:pPr>
      <w:r>
        <w:rPr>
          <w:lang w:eastAsia="sv-SE"/>
        </w:rPr>
        <w:t xml:space="preserve">Flödet </w:t>
      </w:r>
      <w:r w:rsidR="002B1C91">
        <w:rPr>
          <w:lang w:eastAsia="sv-SE"/>
        </w:rPr>
        <w:t xml:space="preserve">beskriver hur patient kan </w:t>
      </w:r>
      <w:r w:rsidR="008809DD">
        <w:rPr>
          <w:lang w:eastAsia="sv-SE"/>
        </w:rPr>
        <w:t xml:space="preserve">se en sammanställning av sina bokade tider på en </w:t>
      </w:r>
      <w:r w:rsidR="002128D5">
        <w:rPr>
          <w:lang w:eastAsia="sv-SE"/>
        </w:rPr>
        <w:t>vårdcentral</w:t>
      </w:r>
      <w:r w:rsidR="008809DD">
        <w:rPr>
          <w:lang w:eastAsia="sv-SE"/>
        </w:rPr>
        <w:t xml:space="preserve">. Och utifrån sammanställningen se detaljer om bokningen/bokningarna. Flödet utgår från att patienten i förväg vet vilken </w:t>
      </w:r>
      <w:r w:rsidR="002128D5">
        <w:rPr>
          <w:lang w:eastAsia="sv-SE"/>
        </w:rPr>
        <w:t>vårdcentral</w:t>
      </w:r>
      <w:r w:rsidR="008809DD">
        <w:rPr>
          <w:lang w:eastAsia="sv-SE"/>
        </w:rPr>
        <w:t xml:space="preserve"> som patienten kan ha bokade tider på.</w:t>
      </w:r>
    </w:p>
    <w:p w14:paraId="255655FA" w14:textId="118FEB4B" w:rsidR="00187FA2" w:rsidRDefault="00187FA2" w:rsidP="00187FA2">
      <w:pPr>
        <w:rPr>
          <w:lang w:eastAsia="sv-SE"/>
        </w:rPr>
      </w:pPr>
    </w:p>
    <w:p w14:paraId="7C2D1BC7" w14:textId="77777777" w:rsidR="00187FA2" w:rsidRPr="00B623D5" w:rsidRDefault="00187FA2" w:rsidP="00187FA2">
      <w:pPr>
        <w:pStyle w:val="Brdtext"/>
        <w:rPr>
          <w:lang w:eastAsia="sv-SE"/>
        </w:rPr>
      </w:pPr>
    </w:p>
    <w:tbl>
      <w:tblPr>
        <w:tblStyle w:val="Listtabell3dekorfrg5"/>
        <w:tblW w:w="0" w:type="auto"/>
        <w:tblLook w:val="04A0" w:firstRow="1" w:lastRow="0" w:firstColumn="1" w:lastColumn="0" w:noHBand="0" w:noVBand="1"/>
      </w:tblPr>
      <w:tblGrid>
        <w:gridCol w:w="8494"/>
      </w:tblGrid>
      <w:tr w:rsidR="00187FA2" w14:paraId="44C087A4"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698F97D4" w14:textId="77777777" w:rsidR="00187FA2" w:rsidRPr="00460033" w:rsidRDefault="00187FA2" w:rsidP="00667351">
            <w:pPr>
              <w:rPr>
                <w:rFonts w:ascii="Arial" w:hAnsi="Arial" w:cs="Arial"/>
                <w:lang w:eastAsia="sv-SE"/>
              </w:rPr>
            </w:pPr>
            <w:r w:rsidRPr="00460033">
              <w:rPr>
                <w:rFonts w:ascii="Arial" w:hAnsi="Arial" w:cs="Arial"/>
                <w:lang w:eastAsia="sv-SE"/>
              </w:rPr>
              <w:t>Förutsättningar</w:t>
            </w:r>
          </w:p>
        </w:tc>
      </w:tr>
      <w:tr w:rsidR="00187FA2" w14:paraId="26F9B363"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9208070" w14:textId="7E02E38F" w:rsidR="00187FA2"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lastRenderedPageBreak/>
              <w:t>Vårdcentral</w:t>
            </w:r>
            <w:r w:rsidR="00187FA2">
              <w:rPr>
                <w:rFonts w:ascii="Arial" w:hAnsi="Arial"/>
                <w:b w:val="0"/>
                <w:bCs w:val="0"/>
                <w:lang w:eastAsia="sv-SE"/>
              </w:rPr>
              <w:t xml:space="preserve">en erbjuder invånare möjlighet </w:t>
            </w:r>
            <w:r w:rsidR="004E4508">
              <w:rPr>
                <w:rFonts w:ascii="Arial" w:hAnsi="Arial"/>
                <w:b w:val="0"/>
                <w:bCs w:val="0"/>
                <w:lang w:eastAsia="sv-SE"/>
              </w:rPr>
              <w:t xml:space="preserve">att digitalt </w:t>
            </w:r>
            <w:r w:rsidR="00187FA2">
              <w:rPr>
                <w:rFonts w:ascii="Arial" w:hAnsi="Arial"/>
                <w:b w:val="0"/>
                <w:bCs w:val="0"/>
                <w:lang w:eastAsia="sv-SE"/>
              </w:rPr>
              <w:t>att boka ny tid utan att ha kallat invånare</w:t>
            </w:r>
          </w:p>
          <w:p w14:paraId="5EEC04B4" w14:textId="7F20593A" w:rsidR="00187FA2" w:rsidRPr="00307D45"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187FA2">
              <w:rPr>
                <w:rFonts w:ascii="Arial" w:hAnsi="Arial"/>
                <w:b w:val="0"/>
                <w:bCs w:val="0"/>
                <w:lang w:eastAsia="sv-SE"/>
              </w:rPr>
              <w:t>en skickar en digital kallelse till invånaren med erbjudande att själv boka en tid för en specifik typ av tid</w:t>
            </w:r>
          </w:p>
          <w:p w14:paraId="1F7D5A30" w14:textId="77777777" w:rsidR="00187FA2" w:rsidRPr="00B623D5" w:rsidRDefault="00187FA2" w:rsidP="00667351">
            <w:pPr>
              <w:pStyle w:val="Liststycke"/>
              <w:ind w:firstLine="0"/>
              <w:rPr>
                <w:rFonts w:ascii="Arial" w:hAnsi="Arial"/>
                <w:lang w:eastAsia="sv-SE"/>
              </w:rPr>
            </w:pPr>
          </w:p>
        </w:tc>
      </w:tr>
    </w:tbl>
    <w:p w14:paraId="5463AF89" w14:textId="40DEC024" w:rsidR="00187FA2" w:rsidRDefault="00187FA2" w:rsidP="00187FA2">
      <w:pPr>
        <w:rPr>
          <w:lang w:eastAsia="sv-SE"/>
        </w:rPr>
      </w:pPr>
    </w:p>
    <w:p w14:paraId="4AABD7E5" w14:textId="77777777" w:rsidR="009A6F45" w:rsidRDefault="009A6F45" w:rsidP="009A6F45">
      <w:pPr>
        <w:pStyle w:val="Rubrik4"/>
      </w:pPr>
      <w:r>
        <w:t>Sekvensdiagram</w:t>
      </w:r>
    </w:p>
    <w:p w14:paraId="3D863CD1" w14:textId="77777777" w:rsidR="009A6F45" w:rsidRDefault="009A6F45" w:rsidP="009A6F45">
      <w:r>
        <w:t>Nedanstående diagram beskriver vilka tjänstekontrakt som används i det ovan beskrivna flödet.</w:t>
      </w:r>
    </w:p>
    <w:p w14:paraId="3C7E0C54" w14:textId="77777777" w:rsidR="009A6F45" w:rsidRDefault="009A6F45" w:rsidP="00187FA2">
      <w:pPr>
        <w:rPr>
          <w:lang w:eastAsia="sv-SE"/>
        </w:rPr>
      </w:pPr>
    </w:p>
    <w:p w14:paraId="0F51FB0E" w14:textId="27381603" w:rsidR="00187FA2" w:rsidRDefault="002D3943" w:rsidP="00187FA2">
      <w:pPr>
        <w:rPr>
          <w:lang w:eastAsia="sv-SE"/>
        </w:rPr>
      </w:pPr>
      <w:r>
        <w:rPr>
          <w:noProof/>
        </w:rPr>
        <w:drawing>
          <wp:inline distT="0" distB="0" distL="0" distR="0" wp14:anchorId="398D73C0" wp14:editId="27EC17BE">
            <wp:extent cx="6645910" cy="2475230"/>
            <wp:effectExtent l="0" t="0" r="2540" b="1270"/>
            <wp:docPr id="52" name="Bildobjek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475230"/>
                    </a:xfrm>
                    <a:prstGeom prst="rect">
                      <a:avLst/>
                    </a:prstGeom>
                    <a:noFill/>
                    <a:ln>
                      <a:noFill/>
                    </a:ln>
                  </pic:spPr>
                </pic:pic>
              </a:graphicData>
            </a:graphic>
          </wp:inline>
        </w:drawing>
      </w:r>
    </w:p>
    <w:p w14:paraId="57190B38" w14:textId="77777777" w:rsidR="00187FA2" w:rsidRDefault="00187FA2" w:rsidP="00187FA2">
      <w:pPr>
        <w:rPr>
          <w:lang w:eastAsia="sv-SE"/>
        </w:rPr>
      </w:pPr>
    </w:p>
    <w:p w14:paraId="76D059F4" w14:textId="77777777" w:rsidR="00187FA2" w:rsidRDefault="00187FA2" w:rsidP="00187FA2">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104737B0" w14:textId="77777777" w:rsidTr="00667351">
        <w:tc>
          <w:tcPr>
            <w:tcW w:w="2689" w:type="dxa"/>
            <w:shd w:val="clear" w:color="auto" w:fill="4BACC6"/>
          </w:tcPr>
          <w:p w14:paraId="7684DF4B"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62772805"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20F83F7F" w14:textId="77777777" w:rsidTr="00667351">
        <w:tc>
          <w:tcPr>
            <w:tcW w:w="2689" w:type="dxa"/>
          </w:tcPr>
          <w:p w14:paraId="173015AF" w14:textId="77777777" w:rsidR="00302F5C" w:rsidRDefault="00302F5C" w:rsidP="00667351">
            <w:r>
              <w:t>Invånare</w:t>
            </w:r>
          </w:p>
        </w:tc>
        <w:tc>
          <w:tcPr>
            <w:tcW w:w="7767" w:type="dxa"/>
          </w:tcPr>
          <w:p w14:paraId="2ABC9DA3" w14:textId="77777777" w:rsidR="00302F5C" w:rsidRDefault="00302F5C" w:rsidP="00667351">
            <w:r>
              <w:t>Person i behov av att en boka tid.</w:t>
            </w:r>
          </w:p>
        </w:tc>
      </w:tr>
      <w:tr w:rsidR="00302F5C" w14:paraId="443A7F10" w14:textId="77777777" w:rsidTr="00667351">
        <w:tc>
          <w:tcPr>
            <w:tcW w:w="2689" w:type="dxa"/>
          </w:tcPr>
          <w:p w14:paraId="6EA8B756" w14:textId="77777777" w:rsidR="00302F5C" w:rsidRDefault="00302F5C" w:rsidP="00667351">
            <w:r>
              <w:t>Tidbokningssystem</w:t>
            </w:r>
          </w:p>
        </w:tc>
        <w:tc>
          <w:tcPr>
            <w:tcW w:w="7767" w:type="dxa"/>
          </w:tcPr>
          <w:p w14:paraId="598E5407" w14:textId="77777777" w:rsidR="00302F5C" w:rsidRDefault="00302F5C" w:rsidP="00667351">
            <w:r>
              <w:t>Regionens verksamhetssystem som administrerar tidbokning, resursplanering av personal och resurser mm</w:t>
            </w:r>
          </w:p>
        </w:tc>
      </w:tr>
      <w:tr w:rsidR="00302F5C" w14:paraId="237A577B" w14:textId="77777777" w:rsidTr="00667351">
        <w:tc>
          <w:tcPr>
            <w:tcW w:w="2689" w:type="dxa"/>
          </w:tcPr>
          <w:p w14:paraId="13295F95" w14:textId="77777777" w:rsidR="00302F5C" w:rsidRDefault="00302F5C" w:rsidP="00667351">
            <w:r>
              <w:t>E-tjänst/tidbokningstjänst</w:t>
            </w:r>
          </w:p>
        </w:tc>
        <w:tc>
          <w:tcPr>
            <w:tcW w:w="7767" w:type="dxa"/>
          </w:tcPr>
          <w:p w14:paraId="354497A5" w14:textId="77777777" w:rsidR="00302F5C" w:rsidRDefault="00302F5C" w:rsidP="00667351">
            <w:r>
              <w:t>Digital tjänst som möjliggör tidbokning för invånare</w:t>
            </w:r>
          </w:p>
        </w:tc>
      </w:tr>
    </w:tbl>
    <w:p w14:paraId="10FD0571" w14:textId="77777777" w:rsidR="00187FA2" w:rsidRPr="00B33E28" w:rsidRDefault="00187FA2" w:rsidP="00187FA2"/>
    <w:p w14:paraId="55C669DC" w14:textId="77777777" w:rsidR="00187FA2" w:rsidRDefault="00187FA2" w:rsidP="00187FA2">
      <w:pPr>
        <w:pStyle w:val="Rubrik4"/>
        <w:numPr>
          <w:ilvl w:val="0"/>
          <w:numId w:val="0"/>
        </w:numPr>
      </w:pPr>
    </w:p>
    <w:p w14:paraId="37D80466" w14:textId="77777777" w:rsidR="00187FA2" w:rsidRDefault="00187FA2" w:rsidP="00187FA2">
      <w:pPr>
        <w:pStyle w:val="Rubrik4"/>
      </w:pPr>
      <w:proofErr w:type="spellStart"/>
      <w:r w:rsidRPr="00B33E28">
        <w:t>Arbetssteg</w:t>
      </w:r>
      <w:proofErr w:type="spellEnd"/>
    </w:p>
    <w:p w14:paraId="752D90F9" w14:textId="77777777" w:rsidR="00187FA2" w:rsidRPr="00D53F47" w:rsidRDefault="00187FA2" w:rsidP="00187FA2">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187FA2" w:rsidRPr="00F515F3" w14:paraId="54293600"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701F8B14" w14:textId="77777777" w:rsidR="00187FA2" w:rsidRPr="004C338F" w:rsidRDefault="00187FA2"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05276A64" w14:textId="77777777" w:rsidR="00187FA2" w:rsidRPr="004C338F" w:rsidRDefault="00187FA2"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187FA2" w:rsidRPr="00F515F3" w14:paraId="175FAFF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C097644" w14:textId="77777777" w:rsidR="00187FA2" w:rsidRPr="00984AC6" w:rsidRDefault="00187FA2" w:rsidP="00667351">
            <w:pPr>
              <w:tabs>
                <w:tab w:val="left" w:pos="567"/>
              </w:tabs>
              <w:rPr>
                <w:b w:val="0"/>
                <w:bCs w:val="0"/>
              </w:rPr>
            </w:pPr>
            <w:r w:rsidRPr="00984AC6">
              <w:rPr>
                <w:b w:val="0"/>
                <w:bCs w:val="0"/>
              </w:rPr>
              <w:t>1</w:t>
            </w:r>
          </w:p>
        </w:tc>
        <w:tc>
          <w:tcPr>
            <w:tcW w:w="4604" w:type="pct"/>
          </w:tcPr>
          <w:p w14:paraId="220AE77F" w14:textId="6426587F" w:rsidR="00187FA2" w:rsidRPr="000656E2" w:rsidRDefault="00187FA2"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Invånare söker fram önskad </w:t>
            </w:r>
            <w:r w:rsidR="002128D5">
              <w:t>vårdcentral</w:t>
            </w:r>
            <w:r>
              <w:t xml:space="preserve"> för att boka tid</w:t>
            </w:r>
          </w:p>
        </w:tc>
      </w:tr>
      <w:tr w:rsidR="00187FA2" w:rsidRPr="00F515F3" w14:paraId="50E04E0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CEEF68A" w14:textId="530B8C31" w:rsidR="00187FA2" w:rsidRPr="00984AC6" w:rsidRDefault="00187FA2" w:rsidP="00667351">
            <w:pPr>
              <w:tabs>
                <w:tab w:val="left" w:pos="567"/>
              </w:tabs>
              <w:rPr>
                <w:b w:val="0"/>
                <w:bCs w:val="0"/>
              </w:rPr>
            </w:pPr>
            <w:r w:rsidRPr="00984AC6">
              <w:rPr>
                <w:b w:val="0"/>
                <w:bCs w:val="0"/>
              </w:rPr>
              <w:lastRenderedPageBreak/>
              <w:t>2</w:t>
            </w:r>
          </w:p>
        </w:tc>
        <w:tc>
          <w:tcPr>
            <w:tcW w:w="4604" w:type="pct"/>
          </w:tcPr>
          <w:p w14:paraId="0674FB7B" w14:textId="68962F96" w:rsidR="00187FA2" w:rsidRPr="000656E2" w:rsidRDefault="00984AC6"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har en </w:t>
            </w:r>
            <w:proofErr w:type="spellStart"/>
            <w:r>
              <w:t>snabblänk</w:t>
            </w:r>
            <w:proofErr w:type="spellEnd"/>
            <w:r>
              <w:t xml:space="preserve"> till sin vårdcentral via sin listning eller genom att </w:t>
            </w:r>
            <w:r w:rsidR="00D602B8">
              <w:t xml:space="preserve">invånare </w:t>
            </w:r>
            <w:r>
              <w:t>söker efter vårdcentralen</w:t>
            </w:r>
          </w:p>
        </w:tc>
      </w:tr>
      <w:tr w:rsidR="00187FA2" w:rsidRPr="00F515F3" w14:paraId="703CB0E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81DA8FF" w14:textId="2F02DFB3" w:rsidR="00187FA2" w:rsidRPr="00984AC6" w:rsidRDefault="00984AC6" w:rsidP="00667351">
            <w:pPr>
              <w:tabs>
                <w:tab w:val="left" w:pos="567"/>
              </w:tabs>
              <w:rPr>
                <w:b w:val="0"/>
                <w:bCs w:val="0"/>
              </w:rPr>
            </w:pPr>
            <w:r>
              <w:rPr>
                <w:b w:val="0"/>
                <w:bCs w:val="0"/>
              </w:rPr>
              <w:t>3</w:t>
            </w:r>
          </w:p>
        </w:tc>
        <w:tc>
          <w:tcPr>
            <w:tcW w:w="4604" w:type="pct"/>
          </w:tcPr>
          <w:p w14:paraId="34E92BA9" w14:textId="00855DC9" w:rsidR="00187FA2" w:rsidRPr="003A092A" w:rsidRDefault="00984AC6"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Vårdcentralen erbjuder tjänst för </w:t>
            </w:r>
            <w:r w:rsidR="001E4EEE">
              <w:t xml:space="preserve">invånare </w:t>
            </w:r>
            <w:r>
              <w:t>att se sina bokade tider på vårdcentralen</w:t>
            </w:r>
            <w:r w:rsidR="001E4EEE">
              <w:t>. Invånare väljer att se sina bokningar.</w:t>
            </w:r>
          </w:p>
        </w:tc>
      </w:tr>
      <w:tr w:rsidR="00187FA2" w:rsidRPr="00F515F3" w14:paraId="78949EA1"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35ABAAC" w14:textId="1FD6EDC7" w:rsidR="00187FA2" w:rsidRPr="00984AC6" w:rsidRDefault="001E4EEE" w:rsidP="00667351">
            <w:pPr>
              <w:tabs>
                <w:tab w:val="left" w:pos="567"/>
              </w:tabs>
              <w:rPr>
                <w:b w:val="0"/>
                <w:bCs w:val="0"/>
              </w:rPr>
            </w:pPr>
            <w:r>
              <w:rPr>
                <w:b w:val="0"/>
                <w:bCs w:val="0"/>
              </w:rPr>
              <w:t>4</w:t>
            </w:r>
          </w:p>
        </w:tc>
        <w:tc>
          <w:tcPr>
            <w:tcW w:w="4604" w:type="pct"/>
          </w:tcPr>
          <w:p w14:paraId="2AB839F8" w14:textId="2F56B076" w:rsidR="00187FA2" w:rsidRDefault="001E4EEE" w:rsidP="00667351">
            <w:pPr>
              <w:tabs>
                <w:tab w:val="left" w:pos="567"/>
              </w:tabs>
              <w:cnfStyle w:val="000000000000" w:firstRow="0" w:lastRow="0" w:firstColumn="0" w:lastColumn="0" w:oddVBand="0" w:evenVBand="0" w:oddHBand="0" w:evenHBand="0" w:firstRowFirstColumn="0" w:firstRowLastColumn="0" w:lastRowFirstColumn="0" w:lastRowLastColumn="0"/>
            </w:pPr>
            <w:r>
              <w:t>E-tjänst anropar vårdcentralen för att hämta invånarens bokade tider (</w:t>
            </w:r>
            <w:proofErr w:type="spellStart"/>
            <w:r w:rsidRPr="001E4EEE">
              <w:rPr>
                <w:i/>
                <w:iCs/>
              </w:rPr>
              <w:t>GetAppointments</w:t>
            </w:r>
            <w:proofErr w:type="spellEnd"/>
            <w:r>
              <w:t xml:space="preserve">). Svaret innehåller en lista med unika </w:t>
            </w:r>
            <w:proofErr w:type="spellStart"/>
            <w:r>
              <w:t>bokningsId’n</w:t>
            </w:r>
            <w:proofErr w:type="spellEnd"/>
            <w:r>
              <w:t xml:space="preserve"> för invånarens samtliga bokningar på vårdcentralen. Varje </w:t>
            </w:r>
            <w:proofErr w:type="spellStart"/>
            <w:r>
              <w:t>bokningsId</w:t>
            </w:r>
            <w:proofErr w:type="spellEnd"/>
            <w:r>
              <w:t xml:space="preserve"> som returneras är kopplad till vårdcentralens </w:t>
            </w:r>
            <w:proofErr w:type="spellStart"/>
            <w:r>
              <w:t>HSAId</w:t>
            </w:r>
            <w:proofErr w:type="spellEnd"/>
            <w:r>
              <w:t xml:space="preserve">. I detta flöde </w:t>
            </w:r>
            <w:r w:rsidR="00F64D01">
              <w:t xml:space="preserve">förväntas listan bara innehålla vald vårdcentrals </w:t>
            </w:r>
            <w:proofErr w:type="spellStart"/>
            <w:r w:rsidR="00F64D01">
              <w:t>HSAId</w:t>
            </w:r>
            <w:proofErr w:type="spellEnd"/>
          </w:p>
        </w:tc>
      </w:tr>
      <w:tr w:rsidR="001E4EEE" w:rsidRPr="00F515F3" w14:paraId="221770E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E9E8294" w14:textId="78528383" w:rsidR="001E4EEE" w:rsidRDefault="001E4EEE" w:rsidP="00667351">
            <w:pPr>
              <w:tabs>
                <w:tab w:val="left" w:pos="567"/>
              </w:tabs>
              <w:rPr>
                <w:b w:val="0"/>
                <w:bCs w:val="0"/>
              </w:rPr>
            </w:pPr>
            <w:r>
              <w:rPr>
                <w:b w:val="0"/>
                <w:bCs w:val="0"/>
              </w:rPr>
              <w:t>5</w:t>
            </w:r>
          </w:p>
        </w:tc>
        <w:tc>
          <w:tcPr>
            <w:tcW w:w="4604" w:type="pct"/>
          </w:tcPr>
          <w:p w14:paraId="720417F1" w14:textId="0BBFF3FE" w:rsidR="001E4EEE" w:rsidRDefault="00F64D01"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bokningsdetaljer för varje returnerat </w:t>
            </w:r>
            <w:proofErr w:type="spellStart"/>
            <w:r>
              <w:t>bokningsId</w:t>
            </w:r>
            <w:proofErr w:type="spellEnd"/>
          </w:p>
        </w:tc>
      </w:tr>
      <w:tr w:rsidR="001E4EEE" w:rsidRPr="00F515F3" w14:paraId="52F3DC0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B128398" w14:textId="5E000D72" w:rsidR="001E4EEE" w:rsidRDefault="00F64D01" w:rsidP="00667351">
            <w:pPr>
              <w:tabs>
                <w:tab w:val="left" w:pos="567"/>
              </w:tabs>
              <w:rPr>
                <w:b w:val="0"/>
                <w:bCs w:val="0"/>
              </w:rPr>
            </w:pPr>
            <w:r>
              <w:rPr>
                <w:b w:val="0"/>
                <w:bCs w:val="0"/>
              </w:rPr>
              <w:t>6</w:t>
            </w:r>
          </w:p>
        </w:tc>
        <w:tc>
          <w:tcPr>
            <w:tcW w:w="4604" w:type="pct"/>
          </w:tcPr>
          <w:p w14:paraId="604F0807" w14:textId="6515DF3B" w:rsidR="001E4EEE" w:rsidRDefault="00F64D01" w:rsidP="00667351">
            <w:pPr>
              <w:tabs>
                <w:tab w:val="left" w:pos="567"/>
              </w:tabs>
              <w:cnfStyle w:val="000000000000" w:firstRow="0" w:lastRow="0" w:firstColumn="0" w:lastColumn="0" w:oddVBand="0" w:evenVBand="0" w:oddHBand="0" w:evenHBand="0" w:firstRowFirstColumn="0" w:firstRowLastColumn="0" w:lastRowFirstColumn="0" w:lastRowLastColumn="0"/>
            </w:pPr>
            <w:r>
              <w:t>E-tjänst sammanställer listan med bokningar och presenterar svaret till invånaren</w:t>
            </w:r>
          </w:p>
        </w:tc>
      </w:tr>
      <w:tr w:rsidR="001E4EEE" w:rsidRPr="00F515F3" w14:paraId="4437F8BE"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933D87D" w14:textId="1321B7B9" w:rsidR="001E4EEE" w:rsidRDefault="00F64D01" w:rsidP="00667351">
            <w:pPr>
              <w:tabs>
                <w:tab w:val="left" w:pos="567"/>
              </w:tabs>
              <w:rPr>
                <w:b w:val="0"/>
                <w:bCs w:val="0"/>
              </w:rPr>
            </w:pPr>
            <w:r>
              <w:rPr>
                <w:b w:val="0"/>
                <w:bCs w:val="0"/>
              </w:rPr>
              <w:t>7</w:t>
            </w:r>
          </w:p>
        </w:tc>
        <w:tc>
          <w:tcPr>
            <w:tcW w:w="4604" w:type="pct"/>
          </w:tcPr>
          <w:p w14:paraId="550537BC" w14:textId="21BEDA02" w:rsidR="001E4EEE" w:rsidRDefault="00F64D01" w:rsidP="00667351">
            <w:pPr>
              <w:tabs>
                <w:tab w:val="left" w:pos="567"/>
              </w:tabs>
              <w:cnfStyle w:val="000000000000" w:firstRow="0" w:lastRow="0" w:firstColumn="0" w:lastColumn="0" w:oddVBand="0" w:evenVBand="0" w:oddHBand="0" w:evenHBand="0" w:firstRowFirstColumn="0" w:firstRowLastColumn="0" w:lastRowFirstColumn="0" w:lastRowLastColumn="0"/>
            </w:pPr>
            <w:r>
              <w:t>Invånare tar del av information om samtliga sina bokningar på vårdcentralen. Härifrån kan sedan invånare välja exempelvis att omboka/avboka, alternativt att bekräfta bokningen om bokningen ännu inte är bekräftad. Respektive vägval finns beskrivet i annat flöde.</w:t>
            </w:r>
          </w:p>
        </w:tc>
      </w:tr>
    </w:tbl>
    <w:p w14:paraId="789687E3" w14:textId="77777777" w:rsidR="00187FA2" w:rsidRDefault="00187FA2" w:rsidP="00187FA2">
      <w:pPr>
        <w:pStyle w:val="Rubrik3"/>
        <w:numPr>
          <w:ilvl w:val="0"/>
          <w:numId w:val="0"/>
        </w:numPr>
        <w:ind w:left="720"/>
      </w:pPr>
    </w:p>
    <w:p w14:paraId="0381FC2A" w14:textId="2CB38471" w:rsidR="00187FA2" w:rsidRDefault="00187FA2" w:rsidP="004C338F"/>
    <w:p w14:paraId="7B6287AA" w14:textId="74A3FBDA" w:rsidR="00187FA2" w:rsidRDefault="00187FA2" w:rsidP="00187FA2">
      <w:pPr>
        <w:pStyle w:val="Rubrik3"/>
      </w:pPr>
      <w:bookmarkStart w:id="44" w:name="_Toc149769260"/>
      <w:r>
        <w:t xml:space="preserve">Flöde 6 – </w:t>
      </w:r>
      <w:r w:rsidR="00876FF0">
        <w:t>Se bokade tider – nationell kalender</w:t>
      </w:r>
      <w:bookmarkEnd w:id="44"/>
    </w:p>
    <w:p w14:paraId="0DFB8051" w14:textId="2EC5C156" w:rsidR="00187FA2" w:rsidRDefault="00187FA2" w:rsidP="00187FA2">
      <w:pPr>
        <w:rPr>
          <w:lang w:eastAsia="sv-SE"/>
        </w:rPr>
      </w:pPr>
      <w:r>
        <w:rPr>
          <w:lang w:eastAsia="sv-SE"/>
        </w:rPr>
        <w:t xml:space="preserve">Flödet beskriver interaktionerna mellan e-tjänst för tidbokning (tjänstekonsument) och en verksamhets tidbokningssystem (tjänsteproducent). Flödet utgår från att </w:t>
      </w:r>
      <w:r w:rsidR="002128D5">
        <w:rPr>
          <w:lang w:eastAsia="sv-SE"/>
        </w:rPr>
        <w:t>vårdcentral</w:t>
      </w:r>
      <w:r>
        <w:rPr>
          <w:lang w:eastAsia="sv-SE"/>
        </w:rPr>
        <w:t xml:space="preserve">en skickar en kallelse till invånaren, där invånaren erbjuds boka en tid hos </w:t>
      </w:r>
      <w:r w:rsidR="002128D5">
        <w:rPr>
          <w:lang w:eastAsia="sv-SE"/>
        </w:rPr>
        <w:t>vårdcentral</w:t>
      </w:r>
      <w:r>
        <w:rPr>
          <w:lang w:eastAsia="sv-SE"/>
        </w:rPr>
        <w:t>en. Kallelsen är öppen, d v s ger invånaren möjlighet att söka fram bäst passande tid för besöket. Kallelsen är för en specifik typ av tid.</w:t>
      </w:r>
    </w:p>
    <w:p w14:paraId="04766B23" w14:textId="77777777" w:rsidR="00187FA2" w:rsidRPr="00B623D5" w:rsidRDefault="00187FA2" w:rsidP="00187FA2">
      <w:pPr>
        <w:pStyle w:val="Brdtext"/>
        <w:rPr>
          <w:lang w:eastAsia="sv-SE"/>
        </w:rPr>
      </w:pPr>
    </w:p>
    <w:tbl>
      <w:tblPr>
        <w:tblStyle w:val="Listtabell3dekorfrg5"/>
        <w:tblW w:w="0" w:type="auto"/>
        <w:tblLook w:val="04A0" w:firstRow="1" w:lastRow="0" w:firstColumn="1" w:lastColumn="0" w:noHBand="0" w:noVBand="1"/>
      </w:tblPr>
      <w:tblGrid>
        <w:gridCol w:w="8494"/>
      </w:tblGrid>
      <w:tr w:rsidR="00187FA2" w14:paraId="5C8401B9"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4DF8CAAC" w14:textId="77777777" w:rsidR="00187FA2" w:rsidRPr="00460033" w:rsidRDefault="00187FA2" w:rsidP="00667351">
            <w:pPr>
              <w:rPr>
                <w:rFonts w:ascii="Arial" w:hAnsi="Arial" w:cs="Arial"/>
                <w:lang w:eastAsia="sv-SE"/>
              </w:rPr>
            </w:pPr>
            <w:r w:rsidRPr="00460033">
              <w:rPr>
                <w:rFonts w:ascii="Arial" w:hAnsi="Arial" w:cs="Arial"/>
                <w:lang w:eastAsia="sv-SE"/>
              </w:rPr>
              <w:t>Förutsättningar</w:t>
            </w:r>
          </w:p>
        </w:tc>
      </w:tr>
      <w:tr w:rsidR="00187FA2" w14:paraId="4BE2DE82"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4F42FCDC" w14:textId="44AF8DDD" w:rsidR="00187FA2"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187FA2">
              <w:rPr>
                <w:rFonts w:ascii="Arial" w:hAnsi="Arial"/>
                <w:b w:val="0"/>
                <w:bCs w:val="0"/>
                <w:lang w:eastAsia="sv-SE"/>
              </w:rPr>
              <w:t>en erbjuder invånare möjlighet att boka ny tid utan att ha kallat invånare</w:t>
            </w:r>
          </w:p>
          <w:p w14:paraId="57EB57EA" w14:textId="070826E2" w:rsidR="00187FA2" w:rsidRPr="00307D45"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187FA2">
              <w:rPr>
                <w:rFonts w:ascii="Arial" w:hAnsi="Arial"/>
                <w:b w:val="0"/>
                <w:bCs w:val="0"/>
                <w:lang w:eastAsia="sv-SE"/>
              </w:rPr>
              <w:t>en skickar en digital kallelse till invånaren med erbjudande att själv boka en tid för en specifik typ av tid</w:t>
            </w:r>
          </w:p>
          <w:p w14:paraId="7A989D99" w14:textId="77777777" w:rsidR="00187FA2" w:rsidRPr="00B623D5" w:rsidRDefault="00187FA2" w:rsidP="00667351">
            <w:pPr>
              <w:pStyle w:val="Liststycke"/>
              <w:ind w:firstLine="0"/>
              <w:rPr>
                <w:rFonts w:ascii="Arial" w:hAnsi="Arial"/>
                <w:lang w:eastAsia="sv-SE"/>
              </w:rPr>
            </w:pPr>
          </w:p>
        </w:tc>
      </w:tr>
    </w:tbl>
    <w:p w14:paraId="597EF8AB" w14:textId="61D7E27C" w:rsidR="00187FA2" w:rsidRDefault="00187FA2" w:rsidP="00187FA2">
      <w:pPr>
        <w:rPr>
          <w:lang w:eastAsia="sv-SE"/>
        </w:rPr>
      </w:pPr>
    </w:p>
    <w:p w14:paraId="737050D0" w14:textId="77777777" w:rsidR="009A6F45" w:rsidRDefault="009A6F45" w:rsidP="009A6F45">
      <w:pPr>
        <w:pStyle w:val="Rubrik4"/>
      </w:pPr>
      <w:r>
        <w:t>Sekvensdiagram</w:t>
      </w:r>
    </w:p>
    <w:p w14:paraId="36D938D8" w14:textId="77777777" w:rsidR="009A6F45" w:rsidRDefault="009A6F45" w:rsidP="009A6F45">
      <w:r>
        <w:t>Nedanstående diagram beskriver vilka tjänstekontrakt som används i det ovan beskrivna flödet.</w:t>
      </w:r>
    </w:p>
    <w:p w14:paraId="3218909B" w14:textId="77777777" w:rsidR="009A6F45" w:rsidRDefault="009A6F45" w:rsidP="00187FA2">
      <w:pPr>
        <w:rPr>
          <w:lang w:eastAsia="sv-SE"/>
        </w:rPr>
      </w:pPr>
    </w:p>
    <w:p w14:paraId="771690FC" w14:textId="147F71D4" w:rsidR="00187FA2" w:rsidRDefault="00F161BA" w:rsidP="00187FA2">
      <w:pPr>
        <w:rPr>
          <w:lang w:eastAsia="sv-SE"/>
        </w:rPr>
      </w:pPr>
      <w:r>
        <w:rPr>
          <w:noProof/>
        </w:rPr>
        <w:lastRenderedPageBreak/>
        <w:drawing>
          <wp:inline distT="0" distB="0" distL="0" distR="0" wp14:anchorId="251220F6" wp14:editId="317BEE95">
            <wp:extent cx="6645910" cy="3314700"/>
            <wp:effectExtent l="0" t="0" r="254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314700"/>
                    </a:xfrm>
                    <a:prstGeom prst="rect">
                      <a:avLst/>
                    </a:prstGeom>
                    <a:noFill/>
                    <a:ln>
                      <a:noFill/>
                    </a:ln>
                  </pic:spPr>
                </pic:pic>
              </a:graphicData>
            </a:graphic>
          </wp:inline>
        </w:drawing>
      </w:r>
    </w:p>
    <w:p w14:paraId="37C4FDB9" w14:textId="77777777" w:rsidR="00187FA2" w:rsidRDefault="00187FA2" w:rsidP="00187FA2">
      <w:pPr>
        <w:rPr>
          <w:lang w:eastAsia="sv-SE"/>
        </w:rPr>
      </w:pPr>
    </w:p>
    <w:p w14:paraId="1B466485" w14:textId="77777777" w:rsidR="00187FA2" w:rsidRDefault="00187FA2" w:rsidP="00187FA2">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5B403672" w14:textId="77777777" w:rsidTr="00667351">
        <w:tc>
          <w:tcPr>
            <w:tcW w:w="2689" w:type="dxa"/>
            <w:shd w:val="clear" w:color="auto" w:fill="4BACC6"/>
          </w:tcPr>
          <w:p w14:paraId="277AC88D"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2C6C8BE9"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047CE9BF" w14:textId="77777777" w:rsidTr="00667351">
        <w:tc>
          <w:tcPr>
            <w:tcW w:w="2689" w:type="dxa"/>
          </w:tcPr>
          <w:p w14:paraId="49759439" w14:textId="77777777" w:rsidR="00302F5C" w:rsidRDefault="00302F5C" w:rsidP="00667351">
            <w:r>
              <w:t>Invånare</w:t>
            </w:r>
          </w:p>
        </w:tc>
        <w:tc>
          <w:tcPr>
            <w:tcW w:w="7767" w:type="dxa"/>
          </w:tcPr>
          <w:p w14:paraId="3EC41C42" w14:textId="77777777" w:rsidR="00302F5C" w:rsidRDefault="00302F5C" w:rsidP="00667351">
            <w:r>
              <w:t>Person i behov av att en boka tid.</w:t>
            </w:r>
          </w:p>
        </w:tc>
      </w:tr>
      <w:tr w:rsidR="00302F5C" w14:paraId="033FC47C" w14:textId="77777777" w:rsidTr="00667351">
        <w:tc>
          <w:tcPr>
            <w:tcW w:w="2689" w:type="dxa"/>
          </w:tcPr>
          <w:p w14:paraId="471FE8BA" w14:textId="77777777" w:rsidR="00302F5C" w:rsidRDefault="00302F5C" w:rsidP="00667351">
            <w:r>
              <w:t>Tidbokningssystem</w:t>
            </w:r>
          </w:p>
        </w:tc>
        <w:tc>
          <w:tcPr>
            <w:tcW w:w="7767" w:type="dxa"/>
          </w:tcPr>
          <w:p w14:paraId="2E300515" w14:textId="77777777" w:rsidR="00302F5C" w:rsidRDefault="00302F5C" w:rsidP="00667351">
            <w:r>
              <w:t>Regionens verksamhetssystem som administrerar tidbokning, resursplanering av personal och resurser mm</w:t>
            </w:r>
          </w:p>
        </w:tc>
      </w:tr>
      <w:tr w:rsidR="00302F5C" w14:paraId="24800482" w14:textId="77777777" w:rsidTr="00667351">
        <w:tc>
          <w:tcPr>
            <w:tcW w:w="2689" w:type="dxa"/>
          </w:tcPr>
          <w:p w14:paraId="406171F5" w14:textId="77777777" w:rsidR="00302F5C" w:rsidRDefault="00302F5C" w:rsidP="00667351">
            <w:r>
              <w:t>E-tjänst/tidbokningstjänst</w:t>
            </w:r>
          </w:p>
        </w:tc>
        <w:tc>
          <w:tcPr>
            <w:tcW w:w="7767" w:type="dxa"/>
          </w:tcPr>
          <w:p w14:paraId="755DA496" w14:textId="77777777" w:rsidR="00302F5C" w:rsidRDefault="00302F5C" w:rsidP="00667351">
            <w:r>
              <w:t>Digital tjänst som möjliggör tidbokning för invånare</w:t>
            </w:r>
          </w:p>
        </w:tc>
      </w:tr>
    </w:tbl>
    <w:p w14:paraId="3E66CBE8" w14:textId="77777777" w:rsidR="00187FA2" w:rsidRPr="00B33E28" w:rsidRDefault="00187FA2" w:rsidP="00187FA2"/>
    <w:p w14:paraId="08A94E5D" w14:textId="77777777" w:rsidR="00187FA2" w:rsidRDefault="00187FA2" w:rsidP="00187FA2">
      <w:pPr>
        <w:pStyle w:val="Rubrik4"/>
        <w:numPr>
          <w:ilvl w:val="0"/>
          <w:numId w:val="0"/>
        </w:numPr>
      </w:pPr>
    </w:p>
    <w:p w14:paraId="622FF969" w14:textId="77777777" w:rsidR="00187FA2" w:rsidRDefault="00187FA2" w:rsidP="00187FA2">
      <w:pPr>
        <w:pStyle w:val="Rubrik4"/>
      </w:pPr>
      <w:proofErr w:type="spellStart"/>
      <w:r w:rsidRPr="00B33E28">
        <w:t>Arbetssteg</w:t>
      </w:r>
      <w:proofErr w:type="spellEnd"/>
    </w:p>
    <w:p w14:paraId="658010C0" w14:textId="77777777" w:rsidR="00187FA2" w:rsidRPr="00D53F47" w:rsidRDefault="00187FA2" w:rsidP="00187FA2">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187FA2" w:rsidRPr="00F515F3" w14:paraId="35EA7249"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7D0F8D42" w14:textId="77777777" w:rsidR="00187FA2" w:rsidRPr="004C338F" w:rsidRDefault="00187FA2"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58AB1250" w14:textId="77777777" w:rsidR="00187FA2" w:rsidRPr="004C338F" w:rsidRDefault="00187FA2"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750193" w:rsidRPr="00F515F3" w14:paraId="2F03473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E2F3195" w14:textId="0C618C23" w:rsidR="00750193" w:rsidRPr="000656E2" w:rsidRDefault="00750193" w:rsidP="00750193">
            <w:pPr>
              <w:tabs>
                <w:tab w:val="left" w:pos="567"/>
              </w:tabs>
            </w:pPr>
            <w:r w:rsidRPr="00984AC6">
              <w:rPr>
                <w:b w:val="0"/>
                <w:bCs w:val="0"/>
              </w:rPr>
              <w:t>1</w:t>
            </w:r>
          </w:p>
        </w:tc>
        <w:tc>
          <w:tcPr>
            <w:tcW w:w="4604" w:type="pct"/>
          </w:tcPr>
          <w:p w14:paraId="738E23E0" w14:textId="58C0CF5A" w:rsidR="00750193" w:rsidRPr="000656E2" w:rsidRDefault="00750193" w:rsidP="00750193">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w:t>
            </w:r>
          </w:p>
        </w:tc>
      </w:tr>
      <w:tr w:rsidR="00750193" w:rsidRPr="00F515F3" w14:paraId="46D60CB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BD069D8" w14:textId="4A0DCFC4" w:rsidR="00750193" w:rsidRPr="00F515F3" w:rsidRDefault="00750193" w:rsidP="00750193">
            <w:pPr>
              <w:tabs>
                <w:tab w:val="left" w:pos="567"/>
              </w:tabs>
            </w:pPr>
            <w:r w:rsidRPr="00984AC6">
              <w:rPr>
                <w:b w:val="0"/>
                <w:bCs w:val="0"/>
              </w:rPr>
              <w:t>2</w:t>
            </w:r>
          </w:p>
        </w:tc>
        <w:tc>
          <w:tcPr>
            <w:tcW w:w="4604" w:type="pct"/>
          </w:tcPr>
          <w:p w14:paraId="75793AEA" w14:textId="296EA901" w:rsidR="00750193" w:rsidRPr="000656E2" w:rsidRDefault="00750193" w:rsidP="00750193">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har en </w:t>
            </w:r>
            <w:proofErr w:type="spellStart"/>
            <w:r>
              <w:t>snabblänk</w:t>
            </w:r>
            <w:proofErr w:type="spellEnd"/>
            <w:r>
              <w:t xml:space="preserve"> till sin vårdcentral via sin listning eller genom att </w:t>
            </w:r>
            <w:r w:rsidR="00D602B8">
              <w:t xml:space="preserve">invånare </w:t>
            </w:r>
            <w:r>
              <w:t>söker efter vårdcentralen</w:t>
            </w:r>
          </w:p>
        </w:tc>
      </w:tr>
      <w:tr w:rsidR="00750193" w:rsidRPr="00F515F3" w14:paraId="223888B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CB3472A" w14:textId="08881103" w:rsidR="00750193" w:rsidRPr="00F515F3" w:rsidRDefault="00750193" w:rsidP="00750193">
            <w:pPr>
              <w:tabs>
                <w:tab w:val="left" w:pos="567"/>
              </w:tabs>
            </w:pPr>
            <w:r>
              <w:rPr>
                <w:b w:val="0"/>
                <w:bCs w:val="0"/>
              </w:rPr>
              <w:t>3</w:t>
            </w:r>
          </w:p>
        </w:tc>
        <w:tc>
          <w:tcPr>
            <w:tcW w:w="4604" w:type="pct"/>
          </w:tcPr>
          <w:p w14:paraId="24BDD8F2" w14:textId="67015B35" w:rsidR="00750193" w:rsidRPr="003A092A" w:rsidRDefault="00750193" w:rsidP="00750193">
            <w:pPr>
              <w:tabs>
                <w:tab w:val="left" w:pos="567"/>
              </w:tabs>
              <w:cnfStyle w:val="000000000000" w:firstRow="0" w:lastRow="0" w:firstColumn="0" w:lastColumn="0" w:oddVBand="0" w:evenVBand="0" w:oddHBand="0" w:evenHBand="0" w:firstRowFirstColumn="0" w:firstRowLastColumn="0" w:lastRowFirstColumn="0" w:lastRowLastColumn="0"/>
            </w:pPr>
            <w:r>
              <w:t>Vårdcentralen erbjuder tjänst för invånare att se sina bokade tider på vårdcentralen. Invånare väljer att se sina bokningar.</w:t>
            </w:r>
          </w:p>
        </w:tc>
      </w:tr>
      <w:tr w:rsidR="00750193" w:rsidRPr="00F515F3" w14:paraId="727B6D2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DE1B549" w14:textId="3A14E628" w:rsidR="00750193" w:rsidRDefault="00750193" w:rsidP="00750193">
            <w:pPr>
              <w:tabs>
                <w:tab w:val="left" w:pos="567"/>
              </w:tabs>
            </w:pPr>
            <w:r>
              <w:rPr>
                <w:b w:val="0"/>
                <w:bCs w:val="0"/>
              </w:rPr>
              <w:lastRenderedPageBreak/>
              <w:t>4</w:t>
            </w:r>
          </w:p>
        </w:tc>
        <w:tc>
          <w:tcPr>
            <w:tcW w:w="4604" w:type="pct"/>
          </w:tcPr>
          <w:p w14:paraId="06F4A570" w14:textId="14A1F361" w:rsidR="00750193" w:rsidRDefault="00750193" w:rsidP="00750193">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w:t>
            </w:r>
            <w:r w:rsidR="005F4558">
              <w:t xml:space="preserve">adresserar tjänstekontraktet </w:t>
            </w:r>
            <w:proofErr w:type="spellStart"/>
            <w:r w:rsidR="005F4558" w:rsidRPr="005F4558">
              <w:rPr>
                <w:i/>
                <w:iCs/>
              </w:rPr>
              <w:t>GetAppointments</w:t>
            </w:r>
            <w:proofErr w:type="spellEnd"/>
            <w:r w:rsidR="005F4558">
              <w:t xml:space="preserve"> med </w:t>
            </w:r>
            <w:proofErr w:type="spellStart"/>
            <w:r w:rsidR="005F4558">
              <w:t>Ineras</w:t>
            </w:r>
            <w:proofErr w:type="spellEnd"/>
            <w:r w:rsidR="005F4558">
              <w:t xml:space="preserve"> organisationsnummer, </w:t>
            </w:r>
            <w:proofErr w:type="gramStart"/>
            <w:r w:rsidR="005F4558">
              <w:t>istället</w:t>
            </w:r>
            <w:proofErr w:type="gramEnd"/>
            <w:r w:rsidR="005F4558">
              <w:t xml:space="preserve"> för en direktadressering till vårdcentral, vilket triggar aggregerande tjänst på den Nationella tjänsteplattformen. </w:t>
            </w:r>
          </w:p>
        </w:tc>
      </w:tr>
      <w:tr w:rsidR="00750193" w:rsidRPr="00F515F3" w14:paraId="1759E30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68E1B96" w14:textId="5F681A1D" w:rsidR="00750193" w:rsidRDefault="00750193" w:rsidP="00750193">
            <w:pPr>
              <w:tabs>
                <w:tab w:val="left" w:pos="567"/>
              </w:tabs>
            </w:pPr>
            <w:r>
              <w:rPr>
                <w:b w:val="0"/>
                <w:bCs w:val="0"/>
              </w:rPr>
              <w:t>5</w:t>
            </w:r>
          </w:p>
        </w:tc>
        <w:tc>
          <w:tcPr>
            <w:tcW w:w="4604" w:type="pct"/>
          </w:tcPr>
          <w:p w14:paraId="04C51240" w14:textId="1110834F" w:rsidR="00750193" w:rsidRDefault="00696B83" w:rsidP="00750193">
            <w:pPr>
              <w:tabs>
                <w:tab w:val="left" w:pos="567"/>
              </w:tabs>
              <w:cnfStyle w:val="000000000000" w:firstRow="0" w:lastRow="0" w:firstColumn="0" w:lastColumn="0" w:oddVBand="0" w:evenVBand="0" w:oddHBand="0" w:evenHBand="0" w:firstRowFirstColumn="0" w:firstRowLastColumn="0" w:lastRowFirstColumn="0" w:lastRowLastColumn="0"/>
            </w:pPr>
            <w:r>
              <w:t xml:space="preserve">Den aggregerande tjänsten söker vidare i engagemangsindex efter patientens samtliga bokningar och var bokningarna finns.  Svaret innehåller en lista med unika </w:t>
            </w:r>
            <w:proofErr w:type="spellStart"/>
            <w:r>
              <w:t>bokningsId’n</w:t>
            </w:r>
            <w:proofErr w:type="spellEnd"/>
            <w:r>
              <w:t xml:space="preserve"> för invånarens samtliga bokningar på de vårdcentralerna som bokningarna finns på. Varje </w:t>
            </w:r>
            <w:proofErr w:type="spellStart"/>
            <w:r>
              <w:t>bokningsId</w:t>
            </w:r>
            <w:proofErr w:type="spellEnd"/>
            <w:r>
              <w:t xml:space="preserve"> som returneras är kopplad till vårdcentralens </w:t>
            </w:r>
            <w:proofErr w:type="spellStart"/>
            <w:r>
              <w:t>HSAId</w:t>
            </w:r>
            <w:proofErr w:type="spellEnd"/>
            <w:r>
              <w:t>.</w:t>
            </w:r>
          </w:p>
        </w:tc>
      </w:tr>
      <w:tr w:rsidR="00750193" w:rsidRPr="00F515F3" w14:paraId="1EFAE7A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E77B8B8" w14:textId="35D8A4CD" w:rsidR="00750193" w:rsidRDefault="00750193" w:rsidP="00750193">
            <w:pPr>
              <w:tabs>
                <w:tab w:val="left" w:pos="567"/>
              </w:tabs>
            </w:pPr>
            <w:proofErr w:type="gramStart"/>
            <w:r>
              <w:rPr>
                <w:b w:val="0"/>
                <w:bCs w:val="0"/>
              </w:rPr>
              <w:t>6</w:t>
            </w:r>
            <w:r w:rsidR="00696B83">
              <w:rPr>
                <w:b w:val="0"/>
                <w:bCs w:val="0"/>
              </w:rPr>
              <w:t>-7</w:t>
            </w:r>
            <w:proofErr w:type="gramEnd"/>
          </w:p>
        </w:tc>
        <w:tc>
          <w:tcPr>
            <w:tcW w:w="4604" w:type="pct"/>
          </w:tcPr>
          <w:p w14:paraId="41F63FD0" w14:textId="0939F83B" w:rsidR="00750193" w:rsidRDefault="00696B83" w:rsidP="00750193">
            <w:pPr>
              <w:tabs>
                <w:tab w:val="left" w:pos="567"/>
              </w:tabs>
              <w:cnfStyle w:val="000000000000" w:firstRow="0" w:lastRow="0" w:firstColumn="0" w:lastColumn="0" w:oddVBand="0" w:evenVBand="0" w:oddHBand="0" w:evenHBand="0" w:firstRowFirstColumn="0" w:firstRowLastColumn="0" w:lastRowFirstColumn="0" w:lastRowLastColumn="0"/>
            </w:pPr>
            <w:r>
              <w:t xml:space="preserve">Den aggregerande tjänsten anropar vidare varje vårdcentral som har bokning(ar) tillhörande patienten genom tjänstekontraktet </w:t>
            </w:r>
            <w:proofErr w:type="spellStart"/>
            <w:r w:rsidRPr="00696B83">
              <w:rPr>
                <w:i/>
                <w:iCs/>
              </w:rPr>
              <w:t>GetAppointments</w:t>
            </w:r>
            <w:proofErr w:type="spellEnd"/>
            <w:r>
              <w:t>.</w:t>
            </w:r>
          </w:p>
        </w:tc>
      </w:tr>
      <w:tr w:rsidR="00750193" w:rsidRPr="00F515F3" w14:paraId="4978F5CD"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7C8ACEC" w14:textId="05E25B72" w:rsidR="00750193" w:rsidRDefault="00696B83" w:rsidP="00750193">
            <w:pPr>
              <w:tabs>
                <w:tab w:val="left" w:pos="567"/>
              </w:tabs>
            </w:pPr>
            <w:r>
              <w:rPr>
                <w:b w:val="0"/>
                <w:bCs w:val="0"/>
              </w:rPr>
              <w:t>8</w:t>
            </w:r>
          </w:p>
        </w:tc>
        <w:tc>
          <w:tcPr>
            <w:tcW w:w="4604" w:type="pct"/>
          </w:tcPr>
          <w:p w14:paraId="089EA6FD" w14:textId="26F094C3" w:rsidR="00750193" w:rsidRDefault="00696B83" w:rsidP="00750193">
            <w:pPr>
              <w:tabs>
                <w:tab w:val="left" w:pos="567"/>
              </w:tabs>
              <w:cnfStyle w:val="000000000000" w:firstRow="0" w:lastRow="0" w:firstColumn="0" w:lastColumn="0" w:oddVBand="0" w:evenVBand="0" w:oddHBand="0" w:evenHBand="0" w:firstRowFirstColumn="0" w:firstRowLastColumn="0" w:lastRowFirstColumn="0" w:lastRowLastColumn="0"/>
            </w:pPr>
            <w:r>
              <w:t>Den aggregerande tjänsten inväntar alla svar från vårdcentralerna och sammanställer sedan en komplett lista med patientens bokningar.</w:t>
            </w:r>
          </w:p>
        </w:tc>
      </w:tr>
      <w:tr w:rsidR="00750193" w:rsidRPr="00F515F3" w14:paraId="2469D12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7C080AB" w14:textId="7F1DBA74" w:rsidR="00750193" w:rsidRDefault="00F161BA" w:rsidP="00750193">
            <w:pPr>
              <w:tabs>
                <w:tab w:val="left" w:pos="567"/>
              </w:tabs>
              <w:rPr>
                <w:b w:val="0"/>
                <w:bCs w:val="0"/>
              </w:rPr>
            </w:pPr>
            <w:proofErr w:type="gramStart"/>
            <w:r>
              <w:rPr>
                <w:b w:val="0"/>
                <w:bCs w:val="0"/>
              </w:rPr>
              <w:t>9-10</w:t>
            </w:r>
            <w:proofErr w:type="gramEnd"/>
          </w:p>
        </w:tc>
        <w:tc>
          <w:tcPr>
            <w:tcW w:w="4604" w:type="pct"/>
          </w:tcPr>
          <w:p w14:paraId="3F1504E6" w14:textId="29EAD30F" w:rsidR="00750193" w:rsidRDefault="00F161BA" w:rsidP="00750193">
            <w:pPr>
              <w:tabs>
                <w:tab w:val="left" w:pos="567"/>
              </w:tabs>
              <w:cnfStyle w:val="000000000000" w:firstRow="0" w:lastRow="0" w:firstColumn="0" w:lastColumn="0" w:oddVBand="0" w:evenVBand="0" w:oddHBand="0" w:evenHBand="0" w:firstRowFirstColumn="0" w:firstRowLastColumn="0" w:lastRowFirstColumn="0" w:lastRowLastColumn="0"/>
            </w:pPr>
            <w:r>
              <w:t>E-tjänst hämtar detaljer om varje bokning i sammanställningen genom att direktadressera vårdcentralen/vårdcentralerna.</w:t>
            </w:r>
          </w:p>
        </w:tc>
      </w:tr>
      <w:tr w:rsidR="00750193" w:rsidRPr="00F515F3" w14:paraId="35F63E1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5552442" w14:textId="348F3503" w:rsidR="00750193" w:rsidRDefault="00F161BA" w:rsidP="00750193">
            <w:pPr>
              <w:tabs>
                <w:tab w:val="left" w:pos="567"/>
              </w:tabs>
              <w:rPr>
                <w:b w:val="0"/>
                <w:bCs w:val="0"/>
              </w:rPr>
            </w:pPr>
            <w:r>
              <w:rPr>
                <w:b w:val="0"/>
                <w:bCs w:val="0"/>
              </w:rPr>
              <w:t>11</w:t>
            </w:r>
          </w:p>
        </w:tc>
        <w:tc>
          <w:tcPr>
            <w:tcW w:w="4604" w:type="pct"/>
          </w:tcPr>
          <w:p w14:paraId="2E5CB771" w14:textId="0A22AFF8" w:rsidR="00750193" w:rsidRDefault="00F161BA" w:rsidP="00750193">
            <w:pPr>
              <w:tabs>
                <w:tab w:val="left" w:pos="567"/>
              </w:tabs>
              <w:cnfStyle w:val="000000000000" w:firstRow="0" w:lastRow="0" w:firstColumn="0" w:lastColumn="0" w:oddVBand="0" w:evenVBand="0" w:oddHBand="0" w:evenHBand="0" w:firstRowFirstColumn="0" w:firstRowLastColumn="0" w:lastRowFirstColumn="0" w:lastRowLastColumn="0"/>
            </w:pPr>
            <w:r>
              <w:t>Patient tar del av en samlad bild av sina bokningar och kan se detaljerna om dem.</w:t>
            </w:r>
          </w:p>
        </w:tc>
      </w:tr>
    </w:tbl>
    <w:p w14:paraId="0417B5EF" w14:textId="77777777" w:rsidR="00187FA2" w:rsidRDefault="00187FA2" w:rsidP="00187FA2">
      <w:pPr>
        <w:pStyle w:val="Rubrik3"/>
        <w:numPr>
          <w:ilvl w:val="0"/>
          <w:numId w:val="0"/>
        </w:numPr>
        <w:ind w:left="720"/>
      </w:pPr>
    </w:p>
    <w:p w14:paraId="1CAB4501" w14:textId="77777777" w:rsidR="00187FA2" w:rsidRDefault="00187FA2" w:rsidP="00187FA2"/>
    <w:p w14:paraId="7182ED29" w14:textId="77777777" w:rsidR="00187FA2" w:rsidRDefault="00187FA2" w:rsidP="00187FA2"/>
    <w:p w14:paraId="46D127C5" w14:textId="77777777" w:rsidR="00187FA2" w:rsidRDefault="00187FA2" w:rsidP="00187FA2"/>
    <w:p w14:paraId="7DECAAD4" w14:textId="77777777" w:rsidR="00187FA2" w:rsidRDefault="00187FA2" w:rsidP="004C338F"/>
    <w:p w14:paraId="3BD450D3" w14:textId="557FD3FB" w:rsidR="00187FA2" w:rsidRDefault="00187FA2" w:rsidP="00187FA2">
      <w:pPr>
        <w:pStyle w:val="Rubrik3"/>
      </w:pPr>
      <w:bookmarkStart w:id="45" w:name="_Toc149769261"/>
      <w:r>
        <w:t xml:space="preserve">Flöde </w:t>
      </w:r>
      <w:r w:rsidR="00876FF0">
        <w:t>7</w:t>
      </w:r>
      <w:r>
        <w:t xml:space="preserve"> – </w:t>
      </w:r>
      <w:r w:rsidR="00876FF0">
        <w:t>Hitta lediga tider baserat på utvald vårdtjänst</w:t>
      </w:r>
      <w:bookmarkEnd w:id="45"/>
    </w:p>
    <w:p w14:paraId="5B2D82CC" w14:textId="71D3EA65" w:rsidR="00187FA2" w:rsidRDefault="00187FA2" w:rsidP="00187FA2">
      <w:pPr>
        <w:rPr>
          <w:lang w:eastAsia="sv-SE"/>
        </w:rPr>
      </w:pPr>
      <w:r>
        <w:rPr>
          <w:lang w:eastAsia="sv-SE"/>
        </w:rPr>
        <w:t xml:space="preserve">Flödet beskriver interaktionerna mellan e-tjänst för tidbokning (tjänstekonsument) och en verksamhets tidbokningssystem (tjänsteproducent). Flödet utgår från att </w:t>
      </w:r>
      <w:r w:rsidR="002128D5">
        <w:rPr>
          <w:lang w:eastAsia="sv-SE"/>
        </w:rPr>
        <w:t>vårdcentral</w:t>
      </w:r>
      <w:r>
        <w:rPr>
          <w:lang w:eastAsia="sv-SE"/>
        </w:rPr>
        <w:t xml:space="preserve">en skickar en kallelse till invånaren, där invånaren erbjuds boka en tid hos </w:t>
      </w:r>
      <w:r w:rsidR="002128D5">
        <w:rPr>
          <w:lang w:eastAsia="sv-SE"/>
        </w:rPr>
        <w:t>vårdcentral</w:t>
      </w:r>
      <w:r>
        <w:rPr>
          <w:lang w:eastAsia="sv-SE"/>
        </w:rPr>
        <w:t>en. Kallelsen är öppen, d v s ger invånaren möjlighet att söka fram bäst passande tid för besöket. Kallelsen är för en specifik typ av tid.</w:t>
      </w:r>
    </w:p>
    <w:p w14:paraId="7BFFA545" w14:textId="77777777" w:rsidR="00187FA2" w:rsidRPr="00B623D5" w:rsidRDefault="00187FA2" w:rsidP="00187FA2">
      <w:pPr>
        <w:pStyle w:val="Brdtext"/>
        <w:rPr>
          <w:lang w:eastAsia="sv-SE"/>
        </w:rPr>
      </w:pPr>
    </w:p>
    <w:tbl>
      <w:tblPr>
        <w:tblStyle w:val="Listtabell3dekorfrg5"/>
        <w:tblW w:w="0" w:type="auto"/>
        <w:tblLook w:val="04A0" w:firstRow="1" w:lastRow="0" w:firstColumn="1" w:lastColumn="0" w:noHBand="0" w:noVBand="1"/>
      </w:tblPr>
      <w:tblGrid>
        <w:gridCol w:w="8494"/>
      </w:tblGrid>
      <w:tr w:rsidR="00187FA2" w14:paraId="1DE586BA"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19744E1E" w14:textId="77777777" w:rsidR="00187FA2" w:rsidRPr="00460033" w:rsidRDefault="00187FA2" w:rsidP="00667351">
            <w:pPr>
              <w:rPr>
                <w:rFonts w:ascii="Arial" w:hAnsi="Arial" w:cs="Arial"/>
                <w:lang w:eastAsia="sv-SE"/>
              </w:rPr>
            </w:pPr>
            <w:r w:rsidRPr="00460033">
              <w:rPr>
                <w:rFonts w:ascii="Arial" w:hAnsi="Arial" w:cs="Arial"/>
                <w:lang w:eastAsia="sv-SE"/>
              </w:rPr>
              <w:t>Förutsättningar</w:t>
            </w:r>
          </w:p>
        </w:tc>
      </w:tr>
      <w:tr w:rsidR="00187FA2" w14:paraId="0CC4C2F5"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96E5F65" w14:textId="4677F46A" w:rsidR="00187FA2"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187FA2">
              <w:rPr>
                <w:rFonts w:ascii="Arial" w:hAnsi="Arial"/>
                <w:b w:val="0"/>
                <w:bCs w:val="0"/>
                <w:lang w:eastAsia="sv-SE"/>
              </w:rPr>
              <w:t>en erbjuder invånare möjlighet att boka ny tid utan att ha kallat invånare</w:t>
            </w:r>
          </w:p>
          <w:p w14:paraId="6A4E66A7" w14:textId="274F2D4F" w:rsidR="00187FA2" w:rsidRPr="00307D45"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187FA2">
              <w:rPr>
                <w:rFonts w:ascii="Arial" w:hAnsi="Arial"/>
                <w:b w:val="0"/>
                <w:bCs w:val="0"/>
                <w:lang w:eastAsia="sv-SE"/>
              </w:rPr>
              <w:t>en skickar en digital kallelse till invånaren med erbjudande att själv boka en tid för en specifik typ av tid</w:t>
            </w:r>
          </w:p>
          <w:p w14:paraId="5CC50103" w14:textId="77777777" w:rsidR="00187FA2" w:rsidRPr="00B623D5" w:rsidRDefault="00187FA2" w:rsidP="00667351">
            <w:pPr>
              <w:pStyle w:val="Liststycke"/>
              <w:ind w:firstLine="0"/>
              <w:rPr>
                <w:rFonts w:ascii="Arial" w:hAnsi="Arial"/>
                <w:lang w:eastAsia="sv-SE"/>
              </w:rPr>
            </w:pPr>
          </w:p>
        </w:tc>
      </w:tr>
    </w:tbl>
    <w:p w14:paraId="7377F5EF" w14:textId="76B7DE06" w:rsidR="00187FA2" w:rsidRDefault="00187FA2" w:rsidP="00187FA2">
      <w:pPr>
        <w:rPr>
          <w:lang w:eastAsia="sv-SE"/>
        </w:rPr>
      </w:pPr>
    </w:p>
    <w:p w14:paraId="15BD86DE" w14:textId="77777777" w:rsidR="009A6F45" w:rsidRDefault="009A6F45" w:rsidP="009A6F45">
      <w:pPr>
        <w:pStyle w:val="Rubrik4"/>
      </w:pPr>
      <w:r>
        <w:t>Sekvensdiagram</w:t>
      </w:r>
    </w:p>
    <w:p w14:paraId="22EBAD8B" w14:textId="77777777" w:rsidR="009A6F45" w:rsidRDefault="009A6F45" w:rsidP="009A6F45">
      <w:r>
        <w:t>Nedanstående diagram beskriver vilka tjänstekontrakt som används i det ovan beskrivna flödet.</w:t>
      </w:r>
    </w:p>
    <w:p w14:paraId="06CD86EB" w14:textId="77777777" w:rsidR="009A6F45" w:rsidRDefault="009A6F45" w:rsidP="00187FA2">
      <w:pPr>
        <w:rPr>
          <w:lang w:eastAsia="sv-SE"/>
        </w:rPr>
      </w:pPr>
    </w:p>
    <w:p w14:paraId="5C22D639" w14:textId="425C918C" w:rsidR="00187FA2" w:rsidRDefault="002D3943" w:rsidP="00187FA2">
      <w:pPr>
        <w:rPr>
          <w:lang w:eastAsia="sv-SE"/>
        </w:rPr>
      </w:pPr>
      <w:r>
        <w:rPr>
          <w:noProof/>
        </w:rPr>
        <w:lastRenderedPageBreak/>
        <w:drawing>
          <wp:inline distT="0" distB="0" distL="0" distR="0" wp14:anchorId="00A4FF96" wp14:editId="73A61893">
            <wp:extent cx="6645910" cy="2848610"/>
            <wp:effectExtent l="0" t="0" r="2540" b="8890"/>
            <wp:docPr id="54" name="Bildobjekt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848610"/>
                    </a:xfrm>
                    <a:prstGeom prst="rect">
                      <a:avLst/>
                    </a:prstGeom>
                    <a:noFill/>
                    <a:ln>
                      <a:noFill/>
                    </a:ln>
                  </pic:spPr>
                </pic:pic>
              </a:graphicData>
            </a:graphic>
          </wp:inline>
        </w:drawing>
      </w:r>
    </w:p>
    <w:p w14:paraId="3F81210C" w14:textId="77777777" w:rsidR="00187FA2" w:rsidRDefault="00187FA2" w:rsidP="00187FA2">
      <w:pPr>
        <w:rPr>
          <w:lang w:eastAsia="sv-SE"/>
        </w:rPr>
      </w:pPr>
    </w:p>
    <w:p w14:paraId="57DDA91E" w14:textId="77777777" w:rsidR="00187FA2" w:rsidRDefault="00187FA2" w:rsidP="00187FA2">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3A9A6364" w14:textId="77777777" w:rsidTr="00667351">
        <w:tc>
          <w:tcPr>
            <w:tcW w:w="2689" w:type="dxa"/>
            <w:shd w:val="clear" w:color="auto" w:fill="4BACC6"/>
          </w:tcPr>
          <w:p w14:paraId="5E39A5FF"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64A21F5F"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281F4588" w14:textId="77777777" w:rsidTr="00667351">
        <w:tc>
          <w:tcPr>
            <w:tcW w:w="2689" w:type="dxa"/>
          </w:tcPr>
          <w:p w14:paraId="4FE3D209" w14:textId="77777777" w:rsidR="00302F5C" w:rsidRDefault="00302F5C" w:rsidP="00667351">
            <w:r>
              <w:t>Invånare</w:t>
            </w:r>
          </w:p>
        </w:tc>
        <w:tc>
          <w:tcPr>
            <w:tcW w:w="7767" w:type="dxa"/>
          </w:tcPr>
          <w:p w14:paraId="71FD93E2" w14:textId="77777777" w:rsidR="00302F5C" w:rsidRDefault="00302F5C" w:rsidP="00667351">
            <w:r>
              <w:t>Person i behov av att en boka tid.</w:t>
            </w:r>
          </w:p>
        </w:tc>
      </w:tr>
      <w:tr w:rsidR="00302F5C" w14:paraId="3AAA4A84" w14:textId="77777777" w:rsidTr="00667351">
        <w:tc>
          <w:tcPr>
            <w:tcW w:w="2689" w:type="dxa"/>
          </w:tcPr>
          <w:p w14:paraId="52BB32C5" w14:textId="77777777" w:rsidR="00302F5C" w:rsidRDefault="00302F5C" w:rsidP="00667351">
            <w:r>
              <w:t>Tidbokningssystem</w:t>
            </w:r>
          </w:p>
        </w:tc>
        <w:tc>
          <w:tcPr>
            <w:tcW w:w="7767" w:type="dxa"/>
          </w:tcPr>
          <w:p w14:paraId="72978A87" w14:textId="77777777" w:rsidR="00302F5C" w:rsidRDefault="00302F5C" w:rsidP="00667351">
            <w:r>
              <w:t>Regionens verksamhetssystem som administrerar tidbokning, resursplanering av personal och resurser mm</w:t>
            </w:r>
          </w:p>
        </w:tc>
      </w:tr>
      <w:tr w:rsidR="00302F5C" w14:paraId="19075D08" w14:textId="77777777" w:rsidTr="00667351">
        <w:tc>
          <w:tcPr>
            <w:tcW w:w="2689" w:type="dxa"/>
          </w:tcPr>
          <w:p w14:paraId="31F96BF7" w14:textId="77777777" w:rsidR="00302F5C" w:rsidRDefault="00302F5C" w:rsidP="00667351">
            <w:r>
              <w:t>E-tjänst/tidbokningstjänst</w:t>
            </w:r>
          </w:p>
        </w:tc>
        <w:tc>
          <w:tcPr>
            <w:tcW w:w="7767" w:type="dxa"/>
          </w:tcPr>
          <w:p w14:paraId="48AFBD8B" w14:textId="77777777" w:rsidR="00302F5C" w:rsidRDefault="00302F5C" w:rsidP="00667351">
            <w:r>
              <w:t>Digital tjänst som möjliggör tidbokning för invånare</w:t>
            </w:r>
          </w:p>
        </w:tc>
      </w:tr>
    </w:tbl>
    <w:p w14:paraId="62D1AA83" w14:textId="77777777" w:rsidR="00187FA2" w:rsidRPr="00B33E28" w:rsidRDefault="00187FA2" w:rsidP="00187FA2"/>
    <w:p w14:paraId="20875987" w14:textId="77777777" w:rsidR="00187FA2" w:rsidRDefault="00187FA2" w:rsidP="00187FA2">
      <w:pPr>
        <w:pStyle w:val="Rubrik4"/>
        <w:numPr>
          <w:ilvl w:val="0"/>
          <w:numId w:val="0"/>
        </w:numPr>
      </w:pPr>
    </w:p>
    <w:p w14:paraId="03826624" w14:textId="77777777" w:rsidR="00187FA2" w:rsidRDefault="00187FA2" w:rsidP="00187FA2">
      <w:pPr>
        <w:pStyle w:val="Rubrik4"/>
      </w:pPr>
      <w:proofErr w:type="spellStart"/>
      <w:r w:rsidRPr="00B33E28">
        <w:t>Arbetssteg</w:t>
      </w:r>
      <w:proofErr w:type="spellEnd"/>
    </w:p>
    <w:p w14:paraId="3C951B3D" w14:textId="77777777" w:rsidR="00187FA2" w:rsidRPr="00D53F47" w:rsidRDefault="00187FA2" w:rsidP="00187FA2">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187FA2" w:rsidRPr="00F515F3" w14:paraId="083C9DC2"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3F42DAC9" w14:textId="77777777" w:rsidR="00187FA2" w:rsidRPr="004C338F" w:rsidRDefault="00187FA2"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02D032E1" w14:textId="77777777" w:rsidR="00187FA2" w:rsidRPr="004C338F" w:rsidRDefault="00187FA2"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187FA2" w:rsidRPr="00F515F3" w14:paraId="5FB1F11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87CE1EA" w14:textId="77777777" w:rsidR="00187FA2" w:rsidRPr="00C840C6" w:rsidRDefault="00187FA2" w:rsidP="00667351">
            <w:pPr>
              <w:tabs>
                <w:tab w:val="left" w:pos="567"/>
              </w:tabs>
              <w:rPr>
                <w:b w:val="0"/>
                <w:bCs w:val="0"/>
              </w:rPr>
            </w:pPr>
            <w:r w:rsidRPr="00C840C6">
              <w:rPr>
                <w:b w:val="0"/>
                <w:bCs w:val="0"/>
              </w:rPr>
              <w:t>1</w:t>
            </w:r>
          </w:p>
        </w:tc>
        <w:tc>
          <w:tcPr>
            <w:tcW w:w="4604" w:type="pct"/>
          </w:tcPr>
          <w:p w14:paraId="09F38E97" w14:textId="0A3F1AE0" w:rsidR="00187FA2" w:rsidRPr="000656E2" w:rsidRDefault="00187FA2"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Invånare söker fram önskad </w:t>
            </w:r>
            <w:r w:rsidR="002128D5">
              <w:t>vårdcentral</w:t>
            </w:r>
            <w:r>
              <w:t xml:space="preserve"> för att boka tid</w:t>
            </w:r>
          </w:p>
        </w:tc>
      </w:tr>
      <w:tr w:rsidR="00187FA2" w:rsidRPr="00F515F3" w14:paraId="3E44018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87BB4D9" w14:textId="74F49C43" w:rsidR="00187FA2" w:rsidRPr="00C840C6" w:rsidRDefault="00187FA2" w:rsidP="00667351">
            <w:pPr>
              <w:tabs>
                <w:tab w:val="left" w:pos="567"/>
              </w:tabs>
              <w:rPr>
                <w:b w:val="0"/>
                <w:bCs w:val="0"/>
              </w:rPr>
            </w:pPr>
            <w:r w:rsidRPr="00C840C6">
              <w:rPr>
                <w:b w:val="0"/>
                <w:bCs w:val="0"/>
              </w:rPr>
              <w:t>2</w:t>
            </w:r>
          </w:p>
        </w:tc>
        <w:tc>
          <w:tcPr>
            <w:tcW w:w="4604" w:type="pct"/>
          </w:tcPr>
          <w:p w14:paraId="4CD5B9C1" w14:textId="4CF127AC" w:rsidR="00187FA2" w:rsidRPr="000656E2" w:rsidRDefault="00C840C6"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söker efter vårdutbud genom att exempelvis beskriva sina symptom. Detta kan exempelvis ske genom att invånare svarar på en rad frågor och att invånare därefter </w:t>
            </w:r>
            <w:proofErr w:type="spellStart"/>
            <w:r>
              <w:t>triageras</w:t>
            </w:r>
            <w:proofErr w:type="spellEnd"/>
            <w:r>
              <w:t xml:space="preserve"> baserat på de angivna svaren</w:t>
            </w:r>
          </w:p>
        </w:tc>
      </w:tr>
      <w:tr w:rsidR="00187FA2" w:rsidRPr="00F515F3" w14:paraId="12E7543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1FC28EE" w14:textId="41D2CC01" w:rsidR="00187FA2" w:rsidRPr="00C840C6" w:rsidRDefault="00C840C6" w:rsidP="00667351">
            <w:pPr>
              <w:tabs>
                <w:tab w:val="left" w:pos="567"/>
              </w:tabs>
              <w:rPr>
                <w:b w:val="0"/>
                <w:bCs w:val="0"/>
              </w:rPr>
            </w:pPr>
            <w:r>
              <w:rPr>
                <w:b w:val="0"/>
                <w:bCs w:val="0"/>
              </w:rPr>
              <w:t>3</w:t>
            </w:r>
          </w:p>
        </w:tc>
        <w:tc>
          <w:tcPr>
            <w:tcW w:w="4604" w:type="pct"/>
          </w:tcPr>
          <w:p w14:paraId="51BB20D4" w14:textId="450E0D35" w:rsidR="00187FA2" w:rsidRPr="003A092A" w:rsidRDefault="00C840C6" w:rsidP="00667351">
            <w:pPr>
              <w:tabs>
                <w:tab w:val="left" w:pos="567"/>
              </w:tabs>
              <w:cnfStyle w:val="000000000000" w:firstRow="0" w:lastRow="0" w:firstColumn="0" w:lastColumn="0" w:oddVBand="0" w:evenVBand="0" w:oddHBand="0" w:evenHBand="0" w:firstRowFirstColumn="0" w:firstRowLastColumn="0" w:lastRowFirstColumn="0" w:lastRowLastColumn="0"/>
            </w:pPr>
            <w:r>
              <w:t>Triageringstjänst dirigerar vidare invånare till tidbokningstjänst och skickar med den vårdtjänst som triageringen resulterat i. Vårdtjänst uttrycks som en SNOMED-CT kod.</w:t>
            </w:r>
          </w:p>
        </w:tc>
      </w:tr>
      <w:tr w:rsidR="00187FA2" w:rsidRPr="00F515F3" w14:paraId="1C42D7A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F96645F" w14:textId="5030D79C" w:rsidR="00187FA2" w:rsidRPr="00C840C6" w:rsidRDefault="00C840C6" w:rsidP="00667351">
            <w:pPr>
              <w:tabs>
                <w:tab w:val="left" w:pos="567"/>
              </w:tabs>
              <w:rPr>
                <w:b w:val="0"/>
                <w:bCs w:val="0"/>
              </w:rPr>
            </w:pPr>
            <w:r>
              <w:rPr>
                <w:b w:val="0"/>
                <w:bCs w:val="0"/>
              </w:rPr>
              <w:lastRenderedPageBreak/>
              <w:t>4</w:t>
            </w:r>
          </w:p>
        </w:tc>
        <w:tc>
          <w:tcPr>
            <w:tcW w:w="4604" w:type="pct"/>
          </w:tcPr>
          <w:p w14:paraId="579578A9" w14:textId="32A7928F" w:rsidR="00187FA2" w:rsidRDefault="00F8057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söker fram vilka vårdcentraler som erbjuder utvald vårdtjänst, via exempelvis via utbudstjänst </w:t>
            </w:r>
          </w:p>
        </w:tc>
      </w:tr>
      <w:tr w:rsidR="00F8057A" w:rsidRPr="00F515F3" w14:paraId="454514E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D0C67BB" w14:textId="7FF3E94E" w:rsidR="00F8057A" w:rsidRDefault="00F8057A" w:rsidP="00667351">
            <w:pPr>
              <w:tabs>
                <w:tab w:val="left" w:pos="567"/>
              </w:tabs>
              <w:rPr>
                <w:b w:val="0"/>
                <w:bCs w:val="0"/>
              </w:rPr>
            </w:pPr>
            <w:r>
              <w:rPr>
                <w:b w:val="0"/>
                <w:bCs w:val="0"/>
              </w:rPr>
              <w:t>5 &amp; 7</w:t>
            </w:r>
          </w:p>
        </w:tc>
        <w:tc>
          <w:tcPr>
            <w:tcW w:w="4604" w:type="pct"/>
          </w:tcPr>
          <w:p w14:paraId="2FF42BE7" w14:textId="536047CE" w:rsidR="00F8057A" w:rsidRDefault="00F8057A" w:rsidP="00667351">
            <w:pPr>
              <w:tabs>
                <w:tab w:val="left" w:pos="567"/>
              </w:tabs>
              <w:cnfStyle w:val="000000000000" w:firstRow="0" w:lastRow="0" w:firstColumn="0" w:lastColumn="0" w:oddVBand="0" w:evenVBand="0" w:oddHBand="0" w:evenHBand="0" w:firstRowFirstColumn="0" w:firstRowLastColumn="0" w:lastRowFirstColumn="0" w:lastRowLastColumn="0"/>
            </w:pPr>
            <w:r>
              <w:t>Tidbokningstjänst söker efter lediga datum hos de vårdcentraler som erbjuder vårdtjänsten.</w:t>
            </w:r>
          </w:p>
        </w:tc>
      </w:tr>
      <w:tr w:rsidR="00F8057A" w:rsidRPr="00F515F3" w14:paraId="62E7F5F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1C06852" w14:textId="03883BAA" w:rsidR="00F8057A" w:rsidRDefault="00F8057A" w:rsidP="00667351">
            <w:pPr>
              <w:tabs>
                <w:tab w:val="left" w:pos="567"/>
              </w:tabs>
              <w:rPr>
                <w:b w:val="0"/>
                <w:bCs w:val="0"/>
              </w:rPr>
            </w:pPr>
            <w:r>
              <w:rPr>
                <w:b w:val="0"/>
                <w:bCs w:val="0"/>
              </w:rPr>
              <w:t>6 &amp; 8</w:t>
            </w:r>
          </w:p>
        </w:tc>
        <w:tc>
          <w:tcPr>
            <w:tcW w:w="4604" w:type="pct"/>
          </w:tcPr>
          <w:p w14:paraId="3D6EE8DB" w14:textId="7F5F9B7E" w:rsidR="00F8057A" w:rsidRDefault="00F8057A"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lediga tider för det första datum som varje vårdcentral har lediga tider </w:t>
            </w:r>
          </w:p>
        </w:tc>
      </w:tr>
      <w:tr w:rsidR="00F8057A" w:rsidRPr="00F515F3" w14:paraId="5011539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7D31D54" w14:textId="533ADFB3" w:rsidR="00F8057A" w:rsidRDefault="00F8057A" w:rsidP="00667351">
            <w:pPr>
              <w:tabs>
                <w:tab w:val="left" w:pos="567"/>
              </w:tabs>
              <w:rPr>
                <w:b w:val="0"/>
                <w:bCs w:val="0"/>
              </w:rPr>
            </w:pPr>
            <w:r>
              <w:rPr>
                <w:b w:val="0"/>
                <w:bCs w:val="0"/>
              </w:rPr>
              <w:t>9</w:t>
            </w:r>
          </w:p>
        </w:tc>
        <w:tc>
          <w:tcPr>
            <w:tcW w:w="4604" w:type="pct"/>
          </w:tcPr>
          <w:p w14:paraId="7919063D" w14:textId="348DBB78" w:rsidR="00F8057A" w:rsidRDefault="00F8057A" w:rsidP="00667351">
            <w:pPr>
              <w:tabs>
                <w:tab w:val="left" w:pos="567"/>
              </w:tabs>
              <w:cnfStyle w:val="000000000000" w:firstRow="0" w:lastRow="0" w:firstColumn="0" w:lastColumn="0" w:oddVBand="0" w:evenVBand="0" w:oddHBand="0" w:evenHBand="0" w:firstRowFirstColumn="0" w:firstRowLastColumn="0" w:lastRowFirstColumn="0" w:lastRowLastColumn="0"/>
            </w:pPr>
            <w:r>
              <w:t>Tidbokningstjänst presenterar en lista med första lediga tid per vårdcentral</w:t>
            </w:r>
          </w:p>
        </w:tc>
      </w:tr>
      <w:tr w:rsidR="00F8057A" w:rsidRPr="00F515F3" w14:paraId="06F049F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6503091" w14:textId="2E8F4CF9" w:rsidR="00F8057A" w:rsidRDefault="00F8057A" w:rsidP="00667351">
            <w:pPr>
              <w:tabs>
                <w:tab w:val="left" w:pos="567"/>
              </w:tabs>
              <w:rPr>
                <w:b w:val="0"/>
                <w:bCs w:val="0"/>
              </w:rPr>
            </w:pPr>
            <w:r>
              <w:rPr>
                <w:b w:val="0"/>
                <w:bCs w:val="0"/>
              </w:rPr>
              <w:t xml:space="preserve">10 </w:t>
            </w:r>
          </w:p>
        </w:tc>
        <w:tc>
          <w:tcPr>
            <w:tcW w:w="4604" w:type="pct"/>
          </w:tcPr>
          <w:p w14:paraId="7D642BC6" w14:textId="0EF0256B" w:rsidR="00F8057A" w:rsidRPr="00F8057A" w:rsidRDefault="00F8057A" w:rsidP="00667351">
            <w:pPr>
              <w:tabs>
                <w:tab w:val="left" w:pos="567"/>
              </w:tabs>
              <w:cnfStyle w:val="000000000000" w:firstRow="0" w:lastRow="0" w:firstColumn="0" w:lastColumn="0" w:oddVBand="0" w:evenVBand="0" w:oddHBand="0" w:evenHBand="0" w:firstRowFirstColumn="0" w:firstRowLastColumn="0" w:lastRowFirstColumn="0" w:lastRowLastColumn="0"/>
            </w:pPr>
            <w:r w:rsidRPr="00F8057A">
              <w:t>Invånaren väljer</w:t>
            </w:r>
            <w:r w:rsidR="005B67FF">
              <w:t xml:space="preserve"> en vårdcentral för att fortsätta bokningen. Se flöde 1 för vidare beskrivning om </w:t>
            </w:r>
            <w:proofErr w:type="spellStart"/>
            <w:r w:rsidR="005B67FF">
              <w:t>nybokning</w:t>
            </w:r>
            <w:proofErr w:type="spellEnd"/>
            <w:r w:rsidR="005B67FF">
              <w:t xml:space="preserve"> på </w:t>
            </w:r>
            <w:proofErr w:type="spellStart"/>
            <w:r w:rsidR="005B67FF">
              <w:t>vårdcental</w:t>
            </w:r>
            <w:proofErr w:type="spellEnd"/>
          </w:p>
        </w:tc>
      </w:tr>
    </w:tbl>
    <w:p w14:paraId="4B5880A7" w14:textId="77777777" w:rsidR="00187FA2" w:rsidRDefault="00187FA2" w:rsidP="00187FA2">
      <w:pPr>
        <w:pStyle w:val="Rubrik3"/>
        <w:numPr>
          <w:ilvl w:val="0"/>
          <w:numId w:val="0"/>
        </w:numPr>
        <w:ind w:left="720"/>
      </w:pPr>
    </w:p>
    <w:p w14:paraId="1D4C7617" w14:textId="77777777" w:rsidR="00187FA2" w:rsidRDefault="00187FA2" w:rsidP="00187FA2"/>
    <w:p w14:paraId="58E8113E" w14:textId="0602AF2D" w:rsidR="00187FA2" w:rsidRDefault="00187FA2" w:rsidP="004C338F"/>
    <w:p w14:paraId="563FB5DC" w14:textId="77777777" w:rsidR="00DF72CC" w:rsidRPr="004C338F" w:rsidRDefault="00DF72CC" w:rsidP="004C338F"/>
    <w:p w14:paraId="34AA4943" w14:textId="6E555102" w:rsidR="0039481C" w:rsidRDefault="00F74A33" w:rsidP="00D718FB">
      <w:pPr>
        <w:pStyle w:val="Rubrik3"/>
      </w:pPr>
      <w:bookmarkStart w:id="46" w:name="_Toc149769262"/>
      <w:r>
        <w:t xml:space="preserve">Flöde </w:t>
      </w:r>
      <w:r w:rsidR="00B1373E">
        <w:t>8</w:t>
      </w:r>
      <w:r>
        <w:t xml:space="preserve"> </w:t>
      </w:r>
      <w:r w:rsidR="00B1373E">
        <w:t>–</w:t>
      </w:r>
      <w:r>
        <w:t xml:space="preserve"> </w:t>
      </w:r>
      <w:r w:rsidR="00B1373E">
        <w:t>Omboka tid</w:t>
      </w:r>
      <w:bookmarkEnd w:id="46"/>
    </w:p>
    <w:p w14:paraId="5F4511CB" w14:textId="62A625C9" w:rsidR="00B1373E" w:rsidRDefault="00B1373E" w:rsidP="00B1373E">
      <w:pPr>
        <w:rPr>
          <w:lang w:eastAsia="sv-SE"/>
        </w:rPr>
      </w:pPr>
      <w:r>
        <w:rPr>
          <w:lang w:eastAsia="sv-SE"/>
        </w:rPr>
        <w:t xml:space="preserve">Flödet beskriver interaktionerna mellan e-tjänst för tidbokning (tjänstekonsument) och en verksamhets tidbokningssystem (tjänsteproducent). Flödet utgår från att </w:t>
      </w:r>
      <w:r w:rsidR="002128D5">
        <w:rPr>
          <w:lang w:eastAsia="sv-SE"/>
        </w:rPr>
        <w:t>vårdcentral</w:t>
      </w:r>
      <w:r>
        <w:rPr>
          <w:lang w:eastAsia="sv-SE"/>
        </w:rPr>
        <w:t xml:space="preserve">en </w:t>
      </w:r>
      <w:r w:rsidR="00772680">
        <w:rPr>
          <w:lang w:eastAsia="sv-SE"/>
        </w:rPr>
        <w:t xml:space="preserve">erbjuder en e-tjänst till patienten som ger patienten möjlighet att </w:t>
      </w:r>
      <w:r w:rsidR="00CE5E7E">
        <w:rPr>
          <w:lang w:eastAsia="sv-SE"/>
        </w:rPr>
        <w:t>omboka</w:t>
      </w:r>
      <w:r w:rsidR="00772680">
        <w:rPr>
          <w:lang w:eastAsia="sv-SE"/>
        </w:rPr>
        <w:t xml:space="preserve"> en befintlig bokning.</w:t>
      </w:r>
    </w:p>
    <w:p w14:paraId="77C87401" w14:textId="77777777" w:rsidR="00B1373E" w:rsidRPr="00B623D5" w:rsidRDefault="00B1373E" w:rsidP="00B1373E">
      <w:pPr>
        <w:pStyle w:val="Brdtext"/>
        <w:rPr>
          <w:lang w:eastAsia="sv-SE"/>
        </w:rPr>
      </w:pPr>
    </w:p>
    <w:tbl>
      <w:tblPr>
        <w:tblStyle w:val="Listtabell3dekorfrg5"/>
        <w:tblW w:w="0" w:type="auto"/>
        <w:tblLook w:val="04A0" w:firstRow="1" w:lastRow="0" w:firstColumn="1" w:lastColumn="0" w:noHBand="0" w:noVBand="1"/>
      </w:tblPr>
      <w:tblGrid>
        <w:gridCol w:w="8494"/>
      </w:tblGrid>
      <w:tr w:rsidR="00B1373E" w14:paraId="79F31EA4"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601753B5" w14:textId="77777777" w:rsidR="00B1373E" w:rsidRPr="00460033" w:rsidRDefault="00B1373E" w:rsidP="00667351">
            <w:pPr>
              <w:rPr>
                <w:rFonts w:ascii="Arial" w:hAnsi="Arial" w:cs="Arial"/>
                <w:lang w:eastAsia="sv-SE"/>
              </w:rPr>
            </w:pPr>
            <w:r w:rsidRPr="00460033">
              <w:rPr>
                <w:rFonts w:ascii="Arial" w:hAnsi="Arial" w:cs="Arial"/>
                <w:lang w:eastAsia="sv-SE"/>
              </w:rPr>
              <w:t>Förutsättningar</w:t>
            </w:r>
          </w:p>
        </w:tc>
      </w:tr>
      <w:tr w:rsidR="00B1373E" w14:paraId="749C1311"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EEB7C40" w14:textId="4F9CE9FC" w:rsidR="00B1373E" w:rsidRPr="00CE5E7E"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B1373E">
              <w:rPr>
                <w:rFonts w:ascii="Arial" w:hAnsi="Arial"/>
                <w:b w:val="0"/>
                <w:bCs w:val="0"/>
                <w:lang w:eastAsia="sv-SE"/>
              </w:rPr>
              <w:t xml:space="preserve">en erbjuder invånare möjlighet att </w:t>
            </w:r>
            <w:r w:rsidR="00CE5E7E">
              <w:rPr>
                <w:rFonts w:ascii="Arial" w:hAnsi="Arial"/>
                <w:b w:val="0"/>
                <w:bCs w:val="0"/>
                <w:lang w:eastAsia="sv-SE"/>
              </w:rPr>
              <w:t>omboka</w:t>
            </w:r>
            <w:r>
              <w:rPr>
                <w:rFonts w:ascii="Arial" w:hAnsi="Arial"/>
                <w:b w:val="0"/>
                <w:bCs w:val="0"/>
                <w:lang w:eastAsia="sv-SE"/>
              </w:rPr>
              <w:t xml:space="preserve"> en bokad tid</w:t>
            </w:r>
          </w:p>
          <w:p w14:paraId="51C93EB7" w14:textId="6968C37B" w:rsidR="00CE5E7E" w:rsidRPr="00CE5E7E" w:rsidRDefault="00CE5E7E">
            <w:pPr>
              <w:pStyle w:val="Liststycke"/>
              <w:numPr>
                <w:ilvl w:val="0"/>
                <w:numId w:val="9"/>
              </w:numPr>
              <w:rPr>
                <w:rFonts w:ascii="Arial" w:hAnsi="Arial"/>
                <w:b w:val="0"/>
                <w:bCs w:val="0"/>
                <w:lang w:eastAsia="sv-SE"/>
              </w:rPr>
            </w:pPr>
            <w:r>
              <w:rPr>
                <w:rFonts w:ascii="Arial" w:hAnsi="Arial"/>
                <w:b w:val="0"/>
                <w:bCs w:val="0"/>
                <w:lang w:eastAsia="sv-SE"/>
              </w:rPr>
              <w:t>Patienten har en bokning på vårdcentralen</w:t>
            </w:r>
          </w:p>
          <w:p w14:paraId="732027E9" w14:textId="3720A9DD" w:rsidR="00CE5E7E" w:rsidRPr="00460033" w:rsidRDefault="00CE5E7E">
            <w:pPr>
              <w:pStyle w:val="Liststycke"/>
              <w:numPr>
                <w:ilvl w:val="0"/>
                <w:numId w:val="9"/>
              </w:numPr>
              <w:rPr>
                <w:rFonts w:ascii="Arial" w:hAnsi="Arial"/>
                <w:b w:val="0"/>
                <w:bCs w:val="0"/>
                <w:lang w:eastAsia="sv-SE"/>
              </w:rPr>
            </w:pPr>
            <w:r>
              <w:rPr>
                <w:rFonts w:ascii="Arial" w:hAnsi="Arial"/>
                <w:b w:val="0"/>
                <w:bCs w:val="0"/>
                <w:lang w:eastAsia="sv-SE"/>
              </w:rPr>
              <w:t xml:space="preserve">Vårdcentralen tillåter att bokningen får ombokas av patienten </w:t>
            </w:r>
          </w:p>
          <w:p w14:paraId="319692E3" w14:textId="77777777" w:rsidR="00B1373E" w:rsidRDefault="00B1373E" w:rsidP="00772680">
            <w:pPr>
              <w:rPr>
                <w:rFonts w:ascii="Arial" w:hAnsi="Arial"/>
                <w:b w:val="0"/>
                <w:bCs w:val="0"/>
                <w:lang w:eastAsia="sv-SE"/>
              </w:rPr>
            </w:pPr>
          </w:p>
          <w:p w14:paraId="50EB795F" w14:textId="5554CF03" w:rsidR="00CE5E7E" w:rsidRPr="00772680" w:rsidRDefault="00CE5E7E" w:rsidP="00772680">
            <w:pPr>
              <w:rPr>
                <w:rFonts w:ascii="Arial" w:hAnsi="Arial"/>
                <w:lang w:eastAsia="sv-SE"/>
              </w:rPr>
            </w:pPr>
          </w:p>
        </w:tc>
      </w:tr>
    </w:tbl>
    <w:p w14:paraId="2294600C" w14:textId="51737E4C" w:rsidR="00B1373E" w:rsidRDefault="00B1373E" w:rsidP="00B1373E">
      <w:pPr>
        <w:rPr>
          <w:lang w:eastAsia="sv-SE"/>
        </w:rPr>
      </w:pPr>
    </w:p>
    <w:p w14:paraId="48D3003D" w14:textId="77777777" w:rsidR="009A6F45" w:rsidRDefault="009A6F45" w:rsidP="009A6F45">
      <w:pPr>
        <w:pStyle w:val="Rubrik4"/>
      </w:pPr>
      <w:r>
        <w:t>Sekvensdiagram</w:t>
      </w:r>
    </w:p>
    <w:p w14:paraId="61BCFA8D" w14:textId="77777777" w:rsidR="009A6F45" w:rsidRDefault="009A6F45" w:rsidP="009A6F45">
      <w:r>
        <w:t>Nedanstående diagram beskriver vilka tjänstekontrakt som används i det ovan beskrivna flödet.</w:t>
      </w:r>
    </w:p>
    <w:p w14:paraId="56C1186D" w14:textId="77777777" w:rsidR="009A6F45" w:rsidRDefault="009A6F45" w:rsidP="00B1373E">
      <w:pPr>
        <w:rPr>
          <w:lang w:eastAsia="sv-SE"/>
        </w:rPr>
      </w:pPr>
    </w:p>
    <w:p w14:paraId="719A8F2C" w14:textId="77777777" w:rsidR="009A6F45" w:rsidRDefault="009A6F45" w:rsidP="00B1373E">
      <w:pPr>
        <w:rPr>
          <w:lang w:eastAsia="sv-SE"/>
        </w:rPr>
      </w:pPr>
    </w:p>
    <w:p w14:paraId="3135835A" w14:textId="3DBC317D" w:rsidR="00B1373E" w:rsidRDefault="002D3943" w:rsidP="00B1373E">
      <w:pPr>
        <w:rPr>
          <w:lang w:eastAsia="sv-SE"/>
        </w:rPr>
      </w:pPr>
      <w:r>
        <w:rPr>
          <w:noProof/>
        </w:rPr>
        <w:lastRenderedPageBreak/>
        <w:drawing>
          <wp:inline distT="0" distB="0" distL="0" distR="0" wp14:anchorId="51058CD7" wp14:editId="74724ACE">
            <wp:extent cx="6645910" cy="5289550"/>
            <wp:effectExtent l="0" t="0" r="2540" b="6350"/>
            <wp:docPr id="55" name="Bildobjekt 55"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objekt 55" descr="En bild som visar bord&#10;&#10;Automatiskt genererad beskriv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5289550"/>
                    </a:xfrm>
                    <a:prstGeom prst="rect">
                      <a:avLst/>
                    </a:prstGeom>
                    <a:noFill/>
                    <a:ln>
                      <a:noFill/>
                    </a:ln>
                  </pic:spPr>
                </pic:pic>
              </a:graphicData>
            </a:graphic>
          </wp:inline>
        </w:drawing>
      </w:r>
    </w:p>
    <w:p w14:paraId="6CFCE91C" w14:textId="77777777" w:rsidR="00B1373E" w:rsidRDefault="00B1373E" w:rsidP="00B1373E">
      <w:pPr>
        <w:rPr>
          <w:lang w:eastAsia="sv-SE"/>
        </w:rPr>
      </w:pPr>
    </w:p>
    <w:p w14:paraId="3D87DA12" w14:textId="77777777" w:rsidR="00B1373E" w:rsidRDefault="00B1373E" w:rsidP="00B1373E">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0E16EFB2" w14:textId="77777777" w:rsidTr="00667351">
        <w:tc>
          <w:tcPr>
            <w:tcW w:w="2689" w:type="dxa"/>
            <w:shd w:val="clear" w:color="auto" w:fill="4BACC6"/>
          </w:tcPr>
          <w:p w14:paraId="4A88C616"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7C240D16"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06577B63" w14:textId="77777777" w:rsidTr="00667351">
        <w:tc>
          <w:tcPr>
            <w:tcW w:w="2689" w:type="dxa"/>
          </w:tcPr>
          <w:p w14:paraId="20F625F4" w14:textId="77777777" w:rsidR="00302F5C" w:rsidRDefault="00302F5C" w:rsidP="00667351">
            <w:r>
              <w:t>Invånare</w:t>
            </w:r>
          </w:p>
        </w:tc>
        <w:tc>
          <w:tcPr>
            <w:tcW w:w="7767" w:type="dxa"/>
          </w:tcPr>
          <w:p w14:paraId="1E1AD484" w14:textId="77777777" w:rsidR="00302F5C" w:rsidRDefault="00302F5C" w:rsidP="00667351">
            <w:r>
              <w:t>Person i behov av att en boka tid.</w:t>
            </w:r>
          </w:p>
        </w:tc>
      </w:tr>
      <w:tr w:rsidR="00302F5C" w14:paraId="4F01BDCC" w14:textId="77777777" w:rsidTr="00667351">
        <w:tc>
          <w:tcPr>
            <w:tcW w:w="2689" w:type="dxa"/>
          </w:tcPr>
          <w:p w14:paraId="6525379D" w14:textId="77777777" w:rsidR="00302F5C" w:rsidRDefault="00302F5C" w:rsidP="00667351">
            <w:r>
              <w:t>Tidbokningssystem</w:t>
            </w:r>
          </w:p>
        </w:tc>
        <w:tc>
          <w:tcPr>
            <w:tcW w:w="7767" w:type="dxa"/>
          </w:tcPr>
          <w:p w14:paraId="5FD37A25" w14:textId="77777777" w:rsidR="00302F5C" w:rsidRDefault="00302F5C" w:rsidP="00667351">
            <w:r>
              <w:t>Regionens verksamhetssystem som administrerar tidbokning, resursplanering av personal och resurser mm</w:t>
            </w:r>
          </w:p>
        </w:tc>
      </w:tr>
      <w:tr w:rsidR="00302F5C" w14:paraId="47AD51A6" w14:textId="77777777" w:rsidTr="00667351">
        <w:tc>
          <w:tcPr>
            <w:tcW w:w="2689" w:type="dxa"/>
          </w:tcPr>
          <w:p w14:paraId="10DB2B94" w14:textId="77777777" w:rsidR="00302F5C" w:rsidRDefault="00302F5C" w:rsidP="00667351">
            <w:r>
              <w:t>E-tjänst/tidbokningstjänst</w:t>
            </w:r>
          </w:p>
        </w:tc>
        <w:tc>
          <w:tcPr>
            <w:tcW w:w="7767" w:type="dxa"/>
          </w:tcPr>
          <w:p w14:paraId="432398E5" w14:textId="77777777" w:rsidR="00302F5C" w:rsidRDefault="00302F5C" w:rsidP="00667351">
            <w:r>
              <w:t>Digital tjänst som möjliggör tidbokning för invånare</w:t>
            </w:r>
          </w:p>
        </w:tc>
      </w:tr>
    </w:tbl>
    <w:p w14:paraId="2945861A" w14:textId="77777777" w:rsidR="00B1373E" w:rsidRPr="00B33E28" w:rsidRDefault="00B1373E" w:rsidP="00B1373E"/>
    <w:p w14:paraId="6B3663B1" w14:textId="77777777" w:rsidR="00B1373E" w:rsidRDefault="00B1373E" w:rsidP="00B1373E">
      <w:pPr>
        <w:pStyle w:val="Rubrik4"/>
        <w:numPr>
          <w:ilvl w:val="0"/>
          <w:numId w:val="0"/>
        </w:numPr>
      </w:pPr>
    </w:p>
    <w:p w14:paraId="209B6BBF" w14:textId="77777777" w:rsidR="00B1373E" w:rsidRDefault="00B1373E" w:rsidP="00B1373E">
      <w:pPr>
        <w:pStyle w:val="Rubrik4"/>
      </w:pPr>
      <w:proofErr w:type="spellStart"/>
      <w:r w:rsidRPr="00B33E28">
        <w:t>Arbetssteg</w:t>
      </w:r>
      <w:proofErr w:type="spellEnd"/>
    </w:p>
    <w:p w14:paraId="05814E57" w14:textId="77777777" w:rsidR="00B1373E" w:rsidRPr="00D53F47" w:rsidRDefault="00B1373E" w:rsidP="00B1373E">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B1373E" w:rsidRPr="00F515F3" w14:paraId="3B15E9F8"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4CA70BD0" w14:textId="77777777" w:rsidR="00B1373E" w:rsidRPr="004C338F" w:rsidRDefault="00B1373E"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3F7D0AD9" w14:textId="77777777" w:rsidR="00B1373E" w:rsidRPr="004C338F" w:rsidRDefault="00B1373E"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B1373E" w:rsidRPr="00F515F3" w14:paraId="6492B18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2BD9F57" w14:textId="77777777" w:rsidR="00B1373E" w:rsidRPr="005B67FF" w:rsidRDefault="00B1373E" w:rsidP="00667351">
            <w:pPr>
              <w:tabs>
                <w:tab w:val="left" w:pos="567"/>
              </w:tabs>
              <w:rPr>
                <w:b w:val="0"/>
                <w:bCs w:val="0"/>
              </w:rPr>
            </w:pPr>
            <w:r w:rsidRPr="005B67FF">
              <w:rPr>
                <w:b w:val="0"/>
                <w:bCs w:val="0"/>
              </w:rPr>
              <w:t>1</w:t>
            </w:r>
          </w:p>
        </w:tc>
        <w:tc>
          <w:tcPr>
            <w:tcW w:w="4604" w:type="pct"/>
          </w:tcPr>
          <w:p w14:paraId="4F96BB0D" w14:textId="161E2EE9" w:rsidR="00B1373E" w:rsidRPr="000656E2" w:rsidRDefault="00B1373E" w:rsidP="00667351">
            <w:pPr>
              <w:cnfStyle w:val="000000000000" w:firstRow="0" w:lastRow="0" w:firstColumn="0" w:lastColumn="0" w:oddVBand="0" w:evenVBand="0" w:oddHBand="0" w:evenHBand="0" w:firstRowFirstColumn="0" w:firstRowLastColumn="0" w:lastRowFirstColumn="0" w:lastRowLastColumn="0"/>
            </w:pPr>
            <w:r>
              <w:t xml:space="preserve">Invånare loggar in i e-tjänst via stark autentisering, exempelvis via mobilt </w:t>
            </w:r>
            <w:proofErr w:type="spellStart"/>
            <w:r>
              <w:t>bankId</w:t>
            </w:r>
            <w:proofErr w:type="spellEnd"/>
            <w:r>
              <w:t xml:space="preserve"> i 1177 Vårdguidens e-tjänster. Invånare söker fram önskad </w:t>
            </w:r>
            <w:r w:rsidR="002128D5">
              <w:t>vårdcentral</w:t>
            </w:r>
            <w:r>
              <w:t xml:space="preserve"> för att boka tid</w:t>
            </w:r>
          </w:p>
        </w:tc>
      </w:tr>
      <w:tr w:rsidR="00B1373E" w:rsidRPr="00F515F3" w14:paraId="0D516A3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AB12650" w14:textId="5A75B3D0" w:rsidR="00B1373E" w:rsidRPr="005B67FF" w:rsidRDefault="00B1373E" w:rsidP="00667351">
            <w:pPr>
              <w:tabs>
                <w:tab w:val="left" w:pos="567"/>
              </w:tabs>
              <w:rPr>
                <w:b w:val="0"/>
                <w:bCs w:val="0"/>
              </w:rPr>
            </w:pPr>
            <w:r w:rsidRPr="005B67FF">
              <w:rPr>
                <w:b w:val="0"/>
                <w:bCs w:val="0"/>
              </w:rPr>
              <w:t>2</w:t>
            </w:r>
          </w:p>
        </w:tc>
        <w:tc>
          <w:tcPr>
            <w:tcW w:w="4604" w:type="pct"/>
          </w:tcPr>
          <w:p w14:paraId="2917B397" w14:textId="419D2595" w:rsidR="00B1373E" w:rsidRPr="000656E2" w:rsidRDefault="005B67FF" w:rsidP="00667351">
            <w:pPr>
              <w:tabs>
                <w:tab w:val="left" w:pos="567"/>
              </w:tabs>
              <w:cnfStyle w:val="000000000000" w:firstRow="0" w:lastRow="0" w:firstColumn="0" w:lastColumn="0" w:oddVBand="0" w:evenVBand="0" w:oddHBand="0" w:evenHBand="0" w:firstRowFirstColumn="0" w:firstRowLastColumn="0" w:lastRowFirstColumn="0" w:lastRowLastColumn="0"/>
            </w:pPr>
            <w:r>
              <w:t>Patient söker efter sin vårdcentral för att se vilka bokade tider patient har</w:t>
            </w:r>
          </w:p>
        </w:tc>
      </w:tr>
      <w:tr w:rsidR="00B1373E" w:rsidRPr="00F515F3" w14:paraId="7B7FC49C"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765A3D2" w14:textId="5157D8EA" w:rsidR="00B1373E" w:rsidRPr="005B67FF" w:rsidRDefault="005B67FF" w:rsidP="00667351">
            <w:pPr>
              <w:tabs>
                <w:tab w:val="left" w:pos="567"/>
              </w:tabs>
              <w:rPr>
                <w:b w:val="0"/>
                <w:bCs w:val="0"/>
              </w:rPr>
            </w:pPr>
            <w:r>
              <w:rPr>
                <w:b w:val="0"/>
                <w:bCs w:val="0"/>
              </w:rPr>
              <w:t>3</w:t>
            </w:r>
          </w:p>
        </w:tc>
        <w:tc>
          <w:tcPr>
            <w:tcW w:w="4604" w:type="pct"/>
          </w:tcPr>
          <w:p w14:paraId="614A53DA" w14:textId="3323B566" w:rsidR="00B1373E" w:rsidRPr="003A092A" w:rsidRDefault="005B67FF" w:rsidP="00667351">
            <w:pPr>
              <w:tabs>
                <w:tab w:val="left" w:pos="567"/>
              </w:tabs>
              <w:cnfStyle w:val="000000000000" w:firstRow="0" w:lastRow="0" w:firstColumn="0" w:lastColumn="0" w:oddVBand="0" w:evenVBand="0" w:oddHBand="0" w:evenHBand="0" w:firstRowFirstColumn="0" w:firstRowLastColumn="0" w:lastRowFirstColumn="0" w:lastRowLastColumn="0"/>
            </w:pPr>
            <w:r>
              <w:t>Patienten dirigeras till vårdcentralens tidbokningstjänst för att hämta bokade tider</w:t>
            </w:r>
          </w:p>
        </w:tc>
      </w:tr>
      <w:tr w:rsidR="00B1373E" w:rsidRPr="00F515F3" w14:paraId="6F4A221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FA67C85" w14:textId="30C4525D" w:rsidR="00B1373E" w:rsidRPr="005B67FF" w:rsidRDefault="005B67FF" w:rsidP="00667351">
            <w:pPr>
              <w:tabs>
                <w:tab w:val="left" w:pos="567"/>
              </w:tabs>
              <w:rPr>
                <w:b w:val="0"/>
                <w:bCs w:val="0"/>
              </w:rPr>
            </w:pPr>
            <w:r>
              <w:rPr>
                <w:b w:val="0"/>
                <w:bCs w:val="0"/>
              </w:rPr>
              <w:t>4</w:t>
            </w:r>
          </w:p>
        </w:tc>
        <w:tc>
          <w:tcPr>
            <w:tcW w:w="4604" w:type="pct"/>
          </w:tcPr>
          <w:p w14:paraId="6103F13A" w14:textId="39B7530D" w:rsidR="00B1373E" w:rsidRDefault="005B67FF" w:rsidP="00667351">
            <w:pPr>
              <w:tabs>
                <w:tab w:val="left" w:pos="567"/>
              </w:tabs>
              <w:cnfStyle w:val="000000000000" w:firstRow="0" w:lastRow="0" w:firstColumn="0" w:lastColumn="0" w:oddVBand="0" w:evenVBand="0" w:oddHBand="0" w:evenHBand="0" w:firstRowFirstColumn="0" w:firstRowLastColumn="0" w:lastRowFirstColumn="0" w:lastRowLastColumn="0"/>
            </w:pPr>
            <w:r>
              <w:t>Tidbokningstjänst anropar vårdcentralen (via</w:t>
            </w:r>
            <w:r w:rsidR="007371EB">
              <w:t xml:space="preserve"> tjänstekontraktet</w:t>
            </w:r>
            <w:r>
              <w:t xml:space="preserve"> </w:t>
            </w:r>
            <w:proofErr w:type="spellStart"/>
            <w:r w:rsidRPr="007371EB">
              <w:rPr>
                <w:i/>
                <w:iCs/>
              </w:rPr>
              <w:t>GetAppointments</w:t>
            </w:r>
            <w:proofErr w:type="spellEnd"/>
            <w:r>
              <w:t xml:space="preserve">) </w:t>
            </w:r>
            <w:r w:rsidR="008E6F83">
              <w:t xml:space="preserve">för att hämta bokningar på vårdcentralen. En lista med unika </w:t>
            </w:r>
            <w:proofErr w:type="spellStart"/>
            <w:r w:rsidR="008E6F83">
              <w:t>bokningsId:n</w:t>
            </w:r>
            <w:proofErr w:type="spellEnd"/>
            <w:r w:rsidR="008E6F83">
              <w:t xml:space="preserve"> returneras</w:t>
            </w:r>
          </w:p>
        </w:tc>
      </w:tr>
      <w:tr w:rsidR="008E6F83" w:rsidRPr="00F515F3" w14:paraId="5CDE50A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195F5C3" w14:textId="1132EBC0" w:rsidR="008E6F83" w:rsidRDefault="008E6F83" w:rsidP="00667351">
            <w:pPr>
              <w:tabs>
                <w:tab w:val="left" w:pos="567"/>
              </w:tabs>
              <w:rPr>
                <w:b w:val="0"/>
                <w:bCs w:val="0"/>
              </w:rPr>
            </w:pPr>
            <w:r>
              <w:rPr>
                <w:b w:val="0"/>
                <w:bCs w:val="0"/>
              </w:rPr>
              <w:t>5</w:t>
            </w:r>
          </w:p>
        </w:tc>
        <w:tc>
          <w:tcPr>
            <w:tcW w:w="4604" w:type="pct"/>
          </w:tcPr>
          <w:p w14:paraId="510235FF" w14:textId="72354F4F" w:rsidR="008E6F83" w:rsidRDefault="008E6F8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detaljer om varje bokning (baserat på tidigare returnerat </w:t>
            </w:r>
            <w:proofErr w:type="spellStart"/>
            <w:r>
              <w:t>bokningsId</w:t>
            </w:r>
            <w:proofErr w:type="spellEnd"/>
            <w:r>
              <w:t>)</w:t>
            </w:r>
          </w:p>
        </w:tc>
      </w:tr>
      <w:tr w:rsidR="008E6F83" w:rsidRPr="00F515F3" w14:paraId="1172B0C1"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7C8E86A" w14:textId="02306F75" w:rsidR="008E6F83" w:rsidRDefault="008E6F83" w:rsidP="00667351">
            <w:pPr>
              <w:tabs>
                <w:tab w:val="left" w:pos="567"/>
              </w:tabs>
              <w:rPr>
                <w:b w:val="0"/>
                <w:bCs w:val="0"/>
              </w:rPr>
            </w:pPr>
            <w:r>
              <w:rPr>
                <w:b w:val="0"/>
                <w:bCs w:val="0"/>
              </w:rPr>
              <w:t>6</w:t>
            </w:r>
          </w:p>
        </w:tc>
        <w:tc>
          <w:tcPr>
            <w:tcW w:w="4604" w:type="pct"/>
          </w:tcPr>
          <w:p w14:paraId="51890ADD" w14:textId="04ED8532" w:rsidR="008E6F83" w:rsidRDefault="008E6F83" w:rsidP="00667351">
            <w:pPr>
              <w:tabs>
                <w:tab w:val="left" w:pos="567"/>
              </w:tabs>
              <w:cnfStyle w:val="000000000000" w:firstRow="0" w:lastRow="0" w:firstColumn="0" w:lastColumn="0" w:oddVBand="0" w:evenVBand="0" w:oddHBand="0" w:evenHBand="0" w:firstRowFirstColumn="0" w:firstRowLastColumn="0" w:lastRowFirstColumn="0" w:lastRowLastColumn="0"/>
            </w:pPr>
            <w:r>
              <w:t>Tidbokningstjänst sammanställer en lista med bokningar</w:t>
            </w:r>
          </w:p>
        </w:tc>
      </w:tr>
      <w:tr w:rsidR="008E6F83" w:rsidRPr="00F515F3" w14:paraId="2239DB8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77F3A83D" w14:textId="271B8BEF" w:rsidR="008E6F83" w:rsidRDefault="008E6F83" w:rsidP="00667351">
            <w:pPr>
              <w:tabs>
                <w:tab w:val="left" w:pos="567"/>
              </w:tabs>
              <w:rPr>
                <w:b w:val="0"/>
                <w:bCs w:val="0"/>
              </w:rPr>
            </w:pPr>
            <w:r>
              <w:rPr>
                <w:b w:val="0"/>
                <w:bCs w:val="0"/>
              </w:rPr>
              <w:t>7</w:t>
            </w:r>
          </w:p>
        </w:tc>
        <w:tc>
          <w:tcPr>
            <w:tcW w:w="4604" w:type="pct"/>
          </w:tcPr>
          <w:p w14:paraId="598A1AFA" w14:textId="1765AAAC" w:rsidR="008E6F83" w:rsidRDefault="008E6F83" w:rsidP="00667351">
            <w:pPr>
              <w:tabs>
                <w:tab w:val="left" w:pos="567"/>
              </w:tabs>
              <w:cnfStyle w:val="000000000000" w:firstRow="0" w:lastRow="0" w:firstColumn="0" w:lastColumn="0" w:oddVBand="0" w:evenVBand="0" w:oddHBand="0" w:evenHBand="0" w:firstRowFirstColumn="0" w:firstRowLastColumn="0" w:lastRowFirstColumn="0" w:lastRowLastColumn="0"/>
            </w:pPr>
            <w:r>
              <w:t>Patient tar del av informationen om sina bokade tider på vårdcentralen</w:t>
            </w:r>
          </w:p>
        </w:tc>
      </w:tr>
      <w:tr w:rsidR="008E6F83" w:rsidRPr="00F515F3" w14:paraId="45A5143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0A7F422" w14:textId="32514720" w:rsidR="008E6F83" w:rsidRDefault="008E6F83" w:rsidP="00667351">
            <w:pPr>
              <w:tabs>
                <w:tab w:val="left" w:pos="567"/>
              </w:tabs>
              <w:rPr>
                <w:b w:val="0"/>
                <w:bCs w:val="0"/>
              </w:rPr>
            </w:pPr>
            <w:r>
              <w:rPr>
                <w:b w:val="0"/>
                <w:bCs w:val="0"/>
              </w:rPr>
              <w:t>8</w:t>
            </w:r>
          </w:p>
        </w:tc>
        <w:tc>
          <w:tcPr>
            <w:tcW w:w="4604" w:type="pct"/>
          </w:tcPr>
          <w:p w14:paraId="664D7C43" w14:textId="56972022" w:rsidR="008E6F83" w:rsidRDefault="008E6F83" w:rsidP="00667351">
            <w:pPr>
              <w:tabs>
                <w:tab w:val="left" w:pos="567"/>
              </w:tabs>
              <w:cnfStyle w:val="000000000000" w:firstRow="0" w:lastRow="0" w:firstColumn="0" w:lastColumn="0" w:oddVBand="0" w:evenVBand="0" w:oddHBand="0" w:evenHBand="0" w:firstRowFirstColumn="0" w:firstRowLastColumn="0" w:lastRowFirstColumn="0" w:lastRowLastColumn="0"/>
            </w:pPr>
            <w:r>
              <w:t>Patient väljer den bokning som patient önskar omboka</w:t>
            </w:r>
          </w:p>
        </w:tc>
      </w:tr>
      <w:tr w:rsidR="008E6F83" w:rsidRPr="00F515F3" w14:paraId="6CD7CD9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E568E07" w14:textId="7EB8AB5D" w:rsidR="008E6F83" w:rsidRDefault="008E6F83" w:rsidP="00667351">
            <w:pPr>
              <w:tabs>
                <w:tab w:val="left" w:pos="567"/>
              </w:tabs>
              <w:rPr>
                <w:b w:val="0"/>
                <w:bCs w:val="0"/>
              </w:rPr>
            </w:pPr>
            <w:r>
              <w:rPr>
                <w:b w:val="0"/>
                <w:bCs w:val="0"/>
              </w:rPr>
              <w:t>9</w:t>
            </w:r>
          </w:p>
        </w:tc>
        <w:tc>
          <w:tcPr>
            <w:tcW w:w="4604" w:type="pct"/>
          </w:tcPr>
          <w:p w14:paraId="39938EBD" w14:textId="55AE07B2" w:rsidR="008E6F83" w:rsidRDefault="008E6F83" w:rsidP="00667351">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detaljer om vald bokning. I bokningsdetaljerna ingår även en flagga som verksamheten returnerar och som avgör om bokningen får ombokas av patient (attributet </w:t>
            </w:r>
            <w:proofErr w:type="spellStart"/>
            <w:r w:rsidRPr="007371EB">
              <w:rPr>
                <w:i/>
                <w:iCs/>
              </w:rPr>
              <w:t>updateAppointmentAllowed</w:t>
            </w:r>
            <w:proofErr w:type="spellEnd"/>
            <w:r w:rsidR="00385BF4">
              <w:t xml:space="preserve"> i </w:t>
            </w:r>
            <w:r w:rsidR="007371EB">
              <w:t xml:space="preserve">datatypen </w:t>
            </w:r>
            <w:proofErr w:type="spellStart"/>
            <w:r w:rsidR="00385BF4" w:rsidRPr="00CA1AA2">
              <w:rPr>
                <w:i/>
                <w:iCs/>
              </w:rPr>
              <w:t>AppointmentType</w:t>
            </w:r>
            <w:proofErr w:type="spellEnd"/>
            <w:r w:rsidR="00385BF4">
              <w:t>)</w:t>
            </w:r>
          </w:p>
        </w:tc>
      </w:tr>
      <w:tr w:rsidR="00CA1AA2" w:rsidRPr="00F515F3" w14:paraId="73D0AF9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A5916F7" w14:textId="18E529E0" w:rsidR="00CA1AA2" w:rsidRDefault="00CA1AA2" w:rsidP="00CA1AA2">
            <w:pPr>
              <w:tabs>
                <w:tab w:val="left" w:pos="567"/>
              </w:tabs>
              <w:rPr>
                <w:b w:val="0"/>
                <w:bCs w:val="0"/>
              </w:rPr>
            </w:pPr>
            <w:r>
              <w:rPr>
                <w:b w:val="0"/>
                <w:bCs w:val="0"/>
              </w:rPr>
              <w:t>10</w:t>
            </w:r>
          </w:p>
        </w:tc>
        <w:tc>
          <w:tcPr>
            <w:tcW w:w="4604" w:type="pct"/>
          </w:tcPr>
          <w:p w14:paraId="56D2E60F" w14:textId="638722C3"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lista med andra </w:t>
            </w:r>
            <w:r w:rsidR="00C207D3">
              <w:t>vårdcentraler</w:t>
            </w:r>
            <w:r>
              <w:t xml:space="preserve"> som ingår i grupp med vald </w:t>
            </w:r>
            <w:r w:rsidR="002128D5">
              <w:t>vårdcentral</w:t>
            </w:r>
            <w:r>
              <w:t xml:space="preserve">. E-tjänst skickar med tidigare vald </w:t>
            </w:r>
            <w:proofErr w:type="spellStart"/>
            <w:r>
              <w:t>tidstyp</w:t>
            </w:r>
            <w:proofErr w:type="spellEnd"/>
            <w:r>
              <w:t xml:space="preserve">, så att tidbokningssystemet kan returnera </w:t>
            </w:r>
            <w:r w:rsidR="00C207D3">
              <w:t>vårdcentraler</w:t>
            </w:r>
            <w:r>
              <w:t xml:space="preserve"> i gruppen som också erbjuder samma </w:t>
            </w:r>
            <w:proofErr w:type="spellStart"/>
            <w:r>
              <w:t>tidstyp</w:t>
            </w:r>
            <w:proofErr w:type="spellEnd"/>
          </w:p>
        </w:tc>
      </w:tr>
      <w:tr w:rsidR="00CA1AA2" w:rsidRPr="00F515F3" w14:paraId="36507F5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409F66C" w14:textId="2BF899DA" w:rsidR="00CA1AA2" w:rsidRDefault="00CA1AA2" w:rsidP="00CA1AA2">
            <w:pPr>
              <w:tabs>
                <w:tab w:val="left" w:pos="567"/>
              </w:tabs>
              <w:rPr>
                <w:b w:val="0"/>
                <w:bCs w:val="0"/>
              </w:rPr>
            </w:pPr>
            <w:r>
              <w:rPr>
                <w:b w:val="0"/>
                <w:bCs w:val="0"/>
              </w:rPr>
              <w:t>11</w:t>
            </w:r>
          </w:p>
        </w:tc>
        <w:tc>
          <w:tcPr>
            <w:tcW w:w="4604" w:type="pct"/>
          </w:tcPr>
          <w:p w14:paraId="6D3F73F5" w14:textId="15565CD0"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en annan </w:t>
            </w:r>
            <w:r w:rsidR="002128D5">
              <w:t>vårdcentral</w:t>
            </w:r>
            <w:r>
              <w:t xml:space="preserve"> från listan eller låter ursprungs</w:t>
            </w:r>
            <w:r w:rsidR="002128D5">
              <w:t>vårdcentral</w:t>
            </w:r>
            <w:r>
              <w:t>en vara valet att gå vidare med</w:t>
            </w:r>
            <w:r w:rsidR="00D602B8">
              <w:t>.</w:t>
            </w:r>
          </w:p>
        </w:tc>
      </w:tr>
      <w:tr w:rsidR="00CA1AA2" w:rsidRPr="00F515F3" w14:paraId="3DFC25DA"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DF6E708" w14:textId="6E9DC96D" w:rsidR="00CA1AA2" w:rsidRDefault="00CA1AA2" w:rsidP="00CA1AA2">
            <w:pPr>
              <w:tabs>
                <w:tab w:val="left" w:pos="567"/>
              </w:tabs>
              <w:rPr>
                <w:b w:val="0"/>
                <w:bCs w:val="0"/>
              </w:rPr>
            </w:pPr>
            <w:r>
              <w:rPr>
                <w:b w:val="0"/>
                <w:bCs w:val="0"/>
              </w:rPr>
              <w:t>12</w:t>
            </w:r>
          </w:p>
        </w:tc>
        <w:tc>
          <w:tcPr>
            <w:tcW w:w="4604" w:type="pct"/>
          </w:tcPr>
          <w:p w14:paraId="7409FB57" w14:textId="7C1826ED"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Om </w:t>
            </w:r>
            <w:r w:rsidR="002128D5">
              <w:t>vårdcentral</w:t>
            </w:r>
            <w:r>
              <w:t xml:space="preserve">en erbjuder möjlighet att boka vårdpersonal i samband med bokningen anropar e-tjänst det frivilliga tjänstekontraktet </w:t>
            </w:r>
            <w:proofErr w:type="spellStart"/>
            <w:r w:rsidRPr="00CA1AA2">
              <w:rPr>
                <w:i/>
                <w:iCs/>
              </w:rPr>
              <w:t>GetPractitioners</w:t>
            </w:r>
            <w:proofErr w:type="spellEnd"/>
            <w:r>
              <w:t>. Listan med vårdpersonal visas för invånaren. E-tjänst tillåter även invånare att gå vidare utan att välja vårdpersonal.</w:t>
            </w:r>
          </w:p>
        </w:tc>
      </w:tr>
      <w:tr w:rsidR="00CA1AA2" w:rsidRPr="00F515F3" w14:paraId="393AA02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D44EFBE" w14:textId="1D68BFD8" w:rsidR="00CA1AA2" w:rsidRDefault="00CA1AA2" w:rsidP="00CA1AA2">
            <w:pPr>
              <w:tabs>
                <w:tab w:val="left" w:pos="567"/>
              </w:tabs>
              <w:rPr>
                <w:b w:val="0"/>
                <w:bCs w:val="0"/>
              </w:rPr>
            </w:pPr>
            <w:r>
              <w:rPr>
                <w:b w:val="0"/>
                <w:bCs w:val="0"/>
              </w:rPr>
              <w:lastRenderedPageBreak/>
              <w:t>13</w:t>
            </w:r>
          </w:p>
        </w:tc>
        <w:tc>
          <w:tcPr>
            <w:tcW w:w="4604" w:type="pct"/>
          </w:tcPr>
          <w:p w14:paraId="28AE13CE" w14:textId="2866BEE8"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Invånaren väljer vårdpersonal i listan (om </w:t>
            </w:r>
            <w:r w:rsidR="002128D5">
              <w:t>vårdcentral</w:t>
            </w:r>
            <w:r>
              <w:t>en erbjuder valmöjligheten)</w:t>
            </w:r>
            <w:r w:rsidR="00D602B8">
              <w:t>.</w:t>
            </w:r>
          </w:p>
        </w:tc>
      </w:tr>
      <w:tr w:rsidR="00CA1AA2" w:rsidRPr="00F515F3" w14:paraId="0C726333"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91DC0BF" w14:textId="2DC6EB43" w:rsidR="00CA1AA2" w:rsidRDefault="00013583" w:rsidP="00CA1AA2">
            <w:pPr>
              <w:tabs>
                <w:tab w:val="left" w:pos="567"/>
              </w:tabs>
              <w:rPr>
                <w:b w:val="0"/>
                <w:bCs w:val="0"/>
              </w:rPr>
            </w:pPr>
            <w:r>
              <w:rPr>
                <w:b w:val="0"/>
                <w:bCs w:val="0"/>
              </w:rPr>
              <w:t>14</w:t>
            </w:r>
          </w:p>
        </w:tc>
        <w:tc>
          <w:tcPr>
            <w:tcW w:w="4604" w:type="pct"/>
          </w:tcPr>
          <w:p w14:paraId="2578200D" w14:textId="6EDBB3CA"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E-tjänst hämtar lediga datum baserat på vald </w:t>
            </w:r>
            <w:proofErr w:type="spellStart"/>
            <w:r>
              <w:t>tidstyp</w:t>
            </w:r>
            <w:proofErr w:type="spellEnd"/>
            <w:r>
              <w:t>, vårdtjänst och vårdpersonal.</w:t>
            </w:r>
          </w:p>
        </w:tc>
      </w:tr>
      <w:tr w:rsidR="00CA1AA2" w:rsidRPr="00F515F3" w14:paraId="6AF58B0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7A6B112" w14:textId="7712CE19" w:rsidR="00CA1AA2" w:rsidRDefault="00013583" w:rsidP="00CA1AA2">
            <w:pPr>
              <w:tabs>
                <w:tab w:val="left" w:pos="567"/>
              </w:tabs>
              <w:rPr>
                <w:b w:val="0"/>
                <w:bCs w:val="0"/>
              </w:rPr>
            </w:pPr>
            <w:r>
              <w:rPr>
                <w:b w:val="0"/>
                <w:bCs w:val="0"/>
              </w:rPr>
              <w:t>15</w:t>
            </w:r>
          </w:p>
        </w:tc>
        <w:tc>
          <w:tcPr>
            <w:tcW w:w="4604" w:type="pct"/>
          </w:tcPr>
          <w:p w14:paraId="70E3B722" w14:textId="265F12F3"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Invånare väljer datum för att se lediga tider</w:t>
            </w:r>
            <w:r w:rsidR="00D602B8">
              <w:t>.</w:t>
            </w:r>
          </w:p>
        </w:tc>
      </w:tr>
      <w:tr w:rsidR="00CA1AA2" w:rsidRPr="00F515F3" w14:paraId="0497A00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8E2CF13" w14:textId="7F553832" w:rsidR="00CA1AA2" w:rsidRDefault="00013583" w:rsidP="00CA1AA2">
            <w:pPr>
              <w:tabs>
                <w:tab w:val="left" w:pos="567"/>
              </w:tabs>
              <w:rPr>
                <w:b w:val="0"/>
                <w:bCs w:val="0"/>
              </w:rPr>
            </w:pPr>
            <w:r>
              <w:rPr>
                <w:b w:val="0"/>
                <w:bCs w:val="0"/>
              </w:rPr>
              <w:t>16</w:t>
            </w:r>
          </w:p>
        </w:tc>
        <w:tc>
          <w:tcPr>
            <w:tcW w:w="4604" w:type="pct"/>
          </w:tcPr>
          <w:p w14:paraId="602EF5C6" w14:textId="0C42FCA1" w:rsidR="00CA1AA2" w:rsidRDefault="00027B6C" w:rsidP="00CA1AA2">
            <w:pPr>
              <w:tabs>
                <w:tab w:val="left" w:pos="567"/>
              </w:tabs>
              <w:cnfStyle w:val="000000000000" w:firstRow="0" w:lastRow="0" w:firstColumn="0" w:lastColumn="0" w:oddVBand="0" w:evenVBand="0" w:oddHBand="0" w:evenHBand="0" w:firstRowFirstColumn="0" w:firstRowLastColumn="0" w:lastRowFirstColumn="0" w:lastRowLastColumn="0"/>
            </w:pPr>
            <w:r>
              <w:t>Tidbokningstjänst</w:t>
            </w:r>
            <w:r w:rsidR="00CA1AA2">
              <w:t xml:space="preserve"> hämtar lediga tider för valt datum, samt för vald typ av tid (</w:t>
            </w:r>
            <w:proofErr w:type="spellStart"/>
            <w:r w:rsidR="00CA1AA2">
              <w:t>tidstyp</w:t>
            </w:r>
            <w:proofErr w:type="spellEnd"/>
            <w:r w:rsidR="00CA1AA2">
              <w:t>), vårdtjänst och vårdpersonal.</w:t>
            </w:r>
          </w:p>
        </w:tc>
      </w:tr>
      <w:tr w:rsidR="00CA1AA2" w:rsidRPr="00F515F3" w14:paraId="764159C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7E2B9A8" w14:textId="27AFCF6A" w:rsidR="00CA1AA2" w:rsidRDefault="00013583" w:rsidP="00CA1AA2">
            <w:pPr>
              <w:tabs>
                <w:tab w:val="left" w:pos="567"/>
              </w:tabs>
              <w:rPr>
                <w:b w:val="0"/>
                <w:bCs w:val="0"/>
              </w:rPr>
            </w:pPr>
            <w:r>
              <w:rPr>
                <w:b w:val="0"/>
                <w:bCs w:val="0"/>
              </w:rPr>
              <w:t>17</w:t>
            </w:r>
          </w:p>
        </w:tc>
        <w:tc>
          <w:tcPr>
            <w:tcW w:w="4604" w:type="pct"/>
          </w:tcPr>
          <w:p w14:paraId="5FF933B4" w14:textId="1E6D1907"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 xml:space="preserve">Invånare väljer en tid att </w:t>
            </w:r>
            <w:r w:rsidR="00013583">
              <w:t>av</w:t>
            </w:r>
            <w:r>
              <w:t>boka</w:t>
            </w:r>
            <w:r w:rsidR="00D602B8">
              <w:t>.</w:t>
            </w:r>
          </w:p>
        </w:tc>
      </w:tr>
      <w:tr w:rsidR="00CA1AA2" w:rsidRPr="00F515F3" w14:paraId="42C9358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41E1BE2" w14:textId="2C954511" w:rsidR="00CA1AA2" w:rsidRDefault="00027B6C" w:rsidP="00CA1AA2">
            <w:pPr>
              <w:tabs>
                <w:tab w:val="left" w:pos="567"/>
              </w:tabs>
              <w:rPr>
                <w:b w:val="0"/>
                <w:bCs w:val="0"/>
              </w:rPr>
            </w:pPr>
            <w:r>
              <w:rPr>
                <w:b w:val="0"/>
                <w:bCs w:val="0"/>
              </w:rPr>
              <w:t>18</w:t>
            </w:r>
          </w:p>
        </w:tc>
        <w:tc>
          <w:tcPr>
            <w:tcW w:w="4604" w:type="pct"/>
          </w:tcPr>
          <w:p w14:paraId="522078DA" w14:textId="1133C0C6"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Baserat på tidstypens inställning (inställning som hämtats tillsammans med tidstypen) kan verksamheten kräva att invånaren anger en anledning till bokningen. Verksamheten kan välja att kräva att invånaren anger något eller att invånaren frivilligt anger något eller att invånaren inte får ange något (då visas inte något till invånaren)</w:t>
            </w:r>
            <w:r w:rsidR="00D602B8">
              <w:t>.</w:t>
            </w:r>
          </w:p>
        </w:tc>
      </w:tr>
      <w:tr w:rsidR="00CA1AA2" w:rsidRPr="00F515F3" w14:paraId="53AF471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C17A9A7" w14:textId="65027342" w:rsidR="00CA1AA2" w:rsidRDefault="00027B6C" w:rsidP="00CA1AA2">
            <w:pPr>
              <w:tabs>
                <w:tab w:val="left" w:pos="567"/>
              </w:tabs>
              <w:rPr>
                <w:b w:val="0"/>
                <w:bCs w:val="0"/>
              </w:rPr>
            </w:pPr>
            <w:r>
              <w:rPr>
                <w:b w:val="0"/>
                <w:bCs w:val="0"/>
              </w:rPr>
              <w:t>19</w:t>
            </w:r>
          </w:p>
        </w:tc>
        <w:tc>
          <w:tcPr>
            <w:tcW w:w="4604" w:type="pct"/>
          </w:tcPr>
          <w:p w14:paraId="72D4402F" w14:textId="097729D3"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r w:rsidR="00D602B8">
              <w:t>.</w:t>
            </w:r>
          </w:p>
        </w:tc>
      </w:tr>
      <w:tr w:rsidR="00CA1AA2" w:rsidRPr="00F515F3" w14:paraId="00830A87"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646BBC9" w14:textId="401337C9" w:rsidR="00CA1AA2" w:rsidRDefault="00027B6C" w:rsidP="00CA1AA2">
            <w:pPr>
              <w:tabs>
                <w:tab w:val="left" w:pos="567"/>
              </w:tabs>
              <w:rPr>
                <w:b w:val="0"/>
                <w:bCs w:val="0"/>
              </w:rPr>
            </w:pPr>
            <w:r>
              <w:rPr>
                <w:b w:val="0"/>
                <w:bCs w:val="0"/>
              </w:rPr>
              <w:t>20</w:t>
            </w:r>
          </w:p>
        </w:tc>
        <w:tc>
          <w:tcPr>
            <w:tcW w:w="4604" w:type="pct"/>
          </w:tcPr>
          <w:p w14:paraId="629EC89D" w14:textId="3B8C387A" w:rsidR="00CA1AA2" w:rsidRDefault="00CA1AA2" w:rsidP="00CA1AA2">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r w:rsidR="00D602B8">
              <w:t>.</w:t>
            </w:r>
          </w:p>
        </w:tc>
      </w:tr>
      <w:tr w:rsidR="00CA1AA2" w:rsidRPr="00F515F3" w14:paraId="50DA57E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3E378834" w14:textId="3F9D22A4" w:rsidR="00CA1AA2" w:rsidRDefault="00027B6C" w:rsidP="00CA1AA2">
            <w:pPr>
              <w:tabs>
                <w:tab w:val="left" w:pos="567"/>
              </w:tabs>
              <w:rPr>
                <w:b w:val="0"/>
                <w:bCs w:val="0"/>
              </w:rPr>
            </w:pPr>
            <w:r>
              <w:rPr>
                <w:b w:val="0"/>
                <w:bCs w:val="0"/>
              </w:rPr>
              <w:t>21</w:t>
            </w:r>
          </w:p>
        </w:tc>
        <w:tc>
          <w:tcPr>
            <w:tcW w:w="4604" w:type="pct"/>
          </w:tcPr>
          <w:p w14:paraId="7370FE57" w14:textId="751E2108" w:rsidR="00CA1AA2" w:rsidRDefault="00027B6C" w:rsidP="00CA1AA2">
            <w:pPr>
              <w:tabs>
                <w:tab w:val="left" w:pos="567"/>
              </w:tabs>
              <w:cnfStyle w:val="000000000000" w:firstRow="0" w:lastRow="0" w:firstColumn="0" w:lastColumn="0" w:oddVBand="0" w:evenVBand="0" w:oddHBand="0" w:evenHBand="0" w:firstRowFirstColumn="0" w:firstRowLastColumn="0" w:lastRowFirstColumn="0" w:lastRowLastColumn="0"/>
            </w:pPr>
            <w:r>
              <w:t>Tidbokningstjänst</w:t>
            </w:r>
            <w:r w:rsidR="00CA1AA2">
              <w:t xml:space="preserve"> begär att </w:t>
            </w:r>
            <w:r>
              <w:t>om</w:t>
            </w:r>
            <w:r w:rsidR="00CA1AA2">
              <w:t xml:space="preserve">boka vald tid genom att anropa tjänstekontraktet </w:t>
            </w:r>
            <w:proofErr w:type="spellStart"/>
            <w:r>
              <w:rPr>
                <w:i/>
                <w:iCs/>
              </w:rPr>
              <w:t>Update</w:t>
            </w:r>
            <w:r w:rsidR="00CA1AA2" w:rsidRPr="00E679F3">
              <w:rPr>
                <w:i/>
                <w:iCs/>
              </w:rPr>
              <w:t>Appointment</w:t>
            </w:r>
            <w:proofErr w:type="spellEnd"/>
            <w:r w:rsidR="00CA1AA2">
              <w:t>.</w:t>
            </w:r>
          </w:p>
        </w:tc>
      </w:tr>
      <w:tr w:rsidR="00CA1AA2" w:rsidRPr="00F515F3" w14:paraId="46DFC26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36AFBFA" w14:textId="3EC32ADD" w:rsidR="00CA1AA2" w:rsidRDefault="00027B6C" w:rsidP="00CA1AA2">
            <w:pPr>
              <w:tabs>
                <w:tab w:val="left" w:pos="567"/>
              </w:tabs>
              <w:rPr>
                <w:b w:val="0"/>
                <w:bCs w:val="0"/>
              </w:rPr>
            </w:pPr>
            <w:r>
              <w:rPr>
                <w:b w:val="0"/>
                <w:bCs w:val="0"/>
              </w:rPr>
              <w:t>22</w:t>
            </w:r>
          </w:p>
        </w:tc>
        <w:tc>
          <w:tcPr>
            <w:tcW w:w="4604" w:type="pct"/>
          </w:tcPr>
          <w:p w14:paraId="1A519577" w14:textId="0D5F7C56" w:rsidR="00CA1AA2" w:rsidRDefault="00027B6C" w:rsidP="00CA1AA2">
            <w:pPr>
              <w:tabs>
                <w:tab w:val="left" w:pos="567"/>
              </w:tabs>
              <w:cnfStyle w:val="000000000000" w:firstRow="0" w:lastRow="0" w:firstColumn="0" w:lastColumn="0" w:oddVBand="0" w:evenVBand="0" w:oddHBand="0" w:evenHBand="0" w:firstRowFirstColumn="0" w:firstRowLastColumn="0" w:lastRowFirstColumn="0" w:lastRowLastColumn="0"/>
            </w:pPr>
            <w:r>
              <w:t>Tidbokningstjänst presenterar en bekräftelse på att ombokningen lyckats</w:t>
            </w:r>
            <w:r w:rsidR="00D602B8">
              <w:t>.</w:t>
            </w:r>
          </w:p>
        </w:tc>
      </w:tr>
      <w:tr w:rsidR="00027B6C" w:rsidRPr="00F515F3" w14:paraId="40822C3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08BE3426" w14:textId="1EFA582A" w:rsidR="00027B6C" w:rsidRDefault="00027B6C" w:rsidP="00CA1AA2">
            <w:pPr>
              <w:tabs>
                <w:tab w:val="left" w:pos="567"/>
              </w:tabs>
              <w:rPr>
                <w:b w:val="0"/>
                <w:bCs w:val="0"/>
              </w:rPr>
            </w:pPr>
            <w:r>
              <w:rPr>
                <w:b w:val="0"/>
                <w:bCs w:val="0"/>
              </w:rPr>
              <w:t>23</w:t>
            </w:r>
          </w:p>
        </w:tc>
        <w:tc>
          <w:tcPr>
            <w:tcW w:w="4604" w:type="pct"/>
          </w:tcPr>
          <w:p w14:paraId="03E342B1" w14:textId="428CBAE5" w:rsidR="00027B6C" w:rsidRDefault="00027B6C" w:rsidP="00CA1AA2">
            <w:pPr>
              <w:tabs>
                <w:tab w:val="left" w:pos="567"/>
              </w:tabs>
              <w:cnfStyle w:val="000000000000" w:firstRow="0" w:lastRow="0" w:firstColumn="0" w:lastColumn="0" w:oddVBand="0" w:evenVBand="0" w:oddHBand="0" w:evenHBand="0" w:firstRowFirstColumn="0" w:firstRowLastColumn="0" w:lastRowFirstColumn="0" w:lastRowLastColumn="0"/>
            </w:pPr>
            <w:r>
              <w:t>Verksamheten skickar en digital bekräftelse om ombokningen som dessutom innehåller detaljer om den nya tiden</w:t>
            </w:r>
            <w:r w:rsidR="00D602B8">
              <w:t>.</w:t>
            </w:r>
          </w:p>
        </w:tc>
      </w:tr>
    </w:tbl>
    <w:p w14:paraId="0A0B05BB" w14:textId="77777777" w:rsidR="00B1373E" w:rsidRDefault="00B1373E" w:rsidP="00B1373E">
      <w:pPr>
        <w:pStyle w:val="Rubrik3"/>
        <w:numPr>
          <w:ilvl w:val="0"/>
          <w:numId w:val="0"/>
        </w:numPr>
        <w:ind w:left="720"/>
      </w:pPr>
    </w:p>
    <w:p w14:paraId="63E79918" w14:textId="77777777" w:rsidR="00B1373E" w:rsidRDefault="00B1373E" w:rsidP="00B1373E"/>
    <w:p w14:paraId="698D80BF" w14:textId="248656B5" w:rsidR="00B1373E" w:rsidRDefault="00B1373E" w:rsidP="00B1373E"/>
    <w:p w14:paraId="69D93372" w14:textId="6CDEC8D6" w:rsidR="00B1373E" w:rsidRDefault="00B1373E" w:rsidP="00B1373E">
      <w:pPr>
        <w:pStyle w:val="Rubrik3"/>
      </w:pPr>
      <w:bookmarkStart w:id="47" w:name="_Toc149769263"/>
      <w:r>
        <w:t>Flöde 9 – Avboka tid</w:t>
      </w:r>
      <w:bookmarkEnd w:id="47"/>
    </w:p>
    <w:p w14:paraId="4C977DE5" w14:textId="15B46C79" w:rsidR="00B1373E" w:rsidRDefault="00B1373E" w:rsidP="00B1373E">
      <w:pPr>
        <w:rPr>
          <w:lang w:eastAsia="sv-SE"/>
        </w:rPr>
      </w:pPr>
      <w:r>
        <w:rPr>
          <w:lang w:eastAsia="sv-SE"/>
        </w:rPr>
        <w:t xml:space="preserve">Flödet </w:t>
      </w:r>
      <w:r w:rsidR="00154D2F">
        <w:rPr>
          <w:lang w:eastAsia="sv-SE"/>
        </w:rPr>
        <w:t>visar hur invånare ges möjlighet att avboka en be</w:t>
      </w:r>
      <w:r w:rsidR="00772680">
        <w:rPr>
          <w:lang w:eastAsia="sv-SE"/>
        </w:rPr>
        <w:t>fintlig bokning</w:t>
      </w:r>
      <w:r>
        <w:rPr>
          <w:lang w:eastAsia="sv-SE"/>
        </w:rPr>
        <w:t>.</w:t>
      </w:r>
    </w:p>
    <w:p w14:paraId="6AC5A017" w14:textId="77777777" w:rsidR="00B1373E" w:rsidRPr="00B623D5" w:rsidRDefault="00B1373E" w:rsidP="00B1373E">
      <w:pPr>
        <w:pStyle w:val="Brdtext"/>
        <w:rPr>
          <w:lang w:eastAsia="sv-SE"/>
        </w:rPr>
      </w:pPr>
    </w:p>
    <w:tbl>
      <w:tblPr>
        <w:tblStyle w:val="Listtabell3dekorfrg5"/>
        <w:tblW w:w="0" w:type="auto"/>
        <w:tblLook w:val="04A0" w:firstRow="1" w:lastRow="0" w:firstColumn="1" w:lastColumn="0" w:noHBand="0" w:noVBand="1"/>
      </w:tblPr>
      <w:tblGrid>
        <w:gridCol w:w="8494"/>
      </w:tblGrid>
      <w:tr w:rsidR="00B1373E" w14:paraId="7D8047A0" w14:textId="77777777" w:rsidTr="00667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4" w:type="dxa"/>
          </w:tcPr>
          <w:p w14:paraId="3A9B93C2" w14:textId="77777777" w:rsidR="00B1373E" w:rsidRPr="00460033" w:rsidRDefault="00B1373E" w:rsidP="00667351">
            <w:pPr>
              <w:rPr>
                <w:rFonts w:ascii="Arial" w:hAnsi="Arial" w:cs="Arial"/>
                <w:lang w:eastAsia="sv-SE"/>
              </w:rPr>
            </w:pPr>
            <w:r w:rsidRPr="00460033">
              <w:rPr>
                <w:rFonts w:ascii="Arial" w:hAnsi="Arial" w:cs="Arial"/>
                <w:lang w:eastAsia="sv-SE"/>
              </w:rPr>
              <w:t>Förutsättningar</w:t>
            </w:r>
          </w:p>
        </w:tc>
      </w:tr>
      <w:tr w:rsidR="00B1373E" w14:paraId="34C7810C" w14:textId="77777777" w:rsidTr="0066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D48B046" w14:textId="5A50ECA2" w:rsidR="00B1373E" w:rsidRPr="00460033" w:rsidRDefault="00772680">
            <w:pPr>
              <w:pStyle w:val="Liststycke"/>
              <w:numPr>
                <w:ilvl w:val="0"/>
                <w:numId w:val="9"/>
              </w:numPr>
              <w:rPr>
                <w:rFonts w:ascii="Arial" w:hAnsi="Arial"/>
                <w:b w:val="0"/>
                <w:bCs w:val="0"/>
                <w:lang w:eastAsia="sv-SE"/>
              </w:rPr>
            </w:pPr>
            <w:r>
              <w:rPr>
                <w:rFonts w:ascii="Arial" w:hAnsi="Arial"/>
                <w:b w:val="0"/>
                <w:bCs w:val="0"/>
                <w:lang w:eastAsia="sv-SE"/>
              </w:rPr>
              <w:t>Vårdcentral</w:t>
            </w:r>
            <w:r w:rsidR="00B1373E">
              <w:rPr>
                <w:rFonts w:ascii="Arial" w:hAnsi="Arial"/>
                <w:b w:val="0"/>
                <w:bCs w:val="0"/>
                <w:lang w:eastAsia="sv-SE"/>
              </w:rPr>
              <w:t xml:space="preserve">en erbjuder invånare möjlighet att </w:t>
            </w:r>
            <w:r>
              <w:rPr>
                <w:rFonts w:ascii="Arial" w:hAnsi="Arial"/>
                <w:b w:val="0"/>
                <w:bCs w:val="0"/>
                <w:lang w:eastAsia="sv-SE"/>
              </w:rPr>
              <w:t xml:space="preserve">avboka en redan </w:t>
            </w:r>
            <w:r w:rsidR="00B1373E">
              <w:rPr>
                <w:rFonts w:ascii="Arial" w:hAnsi="Arial"/>
                <w:b w:val="0"/>
                <w:bCs w:val="0"/>
                <w:lang w:eastAsia="sv-SE"/>
              </w:rPr>
              <w:t>boka</w:t>
            </w:r>
            <w:r>
              <w:rPr>
                <w:rFonts w:ascii="Arial" w:hAnsi="Arial"/>
                <w:b w:val="0"/>
                <w:bCs w:val="0"/>
                <w:lang w:eastAsia="sv-SE"/>
              </w:rPr>
              <w:t>d tid</w:t>
            </w:r>
          </w:p>
          <w:p w14:paraId="000E044C" w14:textId="77777777" w:rsidR="00B1373E" w:rsidRPr="00772680" w:rsidRDefault="00B1373E" w:rsidP="00772680">
            <w:pPr>
              <w:ind w:left="360"/>
              <w:rPr>
                <w:rFonts w:ascii="Arial" w:hAnsi="Arial"/>
                <w:lang w:eastAsia="sv-SE"/>
              </w:rPr>
            </w:pPr>
          </w:p>
        </w:tc>
      </w:tr>
    </w:tbl>
    <w:p w14:paraId="64AE6DFE" w14:textId="29E4DD9F" w:rsidR="00B1373E" w:rsidRDefault="00B1373E" w:rsidP="00B1373E">
      <w:pPr>
        <w:rPr>
          <w:lang w:eastAsia="sv-SE"/>
        </w:rPr>
      </w:pPr>
    </w:p>
    <w:p w14:paraId="2797C846" w14:textId="77777777" w:rsidR="009A6F45" w:rsidRDefault="009A6F45" w:rsidP="009A6F45">
      <w:pPr>
        <w:pStyle w:val="Rubrik4"/>
      </w:pPr>
      <w:r>
        <w:t>Sekvensdiagram</w:t>
      </w:r>
    </w:p>
    <w:p w14:paraId="04EAF9BA" w14:textId="77777777" w:rsidR="009A6F45" w:rsidRDefault="009A6F45" w:rsidP="009A6F45">
      <w:r>
        <w:t>Nedanstående diagram beskriver vilka tjänstekontrakt som används i det ovan beskrivna flödet.</w:t>
      </w:r>
    </w:p>
    <w:p w14:paraId="4C16F3E7" w14:textId="77777777" w:rsidR="009A6F45" w:rsidRDefault="009A6F45" w:rsidP="00B1373E">
      <w:pPr>
        <w:rPr>
          <w:lang w:eastAsia="sv-SE"/>
        </w:rPr>
      </w:pPr>
    </w:p>
    <w:p w14:paraId="12BE9F70" w14:textId="547AB636" w:rsidR="00B1373E" w:rsidRDefault="002D3943" w:rsidP="00B1373E">
      <w:pPr>
        <w:rPr>
          <w:lang w:eastAsia="sv-SE"/>
        </w:rPr>
      </w:pPr>
      <w:r>
        <w:rPr>
          <w:noProof/>
        </w:rPr>
        <w:drawing>
          <wp:inline distT="0" distB="0" distL="0" distR="0" wp14:anchorId="73AFB4EA" wp14:editId="250F74D5">
            <wp:extent cx="6645910" cy="4039235"/>
            <wp:effectExtent l="0" t="0" r="2540" b="0"/>
            <wp:docPr id="56" name="Bildobjek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4039235"/>
                    </a:xfrm>
                    <a:prstGeom prst="rect">
                      <a:avLst/>
                    </a:prstGeom>
                    <a:noFill/>
                    <a:ln>
                      <a:noFill/>
                    </a:ln>
                  </pic:spPr>
                </pic:pic>
              </a:graphicData>
            </a:graphic>
          </wp:inline>
        </w:drawing>
      </w:r>
    </w:p>
    <w:p w14:paraId="35F75053" w14:textId="77777777" w:rsidR="00B1373E" w:rsidRDefault="00B1373E" w:rsidP="00B1373E">
      <w:pPr>
        <w:rPr>
          <w:lang w:eastAsia="sv-SE"/>
        </w:rPr>
      </w:pPr>
    </w:p>
    <w:p w14:paraId="6BD14250" w14:textId="77777777" w:rsidR="00B1373E" w:rsidRDefault="00B1373E" w:rsidP="00B1373E">
      <w:pPr>
        <w:pStyle w:val="Rubrik4"/>
      </w:pPr>
      <w:r w:rsidRPr="00B33E28">
        <w:t>Roller</w:t>
      </w:r>
    </w:p>
    <w:tbl>
      <w:tblPr>
        <w:tblStyle w:val="Tabellrutnt"/>
        <w:tblW w:w="0" w:type="auto"/>
        <w:tblLook w:val="04A0" w:firstRow="1" w:lastRow="0" w:firstColumn="1" w:lastColumn="0" w:noHBand="0" w:noVBand="1"/>
      </w:tblPr>
      <w:tblGrid>
        <w:gridCol w:w="2689"/>
        <w:gridCol w:w="7767"/>
      </w:tblGrid>
      <w:tr w:rsidR="00302F5C" w:rsidRPr="00F879C3" w14:paraId="345DBBB7" w14:textId="77777777" w:rsidTr="00667351">
        <w:tc>
          <w:tcPr>
            <w:tcW w:w="2689" w:type="dxa"/>
            <w:shd w:val="clear" w:color="auto" w:fill="4BACC6"/>
          </w:tcPr>
          <w:p w14:paraId="5F221995"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Namn</w:t>
            </w:r>
          </w:p>
        </w:tc>
        <w:tc>
          <w:tcPr>
            <w:tcW w:w="7767" w:type="dxa"/>
            <w:shd w:val="clear" w:color="auto" w:fill="4BACC6"/>
          </w:tcPr>
          <w:p w14:paraId="3A3C3F86" w14:textId="77777777" w:rsidR="00302F5C" w:rsidRPr="00B33E28" w:rsidRDefault="00302F5C" w:rsidP="00667351">
            <w:pPr>
              <w:rPr>
                <w:rFonts w:ascii="Arial" w:hAnsi="Arial" w:cs="Arial"/>
                <w:b/>
                <w:color w:val="FFFFFF" w:themeColor="background1"/>
              </w:rPr>
            </w:pPr>
            <w:r w:rsidRPr="00B33E28">
              <w:rPr>
                <w:rFonts w:ascii="Arial" w:hAnsi="Arial" w:cs="Arial"/>
                <w:b/>
                <w:color w:val="FFFFFF" w:themeColor="background1"/>
              </w:rPr>
              <w:t>Beskrivning</w:t>
            </w:r>
          </w:p>
        </w:tc>
      </w:tr>
      <w:tr w:rsidR="00302F5C" w14:paraId="54921031" w14:textId="77777777" w:rsidTr="00667351">
        <w:tc>
          <w:tcPr>
            <w:tcW w:w="2689" w:type="dxa"/>
          </w:tcPr>
          <w:p w14:paraId="0AF732A0" w14:textId="77777777" w:rsidR="00302F5C" w:rsidRDefault="00302F5C" w:rsidP="00667351">
            <w:r>
              <w:t>Invånare</w:t>
            </w:r>
          </w:p>
        </w:tc>
        <w:tc>
          <w:tcPr>
            <w:tcW w:w="7767" w:type="dxa"/>
          </w:tcPr>
          <w:p w14:paraId="485DE11E" w14:textId="77777777" w:rsidR="00302F5C" w:rsidRDefault="00302F5C" w:rsidP="00667351">
            <w:r>
              <w:t>Person i behov av att en boka tid.</w:t>
            </w:r>
          </w:p>
        </w:tc>
      </w:tr>
      <w:tr w:rsidR="00302F5C" w14:paraId="70BB2149" w14:textId="77777777" w:rsidTr="00667351">
        <w:tc>
          <w:tcPr>
            <w:tcW w:w="2689" w:type="dxa"/>
          </w:tcPr>
          <w:p w14:paraId="02840EE8" w14:textId="77777777" w:rsidR="00302F5C" w:rsidRDefault="00302F5C" w:rsidP="00667351">
            <w:r>
              <w:t>Tidbokningssystem</w:t>
            </w:r>
          </w:p>
        </w:tc>
        <w:tc>
          <w:tcPr>
            <w:tcW w:w="7767" w:type="dxa"/>
          </w:tcPr>
          <w:p w14:paraId="1F3C8B5D" w14:textId="77777777" w:rsidR="00302F5C" w:rsidRDefault="00302F5C" w:rsidP="00667351">
            <w:r>
              <w:t>Regionens verksamhetssystem som administrerar tidbokning, resursplanering av personal och resurser mm</w:t>
            </w:r>
          </w:p>
        </w:tc>
      </w:tr>
      <w:tr w:rsidR="00302F5C" w14:paraId="316328B5" w14:textId="77777777" w:rsidTr="00667351">
        <w:tc>
          <w:tcPr>
            <w:tcW w:w="2689" w:type="dxa"/>
          </w:tcPr>
          <w:p w14:paraId="55F8EEB2" w14:textId="77777777" w:rsidR="00302F5C" w:rsidRDefault="00302F5C" w:rsidP="00667351">
            <w:r>
              <w:t>E-tjänst/tidbokningstjänst</w:t>
            </w:r>
          </w:p>
        </w:tc>
        <w:tc>
          <w:tcPr>
            <w:tcW w:w="7767" w:type="dxa"/>
          </w:tcPr>
          <w:p w14:paraId="49EA0233" w14:textId="77777777" w:rsidR="00302F5C" w:rsidRDefault="00302F5C" w:rsidP="00667351">
            <w:r>
              <w:t>Digital tjänst som möjliggör tidbokning för invånare</w:t>
            </w:r>
          </w:p>
        </w:tc>
      </w:tr>
    </w:tbl>
    <w:p w14:paraId="66C77BA6" w14:textId="77777777" w:rsidR="00B1373E" w:rsidRPr="00B33E28" w:rsidRDefault="00B1373E" w:rsidP="00B1373E"/>
    <w:p w14:paraId="0DDF81CC" w14:textId="77777777" w:rsidR="00B1373E" w:rsidRDefault="00B1373E" w:rsidP="00B1373E">
      <w:pPr>
        <w:pStyle w:val="Rubrik4"/>
        <w:numPr>
          <w:ilvl w:val="0"/>
          <w:numId w:val="0"/>
        </w:numPr>
      </w:pPr>
    </w:p>
    <w:p w14:paraId="52833790" w14:textId="77777777" w:rsidR="00B1373E" w:rsidRDefault="00B1373E" w:rsidP="00B1373E">
      <w:pPr>
        <w:pStyle w:val="Rubrik4"/>
      </w:pPr>
      <w:proofErr w:type="spellStart"/>
      <w:r w:rsidRPr="00B33E28">
        <w:t>Arbetssteg</w:t>
      </w:r>
      <w:proofErr w:type="spellEnd"/>
    </w:p>
    <w:p w14:paraId="0EF781F5" w14:textId="77777777" w:rsidR="00B1373E" w:rsidRPr="00D53F47" w:rsidRDefault="00B1373E" w:rsidP="00B1373E">
      <w:pPr>
        <w:pStyle w:val="Rubrik4Nr"/>
        <w:numPr>
          <w:ilvl w:val="0"/>
          <w:numId w:val="0"/>
        </w:numPr>
        <w:rPr>
          <w:b/>
        </w:rPr>
      </w:pPr>
    </w:p>
    <w:tbl>
      <w:tblPr>
        <w:tblStyle w:val="Rutntstabell1ljusdekorfrg5"/>
        <w:tblW w:w="8897" w:type="dxa"/>
        <w:tblLook w:val="04A0" w:firstRow="1" w:lastRow="0" w:firstColumn="1" w:lastColumn="0" w:noHBand="0" w:noVBand="1"/>
      </w:tblPr>
      <w:tblGrid>
        <w:gridCol w:w="705"/>
        <w:gridCol w:w="8192"/>
      </w:tblGrid>
      <w:tr w:rsidR="00B1373E" w:rsidRPr="00F515F3" w14:paraId="2DF9747B" w14:textId="77777777" w:rsidTr="00667351">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96" w:type="pct"/>
            <w:shd w:val="clear" w:color="auto" w:fill="4BACC6"/>
          </w:tcPr>
          <w:p w14:paraId="48414408" w14:textId="77777777" w:rsidR="00B1373E" w:rsidRPr="004C338F" w:rsidRDefault="00B1373E" w:rsidP="00667351">
            <w:pPr>
              <w:tabs>
                <w:tab w:val="left" w:pos="567"/>
              </w:tabs>
              <w:jc w:val="center"/>
              <w:rPr>
                <w:rFonts w:ascii="Arial" w:hAnsi="Arial" w:cs="Arial"/>
                <w:color w:val="FFFFFF" w:themeColor="background1"/>
              </w:rPr>
            </w:pPr>
            <w:r w:rsidRPr="004C338F">
              <w:rPr>
                <w:rFonts w:ascii="Arial" w:hAnsi="Arial" w:cs="Arial"/>
                <w:color w:val="FFFFFF" w:themeColor="background1"/>
              </w:rPr>
              <w:t>Steg</w:t>
            </w:r>
          </w:p>
        </w:tc>
        <w:tc>
          <w:tcPr>
            <w:tcW w:w="4604" w:type="pct"/>
            <w:shd w:val="clear" w:color="auto" w:fill="4BACC6"/>
          </w:tcPr>
          <w:p w14:paraId="0ADBD14F" w14:textId="77777777" w:rsidR="00B1373E" w:rsidRPr="004C338F" w:rsidRDefault="00B1373E" w:rsidP="00667351">
            <w:pPr>
              <w:tabs>
                <w:tab w:val="left" w:pos="567"/>
              </w:tabs>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C338F">
              <w:rPr>
                <w:rFonts w:ascii="Arial" w:hAnsi="Arial" w:cs="Arial"/>
                <w:color w:val="FFFFFF" w:themeColor="background1"/>
              </w:rPr>
              <w:t>Beskrivning</w:t>
            </w:r>
          </w:p>
        </w:tc>
      </w:tr>
      <w:tr w:rsidR="00B1373E" w:rsidRPr="00F515F3" w14:paraId="0083702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5F64FAD" w14:textId="77777777" w:rsidR="00B1373E" w:rsidRPr="002D00E5" w:rsidRDefault="00B1373E" w:rsidP="00667351">
            <w:pPr>
              <w:tabs>
                <w:tab w:val="left" w:pos="567"/>
              </w:tabs>
              <w:rPr>
                <w:b w:val="0"/>
                <w:bCs w:val="0"/>
              </w:rPr>
            </w:pPr>
            <w:r w:rsidRPr="002D00E5">
              <w:rPr>
                <w:b w:val="0"/>
                <w:bCs w:val="0"/>
              </w:rPr>
              <w:t>1</w:t>
            </w:r>
          </w:p>
        </w:tc>
        <w:tc>
          <w:tcPr>
            <w:tcW w:w="4604" w:type="pct"/>
          </w:tcPr>
          <w:p w14:paraId="655B7424" w14:textId="5DDADC0D" w:rsidR="00B1373E" w:rsidRPr="000656E2" w:rsidRDefault="00D70878" w:rsidP="00667351">
            <w:pPr>
              <w:cnfStyle w:val="000000000000" w:firstRow="0" w:lastRow="0" w:firstColumn="0" w:lastColumn="0" w:oddVBand="0" w:evenVBand="0" w:oddHBand="0" w:evenHBand="0" w:firstRowFirstColumn="0" w:firstRowLastColumn="0" w:lastRowFirstColumn="0" w:lastRowLastColumn="0"/>
            </w:pPr>
            <w:r>
              <w:t>Patient</w:t>
            </w:r>
            <w:r w:rsidR="00B1373E">
              <w:t xml:space="preserve"> loggar in i e-tjänst via stark autentisering, exempelvis via mobilt </w:t>
            </w:r>
            <w:proofErr w:type="spellStart"/>
            <w:r w:rsidR="00B1373E">
              <w:t>bankId</w:t>
            </w:r>
            <w:proofErr w:type="spellEnd"/>
            <w:r w:rsidR="00B1373E">
              <w:t xml:space="preserve"> i 1177 Vårdguidens e-tjänster. </w:t>
            </w:r>
            <w:r>
              <w:t>Patient</w:t>
            </w:r>
            <w:r w:rsidR="00B1373E">
              <w:t xml:space="preserve"> söker fram önskad </w:t>
            </w:r>
            <w:r>
              <w:t>vårdcentral</w:t>
            </w:r>
            <w:r w:rsidR="00B1373E">
              <w:t xml:space="preserve"> för att boka tid</w:t>
            </w:r>
          </w:p>
        </w:tc>
      </w:tr>
      <w:tr w:rsidR="00D70878" w:rsidRPr="00F515F3" w14:paraId="517A418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D736C27" w14:textId="12B5F94E" w:rsidR="00D70878" w:rsidRPr="002D00E5" w:rsidRDefault="00D70878" w:rsidP="00D70878">
            <w:pPr>
              <w:tabs>
                <w:tab w:val="left" w:pos="567"/>
              </w:tabs>
              <w:rPr>
                <w:b w:val="0"/>
                <w:bCs w:val="0"/>
              </w:rPr>
            </w:pPr>
            <w:r w:rsidRPr="005B67FF">
              <w:rPr>
                <w:b w:val="0"/>
                <w:bCs w:val="0"/>
              </w:rPr>
              <w:t>2</w:t>
            </w:r>
          </w:p>
        </w:tc>
        <w:tc>
          <w:tcPr>
            <w:tcW w:w="4604" w:type="pct"/>
          </w:tcPr>
          <w:p w14:paraId="6008ED08" w14:textId="6A29DE5B" w:rsidR="00D70878" w:rsidRPr="000656E2"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Patient söker efter sin vårdcentral för att se vilka bokade tider patient har</w:t>
            </w:r>
          </w:p>
        </w:tc>
      </w:tr>
      <w:tr w:rsidR="00D70878" w:rsidRPr="00F515F3" w14:paraId="33126B8F"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A315214" w14:textId="494BF418" w:rsidR="00D70878" w:rsidRPr="002D00E5" w:rsidRDefault="00D70878" w:rsidP="00D70878">
            <w:pPr>
              <w:tabs>
                <w:tab w:val="left" w:pos="567"/>
              </w:tabs>
              <w:rPr>
                <w:b w:val="0"/>
                <w:bCs w:val="0"/>
              </w:rPr>
            </w:pPr>
            <w:r>
              <w:rPr>
                <w:b w:val="0"/>
                <w:bCs w:val="0"/>
              </w:rPr>
              <w:t>3</w:t>
            </w:r>
          </w:p>
        </w:tc>
        <w:tc>
          <w:tcPr>
            <w:tcW w:w="4604" w:type="pct"/>
          </w:tcPr>
          <w:p w14:paraId="3126A847" w14:textId="01E026AC" w:rsidR="00D70878" w:rsidRPr="003A092A"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Patienten dirigeras till vårdcentralens tidbokningstjänst för att hämta bokade tider</w:t>
            </w:r>
          </w:p>
        </w:tc>
      </w:tr>
      <w:tr w:rsidR="00D70878" w:rsidRPr="00F515F3" w14:paraId="0EB96134"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4B51687" w14:textId="7C41C4A5" w:rsidR="00D70878" w:rsidRPr="002D00E5" w:rsidRDefault="00D70878" w:rsidP="00D70878">
            <w:pPr>
              <w:tabs>
                <w:tab w:val="left" w:pos="567"/>
              </w:tabs>
              <w:rPr>
                <w:b w:val="0"/>
                <w:bCs w:val="0"/>
              </w:rPr>
            </w:pPr>
            <w:r>
              <w:rPr>
                <w:b w:val="0"/>
                <w:bCs w:val="0"/>
              </w:rPr>
              <w:t>4</w:t>
            </w:r>
          </w:p>
        </w:tc>
        <w:tc>
          <w:tcPr>
            <w:tcW w:w="4604" w:type="pct"/>
          </w:tcPr>
          <w:p w14:paraId="122E211F" w14:textId="0221D6FF"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anropar vårdcentralen (via tjänstekontraktet </w:t>
            </w:r>
            <w:proofErr w:type="spellStart"/>
            <w:r w:rsidRPr="007371EB">
              <w:rPr>
                <w:i/>
                <w:iCs/>
              </w:rPr>
              <w:t>GetAppointments</w:t>
            </w:r>
            <w:proofErr w:type="spellEnd"/>
            <w:r>
              <w:t xml:space="preserve">) för att hämta bokningar på vårdcentralen. En lista med unika </w:t>
            </w:r>
            <w:proofErr w:type="spellStart"/>
            <w:r>
              <w:t>bokningsId:n</w:t>
            </w:r>
            <w:proofErr w:type="spellEnd"/>
            <w:r>
              <w:t xml:space="preserve"> returneras</w:t>
            </w:r>
          </w:p>
        </w:tc>
      </w:tr>
      <w:tr w:rsidR="00D70878" w:rsidRPr="00F515F3" w14:paraId="6959810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8234887" w14:textId="67419B39" w:rsidR="00D70878" w:rsidRPr="002D00E5" w:rsidRDefault="00D70878" w:rsidP="00D70878">
            <w:pPr>
              <w:tabs>
                <w:tab w:val="left" w:pos="567"/>
              </w:tabs>
              <w:rPr>
                <w:b w:val="0"/>
                <w:bCs w:val="0"/>
              </w:rPr>
            </w:pPr>
            <w:r>
              <w:rPr>
                <w:b w:val="0"/>
                <w:bCs w:val="0"/>
              </w:rPr>
              <w:t>5</w:t>
            </w:r>
          </w:p>
        </w:tc>
        <w:tc>
          <w:tcPr>
            <w:tcW w:w="4604" w:type="pct"/>
          </w:tcPr>
          <w:p w14:paraId="2CA24C65" w14:textId="5AECC874"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detaljer om varje bokning (baserat på tidigare returnerat </w:t>
            </w:r>
            <w:proofErr w:type="spellStart"/>
            <w:r>
              <w:t>bokningsId</w:t>
            </w:r>
            <w:proofErr w:type="spellEnd"/>
            <w:r>
              <w:t>)</w:t>
            </w:r>
          </w:p>
        </w:tc>
      </w:tr>
      <w:tr w:rsidR="00D70878" w:rsidRPr="00F515F3" w14:paraId="70951696"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9B6D3B0" w14:textId="48D2E674" w:rsidR="00D70878" w:rsidRPr="002D00E5" w:rsidRDefault="00D70878" w:rsidP="00D70878">
            <w:pPr>
              <w:tabs>
                <w:tab w:val="left" w:pos="567"/>
              </w:tabs>
              <w:rPr>
                <w:b w:val="0"/>
                <w:bCs w:val="0"/>
              </w:rPr>
            </w:pPr>
            <w:r>
              <w:rPr>
                <w:b w:val="0"/>
                <w:bCs w:val="0"/>
              </w:rPr>
              <w:t>6</w:t>
            </w:r>
          </w:p>
        </w:tc>
        <w:tc>
          <w:tcPr>
            <w:tcW w:w="4604" w:type="pct"/>
          </w:tcPr>
          <w:p w14:paraId="65E3D5FC" w14:textId="5DDFC196"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Tidbokningstjänst sammanställer en lista med bokningar</w:t>
            </w:r>
          </w:p>
        </w:tc>
      </w:tr>
      <w:tr w:rsidR="00D70878" w:rsidRPr="00F515F3" w14:paraId="68B89CE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229063DE" w14:textId="6C128256" w:rsidR="00D70878" w:rsidRPr="002D00E5" w:rsidRDefault="00D70878" w:rsidP="00D70878">
            <w:pPr>
              <w:tabs>
                <w:tab w:val="left" w:pos="567"/>
              </w:tabs>
              <w:rPr>
                <w:b w:val="0"/>
                <w:bCs w:val="0"/>
              </w:rPr>
            </w:pPr>
            <w:r>
              <w:rPr>
                <w:b w:val="0"/>
                <w:bCs w:val="0"/>
              </w:rPr>
              <w:t>7</w:t>
            </w:r>
          </w:p>
        </w:tc>
        <w:tc>
          <w:tcPr>
            <w:tcW w:w="4604" w:type="pct"/>
          </w:tcPr>
          <w:p w14:paraId="1853FA5E" w14:textId="1D1F1E32"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Patient tar del av informationen om sina bokade tider på vårdcentralen</w:t>
            </w:r>
          </w:p>
        </w:tc>
      </w:tr>
      <w:tr w:rsidR="00D70878" w:rsidRPr="00F515F3" w14:paraId="1817F98B"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184E992D" w14:textId="4DD62EDE" w:rsidR="00D70878" w:rsidRPr="002D00E5" w:rsidRDefault="00D70878" w:rsidP="00D70878">
            <w:pPr>
              <w:tabs>
                <w:tab w:val="left" w:pos="567"/>
              </w:tabs>
              <w:rPr>
                <w:b w:val="0"/>
                <w:bCs w:val="0"/>
              </w:rPr>
            </w:pPr>
            <w:r>
              <w:rPr>
                <w:b w:val="0"/>
                <w:bCs w:val="0"/>
              </w:rPr>
              <w:t>8</w:t>
            </w:r>
          </w:p>
        </w:tc>
        <w:tc>
          <w:tcPr>
            <w:tcW w:w="4604" w:type="pct"/>
          </w:tcPr>
          <w:p w14:paraId="1A570999" w14:textId="2E315D12"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 xml:space="preserve">Patient väljer den bokning som patient önskar </w:t>
            </w:r>
            <w:r w:rsidR="009219B3">
              <w:t>av</w:t>
            </w:r>
            <w:r>
              <w:t>boka</w:t>
            </w:r>
          </w:p>
        </w:tc>
      </w:tr>
      <w:tr w:rsidR="00D70878" w:rsidRPr="00F515F3" w14:paraId="263EE6B0"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ACCFD7E" w14:textId="0CA84B7F" w:rsidR="00D70878" w:rsidRPr="002D00E5" w:rsidRDefault="00D70878" w:rsidP="00D70878">
            <w:pPr>
              <w:tabs>
                <w:tab w:val="left" w:pos="567"/>
              </w:tabs>
              <w:rPr>
                <w:b w:val="0"/>
                <w:bCs w:val="0"/>
              </w:rPr>
            </w:pPr>
            <w:r>
              <w:rPr>
                <w:b w:val="0"/>
                <w:bCs w:val="0"/>
              </w:rPr>
              <w:t>9</w:t>
            </w:r>
          </w:p>
        </w:tc>
        <w:tc>
          <w:tcPr>
            <w:tcW w:w="4604" w:type="pct"/>
          </w:tcPr>
          <w:p w14:paraId="42AC4407" w14:textId="77777777" w:rsidR="00D70878" w:rsidRDefault="00D70878" w:rsidP="00D70878">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hämtar detaljer om vald bokning. I bokningsdetaljerna ingår även en flagga som verksamheten returnerar och som avgör om bokningen får avbokas av patient (attributet </w:t>
            </w:r>
            <w:proofErr w:type="spellStart"/>
            <w:r>
              <w:rPr>
                <w:i/>
                <w:iCs/>
              </w:rPr>
              <w:t>cancel</w:t>
            </w:r>
            <w:r w:rsidRPr="007371EB">
              <w:rPr>
                <w:i/>
                <w:iCs/>
              </w:rPr>
              <w:t>AppointmentAllowed</w:t>
            </w:r>
            <w:proofErr w:type="spellEnd"/>
            <w:r>
              <w:t xml:space="preserve"> i datatypen </w:t>
            </w:r>
            <w:proofErr w:type="spellStart"/>
            <w:r w:rsidRPr="00CA1AA2">
              <w:rPr>
                <w:i/>
                <w:iCs/>
              </w:rPr>
              <w:t>AppointmentType</w:t>
            </w:r>
            <w:proofErr w:type="spellEnd"/>
            <w:r>
              <w:t>)</w:t>
            </w:r>
            <w:r w:rsidR="009219B3">
              <w:t>.</w:t>
            </w:r>
          </w:p>
          <w:p w14:paraId="65BA91FD" w14:textId="77777777"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Baserat på tidstypens inställning (inställning som hämtats tillsammans med tidstypen) kan verksamheten kräva att invånaren anger en anledning till avbokningen. Verksamheten kan välja att kräva att invånaren anger något eller att invånaren frivilligt anger något eller att invånaren inte får ange något (då visas inte något till invånaren)</w:t>
            </w:r>
          </w:p>
          <w:p w14:paraId="5525CD39" w14:textId="417F81C2"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avbokningen</w:t>
            </w:r>
          </w:p>
        </w:tc>
      </w:tr>
      <w:tr w:rsidR="009219B3" w:rsidRPr="00F515F3" w14:paraId="6F3F281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5624C5C1" w14:textId="7F6FA813" w:rsidR="009219B3" w:rsidRPr="002D00E5" w:rsidRDefault="009219B3" w:rsidP="009219B3">
            <w:pPr>
              <w:tabs>
                <w:tab w:val="left" w:pos="567"/>
              </w:tabs>
              <w:rPr>
                <w:b w:val="0"/>
                <w:bCs w:val="0"/>
              </w:rPr>
            </w:pPr>
            <w:r>
              <w:rPr>
                <w:b w:val="0"/>
                <w:bCs w:val="0"/>
              </w:rPr>
              <w:t>10</w:t>
            </w:r>
          </w:p>
        </w:tc>
        <w:tc>
          <w:tcPr>
            <w:tcW w:w="4604" w:type="pct"/>
          </w:tcPr>
          <w:p w14:paraId="5BC35275" w14:textId="385B9436"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Invånaren anger en anledning till bokningen (baserat på tidstypens inställning enligt föregående steg)</w:t>
            </w:r>
          </w:p>
        </w:tc>
      </w:tr>
      <w:tr w:rsidR="009219B3" w:rsidRPr="00F515F3" w14:paraId="4D9ADDA2"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4F12503" w14:textId="13183FCF" w:rsidR="009219B3" w:rsidRPr="002D00E5" w:rsidRDefault="009219B3" w:rsidP="009219B3">
            <w:pPr>
              <w:tabs>
                <w:tab w:val="left" w:pos="567"/>
              </w:tabs>
              <w:rPr>
                <w:b w:val="0"/>
                <w:bCs w:val="0"/>
              </w:rPr>
            </w:pPr>
            <w:r>
              <w:rPr>
                <w:b w:val="0"/>
                <w:bCs w:val="0"/>
              </w:rPr>
              <w:t>11</w:t>
            </w:r>
          </w:p>
        </w:tc>
        <w:tc>
          <w:tcPr>
            <w:tcW w:w="4604" w:type="pct"/>
          </w:tcPr>
          <w:p w14:paraId="1225C247" w14:textId="24D7BD5A"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Invånaren bekräftar eventuella villkor och bokar tiden</w:t>
            </w:r>
          </w:p>
        </w:tc>
      </w:tr>
      <w:tr w:rsidR="009219B3" w:rsidRPr="00F515F3" w14:paraId="25BFEB68"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9356066" w14:textId="31DBDAA5" w:rsidR="009219B3" w:rsidRPr="002D00E5" w:rsidRDefault="009219B3" w:rsidP="009219B3">
            <w:pPr>
              <w:tabs>
                <w:tab w:val="left" w:pos="567"/>
              </w:tabs>
              <w:rPr>
                <w:b w:val="0"/>
                <w:bCs w:val="0"/>
              </w:rPr>
            </w:pPr>
            <w:r>
              <w:rPr>
                <w:b w:val="0"/>
                <w:bCs w:val="0"/>
              </w:rPr>
              <w:lastRenderedPageBreak/>
              <w:t>12</w:t>
            </w:r>
          </w:p>
        </w:tc>
        <w:tc>
          <w:tcPr>
            <w:tcW w:w="4604" w:type="pct"/>
          </w:tcPr>
          <w:p w14:paraId="1FC00D03" w14:textId="351EA268"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 xml:space="preserve">Tidbokningstjänst begär att omboka vald tid genom att anropa tjänstekontraktet </w:t>
            </w:r>
            <w:proofErr w:type="spellStart"/>
            <w:r>
              <w:rPr>
                <w:i/>
                <w:iCs/>
              </w:rPr>
              <w:t>Cancel</w:t>
            </w:r>
            <w:r w:rsidRPr="00E679F3">
              <w:rPr>
                <w:i/>
                <w:iCs/>
              </w:rPr>
              <w:t>Appointment</w:t>
            </w:r>
            <w:proofErr w:type="spellEnd"/>
            <w:r>
              <w:t>.</w:t>
            </w:r>
          </w:p>
        </w:tc>
      </w:tr>
      <w:tr w:rsidR="009219B3" w:rsidRPr="00F515F3" w14:paraId="13326179"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4EB6BAEA" w14:textId="5CB9F485" w:rsidR="009219B3" w:rsidRPr="002D00E5" w:rsidRDefault="009219B3" w:rsidP="009219B3">
            <w:pPr>
              <w:tabs>
                <w:tab w:val="left" w:pos="567"/>
              </w:tabs>
              <w:rPr>
                <w:b w:val="0"/>
                <w:bCs w:val="0"/>
              </w:rPr>
            </w:pPr>
            <w:r>
              <w:rPr>
                <w:b w:val="0"/>
                <w:bCs w:val="0"/>
              </w:rPr>
              <w:t>13</w:t>
            </w:r>
          </w:p>
        </w:tc>
        <w:tc>
          <w:tcPr>
            <w:tcW w:w="4604" w:type="pct"/>
          </w:tcPr>
          <w:p w14:paraId="532D7D72" w14:textId="555570D0"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Tidbokningstjänst presenterar en bekräftelse på att avbokningen lyckats</w:t>
            </w:r>
          </w:p>
        </w:tc>
      </w:tr>
      <w:tr w:rsidR="009219B3" w:rsidRPr="00F515F3" w14:paraId="21B122D5" w14:textId="77777777" w:rsidTr="00667351">
        <w:trPr>
          <w:trHeight w:val="709"/>
        </w:trPr>
        <w:tc>
          <w:tcPr>
            <w:cnfStyle w:val="001000000000" w:firstRow="0" w:lastRow="0" w:firstColumn="1" w:lastColumn="0" w:oddVBand="0" w:evenVBand="0" w:oddHBand="0" w:evenHBand="0" w:firstRowFirstColumn="0" w:firstRowLastColumn="0" w:lastRowFirstColumn="0" w:lastRowLastColumn="0"/>
            <w:tcW w:w="396" w:type="pct"/>
          </w:tcPr>
          <w:p w14:paraId="6A7099AF" w14:textId="694D1569" w:rsidR="009219B3" w:rsidRDefault="009219B3" w:rsidP="009219B3">
            <w:pPr>
              <w:tabs>
                <w:tab w:val="left" w:pos="567"/>
              </w:tabs>
              <w:rPr>
                <w:b w:val="0"/>
                <w:bCs w:val="0"/>
              </w:rPr>
            </w:pPr>
            <w:r>
              <w:rPr>
                <w:b w:val="0"/>
                <w:bCs w:val="0"/>
              </w:rPr>
              <w:t>14</w:t>
            </w:r>
          </w:p>
        </w:tc>
        <w:tc>
          <w:tcPr>
            <w:tcW w:w="4604" w:type="pct"/>
          </w:tcPr>
          <w:p w14:paraId="7CC4B719" w14:textId="6ECF24A8" w:rsidR="009219B3" w:rsidRDefault="009219B3" w:rsidP="009219B3">
            <w:pPr>
              <w:tabs>
                <w:tab w:val="left" w:pos="567"/>
              </w:tabs>
              <w:cnfStyle w:val="000000000000" w:firstRow="0" w:lastRow="0" w:firstColumn="0" w:lastColumn="0" w:oddVBand="0" w:evenVBand="0" w:oddHBand="0" w:evenHBand="0" w:firstRowFirstColumn="0" w:firstRowLastColumn="0" w:lastRowFirstColumn="0" w:lastRowLastColumn="0"/>
            </w:pPr>
            <w:r>
              <w:t xml:space="preserve">Verksamheten skickar en digital bekräftelse om avbokningen som dessutom innehåller detaljer om den nya tiden </w:t>
            </w:r>
          </w:p>
        </w:tc>
      </w:tr>
    </w:tbl>
    <w:p w14:paraId="7B68D031" w14:textId="77777777" w:rsidR="00B1373E" w:rsidRDefault="00B1373E" w:rsidP="00B1373E"/>
    <w:p w14:paraId="6B98D361" w14:textId="77777777" w:rsidR="001F2719" w:rsidRDefault="001F2719" w:rsidP="00946594">
      <w:pPr>
        <w:rPr>
          <w:color w:val="4F81BD" w:themeColor="accent1"/>
        </w:rPr>
      </w:pPr>
    </w:p>
    <w:p w14:paraId="28E07F02" w14:textId="5D31576A" w:rsidR="0039481C" w:rsidRDefault="0039481C" w:rsidP="0039481C">
      <w:pPr>
        <w:rPr>
          <w:color w:val="4F81BD" w:themeColor="accent1"/>
        </w:rPr>
      </w:pPr>
    </w:p>
    <w:p w14:paraId="47752E11" w14:textId="77777777" w:rsidR="0039481C" w:rsidRPr="000F72A4" w:rsidRDefault="0039481C" w:rsidP="0039481C">
      <w:pPr>
        <w:pStyle w:val="Rubrik2"/>
      </w:pPr>
      <w:bookmarkStart w:id="48" w:name="_Toc357754849"/>
      <w:bookmarkStart w:id="49" w:name="_Toc243452554"/>
      <w:bookmarkStart w:id="50" w:name="_Toc149769264"/>
      <w:r w:rsidRPr="000F72A4">
        <w:t>Adressering</w:t>
      </w:r>
      <w:bookmarkEnd w:id="48"/>
      <w:bookmarkEnd w:id="49"/>
      <w:bookmarkEnd w:id="50"/>
    </w:p>
    <w:p w14:paraId="6E25265C" w14:textId="77777777" w:rsidR="00680555" w:rsidRPr="00680555" w:rsidRDefault="00680555" w:rsidP="00680555">
      <w:r w:rsidRPr="00680555">
        <w:t>Regler kring adressering styrs av T-Boken och detta avsnitt avser endast att förtydliga skrivningen för dessa regler. Själva reglerna beskrivs i T-Boken kapitel 8.3 (Översikt tekniska anvisningar utgåva C)</w:t>
      </w:r>
    </w:p>
    <w:p w14:paraId="29788EDA" w14:textId="7B73D92D" w:rsidR="0039481C" w:rsidRDefault="000C2D4D" w:rsidP="00680555">
      <w:r>
        <w:t xml:space="preserve">Domänen tillämpar verksamhetsadressering där </w:t>
      </w:r>
      <w:r w:rsidR="00680555" w:rsidRPr="00680555">
        <w:t xml:space="preserve">vårdenhetens HSA-id </w:t>
      </w:r>
      <w:r>
        <w:t xml:space="preserve">används </w:t>
      </w:r>
      <w:r w:rsidR="00680555" w:rsidRPr="00680555">
        <w:t xml:space="preserve">för adressering och tolkningen av detta HSA-id måste vara </w:t>
      </w:r>
      <w:proofErr w:type="spellStart"/>
      <w:r w:rsidR="00680555" w:rsidRPr="00680555">
        <w:t>skiftlägesokänsligt</w:t>
      </w:r>
      <w:proofErr w:type="spellEnd"/>
      <w:r w:rsidR="00680555" w:rsidRPr="00680555">
        <w:t xml:space="preserve"> i såväl konsument som producent.</w:t>
      </w:r>
    </w:p>
    <w:p w14:paraId="2DEEFDE5" w14:textId="77777777" w:rsidR="00680555" w:rsidRDefault="00680555" w:rsidP="00680555">
      <w:pPr>
        <w:rPr>
          <w:highlight w:val="yellow"/>
        </w:rPr>
      </w:pPr>
    </w:p>
    <w:p w14:paraId="110CF92C" w14:textId="3087C23B" w:rsidR="0039481C" w:rsidRPr="000F72A4" w:rsidRDefault="0039481C" w:rsidP="0039481C">
      <w:pPr>
        <w:pStyle w:val="Rubrik2"/>
      </w:pPr>
      <w:bookmarkStart w:id="51" w:name="_Toc357754850"/>
      <w:bookmarkStart w:id="52" w:name="_Toc243452555"/>
      <w:bookmarkStart w:id="53" w:name="_Toc149769265"/>
      <w:r w:rsidRPr="000F72A4">
        <w:t>Aggregering</w:t>
      </w:r>
      <w:bookmarkEnd w:id="51"/>
      <w:bookmarkEnd w:id="52"/>
      <w:r w:rsidR="00C670F6">
        <w:t xml:space="preserve"> och engagemangsindex</w:t>
      </w:r>
      <w:bookmarkEnd w:id="53"/>
    </w:p>
    <w:p w14:paraId="2B512B37" w14:textId="34B5A9AE" w:rsidR="00680555" w:rsidRDefault="00680555" w:rsidP="00680555">
      <w:r w:rsidRPr="00680555">
        <w:t xml:space="preserve">Det finns utrymme för anrop via en aggregerande tjänst </w:t>
      </w:r>
      <w:r w:rsidR="00597C09">
        <w:t xml:space="preserve">för tjänstekontraktet </w:t>
      </w:r>
      <w:proofErr w:type="spellStart"/>
      <w:r w:rsidR="00C670F6">
        <w:rPr>
          <w:i/>
          <w:iCs/>
        </w:rPr>
        <w:t>GetAppointments</w:t>
      </w:r>
      <w:proofErr w:type="spellEnd"/>
      <w:r w:rsidR="00597C09">
        <w:t xml:space="preserve"> i</w:t>
      </w:r>
      <w:r w:rsidRPr="00680555">
        <w:t xml:space="preserve"> denna domän. En aggregerande tjänst har samma tjänstekontrakt och anropsadress som en traditionell virtuell tjänst, men de nås på olika logiska adresser. Om en verksamhets HSA-id anges som logisk adress, kommer frågemeddelandet att dirigeras vidare direkt till </w:t>
      </w:r>
      <w:proofErr w:type="spellStart"/>
      <w:r w:rsidRPr="00680555">
        <w:t>källsystemet</w:t>
      </w:r>
      <w:proofErr w:type="spellEnd"/>
      <w:r w:rsidRPr="00680555">
        <w:t xml:space="preserve"> utan att passera en aggregerande tjänst. Om logisk adress är HSA-id för Inera eller en huvudman, kommer anropet </w:t>
      </w:r>
      <w:r w:rsidR="002128D5" w:rsidRPr="00680555">
        <w:t>i stället</w:t>
      </w:r>
      <w:r w:rsidRPr="00680555">
        <w:t xml:space="preserve"> att dirigeras till en aggregerande tjänst som i sin tur, efter att ha konsulterat Engagemangsindex, vidarebefordrar frågan till de </w:t>
      </w:r>
      <w:proofErr w:type="spellStart"/>
      <w:r w:rsidRPr="00680555">
        <w:t>källsystem</w:t>
      </w:r>
      <w:proofErr w:type="spellEnd"/>
      <w:r w:rsidRPr="00680555">
        <w:t xml:space="preserve"> som har information om </w:t>
      </w:r>
      <w:r w:rsidR="00443C24">
        <w:t>invånaren</w:t>
      </w:r>
      <w:r w:rsidRPr="00680555">
        <w:t>.</w:t>
      </w:r>
    </w:p>
    <w:p w14:paraId="304AE851" w14:textId="77777777" w:rsidR="0007085C" w:rsidRPr="00680555" w:rsidRDefault="0007085C" w:rsidP="00680555"/>
    <w:p w14:paraId="63F3A715" w14:textId="0C6A6ADF" w:rsidR="00680555" w:rsidRDefault="00680555" w:rsidP="00680555">
      <w:r w:rsidRPr="00680555">
        <w:t>För användning av en aggregerande tjänst behöver producenter uppdatera Engagemangsindex och den aggregerande tjänsten behöver vara utvecklad inom ramen för en anpassningsplattform.</w:t>
      </w:r>
    </w:p>
    <w:p w14:paraId="6992A535" w14:textId="77777777" w:rsidR="00D644F3" w:rsidRDefault="00D644F3" w:rsidP="00680555"/>
    <w:tbl>
      <w:tblPr>
        <w:tblStyle w:val="Tabellrutnt"/>
        <w:tblW w:w="0" w:type="auto"/>
        <w:tblInd w:w="867" w:type="dxa"/>
        <w:tblLook w:val="04A0" w:firstRow="1" w:lastRow="0" w:firstColumn="1" w:lastColumn="0" w:noHBand="0" w:noVBand="1"/>
      </w:tblPr>
      <w:tblGrid>
        <w:gridCol w:w="3210"/>
        <w:gridCol w:w="6379"/>
      </w:tblGrid>
      <w:tr w:rsidR="00D644F3" w:rsidRPr="00263244" w14:paraId="27578BB9" w14:textId="77777777" w:rsidTr="00EF71E0">
        <w:tc>
          <w:tcPr>
            <w:tcW w:w="32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EF37CDE" w14:textId="0C73C11E" w:rsidR="00D644F3" w:rsidRPr="00263244" w:rsidRDefault="00D644F3" w:rsidP="00EF71E0">
            <w:pPr>
              <w:rPr>
                <w:b/>
              </w:rPr>
            </w:pPr>
            <w:r>
              <w:rPr>
                <w:b/>
              </w:rPr>
              <w:t>Begäran om att hämta invånares/patients bokade tider (</w:t>
            </w:r>
            <w:proofErr w:type="spellStart"/>
            <w:r w:rsidR="00A4443E">
              <w:rPr>
                <w:b/>
              </w:rPr>
              <w:t>GetAppointments</w:t>
            </w:r>
            <w:proofErr w:type="spellEnd"/>
            <w:r>
              <w:rPr>
                <w:b/>
              </w:rPr>
              <w:t>)</w:t>
            </w:r>
          </w:p>
        </w:tc>
        <w:tc>
          <w:tcPr>
            <w:tcW w:w="63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0A2C70" w14:textId="77777777" w:rsidR="00D644F3" w:rsidRPr="00263244" w:rsidRDefault="00D644F3" w:rsidP="00EF71E0">
            <w:pPr>
              <w:rPr>
                <w:b/>
              </w:rPr>
            </w:pPr>
            <w:r w:rsidRPr="00263244">
              <w:rPr>
                <w:b/>
              </w:rPr>
              <w:t>Logisk adress</w:t>
            </w:r>
          </w:p>
        </w:tc>
      </w:tr>
      <w:tr w:rsidR="00D644F3" w:rsidRPr="00263244" w14:paraId="502F2958" w14:textId="77777777" w:rsidTr="00EF71E0">
        <w:tc>
          <w:tcPr>
            <w:tcW w:w="3210" w:type="dxa"/>
            <w:tcBorders>
              <w:top w:val="single" w:sz="4" w:space="0" w:color="000000"/>
              <w:left w:val="single" w:sz="4" w:space="0" w:color="000000"/>
              <w:bottom w:val="single" w:sz="4" w:space="0" w:color="000000"/>
              <w:right w:val="single" w:sz="4" w:space="0" w:color="000000"/>
            </w:tcBorders>
            <w:hideMark/>
          </w:tcPr>
          <w:p w14:paraId="6497F32C" w14:textId="03A5F6FB" w:rsidR="00D644F3" w:rsidRPr="00263244" w:rsidRDefault="00D644F3" w:rsidP="00EF71E0">
            <w:r>
              <w:t xml:space="preserve">Nationell sammanfattning av invånares bokade tider </w:t>
            </w:r>
          </w:p>
        </w:tc>
        <w:tc>
          <w:tcPr>
            <w:tcW w:w="6379" w:type="dxa"/>
            <w:tcBorders>
              <w:top w:val="single" w:sz="4" w:space="0" w:color="000000"/>
              <w:left w:val="single" w:sz="4" w:space="0" w:color="000000"/>
              <w:bottom w:val="single" w:sz="4" w:space="0" w:color="000000"/>
              <w:right w:val="single" w:sz="4" w:space="0" w:color="000000"/>
            </w:tcBorders>
            <w:hideMark/>
          </w:tcPr>
          <w:p w14:paraId="3458DD51" w14:textId="2828CE22" w:rsidR="00D644F3" w:rsidRPr="00263244" w:rsidRDefault="00D644F3" w:rsidP="00EF71E0">
            <w:proofErr w:type="spellStart"/>
            <w:r w:rsidRPr="00263244">
              <w:t>Ineras</w:t>
            </w:r>
            <w:proofErr w:type="spellEnd"/>
            <w:r w:rsidRPr="00263244">
              <w:t xml:space="preserve"> HSA-id: </w:t>
            </w:r>
            <w:proofErr w:type="gramStart"/>
            <w:r w:rsidRPr="00084026">
              <w:t>5565594230</w:t>
            </w:r>
            <w:proofErr w:type="gramEnd"/>
            <w:r w:rsidRPr="00263244">
              <w:t xml:space="preserve"> </w:t>
            </w:r>
            <w:r>
              <w:br/>
              <w:t>Genom att adressera på detta sätt triggas aggregerad tjänst igång på den nationella tjänsteplattformen som i sin tur baserar sina vidare anrop på innehållet i engagemangsindex.</w:t>
            </w:r>
          </w:p>
        </w:tc>
      </w:tr>
      <w:tr w:rsidR="00D644F3" w:rsidRPr="00263244" w14:paraId="682D4BC7" w14:textId="77777777" w:rsidTr="00EF71E0">
        <w:tc>
          <w:tcPr>
            <w:tcW w:w="3210" w:type="dxa"/>
            <w:tcBorders>
              <w:top w:val="single" w:sz="4" w:space="0" w:color="000000"/>
              <w:left w:val="single" w:sz="4" w:space="0" w:color="000000"/>
              <w:bottom w:val="single" w:sz="4" w:space="0" w:color="000000"/>
              <w:right w:val="single" w:sz="4" w:space="0" w:color="000000"/>
            </w:tcBorders>
            <w:hideMark/>
          </w:tcPr>
          <w:p w14:paraId="3C51E24C" w14:textId="422FF7D9" w:rsidR="00D644F3" w:rsidRPr="00263244" w:rsidRDefault="00D644F3" w:rsidP="00EF71E0">
            <w:commentRangeStart w:id="54"/>
            <w:r>
              <w:t>Regional sammanfattning av invånares bokade tider</w:t>
            </w:r>
          </w:p>
        </w:tc>
        <w:tc>
          <w:tcPr>
            <w:tcW w:w="6379" w:type="dxa"/>
            <w:tcBorders>
              <w:top w:val="single" w:sz="4" w:space="0" w:color="000000"/>
              <w:left w:val="single" w:sz="4" w:space="0" w:color="000000"/>
              <w:bottom w:val="single" w:sz="4" w:space="0" w:color="000000"/>
              <w:right w:val="single" w:sz="4" w:space="0" w:color="000000"/>
            </w:tcBorders>
            <w:hideMark/>
          </w:tcPr>
          <w:p w14:paraId="2C634278" w14:textId="4FA3BC6E" w:rsidR="00D644F3" w:rsidRDefault="00D644F3" w:rsidP="00EF71E0">
            <w:r w:rsidRPr="00263244">
              <w:t>Huvudmannens</w:t>
            </w:r>
            <w:r>
              <w:t xml:space="preserve"> länskod eller annan identifierare som är </w:t>
            </w:r>
            <w:proofErr w:type="spellStart"/>
            <w:r>
              <w:t>TAKad</w:t>
            </w:r>
            <w:proofErr w:type="spellEnd"/>
            <w:r>
              <w:t xml:space="preserve"> på den nationella tjänsteplattformen.</w:t>
            </w:r>
          </w:p>
          <w:p w14:paraId="76F9CCA8" w14:textId="089C1E7E" w:rsidR="00D644F3" w:rsidRPr="00263244" w:rsidRDefault="00D644F3" w:rsidP="00EF71E0">
            <w:r>
              <w:t>Genom att adressera på detta sätt dirigeras anropet till annan (regional tjänsteplattform) som i sin tur triggar regional aggregerad tjänst.</w:t>
            </w:r>
            <w:commentRangeEnd w:id="54"/>
            <w:r w:rsidR="00697D56">
              <w:rPr>
                <w:rStyle w:val="Kommentarsreferens"/>
              </w:rPr>
              <w:commentReference w:id="54"/>
            </w:r>
          </w:p>
        </w:tc>
      </w:tr>
      <w:tr w:rsidR="00D644F3" w:rsidRPr="00263244" w14:paraId="2FED276F" w14:textId="77777777" w:rsidTr="00EF71E0">
        <w:tc>
          <w:tcPr>
            <w:tcW w:w="3210" w:type="dxa"/>
            <w:tcBorders>
              <w:top w:val="single" w:sz="4" w:space="0" w:color="000000"/>
              <w:left w:val="single" w:sz="4" w:space="0" w:color="000000"/>
              <w:bottom w:val="single" w:sz="4" w:space="0" w:color="000000"/>
              <w:right w:val="single" w:sz="4" w:space="0" w:color="000000"/>
            </w:tcBorders>
          </w:tcPr>
          <w:p w14:paraId="2CC11026" w14:textId="1CDDCDB0" w:rsidR="00D644F3" w:rsidRPr="00263244" w:rsidRDefault="00D644F3" w:rsidP="00EF71E0">
            <w:r>
              <w:lastRenderedPageBreak/>
              <w:t xml:space="preserve">Invånares bokade tider på en </w:t>
            </w:r>
            <w:r w:rsidR="002128D5">
              <w:t>vårdcentral</w:t>
            </w:r>
          </w:p>
        </w:tc>
        <w:tc>
          <w:tcPr>
            <w:tcW w:w="6379" w:type="dxa"/>
            <w:tcBorders>
              <w:top w:val="single" w:sz="4" w:space="0" w:color="000000"/>
              <w:left w:val="single" w:sz="4" w:space="0" w:color="000000"/>
              <w:bottom w:val="single" w:sz="4" w:space="0" w:color="000000"/>
              <w:right w:val="single" w:sz="4" w:space="0" w:color="000000"/>
            </w:tcBorders>
          </w:tcPr>
          <w:p w14:paraId="4B239A8E" w14:textId="1D10F643" w:rsidR="00D644F3" w:rsidRPr="00263244" w:rsidRDefault="00D644F3" w:rsidP="00EF71E0">
            <w:r>
              <w:t xml:space="preserve">E-tjänst adresserar specifik </w:t>
            </w:r>
            <w:r w:rsidR="002128D5">
              <w:t>vårdcentral</w:t>
            </w:r>
            <w:r>
              <w:t xml:space="preserve"> direkt. Den logiska adressen motsvarar </w:t>
            </w:r>
            <w:r w:rsidR="002128D5">
              <w:t>vårdcentral</w:t>
            </w:r>
            <w:r>
              <w:t>ens HSA-Id</w:t>
            </w:r>
          </w:p>
        </w:tc>
      </w:tr>
    </w:tbl>
    <w:p w14:paraId="2FBC1EB9" w14:textId="77777777" w:rsidR="00D644F3" w:rsidRDefault="00D644F3" w:rsidP="00680555"/>
    <w:p w14:paraId="44BF38AD" w14:textId="77777777" w:rsidR="0007085C" w:rsidRPr="00680555" w:rsidRDefault="0007085C" w:rsidP="00680555"/>
    <w:p w14:paraId="0A78755D" w14:textId="155DC31F" w:rsidR="0039481C" w:rsidRDefault="00680555" w:rsidP="00680555">
      <w:r w:rsidRPr="00680555">
        <w:t>För tjänstespecifika regler kring aggregerande tjänster, se respektive tjänsteinteraktion.</w:t>
      </w:r>
    </w:p>
    <w:p w14:paraId="491344B8" w14:textId="77777777" w:rsidR="00680555" w:rsidRDefault="00680555" w:rsidP="00680555">
      <w:pPr>
        <w:rPr>
          <w:color w:val="4F81BD" w:themeColor="accent1"/>
        </w:rPr>
      </w:pPr>
    </w:p>
    <w:p w14:paraId="4A3B2F20" w14:textId="46A61922" w:rsidR="0039481C" w:rsidRDefault="00680555" w:rsidP="0039481C">
      <w:pPr>
        <w:pStyle w:val="Rubrik2"/>
      </w:pPr>
      <w:bookmarkStart w:id="55" w:name="_Toc149769266"/>
      <w:r>
        <w:t>Anvisningar för uppdatering av Engagemangsindex</w:t>
      </w:r>
      <w:bookmarkEnd w:id="55"/>
    </w:p>
    <w:p w14:paraId="67A2C0FC" w14:textId="33A68F53" w:rsidR="00680555" w:rsidRDefault="00022027" w:rsidP="00680555">
      <w:r>
        <w:t>A</w:t>
      </w:r>
      <w:r w:rsidR="00680555">
        <w:t>nslutna tjänsteproducenter som erbjuder visning, ombokning eller avbokning genom domänens tjänstekontrakt</w:t>
      </w:r>
      <w:r>
        <w:t xml:space="preserve"> ska</w:t>
      </w:r>
      <w:r w:rsidR="00680555">
        <w:t xml:space="preserve"> uppdatera Engagemangsindex för att informera tjänstekonsumenter om bokningar som finns i tidboken.</w:t>
      </w:r>
    </w:p>
    <w:p w14:paraId="76EE2919" w14:textId="77777777" w:rsidR="0007085C" w:rsidRDefault="0007085C" w:rsidP="00680555"/>
    <w:p w14:paraId="69D26913" w14:textId="2CCE33BA" w:rsidR="00680555" w:rsidRDefault="00680555" w:rsidP="00680555">
      <w:r>
        <w:t xml:space="preserve">Engagemangsindex är en egen tjänstedomän, separat från tidbokningsdomänen, som definierar kontrakt och regler för uppdatering av indexet. För mer information, se tjänstedomänen </w:t>
      </w:r>
      <w:proofErr w:type="spellStart"/>
      <w:proofErr w:type="gramStart"/>
      <w:r>
        <w:t>itintegration:engagementindex</w:t>
      </w:r>
      <w:proofErr w:type="spellEnd"/>
      <w:proofErr w:type="gramEnd"/>
      <w:r>
        <w:t xml:space="preserve"> på </w:t>
      </w:r>
      <w:hyperlink r:id="rId26" w:history="1">
        <w:r w:rsidRPr="003079F7">
          <w:rPr>
            <w:rStyle w:val="Hyperlnk"/>
          </w:rPr>
          <w:t>http://www.rivta.se</w:t>
        </w:r>
      </w:hyperlink>
      <w:r>
        <w:t>.</w:t>
      </w:r>
    </w:p>
    <w:p w14:paraId="7DA343B4" w14:textId="77777777" w:rsidR="00680555" w:rsidRDefault="00680555" w:rsidP="00680555"/>
    <w:p w14:paraId="539E953C" w14:textId="4815DC76" w:rsidR="00680555" w:rsidRDefault="00680555" w:rsidP="00680555">
      <w:r>
        <w:t xml:space="preserve">Varje tjänstedomän har ansvar att definiera anvisningar och regler för uppdatering och hantering av information inom Engagemangsindex. Detta avsnitt innehåller tjänstedomänen </w:t>
      </w:r>
      <w:proofErr w:type="spellStart"/>
      <w:proofErr w:type="gramStart"/>
      <w:r>
        <w:t>crm:schedulings</w:t>
      </w:r>
      <w:proofErr w:type="spellEnd"/>
      <w:proofErr w:type="gramEnd"/>
      <w:r>
        <w:t xml:space="preserve"> anvisningar och regler.</w:t>
      </w:r>
    </w:p>
    <w:p w14:paraId="1C80786C" w14:textId="77777777" w:rsidR="00680555" w:rsidRDefault="00680555" w:rsidP="00680555"/>
    <w:p w14:paraId="68A2BF1C" w14:textId="381F1BF6" w:rsidR="00680555" w:rsidRDefault="00680555" w:rsidP="00680555">
      <w:pPr>
        <w:pStyle w:val="Rubrik3"/>
      </w:pPr>
      <w:bookmarkStart w:id="56" w:name="_Toc149769267"/>
      <w:r w:rsidRPr="00680555">
        <w:t>Domänspecifika attribut för tjänstedomänen Tidbokning</w:t>
      </w:r>
      <w:bookmarkEnd w:id="56"/>
    </w:p>
    <w:p w14:paraId="01C1F19C" w14:textId="73B21CD5" w:rsidR="00680555" w:rsidRDefault="00680555" w:rsidP="00680555">
      <w:r w:rsidRPr="00680555">
        <w:t xml:space="preserve">Följande regler gäller för innehållet i begäran till tjänstekontraktet </w:t>
      </w:r>
      <w:proofErr w:type="spellStart"/>
      <w:r w:rsidRPr="00302F5C">
        <w:rPr>
          <w:i/>
          <w:iCs/>
        </w:rPr>
        <w:t>Update</w:t>
      </w:r>
      <w:proofErr w:type="spellEnd"/>
      <w:r w:rsidRPr="00680555">
        <w:t xml:space="preserve"> i Engagemangsindex för uppdateringar som rör denna tjänstedomän (</w:t>
      </w:r>
      <w:proofErr w:type="spellStart"/>
      <w:proofErr w:type="gramStart"/>
      <w:r w:rsidR="00302F5C" w:rsidRPr="00302F5C">
        <w:rPr>
          <w:i/>
          <w:iCs/>
        </w:rPr>
        <w:t>supportprocess:logistics</w:t>
      </w:r>
      <w:proofErr w:type="gramEnd"/>
      <w:r w:rsidR="00302F5C" w:rsidRPr="00302F5C">
        <w:rPr>
          <w:i/>
          <w:iCs/>
        </w:rPr>
        <w:t>:scheduling</w:t>
      </w:r>
      <w:proofErr w:type="spellEnd"/>
      <w:r w:rsidRPr="00680555">
        <w:t xml:space="preserve">). Observera att nedanstående beskrivning endast avser de attribut där tjänstedomänen </w:t>
      </w:r>
      <w:proofErr w:type="spellStart"/>
      <w:proofErr w:type="gramStart"/>
      <w:r w:rsidR="00302F5C" w:rsidRPr="00302F5C">
        <w:rPr>
          <w:i/>
          <w:iCs/>
        </w:rPr>
        <w:t>supportprocess:logistics</w:t>
      </w:r>
      <w:proofErr w:type="gramEnd"/>
      <w:r w:rsidR="00302F5C" w:rsidRPr="00302F5C">
        <w:rPr>
          <w:i/>
          <w:iCs/>
        </w:rPr>
        <w:t>:scheduling</w:t>
      </w:r>
      <w:proofErr w:type="spellEnd"/>
      <w:r w:rsidR="00302F5C" w:rsidRPr="00680555">
        <w:t xml:space="preserve"> </w:t>
      </w:r>
      <w:r w:rsidRPr="00680555">
        <w:t>styr reglerna. För en komplett förteckning av attribut och tjänstekontraktsbeskrivning hänvisas till beskrivningen för tjänstedomänen ”</w:t>
      </w:r>
      <w:proofErr w:type="spellStart"/>
      <w:proofErr w:type="gramStart"/>
      <w:r w:rsidRPr="00302F5C">
        <w:rPr>
          <w:i/>
          <w:iCs/>
        </w:rPr>
        <w:t>itintegration:engagementindex</w:t>
      </w:r>
      <w:proofErr w:type="spellEnd"/>
      <w:proofErr w:type="gramEnd"/>
      <w:r w:rsidRPr="00680555">
        <w:t>”.</w:t>
      </w:r>
    </w:p>
    <w:p w14:paraId="1309084D" w14:textId="5C901B42" w:rsidR="003A2AB9" w:rsidRDefault="003A2AB9" w:rsidP="00680555"/>
    <w:p w14:paraId="1F72900A" w14:textId="2B390934" w:rsidR="003A2AB9" w:rsidRDefault="003A2AB9" w:rsidP="00680555">
      <w:pPr>
        <w:rPr>
          <w:b/>
          <w:bCs/>
        </w:rPr>
      </w:pPr>
      <w:r w:rsidRPr="003A2AB9">
        <w:rPr>
          <w:b/>
          <w:bCs/>
        </w:rPr>
        <w:t>Observera</w:t>
      </w:r>
      <w:r>
        <w:rPr>
          <w:b/>
          <w:bCs/>
        </w:rPr>
        <w:t>:</w:t>
      </w:r>
    </w:p>
    <w:p w14:paraId="4622CD7B" w14:textId="7D0ABE35" w:rsidR="003A2AB9" w:rsidRPr="003A2AB9" w:rsidRDefault="003A2AB9" w:rsidP="00680555">
      <w:r w:rsidRPr="003A2AB9">
        <w:t>I föregående</w:t>
      </w:r>
      <w:r>
        <w:t xml:space="preserve"> version av tjänstedomänen </w:t>
      </w:r>
      <w:proofErr w:type="spellStart"/>
      <w:proofErr w:type="gramStart"/>
      <w:r w:rsidRPr="009645E6">
        <w:rPr>
          <w:i/>
          <w:iCs/>
        </w:rPr>
        <w:t>crm:scheduling</w:t>
      </w:r>
      <w:proofErr w:type="spellEnd"/>
      <w:proofErr w:type="gramEnd"/>
      <w:r>
        <w:t xml:space="preserve"> </w:t>
      </w:r>
      <w:r w:rsidR="009A420B">
        <w:t xml:space="preserve">(version 1) </w:t>
      </w:r>
      <w:r>
        <w:t>uttrycktes att</w:t>
      </w:r>
      <w:r w:rsidR="009645E6">
        <w:t xml:space="preserve"> attributet</w:t>
      </w:r>
      <w:r>
        <w:t xml:space="preserve"> </w:t>
      </w:r>
      <w:proofErr w:type="spellStart"/>
      <w:r w:rsidRPr="009645E6">
        <w:rPr>
          <w:i/>
          <w:iCs/>
        </w:rPr>
        <w:t>mostRecentContent</w:t>
      </w:r>
      <w:proofErr w:type="spellEnd"/>
      <w:r>
        <w:t xml:space="preserve"> i EI-posten skulle motsvara ”Starttidpunkt för den bokade tiden”.</w:t>
      </w:r>
      <w:r w:rsidRPr="003A2AB9">
        <w:t xml:space="preserve"> </w:t>
      </w:r>
      <w:r w:rsidR="009645E6">
        <w:t xml:space="preserve">Detta krav är fr o m denna version (2.0) borttaget. Attributet </w:t>
      </w:r>
      <w:proofErr w:type="spellStart"/>
      <w:r w:rsidR="009645E6" w:rsidRPr="009645E6">
        <w:rPr>
          <w:i/>
          <w:iCs/>
        </w:rPr>
        <w:t>mostRecentContent</w:t>
      </w:r>
      <w:proofErr w:type="spellEnd"/>
      <w:r w:rsidR="009645E6">
        <w:t xml:space="preserve"> ska fr o m denna version </w:t>
      </w:r>
      <w:proofErr w:type="spellStart"/>
      <w:r w:rsidR="009645E6">
        <w:t>populeras</w:t>
      </w:r>
      <w:proofErr w:type="spellEnd"/>
      <w:r w:rsidR="009645E6">
        <w:t xml:space="preserve"> enligt TKB för Engagemangsindex (</w:t>
      </w:r>
      <w:proofErr w:type="spellStart"/>
      <w:proofErr w:type="gramStart"/>
      <w:r w:rsidR="009645E6" w:rsidRPr="00302F5C">
        <w:rPr>
          <w:i/>
          <w:iCs/>
        </w:rPr>
        <w:t>itintegration:engagementindex</w:t>
      </w:r>
      <w:proofErr w:type="spellEnd"/>
      <w:proofErr w:type="gramEnd"/>
      <w:r w:rsidR="009645E6">
        <w:rPr>
          <w:i/>
          <w:iCs/>
        </w:rPr>
        <w:t xml:space="preserve">) </w:t>
      </w:r>
      <w:r w:rsidR="009645E6">
        <w:rPr>
          <w:szCs w:val="20"/>
        </w:rPr>
        <w:t xml:space="preserve">och motsvara datum och tid för när uppdateringen skett i informationsobjektet, således till den tidpunkten då EI-posten </w:t>
      </w:r>
      <w:r w:rsidR="009A420B">
        <w:rPr>
          <w:szCs w:val="20"/>
        </w:rPr>
        <w:t xml:space="preserve">(bokningen) </w:t>
      </w:r>
      <w:r w:rsidR="009645E6">
        <w:rPr>
          <w:szCs w:val="20"/>
        </w:rPr>
        <w:t>skapas (eller ändras).</w:t>
      </w:r>
      <w:r w:rsidR="009645E6">
        <w:t xml:space="preserve"> </w:t>
      </w:r>
    </w:p>
    <w:p w14:paraId="4455051F" w14:textId="77777777" w:rsidR="00680555" w:rsidRDefault="00680555" w:rsidP="00680555"/>
    <w:tbl>
      <w:tblPr>
        <w:tblW w:w="5000" w:type="pct"/>
        <w:tblCellMar>
          <w:left w:w="113" w:type="dxa"/>
          <w:right w:w="113" w:type="dxa"/>
        </w:tblCellMar>
        <w:tblLook w:val="04A0" w:firstRow="1" w:lastRow="0" w:firstColumn="1" w:lastColumn="0" w:noHBand="0" w:noVBand="1"/>
      </w:tblPr>
      <w:tblGrid>
        <w:gridCol w:w="3149"/>
        <w:gridCol w:w="1108"/>
        <w:gridCol w:w="705"/>
        <w:gridCol w:w="3834"/>
        <w:gridCol w:w="1650"/>
      </w:tblGrid>
      <w:tr w:rsidR="00680555" w:rsidRPr="000C2908" w14:paraId="2CC2B284" w14:textId="0B181916" w:rsidTr="00A6409E">
        <w:tc>
          <w:tcPr>
            <w:tcW w:w="1507"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CFAA36A" w14:textId="20395801" w:rsidR="00680555" w:rsidRPr="000C2908" w:rsidRDefault="00680555" w:rsidP="00680555">
            <w:pPr>
              <w:spacing w:before="100" w:beforeAutospacing="1" w:after="100" w:afterAutospacing="1"/>
              <w:rPr>
                <w:rFonts w:eastAsia="Times New Roman" w:cs="Arial"/>
                <w:b/>
                <w:szCs w:val="20"/>
                <w:lang w:eastAsia="sv-SE"/>
              </w:rPr>
            </w:pPr>
            <w:r w:rsidRPr="00680555">
              <w:rPr>
                <w:rFonts w:eastAsia="Times New Roman" w:cs="Arial"/>
                <w:b/>
                <w:szCs w:val="20"/>
                <w:lang w:eastAsia="sv-SE"/>
              </w:rPr>
              <w:t>Attribut</w:t>
            </w:r>
          </w:p>
        </w:tc>
        <w:tc>
          <w:tcPr>
            <w:tcW w:w="530"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65BF2AC" w14:textId="2F1969D7" w:rsidR="00680555" w:rsidRPr="000C2908" w:rsidRDefault="00680555" w:rsidP="00680555">
            <w:pPr>
              <w:spacing w:before="100" w:beforeAutospacing="1" w:after="100" w:afterAutospacing="1"/>
              <w:rPr>
                <w:rFonts w:eastAsia="Times New Roman" w:cs="Arial"/>
                <w:b/>
                <w:szCs w:val="20"/>
                <w:lang w:eastAsia="sv-SE"/>
              </w:rPr>
            </w:pPr>
            <w:r w:rsidRPr="00680555">
              <w:rPr>
                <w:rFonts w:eastAsia="Times New Roman" w:cs="Arial"/>
                <w:b/>
                <w:szCs w:val="20"/>
                <w:lang w:eastAsia="sv-SE"/>
              </w:rPr>
              <w:t>Format</w:t>
            </w:r>
          </w:p>
        </w:tc>
        <w:tc>
          <w:tcPr>
            <w:tcW w:w="337"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079902B" w14:textId="090B7431" w:rsidR="00680555" w:rsidRPr="000C2908" w:rsidRDefault="00680555" w:rsidP="00680555">
            <w:pPr>
              <w:spacing w:before="100" w:beforeAutospacing="1" w:after="100" w:afterAutospacing="1"/>
              <w:rPr>
                <w:rFonts w:eastAsia="Times New Roman" w:cs="Arial"/>
                <w:b/>
                <w:szCs w:val="20"/>
                <w:lang w:eastAsia="sv-SE"/>
              </w:rPr>
            </w:pPr>
            <w:proofErr w:type="spellStart"/>
            <w:r w:rsidRPr="00680555">
              <w:rPr>
                <w:rFonts w:eastAsia="Times New Roman" w:cs="Arial"/>
                <w:b/>
                <w:szCs w:val="20"/>
                <w:lang w:eastAsia="sv-SE"/>
              </w:rPr>
              <w:t>Mult</w:t>
            </w:r>
            <w:proofErr w:type="spellEnd"/>
          </w:p>
        </w:tc>
        <w:tc>
          <w:tcPr>
            <w:tcW w:w="1835"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629C99BC" w14:textId="06E854F1" w:rsidR="00680555" w:rsidRPr="000C2908" w:rsidRDefault="00680555" w:rsidP="00680555">
            <w:pPr>
              <w:spacing w:before="100" w:beforeAutospacing="1" w:after="100" w:afterAutospacing="1"/>
              <w:rPr>
                <w:rFonts w:eastAsia="Times New Roman" w:cs="Arial"/>
                <w:b/>
                <w:szCs w:val="20"/>
                <w:lang w:eastAsia="sv-SE"/>
              </w:rPr>
            </w:pPr>
            <w:r w:rsidRPr="00680555">
              <w:rPr>
                <w:rFonts w:eastAsia="Times New Roman" w:cs="Arial"/>
                <w:b/>
                <w:szCs w:val="20"/>
                <w:lang w:eastAsia="sv-SE"/>
              </w:rPr>
              <w:t>Domänspecifik semantik eller värde</w:t>
            </w:r>
          </w:p>
        </w:tc>
        <w:tc>
          <w:tcPr>
            <w:tcW w:w="790" w:type="pct"/>
            <w:tcBorders>
              <w:top w:val="single" w:sz="8" w:space="0" w:color="auto"/>
              <w:left w:val="nil"/>
              <w:bottom w:val="single" w:sz="8" w:space="0" w:color="auto"/>
              <w:right w:val="single" w:sz="8" w:space="0" w:color="auto"/>
            </w:tcBorders>
            <w:shd w:val="clear" w:color="auto" w:fill="DDD9C3" w:themeFill="background2" w:themeFillShade="E6"/>
          </w:tcPr>
          <w:p w14:paraId="36871272" w14:textId="208B1FB7" w:rsidR="00680555" w:rsidRPr="00680555" w:rsidRDefault="00680555" w:rsidP="00680555">
            <w:pPr>
              <w:spacing w:before="100" w:beforeAutospacing="1" w:after="100" w:afterAutospacing="1"/>
              <w:rPr>
                <w:rFonts w:eastAsia="Times New Roman" w:cs="Arial"/>
                <w:b/>
                <w:szCs w:val="20"/>
                <w:lang w:eastAsia="sv-SE"/>
              </w:rPr>
            </w:pPr>
            <w:r w:rsidRPr="00680555">
              <w:rPr>
                <w:rFonts w:eastAsia="Times New Roman" w:cs="Arial"/>
                <w:b/>
                <w:szCs w:val="20"/>
                <w:lang w:eastAsia="sv-SE"/>
              </w:rPr>
              <w:t>Beslutsregler och kommentar</w:t>
            </w:r>
          </w:p>
        </w:tc>
      </w:tr>
      <w:tr w:rsidR="0007085C" w:rsidRPr="000C2908" w14:paraId="48DED337" w14:textId="76DB74C1" w:rsidTr="00A6409E">
        <w:tc>
          <w:tcPr>
            <w:tcW w:w="15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4473709" w14:textId="6340EAA4" w:rsidR="0007085C" w:rsidRPr="0007085C" w:rsidRDefault="0007085C" w:rsidP="0007085C">
            <w:pPr>
              <w:rPr>
                <w:rFonts w:eastAsia="Times New Roman" w:cs="Arial"/>
                <w:szCs w:val="20"/>
                <w:lang w:eastAsia="sv-SE"/>
              </w:rPr>
            </w:pPr>
            <w:proofErr w:type="spellStart"/>
            <w:r w:rsidRPr="004C36C0">
              <w:t>serviceDomain</w:t>
            </w:r>
            <w:proofErr w:type="spellEnd"/>
          </w:p>
        </w:tc>
        <w:tc>
          <w:tcPr>
            <w:tcW w:w="53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B17403D" w14:textId="4C7692A2" w:rsidR="0007085C" w:rsidRPr="0007085C" w:rsidRDefault="0007085C" w:rsidP="0007085C">
            <w:pPr>
              <w:rPr>
                <w:rFonts w:eastAsia="Times New Roman" w:cs="Arial"/>
                <w:szCs w:val="20"/>
                <w:lang w:eastAsia="sv-SE"/>
              </w:rPr>
            </w:pPr>
            <w:r w:rsidRPr="004C36C0">
              <w:t>Text</w:t>
            </w:r>
          </w:p>
        </w:tc>
        <w:tc>
          <w:tcPr>
            <w:tcW w:w="3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6085A8C" w14:textId="7BE430C2" w:rsidR="0007085C" w:rsidRPr="0007085C" w:rsidRDefault="0007085C" w:rsidP="0007085C">
            <w:pPr>
              <w:rPr>
                <w:rFonts w:eastAsia="Times New Roman" w:cs="Arial"/>
                <w:szCs w:val="20"/>
                <w:lang w:eastAsia="sv-SE"/>
              </w:rPr>
            </w:pPr>
            <w:r w:rsidRPr="00DD7E5A">
              <w:t>1..1</w:t>
            </w:r>
          </w:p>
        </w:tc>
        <w:tc>
          <w:tcPr>
            <w:tcW w:w="183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9868666" w14:textId="5FDE4746" w:rsidR="0007085C" w:rsidRPr="0007085C" w:rsidRDefault="0007085C" w:rsidP="0007085C">
            <w:pPr>
              <w:rPr>
                <w:rFonts w:eastAsia="Times New Roman" w:cs="Arial"/>
                <w:szCs w:val="20"/>
                <w:lang w:eastAsia="sv-SE"/>
              </w:rPr>
            </w:pPr>
            <w:r w:rsidRPr="00DD7E5A">
              <w:t>Värdet ska vara ”</w:t>
            </w:r>
            <w:proofErr w:type="spellStart"/>
            <w:proofErr w:type="gramStart"/>
            <w:r w:rsidRPr="00DD7E5A">
              <w:t>riv:</w:t>
            </w:r>
            <w:r w:rsidR="00525EA2">
              <w:t>supportprocess</w:t>
            </w:r>
            <w:proofErr w:type="gramEnd"/>
            <w:r w:rsidRPr="00DD7E5A">
              <w:t>:</w:t>
            </w:r>
            <w:r w:rsidR="00525EA2">
              <w:t>logistics:</w:t>
            </w:r>
            <w:r w:rsidRPr="00DD7E5A">
              <w:t>scheduling</w:t>
            </w:r>
            <w:proofErr w:type="spellEnd"/>
            <w:r w:rsidRPr="00DD7E5A">
              <w:t>”</w:t>
            </w:r>
          </w:p>
        </w:tc>
        <w:tc>
          <w:tcPr>
            <w:tcW w:w="790" w:type="pct"/>
            <w:tcBorders>
              <w:top w:val="nil"/>
              <w:left w:val="nil"/>
              <w:bottom w:val="single" w:sz="8" w:space="0" w:color="auto"/>
              <w:right w:val="single" w:sz="8" w:space="0" w:color="auto"/>
            </w:tcBorders>
            <w:shd w:val="clear" w:color="auto" w:fill="FFFFFF"/>
          </w:tcPr>
          <w:p w14:paraId="5C1B0C0B" w14:textId="42D54011" w:rsidR="0007085C" w:rsidRPr="0007085C" w:rsidRDefault="0007085C" w:rsidP="0007085C">
            <w:pPr>
              <w:rPr>
                <w:rFonts w:eastAsia="Times New Roman" w:cs="Arial"/>
                <w:szCs w:val="20"/>
                <w:lang w:eastAsia="sv-SE"/>
              </w:rPr>
            </w:pPr>
            <w:r w:rsidRPr="00DD7E5A">
              <w:t xml:space="preserve">Del av instansens </w:t>
            </w:r>
            <w:proofErr w:type="spellStart"/>
            <w:r w:rsidRPr="00DD7E5A">
              <w:t>unikhet</w:t>
            </w:r>
            <w:proofErr w:type="spellEnd"/>
            <w:r>
              <w:t>.</w:t>
            </w:r>
          </w:p>
        </w:tc>
      </w:tr>
      <w:tr w:rsidR="0007085C" w:rsidRPr="000C2908" w14:paraId="5A139F1B" w14:textId="14A9EC79" w:rsidTr="00A6409E">
        <w:tc>
          <w:tcPr>
            <w:tcW w:w="15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759CEDB" w14:textId="0A07996E" w:rsidR="0007085C" w:rsidRPr="0007085C" w:rsidRDefault="0007085C" w:rsidP="0007085C">
            <w:pPr>
              <w:rPr>
                <w:rFonts w:eastAsia="Times New Roman" w:cs="Arial"/>
                <w:szCs w:val="20"/>
                <w:lang w:eastAsia="sv-SE"/>
              </w:rPr>
            </w:pPr>
            <w:proofErr w:type="spellStart"/>
            <w:r w:rsidRPr="004C36C0">
              <w:lastRenderedPageBreak/>
              <w:t>categorization</w:t>
            </w:r>
            <w:proofErr w:type="spellEnd"/>
          </w:p>
        </w:tc>
        <w:tc>
          <w:tcPr>
            <w:tcW w:w="53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095CEDA" w14:textId="77777777" w:rsidR="0007085C" w:rsidRPr="00DD7E5A" w:rsidRDefault="0007085C" w:rsidP="0007085C">
            <w:pPr>
              <w:rPr>
                <w:shd w:val="clear" w:color="auto" w:fill="FFFF00"/>
              </w:rPr>
            </w:pPr>
            <w:r w:rsidRPr="00DD7E5A">
              <w:t xml:space="preserve">Text bestående av bokstäver i ASCII. </w:t>
            </w:r>
          </w:p>
          <w:p w14:paraId="3B617449" w14:textId="77777777" w:rsidR="0007085C" w:rsidRPr="0007085C" w:rsidRDefault="0007085C" w:rsidP="0007085C">
            <w:pPr>
              <w:rPr>
                <w:rFonts w:eastAsia="Times New Roman" w:cs="Arial"/>
                <w:szCs w:val="20"/>
                <w:lang w:eastAsia="sv-SE"/>
              </w:rPr>
            </w:pPr>
          </w:p>
        </w:tc>
        <w:tc>
          <w:tcPr>
            <w:tcW w:w="3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4B6EE5C" w14:textId="6E2D5C61" w:rsidR="0007085C" w:rsidRPr="0007085C" w:rsidRDefault="0007085C" w:rsidP="0007085C">
            <w:pPr>
              <w:rPr>
                <w:rFonts w:eastAsia="Times New Roman" w:cs="Arial"/>
                <w:szCs w:val="20"/>
                <w:lang w:eastAsia="sv-SE"/>
              </w:rPr>
            </w:pPr>
            <w:r w:rsidRPr="00DD7E5A">
              <w:t>1..1</w:t>
            </w:r>
          </w:p>
        </w:tc>
        <w:tc>
          <w:tcPr>
            <w:tcW w:w="183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D3DF79D" w14:textId="77777777" w:rsidR="0007085C" w:rsidRDefault="0007085C" w:rsidP="0007085C">
            <w:r>
              <w:t>Värdet ska vara ”NA”.</w:t>
            </w:r>
          </w:p>
          <w:p w14:paraId="18E31119" w14:textId="2D511DF9" w:rsidR="0007085C" w:rsidRPr="0007085C" w:rsidRDefault="0007085C" w:rsidP="0007085C">
            <w:pPr>
              <w:rPr>
                <w:rFonts w:eastAsia="Times New Roman" w:cs="Arial"/>
                <w:szCs w:val="20"/>
                <w:lang w:eastAsia="sv-SE"/>
              </w:rPr>
            </w:pPr>
            <w:r>
              <w:rPr>
                <w:i/>
              </w:rPr>
              <w:t xml:space="preserve">- </w:t>
            </w:r>
            <w:r w:rsidRPr="004C36C0">
              <w:rPr>
                <w:i/>
              </w:rPr>
              <w:t>Ändring fr.o.m. version 1.1.2.</w:t>
            </w:r>
          </w:p>
        </w:tc>
        <w:tc>
          <w:tcPr>
            <w:tcW w:w="790" w:type="pct"/>
            <w:tcBorders>
              <w:top w:val="nil"/>
              <w:left w:val="nil"/>
              <w:bottom w:val="single" w:sz="8" w:space="0" w:color="auto"/>
              <w:right w:val="single" w:sz="8" w:space="0" w:color="auto"/>
            </w:tcBorders>
            <w:shd w:val="clear" w:color="auto" w:fill="FFFFFF"/>
          </w:tcPr>
          <w:p w14:paraId="55E195B4" w14:textId="1BF7AE6E" w:rsidR="0007085C" w:rsidRPr="0007085C" w:rsidRDefault="0007085C" w:rsidP="0007085C">
            <w:pPr>
              <w:rPr>
                <w:rFonts w:eastAsia="Times New Roman" w:cs="Arial"/>
                <w:szCs w:val="20"/>
                <w:lang w:eastAsia="sv-SE"/>
              </w:rPr>
            </w:pPr>
            <w:r w:rsidRPr="00DD7E5A">
              <w:t xml:space="preserve">Del av instansens </w:t>
            </w:r>
            <w:proofErr w:type="spellStart"/>
            <w:r w:rsidRPr="00DD7E5A">
              <w:t>unikhet</w:t>
            </w:r>
            <w:proofErr w:type="spellEnd"/>
            <w:r>
              <w:t>.</w:t>
            </w:r>
          </w:p>
        </w:tc>
      </w:tr>
      <w:tr w:rsidR="0007085C" w:rsidRPr="000C2908" w14:paraId="3A801EF4" w14:textId="4A38F9A0" w:rsidTr="00A6409E">
        <w:tc>
          <w:tcPr>
            <w:tcW w:w="15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DCBC366" w14:textId="07EB64B1" w:rsidR="0007085C" w:rsidRPr="0007085C" w:rsidRDefault="0007085C" w:rsidP="0007085C">
            <w:pPr>
              <w:rPr>
                <w:rFonts w:eastAsia="Times New Roman" w:cs="Arial"/>
                <w:szCs w:val="20"/>
                <w:lang w:eastAsia="sv-SE"/>
              </w:rPr>
            </w:pPr>
            <w:proofErr w:type="spellStart"/>
            <w:r w:rsidRPr="004C36C0">
              <w:t>logicalAddress</w:t>
            </w:r>
            <w:proofErr w:type="spellEnd"/>
          </w:p>
        </w:tc>
        <w:tc>
          <w:tcPr>
            <w:tcW w:w="53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C828CA6" w14:textId="77777777" w:rsidR="0007085C" w:rsidRPr="00DD7E5A" w:rsidRDefault="0007085C" w:rsidP="0007085C">
            <w:pPr>
              <w:rPr>
                <w:shd w:val="clear" w:color="auto" w:fill="FFFF00"/>
              </w:rPr>
            </w:pPr>
            <w:r w:rsidRPr="00DD7E5A">
              <w:t xml:space="preserve">Text, enligt </w:t>
            </w:r>
            <w:proofErr w:type="spellStart"/>
            <w:r w:rsidRPr="00DD7E5A">
              <w:t>hsaid</w:t>
            </w:r>
            <w:proofErr w:type="spellEnd"/>
            <w:r w:rsidRPr="00DD7E5A">
              <w:t xml:space="preserve"> standard</w:t>
            </w:r>
          </w:p>
          <w:p w14:paraId="4D13EBCF" w14:textId="0C7469D2" w:rsidR="0007085C" w:rsidRPr="0007085C" w:rsidRDefault="0007085C" w:rsidP="0007085C">
            <w:pPr>
              <w:rPr>
                <w:rFonts w:eastAsia="Times New Roman" w:cs="Arial"/>
                <w:szCs w:val="20"/>
                <w:lang w:eastAsia="sv-SE"/>
              </w:rPr>
            </w:pPr>
          </w:p>
        </w:tc>
        <w:tc>
          <w:tcPr>
            <w:tcW w:w="3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04A302E" w14:textId="675ABEE7" w:rsidR="0007085C" w:rsidRPr="0007085C" w:rsidRDefault="0007085C" w:rsidP="0007085C">
            <w:pPr>
              <w:rPr>
                <w:rFonts w:eastAsia="Times New Roman" w:cs="Arial"/>
                <w:szCs w:val="20"/>
                <w:lang w:eastAsia="sv-SE"/>
              </w:rPr>
            </w:pPr>
            <w:r w:rsidRPr="00DD7E5A">
              <w:t>1..1</w:t>
            </w:r>
          </w:p>
        </w:tc>
        <w:tc>
          <w:tcPr>
            <w:tcW w:w="183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9270F3C" w14:textId="3862A4F2" w:rsidR="0007085C" w:rsidRPr="0007085C" w:rsidRDefault="00772680" w:rsidP="0007085C">
            <w:pPr>
              <w:rPr>
                <w:rFonts w:eastAsia="Times New Roman" w:cs="Arial"/>
                <w:szCs w:val="20"/>
                <w:lang w:eastAsia="sv-SE"/>
              </w:rPr>
            </w:pPr>
            <w:r>
              <w:t>Vårdcentral</w:t>
            </w:r>
            <w:r w:rsidR="0007085C">
              <w:t>ens/vård-enhetens HSA-id.</w:t>
            </w:r>
            <w:r w:rsidR="003E39CC">
              <w:t xml:space="preserve"> </w:t>
            </w:r>
            <w:r w:rsidR="00525EA2">
              <w:t>Värdet</w:t>
            </w:r>
            <w:r w:rsidR="003E39CC">
              <w:t xml:space="preserve"> ska vara den logiska adress som ska användas av konsumenter som ska adressera </w:t>
            </w:r>
            <w:r w:rsidR="002128D5">
              <w:t>vårdcentral</w:t>
            </w:r>
            <w:r w:rsidR="003E39CC">
              <w:t>ens tidbok genom tjänstekontrakten i denna domän.</w:t>
            </w:r>
          </w:p>
        </w:tc>
        <w:tc>
          <w:tcPr>
            <w:tcW w:w="790" w:type="pct"/>
            <w:tcBorders>
              <w:top w:val="nil"/>
              <w:left w:val="nil"/>
              <w:bottom w:val="single" w:sz="8" w:space="0" w:color="auto"/>
              <w:right w:val="single" w:sz="8" w:space="0" w:color="auto"/>
            </w:tcBorders>
            <w:shd w:val="clear" w:color="auto" w:fill="FFFFFF"/>
          </w:tcPr>
          <w:p w14:paraId="06CD43CC" w14:textId="710CA550" w:rsidR="0007085C" w:rsidRPr="0007085C" w:rsidRDefault="0007085C" w:rsidP="0007085C">
            <w:pPr>
              <w:rPr>
                <w:rFonts w:eastAsia="Times New Roman" w:cs="Arial"/>
                <w:szCs w:val="20"/>
                <w:lang w:eastAsia="sv-SE"/>
              </w:rPr>
            </w:pPr>
            <w:r w:rsidRPr="00DD7E5A">
              <w:t xml:space="preserve">Del av instansens </w:t>
            </w:r>
            <w:proofErr w:type="spellStart"/>
            <w:r w:rsidRPr="00DD7E5A">
              <w:t>unikhet</w:t>
            </w:r>
            <w:proofErr w:type="spellEnd"/>
            <w:r>
              <w:t>.</w:t>
            </w:r>
          </w:p>
        </w:tc>
      </w:tr>
      <w:tr w:rsidR="0007085C" w:rsidRPr="000C2908" w14:paraId="6141FAF8" w14:textId="77777777" w:rsidTr="00A6409E">
        <w:tc>
          <w:tcPr>
            <w:tcW w:w="15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1A84002" w14:textId="3B45E631" w:rsidR="0007085C" w:rsidRPr="004C36C0" w:rsidRDefault="0007085C" w:rsidP="0007085C">
            <w:proofErr w:type="spellStart"/>
            <w:r w:rsidRPr="004C36C0">
              <w:t>businessObjectInstanceIdentifier</w:t>
            </w:r>
            <w:proofErr w:type="spellEnd"/>
          </w:p>
        </w:tc>
        <w:tc>
          <w:tcPr>
            <w:tcW w:w="53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EAC4812" w14:textId="039CC770" w:rsidR="0007085C" w:rsidRPr="00DD7E5A" w:rsidRDefault="0007085C" w:rsidP="0007085C">
            <w:r w:rsidRPr="00DD7E5A">
              <w:t>Text</w:t>
            </w:r>
          </w:p>
        </w:tc>
        <w:tc>
          <w:tcPr>
            <w:tcW w:w="3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55AEFC" w14:textId="309BBACD" w:rsidR="0007085C" w:rsidRPr="00DD7E5A" w:rsidRDefault="0007085C" w:rsidP="0007085C">
            <w:r w:rsidRPr="00DD7E5A">
              <w:t>1..1</w:t>
            </w:r>
          </w:p>
        </w:tc>
        <w:tc>
          <w:tcPr>
            <w:tcW w:w="183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C26C838" w14:textId="12CBC477" w:rsidR="0007085C" w:rsidRDefault="0007085C" w:rsidP="0007085C">
            <w:proofErr w:type="spellStart"/>
            <w:r w:rsidRPr="00DD7E5A">
              <w:t>BookingId</w:t>
            </w:r>
            <w:proofErr w:type="spellEnd"/>
            <w:r w:rsidRPr="00DD7E5A">
              <w:t xml:space="preserve"> för bokning</w:t>
            </w:r>
            <w:r w:rsidR="003E39CC">
              <w:t>en som denna engagemangsindexpost pekar på</w:t>
            </w:r>
            <w:r w:rsidRPr="003E39CC">
              <w:rPr>
                <w:strike/>
              </w:rPr>
              <w:t xml:space="preserve"> eller kallelse.</w:t>
            </w:r>
          </w:p>
        </w:tc>
        <w:tc>
          <w:tcPr>
            <w:tcW w:w="790" w:type="pct"/>
            <w:tcBorders>
              <w:top w:val="nil"/>
              <w:left w:val="nil"/>
              <w:bottom w:val="single" w:sz="8" w:space="0" w:color="auto"/>
              <w:right w:val="single" w:sz="8" w:space="0" w:color="auto"/>
            </w:tcBorders>
            <w:shd w:val="clear" w:color="auto" w:fill="FFFFFF"/>
          </w:tcPr>
          <w:p w14:paraId="26DC01E8" w14:textId="5921AEE4" w:rsidR="0007085C" w:rsidRPr="00DD7E5A" w:rsidRDefault="0007085C" w:rsidP="0007085C">
            <w:r w:rsidRPr="00DD7E5A">
              <w:t xml:space="preserve">Del av instansens </w:t>
            </w:r>
            <w:proofErr w:type="spellStart"/>
            <w:r w:rsidRPr="00DD7E5A">
              <w:t>unikhet</w:t>
            </w:r>
            <w:proofErr w:type="spellEnd"/>
            <w:r>
              <w:t>.</w:t>
            </w:r>
          </w:p>
        </w:tc>
      </w:tr>
    </w:tbl>
    <w:p w14:paraId="0CB24A2F" w14:textId="77777777" w:rsidR="00680555" w:rsidRDefault="00680555" w:rsidP="00680555"/>
    <w:p w14:paraId="7A09576D" w14:textId="13DD7FF3" w:rsidR="0007085C" w:rsidRDefault="0007085C" w:rsidP="0007085C">
      <w:pPr>
        <w:pStyle w:val="Rubrik3"/>
      </w:pPr>
      <w:bookmarkStart w:id="57" w:name="_Toc149769268"/>
      <w:r w:rsidRPr="0007085C">
        <w:t>Vid ändringar i tidbokningssystemet ska tjänsteproducenten uppdatera Engagemangsindex</w:t>
      </w:r>
      <w:bookmarkEnd w:id="57"/>
    </w:p>
    <w:p w14:paraId="5710FC3B" w14:textId="69EB9A74" w:rsidR="0007085C" w:rsidRDefault="0007085C" w:rsidP="0007085C">
      <w:r>
        <w:t xml:space="preserve">Engagemangsindex ska uppdateras när en bokning skapas, ändras, blir inaktuell, eller av annan anledning tas bort i </w:t>
      </w:r>
      <w:r w:rsidR="006E5514">
        <w:t xml:space="preserve">verksamhetens </w:t>
      </w:r>
      <w:r>
        <w:t>tidbokningssystem. Beroende på</w:t>
      </w:r>
      <w:r w:rsidR="006E5514">
        <w:rPr>
          <w:rFonts w:ascii="Times New Roman" w:hAnsi="Times New Roman"/>
        </w:rPr>
        <w:t xml:space="preserve"> </w:t>
      </w:r>
      <w:r>
        <w:t>f</w:t>
      </w:r>
      <w:r>
        <w:rPr>
          <w:rFonts w:cs="Georgia"/>
        </w:rPr>
        <w:t>ö</w:t>
      </w:r>
      <w:r>
        <w:t>rutsättningar och implementation hos producenten s</w:t>
      </w:r>
      <w:r w:rsidR="006E5514">
        <w:t>å</w:t>
      </w:r>
      <w:r>
        <w:t xml:space="preserve"> kan en ombokning inneb</w:t>
      </w:r>
      <w:r>
        <w:rPr>
          <w:rFonts w:cs="Georgia"/>
        </w:rPr>
        <w:t>ä</w:t>
      </w:r>
      <w:r>
        <w:t>ra att befintlig post i Engagemangsindex tas bort och att en ny skapas.</w:t>
      </w:r>
    </w:p>
    <w:p w14:paraId="1372A5AF" w14:textId="77777777" w:rsidR="0007085C" w:rsidRDefault="0007085C" w:rsidP="0007085C"/>
    <w:p w14:paraId="73861151" w14:textId="3B3AA642" w:rsidR="0007085C" w:rsidRDefault="0007085C" w:rsidP="0007085C">
      <w:r>
        <w:t xml:space="preserve">Uppdatering av Engagemangsindex ska göras oavsett om bokningen i </w:t>
      </w:r>
      <w:r w:rsidR="006E5514">
        <w:t xml:space="preserve">verksamhetens </w:t>
      </w:r>
      <w:r>
        <w:t xml:space="preserve">tidbokningssystem skapats/ändrats av invånaren via tjänstekontrakt eller av </w:t>
      </w:r>
      <w:r w:rsidR="002128D5">
        <w:t>vårdcentral</w:t>
      </w:r>
      <w:r>
        <w:t>ens personal med hjälp av verksamhetens bokningsfunktion (exempelvis via verksamhetssystemets gränssnitt).</w:t>
      </w:r>
    </w:p>
    <w:p w14:paraId="217789F8" w14:textId="77777777" w:rsidR="0007085C" w:rsidRDefault="0007085C" w:rsidP="0007085C"/>
    <w:p w14:paraId="38FE13F0" w14:textId="75866539" w:rsidR="0007085C" w:rsidRDefault="0007085C" w:rsidP="0007085C">
      <w:pPr>
        <w:pStyle w:val="Rubrik3"/>
      </w:pPr>
      <w:bookmarkStart w:id="58" w:name="_Toc149769269"/>
      <w:r w:rsidRPr="0007085C">
        <w:t>Endast dessa bokningar ska finnas i Engagemangsindex</w:t>
      </w:r>
      <w:bookmarkEnd w:id="58"/>
    </w:p>
    <w:p w14:paraId="40D7376E" w14:textId="3FE6426E" w:rsidR="0007085C" w:rsidRDefault="0007085C" w:rsidP="0007085C">
      <w:r>
        <w:t xml:space="preserve">Endast bokningar som uppfyller </w:t>
      </w:r>
      <w:r w:rsidRPr="0007085C">
        <w:rPr>
          <w:i/>
        </w:rPr>
        <w:t>samtliga</w:t>
      </w:r>
      <w:r>
        <w:t xml:space="preserve"> av följande kriterier ska finnas i Engagemangsindex:</w:t>
      </w:r>
    </w:p>
    <w:p w14:paraId="11E2A768" w14:textId="77777777" w:rsidR="0007085C" w:rsidRDefault="0007085C" w:rsidP="0007085C"/>
    <w:p w14:paraId="3260925A" w14:textId="1B66B432" w:rsidR="0007085C" w:rsidRDefault="0007085C">
      <w:pPr>
        <w:pStyle w:val="Liststycke"/>
        <w:numPr>
          <w:ilvl w:val="0"/>
          <w:numId w:val="3"/>
        </w:numPr>
      </w:pPr>
      <w:r>
        <w:t>Bokningen ligger framåt i tiden (ska äga rum).</w:t>
      </w:r>
    </w:p>
    <w:p w14:paraId="6352DE25" w14:textId="4E1BA06E" w:rsidR="0007085C" w:rsidRDefault="0007085C">
      <w:pPr>
        <w:pStyle w:val="Liststycke"/>
        <w:numPr>
          <w:ilvl w:val="0"/>
          <w:numId w:val="3"/>
        </w:numPr>
      </w:pPr>
      <w:r>
        <w:t>Bokningen är lämplig för e-tjänster att presentera för invånaren. Ett känt exempel på en typ av bokning med koppling till en specifik invånare, men som inte bör presenteras för denne, är en bokning där vårdpersonal avsatt tid för administrativt arbete inom invånarens behandling.</w:t>
      </w:r>
    </w:p>
    <w:p w14:paraId="2813CC26" w14:textId="02853BE6" w:rsidR="0007085C" w:rsidRDefault="0007085C">
      <w:pPr>
        <w:pStyle w:val="Liststycke"/>
        <w:numPr>
          <w:ilvl w:val="0"/>
          <w:numId w:val="3"/>
        </w:numPr>
      </w:pPr>
      <w:r>
        <w:t xml:space="preserve">Detaljer om bokningen kan hämtas genom tjänstekontrakten för Tidbokning. Tjänstekonsumenter ska kunna skicka en begäran till tjänstekontraktet </w:t>
      </w:r>
      <w:proofErr w:type="spellStart"/>
      <w:r w:rsidR="00A4443E">
        <w:rPr>
          <w:i/>
          <w:iCs/>
        </w:rPr>
        <w:t>GetAppointment</w:t>
      </w:r>
      <w:proofErr w:type="spellEnd"/>
      <w:r>
        <w:t xml:space="preserve"> för att hämta detaljer om en bokning som skickats till Engagemangsindex. Det leder till att en tidboksproducent behöver logik för att kunna selektera för vilka </w:t>
      </w:r>
      <w:r w:rsidR="00C207D3">
        <w:t>vårdcentraler</w:t>
      </w:r>
      <w:r>
        <w:t xml:space="preserve"> som förändringar ska notifieras till Engagemangsindex.</w:t>
      </w:r>
    </w:p>
    <w:p w14:paraId="11367352" w14:textId="77777777" w:rsidR="0007085C" w:rsidRDefault="0007085C" w:rsidP="0007085C"/>
    <w:p w14:paraId="01F4B66E" w14:textId="12F68579" w:rsidR="0007085C" w:rsidRDefault="0007085C" w:rsidP="0007085C">
      <w:r>
        <w:t>Historiken ska rensas från Engagemangsindex av tjänsteproducenten. Tjänsteproducenten ska rensa information som inte längre är relevant, exempelvis när en bokning är passerad</w:t>
      </w:r>
      <w:r w:rsidR="00693981">
        <w:t xml:space="preserve"> (när besöket ägt rum)</w:t>
      </w:r>
      <w:r>
        <w:t>. Regelverket för när informationen inte är relevant kan skilja sig mellan olika verksamheter och styrs från tjänsteproducenten.</w:t>
      </w:r>
    </w:p>
    <w:p w14:paraId="3E8E124F" w14:textId="77777777" w:rsidR="0007085C" w:rsidRDefault="0007085C" w:rsidP="0007085C"/>
    <w:p w14:paraId="03A24766" w14:textId="750F5BB8" w:rsidR="0007085C" w:rsidRDefault="0007085C" w:rsidP="0007085C">
      <w:pPr>
        <w:pStyle w:val="Rubrik3"/>
      </w:pPr>
      <w:bookmarkStart w:id="59" w:name="_Toc149769270"/>
      <w:r>
        <w:t>E</w:t>
      </w:r>
      <w:r w:rsidRPr="0007085C">
        <w:t>n bokad tid i tidbokningssystemet ska motsvaras av en post i Engagemangsindex</w:t>
      </w:r>
      <w:bookmarkEnd w:id="59"/>
    </w:p>
    <w:p w14:paraId="0D48E3B6" w14:textId="136CE114" w:rsidR="0007085C" w:rsidRDefault="0007085C" w:rsidP="0007085C">
      <w:r w:rsidRPr="0007085C">
        <w:t xml:space="preserve">Varje enskild bokning i </w:t>
      </w:r>
      <w:r w:rsidR="006E5514">
        <w:t>verksamhetens tidboknings</w:t>
      </w:r>
      <w:r w:rsidRPr="0007085C">
        <w:t>system som uppfyller kriterierna i dessa anvisningar ska motsvaras av en post i nationella Engagemangsindex.</w:t>
      </w:r>
    </w:p>
    <w:p w14:paraId="5AC2E1C3" w14:textId="77777777" w:rsidR="0007085C" w:rsidRDefault="0007085C" w:rsidP="0007085C"/>
    <w:p w14:paraId="015BE783" w14:textId="530388C4" w:rsidR="0007085C" w:rsidRDefault="0007085C" w:rsidP="0007085C">
      <w:pPr>
        <w:pStyle w:val="Rubrik3"/>
      </w:pPr>
      <w:bookmarkStart w:id="60" w:name="_Toc149769271"/>
      <w:r w:rsidRPr="0007085C">
        <w:t>Då anses en bokning ha ändrats</w:t>
      </w:r>
      <w:bookmarkEnd w:id="60"/>
    </w:p>
    <w:p w14:paraId="35862575" w14:textId="49A2B280" w:rsidR="0007085C" w:rsidRDefault="0007085C" w:rsidP="0007085C">
      <w:r>
        <w:t>En bokning anses ha ändrats när värdet för något av attributen som utgör dess engagemangspost har ändrats. Tabellen nedan redovisar för de attribut* som utgör en engagemangsindexpost.</w:t>
      </w:r>
    </w:p>
    <w:p w14:paraId="558FD6C5" w14:textId="77777777" w:rsidR="0007085C" w:rsidRDefault="0007085C" w:rsidP="0007085C"/>
    <w:p w14:paraId="7657C1A8" w14:textId="77777777" w:rsidR="0007085C" w:rsidRDefault="0007085C" w:rsidP="0007085C">
      <w:r>
        <w:t xml:space="preserve">Observera att det endast är vid ändring av attributet </w:t>
      </w:r>
      <w:proofErr w:type="spellStart"/>
      <w:r w:rsidRPr="0007085C">
        <w:rPr>
          <w:i/>
        </w:rPr>
        <w:t>mostRecentContent</w:t>
      </w:r>
      <w:proofErr w:type="spellEnd"/>
      <w:r>
        <w:t xml:space="preserve">, d.v.s. vid ombokning, som en befintlig post kan uppdateras. Ändring av övriga attribut innebär att befintlig post i Engagemangsindex måste tas bort och ersättas med en ny eftersom dessa attribut utgör instansens </w:t>
      </w:r>
      <w:proofErr w:type="spellStart"/>
      <w:r>
        <w:t>unikhet</w:t>
      </w:r>
      <w:proofErr w:type="spellEnd"/>
      <w:r>
        <w:t xml:space="preserve"> (engagemangsindexpostens sammansatta nyckel).</w:t>
      </w:r>
    </w:p>
    <w:p w14:paraId="0A2F2C78" w14:textId="77777777" w:rsidR="0007085C" w:rsidRDefault="0007085C" w:rsidP="0007085C"/>
    <w:p w14:paraId="6AEABB75" w14:textId="1FAD472A" w:rsidR="0007085C" w:rsidRDefault="0007085C" w:rsidP="0007085C">
      <w:pPr>
        <w:rPr>
          <w:i/>
        </w:rPr>
      </w:pPr>
      <w:r>
        <w:t xml:space="preserve">* </w:t>
      </w:r>
      <w:r w:rsidRPr="0007085C">
        <w:rPr>
          <w:i/>
        </w:rPr>
        <w:t xml:space="preserve">Attributen </w:t>
      </w:r>
      <w:proofErr w:type="spellStart"/>
      <w:r w:rsidRPr="0007085C">
        <w:rPr>
          <w:i/>
        </w:rPr>
        <w:t>creationTime</w:t>
      </w:r>
      <w:proofErr w:type="spellEnd"/>
      <w:r w:rsidRPr="0007085C">
        <w:rPr>
          <w:i/>
        </w:rPr>
        <w:t xml:space="preserve">, </w:t>
      </w:r>
      <w:proofErr w:type="spellStart"/>
      <w:r w:rsidRPr="0007085C">
        <w:rPr>
          <w:i/>
        </w:rPr>
        <w:t>updateTime</w:t>
      </w:r>
      <w:proofErr w:type="spellEnd"/>
      <w:r w:rsidRPr="0007085C">
        <w:rPr>
          <w:i/>
        </w:rPr>
        <w:t xml:space="preserve"> och </w:t>
      </w:r>
      <w:proofErr w:type="spellStart"/>
      <w:r w:rsidRPr="0007085C">
        <w:rPr>
          <w:i/>
        </w:rPr>
        <w:t>owner</w:t>
      </w:r>
      <w:proofErr w:type="spellEnd"/>
      <w:r w:rsidRPr="0007085C">
        <w:rPr>
          <w:i/>
        </w:rPr>
        <w:t xml:space="preserve"> tas inte upp i tabellen eftersom värden för dessa attribut sätts av Engagemangsindex.</w:t>
      </w:r>
    </w:p>
    <w:p w14:paraId="3E9EC626" w14:textId="77777777" w:rsidR="0007085C" w:rsidRDefault="0007085C" w:rsidP="0007085C">
      <w:pPr>
        <w:rPr>
          <w:i/>
        </w:rPr>
      </w:pPr>
    </w:p>
    <w:tbl>
      <w:tblPr>
        <w:tblW w:w="5000" w:type="pct"/>
        <w:tblCellMar>
          <w:left w:w="113" w:type="dxa"/>
          <w:right w:w="113" w:type="dxa"/>
        </w:tblCellMar>
        <w:tblLook w:val="04A0" w:firstRow="1" w:lastRow="0" w:firstColumn="1" w:lastColumn="0" w:noHBand="0" w:noVBand="1"/>
      </w:tblPr>
      <w:tblGrid>
        <w:gridCol w:w="3214"/>
        <w:gridCol w:w="3888"/>
        <w:gridCol w:w="1592"/>
        <w:gridCol w:w="1752"/>
      </w:tblGrid>
      <w:tr w:rsidR="0007085C" w:rsidRPr="000C2908" w14:paraId="3C013ABE" w14:textId="77777777" w:rsidTr="0007085C">
        <w:tc>
          <w:tcPr>
            <w:tcW w:w="1870"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BF9E28F" w14:textId="77777777" w:rsidR="0007085C" w:rsidRPr="000C2908" w:rsidRDefault="0007085C" w:rsidP="0007085C">
            <w:pPr>
              <w:spacing w:before="100" w:beforeAutospacing="1" w:after="100" w:afterAutospacing="1"/>
              <w:rPr>
                <w:rFonts w:eastAsia="Times New Roman" w:cs="Arial"/>
                <w:b/>
                <w:szCs w:val="20"/>
                <w:lang w:eastAsia="sv-SE"/>
              </w:rPr>
            </w:pPr>
            <w:r w:rsidRPr="00680555">
              <w:rPr>
                <w:rFonts w:eastAsia="Times New Roman" w:cs="Arial"/>
                <w:b/>
                <w:szCs w:val="20"/>
                <w:lang w:eastAsia="sv-SE"/>
              </w:rPr>
              <w:t>Attribut</w:t>
            </w:r>
          </w:p>
        </w:tc>
        <w:tc>
          <w:tcPr>
            <w:tcW w:w="867"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C7572DF" w14:textId="0DC9978B" w:rsidR="0007085C" w:rsidRPr="000C2908" w:rsidRDefault="0007085C" w:rsidP="0007085C">
            <w:pPr>
              <w:spacing w:before="100" w:beforeAutospacing="1" w:after="100" w:afterAutospacing="1"/>
              <w:rPr>
                <w:rFonts w:eastAsia="Times New Roman" w:cs="Arial"/>
                <w:b/>
                <w:szCs w:val="20"/>
                <w:lang w:eastAsia="sv-SE"/>
              </w:rPr>
            </w:pPr>
            <w:r w:rsidRPr="0007085C">
              <w:rPr>
                <w:rFonts w:eastAsia="Times New Roman" w:cs="Arial"/>
                <w:b/>
                <w:szCs w:val="20"/>
                <w:lang w:eastAsia="sv-SE"/>
              </w:rPr>
              <w:t>Beskrivning</w:t>
            </w:r>
          </w:p>
        </w:tc>
        <w:tc>
          <w:tcPr>
            <w:tcW w:w="945"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0C4B691" w14:textId="42261377" w:rsidR="0007085C" w:rsidRPr="000C2908" w:rsidRDefault="0007085C" w:rsidP="0007085C">
            <w:pPr>
              <w:spacing w:before="100" w:beforeAutospacing="1" w:after="100" w:afterAutospacing="1"/>
              <w:rPr>
                <w:rFonts w:eastAsia="Times New Roman" w:cs="Arial"/>
                <w:b/>
                <w:szCs w:val="20"/>
                <w:lang w:eastAsia="sv-SE"/>
              </w:rPr>
            </w:pPr>
            <w:r w:rsidRPr="0007085C">
              <w:rPr>
                <w:rFonts w:eastAsia="Times New Roman" w:cs="Arial"/>
                <w:b/>
                <w:szCs w:val="20"/>
                <w:lang w:eastAsia="sv-SE"/>
              </w:rPr>
              <w:t>Beslutsregler och kommentar</w:t>
            </w:r>
          </w:p>
        </w:tc>
        <w:tc>
          <w:tcPr>
            <w:tcW w:w="1318"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259CC58C" w14:textId="4CC0AF8B" w:rsidR="0007085C" w:rsidRPr="000C2908" w:rsidRDefault="0007085C" w:rsidP="0007085C">
            <w:pPr>
              <w:spacing w:before="100" w:beforeAutospacing="1" w:after="100" w:afterAutospacing="1"/>
              <w:rPr>
                <w:rFonts w:eastAsia="Times New Roman" w:cs="Arial"/>
                <w:b/>
                <w:szCs w:val="20"/>
                <w:lang w:eastAsia="sv-SE"/>
              </w:rPr>
            </w:pPr>
            <w:r w:rsidRPr="0007085C">
              <w:rPr>
                <w:rFonts w:eastAsia="Times New Roman" w:cs="Arial"/>
                <w:b/>
                <w:szCs w:val="20"/>
                <w:lang w:eastAsia="sv-SE"/>
              </w:rPr>
              <w:t>Hantering</w:t>
            </w:r>
          </w:p>
        </w:tc>
      </w:tr>
      <w:tr w:rsidR="0007085C" w:rsidRPr="000C2908" w14:paraId="044949F7"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6376BAF" w14:textId="2F50FBAE" w:rsidR="0007085C" w:rsidRPr="0007085C" w:rsidRDefault="0007085C" w:rsidP="0012290C">
            <w:pPr>
              <w:rPr>
                <w:rFonts w:eastAsia="Times New Roman" w:cs="Arial"/>
                <w:szCs w:val="20"/>
                <w:lang w:eastAsia="sv-SE"/>
              </w:rPr>
            </w:pPr>
            <w:proofErr w:type="spellStart"/>
            <w:r w:rsidRPr="0044266D">
              <w:t>registeredResidentIdentification</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72AD830" w14:textId="50D40605" w:rsidR="0007085C" w:rsidRPr="0007085C" w:rsidRDefault="0007085C" w:rsidP="0012290C">
            <w:pPr>
              <w:rPr>
                <w:rFonts w:eastAsia="Times New Roman" w:cs="Arial"/>
                <w:szCs w:val="20"/>
                <w:lang w:eastAsia="sv-SE"/>
              </w:rPr>
            </w:pPr>
            <w:r w:rsidRPr="0044266D">
              <w:t>Invånarens personnummer.</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1B48B71" w14:textId="70F7D66A" w:rsidR="0007085C" w:rsidRPr="0007085C" w:rsidRDefault="0007085C" w:rsidP="0012290C">
            <w:pPr>
              <w:rPr>
                <w:rFonts w:eastAsia="Times New Roman" w:cs="Arial"/>
                <w:szCs w:val="20"/>
                <w:lang w:eastAsia="sv-SE"/>
              </w:rPr>
            </w:pPr>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6565E5F" w14:textId="6EE99039" w:rsidR="0007085C" w:rsidRPr="0007085C" w:rsidRDefault="0007085C" w:rsidP="0012290C">
            <w:pPr>
              <w:rPr>
                <w:rFonts w:eastAsia="Times New Roman" w:cs="Arial"/>
                <w:szCs w:val="20"/>
                <w:lang w:eastAsia="sv-SE"/>
              </w:rPr>
            </w:pPr>
            <w:r w:rsidRPr="0044266D">
              <w:t>En ändring av detta värde innebär att posten måste tas bort och ersättas med en ny.</w:t>
            </w:r>
          </w:p>
        </w:tc>
      </w:tr>
      <w:tr w:rsidR="0007085C" w:rsidRPr="000C2908" w14:paraId="4BAC4DAB"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AA729C7" w14:textId="114ED452" w:rsidR="0007085C" w:rsidRPr="0007085C" w:rsidRDefault="0007085C" w:rsidP="0012290C">
            <w:pPr>
              <w:rPr>
                <w:rFonts w:eastAsia="Times New Roman" w:cs="Arial"/>
                <w:szCs w:val="20"/>
                <w:lang w:eastAsia="sv-SE"/>
              </w:rPr>
            </w:pPr>
            <w:proofErr w:type="spellStart"/>
            <w:r w:rsidRPr="0044266D">
              <w:t>serviceDomain</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7773263" w14:textId="50C1E2E8" w:rsidR="0007085C" w:rsidRPr="0007085C" w:rsidRDefault="0007085C" w:rsidP="0012290C">
            <w:pPr>
              <w:rPr>
                <w:rFonts w:eastAsia="Times New Roman" w:cs="Arial"/>
                <w:szCs w:val="20"/>
                <w:lang w:eastAsia="sv-SE"/>
              </w:rPr>
            </w:pPr>
            <w:r w:rsidRPr="0044266D">
              <w:t>Värdet ska vara ”</w:t>
            </w:r>
            <w:proofErr w:type="spellStart"/>
            <w:proofErr w:type="gramStart"/>
            <w:r w:rsidR="00693981" w:rsidRPr="00DD7E5A">
              <w:t>riv:</w:t>
            </w:r>
            <w:r w:rsidR="00693981">
              <w:t>supportprocess</w:t>
            </w:r>
            <w:proofErr w:type="gramEnd"/>
            <w:r w:rsidR="00693981" w:rsidRPr="00DD7E5A">
              <w:t>:</w:t>
            </w:r>
            <w:r w:rsidR="00693981">
              <w:t>logistics:</w:t>
            </w:r>
            <w:r w:rsidR="00693981" w:rsidRPr="00DD7E5A">
              <w:t>scheduling</w:t>
            </w:r>
            <w:proofErr w:type="spellEnd"/>
            <w:r w:rsidRPr="0044266D">
              <w:t>”.</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2D4BEC2" w14:textId="1D01EC4F" w:rsidR="0007085C" w:rsidRPr="0007085C" w:rsidRDefault="0007085C" w:rsidP="0012290C">
            <w:pPr>
              <w:rPr>
                <w:rFonts w:eastAsia="Times New Roman" w:cs="Arial"/>
                <w:szCs w:val="20"/>
                <w:lang w:eastAsia="sv-SE"/>
              </w:rPr>
            </w:pPr>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9275316" w14:textId="6DD36232" w:rsidR="0007085C" w:rsidRPr="0007085C" w:rsidRDefault="0007085C" w:rsidP="0012290C">
            <w:pPr>
              <w:rPr>
                <w:rFonts w:eastAsia="Times New Roman" w:cs="Arial"/>
                <w:szCs w:val="20"/>
                <w:lang w:eastAsia="sv-SE"/>
              </w:rPr>
            </w:pPr>
            <w:r w:rsidRPr="0044266D">
              <w:t>Detta värde kan inte ändras.</w:t>
            </w:r>
          </w:p>
        </w:tc>
      </w:tr>
      <w:tr w:rsidR="0007085C" w:rsidRPr="000C2908" w14:paraId="1795CC98"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C2C877E" w14:textId="616B0DA6" w:rsidR="0007085C" w:rsidRPr="0007085C" w:rsidRDefault="0007085C" w:rsidP="0012290C">
            <w:pPr>
              <w:rPr>
                <w:rFonts w:eastAsia="Times New Roman" w:cs="Arial"/>
                <w:szCs w:val="20"/>
                <w:lang w:eastAsia="sv-SE"/>
              </w:rPr>
            </w:pPr>
            <w:proofErr w:type="spellStart"/>
            <w:r w:rsidRPr="0044266D">
              <w:t>categorization</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2F79250" w14:textId="77777777" w:rsidR="0007085C" w:rsidRDefault="0007085C" w:rsidP="0012290C">
            <w:r w:rsidRPr="0044266D">
              <w:t>Värdet ska vara "NA”.</w:t>
            </w:r>
          </w:p>
          <w:p w14:paraId="4EB4EE50" w14:textId="77777777" w:rsidR="0007085C" w:rsidRDefault="0007085C" w:rsidP="0012290C"/>
          <w:p w14:paraId="7081C410" w14:textId="0E275872" w:rsidR="0007085C" w:rsidRPr="0007085C" w:rsidRDefault="0007085C" w:rsidP="0012290C">
            <w:pPr>
              <w:rPr>
                <w:rFonts w:eastAsia="Times New Roman" w:cs="Arial"/>
                <w:szCs w:val="20"/>
                <w:lang w:eastAsia="sv-SE"/>
              </w:rPr>
            </w:pPr>
            <w:r>
              <w:rPr>
                <w:i/>
              </w:rPr>
              <w:t xml:space="preserve">- </w:t>
            </w:r>
            <w:r w:rsidRPr="004C36C0">
              <w:rPr>
                <w:i/>
              </w:rPr>
              <w:t>Ändring fr.o.m. version 1.1.2.</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D4B81F7" w14:textId="1678B7AD" w:rsidR="0007085C" w:rsidRPr="0007085C" w:rsidRDefault="0007085C" w:rsidP="0012290C">
            <w:pPr>
              <w:rPr>
                <w:rFonts w:eastAsia="Times New Roman" w:cs="Arial"/>
                <w:szCs w:val="20"/>
                <w:lang w:eastAsia="sv-SE"/>
              </w:rPr>
            </w:pPr>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4C5A6A4" w14:textId="302B2C69" w:rsidR="0007085C" w:rsidRPr="0007085C" w:rsidRDefault="0007085C" w:rsidP="0012290C">
            <w:pPr>
              <w:rPr>
                <w:rFonts w:eastAsia="Times New Roman" w:cs="Arial"/>
                <w:szCs w:val="20"/>
                <w:lang w:eastAsia="sv-SE"/>
              </w:rPr>
            </w:pPr>
            <w:r w:rsidRPr="0044266D">
              <w:t>Detta värde kan inte ändras.</w:t>
            </w:r>
          </w:p>
        </w:tc>
      </w:tr>
      <w:tr w:rsidR="0007085C" w:rsidRPr="000C2908" w14:paraId="5671C6ED"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8D69A97" w14:textId="03537358" w:rsidR="0007085C" w:rsidRPr="004C36C0" w:rsidRDefault="0007085C" w:rsidP="0012290C">
            <w:proofErr w:type="spellStart"/>
            <w:r w:rsidRPr="0044266D">
              <w:t>logicalAddress</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BF5759D" w14:textId="3C87D6EE" w:rsidR="0007085C" w:rsidRPr="00DD7E5A" w:rsidRDefault="00772680" w:rsidP="0012290C">
            <w:r>
              <w:t>Vårdcentral</w:t>
            </w:r>
            <w:r w:rsidR="0007085C" w:rsidRPr="0044266D">
              <w:t>ens/vårdenhetens HSA-id.</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2ADCAF2" w14:textId="4DBE0A74" w:rsidR="0007085C" w:rsidRPr="00DD7E5A" w:rsidRDefault="0007085C" w:rsidP="0012290C">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04F879F" w14:textId="0EA3E999" w:rsidR="0007085C" w:rsidRDefault="0007085C" w:rsidP="0012290C">
            <w:r w:rsidRPr="0044266D">
              <w:t>En ändring av detta värde innebär att posten måste tas bort och ersättas med en ny.</w:t>
            </w:r>
          </w:p>
        </w:tc>
      </w:tr>
      <w:tr w:rsidR="0007085C" w:rsidRPr="000C2908" w14:paraId="44FC2BD5"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5E967A8" w14:textId="414543CF" w:rsidR="0007085C" w:rsidRPr="004C36C0" w:rsidRDefault="0007085C" w:rsidP="0012290C">
            <w:proofErr w:type="spellStart"/>
            <w:r w:rsidRPr="0044266D">
              <w:lastRenderedPageBreak/>
              <w:t>businessObjectInstanceIdentifier</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63A9802" w14:textId="2BEABC48" w:rsidR="0007085C" w:rsidRPr="00DD7E5A" w:rsidRDefault="0007085C" w:rsidP="0012290C">
            <w:proofErr w:type="spellStart"/>
            <w:r w:rsidRPr="0044266D">
              <w:t>BookingId</w:t>
            </w:r>
            <w:proofErr w:type="spellEnd"/>
            <w:r w:rsidRPr="0044266D">
              <w:t xml:space="preserve"> för bokningen.</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0E667DB" w14:textId="5DE238EE" w:rsidR="0007085C" w:rsidRPr="00DD7E5A" w:rsidRDefault="0007085C" w:rsidP="0012290C">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BD0242A" w14:textId="4AAEEBCF" w:rsidR="0007085C" w:rsidRPr="00DD7E5A" w:rsidRDefault="0007085C" w:rsidP="0012290C">
            <w:r w:rsidRPr="0044266D">
              <w:t>En ändring av detta värde innebär att posten måste tas bort och ersättas med en ny.</w:t>
            </w:r>
          </w:p>
        </w:tc>
      </w:tr>
      <w:tr w:rsidR="0007085C" w:rsidRPr="000C2908" w14:paraId="4D16F4AF"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F0C8DEC" w14:textId="04B5B5B2" w:rsidR="0007085C" w:rsidRPr="0044266D" w:rsidRDefault="0007085C" w:rsidP="0012290C">
            <w:proofErr w:type="spellStart"/>
            <w:r w:rsidRPr="0044266D">
              <w:t>clinicalProcessInterestId</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FAD7BBC" w14:textId="4A081227" w:rsidR="0007085C" w:rsidRPr="0044266D" w:rsidRDefault="0007085C" w:rsidP="0012290C">
            <w:r w:rsidRPr="0044266D">
              <w:t>Värdet ska vara "NA”.</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D70D5CF" w14:textId="32AD4D9E" w:rsidR="0007085C" w:rsidRPr="0044266D" w:rsidRDefault="0007085C" w:rsidP="0012290C">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CC71901" w14:textId="3D876C02" w:rsidR="0007085C" w:rsidRPr="0044266D" w:rsidRDefault="0007085C" w:rsidP="0012290C">
            <w:r w:rsidRPr="0044266D">
              <w:t>Detta värde kan inte ändras.</w:t>
            </w:r>
          </w:p>
        </w:tc>
      </w:tr>
      <w:tr w:rsidR="0007085C" w:rsidRPr="000C2908" w14:paraId="279A5979"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095E8D1" w14:textId="67672E1A" w:rsidR="0007085C" w:rsidRPr="0044266D" w:rsidRDefault="0007085C" w:rsidP="0012290C">
            <w:proofErr w:type="spellStart"/>
            <w:r w:rsidRPr="0044266D">
              <w:t>mostRecentContent</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211545F" w14:textId="349CDEB7" w:rsidR="0007085C" w:rsidRPr="0044266D" w:rsidRDefault="00693981" w:rsidP="0012290C">
            <w:r>
              <w:rPr>
                <w:szCs w:val="20"/>
              </w:rPr>
              <w:t>Datum och tid för när uppdateringen skett i informationsobjektet, således den tidpunkten då EI-posten (bokningen) skapas (eller ändras).</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DDE8E10" w14:textId="1F7415AC" w:rsidR="0007085C" w:rsidRPr="00697D56" w:rsidRDefault="0007085C" w:rsidP="0012290C">
            <w:pPr>
              <w:rPr>
                <w:bCs/>
              </w:rPr>
            </w:pPr>
            <w:r w:rsidRPr="00697D56">
              <w:rPr>
                <w:bCs/>
              </w:rPr>
              <w:t xml:space="preserve">Ej del av instansens </w:t>
            </w:r>
            <w:proofErr w:type="spellStart"/>
            <w:r w:rsidRPr="00697D56">
              <w:rPr>
                <w:bCs/>
              </w:rPr>
              <w:t>unikhet</w:t>
            </w:r>
            <w:proofErr w:type="spellEnd"/>
            <w:r w:rsidRPr="00697D56">
              <w:rPr>
                <w:bCs/>
              </w:rPr>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DFCD594" w14:textId="437021B4" w:rsidR="0007085C" w:rsidRPr="00697D56" w:rsidRDefault="0007085C" w:rsidP="0012290C">
            <w:pPr>
              <w:rPr>
                <w:bCs/>
              </w:rPr>
            </w:pPr>
            <w:r w:rsidRPr="00697D56">
              <w:rPr>
                <w:bCs/>
              </w:rPr>
              <w:t>En ändring av detta värde innebär att befintlig post måste uppdateras.</w:t>
            </w:r>
          </w:p>
        </w:tc>
      </w:tr>
      <w:tr w:rsidR="0007085C" w:rsidRPr="000C2908" w14:paraId="6E357194"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D191853" w14:textId="1353264A" w:rsidR="0007085C" w:rsidRPr="0044266D" w:rsidRDefault="0007085C" w:rsidP="0012290C">
            <w:proofErr w:type="spellStart"/>
            <w:r w:rsidRPr="0044266D">
              <w:t>sourceSystem</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6C7182C" w14:textId="77F0B188" w:rsidR="0007085C" w:rsidRPr="0044266D" w:rsidRDefault="0007085C" w:rsidP="0012290C">
            <w:proofErr w:type="spellStart"/>
            <w:r w:rsidRPr="0044266D">
              <w:t>Källsystemet</w:t>
            </w:r>
            <w:proofErr w:type="spellEnd"/>
            <w:r w:rsidRPr="0044266D">
              <w:t xml:space="preserve"> som genererade engagemangsposten.</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EF718AA" w14:textId="67D7A7A3" w:rsidR="0007085C" w:rsidRPr="0044266D" w:rsidRDefault="0007085C" w:rsidP="0012290C">
            <w:pPr>
              <w:rPr>
                <w:b/>
              </w:rPr>
            </w:pPr>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7A12F1" w14:textId="5747145F" w:rsidR="0007085C" w:rsidRPr="0044266D" w:rsidRDefault="0007085C" w:rsidP="0012290C">
            <w:pPr>
              <w:rPr>
                <w:b/>
              </w:rPr>
            </w:pPr>
            <w:r w:rsidRPr="00801302">
              <w:t>En ändring av detta värde innebär att posten måste tas bort och ersättas med en ny.</w:t>
            </w:r>
          </w:p>
        </w:tc>
      </w:tr>
      <w:tr w:rsidR="0007085C" w:rsidRPr="000C2908" w14:paraId="21D0A754" w14:textId="77777777" w:rsidTr="0007085C">
        <w:tc>
          <w:tcPr>
            <w:tcW w:w="18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E44071D" w14:textId="5CAFF943" w:rsidR="0007085C" w:rsidRPr="0044266D" w:rsidRDefault="0007085C" w:rsidP="0012290C">
            <w:proofErr w:type="spellStart"/>
            <w:r w:rsidRPr="0044266D">
              <w:t>dataController</w:t>
            </w:r>
            <w:proofErr w:type="spellEnd"/>
          </w:p>
        </w:tc>
        <w:tc>
          <w:tcPr>
            <w:tcW w:w="86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2D1D25A" w14:textId="65FA5E92" w:rsidR="0007085C" w:rsidRPr="0044266D" w:rsidRDefault="0007085C" w:rsidP="0012290C">
            <w:r w:rsidRPr="0044266D">
              <w:t>Ett värde som kan användas för att härleda (kan kräva manuella insatser) vem som är personuppgiftsansvarig för posten.</w:t>
            </w:r>
          </w:p>
        </w:tc>
        <w:tc>
          <w:tcPr>
            <w:tcW w:w="94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67FB955" w14:textId="510B0212" w:rsidR="0007085C" w:rsidRPr="0044266D" w:rsidRDefault="0007085C" w:rsidP="0012290C">
            <w:r w:rsidRPr="0044266D">
              <w:t xml:space="preserve">Del av instansens </w:t>
            </w:r>
            <w:proofErr w:type="spellStart"/>
            <w:r w:rsidRPr="0044266D">
              <w:t>unikhet</w:t>
            </w:r>
            <w:proofErr w:type="spellEnd"/>
            <w:r w:rsidRPr="0044266D">
              <w:t>.</w:t>
            </w:r>
          </w:p>
        </w:tc>
        <w:tc>
          <w:tcPr>
            <w:tcW w:w="131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CF5EEA3" w14:textId="2E5B501F" w:rsidR="0007085C" w:rsidRPr="00801302" w:rsidRDefault="0007085C" w:rsidP="0012290C">
            <w:r w:rsidRPr="00801302">
              <w:t>En ändring av detta värde innebär att posten måste tas bort och ersättas med en ny.</w:t>
            </w:r>
          </w:p>
        </w:tc>
      </w:tr>
    </w:tbl>
    <w:p w14:paraId="4304BF59" w14:textId="77777777" w:rsidR="0007085C" w:rsidRDefault="0007085C" w:rsidP="0007085C"/>
    <w:p w14:paraId="059531D3" w14:textId="01A6B68A" w:rsidR="0007085C" w:rsidRDefault="0007085C" w:rsidP="0007085C">
      <w:pPr>
        <w:pStyle w:val="Rubrik3"/>
      </w:pPr>
      <w:bookmarkStart w:id="61" w:name="_Toc149769272"/>
      <w:r w:rsidRPr="0007085C">
        <w:t>Då anses en bokning vara inaktuell</w:t>
      </w:r>
      <w:bookmarkEnd w:id="61"/>
    </w:p>
    <w:p w14:paraId="282D92F3" w14:textId="1E0923DF" w:rsidR="0007085C" w:rsidRDefault="0007085C" w:rsidP="0007085C">
      <w:r w:rsidRPr="0007085C">
        <w:t>En bokning anses vara inaktuell när den avbokats, dess starttidpunkt passerats (besöket påbörjats). När en bokning blivit inaktuell ska dess post i nationella Engagemangsindex tas bort av tjänsteproducenten.</w:t>
      </w:r>
    </w:p>
    <w:p w14:paraId="08F338AA" w14:textId="77777777" w:rsidR="0007085C" w:rsidRDefault="0007085C" w:rsidP="0007085C"/>
    <w:p w14:paraId="75D19198" w14:textId="06D67A58" w:rsidR="0007085C" w:rsidRDefault="0007085C" w:rsidP="0007085C">
      <w:pPr>
        <w:pStyle w:val="Rubrik3"/>
      </w:pPr>
      <w:bookmarkStart w:id="62" w:name="_Toc149769273"/>
      <w:r w:rsidRPr="0007085C">
        <w:t>Uppdatera befintlig post vs. ta bort befintlig post och skapa en ny</w:t>
      </w:r>
      <w:bookmarkEnd w:id="62"/>
    </w:p>
    <w:p w14:paraId="62B2FAFC" w14:textId="0D7D3FAE" w:rsidR="0007085C" w:rsidRDefault="0007085C" w:rsidP="0007085C">
      <w:r w:rsidRPr="00801302">
        <w:t>En befintlig post i Engagemangsindex ska tas bort och ersättas med en ny vid ändring av något av värdena för attributen som ingår i begäran till tjänste</w:t>
      </w:r>
      <w:r w:rsidR="00824741">
        <w:t>kontraktet</w:t>
      </w:r>
      <w:r w:rsidRPr="00801302">
        <w:t xml:space="preserve"> </w:t>
      </w:r>
      <w:proofErr w:type="spellStart"/>
      <w:r w:rsidRPr="00824741">
        <w:rPr>
          <w:i/>
          <w:iCs/>
        </w:rPr>
        <w:t>Update</w:t>
      </w:r>
      <w:proofErr w:type="spellEnd"/>
      <w:r w:rsidRPr="00801302">
        <w:t xml:space="preserve"> och utgör del postens </w:t>
      </w:r>
      <w:proofErr w:type="spellStart"/>
      <w:r w:rsidRPr="00801302">
        <w:t>unikhet</w:t>
      </w:r>
      <w:proofErr w:type="spellEnd"/>
      <w:r w:rsidRPr="00801302">
        <w:t xml:space="preserve">. Följande attribut ingår i begäran till tjänsten </w:t>
      </w:r>
      <w:proofErr w:type="spellStart"/>
      <w:r w:rsidRPr="00801302">
        <w:t>Update</w:t>
      </w:r>
      <w:proofErr w:type="spellEnd"/>
      <w:r w:rsidRPr="00801302">
        <w:t xml:space="preserve"> och utgör del av en engagemangsindexposts </w:t>
      </w:r>
      <w:proofErr w:type="spellStart"/>
      <w:r w:rsidRPr="00801302">
        <w:t>unikhet</w:t>
      </w:r>
      <w:proofErr w:type="spellEnd"/>
      <w:r w:rsidRPr="00801302">
        <w:t>:</w:t>
      </w:r>
    </w:p>
    <w:p w14:paraId="6C1A8BC4" w14:textId="77777777" w:rsidR="0007085C" w:rsidRDefault="0007085C" w:rsidP="0007085C"/>
    <w:p w14:paraId="0753930E" w14:textId="77777777" w:rsidR="0007085C" w:rsidRDefault="0007085C">
      <w:pPr>
        <w:pStyle w:val="Liststycke"/>
        <w:numPr>
          <w:ilvl w:val="0"/>
          <w:numId w:val="4"/>
        </w:numPr>
      </w:pPr>
      <w:proofErr w:type="spellStart"/>
      <w:r>
        <w:t>registeredResidentIdentification</w:t>
      </w:r>
      <w:proofErr w:type="spellEnd"/>
    </w:p>
    <w:p w14:paraId="2C3D3D14" w14:textId="77777777" w:rsidR="0007085C" w:rsidRDefault="0007085C">
      <w:pPr>
        <w:pStyle w:val="Liststycke"/>
        <w:numPr>
          <w:ilvl w:val="0"/>
          <w:numId w:val="4"/>
        </w:numPr>
      </w:pPr>
      <w:proofErr w:type="spellStart"/>
      <w:r>
        <w:t>serviceDomain</w:t>
      </w:r>
      <w:proofErr w:type="spellEnd"/>
    </w:p>
    <w:p w14:paraId="445CFC8F" w14:textId="77777777" w:rsidR="0007085C" w:rsidRDefault="0007085C">
      <w:pPr>
        <w:pStyle w:val="Liststycke"/>
        <w:numPr>
          <w:ilvl w:val="0"/>
          <w:numId w:val="4"/>
        </w:numPr>
      </w:pPr>
      <w:proofErr w:type="spellStart"/>
      <w:r>
        <w:lastRenderedPageBreak/>
        <w:t>categorization</w:t>
      </w:r>
      <w:proofErr w:type="spellEnd"/>
    </w:p>
    <w:p w14:paraId="3E51E10D" w14:textId="77777777" w:rsidR="0007085C" w:rsidRDefault="0007085C">
      <w:pPr>
        <w:pStyle w:val="Liststycke"/>
        <w:numPr>
          <w:ilvl w:val="0"/>
          <w:numId w:val="4"/>
        </w:numPr>
      </w:pPr>
      <w:proofErr w:type="spellStart"/>
      <w:r>
        <w:t>logicalAddress</w:t>
      </w:r>
      <w:proofErr w:type="spellEnd"/>
    </w:p>
    <w:p w14:paraId="66338729" w14:textId="77777777" w:rsidR="0007085C" w:rsidRDefault="0007085C">
      <w:pPr>
        <w:pStyle w:val="Liststycke"/>
        <w:numPr>
          <w:ilvl w:val="0"/>
          <w:numId w:val="4"/>
        </w:numPr>
      </w:pPr>
      <w:proofErr w:type="spellStart"/>
      <w:r>
        <w:t>businessObjectInstanceIdentifier</w:t>
      </w:r>
      <w:proofErr w:type="spellEnd"/>
    </w:p>
    <w:p w14:paraId="61D52F1F" w14:textId="77777777" w:rsidR="0007085C" w:rsidRDefault="0007085C">
      <w:pPr>
        <w:pStyle w:val="Liststycke"/>
        <w:numPr>
          <w:ilvl w:val="0"/>
          <w:numId w:val="4"/>
        </w:numPr>
      </w:pPr>
      <w:proofErr w:type="spellStart"/>
      <w:r>
        <w:t>clinicalProcessInterestId</w:t>
      </w:r>
      <w:proofErr w:type="spellEnd"/>
    </w:p>
    <w:p w14:paraId="4A7DA26F" w14:textId="77777777" w:rsidR="0007085C" w:rsidRDefault="0007085C">
      <w:pPr>
        <w:pStyle w:val="Liststycke"/>
        <w:numPr>
          <w:ilvl w:val="0"/>
          <w:numId w:val="4"/>
        </w:numPr>
      </w:pPr>
      <w:proofErr w:type="spellStart"/>
      <w:r>
        <w:t>sourceSystem</w:t>
      </w:r>
      <w:proofErr w:type="spellEnd"/>
    </w:p>
    <w:p w14:paraId="50CD64EC" w14:textId="77777777" w:rsidR="0007085C" w:rsidRDefault="0007085C">
      <w:pPr>
        <w:pStyle w:val="Liststycke"/>
        <w:numPr>
          <w:ilvl w:val="0"/>
          <w:numId w:val="4"/>
        </w:numPr>
      </w:pPr>
      <w:proofErr w:type="spellStart"/>
      <w:r>
        <w:t>dataController</w:t>
      </w:r>
      <w:proofErr w:type="spellEnd"/>
    </w:p>
    <w:p w14:paraId="5170BFFC" w14:textId="77777777" w:rsidR="0007085C" w:rsidRDefault="0007085C" w:rsidP="0007085C"/>
    <w:p w14:paraId="6D202841" w14:textId="72A5A173" w:rsidR="0007085C" w:rsidRDefault="0007085C" w:rsidP="0007085C">
      <w:r>
        <w:t>Observera att a</w:t>
      </w:r>
      <w:r w:rsidRPr="00801302">
        <w:t xml:space="preserve">ttributet </w:t>
      </w:r>
      <w:proofErr w:type="spellStart"/>
      <w:r w:rsidRPr="00801302">
        <w:rPr>
          <w:i/>
        </w:rPr>
        <w:t>mostRecentContent</w:t>
      </w:r>
      <w:proofErr w:type="spellEnd"/>
      <w:r w:rsidRPr="00801302">
        <w:t xml:space="preserve"> är det enda attribut som ingår i begäran till tjänsten </w:t>
      </w:r>
      <w:proofErr w:type="spellStart"/>
      <w:r w:rsidRPr="00824741">
        <w:rPr>
          <w:i/>
          <w:iCs/>
        </w:rPr>
        <w:t>Update</w:t>
      </w:r>
      <w:proofErr w:type="spellEnd"/>
      <w:r w:rsidRPr="00801302">
        <w:t xml:space="preserve"> men som </w:t>
      </w:r>
      <w:r w:rsidRPr="00801302">
        <w:rPr>
          <w:i/>
        </w:rPr>
        <w:t>inte</w:t>
      </w:r>
      <w:r w:rsidRPr="00801302">
        <w:t xml:space="preserve"> utgör del av postens </w:t>
      </w:r>
      <w:proofErr w:type="spellStart"/>
      <w:r w:rsidRPr="00801302">
        <w:t>unikhet</w:t>
      </w:r>
      <w:proofErr w:type="spellEnd"/>
      <w:r w:rsidRPr="00801302">
        <w:t xml:space="preserve">. Det är följaktligen endast vid en ändring av detta värde </w:t>
      </w:r>
      <w:r>
        <w:t xml:space="preserve">(ombokning) </w:t>
      </w:r>
      <w:r w:rsidRPr="00801302">
        <w:t>som en befintlig post kan uppdateras. Vid alla andra typer av ändringar måste den befintliga posten tas bort och ersättas med en ny.</w:t>
      </w:r>
    </w:p>
    <w:p w14:paraId="4537DF8D" w14:textId="77777777" w:rsidR="0012290C" w:rsidRDefault="0012290C" w:rsidP="0007085C"/>
    <w:p w14:paraId="0B87F274" w14:textId="0681B5C9" w:rsidR="0012290C" w:rsidRDefault="0012290C" w:rsidP="0012290C">
      <w:pPr>
        <w:pStyle w:val="Rubrik3"/>
      </w:pPr>
      <w:bookmarkStart w:id="63" w:name="_Toc149769274"/>
      <w:r w:rsidRPr="0012290C">
        <w:t>Då ska en befintlig engagemangsindexpost uppdateras</w:t>
      </w:r>
      <w:bookmarkEnd w:id="63"/>
    </w:p>
    <w:p w14:paraId="51820BCF" w14:textId="77777777" w:rsidR="0012290C" w:rsidRPr="0012290C" w:rsidRDefault="0012290C" w:rsidP="0012290C">
      <w:pPr>
        <w:rPr>
          <w:b/>
        </w:rPr>
      </w:pPr>
      <w:r w:rsidRPr="0012290C">
        <w:rPr>
          <w:b/>
        </w:rPr>
        <w:t xml:space="preserve">Vid ändring av värdet för attributet </w:t>
      </w:r>
      <w:proofErr w:type="spellStart"/>
      <w:r w:rsidRPr="0012290C">
        <w:rPr>
          <w:b/>
        </w:rPr>
        <w:t>mostRecentContent</w:t>
      </w:r>
      <w:proofErr w:type="spellEnd"/>
      <w:r w:rsidRPr="0012290C">
        <w:rPr>
          <w:b/>
        </w:rPr>
        <w:t>.</w:t>
      </w:r>
    </w:p>
    <w:p w14:paraId="3927A721" w14:textId="050BF74B" w:rsidR="0012290C" w:rsidRDefault="0012290C" w:rsidP="0012290C">
      <w:r w:rsidRPr="0012290C">
        <w:rPr>
          <w:u w:val="single"/>
        </w:rPr>
        <w:t>Exempel:</w:t>
      </w:r>
      <w:r>
        <w:t xml:space="preserve"> En bokad tid får en ny starttidpunkt (ombokas) men behåller sitt </w:t>
      </w:r>
      <w:proofErr w:type="spellStart"/>
      <w:r>
        <w:t>BookingId</w:t>
      </w:r>
      <w:proofErr w:type="spellEnd"/>
      <w:r>
        <w:t xml:space="preserve">. Denna ändring i tidbokningssystemet innebär en ändring av attributet </w:t>
      </w:r>
      <w:proofErr w:type="spellStart"/>
      <w:r w:rsidRPr="0012290C">
        <w:rPr>
          <w:i/>
        </w:rPr>
        <w:t>mostRecentContent</w:t>
      </w:r>
      <w:proofErr w:type="spellEnd"/>
      <w:r>
        <w:t xml:space="preserve"> i engagemangsindexposten. Eftersom inget av de attribut som utgör engagemangsindexpostens </w:t>
      </w:r>
      <w:proofErr w:type="spellStart"/>
      <w:r>
        <w:t>unikhet</w:t>
      </w:r>
      <w:proofErr w:type="spellEnd"/>
      <w:r>
        <w:t xml:space="preserve"> har ändrats ska befintlig post uppdateras (snarare än att tas bort och ersättas med en ny).</w:t>
      </w:r>
    </w:p>
    <w:p w14:paraId="325C796A" w14:textId="77777777" w:rsidR="0012290C" w:rsidRDefault="0012290C" w:rsidP="0012290C"/>
    <w:p w14:paraId="1F4E9A10" w14:textId="20AAA00A" w:rsidR="0012290C" w:rsidRDefault="0012290C" w:rsidP="0012290C">
      <w:pPr>
        <w:pStyle w:val="Rubrik3"/>
      </w:pPr>
      <w:bookmarkStart w:id="64" w:name="_Toc149769275"/>
      <w:r w:rsidRPr="0012290C">
        <w:t>Då ska en befintlig engagemangsindexpost tas bort och ersättas med en ny</w:t>
      </w:r>
      <w:bookmarkEnd w:id="64"/>
    </w:p>
    <w:p w14:paraId="558032FF" w14:textId="77777777" w:rsidR="0012290C" w:rsidRDefault="0012290C" w:rsidP="0012290C">
      <w:r w:rsidRPr="0012290C">
        <w:rPr>
          <w:b/>
        </w:rPr>
        <w:t xml:space="preserve">Vid ändring av värdet för attributet </w:t>
      </w:r>
      <w:proofErr w:type="spellStart"/>
      <w:r w:rsidRPr="0012290C">
        <w:rPr>
          <w:b/>
          <w:i/>
        </w:rPr>
        <w:t>businessObjectInstanceIdentifier</w:t>
      </w:r>
      <w:proofErr w:type="spellEnd"/>
      <w:r w:rsidRPr="0012290C">
        <w:rPr>
          <w:b/>
        </w:rPr>
        <w:t>.</w:t>
      </w:r>
      <w:r>
        <w:t xml:space="preserve"> </w:t>
      </w:r>
      <w:r w:rsidRPr="00801302">
        <w:t xml:space="preserve">Aktuellt när en bokad tid får ett nytt </w:t>
      </w:r>
      <w:proofErr w:type="spellStart"/>
      <w:r w:rsidRPr="00801302">
        <w:t>BookingId</w:t>
      </w:r>
      <w:proofErr w:type="spellEnd"/>
      <w:r w:rsidRPr="00801302">
        <w:t>.</w:t>
      </w:r>
    </w:p>
    <w:p w14:paraId="32313FCC" w14:textId="77777777" w:rsidR="0012290C" w:rsidRDefault="0012290C" w:rsidP="0012290C">
      <w:r w:rsidRPr="00801302">
        <w:rPr>
          <w:u w:val="single"/>
        </w:rPr>
        <w:t>Exempel:</w:t>
      </w:r>
      <w:r>
        <w:t xml:space="preserve"> </w:t>
      </w:r>
      <w:r w:rsidRPr="00801302">
        <w:t xml:space="preserve">Tidbokningssystemet skapar ett nytt </w:t>
      </w:r>
      <w:proofErr w:type="spellStart"/>
      <w:r w:rsidRPr="00801302">
        <w:t>BookingId</w:t>
      </w:r>
      <w:proofErr w:type="spellEnd"/>
      <w:r w:rsidRPr="00801302">
        <w:t xml:space="preserve"> för en bokad tid som fått en ny starttidpunkt (ombokats). Eftersom värdet för attributet </w:t>
      </w:r>
      <w:proofErr w:type="spellStart"/>
      <w:r w:rsidRPr="00801302">
        <w:rPr>
          <w:i/>
        </w:rPr>
        <w:t>businessObjectInstanceIdentifier</w:t>
      </w:r>
      <w:proofErr w:type="spellEnd"/>
      <w:r w:rsidRPr="00801302">
        <w:t xml:space="preserve">, som är en del av postens </w:t>
      </w:r>
      <w:proofErr w:type="spellStart"/>
      <w:r w:rsidRPr="00801302">
        <w:t>unikhet</w:t>
      </w:r>
      <w:proofErr w:type="spellEnd"/>
      <w:r w:rsidRPr="00801302">
        <w:t>, har ändrats.</w:t>
      </w:r>
    </w:p>
    <w:p w14:paraId="415E94F4" w14:textId="77777777" w:rsidR="0012290C" w:rsidRDefault="0012290C" w:rsidP="0012290C"/>
    <w:p w14:paraId="266942D0" w14:textId="77777777" w:rsidR="0012290C" w:rsidRPr="0012290C" w:rsidRDefault="0012290C" w:rsidP="0012290C">
      <w:pPr>
        <w:rPr>
          <w:b/>
        </w:rPr>
      </w:pPr>
      <w:r w:rsidRPr="0012290C">
        <w:rPr>
          <w:b/>
        </w:rPr>
        <w:t xml:space="preserve">Vid ändring av värdet för attributet </w:t>
      </w:r>
      <w:proofErr w:type="spellStart"/>
      <w:r w:rsidRPr="0012290C">
        <w:rPr>
          <w:b/>
          <w:i/>
        </w:rPr>
        <w:t>logicalAddress</w:t>
      </w:r>
      <w:proofErr w:type="spellEnd"/>
      <w:r w:rsidRPr="0012290C">
        <w:rPr>
          <w:b/>
        </w:rPr>
        <w:t>.</w:t>
      </w:r>
    </w:p>
    <w:p w14:paraId="2F34E6E7" w14:textId="16B9668F" w:rsidR="0012290C" w:rsidRDefault="0012290C" w:rsidP="0012290C">
      <w:r w:rsidRPr="00801302">
        <w:rPr>
          <w:u w:val="single"/>
        </w:rPr>
        <w:t>Exempel:</w:t>
      </w:r>
      <w:r>
        <w:t xml:space="preserve"> </w:t>
      </w:r>
      <w:r w:rsidRPr="00801302">
        <w:t>En bokad tid bokas om till en annan vårdenhet/</w:t>
      </w:r>
      <w:r w:rsidR="002128D5">
        <w:t>vårdcentral</w:t>
      </w:r>
      <w:r w:rsidRPr="00801302">
        <w:t xml:space="preserve">. </w:t>
      </w:r>
      <w:r>
        <w:t>Engagemangsindexposten måste tas bort och ersättas med en ny e</w:t>
      </w:r>
      <w:r w:rsidRPr="00801302">
        <w:t xml:space="preserve">ftersom värdet för attributet </w:t>
      </w:r>
      <w:proofErr w:type="spellStart"/>
      <w:r w:rsidRPr="00801302">
        <w:rPr>
          <w:i/>
        </w:rPr>
        <w:t>logicalAddress</w:t>
      </w:r>
      <w:proofErr w:type="spellEnd"/>
      <w:r w:rsidRPr="00801302">
        <w:t xml:space="preserve">, som är en del av postens </w:t>
      </w:r>
      <w:proofErr w:type="spellStart"/>
      <w:r w:rsidRPr="00801302">
        <w:t>unikhet</w:t>
      </w:r>
      <w:proofErr w:type="spellEnd"/>
      <w:r w:rsidRPr="00801302">
        <w:t>, har ändrats.</w:t>
      </w:r>
    </w:p>
    <w:p w14:paraId="1B8AEE62" w14:textId="5AC0C954" w:rsidR="0012290C" w:rsidRDefault="0012290C" w:rsidP="0012290C">
      <w:r w:rsidRPr="00801302">
        <w:rPr>
          <w:u w:val="single"/>
        </w:rPr>
        <w:t>Exempel:</w:t>
      </w:r>
      <w:r>
        <w:t xml:space="preserve"> </w:t>
      </w:r>
      <w:r w:rsidRPr="00801302">
        <w:t>Vårdenheten/</w:t>
      </w:r>
      <w:r w:rsidR="002128D5">
        <w:t>vårdcentral</w:t>
      </w:r>
      <w:r w:rsidRPr="00801302">
        <w:t>en byter HSA-id.</w:t>
      </w:r>
      <w:r>
        <w:t xml:space="preserve"> Engagemangsindexposten måste tas bort och ersättas med en ny e</w:t>
      </w:r>
      <w:r w:rsidRPr="00801302">
        <w:t xml:space="preserve">ftersom värdet för attributet </w:t>
      </w:r>
      <w:proofErr w:type="spellStart"/>
      <w:r w:rsidRPr="00801302">
        <w:rPr>
          <w:i/>
        </w:rPr>
        <w:t>logicalAddress</w:t>
      </w:r>
      <w:proofErr w:type="spellEnd"/>
      <w:r w:rsidRPr="00801302">
        <w:t xml:space="preserve">, som är en del av postens </w:t>
      </w:r>
      <w:proofErr w:type="spellStart"/>
      <w:r w:rsidRPr="00801302">
        <w:t>unikhet</w:t>
      </w:r>
      <w:proofErr w:type="spellEnd"/>
      <w:r w:rsidRPr="00801302">
        <w:t>, har ändrats.</w:t>
      </w:r>
    </w:p>
    <w:p w14:paraId="648536CB" w14:textId="77777777" w:rsidR="0012290C" w:rsidRDefault="0012290C" w:rsidP="0012290C"/>
    <w:p w14:paraId="7B03C44F" w14:textId="5FB1F0AF" w:rsidR="0012290C" w:rsidRDefault="0012290C" w:rsidP="0012290C">
      <w:r w:rsidRPr="0012290C">
        <w:rPr>
          <w:b/>
        </w:rPr>
        <w:t xml:space="preserve">Vid ändring av värdet för attributet </w:t>
      </w:r>
      <w:proofErr w:type="spellStart"/>
      <w:r w:rsidRPr="0012290C">
        <w:rPr>
          <w:b/>
          <w:i/>
        </w:rPr>
        <w:t>sourceSystem</w:t>
      </w:r>
      <w:proofErr w:type="spellEnd"/>
      <w:r w:rsidRPr="0012290C">
        <w:rPr>
          <w:b/>
        </w:rPr>
        <w:t>.</w:t>
      </w:r>
      <w:r w:rsidRPr="00801302">
        <w:t xml:space="preserve"> Aktuellt om den bokade tiden flyttas till ett nytt </w:t>
      </w:r>
      <w:proofErr w:type="spellStart"/>
      <w:r w:rsidRPr="00801302">
        <w:t>källsystem</w:t>
      </w:r>
      <w:proofErr w:type="spellEnd"/>
      <w:r w:rsidRPr="00801302">
        <w:t xml:space="preserve">, eller om befintligt </w:t>
      </w:r>
      <w:proofErr w:type="spellStart"/>
      <w:r w:rsidRPr="00801302">
        <w:t>källsystem</w:t>
      </w:r>
      <w:proofErr w:type="spellEnd"/>
      <w:r w:rsidRPr="00801302">
        <w:t xml:space="preserve"> byter HSA-id.</w:t>
      </w:r>
    </w:p>
    <w:p w14:paraId="3B602026" w14:textId="77777777" w:rsidR="0012290C" w:rsidRDefault="0012290C" w:rsidP="0012290C">
      <w:pPr>
        <w:rPr>
          <w:b/>
        </w:rPr>
      </w:pPr>
    </w:p>
    <w:p w14:paraId="49293E4F" w14:textId="39AFD1D4" w:rsidR="0012290C" w:rsidRDefault="0012290C" w:rsidP="0012290C">
      <w:r w:rsidRPr="0012290C">
        <w:rPr>
          <w:b/>
        </w:rPr>
        <w:t xml:space="preserve">Vid ändring av värdet för attributet </w:t>
      </w:r>
      <w:proofErr w:type="spellStart"/>
      <w:r w:rsidRPr="0012290C">
        <w:rPr>
          <w:b/>
          <w:i/>
        </w:rPr>
        <w:t>registeredResidentIdentification</w:t>
      </w:r>
      <w:proofErr w:type="spellEnd"/>
      <w:r w:rsidRPr="0012290C">
        <w:rPr>
          <w:b/>
        </w:rPr>
        <w:t>.</w:t>
      </w:r>
      <w:r>
        <w:t xml:space="preserve"> </w:t>
      </w:r>
      <w:r w:rsidRPr="00801302">
        <w:t>Aktuellt om invånaren får ett nytt personnummer.</w:t>
      </w:r>
    </w:p>
    <w:p w14:paraId="4E482920" w14:textId="77777777" w:rsidR="0012290C" w:rsidRDefault="0012290C" w:rsidP="0012290C">
      <w:r w:rsidRPr="0012290C">
        <w:rPr>
          <w:b/>
        </w:rPr>
        <w:t xml:space="preserve">Vid ändring av värdet för attributet </w:t>
      </w:r>
      <w:proofErr w:type="spellStart"/>
      <w:r w:rsidRPr="0012290C">
        <w:rPr>
          <w:b/>
          <w:i/>
        </w:rPr>
        <w:t>dataController</w:t>
      </w:r>
      <w:proofErr w:type="spellEnd"/>
      <w:r w:rsidRPr="0012290C">
        <w:rPr>
          <w:b/>
        </w:rPr>
        <w:t>.</w:t>
      </w:r>
      <w:r w:rsidRPr="00801302">
        <w:t xml:space="preserve"> Aktuellt om personuppgiftsansvarig för posten ändras.</w:t>
      </w:r>
    </w:p>
    <w:p w14:paraId="71BE335C" w14:textId="77777777" w:rsidR="0012290C" w:rsidRDefault="0012290C" w:rsidP="0012290C"/>
    <w:p w14:paraId="28C53D4B" w14:textId="4235555A" w:rsidR="0012290C" w:rsidRDefault="0012290C" w:rsidP="0012290C">
      <w:pPr>
        <w:pStyle w:val="Rubrik3"/>
      </w:pPr>
      <w:bookmarkStart w:id="65" w:name="_Toc149769276"/>
      <w:r w:rsidRPr="0012290C">
        <w:t>Så tas en befintlig post bort ur Engagemangsindex</w:t>
      </w:r>
      <w:bookmarkEnd w:id="65"/>
    </w:p>
    <w:p w14:paraId="244DC67A" w14:textId="383CE159" w:rsidR="0012290C" w:rsidRDefault="0012290C" w:rsidP="0012290C">
      <w:pPr>
        <w:rPr>
          <w:b/>
          <w:lang w:val="en-US"/>
        </w:rPr>
      </w:pPr>
      <w:proofErr w:type="spellStart"/>
      <w:r w:rsidRPr="004423F8">
        <w:rPr>
          <w:b/>
          <w:lang w:val="en-US"/>
        </w:rPr>
        <w:t>Exempel</w:t>
      </w:r>
      <w:proofErr w:type="spellEnd"/>
      <w:r w:rsidRPr="004423F8">
        <w:rPr>
          <w:b/>
          <w:lang w:val="en-US"/>
        </w:rPr>
        <w:t xml:space="preserve"> på </w:t>
      </w:r>
      <w:proofErr w:type="spellStart"/>
      <w:r w:rsidRPr="004423F8">
        <w:rPr>
          <w:b/>
          <w:lang w:val="en-US"/>
        </w:rPr>
        <w:t>en</w:t>
      </w:r>
      <w:proofErr w:type="spellEnd"/>
      <w:r w:rsidRPr="004423F8">
        <w:rPr>
          <w:b/>
          <w:lang w:val="en-US"/>
        </w:rPr>
        <w:t xml:space="preserve"> </w:t>
      </w:r>
      <w:proofErr w:type="spellStart"/>
      <w:r w:rsidRPr="004423F8">
        <w:rPr>
          <w:b/>
          <w:lang w:val="en-US"/>
        </w:rPr>
        <w:t>befintlig</w:t>
      </w:r>
      <w:proofErr w:type="spellEnd"/>
      <w:r w:rsidRPr="004423F8">
        <w:rPr>
          <w:b/>
          <w:lang w:val="en-US"/>
        </w:rPr>
        <w:t xml:space="preserve"> post i </w:t>
      </w:r>
      <w:proofErr w:type="spellStart"/>
      <w:r w:rsidRPr="004423F8">
        <w:rPr>
          <w:b/>
          <w:lang w:val="en-US"/>
        </w:rPr>
        <w:t>Engagemangsindex</w:t>
      </w:r>
      <w:proofErr w:type="spellEnd"/>
      <w:r w:rsidRPr="004423F8">
        <w:rPr>
          <w:b/>
          <w:lang w:val="en-US"/>
        </w:rPr>
        <w:t>:</w:t>
      </w:r>
    </w:p>
    <w:p w14:paraId="129DE588" w14:textId="4E7B4FD9" w:rsidR="00824741" w:rsidRDefault="00824741" w:rsidP="0012290C">
      <w:pPr>
        <w:rPr>
          <w:b/>
          <w:lang w:val="en-US"/>
        </w:rPr>
      </w:pPr>
    </w:p>
    <w:tbl>
      <w:tblPr>
        <w:tblStyle w:val="Tabellrutnt"/>
        <w:tblW w:w="0" w:type="auto"/>
        <w:tblLook w:val="04A0" w:firstRow="1" w:lastRow="0" w:firstColumn="1" w:lastColumn="0" w:noHBand="0" w:noVBand="1"/>
      </w:tblPr>
      <w:tblGrid>
        <w:gridCol w:w="10456"/>
      </w:tblGrid>
      <w:tr w:rsidR="00824741" w14:paraId="7D0D1D4C" w14:textId="77777777" w:rsidTr="00824741">
        <w:tc>
          <w:tcPr>
            <w:tcW w:w="10456" w:type="dxa"/>
            <w:shd w:val="clear" w:color="auto" w:fill="DDD9C3" w:themeFill="background2" w:themeFillShade="E6"/>
          </w:tcPr>
          <w:p w14:paraId="64C19A6E"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&lt;engagement&gt;</w:t>
            </w:r>
          </w:p>
          <w:p w14:paraId="724E5B21"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&lt;registeredResidentIdentification&gt;191212121212&lt;/registeredResidentIdentification&gt;</w:t>
            </w:r>
          </w:p>
          <w:p w14:paraId="430AF3C7"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r w:rsidRPr="00824741">
              <w:rPr>
                <w:rFonts w:ascii="Courier New" w:hAnsi="Courier New" w:cs="Courier New"/>
                <w:color w:val="000000" w:themeColor="text1"/>
                <w:sz w:val="16"/>
                <w:szCs w:val="16"/>
                <w:lang w:val="en-US"/>
              </w:rPr>
              <w:t>serviceDomain</w:t>
            </w:r>
            <w:proofErr w:type="spellEnd"/>
            <w:r w:rsidRPr="00824741">
              <w:rPr>
                <w:rFonts w:ascii="Courier New" w:hAnsi="Courier New" w:cs="Courier New"/>
                <w:color w:val="000000" w:themeColor="text1"/>
                <w:sz w:val="16"/>
                <w:szCs w:val="16"/>
                <w:lang w:val="en-US"/>
              </w:rPr>
              <w:t>&gt;</w:t>
            </w:r>
            <w:proofErr w:type="spellStart"/>
            <w:proofErr w:type="gramStart"/>
            <w:r w:rsidRPr="00824741">
              <w:rPr>
                <w:rFonts w:ascii="Courier New" w:hAnsi="Courier New" w:cs="Courier New"/>
                <w:color w:val="000000" w:themeColor="text1"/>
                <w:sz w:val="16"/>
                <w:szCs w:val="16"/>
                <w:lang w:val="en-US"/>
              </w:rPr>
              <w:t>riv:crm</w:t>
            </w:r>
            <w:proofErr w:type="gramEnd"/>
            <w:r w:rsidRPr="00824741">
              <w:rPr>
                <w:rFonts w:ascii="Courier New" w:hAnsi="Courier New" w:cs="Courier New"/>
                <w:color w:val="000000" w:themeColor="text1"/>
                <w:sz w:val="16"/>
                <w:szCs w:val="16"/>
                <w:lang w:val="en-US"/>
              </w:rPr>
              <w:t>:scheduling</w:t>
            </w:r>
            <w:proofErr w:type="spellEnd"/>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serviceDomain</w:t>
            </w:r>
            <w:proofErr w:type="spellEnd"/>
            <w:r w:rsidRPr="00824741">
              <w:rPr>
                <w:rFonts w:ascii="Courier New" w:hAnsi="Courier New" w:cs="Courier New"/>
                <w:color w:val="000000" w:themeColor="text1"/>
                <w:sz w:val="16"/>
                <w:szCs w:val="16"/>
                <w:lang w:val="en-US"/>
              </w:rPr>
              <w:t>&gt;</w:t>
            </w:r>
          </w:p>
          <w:p w14:paraId="1636FDA0"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&lt;categorization&gt;NA&lt;/categorization&gt;</w:t>
            </w:r>
          </w:p>
          <w:p w14:paraId="56AC9EEB"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r w:rsidRPr="00824741">
              <w:rPr>
                <w:rFonts w:ascii="Courier New" w:hAnsi="Courier New" w:cs="Courier New"/>
                <w:color w:val="000000" w:themeColor="text1"/>
                <w:sz w:val="16"/>
                <w:szCs w:val="16"/>
                <w:lang w:val="en-US"/>
              </w:rPr>
              <w:t>logicalAddress</w:t>
            </w:r>
            <w:proofErr w:type="spellEnd"/>
            <w:r w:rsidRPr="00824741">
              <w:rPr>
                <w:rFonts w:ascii="Courier New" w:hAnsi="Courier New" w:cs="Courier New"/>
                <w:color w:val="000000" w:themeColor="text1"/>
                <w:sz w:val="16"/>
                <w:szCs w:val="16"/>
                <w:lang w:val="en-US"/>
              </w:rPr>
              <w:t>&gt;SE2321000016-A65H&lt;/</w:t>
            </w:r>
            <w:proofErr w:type="spellStart"/>
            <w:r w:rsidRPr="00824741">
              <w:rPr>
                <w:rFonts w:ascii="Courier New" w:hAnsi="Courier New" w:cs="Courier New"/>
                <w:color w:val="000000" w:themeColor="text1"/>
                <w:sz w:val="16"/>
                <w:szCs w:val="16"/>
                <w:lang w:val="en-US"/>
              </w:rPr>
              <w:t>logicalAddress</w:t>
            </w:r>
            <w:proofErr w:type="spellEnd"/>
            <w:r w:rsidRPr="00824741">
              <w:rPr>
                <w:rFonts w:ascii="Courier New" w:hAnsi="Courier New" w:cs="Courier New"/>
                <w:color w:val="000000" w:themeColor="text1"/>
                <w:sz w:val="16"/>
                <w:szCs w:val="16"/>
                <w:lang w:val="en-US"/>
              </w:rPr>
              <w:t>&gt;</w:t>
            </w:r>
          </w:p>
          <w:p w14:paraId="37597543"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&lt;businessObjectInstanceIdentifier&gt;861245&lt;/businessObjectInstanceIdentifier&gt;</w:t>
            </w:r>
          </w:p>
          <w:p w14:paraId="7DF467A6"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r w:rsidRPr="00824741">
              <w:rPr>
                <w:rFonts w:ascii="Courier New" w:hAnsi="Courier New" w:cs="Courier New"/>
                <w:color w:val="000000" w:themeColor="text1"/>
                <w:sz w:val="16"/>
                <w:szCs w:val="16"/>
                <w:lang w:val="en-US"/>
              </w:rPr>
              <w:t>clinicalProcessInterestId</w:t>
            </w:r>
            <w:proofErr w:type="spellEnd"/>
            <w:r w:rsidRPr="00824741">
              <w:rPr>
                <w:rFonts w:ascii="Courier New" w:hAnsi="Courier New" w:cs="Courier New"/>
                <w:color w:val="000000" w:themeColor="text1"/>
                <w:sz w:val="16"/>
                <w:szCs w:val="16"/>
                <w:lang w:val="en-US"/>
              </w:rPr>
              <w:t>&gt;NA&lt;/</w:t>
            </w:r>
            <w:proofErr w:type="spellStart"/>
            <w:r w:rsidRPr="00824741">
              <w:rPr>
                <w:rFonts w:ascii="Courier New" w:hAnsi="Courier New" w:cs="Courier New"/>
                <w:color w:val="000000" w:themeColor="text1"/>
                <w:sz w:val="16"/>
                <w:szCs w:val="16"/>
                <w:lang w:val="en-US"/>
              </w:rPr>
              <w:t>clinicalProcessInterestId</w:t>
            </w:r>
            <w:proofErr w:type="spellEnd"/>
            <w:r w:rsidRPr="00824741">
              <w:rPr>
                <w:rFonts w:ascii="Courier New" w:hAnsi="Courier New" w:cs="Courier New"/>
                <w:color w:val="000000" w:themeColor="text1"/>
                <w:sz w:val="16"/>
                <w:szCs w:val="16"/>
                <w:lang w:val="en-US"/>
              </w:rPr>
              <w:t>&gt;</w:t>
            </w:r>
          </w:p>
          <w:p w14:paraId="2439431E"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r w:rsidRPr="00824741">
              <w:rPr>
                <w:rFonts w:ascii="Courier New" w:hAnsi="Courier New" w:cs="Courier New"/>
                <w:color w:val="000000" w:themeColor="text1"/>
                <w:sz w:val="16"/>
                <w:szCs w:val="16"/>
                <w:lang w:val="en-US"/>
              </w:rPr>
              <w:t>mostRecentContent</w:t>
            </w:r>
            <w:proofErr w:type="spellEnd"/>
            <w:r w:rsidRPr="00824741">
              <w:rPr>
                <w:rFonts w:ascii="Courier New" w:hAnsi="Courier New" w:cs="Courier New"/>
                <w:color w:val="000000" w:themeColor="text1"/>
                <w:sz w:val="16"/>
                <w:szCs w:val="16"/>
                <w:lang w:val="en-US"/>
              </w:rPr>
              <w:t>&gt;20160613140000&lt;/</w:t>
            </w:r>
            <w:proofErr w:type="spellStart"/>
            <w:r w:rsidRPr="00824741">
              <w:rPr>
                <w:rFonts w:ascii="Courier New" w:hAnsi="Courier New" w:cs="Courier New"/>
                <w:color w:val="000000" w:themeColor="text1"/>
                <w:sz w:val="16"/>
                <w:szCs w:val="16"/>
                <w:lang w:val="en-US"/>
              </w:rPr>
              <w:t>mostRecentContent</w:t>
            </w:r>
            <w:proofErr w:type="spellEnd"/>
            <w:r w:rsidRPr="00824741">
              <w:rPr>
                <w:rFonts w:ascii="Courier New" w:hAnsi="Courier New" w:cs="Courier New"/>
                <w:color w:val="000000" w:themeColor="text1"/>
                <w:sz w:val="16"/>
                <w:szCs w:val="16"/>
                <w:lang w:val="en-US"/>
              </w:rPr>
              <w:t>&gt;</w:t>
            </w:r>
          </w:p>
          <w:p w14:paraId="43D09A75"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r w:rsidRPr="00824741">
              <w:rPr>
                <w:rFonts w:ascii="Courier New" w:hAnsi="Courier New" w:cs="Courier New"/>
                <w:color w:val="000000" w:themeColor="text1"/>
                <w:sz w:val="16"/>
                <w:szCs w:val="16"/>
                <w:lang w:val="en-US"/>
              </w:rPr>
              <w:t>sourceSystem</w:t>
            </w:r>
            <w:proofErr w:type="spellEnd"/>
            <w:r w:rsidRPr="00824741">
              <w:rPr>
                <w:rFonts w:ascii="Courier New" w:hAnsi="Courier New" w:cs="Courier New"/>
                <w:color w:val="000000" w:themeColor="text1"/>
                <w:sz w:val="16"/>
                <w:szCs w:val="16"/>
                <w:lang w:val="en-US"/>
              </w:rPr>
              <w:t>&gt;SE2321000016-84GX&lt;/</w:t>
            </w:r>
            <w:proofErr w:type="spellStart"/>
            <w:r w:rsidRPr="00824741">
              <w:rPr>
                <w:rFonts w:ascii="Courier New" w:hAnsi="Courier New" w:cs="Courier New"/>
                <w:color w:val="000000" w:themeColor="text1"/>
                <w:sz w:val="16"/>
                <w:szCs w:val="16"/>
                <w:lang w:val="en-US"/>
              </w:rPr>
              <w:t>sourceSystem</w:t>
            </w:r>
            <w:proofErr w:type="spellEnd"/>
            <w:r w:rsidRPr="00824741">
              <w:rPr>
                <w:rFonts w:ascii="Courier New" w:hAnsi="Courier New" w:cs="Courier New"/>
                <w:color w:val="000000" w:themeColor="text1"/>
                <w:sz w:val="16"/>
                <w:szCs w:val="16"/>
                <w:lang w:val="en-US"/>
              </w:rPr>
              <w:t>&gt;</w:t>
            </w:r>
          </w:p>
          <w:p w14:paraId="34C25C10"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lang w:val="en-US"/>
              </w:rPr>
              <w:t xml:space="preserve">    </w:t>
            </w:r>
            <w:r w:rsidRPr="00824741">
              <w:rPr>
                <w:rFonts w:ascii="Courier New" w:hAnsi="Courier New" w:cs="Courier New"/>
                <w:color w:val="000000" w:themeColor="text1"/>
                <w:sz w:val="16"/>
                <w:szCs w:val="16"/>
              </w:rPr>
              <w:t>&lt;</w:t>
            </w:r>
            <w:proofErr w:type="spellStart"/>
            <w:r w:rsidRPr="00824741">
              <w:rPr>
                <w:rFonts w:ascii="Courier New" w:hAnsi="Courier New" w:cs="Courier New"/>
                <w:color w:val="000000" w:themeColor="text1"/>
                <w:sz w:val="16"/>
                <w:szCs w:val="16"/>
              </w:rPr>
              <w:t>dataController</w:t>
            </w:r>
            <w:proofErr w:type="spellEnd"/>
            <w:r w:rsidRPr="00824741">
              <w:rPr>
                <w:rFonts w:ascii="Courier New" w:hAnsi="Courier New" w:cs="Courier New"/>
                <w:color w:val="000000" w:themeColor="text1"/>
                <w:sz w:val="16"/>
                <w:szCs w:val="16"/>
              </w:rPr>
              <w:t>&gt;SE232100-0016&lt;/</w:t>
            </w:r>
            <w:proofErr w:type="spellStart"/>
            <w:r w:rsidRPr="00824741">
              <w:rPr>
                <w:rFonts w:ascii="Courier New" w:hAnsi="Courier New" w:cs="Courier New"/>
                <w:color w:val="000000" w:themeColor="text1"/>
                <w:sz w:val="16"/>
                <w:szCs w:val="16"/>
              </w:rPr>
              <w:t>dataController</w:t>
            </w:r>
            <w:proofErr w:type="spellEnd"/>
            <w:r w:rsidRPr="00824741">
              <w:rPr>
                <w:rFonts w:ascii="Courier New" w:hAnsi="Courier New" w:cs="Courier New"/>
                <w:color w:val="000000" w:themeColor="text1"/>
                <w:sz w:val="16"/>
                <w:szCs w:val="16"/>
              </w:rPr>
              <w:t>&gt;</w:t>
            </w:r>
          </w:p>
          <w:p w14:paraId="1F529853"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&lt;/</w:t>
            </w:r>
            <w:proofErr w:type="spellStart"/>
            <w:r w:rsidRPr="00824741">
              <w:rPr>
                <w:rFonts w:ascii="Courier New" w:hAnsi="Courier New" w:cs="Courier New"/>
                <w:color w:val="000000" w:themeColor="text1"/>
                <w:sz w:val="16"/>
                <w:szCs w:val="16"/>
              </w:rPr>
              <w:t>engagement</w:t>
            </w:r>
            <w:proofErr w:type="spellEnd"/>
            <w:r w:rsidRPr="00824741">
              <w:rPr>
                <w:rFonts w:ascii="Courier New" w:hAnsi="Courier New" w:cs="Courier New"/>
                <w:color w:val="000000" w:themeColor="text1"/>
                <w:sz w:val="16"/>
                <w:szCs w:val="16"/>
              </w:rPr>
              <w:t>&gt;</w:t>
            </w:r>
          </w:p>
          <w:p w14:paraId="6F7BD7A7" w14:textId="77777777" w:rsidR="00824741" w:rsidRDefault="00824741" w:rsidP="0012290C">
            <w:pPr>
              <w:rPr>
                <w:b/>
                <w:lang w:val="en-US"/>
              </w:rPr>
            </w:pPr>
          </w:p>
        </w:tc>
      </w:tr>
    </w:tbl>
    <w:p w14:paraId="35F38210" w14:textId="77777777" w:rsidR="0012290C" w:rsidRDefault="0012290C" w:rsidP="0012290C">
      <w:pPr>
        <w:rPr>
          <w:color w:val="9BBB59" w:themeColor="accent3"/>
        </w:rPr>
      </w:pPr>
    </w:p>
    <w:p w14:paraId="55292259" w14:textId="174C1809" w:rsidR="0012290C" w:rsidRDefault="0012290C" w:rsidP="0012290C">
      <w:r w:rsidRPr="00124BAF">
        <w:t xml:space="preserve">Attributen </w:t>
      </w:r>
      <w:proofErr w:type="spellStart"/>
      <w:r w:rsidRPr="00124BAF">
        <w:rPr>
          <w:i/>
        </w:rPr>
        <w:t>creationTime</w:t>
      </w:r>
      <w:proofErr w:type="spellEnd"/>
      <w:r w:rsidRPr="00124BAF">
        <w:t xml:space="preserve">, </w:t>
      </w:r>
      <w:proofErr w:type="spellStart"/>
      <w:r w:rsidRPr="00124BAF">
        <w:rPr>
          <w:i/>
        </w:rPr>
        <w:t>updateTime</w:t>
      </w:r>
      <w:proofErr w:type="spellEnd"/>
      <w:r w:rsidRPr="00124BAF">
        <w:t xml:space="preserve"> och </w:t>
      </w:r>
      <w:proofErr w:type="spellStart"/>
      <w:r w:rsidRPr="00124BAF">
        <w:rPr>
          <w:i/>
        </w:rPr>
        <w:t>owner</w:t>
      </w:r>
      <w:proofErr w:type="spellEnd"/>
      <w:r w:rsidRPr="00124BAF">
        <w:t xml:space="preserve"> tas inte upp</w:t>
      </w:r>
      <w:r>
        <w:t xml:space="preserve"> </w:t>
      </w:r>
      <w:r w:rsidRPr="00124BAF">
        <w:t>för posten i exemplet ovan eftersom värden för dessa attribut sätts av Engagemangsindex</w:t>
      </w:r>
      <w:r w:rsidR="00693981">
        <w:t>-implementationen</w:t>
      </w:r>
      <w:r w:rsidRPr="00124BAF">
        <w:t>.</w:t>
      </w:r>
    </w:p>
    <w:p w14:paraId="59D18005" w14:textId="77777777" w:rsidR="0012290C" w:rsidRDefault="0012290C" w:rsidP="0012290C"/>
    <w:p w14:paraId="20125368" w14:textId="0D6BFD2A" w:rsidR="0012290C" w:rsidRDefault="0012290C" w:rsidP="0012290C">
      <w:pPr>
        <w:rPr>
          <w:b/>
        </w:rPr>
      </w:pPr>
      <w:r w:rsidRPr="0012290C">
        <w:rPr>
          <w:b/>
        </w:rPr>
        <w:t xml:space="preserve">Begäran till tjänsten </w:t>
      </w:r>
      <w:proofErr w:type="spellStart"/>
      <w:r w:rsidRPr="0012290C">
        <w:rPr>
          <w:b/>
        </w:rPr>
        <w:t>Update</w:t>
      </w:r>
      <w:proofErr w:type="spellEnd"/>
      <w:r w:rsidRPr="0012290C">
        <w:rPr>
          <w:b/>
        </w:rPr>
        <w:t xml:space="preserve"> för att ta bort posten ovan</w:t>
      </w:r>
    </w:p>
    <w:p w14:paraId="3531F11A" w14:textId="77777777" w:rsidR="0012290C" w:rsidRDefault="0012290C" w:rsidP="0012290C">
      <w:pPr>
        <w:rPr>
          <w:b/>
        </w:rPr>
      </w:pPr>
    </w:p>
    <w:p w14:paraId="5B417ED5" w14:textId="15BF5A19" w:rsidR="0012290C" w:rsidRDefault="0012290C" w:rsidP="0012290C">
      <w:r w:rsidRPr="00124BAF">
        <w:t xml:space="preserve">En post i Engagemangsindex tas bort via begäran till tjänsten </w:t>
      </w:r>
      <w:proofErr w:type="spellStart"/>
      <w:r w:rsidRPr="00124BAF">
        <w:t>Update</w:t>
      </w:r>
      <w:proofErr w:type="spellEnd"/>
      <w:r w:rsidRPr="00124BAF">
        <w:t xml:space="preserve"> med den befintliga postens sammansatta nyckel och attributet </w:t>
      </w:r>
      <w:proofErr w:type="spellStart"/>
      <w:r w:rsidRPr="00124BAF">
        <w:rPr>
          <w:i/>
        </w:rPr>
        <w:t>deleteFlag</w:t>
      </w:r>
      <w:proofErr w:type="spellEnd"/>
      <w:r w:rsidRPr="00124BAF">
        <w:t xml:space="preserve"> satt till "</w:t>
      </w:r>
      <w:proofErr w:type="spellStart"/>
      <w:r w:rsidRPr="00124BAF">
        <w:t>true</w:t>
      </w:r>
      <w:proofErr w:type="spellEnd"/>
      <w:r w:rsidRPr="00124BAF">
        <w:t>".</w:t>
      </w:r>
    </w:p>
    <w:p w14:paraId="68F01C63" w14:textId="77777777" w:rsidR="00824741" w:rsidRDefault="00824741" w:rsidP="0012290C"/>
    <w:tbl>
      <w:tblPr>
        <w:tblStyle w:val="Tabellrutnt"/>
        <w:tblW w:w="0" w:type="auto"/>
        <w:tblLook w:val="04A0" w:firstRow="1" w:lastRow="0" w:firstColumn="1" w:lastColumn="0" w:noHBand="0" w:noVBand="1"/>
      </w:tblPr>
      <w:tblGrid>
        <w:gridCol w:w="10456"/>
      </w:tblGrid>
      <w:tr w:rsidR="00824741" w14:paraId="24A25D92" w14:textId="77777777" w:rsidTr="00824741">
        <w:tc>
          <w:tcPr>
            <w:tcW w:w="10456" w:type="dxa"/>
            <w:shd w:val="clear" w:color="auto" w:fill="DDD9C3" w:themeFill="background2" w:themeFillShade="E6"/>
          </w:tcPr>
          <w:p w14:paraId="5E7E01B7"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&lt;urn</w:t>
            </w:r>
            <w:proofErr w:type="gramStart"/>
            <w:r w:rsidRPr="00824741">
              <w:rPr>
                <w:rFonts w:ascii="Courier New" w:hAnsi="Courier New" w:cs="Courier New"/>
                <w:color w:val="000000" w:themeColor="text1"/>
                <w:sz w:val="16"/>
                <w:szCs w:val="16"/>
                <w:lang w:val="en-US"/>
              </w:rPr>
              <w:t>1:Update</w:t>
            </w:r>
            <w:proofErr w:type="gramEnd"/>
            <w:r w:rsidRPr="00824741">
              <w:rPr>
                <w:rFonts w:ascii="Courier New" w:hAnsi="Courier New" w:cs="Courier New"/>
                <w:color w:val="000000" w:themeColor="text1"/>
                <w:sz w:val="16"/>
                <w:szCs w:val="16"/>
                <w:lang w:val="en-US"/>
              </w:rPr>
              <w:t>&gt;</w:t>
            </w:r>
          </w:p>
          <w:p w14:paraId="2314BE12"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1:engagementTransaction</w:t>
            </w:r>
            <w:proofErr w:type="gramEnd"/>
            <w:r w:rsidRPr="00824741">
              <w:rPr>
                <w:rFonts w:ascii="Courier New" w:hAnsi="Courier New" w:cs="Courier New"/>
                <w:color w:val="000000" w:themeColor="text1"/>
                <w:sz w:val="16"/>
                <w:szCs w:val="16"/>
                <w:lang w:val="en-US"/>
              </w:rPr>
              <w:t>&gt;</w:t>
            </w:r>
          </w:p>
          <w:p w14:paraId="6DCC844A"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2:deleteFlag</w:t>
            </w:r>
            <w:proofErr w:type="gramEnd"/>
            <w:r w:rsidRPr="00824741">
              <w:rPr>
                <w:rFonts w:ascii="Courier New" w:hAnsi="Courier New" w:cs="Courier New"/>
                <w:color w:val="000000" w:themeColor="text1"/>
                <w:sz w:val="16"/>
                <w:szCs w:val="16"/>
                <w:lang w:val="en-US"/>
              </w:rPr>
              <w:t>&gt;true&lt;/urn2:deleteFlag&gt;</w:t>
            </w:r>
          </w:p>
          <w:p w14:paraId="59FBFD39"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2:engagement</w:t>
            </w:r>
            <w:proofErr w:type="gramEnd"/>
            <w:r w:rsidRPr="00824741">
              <w:rPr>
                <w:rFonts w:ascii="Courier New" w:hAnsi="Courier New" w:cs="Courier New"/>
                <w:color w:val="000000" w:themeColor="text1"/>
                <w:sz w:val="16"/>
                <w:szCs w:val="16"/>
                <w:lang w:val="en-US"/>
              </w:rPr>
              <w:t>&gt;</w:t>
            </w:r>
          </w:p>
          <w:p w14:paraId="332E54BE"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2:registeredResidentIdentification</w:t>
            </w:r>
            <w:proofErr w:type="gramEnd"/>
            <w:r w:rsidRPr="00824741">
              <w:rPr>
                <w:rFonts w:ascii="Courier New" w:hAnsi="Courier New" w:cs="Courier New"/>
                <w:color w:val="000000" w:themeColor="text1"/>
                <w:sz w:val="16"/>
                <w:szCs w:val="16"/>
                <w:lang w:val="en-US"/>
              </w:rPr>
              <w:t>&gt;191212121212&lt;/urn2:registeredResidentIdentification&gt;</w:t>
            </w:r>
          </w:p>
          <w:p w14:paraId="1375B91E"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2:serviceDomain</w:t>
            </w:r>
            <w:proofErr w:type="gramEnd"/>
            <w:r w:rsidRPr="00824741">
              <w:rPr>
                <w:rFonts w:ascii="Courier New" w:hAnsi="Courier New" w:cs="Courier New"/>
                <w:color w:val="000000" w:themeColor="text1"/>
                <w:sz w:val="16"/>
                <w:szCs w:val="16"/>
                <w:lang w:val="en-US"/>
              </w:rPr>
              <w:t>&gt;</w:t>
            </w:r>
            <w:proofErr w:type="spellStart"/>
            <w:r w:rsidRPr="00824741">
              <w:rPr>
                <w:rFonts w:ascii="Courier New" w:hAnsi="Courier New" w:cs="Courier New"/>
                <w:color w:val="000000" w:themeColor="text1"/>
                <w:sz w:val="16"/>
                <w:szCs w:val="16"/>
                <w:lang w:val="en-US"/>
              </w:rPr>
              <w:t>riv:crm:scheduling</w:t>
            </w:r>
            <w:proofErr w:type="spellEnd"/>
            <w:r w:rsidRPr="00824741">
              <w:rPr>
                <w:rFonts w:ascii="Courier New" w:hAnsi="Courier New" w:cs="Courier New"/>
                <w:color w:val="000000" w:themeColor="text1"/>
                <w:sz w:val="16"/>
                <w:szCs w:val="16"/>
                <w:lang w:val="en-US"/>
              </w:rPr>
              <w:t>&lt;/urn2:serviceDomain&gt;</w:t>
            </w:r>
          </w:p>
          <w:p w14:paraId="264B814D"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2:categorization</w:t>
            </w:r>
            <w:proofErr w:type="gramEnd"/>
            <w:r w:rsidRPr="00824741">
              <w:rPr>
                <w:rFonts w:ascii="Courier New" w:hAnsi="Courier New" w:cs="Courier New"/>
                <w:color w:val="000000" w:themeColor="text1"/>
                <w:sz w:val="16"/>
                <w:szCs w:val="16"/>
                <w:lang w:val="en-US"/>
              </w:rPr>
              <w:t>&gt;NA&lt;/urn2:categorization&gt;</w:t>
            </w:r>
          </w:p>
          <w:p w14:paraId="39AC32CD"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2:logicalAddress</w:t>
            </w:r>
            <w:proofErr w:type="gramEnd"/>
            <w:r w:rsidRPr="00824741">
              <w:rPr>
                <w:rFonts w:ascii="Courier New" w:hAnsi="Courier New" w:cs="Courier New"/>
                <w:color w:val="000000" w:themeColor="text1"/>
                <w:sz w:val="16"/>
                <w:szCs w:val="16"/>
                <w:lang w:val="en-US"/>
              </w:rPr>
              <w:t>&gt;SE2321000016-A65H&lt;/urn2:logicalAddress&gt;</w:t>
            </w:r>
          </w:p>
          <w:p w14:paraId="1E25B56C"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2:businessObjectInstanceIdentifier</w:t>
            </w:r>
            <w:proofErr w:type="gramEnd"/>
            <w:r w:rsidRPr="00824741">
              <w:rPr>
                <w:rFonts w:ascii="Courier New" w:hAnsi="Courier New" w:cs="Courier New"/>
                <w:color w:val="000000" w:themeColor="text1"/>
                <w:sz w:val="16"/>
                <w:szCs w:val="16"/>
                <w:lang w:val="en-US"/>
              </w:rPr>
              <w:t>&gt;861245&lt;/urn2:businessObjectInstanceIdentifier&gt;</w:t>
            </w:r>
          </w:p>
          <w:p w14:paraId="27ADA6A2" w14:textId="77777777" w:rsidR="00824741" w:rsidRPr="00824741" w:rsidRDefault="00824741" w:rsidP="00824741">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&lt;urn</w:t>
            </w:r>
            <w:proofErr w:type="gramStart"/>
            <w:r w:rsidRPr="00824741">
              <w:rPr>
                <w:rFonts w:ascii="Courier New" w:hAnsi="Courier New" w:cs="Courier New"/>
                <w:color w:val="000000" w:themeColor="text1"/>
                <w:sz w:val="16"/>
                <w:szCs w:val="16"/>
                <w:lang w:val="en-US"/>
              </w:rPr>
              <w:t>2:clinicalProcessInterestId</w:t>
            </w:r>
            <w:proofErr w:type="gramEnd"/>
            <w:r w:rsidRPr="00824741">
              <w:rPr>
                <w:rFonts w:ascii="Courier New" w:hAnsi="Courier New" w:cs="Courier New"/>
                <w:color w:val="000000" w:themeColor="text1"/>
                <w:sz w:val="16"/>
                <w:szCs w:val="16"/>
                <w:lang w:val="en-US"/>
              </w:rPr>
              <w:t>&gt;NA&lt;/urn2:clinicalProcessInterestId&gt;</w:t>
            </w:r>
          </w:p>
          <w:p w14:paraId="4BDE69BF"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lang w:val="en-US"/>
              </w:rPr>
              <w:t xml:space="preserve">            </w:t>
            </w:r>
            <w:r w:rsidRPr="00824741">
              <w:rPr>
                <w:rFonts w:ascii="Courier New" w:hAnsi="Courier New" w:cs="Courier New"/>
                <w:color w:val="000000" w:themeColor="text1"/>
                <w:sz w:val="16"/>
                <w:szCs w:val="16"/>
              </w:rPr>
              <w:t>&lt;urn</w:t>
            </w:r>
            <w:proofErr w:type="gramStart"/>
            <w:r w:rsidRPr="00824741">
              <w:rPr>
                <w:rFonts w:ascii="Courier New" w:hAnsi="Courier New" w:cs="Courier New"/>
                <w:color w:val="000000" w:themeColor="text1"/>
                <w:sz w:val="16"/>
                <w:szCs w:val="16"/>
              </w:rPr>
              <w:t>2:sourceSystem</w:t>
            </w:r>
            <w:proofErr w:type="gramEnd"/>
            <w:r w:rsidRPr="00824741">
              <w:rPr>
                <w:rFonts w:ascii="Courier New" w:hAnsi="Courier New" w:cs="Courier New"/>
                <w:color w:val="000000" w:themeColor="text1"/>
                <w:sz w:val="16"/>
                <w:szCs w:val="16"/>
              </w:rPr>
              <w:t>&gt;SE2321000016-84GX&lt;/urn2:sourceSystem&gt;</w:t>
            </w:r>
          </w:p>
          <w:p w14:paraId="2E8B9682"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 xml:space="preserve">            &lt;urn</w:t>
            </w:r>
            <w:proofErr w:type="gramStart"/>
            <w:r w:rsidRPr="00824741">
              <w:rPr>
                <w:rFonts w:ascii="Courier New" w:hAnsi="Courier New" w:cs="Courier New"/>
                <w:color w:val="000000" w:themeColor="text1"/>
                <w:sz w:val="16"/>
                <w:szCs w:val="16"/>
              </w:rPr>
              <w:t>2:dataController</w:t>
            </w:r>
            <w:proofErr w:type="gramEnd"/>
            <w:r w:rsidRPr="00824741">
              <w:rPr>
                <w:rFonts w:ascii="Courier New" w:hAnsi="Courier New" w:cs="Courier New"/>
                <w:color w:val="000000" w:themeColor="text1"/>
                <w:sz w:val="16"/>
                <w:szCs w:val="16"/>
              </w:rPr>
              <w:t>&gt;SE232100-0016&lt;/urn2:dataController&gt;</w:t>
            </w:r>
          </w:p>
          <w:p w14:paraId="3C19D610"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 xml:space="preserve">        &lt;/urn</w:t>
            </w:r>
            <w:proofErr w:type="gramStart"/>
            <w:r w:rsidRPr="00824741">
              <w:rPr>
                <w:rFonts w:ascii="Courier New" w:hAnsi="Courier New" w:cs="Courier New"/>
                <w:color w:val="000000" w:themeColor="text1"/>
                <w:sz w:val="16"/>
                <w:szCs w:val="16"/>
              </w:rPr>
              <w:t>2:engagement</w:t>
            </w:r>
            <w:proofErr w:type="gramEnd"/>
            <w:r w:rsidRPr="00824741">
              <w:rPr>
                <w:rFonts w:ascii="Courier New" w:hAnsi="Courier New" w:cs="Courier New"/>
                <w:color w:val="000000" w:themeColor="text1"/>
                <w:sz w:val="16"/>
                <w:szCs w:val="16"/>
              </w:rPr>
              <w:t>&gt;</w:t>
            </w:r>
          </w:p>
          <w:p w14:paraId="4635FFAD"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 xml:space="preserve">    &lt;/urn</w:t>
            </w:r>
            <w:proofErr w:type="gramStart"/>
            <w:r w:rsidRPr="00824741">
              <w:rPr>
                <w:rFonts w:ascii="Courier New" w:hAnsi="Courier New" w:cs="Courier New"/>
                <w:color w:val="000000" w:themeColor="text1"/>
                <w:sz w:val="16"/>
                <w:szCs w:val="16"/>
              </w:rPr>
              <w:t>1:engagementTransaction</w:t>
            </w:r>
            <w:proofErr w:type="gramEnd"/>
            <w:r w:rsidRPr="00824741">
              <w:rPr>
                <w:rFonts w:ascii="Courier New" w:hAnsi="Courier New" w:cs="Courier New"/>
                <w:color w:val="000000" w:themeColor="text1"/>
                <w:sz w:val="16"/>
                <w:szCs w:val="16"/>
              </w:rPr>
              <w:t>&gt;</w:t>
            </w:r>
          </w:p>
          <w:p w14:paraId="209E5DDA" w14:textId="77777777" w:rsidR="00824741" w:rsidRPr="00824741" w:rsidRDefault="00824741" w:rsidP="00824741">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&lt;/urn</w:t>
            </w:r>
            <w:proofErr w:type="gramStart"/>
            <w:r w:rsidRPr="00824741">
              <w:rPr>
                <w:rFonts w:ascii="Courier New" w:hAnsi="Courier New" w:cs="Courier New"/>
                <w:color w:val="000000" w:themeColor="text1"/>
                <w:sz w:val="16"/>
                <w:szCs w:val="16"/>
              </w:rPr>
              <w:t>1:Update</w:t>
            </w:r>
            <w:proofErr w:type="gramEnd"/>
            <w:r w:rsidRPr="00824741">
              <w:rPr>
                <w:rFonts w:ascii="Courier New" w:hAnsi="Courier New" w:cs="Courier New"/>
                <w:color w:val="000000" w:themeColor="text1"/>
                <w:sz w:val="16"/>
                <w:szCs w:val="16"/>
              </w:rPr>
              <w:t>&gt;</w:t>
            </w:r>
          </w:p>
          <w:p w14:paraId="10A853C5" w14:textId="77777777" w:rsidR="00824741" w:rsidRDefault="00824741" w:rsidP="0012290C"/>
        </w:tc>
      </w:tr>
    </w:tbl>
    <w:p w14:paraId="24FCB301" w14:textId="77777777" w:rsidR="0012290C" w:rsidRDefault="0012290C" w:rsidP="0012290C"/>
    <w:p w14:paraId="3E197264" w14:textId="77777777" w:rsidR="0012290C" w:rsidRDefault="0012290C" w:rsidP="0012290C">
      <w:r w:rsidRPr="00124BAF">
        <w:lastRenderedPageBreak/>
        <w:t>Observ</w:t>
      </w:r>
      <w:r>
        <w:t>er</w:t>
      </w:r>
      <w:r w:rsidRPr="00124BAF">
        <w:t xml:space="preserve">a att attributet/elementet </w:t>
      </w:r>
      <w:proofErr w:type="spellStart"/>
      <w:r w:rsidRPr="00124BAF">
        <w:rPr>
          <w:i/>
        </w:rPr>
        <w:t>mostRecentContent</w:t>
      </w:r>
      <w:proofErr w:type="spellEnd"/>
      <w:r w:rsidRPr="00124BAF">
        <w:t xml:space="preserve"> inte ska uppges i begäran vid borttag av poster. D.v.s. när </w:t>
      </w:r>
      <w:proofErr w:type="spellStart"/>
      <w:r w:rsidRPr="00124BAF">
        <w:rPr>
          <w:i/>
        </w:rPr>
        <w:t>deleteFlag</w:t>
      </w:r>
      <w:proofErr w:type="spellEnd"/>
      <w:r w:rsidRPr="00124BAF">
        <w:t xml:space="preserve"> är satt till "</w:t>
      </w:r>
      <w:proofErr w:type="spellStart"/>
      <w:r w:rsidRPr="00124BAF">
        <w:t>true</w:t>
      </w:r>
      <w:proofErr w:type="spellEnd"/>
      <w:r w:rsidRPr="00124BAF">
        <w:t>".</w:t>
      </w:r>
    </w:p>
    <w:p w14:paraId="57FB33DB" w14:textId="77777777" w:rsidR="0012290C" w:rsidRDefault="0012290C" w:rsidP="0012290C"/>
    <w:p w14:paraId="2E384D62" w14:textId="66422EDD" w:rsidR="0012290C" w:rsidRDefault="0012290C" w:rsidP="0012290C">
      <w:pPr>
        <w:pStyle w:val="Rubrik3"/>
      </w:pPr>
      <w:bookmarkStart w:id="66" w:name="_Toc149769277"/>
      <w:r w:rsidRPr="0012290C">
        <w:t>Grundladdning</w:t>
      </w:r>
      <w:bookmarkEnd w:id="66"/>
    </w:p>
    <w:p w14:paraId="140CBDB6" w14:textId="3E51D6FE" w:rsidR="0012290C" w:rsidRDefault="0012290C" w:rsidP="0012290C">
      <w:r w:rsidRPr="0012290C">
        <w:t xml:space="preserve">Engagemangsindex behöver inte grundladdas med engagemang inom tjänstedomänen </w:t>
      </w:r>
      <w:proofErr w:type="spellStart"/>
      <w:proofErr w:type="gramStart"/>
      <w:r w:rsidR="00F276F4">
        <w:t>supportprocess:logistics</w:t>
      </w:r>
      <w:proofErr w:type="gramEnd"/>
      <w:r w:rsidRPr="0012290C">
        <w:t>:scheduling</w:t>
      </w:r>
      <w:proofErr w:type="spellEnd"/>
      <w:r w:rsidRPr="0012290C">
        <w:t>.</w:t>
      </w:r>
    </w:p>
    <w:p w14:paraId="51A06FF7" w14:textId="77777777" w:rsidR="0012290C" w:rsidRDefault="0012290C" w:rsidP="0012290C"/>
    <w:p w14:paraId="12F44AA6" w14:textId="3CCBF038" w:rsidR="0012290C" w:rsidRDefault="0012290C" w:rsidP="0012290C">
      <w:pPr>
        <w:pStyle w:val="Rubrik3"/>
      </w:pPr>
      <w:bookmarkStart w:id="67" w:name="_Toc149769278"/>
      <w:r w:rsidRPr="0012290C">
        <w:t xml:space="preserve">Ändringar från </w:t>
      </w:r>
      <w:r>
        <w:t>tidigare</w:t>
      </w:r>
      <w:r w:rsidRPr="0012290C">
        <w:t xml:space="preserve"> version av anvisningarna</w:t>
      </w:r>
      <w:bookmarkEnd w:id="67"/>
    </w:p>
    <w:p w14:paraId="16F5A530" w14:textId="77777777" w:rsidR="00022027" w:rsidRDefault="00022027" w:rsidP="00022027"/>
    <w:p w14:paraId="58F6451D" w14:textId="0E804D98" w:rsidR="00022027" w:rsidRDefault="008E0D4E" w:rsidP="00022027">
      <w:pPr>
        <w:pStyle w:val="Rubrik2"/>
      </w:pPr>
      <w:bookmarkStart w:id="68" w:name="_Toc149769279"/>
      <w:r>
        <w:t xml:space="preserve">Aktör som utför </w:t>
      </w:r>
      <w:r w:rsidR="00022027" w:rsidRPr="00022027">
        <w:t>bokning</w:t>
      </w:r>
      <w:bookmarkEnd w:id="68"/>
    </w:p>
    <w:p w14:paraId="77B00F03" w14:textId="0D8BD9F8" w:rsidR="00824741" w:rsidRDefault="002F061C" w:rsidP="007F758E">
      <w:r w:rsidRPr="00DD7E5A">
        <w:t>Alla tjänsteinteraktioner i domänen har e</w:t>
      </w:r>
      <w:r w:rsidR="00F970C4">
        <w:t>tt</w:t>
      </w:r>
      <w:r w:rsidRPr="00DD7E5A">
        <w:t xml:space="preserve"> obligatorisk</w:t>
      </w:r>
      <w:r w:rsidR="00F970C4">
        <w:t>t</w:t>
      </w:r>
      <w:r w:rsidRPr="00DD7E5A">
        <w:t xml:space="preserve"> </w:t>
      </w:r>
      <w:r w:rsidR="00F970C4">
        <w:t>at</w:t>
      </w:r>
      <w:r w:rsidR="00F276F4">
        <w:t>t</w:t>
      </w:r>
      <w:r w:rsidR="00F970C4">
        <w:t>ribut</w:t>
      </w:r>
      <w:r w:rsidRPr="00DD7E5A">
        <w:t xml:space="preserve"> för att </w:t>
      </w:r>
      <w:r w:rsidR="008E0D4E">
        <w:t xml:space="preserve">från tjänstekonsumenten </w:t>
      </w:r>
      <w:r w:rsidRPr="00DD7E5A">
        <w:t>ange aktör (</w:t>
      </w:r>
      <w:proofErr w:type="spellStart"/>
      <w:r w:rsidRPr="00DD7E5A">
        <w:t>Actor</w:t>
      </w:r>
      <w:proofErr w:type="spellEnd"/>
      <w:r w:rsidRPr="00DD7E5A">
        <w:t xml:space="preserve">). En aktör kan vara </w:t>
      </w:r>
      <w:r w:rsidR="00443C24">
        <w:t>invånaren</w:t>
      </w:r>
      <w:r w:rsidR="007F758E">
        <w:t xml:space="preserve"> själv, vårdnadshavare</w:t>
      </w:r>
      <w:r w:rsidRPr="00DD7E5A">
        <w:t xml:space="preserve"> eller </w:t>
      </w:r>
      <w:r w:rsidR="008E0D4E">
        <w:t>en</w:t>
      </w:r>
      <w:r w:rsidRPr="00DD7E5A">
        <w:t xml:space="preserve"> medarbetare i professionen som </w:t>
      </w:r>
      <w:proofErr w:type="spellStart"/>
      <w:r w:rsidRPr="00DD7E5A">
        <w:t>handräcker</w:t>
      </w:r>
      <w:proofErr w:type="spellEnd"/>
      <w:r w:rsidRPr="00DD7E5A">
        <w:t xml:space="preserve"> </w:t>
      </w:r>
      <w:r w:rsidR="00443C24">
        <w:t>invånaren</w:t>
      </w:r>
      <w:r w:rsidRPr="00DD7E5A">
        <w:t xml:space="preserve"> med genomförandet av bokningen. </w:t>
      </w:r>
      <w:r w:rsidR="007F758E">
        <w:t xml:space="preserve">Se kapitlet </w:t>
      </w:r>
      <w:r w:rsidR="003A1347" w:rsidRPr="003A1347">
        <w:rPr>
          <w:i/>
          <w:iCs/>
        </w:rPr>
        <w:t>Definition av</w:t>
      </w:r>
      <w:r w:rsidR="003A1347">
        <w:t xml:space="preserve"> </w:t>
      </w:r>
      <w:r w:rsidR="003A1347">
        <w:rPr>
          <w:i/>
          <w:iCs/>
        </w:rPr>
        <w:t>k</w:t>
      </w:r>
      <w:r w:rsidR="007F758E" w:rsidRPr="007F758E">
        <w:rPr>
          <w:i/>
          <w:iCs/>
        </w:rPr>
        <w:t>omplexa typer</w:t>
      </w:r>
      <w:r w:rsidR="007F758E">
        <w:t xml:space="preserve"> för mer detaljer.</w:t>
      </w:r>
    </w:p>
    <w:p w14:paraId="3AFF39C3" w14:textId="77777777" w:rsidR="002F061C" w:rsidRDefault="002F061C" w:rsidP="002F061C"/>
    <w:p w14:paraId="5CF92B8E" w14:textId="1DEB61E8" w:rsidR="002F061C" w:rsidRDefault="002F061C" w:rsidP="002F061C">
      <w:pPr>
        <w:pStyle w:val="Rubrik2"/>
      </w:pPr>
      <w:bookmarkStart w:id="69" w:name="_Toc149769280"/>
      <w:bookmarkStart w:id="70" w:name="_Hlk81201888"/>
      <w:proofErr w:type="spellStart"/>
      <w:r w:rsidRPr="002F061C">
        <w:t>ResultCode</w:t>
      </w:r>
      <w:bookmarkEnd w:id="69"/>
      <w:proofErr w:type="spellEnd"/>
    </w:p>
    <w:p w14:paraId="44065CA3" w14:textId="3F1ED63D" w:rsidR="002F061C" w:rsidRDefault="002F061C" w:rsidP="002F061C">
      <w:proofErr w:type="spellStart"/>
      <w:r>
        <w:t>Result</w:t>
      </w:r>
      <w:r w:rsidR="00C21CCC">
        <w:t>C</w:t>
      </w:r>
      <w:r>
        <w:t>ode</w:t>
      </w:r>
      <w:proofErr w:type="spellEnd"/>
      <w:r>
        <w:t xml:space="preserve"> returneras i vissa interaktioner där inte svaret på interaktionen har något direkt returvärde.</w:t>
      </w:r>
    </w:p>
    <w:p w14:paraId="37294913" w14:textId="77777777" w:rsidR="002F061C" w:rsidRDefault="002F061C" w:rsidP="002F061C"/>
    <w:p w14:paraId="431CA6D7" w14:textId="77777777" w:rsidR="002F061C" w:rsidRPr="002F061C" w:rsidRDefault="002F061C" w:rsidP="002F061C">
      <w:pPr>
        <w:rPr>
          <w:b/>
        </w:rPr>
      </w:pPr>
      <w:r w:rsidRPr="002F061C">
        <w:rPr>
          <w:b/>
        </w:rPr>
        <w:t xml:space="preserve">OK </w:t>
      </w:r>
    </w:p>
    <w:p w14:paraId="3D3966D7" w14:textId="77777777" w:rsidR="002F061C" w:rsidRDefault="002F061C" w:rsidP="002F061C">
      <w:r>
        <w:t>Transaktionen har utförts enligt uppdraget i frågemeddelandet.</w:t>
      </w:r>
    </w:p>
    <w:p w14:paraId="049E30F3" w14:textId="77777777" w:rsidR="002F061C" w:rsidRDefault="002F061C" w:rsidP="002F061C"/>
    <w:p w14:paraId="5E2B0CB0" w14:textId="77777777" w:rsidR="002F061C" w:rsidRPr="002F061C" w:rsidRDefault="002F061C" w:rsidP="002F061C">
      <w:pPr>
        <w:rPr>
          <w:b/>
        </w:rPr>
      </w:pPr>
      <w:r w:rsidRPr="002F061C">
        <w:rPr>
          <w:b/>
        </w:rPr>
        <w:t xml:space="preserve">INFO </w:t>
      </w:r>
    </w:p>
    <w:p w14:paraId="349299D3" w14:textId="77777777" w:rsidR="002F061C" w:rsidRDefault="002F061C" w:rsidP="002F061C">
      <w:r>
        <w:t>Transaktionen har utförts enligt uppdraget i frågemeddelandet, men det finns ett meddelande som tjänstekonsumenten måste visa upp för invånaren. Exempel på detta kan vara ”kom fastande”.</w:t>
      </w:r>
    </w:p>
    <w:p w14:paraId="43C89A91" w14:textId="77777777" w:rsidR="002F061C" w:rsidRDefault="002F061C" w:rsidP="002F061C"/>
    <w:p w14:paraId="7723FDFA" w14:textId="77777777" w:rsidR="002F061C" w:rsidRPr="002F061C" w:rsidRDefault="002F061C" w:rsidP="002F061C">
      <w:pPr>
        <w:rPr>
          <w:b/>
        </w:rPr>
      </w:pPr>
      <w:r w:rsidRPr="002F061C">
        <w:rPr>
          <w:b/>
        </w:rPr>
        <w:t>ERROR</w:t>
      </w:r>
    </w:p>
    <w:p w14:paraId="6A17B9C6" w14:textId="0EBE2EE5" w:rsidR="002F061C" w:rsidRDefault="002F061C" w:rsidP="002F061C">
      <w:r>
        <w:t xml:space="preserve">Transaktionen har INTE kunnat utföras enligt uppdrag i frågemeddelandet p.g.a. logiskt fel. Det finns ett meddelande som konsumenten måste visa upp. Exempel på detta kan vara ”tiden har blivit upptagen av annan </w:t>
      </w:r>
      <w:r w:rsidR="00443C24">
        <w:t>invånare</w:t>
      </w:r>
      <w:r>
        <w:t>”.</w:t>
      </w:r>
    </w:p>
    <w:p w14:paraId="3119B86C" w14:textId="149282F6" w:rsidR="00697D56" w:rsidRDefault="00697D56" w:rsidP="002F061C"/>
    <w:p w14:paraId="53B6E2AB" w14:textId="1B783751" w:rsidR="00AF54B1" w:rsidRDefault="00AF54B1" w:rsidP="00AF54B1">
      <w:pPr>
        <w:pStyle w:val="Rubrik3Nr"/>
      </w:pPr>
      <w:bookmarkStart w:id="71" w:name="_Toc149769281"/>
      <w:r>
        <w:t>Specifika felkoder per tjänstekontrakt</w:t>
      </w:r>
      <w:bookmarkEnd w:id="71"/>
    </w:p>
    <w:p w14:paraId="06818220" w14:textId="5D42CA4A" w:rsidR="00697D56" w:rsidRDefault="00832587" w:rsidP="002F061C">
      <w:r>
        <w:t>För vissa av tjänstekontrakten finns det dessutom möjlighet att från verksamhetssystemet förmedla specifika felkoder för inträffade situationer.</w:t>
      </w:r>
      <w:r w:rsidR="00A415A4">
        <w:t xml:space="preserve"> I ett sådant fall förväntas en konsument att endast nyttja felkoden och själv välja hur exakt felfallet ska uttryckas till invånare. En konsument kan exempelvis välja att bete sig olika för olika felkoder. Ett exempel skulle kunna vara att om en tid redan hann bli bokad av annan invånare under tiden när invånare inte hann boka, då kan exempelvis invånaren ges möjlighet att välja ny tid i kalendern, i</w:t>
      </w:r>
      <w:r w:rsidR="00693981">
        <w:t xml:space="preserve"> </w:t>
      </w:r>
      <w:r w:rsidR="00A415A4">
        <w:t>stället för att tvingas börja om hela processen från början.</w:t>
      </w:r>
    </w:p>
    <w:p w14:paraId="7806FA78" w14:textId="3B37F0F0" w:rsidR="00832587" w:rsidRDefault="00832587" w:rsidP="002F061C"/>
    <w:p w14:paraId="6C22FD5A" w14:textId="55F6AE29" w:rsidR="00832587" w:rsidRDefault="00832587" w:rsidP="00AF54B1">
      <w:pPr>
        <w:pStyle w:val="Rubrik3Nr"/>
      </w:pPr>
      <w:bookmarkStart w:id="72" w:name="_Toc149769282"/>
      <w:proofErr w:type="spellStart"/>
      <w:r>
        <w:lastRenderedPageBreak/>
        <w:t>MakeAppointment</w:t>
      </w:r>
      <w:bookmarkEnd w:id="72"/>
      <w:proofErr w:type="spellEnd"/>
    </w:p>
    <w:p w14:paraId="73844B36" w14:textId="35463B2C" w:rsidR="00832587" w:rsidRDefault="00832587" w:rsidP="002F061C"/>
    <w:tbl>
      <w:tblPr>
        <w:tblW w:w="4745" w:type="pct"/>
        <w:tblCellMar>
          <w:left w:w="113" w:type="dxa"/>
          <w:right w:w="113" w:type="dxa"/>
        </w:tblCellMar>
        <w:tblLook w:val="04A0" w:firstRow="1" w:lastRow="0" w:firstColumn="1" w:lastColumn="0" w:noHBand="0" w:noVBand="1"/>
      </w:tblPr>
      <w:tblGrid>
        <w:gridCol w:w="5054"/>
        <w:gridCol w:w="4859"/>
      </w:tblGrid>
      <w:tr w:rsidR="00832587" w:rsidRPr="000C2908" w14:paraId="2139AF93" w14:textId="77777777" w:rsidTr="00AF54B1">
        <w:tc>
          <w:tcPr>
            <w:tcW w:w="2185"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055CDFD9" w14:textId="78A2E446" w:rsidR="00832587" w:rsidRPr="000C2908" w:rsidRDefault="00832587" w:rsidP="00667351">
            <w:pPr>
              <w:spacing w:before="100" w:beforeAutospacing="1" w:after="100" w:afterAutospacing="1"/>
              <w:rPr>
                <w:rFonts w:eastAsia="Times New Roman" w:cs="Arial"/>
                <w:b/>
                <w:szCs w:val="20"/>
                <w:lang w:eastAsia="sv-SE"/>
              </w:rPr>
            </w:pPr>
            <w:r>
              <w:rPr>
                <w:rFonts w:eastAsia="Times New Roman" w:cs="Arial"/>
                <w:b/>
                <w:szCs w:val="20"/>
                <w:lang w:eastAsia="sv-SE"/>
              </w:rPr>
              <w:t>Felkod</w:t>
            </w:r>
          </w:p>
        </w:tc>
        <w:tc>
          <w:tcPr>
            <w:tcW w:w="2815"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70436A9" w14:textId="2B5D7195" w:rsidR="00832587" w:rsidRPr="000C2908" w:rsidRDefault="00832587" w:rsidP="00667351">
            <w:pPr>
              <w:spacing w:before="100" w:beforeAutospacing="1" w:after="100" w:afterAutospacing="1"/>
              <w:rPr>
                <w:rFonts w:eastAsia="Times New Roman" w:cs="Arial"/>
                <w:b/>
                <w:szCs w:val="20"/>
                <w:lang w:eastAsia="sv-SE"/>
              </w:rPr>
            </w:pPr>
            <w:r>
              <w:rPr>
                <w:rFonts w:eastAsia="Times New Roman" w:cs="Arial"/>
                <w:b/>
                <w:szCs w:val="20"/>
                <w:lang w:eastAsia="sv-SE"/>
              </w:rPr>
              <w:t>Betydelse</w:t>
            </w:r>
          </w:p>
        </w:tc>
      </w:tr>
      <w:tr w:rsidR="00832587" w:rsidRPr="000C2908" w14:paraId="02B611A6"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D115A51" w14:textId="5B715E66"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REQUESTED_TIME_IS_ALREADY_RESERVED</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DC2ACF1" w14:textId="273F5F4D"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Efterfrågad tid är redan bokad.</w:t>
            </w:r>
          </w:p>
        </w:tc>
      </w:tr>
      <w:tr w:rsidR="00832587" w:rsidRPr="000C2908" w14:paraId="25D25E43"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DCFACDA" w14:textId="4537C432"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REQUESTED_TIME_HAS_ALREADY_PASSED </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326ECBB" w14:textId="076E86FD"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Efterfrågad tid har passerat.</w:t>
            </w:r>
          </w:p>
        </w:tc>
      </w:tr>
      <w:tr w:rsidR="00832587" w:rsidRPr="000C2908" w14:paraId="7E7D9004"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276F74D" w14:textId="363D3CB3"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REQUESTED_TIME_IS_NO_LONGER_AVAILABLE </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F3F6B79" w14:textId="664E7FFC" w:rsidR="00832587" w:rsidRPr="00AF54B1" w:rsidRDefault="00832587" w:rsidP="00832587">
            <w:pPr>
              <w:rPr>
                <w:rFonts w:eastAsia="Times New Roman" w:cs="Arial"/>
                <w:color w:val="000000" w:themeColor="text1"/>
                <w:szCs w:val="20"/>
                <w:lang w:eastAsia="sv-SE"/>
              </w:rPr>
            </w:pPr>
            <w:r w:rsidRPr="00AF54B1">
              <w:rPr>
                <w:rFonts w:cs="Segoe UI"/>
                <w:color w:val="000000" w:themeColor="text1"/>
                <w:spacing w:val="-1"/>
              </w:rPr>
              <w:t>Efterfrågad tid är ej tillgänglig.</w:t>
            </w:r>
          </w:p>
        </w:tc>
      </w:tr>
      <w:tr w:rsidR="00832587" w:rsidRPr="000C2908" w14:paraId="2958000D"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20AD3ED" w14:textId="6C90C208" w:rsidR="00832587" w:rsidRPr="00AF54B1" w:rsidRDefault="00832587" w:rsidP="00832587">
            <w:pPr>
              <w:rPr>
                <w:color w:val="000000" w:themeColor="text1"/>
              </w:rPr>
            </w:pPr>
            <w:r w:rsidRPr="00AF54B1">
              <w:rPr>
                <w:rFonts w:cs="Segoe UI"/>
                <w:color w:val="000000" w:themeColor="text1"/>
                <w:spacing w:val="-1"/>
              </w:rPr>
              <w:t>TOO_LATE_TO_MAKE_APPOINTMENT </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4710948" w14:textId="0870A4CC" w:rsidR="00832587" w:rsidRPr="00AF54B1" w:rsidRDefault="00832587" w:rsidP="00832587">
            <w:pPr>
              <w:rPr>
                <w:color w:val="000000" w:themeColor="text1"/>
              </w:rPr>
            </w:pPr>
            <w:r w:rsidRPr="00AF54B1">
              <w:rPr>
                <w:rFonts w:cs="Segoe UI"/>
                <w:color w:val="000000" w:themeColor="text1"/>
                <w:spacing w:val="-1"/>
              </w:rPr>
              <w:t>För sent att boka tiden. Mottagningen tillåter inte bokning en viss tid innan tiden startar.</w:t>
            </w:r>
          </w:p>
        </w:tc>
      </w:tr>
      <w:tr w:rsidR="00832587" w:rsidRPr="000C2908" w14:paraId="4F071E60"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6B230" w14:textId="646ECB32" w:rsidR="00832587" w:rsidRPr="00AF54B1" w:rsidRDefault="00832587" w:rsidP="00832587">
            <w:pPr>
              <w:rPr>
                <w:color w:val="000000" w:themeColor="text1"/>
              </w:rPr>
            </w:pPr>
            <w:r w:rsidRPr="00AF54B1">
              <w:rPr>
                <w:rFonts w:cs="Segoe UI"/>
                <w:color w:val="000000" w:themeColor="text1"/>
                <w:spacing w:val="-1"/>
              </w:rPr>
              <w:t>USER_IS_ALREADY_OCCUPIED </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BEEAF83" w14:textId="09763A00" w:rsidR="00832587" w:rsidRPr="00AF54B1" w:rsidRDefault="00832587" w:rsidP="00832587">
            <w:pPr>
              <w:rPr>
                <w:color w:val="000000" w:themeColor="text1"/>
              </w:rPr>
            </w:pPr>
            <w:r w:rsidRPr="00AF54B1">
              <w:rPr>
                <w:rFonts w:cs="Segoe UI"/>
                <w:color w:val="000000" w:themeColor="text1"/>
                <w:spacing w:val="-1"/>
              </w:rPr>
              <w:t>Invånaren har redan bokat en annan tid vid samma tillfälle på mottagningen.</w:t>
            </w:r>
          </w:p>
        </w:tc>
      </w:tr>
      <w:tr w:rsidR="00832587" w:rsidRPr="000C2908" w14:paraId="22DC8FA5" w14:textId="77777777" w:rsidTr="00AF54B1">
        <w:tc>
          <w:tcPr>
            <w:tcW w:w="2185"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F251740" w14:textId="179BB6A5" w:rsidR="00832587" w:rsidRPr="00AF54B1" w:rsidRDefault="00832587" w:rsidP="00832587">
            <w:pPr>
              <w:rPr>
                <w:color w:val="000000" w:themeColor="text1"/>
              </w:rPr>
            </w:pPr>
            <w:r w:rsidRPr="00AF54B1">
              <w:rPr>
                <w:rFonts w:cs="Segoe UI"/>
                <w:color w:val="000000" w:themeColor="text1"/>
                <w:spacing w:val="-1"/>
              </w:rPr>
              <w:t>APPOINTMENT_IS_NOT_ALLOWED</w:t>
            </w:r>
          </w:p>
        </w:tc>
        <w:tc>
          <w:tcPr>
            <w:tcW w:w="281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CF9CBF1" w14:textId="4BBA8499" w:rsidR="00832587" w:rsidRPr="00AF54B1" w:rsidRDefault="00832587" w:rsidP="00832587">
            <w:pPr>
              <w:rPr>
                <w:color w:val="000000" w:themeColor="text1"/>
              </w:rPr>
            </w:pPr>
            <w:r w:rsidRPr="00AF54B1">
              <w:rPr>
                <w:rFonts w:cs="Segoe UI"/>
                <w:color w:val="000000" w:themeColor="text1"/>
                <w:spacing w:val="-1"/>
              </w:rPr>
              <w:t>Bokning är inte tillåtet. Kan bero på konfigurationsfel eller att möjligheten att boka just har ändrats.</w:t>
            </w:r>
          </w:p>
        </w:tc>
      </w:tr>
    </w:tbl>
    <w:p w14:paraId="6258D7D5" w14:textId="77777777" w:rsidR="00832587" w:rsidRDefault="00832587" w:rsidP="002F061C"/>
    <w:p w14:paraId="5B4207B4" w14:textId="7AED6DAE" w:rsidR="00832587" w:rsidRDefault="00832587" w:rsidP="00AF54B1">
      <w:pPr>
        <w:pStyle w:val="Rubrik3Nr"/>
      </w:pPr>
      <w:bookmarkStart w:id="73" w:name="_Toc149769283"/>
      <w:proofErr w:type="spellStart"/>
      <w:r>
        <w:t>UpdateAppointment</w:t>
      </w:r>
      <w:bookmarkEnd w:id="73"/>
      <w:proofErr w:type="spellEnd"/>
    </w:p>
    <w:p w14:paraId="01959F9B" w14:textId="6418A64B" w:rsidR="00832587" w:rsidRDefault="00832587" w:rsidP="002F061C"/>
    <w:tbl>
      <w:tblPr>
        <w:tblW w:w="4745" w:type="pct"/>
        <w:tblCellMar>
          <w:left w:w="113" w:type="dxa"/>
          <w:right w:w="113" w:type="dxa"/>
        </w:tblCellMar>
        <w:tblLook w:val="04A0" w:firstRow="1" w:lastRow="0" w:firstColumn="1" w:lastColumn="0" w:noHBand="0" w:noVBand="1"/>
      </w:tblPr>
      <w:tblGrid>
        <w:gridCol w:w="5006"/>
        <w:gridCol w:w="4907"/>
      </w:tblGrid>
      <w:tr w:rsidR="00832587" w:rsidRPr="000C2908" w14:paraId="655D0368" w14:textId="77777777" w:rsidTr="00AF54B1">
        <w:tc>
          <w:tcPr>
            <w:tcW w:w="2157"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2C30E277" w14:textId="77777777" w:rsidR="00832587" w:rsidRPr="000C2908" w:rsidRDefault="00832587" w:rsidP="00667351">
            <w:pPr>
              <w:spacing w:before="100" w:beforeAutospacing="1" w:after="100" w:afterAutospacing="1"/>
              <w:rPr>
                <w:rFonts w:eastAsia="Times New Roman" w:cs="Arial"/>
                <w:b/>
                <w:szCs w:val="20"/>
                <w:lang w:eastAsia="sv-SE"/>
              </w:rPr>
            </w:pPr>
            <w:r>
              <w:rPr>
                <w:rFonts w:eastAsia="Times New Roman" w:cs="Arial"/>
                <w:b/>
                <w:szCs w:val="20"/>
                <w:lang w:eastAsia="sv-SE"/>
              </w:rPr>
              <w:t>Felkod</w:t>
            </w:r>
          </w:p>
        </w:tc>
        <w:tc>
          <w:tcPr>
            <w:tcW w:w="2843"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6A6CA759" w14:textId="77777777" w:rsidR="00832587" w:rsidRPr="000C2908" w:rsidRDefault="00832587" w:rsidP="00667351">
            <w:pPr>
              <w:spacing w:before="100" w:beforeAutospacing="1" w:after="100" w:afterAutospacing="1"/>
              <w:rPr>
                <w:rFonts w:eastAsia="Times New Roman" w:cs="Arial"/>
                <w:b/>
                <w:szCs w:val="20"/>
                <w:lang w:eastAsia="sv-SE"/>
              </w:rPr>
            </w:pPr>
            <w:r>
              <w:rPr>
                <w:rFonts w:eastAsia="Times New Roman" w:cs="Arial"/>
                <w:b/>
                <w:szCs w:val="20"/>
                <w:lang w:eastAsia="sv-SE"/>
              </w:rPr>
              <w:t>Betydelse</w:t>
            </w:r>
          </w:p>
        </w:tc>
      </w:tr>
      <w:tr w:rsidR="00AF54B1" w:rsidRPr="000C2908" w14:paraId="7C902057"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C589335" w14:textId="1D29EDD5"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APPOINTMENT_IS_ALREADY_CANCELED </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D143DB5" w14:textId="6C95CAA9"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Tiden är redan avbokad.</w:t>
            </w:r>
          </w:p>
        </w:tc>
      </w:tr>
      <w:tr w:rsidR="00AF54B1" w:rsidRPr="000C2908" w14:paraId="205B427D"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035B6C5" w14:textId="498C9DC5"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APPOINTMENT_IS_ALREADY_UPDATED</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7B1857F" w14:textId="328D6975"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Tiden är redan ombokad.</w:t>
            </w:r>
          </w:p>
        </w:tc>
      </w:tr>
      <w:tr w:rsidR="00AF54B1" w:rsidRPr="000C2908" w14:paraId="1E8B6475"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81277B8" w14:textId="76136DA4"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REQUESTED_TIME_IS_ALREADY_RESERVED</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787C488" w14:textId="626218FF"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Efterfrågad tid är redan bokad</w:t>
            </w:r>
          </w:p>
        </w:tc>
      </w:tr>
      <w:tr w:rsidR="00AF54B1" w:rsidRPr="000C2908" w14:paraId="27CF82A2"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499A82E" w14:textId="6865E88B" w:rsidR="00AF54B1" w:rsidRPr="00AF54B1" w:rsidRDefault="00AF54B1" w:rsidP="00AF54B1">
            <w:pPr>
              <w:rPr>
                <w:color w:val="000000" w:themeColor="text1"/>
              </w:rPr>
            </w:pPr>
            <w:r w:rsidRPr="00AF54B1">
              <w:rPr>
                <w:rFonts w:cs="Segoe UI"/>
                <w:color w:val="000000" w:themeColor="text1"/>
                <w:spacing w:val="-1"/>
              </w:rPr>
              <w:t>REQUESTED_TIME_HAS_ALREADY_PASSED</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5D5D815" w14:textId="28970AA4" w:rsidR="00AF54B1" w:rsidRPr="00AF54B1" w:rsidRDefault="00AF54B1" w:rsidP="00AF54B1">
            <w:pPr>
              <w:rPr>
                <w:color w:val="000000" w:themeColor="text1"/>
              </w:rPr>
            </w:pPr>
            <w:r w:rsidRPr="00AF54B1">
              <w:rPr>
                <w:rFonts w:cs="Segoe UI"/>
                <w:color w:val="000000" w:themeColor="text1"/>
                <w:spacing w:val="-1"/>
              </w:rPr>
              <w:t>Efterfrågad tid har passerat</w:t>
            </w:r>
          </w:p>
        </w:tc>
      </w:tr>
      <w:tr w:rsidR="00AF54B1" w:rsidRPr="000C2908" w14:paraId="35E2FF28"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ED354FF" w14:textId="45800FDE" w:rsidR="00AF54B1" w:rsidRPr="00AF54B1" w:rsidRDefault="00AF54B1" w:rsidP="00AF54B1">
            <w:pPr>
              <w:rPr>
                <w:color w:val="000000" w:themeColor="text1"/>
              </w:rPr>
            </w:pPr>
            <w:r w:rsidRPr="00AF54B1">
              <w:rPr>
                <w:rFonts w:cs="Segoe UI"/>
                <w:color w:val="000000" w:themeColor="text1"/>
                <w:spacing w:val="-1"/>
              </w:rPr>
              <w:t>REQUESTED_TIME_IS_NO_LONGER_AVAILABLE</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C7093CD" w14:textId="5CED8CC4" w:rsidR="00AF54B1" w:rsidRPr="00AF54B1" w:rsidRDefault="00AF54B1" w:rsidP="00AF54B1">
            <w:pPr>
              <w:rPr>
                <w:color w:val="000000" w:themeColor="text1"/>
              </w:rPr>
            </w:pPr>
            <w:r w:rsidRPr="00AF54B1">
              <w:rPr>
                <w:rFonts w:cs="Segoe UI"/>
                <w:color w:val="000000" w:themeColor="text1"/>
                <w:spacing w:val="-1"/>
              </w:rPr>
              <w:t>Efterfrågad tid är ej tillgänglig</w:t>
            </w:r>
          </w:p>
        </w:tc>
      </w:tr>
      <w:tr w:rsidR="00AF54B1" w:rsidRPr="000C2908" w14:paraId="6CF103A1"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B044250" w14:textId="203E223B" w:rsidR="00AF54B1" w:rsidRPr="00AF54B1" w:rsidRDefault="00AF54B1" w:rsidP="00AF54B1">
            <w:pPr>
              <w:rPr>
                <w:color w:val="000000" w:themeColor="text1"/>
              </w:rPr>
            </w:pPr>
            <w:r w:rsidRPr="00AF54B1">
              <w:rPr>
                <w:rFonts w:cs="Segoe UI"/>
                <w:color w:val="000000" w:themeColor="text1"/>
                <w:spacing w:val="-1"/>
              </w:rPr>
              <w:t>TOO_LATE_TO_UPDATE_APPOINTMENT</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D70D6E5" w14:textId="0AB401E9" w:rsidR="00AF54B1" w:rsidRPr="00AF54B1" w:rsidRDefault="00AF54B1" w:rsidP="00AF54B1">
            <w:pPr>
              <w:rPr>
                <w:color w:val="000000" w:themeColor="text1"/>
              </w:rPr>
            </w:pPr>
            <w:r w:rsidRPr="00AF54B1">
              <w:rPr>
                <w:rFonts w:cs="Segoe UI"/>
                <w:color w:val="000000" w:themeColor="text1"/>
                <w:spacing w:val="-1"/>
              </w:rPr>
              <w:t>För sent att omboka tiden. Mottagningen tillåter inte ombokning en viss tid innan tiden startar.</w:t>
            </w:r>
          </w:p>
        </w:tc>
      </w:tr>
      <w:tr w:rsidR="00AF54B1" w:rsidRPr="000C2908" w14:paraId="0DEAF478"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251BD0" w14:textId="36B9FE45" w:rsidR="00AF54B1" w:rsidRPr="00AF54B1" w:rsidRDefault="00AF54B1" w:rsidP="00AF54B1">
            <w:pPr>
              <w:rPr>
                <w:color w:val="000000" w:themeColor="text1"/>
              </w:rPr>
            </w:pPr>
            <w:r w:rsidRPr="00AF54B1">
              <w:rPr>
                <w:rFonts w:cs="Segoe UI"/>
                <w:color w:val="000000" w:themeColor="text1"/>
                <w:spacing w:val="-1"/>
              </w:rPr>
              <w:t>APPOINTMENT_DOES_NOT_EXIST</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BA90329" w14:textId="185C6081" w:rsidR="00AF54B1" w:rsidRPr="00AF54B1" w:rsidRDefault="00AF54B1" w:rsidP="00AF54B1">
            <w:pPr>
              <w:rPr>
                <w:color w:val="000000" w:themeColor="text1"/>
              </w:rPr>
            </w:pPr>
            <w:r w:rsidRPr="00AF54B1">
              <w:rPr>
                <w:rFonts w:cs="Segoe UI"/>
                <w:color w:val="000000" w:themeColor="text1"/>
                <w:spacing w:val="-1"/>
              </w:rPr>
              <w:t>Bokningen saknas.</w:t>
            </w:r>
          </w:p>
        </w:tc>
      </w:tr>
      <w:tr w:rsidR="00AF54B1" w:rsidRPr="000C2908" w14:paraId="46586E3E"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9B15865" w14:textId="2AEEFAA0" w:rsidR="00AF54B1" w:rsidRPr="00AF54B1" w:rsidRDefault="00AF54B1" w:rsidP="00AF54B1">
            <w:pPr>
              <w:rPr>
                <w:color w:val="000000" w:themeColor="text1"/>
              </w:rPr>
            </w:pPr>
            <w:r w:rsidRPr="00AF54B1">
              <w:rPr>
                <w:rFonts w:cs="Segoe UI"/>
                <w:color w:val="000000" w:themeColor="text1"/>
                <w:spacing w:val="-1"/>
              </w:rPr>
              <w:t>USER_IS_ALREADY_OCCUPIED </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398C207" w14:textId="2D1183B9" w:rsidR="00AF54B1" w:rsidRPr="00AF54B1" w:rsidRDefault="00AF54B1" w:rsidP="00AF54B1">
            <w:pPr>
              <w:rPr>
                <w:color w:val="000000" w:themeColor="text1"/>
              </w:rPr>
            </w:pPr>
            <w:r w:rsidRPr="00AF54B1">
              <w:rPr>
                <w:rFonts w:cs="Segoe UI"/>
                <w:color w:val="000000" w:themeColor="text1"/>
                <w:spacing w:val="-1"/>
              </w:rPr>
              <w:t>Invånaren har redan bokat en annan tid vid samma tillfälle på mottagningen</w:t>
            </w:r>
          </w:p>
        </w:tc>
      </w:tr>
      <w:tr w:rsidR="00AF54B1" w:rsidRPr="000C2908" w14:paraId="62D973DE"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06379B8" w14:textId="13F72182" w:rsidR="00AF54B1" w:rsidRPr="00AF54B1" w:rsidRDefault="00AF54B1" w:rsidP="00AF54B1">
            <w:pPr>
              <w:rPr>
                <w:color w:val="000000" w:themeColor="text1"/>
              </w:rPr>
            </w:pPr>
            <w:r w:rsidRPr="00AF54B1">
              <w:rPr>
                <w:rFonts w:cs="Segoe UI"/>
                <w:color w:val="000000" w:themeColor="text1"/>
                <w:spacing w:val="-1"/>
              </w:rPr>
              <w:t>UPDATE_APPOINTMENT_IS_NOT_ALLOWED</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3418007" w14:textId="0ACD2EC7" w:rsidR="00AF54B1" w:rsidRPr="00AF54B1" w:rsidRDefault="00AF54B1" w:rsidP="00AF54B1">
            <w:pPr>
              <w:rPr>
                <w:color w:val="000000" w:themeColor="text1"/>
              </w:rPr>
            </w:pPr>
            <w:r w:rsidRPr="00AF54B1">
              <w:rPr>
                <w:rFonts w:cs="Segoe UI"/>
                <w:color w:val="000000" w:themeColor="text1"/>
                <w:spacing w:val="-1"/>
              </w:rPr>
              <w:t>Ombokning är inte tillåtet.</w:t>
            </w:r>
          </w:p>
        </w:tc>
      </w:tr>
      <w:tr w:rsidR="00AF54B1" w:rsidRPr="000C2908" w14:paraId="68D73003" w14:textId="77777777" w:rsidTr="00AF54B1">
        <w:tc>
          <w:tcPr>
            <w:tcW w:w="21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B3EF7FF" w14:textId="7C8844C2" w:rsidR="00AF54B1" w:rsidRPr="00AF54B1" w:rsidRDefault="00AF54B1" w:rsidP="00AF54B1">
            <w:pPr>
              <w:rPr>
                <w:color w:val="000000" w:themeColor="text1"/>
              </w:rPr>
            </w:pPr>
            <w:r w:rsidRPr="00AF54B1">
              <w:rPr>
                <w:rFonts w:cs="Segoe UI"/>
                <w:color w:val="000000" w:themeColor="text1"/>
                <w:spacing w:val="-1"/>
              </w:rPr>
              <w:t>APPOINTMENT_IS_ALREADY_CANCELED </w:t>
            </w:r>
          </w:p>
        </w:tc>
        <w:tc>
          <w:tcPr>
            <w:tcW w:w="28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9BCBE23" w14:textId="12C2B6B9" w:rsidR="00AF54B1" w:rsidRPr="00AF54B1" w:rsidRDefault="00AF54B1" w:rsidP="00AF54B1">
            <w:pPr>
              <w:rPr>
                <w:color w:val="000000" w:themeColor="text1"/>
              </w:rPr>
            </w:pPr>
            <w:r w:rsidRPr="00AF54B1">
              <w:rPr>
                <w:rFonts w:cs="Segoe UI"/>
                <w:color w:val="000000" w:themeColor="text1"/>
                <w:spacing w:val="-1"/>
              </w:rPr>
              <w:t>Tiden är redan avbokad.</w:t>
            </w:r>
          </w:p>
        </w:tc>
      </w:tr>
      <w:tr w:rsidR="00AF54B1" w:rsidRPr="000C2908" w14:paraId="49BEC39E" w14:textId="77777777" w:rsidTr="00AF54B1">
        <w:tc>
          <w:tcPr>
            <w:tcW w:w="215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259C121" w14:textId="52E88E94" w:rsidR="00AF54B1" w:rsidRPr="00AF54B1" w:rsidRDefault="00AF54B1" w:rsidP="00AF54B1">
            <w:pPr>
              <w:rPr>
                <w:color w:val="000000" w:themeColor="text1"/>
              </w:rPr>
            </w:pPr>
            <w:r w:rsidRPr="00AF54B1">
              <w:rPr>
                <w:rFonts w:cs="Segoe UI"/>
                <w:color w:val="000000" w:themeColor="text1"/>
                <w:spacing w:val="-1"/>
              </w:rPr>
              <w:t>APPOINTMENT_IS_ALREADY_UPDATED</w:t>
            </w:r>
          </w:p>
        </w:tc>
        <w:tc>
          <w:tcPr>
            <w:tcW w:w="284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6852C0E3" w14:textId="3EB2A686" w:rsidR="00AF54B1" w:rsidRPr="00AF54B1" w:rsidRDefault="00AF54B1" w:rsidP="00AF54B1">
            <w:pPr>
              <w:rPr>
                <w:color w:val="000000" w:themeColor="text1"/>
              </w:rPr>
            </w:pPr>
            <w:r w:rsidRPr="00AF54B1">
              <w:rPr>
                <w:rFonts w:cs="Segoe UI"/>
                <w:color w:val="000000" w:themeColor="text1"/>
                <w:spacing w:val="-1"/>
              </w:rPr>
              <w:t>Tiden är redan ombokad.</w:t>
            </w:r>
          </w:p>
        </w:tc>
      </w:tr>
    </w:tbl>
    <w:p w14:paraId="20B072CD" w14:textId="77777777" w:rsidR="00832587" w:rsidRDefault="00832587" w:rsidP="002F061C"/>
    <w:p w14:paraId="0725F41A" w14:textId="77777777" w:rsidR="00832587" w:rsidRDefault="00832587" w:rsidP="002F061C"/>
    <w:p w14:paraId="05A77825" w14:textId="77777777" w:rsidR="00832587" w:rsidRDefault="00832587" w:rsidP="002F061C"/>
    <w:p w14:paraId="6E359235" w14:textId="11E05424" w:rsidR="00832587" w:rsidRDefault="00AF54B1" w:rsidP="00AF54B1">
      <w:pPr>
        <w:pStyle w:val="Rubrik3Nr"/>
        <w:rPr>
          <w:lang w:eastAsia="sv-SE"/>
        </w:rPr>
      </w:pPr>
      <w:bookmarkStart w:id="74" w:name="_Toc149769284"/>
      <w:proofErr w:type="spellStart"/>
      <w:r>
        <w:rPr>
          <w:lang w:eastAsia="sv-SE"/>
        </w:rPr>
        <w:t>CancelAppointment</w:t>
      </w:r>
      <w:bookmarkEnd w:id="74"/>
      <w:proofErr w:type="spellEnd"/>
    </w:p>
    <w:p w14:paraId="6608AAA3" w14:textId="77777777" w:rsidR="00AF54B1" w:rsidRDefault="00AF54B1" w:rsidP="00832587">
      <w:pPr>
        <w:spacing w:line="240" w:lineRule="auto"/>
        <w:rPr>
          <w:rFonts w:ascii="Times New Roman" w:eastAsia="Times New Roman" w:hAnsi="Times New Roman"/>
          <w:sz w:val="24"/>
          <w:szCs w:val="24"/>
          <w:lang w:eastAsia="sv-SE"/>
        </w:rPr>
      </w:pPr>
    </w:p>
    <w:tbl>
      <w:tblPr>
        <w:tblW w:w="4745" w:type="pct"/>
        <w:tblCellMar>
          <w:left w:w="113" w:type="dxa"/>
          <w:right w:w="113" w:type="dxa"/>
        </w:tblCellMar>
        <w:tblLook w:val="04A0" w:firstRow="1" w:lastRow="0" w:firstColumn="1" w:lastColumn="0" w:noHBand="0" w:noVBand="1"/>
      </w:tblPr>
      <w:tblGrid>
        <w:gridCol w:w="4293"/>
        <w:gridCol w:w="5620"/>
      </w:tblGrid>
      <w:tr w:rsidR="00AF54B1" w:rsidRPr="000C2908" w14:paraId="50B7FEC6" w14:textId="77777777" w:rsidTr="00AF54B1">
        <w:tc>
          <w:tcPr>
            <w:tcW w:w="1907"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0407E62" w14:textId="77777777" w:rsidR="00AF54B1" w:rsidRPr="000C2908" w:rsidRDefault="00AF54B1" w:rsidP="00667351">
            <w:pPr>
              <w:spacing w:before="100" w:beforeAutospacing="1" w:after="100" w:afterAutospacing="1"/>
              <w:rPr>
                <w:rFonts w:eastAsia="Times New Roman" w:cs="Arial"/>
                <w:b/>
                <w:szCs w:val="20"/>
                <w:lang w:eastAsia="sv-SE"/>
              </w:rPr>
            </w:pPr>
            <w:r>
              <w:rPr>
                <w:rFonts w:eastAsia="Times New Roman" w:cs="Arial"/>
                <w:b/>
                <w:szCs w:val="20"/>
                <w:lang w:eastAsia="sv-SE"/>
              </w:rPr>
              <w:t>Felkod</w:t>
            </w:r>
          </w:p>
        </w:tc>
        <w:tc>
          <w:tcPr>
            <w:tcW w:w="3093"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53D6E29" w14:textId="77777777" w:rsidR="00AF54B1" w:rsidRPr="000C2908" w:rsidRDefault="00AF54B1" w:rsidP="00667351">
            <w:pPr>
              <w:spacing w:before="100" w:beforeAutospacing="1" w:after="100" w:afterAutospacing="1"/>
              <w:rPr>
                <w:rFonts w:eastAsia="Times New Roman" w:cs="Arial"/>
                <w:b/>
                <w:szCs w:val="20"/>
                <w:lang w:eastAsia="sv-SE"/>
              </w:rPr>
            </w:pPr>
            <w:r>
              <w:rPr>
                <w:rFonts w:eastAsia="Times New Roman" w:cs="Arial"/>
                <w:b/>
                <w:szCs w:val="20"/>
                <w:lang w:eastAsia="sv-SE"/>
              </w:rPr>
              <w:t>Betydelse</w:t>
            </w:r>
          </w:p>
        </w:tc>
      </w:tr>
      <w:tr w:rsidR="00AF54B1" w:rsidRPr="000C2908" w14:paraId="50244855" w14:textId="77777777" w:rsidTr="00AF54B1">
        <w:tc>
          <w:tcPr>
            <w:tcW w:w="19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DB5D0B7" w14:textId="7612C3BC"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lastRenderedPageBreak/>
              <w:t>APPOINTMENT_IS_ALREADY_CANCELED </w:t>
            </w:r>
          </w:p>
        </w:tc>
        <w:tc>
          <w:tcPr>
            <w:tcW w:w="309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314CDB5" w14:textId="48EBE90D"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Tiden är redan avbokad.</w:t>
            </w:r>
          </w:p>
        </w:tc>
      </w:tr>
      <w:tr w:rsidR="00AF54B1" w:rsidRPr="000C2908" w14:paraId="3303FE82" w14:textId="77777777" w:rsidTr="00AF54B1">
        <w:tc>
          <w:tcPr>
            <w:tcW w:w="19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AF7CBD6" w14:textId="1D5864FA"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APPOINTMENT_IS_ALREADY_UPDATED</w:t>
            </w:r>
          </w:p>
        </w:tc>
        <w:tc>
          <w:tcPr>
            <w:tcW w:w="309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538AE3" w14:textId="632688B6"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Tiden är redan ombokad.</w:t>
            </w:r>
          </w:p>
        </w:tc>
      </w:tr>
      <w:tr w:rsidR="00AF54B1" w:rsidRPr="000C2908" w14:paraId="0EA0A843" w14:textId="77777777" w:rsidTr="00AF54B1">
        <w:tc>
          <w:tcPr>
            <w:tcW w:w="19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B47851D" w14:textId="5857894E"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TOO_LATE_TO_CANCEL_APPOINTMENT</w:t>
            </w:r>
          </w:p>
        </w:tc>
        <w:tc>
          <w:tcPr>
            <w:tcW w:w="309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1CA72BE" w14:textId="313B5159"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För sent att avboka tiden. Mottagningen tillåter inte avbokning en viss tid innan tiden startar.</w:t>
            </w:r>
          </w:p>
        </w:tc>
      </w:tr>
      <w:tr w:rsidR="00AF54B1" w:rsidRPr="000C2908" w14:paraId="2E0A6C28" w14:textId="77777777" w:rsidTr="00AF54B1">
        <w:tc>
          <w:tcPr>
            <w:tcW w:w="19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463BF86" w14:textId="4BAC9F45" w:rsidR="00AF54B1" w:rsidRPr="00AF54B1" w:rsidRDefault="00AF54B1" w:rsidP="00AF54B1">
            <w:pPr>
              <w:rPr>
                <w:color w:val="000000" w:themeColor="text1"/>
              </w:rPr>
            </w:pPr>
            <w:r w:rsidRPr="00AF54B1">
              <w:rPr>
                <w:rFonts w:cs="Segoe UI"/>
                <w:color w:val="000000" w:themeColor="text1"/>
                <w:spacing w:val="-1"/>
              </w:rPr>
              <w:t>APPOINTMENT_DOES_NOT_EXIST</w:t>
            </w:r>
          </w:p>
        </w:tc>
        <w:tc>
          <w:tcPr>
            <w:tcW w:w="309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1B73F76" w14:textId="3866EF09" w:rsidR="00AF54B1" w:rsidRPr="00AF54B1" w:rsidRDefault="00AF54B1" w:rsidP="00AF54B1">
            <w:pPr>
              <w:rPr>
                <w:color w:val="000000" w:themeColor="text1"/>
              </w:rPr>
            </w:pPr>
            <w:r w:rsidRPr="00AF54B1">
              <w:rPr>
                <w:rFonts w:cs="Segoe UI"/>
                <w:color w:val="000000" w:themeColor="text1"/>
                <w:spacing w:val="-1"/>
              </w:rPr>
              <w:t>Bokningen saknas.</w:t>
            </w:r>
          </w:p>
        </w:tc>
      </w:tr>
      <w:tr w:rsidR="00AF54B1" w:rsidRPr="000C2908" w14:paraId="367F9F5A" w14:textId="77777777" w:rsidTr="00AF54B1">
        <w:tc>
          <w:tcPr>
            <w:tcW w:w="190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0E40FA6" w14:textId="5FED055C" w:rsidR="00AF54B1" w:rsidRPr="00AF54B1" w:rsidRDefault="00AF54B1" w:rsidP="00AF54B1">
            <w:pPr>
              <w:rPr>
                <w:color w:val="000000" w:themeColor="text1"/>
              </w:rPr>
            </w:pPr>
            <w:r w:rsidRPr="00AF54B1">
              <w:rPr>
                <w:rFonts w:cs="Segoe UI"/>
                <w:color w:val="000000" w:themeColor="text1"/>
                <w:spacing w:val="-1"/>
              </w:rPr>
              <w:t>CANCEL_IS_NOT_ALLOWED</w:t>
            </w:r>
          </w:p>
        </w:tc>
        <w:tc>
          <w:tcPr>
            <w:tcW w:w="309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393A55" w14:textId="22F37324" w:rsidR="00AF54B1" w:rsidRPr="00AF54B1" w:rsidRDefault="00AF54B1" w:rsidP="00AF54B1">
            <w:pPr>
              <w:rPr>
                <w:color w:val="000000" w:themeColor="text1"/>
              </w:rPr>
            </w:pPr>
            <w:r w:rsidRPr="00AF54B1">
              <w:rPr>
                <w:rFonts w:cs="Segoe UI"/>
                <w:color w:val="000000" w:themeColor="text1"/>
                <w:spacing w:val="-1"/>
              </w:rPr>
              <w:t>Avbokning är inte tillåtet.</w:t>
            </w:r>
          </w:p>
        </w:tc>
      </w:tr>
    </w:tbl>
    <w:p w14:paraId="7580FB95" w14:textId="77777777" w:rsidR="00AF54B1" w:rsidRPr="00832587" w:rsidRDefault="00AF54B1" w:rsidP="00832587">
      <w:pPr>
        <w:spacing w:line="240" w:lineRule="auto"/>
        <w:rPr>
          <w:rFonts w:ascii="Times New Roman" w:eastAsia="Times New Roman" w:hAnsi="Times New Roman"/>
          <w:sz w:val="24"/>
          <w:szCs w:val="24"/>
          <w:lang w:eastAsia="sv-SE"/>
        </w:rPr>
      </w:pPr>
    </w:p>
    <w:p w14:paraId="4492258F" w14:textId="033E20D4" w:rsidR="00832587" w:rsidRDefault="00AF54B1" w:rsidP="00AF54B1">
      <w:pPr>
        <w:pStyle w:val="Rubrik3Nr"/>
      </w:pPr>
      <w:bookmarkStart w:id="75" w:name="_Toc149769285"/>
      <w:proofErr w:type="spellStart"/>
      <w:r>
        <w:t>ConfirmAppointment</w:t>
      </w:r>
      <w:bookmarkEnd w:id="75"/>
      <w:proofErr w:type="spellEnd"/>
    </w:p>
    <w:p w14:paraId="017E198B" w14:textId="4581065C" w:rsidR="00AF54B1" w:rsidRDefault="00AF54B1" w:rsidP="002F061C"/>
    <w:tbl>
      <w:tblPr>
        <w:tblW w:w="4745" w:type="pct"/>
        <w:tblCellMar>
          <w:left w:w="113" w:type="dxa"/>
          <w:right w:w="113" w:type="dxa"/>
        </w:tblCellMar>
        <w:tblLook w:val="04A0" w:firstRow="1" w:lastRow="0" w:firstColumn="1" w:lastColumn="0" w:noHBand="0" w:noVBand="1"/>
      </w:tblPr>
      <w:tblGrid>
        <w:gridCol w:w="4403"/>
        <w:gridCol w:w="5510"/>
      </w:tblGrid>
      <w:tr w:rsidR="00AF54B1" w:rsidRPr="000C2908" w14:paraId="0171D1F6" w14:textId="77777777" w:rsidTr="00AF54B1">
        <w:tc>
          <w:tcPr>
            <w:tcW w:w="1957"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63DFEED8" w14:textId="77777777" w:rsidR="00AF54B1" w:rsidRPr="000C2908" w:rsidRDefault="00AF54B1" w:rsidP="00667351">
            <w:pPr>
              <w:spacing w:before="100" w:beforeAutospacing="1" w:after="100" w:afterAutospacing="1"/>
              <w:rPr>
                <w:rFonts w:eastAsia="Times New Roman" w:cs="Arial"/>
                <w:b/>
                <w:szCs w:val="20"/>
                <w:lang w:eastAsia="sv-SE"/>
              </w:rPr>
            </w:pPr>
            <w:r>
              <w:rPr>
                <w:rFonts w:eastAsia="Times New Roman" w:cs="Arial"/>
                <w:b/>
                <w:szCs w:val="20"/>
                <w:lang w:eastAsia="sv-SE"/>
              </w:rPr>
              <w:t>Felkod</w:t>
            </w:r>
          </w:p>
        </w:tc>
        <w:tc>
          <w:tcPr>
            <w:tcW w:w="3043"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20DAB581" w14:textId="77777777" w:rsidR="00AF54B1" w:rsidRPr="000C2908" w:rsidRDefault="00AF54B1" w:rsidP="00667351">
            <w:pPr>
              <w:spacing w:before="100" w:beforeAutospacing="1" w:after="100" w:afterAutospacing="1"/>
              <w:rPr>
                <w:rFonts w:eastAsia="Times New Roman" w:cs="Arial"/>
                <w:b/>
                <w:szCs w:val="20"/>
                <w:lang w:eastAsia="sv-SE"/>
              </w:rPr>
            </w:pPr>
            <w:r>
              <w:rPr>
                <w:rFonts w:eastAsia="Times New Roman" w:cs="Arial"/>
                <w:b/>
                <w:szCs w:val="20"/>
                <w:lang w:eastAsia="sv-SE"/>
              </w:rPr>
              <w:t>Betydelse</w:t>
            </w:r>
          </w:p>
        </w:tc>
      </w:tr>
      <w:tr w:rsidR="00AF54B1" w:rsidRPr="000C2908" w14:paraId="44AF351D" w14:textId="77777777" w:rsidTr="00AF54B1">
        <w:tc>
          <w:tcPr>
            <w:tcW w:w="19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6907169" w14:textId="1AE2F5E4"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APPOINTMENT_IS_ALREADY_CONFIRMED</w:t>
            </w:r>
          </w:p>
        </w:tc>
        <w:tc>
          <w:tcPr>
            <w:tcW w:w="30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E5B6E9B" w14:textId="0FFFF257"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Tiden är redan bekräftad.</w:t>
            </w:r>
          </w:p>
        </w:tc>
      </w:tr>
      <w:tr w:rsidR="00AF54B1" w:rsidRPr="000C2908" w14:paraId="5ED57099" w14:textId="77777777" w:rsidTr="00AF54B1">
        <w:tc>
          <w:tcPr>
            <w:tcW w:w="19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0957D6B" w14:textId="6900A428"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TOO_LATE_TO_CONFIRM_APPOINTMENT</w:t>
            </w:r>
          </w:p>
        </w:tc>
        <w:tc>
          <w:tcPr>
            <w:tcW w:w="30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1F92A37" w14:textId="58A68758"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För sent att bekräfta tiden. Mottagningen tillåter inte bekräftelse en viss tid innan tiden startar.</w:t>
            </w:r>
          </w:p>
        </w:tc>
      </w:tr>
      <w:tr w:rsidR="00AF54B1" w:rsidRPr="000C2908" w14:paraId="29394A58" w14:textId="77777777" w:rsidTr="00AF54B1">
        <w:tc>
          <w:tcPr>
            <w:tcW w:w="19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D4D77A5" w14:textId="07A31BA1"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APPOINTMENT_DOES_NOT_EXIST</w:t>
            </w:r>
          </w:p>
        </w:tc>
        <w:tc>
          <w:tcPr>
            <w:tcW w:w="30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FF3DB84" w14:textId="1767AF1B" w:rsidR="00AF54B1" w:rsidRPr="00AF54B1" w:rsidRDefault="00AF54B1" w:rsidP="00AF54B1">
            <w:pPr>
              <w:rPr>
                <w:rFonts w:eastAsia="Times New Roman" w:cs="Arial"/>
                <w:color w:val="000000" w:themeColor="text1"/>
                <w:szCs w:val="20"/>
                <w:lang w:eastAsia="sv-SE"/>
              </w:rPr>
            </w:pPr>
            <w:r w:rsidRPr="00AF54B1">
              <w:rPr>
                <w:rFonts w:cs="Segoe UI"/>
                <w:color w:val="000000" w:themeColor="text1"/>
                <w:spacing w:val="-1"/>
              </w:rPr>
              <w:t>Bokningen saknas.</w:t>
            </w:r>
          </w:p>
        </w:tc>
      </w:tr>
      <w:tr w:rsidR="00AF54B1" w:rsidRPr="000C2908" w14:paraId="72619CB5" w14:textId="77777777" w:rsidTr="00AF54B1">
        <w:tc>
          <w:tcPr>
            <w:tcW w:w="1957"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5E5E152" w14:textId="7FB55A73" w:rsidR="00AF54B1" w:rsidRPr="00AF54B1" w:rsidRDefault="00AF54B1" w:rsidP="00AF54B1">
            <w:pPr>
              <w:rPr>
                <w:color w:val="000000" w:themeColor="text1"/>
              </w:rPr>
            </w:pPr>
            <w:r w:rsidRPr="00AF54B1">
              <w:rPr>
                <w:rFonts w:cs="Segoe UI"/>
                <w:color w:val="000000" w:themeColor="text1"/>
                <w:spacing w:val="-1"/>
              </w:rPr>
              <w:t>CONFIRM_IS_NOT_ALLOWED</w:t>
            </w:r>
          </w:p>
        </w:tc>
        <w:tc>
          <w:tcPr>
            <w:tcW w:w="30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01C7FA" w14:textId="6B5BDE18" w:rsidR="00AF54B1" w:rsidRPr="00AF54B1" w:rsidRDefault="00AF54B1" w:rsidP="00AF54B1">
            <w:pPr>
              <w:rPr>
                <w:color w:val="000000" w:themeColor="text1"/>
              </w:rPr>
            </w:pPr>
            <w:r w:rsidRPr="00AF54B1">
              <w:rPr>
                <w:rFonts w:cs="Segoe UI"/>
                <w:color w:val="000000" w:themeColor="text1"/>
                <w:spacing w:val="-1"/>
              </w:rPr>
              <w:t>Bekräftelse ej tillåtet.</w:t>
            </w:r>
          </w:p>
        </w:tc>
      </w:tr>
    </w:tbl>
    <w:p w14:paraId="01DDBE75" w14:textId="77777777" w:rsidR="00AF54B1" w:rsidRDefault="00AF54B1" w:rsidP="002F061C"/>
    <w:bookmarkEnd w:id="70"/>
    <w:p w14:paraId="23D7E592" w14:textId="77777777" w:rsidR="001A1F73" w:rsidRDefault="001A1F73" w:rsidP="002F061C"/>
    <w:p w14:paraId="5B8BBD42" w14:textId="77777777" w:rsidR="0039481C" w:rsidRDefault="0039481C" w:rsidP="0039481C">
      <w:pPr>
        <w:pStyle w:val="Rubrik1"/>
      </w:pPr>
      <w:bookmarkStart w:id="76" w:name="_Toc149769286"/>
      <w:r>
        <w:t>Tjänstedomänens krav och regler</w:t>
      </w:r>
      <w:bookmarkEnd w:id="76"/>
    </w:p>
    <w:p w14:paraId="1FBF2BF8" w14:textId="77777777" w:rsidR="005C76D0" w:rsidRDefault="005C76D0" w:rsidP="005C76D0">
      <w:pPr>
        <w:pStyle w:val="Rubrik2"/>
      </w:pPr>
      <w:bookmarkStart w:id="77" w:name="_Toc149769287"/>
      <w:commentRangeStart w:id="78"/>
      <w:r w:rsidRPr="00022027">
        <w:t>Informationssäkerhet</w:t>
      </w:r>
      <w:bookmarkEnd w:id="77"/>
    </w:p>
    <w:p w14:paraId="0406851E" w14:textId="4AC11C6D" w:rsidR="005C76D0" w:rsidRDefault="005C76D0" w:rsidP="005C76D0">
      <w:r w:rsidRPr="00DD7E5A">
        <w:t xml:space="preserve">Tidbokningsinformation klassas som </w:t>
      </w:r>
      <w:r w:rsidR="00C47DD5">
        <w:t>patient</w:t>
      </w:r>
      <w:r w:rsidRPr="00DD7E5A">
        <w:t xml:space="preserve">uppgifter. Nyttjare (organisation som ansvarar för tjänstekonsumenter) av tjänstekontrakten blir personuppgiftsbiträde. I personuppgiftsbiträdesrollen ingår att säkerställa att invånaren är starkt autentiserad i enlighet med </w:t>
      </w:r>
      <w:r w:rsidR="00597C09">
        <w:t>S</w:t>
      </w:r>
      <w:r w:rsidRPr="00DD7E5A">
        <w:t>ocialstyrelsens föreskrifter (SOSFS 2</w:t>
      </w:r>
      <w:r>
        <w:t>008:14).</w:t>
      </w:r>
    </w:p>
    <w:p w14:paraId="092D6FF9" w14:textId="77777777" w:rsidR="005C76D0" w:rsidRPr="00DD7E5A" w:rsidRDefault="005C76D0" w:rsidP="005C76D0"/>
    <w:p w14:paraId="2F2D4D0B" w14:textId="77777777" w:rsidR="005C76D0" w:rsidRPr="00DD7E5A" w:rsidRDefault="005C76D0" w:rsidP="005C76D0">
      <w:r w:rsidRPr="00DD7E5A">
        <w:t>Genom att dessa krav hanteras av tjänstekonsumenten i kombination med att säker kommunikation mellan tjänstekonsument och tjänsteproducent sker enligt RIV Tekniska Anvisningar, etableras tekniska förutsättningar för tillit mellan respektive informationsägare (vårdenhet) och de förvaltningar/e-tjänster som erbjuder invånaren direktåtkomst till sina bokningsuppgifter via tjänstekontrakten som beskrivs i detta dokument.</w:t>
      </w:r>
      <w:commentRangeEnd w:id="78"/>
      <w:r w:rsidR="00697D56">
        <w:rPr>
          <w:rStyle w:val="Kommentarsreferens"/>
        </w:rPr>
        <w:commentReference w:id="78"/>
      </w:r>
    </w:p>
    <w:p w14:paraId="3F47F4A5" w14:textId="77777777" w:rsidR="0039481C" w:rsidRPr="00DE75E6" w:rsidRDefault="0039481C" w:rsidP="0039481C">
      <w:pPr>
        <w:rPr>
          <w:highlight w:val="yellow"/>
        </w:rPr>
      </w:pPr>
    </w:p>
    <w:p w14:paraId="46813F0C" w14:textId="77777777" w:rsidR="0039481C" w:rsidRDefault="0039481C" w:rsidP="0039481C">
      <w:pPr>
        <w:pStyle w:val="Rubrik2"/>
      </w:pPr>
      <w:bookmarkStart w:id="79" w:name="_Toc243452559"/>
      <w:bookmarkStart w:id="80" w:name="_Toc149769288"/>
      <w:r>
        <w:t>Icke funktionella krav</w:t>
      </w:r>
      <w:bookmarkEnd w:id="79"/>
      <w:bookmarkEnd w:id="80"/>
    </w:p>
    <w:p w14:paraId="4409F62D" w14:textId="77777777" w:rsidR="0039481C" w:rsidRDefault="0039481C" w:rsidP="0039481C">
      <w:pPr>
        <w:rPr>
          <w:color w:val="4F81BD" w:themeColor="accent1"/>
        </w:rPr>
      </w:pPr>
    </w:p>
    <w:p w14:paraId="4D35EBC5" w14:textId="77777777" w:rsidR="0039481C" w:rsidRDefault="0039481C" w:rsidP="0039481C">
      <w:pPr>
        <w:pStyle w:val="Rubrik3"/>
      </w:pPr>
      <w:bookmarkStart w:id="81" w:name="_Toc243452560"/>
      <w:bookmarkStart w:id="82" w:name="_Toc149769289"/>
      <w:r>
        <w:t>SLA krav</w:t>
      </w:r>
      <w:bookmarkEnd w:id="81"/>
      <w:bookmarkEnd w:id="82"/>
    </w:p>
    <w:p w14:paraId="5FB0FE5A" w14:textId="77777777" w:rsidR="0039481C" w:rsidRPr="007E3F3B" w:rsidRDefault="0039481C" w:rsidP="0039481C">
      <w:pPr>
        <w:rPr>
          <w:i/>
        </w:rPr>
      </w:pPr>
      <w:r w:rsidRPr="007E3F3B">
        <w:rPr>
          <w:i/>
        </w:rPr>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0C2908">
        <w:tc>
          <w:tcPr>
            <w:tcW w:w="2268" w:type="dxa"/>
          </w:tcPr>
          <w:p w14:paraId="2E35CB73" w14:textId="77777777" w:rsidR="0039481C" w:rsidRPr="00D957CA" w:rsidRDefault="0039481C" w:rsidP="0039481C">
            <w:pPr>
              <w:rPr>
                <w:b/>
              </w:rPr>
            </w:pPr>
            <w:r>
              <w:rPr>
                <w:b/>
              </w:rPr>
              <w:t>Kategori</w:t>
            </w:r>
          </w:p>
        </w:tc>
        <w:tc>
          <w:tcPr>
            <w:tcW w:w="4154" w:type="dxa"/>
          </w:tcPr>
          <w:p w14:paraId="60CABD76" w14:textId="77777777" w:rsidR="0039481C" w:rsidRPr="00D957CA" w:rsidRDefault="0039481C" w:rsidP="0039481C">
            <w:pPr>
              <w:rPr>
                <w:b/>
              </w:rPr>
            </w:pPr>
            <w:r>
              <w:rPr>
                <w:b/>
              </w:rPr>
              <w:t>Värde</w:t>
            </w:r>
          </w:p>
        </w:tc>
        <w:tc>
          <w:tcPr>
            <w:tcW w:w="3266" w:type="dxa"/>
          </w:tcPr>
          <w:p w14:paraId="5CD34B08" w14:textId="77777777" w:rsidR="0039481C" w:rsidRDefault="0039481C" w:rsidP="0039481C">
            <w:pPr>
              <w:rPr>
                <w:b/>
              </w:rPr>
            </w:pPr>
            <w:r>
              <w:rPr>
                <w:b/>
              </w:rPr>
              <w:t>Beskrivning</w:t>
            </w:r>
          </w:p>
        </w:tc>
      </w:tr>
      <w:tr w:rsidR="0039481C" w14:paraId="3A6C3C06" w14:textId="77777777" w:rsidTr="000C2908">
        <w:tc>
          <w:tcPr>
            <w:tcW w:w="2268" w:type="dxa"/>
          </w:tcPr>
          <w:p w14:paraId="5B5C0408" w14:textId="77777777" w:rsidR="0039481C" w:rsidRPr="000B4BFF" w:rsidRDefault="0039481C" w:rsidP="0039481C">
            <w:r>
              <w:lastRenderedPageBreak/>
              <w:t>Svarstid</w:t>
            </w:r>
          </w:p>
        </w:tc>
        <w:tc>
          <w:tcPr>
            <w:tcW w:w="4154" w:type="dxa"/>
          </w:tcPr>
          <w:p w14:paraId="741380AB" w14:textId="5EED4A10" w:rsidR="0039481C" w:rsidRPr="005C76D0" w:rsidRDefault="005C76D0" w:rsidP="0039481C">
            <w:proofErr w:type="gramStart"/>
            <w:r>
              <w:t>&lt; 3</w:t>
            </w:r>
            <w:proofErr w:type="gramEnd"/>
            <w:r w:rsidR="0039481C" w:rsidRPr="005C76D0">
              <w:t xml:space="preserve"> sekund</w:t>
            </w:r>
            <w:r>
              <w:t>er</w:t>
            </w:r>
            <w:r w:rsidR="0039481C" w:rsidRPr="005C76D0">
              <w:t xml:space="preserve"> för 95% av alla anrop</w:t>
            </w:r>
          </w:p>
        </w:tc>
        <w:tc>
          <w:tcPr>
            <w:tcW w:w="3266" w:type="dxa"/>
          </w:tcPr>
          <w:p w14:paraId="2B3C1131" w14:textId="77777777" w:rsidR="0039481C" w:rsidRDefault="0039481C" w:rsidP="0039481C"/>
        </w:tc>
      </w:tr>
      <w:tr w:rsidR="0039481C" w14:paraId="7D1CE21C" w14:textId="77777777" w:rsidTr="000C2908">
        <w:tc>
          <w:tcPr>
            <w:tcW w:w="2268" w:type="dxa"/>
          </w:tcPr>
          <w:p w14:paraId="654786FF" w14:textId="77777777" w:rsidR="0039481C" w:rsidRPr="000B4BFF" w:rsidRDefault="0039481C" w:rsidP="0039481C">
            <w:r>
              <w:t>Tillgänglighet</w:t>
            </w:r>
          </w:p>
        </w:tc>
        <w:tc>
          <w:tcPr>
            <w:tcW w:w="4154" w:type="dxa"/>
          </w:tcPr>
          <w:p w14:paraId="0412D628" w14:textId="77777777" w:rsidR="0039481C" w:rsidRPr="005C76D0" w:rsidRDefault="0039481C" w:rsidP="0039481C">
            <w:r w:rsidRPr="005C76D0">
              <w:t>24x7, 99,5%</w:t>
            </w:r>
          </w:p>
        </w:tc>
        <w:tc>
          <w:tcPr>
            <w:tcW w:w="3266" w:type="dxa"/>
          </w:tcPr>
          <w:p w14:paraId="61AE7720" w14:textId="77777777" w:rsidR="0039481C" w:rsidRDefault="0039481C" w:rsidP="0039481C"/>
        </w:tc>
      </w:tr>
      <w:tr w:rsidR="0039481C" w14:paraId="6769F2F7" w14:textId="77777777" w:rsidTr="000C2908">
        <w:tc>
          <w:tcPr>
            <w:tcW w:w="2268" w:type="dxa"/>
          </w:tcPr>
          <w:p w14:paraId="581B440E" w14:textId="77777777" w:rsidR="0039481C" w:rsidRDefault="0039481C" w:rsidP="0039481C">
            <w:r>
              <w:t>Last</w:t>
            </w:r>
          </w:p>
        </w:tc>
        <w:tc>
          <w:tcPr>
            <w:tcW w:w="4154" w:type="dxa"/>
          </w:tcPr>
          <w:p w14:paraId="290EBEE7" w14:textId="77777777" w:rsidR="0039481C" w:rsidRPr="005C76D0" w:rsidRDefault="0039481C" w:rsidP="0039481C">
            <w:r w:rsidRPr="005C76D0">
              <w:t>1 transaktion per sekund</w:t>
            </w:r>
          </w:p>
        </w:tc>
        <w:tc>
          <w:tcPr>
            <w:tcW w:w="3266" w:type="dxa"/>
          </w:tcPr>
          <w:p w14:paraId="35BE7A63" w14:textId="77777777" w:rsidR="0039481C" w:rsidRDefault="0039481C" w:rsidP="0039481C"/>
        </w:tc>
      </w:tr>
      <w:tr w:rsidR="0039481C" w14:paraId="04F316D2" w14:textId="77777777" w:rsidTr="000C2908">
        <w:tc>
          <w:tcPr>
            <w:tcW w:w="2268" w:type="dxa"/>
          </w:tcPr>
          <w:p w14:paraId="669AE71D" w14:textId="77777777" w:rsidR="0039481C" w:rsidRDefault="0039481C" w:rsidP="0039481C">
            <w:r>
              <w:t>Aktualitet</w:t>
            </w:r>
          </w:p>
        </w:tc>
        <w:tc>
          <w:tcPr>
            <w:tcW w:w="4154" w:type="dxa"/>
          </w:tcPr>
          <w:p w14:paraId="5FA12743" w14:textId="48AFCBFD" w:rsidR="0039481C" w:rsidRPr="005C76D0" w:rsidRDefault="005C76D0" w:rsidP="005C76D0">
            <w:r w:rsidRPr="005C76D0">
              <w:t xml:space="preserve">Online mot underliggande tidbok. Uppdateringar genom en tjänst ska omedelbart speglas i svar från frågor genom tjänsterna. </w:t>
            </w:r>
            <w:proofErr w:type="gramStart"/>
            <w:r w:rsidRPr="005C76D0">
              <w:t>T.ex.</w:t>
            </w:r>
            <w:proofErr w:type="gramEnd"/>
            <w:r w:rsidRPr="005C76D0">
              <w:t xml:space="preserve"> ska en avbokad tidpunkt bli öppen för bokning omedelbart efter avbokningsanropet.</w:t>
            </w:r>
          </w:p>
        </w:tc>
        <w:tc>
          <w:tcPr>
            <w:tcW w:w="3266" w:type="dxa"/>
          </w:tcPr>
          <w:p w14:paraId="446C2C7A" w14:textId="77777777" w:rsidR="0039481C" w:rsidRDefault="0039481C" w:rsidP="0039481C"/>
        </w:tc>
      </w:tr>
    </w:tbl>
    <w:p w14:paraId="6D523F2F" w14:textId="77777777" w:rsidR="0039481C" w:rsidRPr="007C5E55" w:rsidRDefault="0039481C" w:rsidP="0039481C"/>
    <w:p w14:paraId="074ED34E" w14:textId="77777777" w:rsidR="0039481C" w:rsidRDefault="0039481C" w:rsidP="0039481C">
      <w:pPr>
        <w:pStyle w:val="Rubrik2"/>
      </w:pPr>
      <w:bookmarkStart w:id="83" w:name="_Toc357754854"/>
      <w:bookmarkStart w:id="84" w:name="_Toc243452562"/>
      <w:bookmarkStart w:id="85" w:name="_Toc149769290"/>
      <w:bookmarkStart w:id="86" w:name="_Toc224960922"/>
      <w:bookmarkStart w:id="87" w:name="_Toc357754855"/>
      <w:bookmarkEnd w:id="12"/>
      <w:bookmarkEnd w:id="13"/>
      <w:bookmarkEnd w:id="14"/>
      <w:r>
        <w:t>Felhantering</w:t>
      </w:r>
      <w:bookmarkEnd w:id="83"/>
      <w:bookmarkEnd w:id="84"/>
      <w:bookmarkEnd w:id="85"/>
    </w:p>
    <w:p w14:paraId="26C163A2" w14:textId="5E586CBB" w:rsidR="005C76D0" w:rsidRDefault="005C76D0" w:rsidP="005C76D0">
      <w:r>
        <w:t xml:space="preserve">Vid ett </w:t>
      </w:r>
      <w:r w:rsidRPr="005C76D0">
        <w:rPr>
          <w:b/>
        </w:rPr>
        <w:t>tekniskt fel</w:t>
      </w:r>
      <w:r>
        <w:t xml:space="preserve"> levereras ett generellt undantag (SOAP-</w:t>
      </w:r>
      <w:proofErr w:type="spellStart"/>
      <w:r>
        <w:t>Exception</w:t>
      </w:r>
      <w:proofErr w:type="spellEnd"/>
      <w:r>
        <w:t xml:space="preserve">). Exempel på felsituationer som rapporteras som tekniskt fel kan vara </w:t>
      </w:r>
      <w:proofErr w:type="spellStart"/>
      <w:r>
        <w:t>deadlock</w:t>
      </w:r>
      <w:proofErr w:type="spellEnd"/>
      <w:r>
        <w:t xml:space="preserve"> i databasen eller följdeffekter av programmeringsfel. Denna information bör loggas av tjänstekonsumenten. Informationen är inte riktad till användaren. Användaren kommer enbart att se ”tekniskt fel – inte detaljinformation. Den riktar sig till systemförvaltaren.</w:t>
      </w:r>
    </w:p>
    <w:p w14:paraId="2D7B5196" w14:textId="77777777" w:rsidR="005C76D0" w:rsidRDefault="005C76D0" w:rsidP="005C76D0"/>
    <w:p w14:paraId="1B31964F" w14:textId="57B6C964" w:rsidR="005C76D0" w:rsidRDefault="005C76D0" w:rsidP="005C76D0">
      <w:r>
        <w:t xml:space="preserve">Vid ett </w:t>
      </w:r>
      <w:r w:rsidRPr="005C76D0">
        <w:rPr>
          <w:b/>
        </w:rPr>
        <w:t>logiskt fel</w:t>
      </w:r>
      <w:r>
        <w:t xml:space="preserve"> i de uppdaterande tjänsterna levereras </w:t>
      </w:r>
      <w:proofErr w:type="spellStart"/>
      <w:r>
        <w:t>resultCode</w:t>
      </w:r>
      <w:proofErr w:type="spellEnd"/>
      <w:r>
        <w:t xml:space="preserve">, </w:t>
      </w:r>
      <w:proofErr w:type="spellStart"/>
      <w:r>
        <w:t>resultText</w:t>
      </w:r>
      <w:proofErr w:type="spellEnd"/>
      <w:r>
        <w:t xml:space="preserve">. Syftet med </w:t>
      </w:r>
      <w:proofErr w:type="spellStart"/>
      <w:r>
        <w:t>resultText</w:t>
      </w:r>
      <w:proofErr w:type="spellEnd"/>
      <w:r>
        <w:t xml:space="preserve"> är att tjänstekonsumenten av tjänsten ska kunna visa upp informationen för invånaren.</w:t>
      </w:r>
    </w:p>
    <w:p w14:paraId="6EF5C2E7" w14:textId="77777777" w:rsidR="005C76D0" w:rsidRPr="005C76D0" w:rsidRDefault="005C76D0" w:rsidP="005C76D0"/>
    <w:p w14:paraId="6FAF04D9" w14:textId="77777777" w:rsidR="0039481C" w:rsidRDefault="0039481C" w:rsidP="0039481C">
      <w:pPr>
        <w:pStyle w:val="Rubrik3"/>
      </w:pPr>
      <w:bookmarkStart w:id="88" w:name="_Toc243452563"/>
      <w:bookmarkStart w:id="89" w:name="_Toc149769291"/>
      <w:r>
        <w:t>Krav på en tjänsteproducent</w:t>
      </w:r>
      <w:bookmarkEnd w:id="88"/>
      <w:bookmarkEnd w:id="89"/>
    </w:p>
    <w:p w14:paraId="2859FC09" w14:textId="77777777" w:rsidR="0039481C" w:rsidRDefault="0039481C" w:rsidP="0039481C">
      <w:pPr>
        <w:pStyle w:val="Rubrik4"/>
      </w:pPr>
      <w:r>
        <w:t xml:space="preserve">Logiska fel </w:t>
      </w:r>
    </w:p>
    <w:p w14:paraId="270F2570" w14:textId="77777777" w:rsidR="0039481C" w:rsidRPr="00434298" w:rsidRDefault="0039481C" w:rsidP="0039481C"/>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4844F336" w14:textId="77777777" w:rsidTr="0039481C">
        <w:tc>
          <w:tcPr>
            <w:tcW w:w="2268" w:type="dxa"/>
          </w:tcPr>
          <w:p w14:paraId="0B1C12C8" w14:textId="77777777" w:rsidR="0039481C" w:rsidRPr="00D957CA" w:rsidRDefault="0039481C" w:rsidP="0039481C">
            <w:pPr>
              <w:rPr>
                <w:b/>
              </w:rPr>
            </w:pPr>
            <w:r>
              <w:rPr>
                <w:b/>
              </w:rPr>
              <w:t>Felkod</w:t>
            </w:r>
          </w:p>
        </w:tc>
        <w:tc>
          <w:tcPr>
            <w:tcW w:w="4154" w:type="dxa"/>
          </w:tcPr>
          <w:p w14:paraId="4F093502" w14:textId="77777777" w:rsidR="0039481C" w:rsidRPr="00D957CA" w:rsidRDefault="0039481C" w:rsidP="0039481C">
            <w:pPr>
              <w:rPr>
                <w:b/>
              </w:rPr>
            </w:pPr>
            <w:r>
              <w:rPr>
                <w:b/>
              </w:rPr>
              <w:t>Värde</w:t>
            </w:r>
          </w:p>
        </w:tc>
        <w:tc>
          <w:tcPr>
            <w:tcW w:w="3266" w:type="dxa"/>
          </w:tcPr>
          <w:p w14:paraId="2F4369F7" w14:textId="77777777" w:rsidR="0039481C" w:rsidRDefault="0039481C" w:rsidP="0039481C">
            <w:pPr>
              <w:rPr>
                <w:b/>
              </w:rPr>
            </w:pPr>
            <w:r>
              <w:rPr>
                <w:b/>
              </w:rPr>
              <w:t>Beskrivning</w:t>
            </w:r>
          </w:p>
        </w:tc>
      </w:tr>
      <w:tr w:rsidR="0039481C" w14:paraId="35E7B543" w14:textId="77777777" w:rsidTr="0039481C">
        <w:tc>
          <w:tcPr>
            <w:tcW w:w="2268" w:type="dxa"/>
          </w:tcPr>
          <w:p w14:paraId="4A7DDA4B" w14:textId="6F62C3D2" w:rsidR="0039481C" w:rsidRPr="00862A31" w:rsidRDefault="0039481C" w:rsidP="0039481C">
            <w:pPr>
              <w:rPr>
                <w:highlight w:val="yellow"/>
              </w:rPr>
            </w:pPr>
            <w:commentRangeStart w:id="90"/>
          </w:p>
        </w:tc>
        <w:tc>
          <w:tcPr>
            <w:tcW w:w="4154" w:type="dxa"/>
          </w:tcPr>
          <w:p w14:paraId="592C529A" w14:textId="77777777" w:rsidR="0039481C" w:rsidRPr="00862A31" w:rsidRDefault="0039481C" w:rsidP="0039481C">
            <w:pPr>
              <w:rPr>
                <w:highlight w:val="yellow"/>
              </w:rPr>
            </w:pPr>
          </w:p>
        </w:tc>
        <w:tc>
          <w:tcPr>
            <w:tcW w:w="3266" w:type="dxa"/>
          </w:tcPr>
          <w:p w14:paraId="1469B23E" w14:textId="77777777" w:rsidR="0039481C" w:rsidRPr="00862A31" w:rsidRDefault="0039481C" w:rsidP="0039481C">
            <w:pPr>
              <w:rPr>
                <w:highlight w:val="yellow"/>
              </w:rPr>
            </w:pPr>
          </w:p>
        </w:tc>
      </w:tr>
    </w:tbl>
    <w:commentRangeEnd w:id="90"/>
    <w:p w14:paraId="1521A2C9" w14:textId="77777777" w:rsidR="0039481C" w:rsidRDefault="00697D56" w:rsidP="0039481C">
      <w:pPr>
        <w:pStyle w:val="Brdtext"/>
      </w:pPr>
      <w:r>
        <w:rPr>
          <w:rStyle w:val="Kommentarsreferens"/>
          <w:rFonts w:ascii="Georgia" w:eastAsia="Calibri" w:hAnsi="Georgia"/>
          <w:lang w:eastAsia="en-US"/>
        </w:rPr>
        <w:commentReference w:id="90"/>
      </w:r>
    </w:p>
    <w:p w14:paraId="502BF947" w14:textId="77777777" w:rsidR="000D685C" w:rsidRDefault="000D685C" w:rsidP="0039481C">
      <w:pPr>
        <w:rPr>
          <w:color w:val="4F81BD" w:themeColor="accent1"/>
        </w:rPr>
      </w:pPr>
    </w:p>
    <w:p w14:paraId="72908150" w14:textId="77777777" w:rsidR="0039481C" w:rsidRPr="00E131FD" w:rsidRDefault="0039481C" w:rsidP="0039481C">
      <w:pPr>
        <w:pStyle w:val="Rubrik3"/>
      </w:pPr>
      <w:bookmarkStart w:id="91" w:name="_Toc243452564"/>
      <w:bookmarkStart w:id="92" w:name="_Toc149769292"/>
      <w:r>
        <w:t>Krav på en tjänstekonsument</w:t>
      </w:r>
      <w:bookmarkEnd w:id="91"/>
      <w:bookmarkEnd w:id="92"/>
    </w:p>
    <w:p w14:paraId="2CBDBDA5" w14:textId="77777777" w:rsidR="0039481C" w:rsidRPr="00BC619B" w:rsidRDefault="0039481C" w:rsidP="0039481C">
      <w:pPr>
        <w:pStyle w:val="Rubrik1"/>
      </w:pPr>
      <w:bookmarkStart w:id="93" w:name="_Toc243452565"/>
      <w:bookmarkStart w:id="94" w:name="_Toc149769293"/>
      <w:r w:rsidRPr="00BC619B">
        <w:t xml:space="preserve">Tjänstedomänens </w:t>
      </w:r>
      <w:bookmarkEnd w:id="86"/>
      <w:r w:rsidRPr="00BC619B">
        <w:t>meddelandemodeller</w:t>
      </w:r>
      <w:bookmarkEnd w:id="87"/>
      <w:bookmarkEnd w:id="93"/>
      <w:bookmarkEnd w:id="94"/>
    </w:p>
    <w:p w14:paraId="7AC8AAA0" w14:textId="051003BB" w:rsidR="00780C51" w:rsidRPr="00780C51" w:rsidDel="002662CF" w:rsidRDefault="001B3584" w:rsidP="001B3584">
      <w:pPr>
        <w:rPr>
          <w:del w:id="95" w:author="Malin Ljunggren" w:date="2021-07-13T08:14:00Z"/>
          <w:iCs/>
        </w:rPr>
      </w:pPr>
      <w:bookmarkStart w:id="96" w:name="_Toc224960923"/>
      <w:r>
        <w:rPr>
          <w:iCs/>
        </w:rPr>
        <w:t xml:space="preserve">Tjänstekontrakten i denna domän är </w:t>
      </w:r>
      <w:proofErr w:type="spellStart"/>
      <w:r>
        <w:rPr>
          <w:iCs/>
        </w:rPr>
        <w:t>process-stödjande</w:t>
      </w:r>
      <w:proofErr w:type="spellEnd"/>
      <w:r>
        <w:rPr>
          <w:iCs/>
        </w:rPr>
        <w:t>, för att stödja en invånares ny-, om- och avbokning av ett vårdbesök. Tjänstekontrakten är således tänkta att kunna kombineras beroende på flöde. Respektive tjänstekontrakts meddelandemodell beskrivs var för sig längre ner i dokumentet.</w:t>
      </w:r>
      <w:del w:id="97" w:author="Malin Ljunggren" w:date="2021-07-13T08:12:00Z">
        <w:r w:rsidR="0039481C" w:rsidRPr="00780C51" w:rsidDel="00497316">
          <w:rPr>
            <w:iCs/>
          </w:rPr>
          <w:delText xml:space="preserve"> </w:delText>
        </w:r>
      </w:del>
    </w:p>
    <w:p w14:paraId="70DEFC10" w14:textId="77777777" w:rsidR="0039481C" w:rsidRPr="00A75CC0" w:rsidRDefault="0039481C" w:rsidP="0039481C">
      <w:bookmarkStart w:id="98" w:name="_Toc176141590"/>
      <w:bookmarkStart w:id="99" w:name="_Toc176141594"/>
      <w:bookmarkStart w:id="100" w:name="_Toc182360207"/>
      <w:bookmarkStart w:id="101" w:name="_Toc182360366"/>
      <w:bookmarkStart w:id="102" w:name="_Toc182362292"/>
      <w:bookmarkEnd w:id="98"/>
      <w:bookmarkEnd w:id="99"/>
      <w:bookmarkEnd w:id="100"/>
      <w:bookmarkEnd w:id="101"/>
      <w:bookmarkEnd w:id="102"/>
    </w:p>
    <w:p w14:paraId="76330098" w14:textId="77777777" w:rsidR="005C76D0" w:rsidRDefault="0039481C" w:rsidP="005C76D0">
      <w:pPr>
        <w:pStyle w:val="Rubrik2"/>
      </w:pPr>
      <w:bookmarkStart w:id="103" w:name="_Toc357754857"/>
      <w:bookmarkStart w:id="104" w:name="_Toc243452567"/>
      <w:bookmarkStart w:id="105" w:name="_Toc149769294"/>
      <w:r>
        <w:t>Formatregl</w:t>
      </w:r>
      <w:bookmarkEnd w:id="103"/>
      <w:bookmarkEnd w:id="104"/>
      <w:r w:rsidR="005C76D0">
        <w:t>er</w:t>
      </w:r>
      <w:bookmarkEnd w:id="105"/>
    </w:p>
    <w:p w14:paraId="5B073D2A" w14:textId="06EF8C7B" w:rsidR="0039481C" w:rsidRDefault="005C76D0" w:rsidP="005C76D0">
      <w:pPr>
        <w:pStyle w:val="Rubrik3"/>
      </w:pPr>
      <w:bookmarkStart w:id="106" w:name="_Toc149769295"/>
      <w:r w:rsidRPr="005C76D0">
        <w:t>Format för datum</w:t>
      </w:r>
      <w:bookmarkEnd w:id="106"/>
    </w:p>
    <w:p w14:paraId="61099437" w14:textId="77777777" w:rsidR="005C76D0" w:rsidRDefault="005C76D0" w:rsidP="005C76D0">
      <w:r>
        <w:t>Några av tjänsterna inom tidbokning handlar om att söka efter information baserat på datum.</w:t>
      </w:r>
    </w:p>
    <w:p w14:paraId="00520487" w14:textId="77777777" w:rsidR="005C76D0" w:rsidRDefault="005C76D0" w:rsidP="005C76D0">
      <w:r>
        <w:lastRenderedPageBreak/>
        <w:t>Datum anges alltid på formatet ”ÅÅÅÅMMDD”, vilket motsvarar den ISO 8601 och ISO 8824-kompatibla formatbeskrivningen ”YYYYMMDD”.</w:t>
      </w:r>
    </w:p>
    <w:p w14:paraId="21B62626" w14:textId="77777777" w:rsidR="005C76D0" w:rsidRDefault="005C76D0" w:rsidP="005C76D0"/>
    <w:p w14:paraId="7EBBCA7B" w14:textId="65845B79" w:rsidR="005C76D0" w:rsidRDefault="005C76D0" w:rsidP="005C76D0">
      <w:pPr>
        <w:pStyle w:val="Rubrik3"/>
      </w:pPr>
      <w:bookmarkStart w:id="107" w:name="_Toc149769296"/>
      <w:r w:rsidRPr="005C76D0">
        <w:t>Format för tidpunkter</w:t>
      </w:r>
      <w:bookmarkEnd w:id="107"/>
    </w:p>
    <w:p w14:paraId="305A6BEF" w14:textId="2BEAE3C5" w:rsidR="005C76D0" w:rsidRDefault="005C76D0" w:rsidP="005C76D0">
      <w:r>
        <w:t>Flera av tjänsterna inom tidbokning handlar om att utbyta information om tidpunkter. Tidpunkter anges alltid på formatet ”</w:t>
      </w:r>
      <w:proofErr w:type="spellStart"/>
      <w:r>
        <w:t>ÅÅÅÅMMDDttmmss</w:t>
      </w:r>
      <w:proofErr w:type="spellEnd"/>
      <w:r>
        <w:t>”.</w:t>
      </w:r>
    </w:p>
    <w:p w14:paraId="4878748E" w14:textId="77777777" w:rsidR="002F061C" w:rsidRDefault="002F061C" w:rsidP="005C76D0"/>
    <w:p w14:paraId="23CD948E" w14:textId="310E5A48" w:rsidR="002F061C" w:rsidRDefault="002F061C" w:rsidP="002F061C">
      <w:pPr>
        <w:pStyle w:val="Rubrik3"/>
      </w:pPr>
      <w:bookmarkStart w:id="108" w:name="_Toc149769297"/>
      <w:r w:rsidRPr="002F061C">
        <w:t>Tidszon för tidpunkter</w:t>
      </w:r>
      <w:bookmarkEnd w:id="108"/>
    </w:p>
    <w:p w14:paraId="4EB696FB" w14:textId="246580DD" w:rsidR="002F061C" w:rsidRDefault="002F061C" w:rsidP="002F061C">
      <w:r w:rsidRPr="002F061C">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4E64D0B7" w14:textId="77777777" w:rsidR="002F061C" w:rsidRDefault="002F061C" w:rsidP="002F061C"/>
    <w:p w14:paraId="201C4277" w14:textId="07171623" w:rsidR="002F061C" w:rsidRDefault="002F061C" w:rsidP="002F061C">
      <w:pPr>
        <w:pStyle w:val="Rubrik3"/>
      </w:pPr>
      <w:bookmarkStart w:id="109" w:name="_Toc149769298"/>
      <w:r w:rsidRPr="002F061C">
        <w:t>Format för HSA-id</w:t>
      </w:r>
      <w:bookmarkEnd w:id="109"/>
    </w:p>
    <w:p w14:paraId="0344B0F4" w14:textId="5D250B45" w:rsidR="002F061C" w:rsidRDefault="002F061C" w:rsidP="002F061C">
      <w:r>
        <w:t>HSA-id är ett objekts unika identifierare i HSA katalogen. Inom tidbokning används HSA-id både för att identifiera vårdenheter och individer. HSA-id ska alltid anges komplett d.v.s. med id för organisation och id för objekt.</w:t>
      </w:r>
      <w:r w:rsidR="00597C09">
        <w:t xml:space="preserve"> </w:t>
      </w:r>
    </w:p>
    <w:p w14:paraId="59DBF717" w14:textId="77777777" w:rsidR="002F061C" w:rsidRDefault="002F061C" w:rsidP="002F061C"/>
    <w:p w14:paraId="66A3204B" w14:textId="5535003A" w:rsidR="002F061C" w:rsidRDefault="002F061C" w:rsidP="002F061C">
      <w:r>
        <w:t>Kortfattad beskrivning av HSA-id strukturen:</w:t>
      </w:r>
    </w:p>
    <w:tbl>
      <w:tblPr>
        <w:tblStyle w:val="Tabellrutnt"/>
        <w:tblW w:w="0" w:type="auto"/>
        <w:tblLook w:val="04A0" w:firstRow="1" w:lastRow="0" w:firstColumn="1" w:lastColumn="0" w:noHBand="0" w:noVBand="1"/>
      </w:tblPr>
      <w:tblGrid>
        <w:gridCol w:w="10456"/>
      </w:tblGrid>
      <w:tr w:rsidR="00824741" w14:paraId="7EE1A35B" w14:textId="77777777" w:rsidTr="00824741">
        <w:tc>
          <w:tcPr>
            <w:tcW w:w="10456" w:type="dxa"/>
            <w:shd w:val="clear" w:color="auto" w:fill="DDD9C3" w:themeFill="background2" w:themeFillShade="E6"/>
          </w:tcPr>
          <w:p w14:paraId="701EF02B" w14:textId="77777777" w:rsidR="00824741" w:rsidRPr="009862CA" w:rsidRDefault="00824741" w:rsidP="00824741">
            <w:pPr>
              <w:rPr>
                <w:rFonts w:ascii="Courier New" w:hAnsi="Courier New" w:cs="Courier New"/>
                <w:sz w:val="16"/>
                <w:szCs w:val="16"/>
              </w:rPr>
            </w:pPr>
            <w:proofErr w:type="gramStart"/>
            <w:r w:rsidRPr="009862CA">
              <w:rPr>
                <w:rFonts w:ascii="Courier New" w:hAnsi="Courier New" w:cs="Courier New"/>
                <w:sz w:val="16"/>
                <w:szCs w:val="16"/>
              </w:rPr>
              <w:t>SE&lt;</w:t>
            </w:r>
            <w:proofErr w:type="gramEnd"/>
            <w:r w:rsidRPr="009862CA">
              <w:rPr>
                <w:rFonts w:ascii="Courier New" w:hAnsi="Courier New" w:cs="Courier New"/>
                <w:sz w:val="16"/>
                <w:szCs w:val="16"/>
              </w:rPr>
              <w:t>identifierare för utfärdande organisation&gt;-&lt;identifierare för objektet&gt;</w:t>
            </w:r>
          </w:p>
          <w:p w14:paraId="3249A7D3" w14:textId="77777777" w:rsidR="009862CA" w:rsidRDefault="009862CA" w:rsidP="00824741">
            <w:pPr>
              <w:rPr>
                <w:rFonts w:ascii="Courier New" w:hAnsi="Courier New" w:cs="Courier New"/>
                <w:i/>
                <w:sz w:val="16"/>
                <w:szCs w:val="16"/>
              </w:rPr>
            </w:pPr>
          </w:p>
          <w:p w14:paraId="6DF09455" w14:textId="20D1F8FC" w:rsidR="00824741" w:rsidRPr="009862CA" w:rsidRDefault="00824741" w:rsidP="00824741">
            <w:pPr>
              <w:rPr>
                <w:rFonts w:ascii="Courier New" w:hAnsi="Courier New" w:cs="Courier New"/>
                <w:i/>
                <w:sz w:val="16"/>
                <w:szCs w:val="16"/>
              </w:rPr>
            </w:pPr>
            <w:r w:rsidRPr="009862CA">
              <w:rPr>
                <w:rFonts w:ascii="Courier New" w:hAnsi="Courier New" w:cs="Courier New"/>
                <w:i/>
                <w:sz w:val="16"/>
                <w:szCs w:val="16"/>
              </w:rPr>
              <w:t>Exempel: SE2321000016-1hz5</w:t>
            </w:r>
          </w:p>
          <w:p w14:paraId="7102436D" w14:textId="77777777" w:rsidR="00824741" w:rsidRDefault="00824741" w:rsidP="002F061C"/>
        </w:tc>
      </w:tr>
    </w:tbl>
    <w:p w14:paraId="68AC7C98" w14:textId="5AA691B4" w:rsidR="00597C09" w:rsidRDefault="00597C09" w:rsidP="002F061C">
      <w:pPr>
        <w:rPr>
          <w:i/>
        </w:rPr>
      </w:pPr>
    </w:p>
    <w:p w14:paraId="43308D7E" w14:textId="6F887138" w:rsidR="00597C09" w:rsidRDefault="00597C09" w:rsidP="002F061C">
      <w:r>
        <w:t xml:space="preserve">Anslutande parter ska kunna hantera HSA-id </w:t>
      </w:r>
      <w:proofErr w:type="spellStart"/>
      <w:r w:rsidRPr="00680555">
        <w:t>skiftlägesokänsligt</w:t>
      </w:r>
      <w:proofErr w:type="spellEnd"/>
      <w:r w:rsidRPr="00680555">
        <w:t xml:space="preserve"> i såväl konsument som producent.</w:t>
      </w:r>
    </w:p>
    <w:p w14:paraId="606C5F0A" w14:textId="77777777" w:rsidR="009862CA" w:rsidRDefault="009862CA" w:rsidP="002F061C"/>
    <w:p w14:paraId="08B23066" w14:textId="77777777" w:rsidR="009862CA" w:rsidRDefault="00597C09" w:rsidP="00597C09">
      <w:pPr>
        <w:rPr>
          <w:i/>
        </w:rPr>
      </w:pPr>
      <w:r w:rsidRPr="002F061C">
        <w:rPr>
          <w:i/>
        </w:rPr>
        <w:t>Exempel:</w:t>
      </w:r>
    </w:p>
    <w:p w14:paraId="67F9ED1D" w14:textId="3886D97A" w:rsidR="00597C09" w:rsidRDefault="00597C09" w:rsidP="00597C09">
      <w:pPr>
        <w:rPr>
          <w:i/>
        </w:rPr>
      </w:pPr>
      <w:r w:rsidRPr="002F061C">
        <w:rPr>
          <w:i/>
        </w:rPr>
        <w:t xml:space="preserve"> </w:t>
      </w:r>
      <w:r w:rsidRPr="009862CA">
        <w:rPr>
          <w:rFonts w:ascii="Courier New" w:hAnsi="Courier New" w:cs="Courier New"/>
          <w:i/>
        </w:rPr>
        <w:t>SE2321000016-1hz5</w:t>
      </w:r>
      <w:r>
        <w:rPr>
          <w:i/>
        </w:rPr>
        <w:t xml:space="preserve"> och </w:t>
      </w:r>
      <w:r w:rsidRPr="009862CA">
        <w:rPr>
          <w:rFonts w:ascii="Courier New" w:hAnsi="Courier New" w:cs="Courier New"/>
          <w:i/>
        </w:rPr>
        <w:t>SE2321000016-1HZ5</w:t>
      </w:r>
      <w:r>
        <w:rPr>
          <w:i/>
        </w:rPr>
        <w:t xml:space="preserve"> ska tolkas som samma HSA-id.</w:t>
      </w:r>
    </w:p>
    <w:p w14:paraId="5CFA3EAB" w14:textId="7A0A72DC" w:rsidR="00597C09" w:rsidRDefault="00597C09" w:rsidP="00597C09">
      <w:pPr>
        <w:rPr>
          <w:i/>
        </w:rPr>
      </w:pPr>
    </w:p>
    <w:p w14:paraId="359E9DFE" w14:textId="77777777" w:rsidR="00597C09" w:rsidRPr="002F061C" w:rsidRDefault="00597C09" w:rsidP="002F061C">
      <w:pPr>
        <w:rPr>
          <w:i/>
        </w:rPr>
      </w:pPr>
    </w:p>
    <w:p w14:paraId="3FC25909" w14:textId="77777777" w:rsidR="0039481C" w:rsidRPr="00C771F9" w:rsidRDefault="0039481C" w:rsidP="0039481C">
      <w:pPr>
        <w:pStyle w:val="Rubrik1"/>
      </w:pPr>
      <w:bookmarkStart w:id="110" w:name="_Toc357754858"/>
      <w:bookmarkStart w:id="111" w:name="_Toc243452569"/>
      <w:bookmarkStart w:id="112" w:name="_Toc149769299"/>
      <w:r w:rsidRPr="00C771F9">
        <w:t>Tjänstekontrakt</w:t>
      </w:r>
      <w:bookmarkEnd w:id="96"/>
      <w:bookmarkEnd w:id="110"/>
      <w:bookmarkEnd w:id="111"/>
      <w:bookmarkEnd w:id="112"/>
    </w:p>
    <w:p w14:paraId="1DDE93E0" w14:textId="04336BC3" w:rsidR="0039481C" w:rsidRPr="00C771F9" w:rsidRDefault="00B274F2" w:rsidP="00B274F2">
      <w:pPr>
        <w:pStyle w:val="Rubrik2"/>
      </w:pPr>
      <w:bookmarkStart w:id="113" w:name="_Toc149769300"/>
      <w:proofErr w:type="spellStart"/>
      <w:r w:rsidRPr="00C771F9">
        <w:t>Cancel</w:t>
      </w:r>
      <w:r w:rsidR="00297328">
        <w:t>Appointment</w:t>
      </w:r>
      <w:bookmarkEnd w:id="113"/>
      <w:proofErr w:type="spellEnd"/>
    </w:p>
    <w:p w14:paraId="7741A418" w14:textId="5E0A71FB" w:rsidR="00B274F2" w:rsidRDefault="00297328" w:rsidP="00B274F2">
      <w:bookmarkStart w:id="114" w:name="_Toc243452571"/>
      <w:r>
        <w:t>Tjänstekontraktet ger aktören möjlighet att avboka en befintlig bokning</w:t>
      </w:r>
      <w:r w:rsidR="00932DCE">
        <w:t xml:space="preserve">, baserat på kombinationen av unikt </w:t>
      </w:r>
      <w:proofErr w:type="spellStart"/>
      <w:r w:rsidR="00932DCE">
        <w:t>bokningsid</w:t>
      </w:r>
      <w:proofErr w:type="spellEnd"/>
      <w:r w:rsidR="00932DCE">
        <w:t xml:space="preserve"> samt personnummer för patienten som bokningen gäller</w:t>
      </w:r>
      <w:r>
        <w:t>.</w:t>
      </w:r>
      <w:r w:rsidR="00A94C7D">
        <w:t xml:space="preserve"> </w:t>
      </w:r>
    </w:p>
    <w:p w14:paraId="40A81CD4" w14:textId="77777777" w:rsidR="00240321" w:rsidRDefault="00240321" w:rsidP="00B274F2"/>
    <w:p w14:paraId="2A992C9E" w14:textId="3A70740B" w:rsidR="00C771F9" w:rsidRDefault="00C771F9" w:rsidP="00B274F2"/>
    <w:p w14:paraId="07209886" w14:textId="178BECBA" w:rsidR="00780C51" w:rsidRDefault="00780C51" w:rsidP="00B274F2">
      <w:pPr>
        <w:pStyle w:val="Rubrik3"/>
      </w:pPr>
      <w:bookmarkStart w:id="115" w:name="_Toc66612902"/>
      <w:bookmarkStart w:id="116" w:name="_Toc149769301"/>
      <w:r>
        <w:lastRenderedPageBreak/>
        <w:t>Frivillighet</w:t>
      </w:r>
      <w:bookmarkEnd w:id="115"/>
      <w:bookmarkEnd w:id="116"/>
    </w:p>
    <w:p w14:paraId="463F959A" w14:textId="47E64040" w:rsidR="00C771F9" w:rsidRDefault="00A81177" w:rsidP="00C771F9">
      <w:r>
        <w:t xml:space="preserve">Tjänstekontraktet </w:t>
      </w:r>
      <w:r w:rsidR="00C771F9">
        <w:t xml:space="preserve">är obligatorisk för vårdenheter som </w:t>
      </w:r>
      <w:r w:rsidR="00F46890">
        <w:t xml:space="preserve">erbjuder avbokning och således </w:t>
      </w:r>
      <w:r w:rsidR="00C771F9">
        <w:t>kan svara ”sant” i fältet ”</w:t>
      </w:r>
      <w:proofErr w:type="spellStart"/>
      <w:r w:rsidR="00C771F9" w:rsidRPr="009862CA">
        <w:rPr>
          <w:i/>
          <w:iCs/>
        </w:rPr>
        <w:t>cancel</w:t>
      </w:r>
      <w:r w:rsidR="00932DCE" w:rsidRPr="009862CA">
        <w:rPr>
          <w:i/>
          <w:iCs/>
        </w:rPr>
        <w:t>Appointment</w:t>
      </w:r>
      <w:r w:rsidR="00C771F9" w:rsidRPr="009862CA">
        <w:rPr>
          <w:i/>
          <w:iCs/>
        </w:rPr>
        <w:t>Allowed</w:t>
      </w:r>
      <w:proofErr w:type="spellEnd"/>
      <w:r w:rsidR="00C771F9">
        <w:t xml:space="preserve">” för </w:t>
      </w:r>
      <w:r w:rsidR="00932DCE">
        <w:t xml:space="preserve">bokningens </w:t>
      </w:r>
      <w:proofErr w:type="spellStart"/>
      <w:r w:rsidR="00093DFA">
        <w:t>tidstyp</w:t>
      </w:r>
      <w:proofErr w:type="spellEnd"/>
      <w:r w:rsidR="00AC7525">
        <w:t xml:space="preserve"> (</w:t>
      </w:r>
      <w:proofErr w:type="spellStart"/>
      <w:proofErr w:type="gramStart"/>
      <w:r w:rsidR="00093DFA">
        <w:rPr>
          <w:i/>
          <w:iCs/>
        </w:rPr>
        <w:t>a</w:t>
      </w:r>
      <w:r w:rsidR="00AC7525" w:rsidRPr="009862CA">
        <w:rPr>
          <w:i/>
          <w:iCs/>
        </w:rPr>
        <w:t>ppointment.timeslot</w:t>
      </w:r>
      <w:proofErr w:type="gramEnd"/>
      <w:r w:rsidRPr="009862CA">
        <w:rPr>
          <w:i/>
          <w:iCs/>
        </w:rPr>
        <w:t>.</w:t>
      </w:r>
      <w:r w:rsidR="00093DFA">
        <w:rPr>
          <w:i/>
          <w:iCs/>
        </w:rPr>
        <w:t>timeType.</w:t>
      </w:r>
      <w:r w:rsidRPr="009862CA">
        <w:rPr>
          <w:i/>
          <w:iCs/>
        </w:rPr>
        <w:t>cancelAppointmentAllowed</w:t>
      </w:r>
      <w:proofErr w:type="spellEnd"/>
      <w:r w:rsidR="00AC7525">
        <w:t>)</w:t>
      </w:r>
    </w:p>
    <w:p w14:paraId="16433313" w14:textId="77777777" w:rsidR="00C771F9" w:rsidRDefault="00C771F9" w:rsidP="00C771F9"/>
    <w:p w14:paraId="51516C89" w14:textId="0B9F386C" w:rsidR="00C771F9" w:rsidRDefault="00C771F9" w:rsidP="00C771F9">
      <w:r>
        <w:t>I övriga fall är tjänsten frivillig.</w:t>
      </w:r>
    </w:p>
    <w:p w14:paraId="15E045EF" w14:textId="77777777" w:rsidR="00B274F2" w:rsidRPr="00DD7E5A" w:rsidRDefault="00B274F2" w:rsidP="00B274F2"/>
    <w:p w14:paraId="4E1D07B1" w14:textId="77777777" w:rsidR="0039481C" w:rsidRDefault="0039481C" w:rsidP="0039481C">
      <w:pPr>
        <w:pStyle w:val="Rubrik3"/>
      </w:pPr>
      <w:bookmarkStart w:id="117" w:name="_Toc149769302"/>
      <w:r>
        <w:t>Version</w:t>
      </w:r>
      <w:bookmarkEnd w:id="114"/>
      <w:bookmarkEnd w:id="117"/>
    </w:p>
    <w:p w14:paraId="0F23C52B" w14:textId="39BDC82E" w:rsidR="00B274F2" w:rsidRDefault="00B274F2" w:rsidP="00B274F2">
      <w:r w:rsidRPr="00DD7E5A">
        <w:t>Tjänste</w:t>
      </w:r>
      <w:r w:rsidR="00AC7525">
        <w:t>kontraktet</w:t>
      </w:r>
      <w:r w:rsidRPr="00DD7E5A">
        <w:t xml:space="preserve"> finns sedan </w:t>
      </w:r>
      <w:r w:rsidR="00AC7525">
        <w:t xml:space="preserve">version </w:t>
      </w:r>
      <w:r w:rsidRPr="00DD7E5A">
        <w:t>1.0.</w:t>
      </w:r>
      <w:r>
        <w:t xml:space="preserve"> </w:t>
      </w:r>
      <w:r w:rsidR="00AC7525">
        <w:t xml:space="preserve">Aktuell version är 2.0. Tjänstekontraktets meddelandeinformationsmodell har förändrats sedan föregående version med följd att kompatibiliteten </w:t>
      </w:r>
      <w:r w:rsidR="009862CA">
        <w:t xml:space="preserve">bakåt </w:t>
      </w:r>
      <w:r w:rsidR="00AC7525">
        <w:t>har brutits.</w:t>
      </w:r>
    </w:p>
    <w:p w14:paraId="170957A7" w14:textId="5C745E6F" w:rsidR="00780C51" w:rsidRDefault="00780C51" w:rsidP="00B274F2"/>
    <w:p w14:paraId="79BE025D" w14:textId="77777777" w:rsidR="00780C51" w:rsidRDefault="00780C51" w:rsidP="00780C51">
      <w:pPr>
        <w:pStyle w:val="Rubrik3"/>
      </w:pPr>
      <w:bookmarkStart w:id="118" w:name="_Toc149769303"/>
      <w:r>
        <w:t>Meddelandeinformationsmodell (MIM)</w:t>
      </w:r>
      <w:bookmarkEnd w:id="118"/>
    </w:p>
    <w:p w14:paraId="52A06305" w14:textId="4BC0FF44" w:rsidR="0039481C" w:rsidRDefault="00741B70" w:rsidP="0039481C">
      <w:r>
        <w:rPr>
          <w:noProof/>
        </w:rPr>
        <w:drawing>
          <wp:inline distT="0" distB="0" distL="0" distR="0" wp14:anchorId="460DC166" wp14:editId="18C13CE6">
            <wp:extent cx="4933333" cy="1885714"/>
            <wp:effectExtent l="0" t="0" r="635" b="635"/>
            <wp:docPr id="25119992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9927" name="Bildobjekt 1" descr="En bild som visar text, skärmbild, Teckensnitt, linje&#10;&#10;Automatiskt genererad beskrivning"/>
                    <pic:cNvPicPr/>
                  </pic:nvPicPr>
                  <pic:blipFill>
                    <a:blip r:embed="rId27"/>
                    <a:stretch>
                      <a:fillRect/>
                    </a:stretch>
                  </pic:blipFill>
                  <pic:spPr>
                    <a:xfrm>
                      <a:off x="0" y="0"/>
                      <a:ext cx="4933333" cy="1885714"/>
                    </a:xfrm>
                    <a:prstGeom prst="rect">
                      <a:avLst/>
                    </a:prstGeom>
                  </pic:spPr>
                </pic:pic>
              </a:graphicData>
            </a:graphic>
          </wp:inline>
        </w:drawing>
      </w:r>
    </w:p>
    <w:p w14:paraId="2C4BBC43" w14:textId="77777777" w:rsidR="00D55E4E" w:rsidRPr="00C55071" w:rsidRDefault="00D55E4E" w:rsidP="0039481C"/>
    <w:p w14:paraId="6E038BA2" w14:textId="77777777" w:rsidR="0039481C" w:rsidRPr="00162E48" w:rsidRDefault="0039481C" w:rsidP="0039481C">
      <w:pPr>
        <w:pStyle w:val="Rubrik3"/>
      </w:pPr>
      <w:bookmarkStart w:id="119" w:name="_Toc243452572"/>
      <w:bookmarkStart w:id="120" w:name="_Toc149769304"/>
      <w:r w:rsidRPr="00162E48">
        <w:t>Fältregler</w:t>
      </w:r>
      <w:bookmarkEnd w:id="119"/>
      <w:bookmarkEnd w:id="120"/>
    </w:p>
    <w:p w14:paraId="1910B75F" w14:textId="77777777" w:rsidR="0039481C" w:rsidRPr="007E3F3B" w:rsidRDefault="0039481C" w:rsidP="0039481C">
      <w:pPr>
        <w:rPr>
          <w:i/>
        </w:rPr>
      </w:pPr>
      <w:r w:rsidRPr="007E3F3B">
        <w:rPr>
          <w:i/>
        </w:rPr>
        <w:t xml:space="preserve">Nedanstående tabell beskriver varje element i begäran och svar. Har namnet en * finns ytterligare regler för detta element och beskrivs mer i detalj i stycket Regler. </w:t>
      </w:r>
    </w:p>
    <w:p w14:paraId="3157722F" w14:textId="77777777" w:rsidR="0039481C" w:rsidRDefault="0039481C" w:rsidP="0039481C"/>
    <w:tbl>
      <w:tblPr>
        <w:tblStyle w:val="Tabellrutnt"/>
        <w:tblW w:w="5000" w:type="pct"/>
        <w:tblLook w:val="04A0" w:firstRow="1" w:lastRow="0" w:firstColumn="1" w:lastColumn="0" w:noHBand="0" w:noVBand="1"/>
      </w:tblPr>
      <w:tblGrid>
        <w:gridCol w:w="4247"/>
        <w:gridCol w:w="2583"/>
        <w:gridCol w:w="2825"/>
        <w:gridCol w:w="801"/>
      </w:tblGrid>
      <w:tr w:rsidR="006E4651" w:rsidRPr="000C2908" w14:paraId="5C9D5C8B" w14:textId="77777777" w:rsidTr="00E85C28">
        <w:trPr>
          <w:trHeight w:val="384"/>
        </w:trPr>
        <w:tc>
          <w:tcPr>
            <w:tcW w:w="2031" w:type="pct"/>
            <w:shd w:val="clear" w:color="auto" w:fill="D9D9D9" w:themeFill="background1" w:themeFillShade="D9"/>
            <w:vAlign w:val="center"/>
          </w:tcPr>
          <w:p w14:paraId="02C4312C" w14:textId="77777777" w:rsidR="0039481C" w:rsidRPr="000C2908" w:rsidRDefault="0039481C" w:rsidP="00E6422A">
            <w:pPr>
              <w:rPr>
                <w:b/>
              </w:rPr>
            </w:pPr>
            <w:r w:rsidRPr="000C2908">
              <w:rPr>
                <w:b/>
              </w:rPr>
              <w:t>Namn</w:t>
            </w:r>
          </w:p>
        </w:tc>
        <w:tc>
          <w:tcPr>
            <w:tcW w:w="1235" w:type="pct"/>
            <w:shd w:val="clear" w:color="auto" w:fill="D9D9D9" w:themeFill="background1" w:themeFillShade="D9"/>
            <w:vAlign w:val="center"/>
          </w:tcPr>
          <w:p w14:paraId="3B9F0C06" w14:textId="77777777" w:rsidR="0039481C" w:rsidRPr="000C2908" w:rsidRDefault="0039481C" w:rsidP="00E6422A">
            <w:pPr>
              <w:rPr>
                <w:b/>
              </w:rPr>
            </w:pPr>
            <w:r w:rsidRPr="000C2908">
              <w:rPr>
                <w:b/>
              </w:rPr>
              <w:t>Typ</w:t>
            </w:r>
          </w:p>
        </w:tc>
        <w:tc>
          <w:tcPr>
            <w:tcW w:w="1351" w:type="pct"/>
            <w:shd w:val="clear" w:color="auto" w:fill="D9D9D9" w:themeFill="background1" w:themeFillShade="D9"/>
            <w:vAlign w:val="center"/>
          </w:tcPr>
          <w:p w14:paraId="5F9D0E02" w14:textId="77777777" w:rsidR="0039481C" w:rsidRPr="000C2908" w:rsidRDefault="0039481C" w:rsidP="00E6422A">
            <w:pPr>
              <w:rPr>
                <w:b/>
              </w:rPr>
            </w:pPr>
            <w:r w:rsidRPr="000C2908">
              <w:rPr>
                <w:b/>
              </w:rPr>
              <w:t>Beskrivning</w:t>
            </w:r>
          </w:p>
        </w:tc>
        <w:tc>
          <w:tcPr>
            <w:tcW w:w="383" w:type="pct"/>
            <w:shd w:val="clear" w:color="auto" w:fill="D9D9D9" w:themeFill="background1" w:themeFillShade="D9"/>
            <w:vAlign w:val="center"/>
          </w:tcPr>
          <w:p w14:paraId="272F4CAD" w14:textId="20793D09" w:rsidR="0039481C" w:rsidRPr="000C2908" w:rsidRDefault="0039481C" w:rsidP="00BA32FB">
            <w:pPr>
              <w:jc w:val="center"/>
              <w:rPr>
                <w:b/>
              </w:rPr>
            </w:pPr>
            <w:proofErr w:type="spellStart"/>
            <w:r w:rsidRPr="000C2908">
              <w:rPr>
                <w:b/>
              </w:rPr>
              <w:t>Kard</w:t>
            </w:r>
            <w:proofErr w:type="spellEnd"/>
            <w:r w:rsidR="00BA32FB">
              <w:rPr>
                <w:b/>
              </w:rPr>
              <w:t>.</w:t>
            </w:r>
          </w:p>
        </w:tc>
      </w:tr>
      <w:tr w:rsidR="0039481C" w:rsidRPr="000C2908" w14:paraId="426DE35B" w14:textId="77777777" w:rsidTr="00E85C28">
        <w:tc>
          <w:tcPr>
            <w:tcW w:w="2031" w:type="pct"/>
            <w:shd w:val="clear" w:color="auto" w:fill="BFBFBF" w:themeFill="background1" w:themeFillShade="BF"/>
            <w:vAlign w:val="center"/>
          </w:tcPr>
          <w:p w14:paraId="1BF41637" w14:textId="77777777" w:rsidR="0039481C" w:rsidRPr="00A143A1" w:rsidRDefault="0039481C" w:rsidP="00A143A1">
            <w:pPr>
              <w:rPr>
                <w:b/>
              </w:rPr>
            </w:pPr>
            <w:r w:rsidRPr="00A143A1">
              <w:rPr>
                <w:b/>
              </w:rPr>
              <w:t>Begäran</w:t>
            </w:r>
          </w:p>
        </w:tc>
        <w:tc>
          <w:tcPr>
            <w:tcW w:w="1235" w:type="pct"/>
            <w:shd w:val="clear" w:color="auto" w:fill="BFBFBF" w:themeFill="background1" w:themeFillShade="BF"/>
            <w:vAlign w:val="center"/>
          </w:tcPr>
          <w:p w14:paraId="7E050E06" w14:textId="553BD3E1" w:rsidR="0039481C" w:rsidRPr="000C2908" w:rsidRDefault="0039481C" w:rsidP="00E6422A">
            <w:pPr>
              <w:pStyle w:val="TableParagraph"/>
              <w:spacing w:line="226" w:lineRule="exact"/>
              <w:ind w:left="102"/>
              <w:rPr>
                <w:rFonts w:ascii="Georgia" w:eastAsia="Times New Roman" w:hAnsi="Georgia" w:cs="Times New Roman"/>
                <w:spacing w:val="-1"/>
                <w:sz w:val="20"/>
                <w:szCs w:val="20"/>
              </w:rPr>
            </w:pPr>
          </w:p>
        </w:tc>
        <w:tc>
          <w:tcPr>
            <w:tcW w:w="1351" w:type="pct"/>
            <w:shd w:val="clear" w:color="auto" w:fill="BFBFBF" w:themeFill="background1" w:themeFillShade="BF"/>
            <w:vAlign w:val="center"/>
          </w:tcPr>
          <w:p w14:paraId="22F7F86A" w14:textId="77777777" w:rsidR="0039481C" w:rsidRPr="000C2908" w:rsidRDefault="0039481C" w:rsidP="00E6422A">
            <w:pPr>
              <w:pStyle w:val="TableParagraph"/>
              <w:spacing w:line="226" w:lineRule="exact"/>
              <w:ind w:left="102"/>
              <w:rPr>
                <w:rFonts w:ascii="Georgia" w:eastAsia="Times New Roman" w:hAnsi="Georgia" w:cs="Times New Roman"/>
                <w:spacing w:val="-1"/>
                <w:sz w:val="20"/>
                <w:szCs w:val="20"/>
              </w:rPr>
            </w:pPr>
          </w:p>
        </w:tc>
        <w:tc>
          <w:tcPr>
            <w:tcW w:w="383" w:type="pct"/>
            <w:shd w:val="clear" w:color="auto" w:fill="BFBFBF" w:themeFill="background1" w:themeFillShade="BF"/>
            <w:vAlign w:val="center"/>
          </w:tcPr>
          <w:p w14:paraId="1E01B448" w14:textId="77777777" w:rsidR="0039481C" w:rsidRPr="000C2908" w:rsidRDefault="0039481C" w:rsidP="00E6422A">
            <w:pPr>
              <w:pStyle w:val="TableParagraph"/>
              <w:spacing w:line="226" w:lineRule="exact"/>
              <w:ind w:left="102"/>
              <w:jc w:val="center"/>
              <w:rPr>
                <w:rFonts w:ascii="Georgia" w:eastAsia="Times New Roman" w:hAnsi="Georgia" w:cs="Times New Roman"/>
                <w:spacing w:val="-1"/>
                <w:sz w:val="20"/>
                <w:szCs w:val="20"/>
              </w:rPr>
            </w:pPr>
          </w:p>
        </w:tc>
      </w:tr>
      <w:tr w:rsidR="00AC7525" w:rsidRPr="000C2908" w14:paraId="182AF90C" w14:textId="77777777" w:rsidTr="00E85C28">
        <w:tc>
          <w:tcPr>
            <w:tcW w:w="2031" w:type="pct"/>
            <w:vAlign w:val="center"/>
          </w:tcPr>
          <w:p w14:paraId="449DB6AB" w14:textId="6A590758" w:rsidR="00AC7525" w:rsidRPr="00DD7E5A" w:rsidRDefault="00AC7525" w:rsidP="00E6422A">
            <w:proofErr w:type="spellStart"/>
            <w:r>
              <w:t>actor</w:t>
            </w:r>
            <w:proofErr w:type="spellEnd"/>
          </w:p>
        </w:tc>
        <w:tc>
          <w:tcPr>
            <w:tcW w:w="1235" w:type="pct"/>
            <w:vAlign w:val="center"/>
          </w:tcPr>
          <w:p w14:paraId="7175A00D" w14:textId="733C3F51" w:rsidR="00AC7525" w:rsidRDefault="00AC7525" w:rsidP="00E6422A">
            <w:pPr>
              <w:rPr>
                <w:iCs/>
              </w:rPr>
            </w:pPr>
            <w:proofErr w:type="spellStart"/>
            <w:r>
              <w:rPr>
                <w:rFonts w:eastAsia="Times New Roman"/>
                <w:spacing w:val="-1"/>
                <w:szCs w:val="20"/>
              </w:rPr>
              <w:t>ActorType</w:t>
            </w:r>
            <w:proofErr w:type="spellEnd"/>
          </w:p>
        </w:tc>
        <w:tc>
          <w:tcPr>
            <w:tcW w:w="1351" w:type="pct"/>
            <w:vAlign w:val="center"/>
          </w:tcPr>
          <w:p w14:paraId="4889FC12" w14:textId="0233DAAB" w:rsidR="00AC7525" w:rsidRPr="00DD7E5A" w:rsidRDefault="003474DB" w:rsidP="00E6422A">
            <w:r>
              <w:t>Typ av aktör som anropar</w:t>
            </w:r>
            <w:r w:rsidR="00E85C28">
              <w:t xml:space="preserve"> tjänstekontraktet. Se kapitel </w:t>
            </w:r>
            <w:r w:rsidR="00E85C28" w:rsidRPr="00E85C28">
              <w:rPr>
                <w:i/>
                <w:iCs/>
              </w:rPr>
              <w:t>Definition av komplexa typer</w:t>
            </w:r>
            <w:r w:rsidR="00E85C28">
              <w:t xml:space="preserve"> för detaljerad information om hur de underliggande attributen </w:t>
            </w:r>
            <w:proofErr w:type="spellStart"/>
            <w:r w:rsidR="00E85C28">
              <w:t>populeras</w:t>
            </w:r>
            <w:proofErr w:type="spellEnd"/>
            <w:r w:rsidR="00E85C28">
              <w:t>.</w:t>
            </w:r>
          </w:p>
        </w:tc>
        <w:tc>
          <w:tcPr>
            <w:tcW w:w="383" w:type="pct"/>
            <w:vAlign w:val="center"/>
          </w:tcPr>
          <w:p w14:paraId="7098275C" w14:textId="67E7C77D" w:rsidR="00AC7525" w:rsidRPr="00C771F9" w:rsidRDefault="003474DB" w:rsidP="00E6422A">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771F9" w:rsidRPr="000C2908" w14:paraId="36FD36ED" w14:textId="77777777" w:rsidTr="00E85C28">
        <w:tc>
          <w:tcPr>
            <w:tcW w:w="2031" w:type="pct"/>
            <w:vAlign w:val="center"/>
          </w:tcPr>
          <w:p w14:paraId="07E0D28F" w14:textId="5CFA8394" w:rsidR="00C771F9" w:rsidRPr="000C2908" w:rsidRDefault="003474DB" w:rsidP="00E6422A">
            <w:pPr>
              <w:rPr>
                <w:rFonts w:eastAsia="Times New Roman"/>
                <w:spacing w:val="-1"/>
                <w:szCs w:val="20"/>
                <w:highlight w:val="yellow"/>
              </w:rPr>
            </w:pPr>
            <w:proofErr w:type="spellStart"/>
            <w:r>
              <w:t>appointmentId</w:t>
            </w:r>
            <w:proofErr w:type="spellEnd"/>
          </w:p>
        </w:tc>
        <w:tc>
          <w:tcPr>
            <w:tcW w:w="1235" w:type="pct"/>
            <w:vAlign w:val="center"/>
          </w:tcPr>
          <w:p w14:paraId="56FA686D" w14:textId="543085E7" w:rsidR="00C771F9" w:rsidRPr="000C2908" w:rsidRDefault="00ED0A54" w:rsidP="00E6422A">
            <w:pPr>
              <w:rPr>
                <w:rFonts w:eastAsia="Times New Roman"/>
                <w:spacing w:val="-1"/>
                <w:szCs w:val="20"/>
                <w:highlight w:val="yellow"/>
              </w:rPr>
            </w:pPr>
            <w:proofErr w:type="spellStart"/>
            <w:r>
              <w:rPr>
                <w:iCs/>
              </w:rPr>
              <w:t>uuid</w:t>
            </w:r>
            <w:r w:rsidR="003474DB">
              <w:rPr>
                <w:iCs/>
              </w:rPr>
              <w:t>Type</w:t>
            </w:r>
            <w:proofErr w:type="spellEnd"/>
          </w:p>
        </w:tc>
        <w:tc>
          <w:tcPr>
            <w:tcW w:w="1351" w:type="pct"/>
            <w:vAlign w:val="center"/>
          </w:tcPr>
          <w:p w14:paraId="0E14D2D5" w14:textId="70A9E418" w:rsidR="00C771F9" w:rsidRPr="000C2908" w:rsidRDefault="003474DB" w:rsidP="00E6422A">
            <w:pPr>
              <w:rPr>
                <w:rFonts w:eastAsia="Times New Roman"/>
                <w:spacing w:val="-1"/>
                <w:szCs w:val="20"/>
                <w:highlight w:val="yellow"/>
              </w:rPr>
            </w:pPr>
            <w:r>
              <w:t>Unikt id för bokningen</w:t>
            </w:r>
            <w:r w:rsidR="00771EA8">
              <w:t xml:space="preserve">. </w:t>
            </w:r>
            <w:r w:rsidR="00BC21C6">
              <w:t xml:space="preserve">Ska uttryckas som ett </w:t>
            </w:r>
            <w:proofErr w:type="spellStart"/>
            <w:r w:rsidR="00BC21C6">
              <w:t>uuid</w:t>
            </w:r>
            <w:proofErr w:type="spellEnd"/>
            <w:r w:rsidR="00BC21C6">
              <w:t xml:space="preserve"> </w:t>
            </w:r>
            <w:r w:rsidR="00BC21C6" w:rsidRPr="00BC21C6">
              <w:rPr>
                <w:szCs w:val="20"/>
              </w:rPr>
              <w:lastRenderedPageBreak/>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83" w:type="pct"/>
            <w:vAlign w:val="center"/>
          </w:tcPr>
          <w:p w14:paraId="4FE8F49E" w14:textId="1C205363" w:rsidR="00C771F9" w:rsidRPr="000C2908" w:rsidRDefault="00C771F9" w:rsidP="00E6422A">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lastRenderedPageBreak/>
              <w:t>1..1</w:t>
            </w:r>
          </w:p>
        </w:tc>
      </w:tr>
      <w:tr w:rsidR="00C771F9" w:rsidRPr="000C2908" w14:paraId="1973135C" w14:textId="77777777" w:rsidTr="00E85C28">
        <w:tc>
          <w:tcPr>
            <w:tcW w:w="2031" w:type="pct"/>
            <w:vAlign w:val="center"/>
          </w:tcPr>
          <w:p w14:paraId="17E60ECF" w14:textId="163D7EE8" w:rsidR="00C771F9" w:rsidRPr="000C2908" w:rsidRDefault="00150E19" w:rsidP="00E6422A">
            <w:pPr>
              <w:rPr>
                <w:rFonts w:eastAsia="Times New Roman"/>
                <w:spacing w:val="-1"/>
                <w:szCs w:val="20"/>
                <w:highlight w:val="yellow"/>
              </w:rPr>
            </w:pPr>
            <w:proofErr w:type="spellStart"/>
            <w:r>
              <w:t>person</w:t>
            </w:r>
            <w:r w:rsidR="003474DB">
              <w:t>Id</w:t>
            </w:r>
            <w:proofErr w:type="spellEnd"/>
          </w:p>
        </w:tc>
        <w:tc>
          <w:tcPr>
            <w:tcW w:w="1235" w:type="pct"/>
            <w:vAlign w:val="center"/>
          </w:tcPr>
          <w:p w14:paraId="6FD2D6FD" w14:textId="69508106" w:rsidR="00C771F9" w:rsidRPr="000C2908" w:rsidRDefault="00150E19" w:rsidP="00162E48">
            <w:pPr>
              <w:rPr>
                <w:rFonts w:eastAsia="Times New Roman"/>
                <w:spacing w:val="-1"/>
                <w:szCs w:val="20"/>
                <w:highlight w:val="yellow"/>
              </w:rPr>
            </w:pPr>
            <w:proofErr w:type="spellStart"/>
            <w:r>
              <w:t>Person</w:t>
            </w:r>
            <w:r w:rsidR="0053712A">
              <w:t>IdType</w:t>
            </w:r>
            <w:proofErr w:type="spellEnd"/>
            <w:r w:rsidR="0053712A">
              <w:t xml:space="preserve"> (</w:t>
            </w:r>
            <w:proofErr w:type="spellStart"/>
            <w:r w:rsidR="003474DB">
              <w:t>IIType</w:t>
            </w:r>
            <w:proofErr w:type="spellEnd"/>
            <w:r w:rsidR="0053712A">
              <w:t>)</w:t>
            </w:r>
          </w:p>
        </w:tc>
        <w:tc>
          <w:tcPr>
            <w:tcW w:w="1351" w:type="pct"/>
            <w:vAlign w:val="center"/>
          </w:tcPr>
          <w:p w14:paraId="068EA62B" w14:textId="021FC0C9" w:rsidR="00C771F9" w:rsidRPr="000C2908" w:rsidRDefault="003474DB" w:rsidP="00E6422A">
            <w:pPr>
              <w:rPr>
                <w:rFonts w:eastAsia="Times New Roman"/>
                <w:spacing w:val="-1"/>
                <w:szCs w:val="20"/>
                <w:highlight w:val="yellow"/>
              </w:rPr>
            </w:pPr>
            <w:r>
              <w:t>Patientens personnummer, för den patient som tidbokningen gäller</w:t>
            </w:r>
            <w:r w:rsidR="00150E19">
              <w:t>.</w:t>
            </w:r>
          </w:p>
        </w:tc>
        <w:tc>
          <w:tcPr>
            <w:tcW w:w="383" w:type="pct"/>
            <w:vAlign w:val="center"/>
          </w:tcPr>
          <w:p w14:paraId="298975A5" w14:textId="7176402F" w:rsidR="00C771F9" w:rsidRPr="000C2908" w:rsidRDefault="00C771F9" w:rsidP="00E6422A">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C771F9" w:rsidRPr="000C2908" w14:paraId="37425638" w14:textId="77777777" w:rsidTr="00E85C28">
        <w:tc>
          <w:tcPr>
            <w:tcW w:w="2031" w:type="pct"/>
            <w:vAlign w:val="center"/>
          </w:tcPr>
          <w:p w14:paraId="78822679" w14:textId="6CA19592" w:rsidR="00C771F9" w:rsidRPr="000C2908" w:rsidRDefault="00B5462E" w:rsidP="00E6422A">
            <w:pPr>
              <w:rPr>
                <w:rFonts w:eastAsia="Times New Roman"/>
                <w:spacing w:val="-1"/>
                <w:szCs w:val="20"/>
                <w:highlight w:val="yellow"/>
              </w:rPr>
            </w:pPr>
            <w:proofErr w:type="spellStart"/>
            <w:r>
              <w:t>r</w:t>
            </w:r>
            <w:r w:rsidR="003474DB">
              <w:t>easonText</w:t>
            </w:r>
            <w:proofErr w:type="spellEnd"/>
          </w:p>
        </w:tc>
        <w:tc>
          <w:tcPr>
            <w:tcW w:w="1235" w:type="pct"/>
            <w:vAlign w:val="center"/>
          </w:tcPr>
          <w:p w14:paraId="340AF900" w14:textId="5FE2F5B3" w:rsidR="00C771F9" w:rsidRPr="000C2908" w:rsidRDefault="00C771F9" w:rsidP="00E6422A">
            <w:pPr>
              <w:rPr>
                <w:rFonts w:eastAsia="Times New Roman"/>
                <w:spacing w:val="-1"/>
                <w:szCs w:val="20"/>
                <w:highlight w:val="yellow"/>
              </w:rPr>
            </w:pPr>
            <w:r w:rsidRPr="00DD7E5A">
              <w:t>string</w:t>
            </w:r>
          </w:p>
        </w:tc>
        <w:tc>
          <w:tcPr>
            <w:tcW w:w="1351" w:type="pct"/>
            <w:vAlign w:val="center"/>
          </w:tcPr>
          <w:p w14:paraId="23FF5762" w14:textId="46FB146D" w:rsidR="00C771F9" w:rsidRPr="000C2908" w:rsidRDefault="003474DB" w:rsidP="00E6422A">
            <w:pPr>
              <w:rPr>
                <w:rFonts w:eastAsia="Times New Roman"/>
                <w:spacing w:val="-1"/>
                <w:szCs w:val="20"/>
                <w:highlight w:val="yellow"/>
              </w:rPr>
            </w:pPr>
            <w:r>
              <w:t>Patientens anledning till avbokningen, uttryckt som fritext</w:t>
            </w:r>
            <w:r w:rsidR="00C771F9" w:rsidRPr="00DD7E5A">
              <w:t xml:space="preserve"> </w:t>
            </w:r>
          </w:p>
        </w:tc>
        <w:tc>
          <w:tcPr>
            <w:tcW w:w="383" w:type="pct"/>
            <w:vAlign w:val="center"/>
          </w:tcPr>
          <w:p w14:paraId="15C81109" w14:textId="7F70B1B3" w:rsidR="00C771F9" w:rsidRPr="000C2908" w:rsidRDefault="00C771F9" w:rsidP="00E6422A">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0..1</w:t>
            </w:r>
          </w:p>
        </w:tc>
      </w:tr>
      <w:tr w:rsidR="003474DB" w:rsidRPr="000C2908" w14:paraId="04A8D919" w14:textId="77777777" w:rsidTr="00E85C28">
        <w:tc>
          <w:tcPr>
            <w:tcW w:w="2031" w:type="pct"/>
            <w:vAlign w:val="center"/>
          </w:tcPr>
          <w:p w14:paraId="7039DC6C" w14:textId="70CEE5B7" w:rsidR="003474DB" w:rsidRDefault="00B5462E" w:rsidP="00E6422A">
            <w:proofErr w:type="spellStart"/>
            <w:r>
              <w:t>r</w:t>
            </w:r>
            <w:r w:rsidR="003474DB">
              <w:t>easonCode</w:t>
            </w:r>
            <w:proofErr w:type="spellEnd"/>
          </w:p>
        </w:tc>
        <w:tc>
          <w:tcPr>
            <w:tcW w:w="1235" w:type="pct"/>
            <w:vAlign w:val="center"/>
          </w:tcPr>
          <w:p w14:paraId="76CA1F54" w14:textId="1E3D0DFB" w:rsidR="003474DB" w:rsidRPr="00DD7E5A" w:rsidRDefault="003474DB" w:rsidP="00E6422A">
            <w:proofErr w:type="spellStart"/>
            <w:r>
              <w:t>CVType</w:t>
            </w:r>
            <w:proofErr w:type="spellEnd"/>
          </w:p>
        </w:tc>
        <w:tc>
          <w:tcPr>
            <w:tcW w:w="1351" w:type="pct"/>
            <w:vAlign w:val="center"/>
          </w:tcPr>
          <w:p w14:paraId="4320E2B6" w14:textId="01D95420" w:rsidR="003474DB" w:rsidRDefault="003474DB" w:rsidP="00E6422A">
            <w:r>
              <w:t xml:space="preserve">Patientens anledning till avbokningen, uttryckt som anledningskod. Möjliga val som ges till patienten bestäms av </w:t>
            </w:r>
            <w:r w:rsidR="00377B5A">
              <w:t xml:space="preserve">tidbokningssystemet. Tidbokningssystemet ges möjlighet att erbjuda lista med möjliga val per </w:t>
            </w:r>
            <w:proofErr w:type="spellStart"/>
            <w:r w:rsidR="00377B5A">
              <w:t>tidstyp</w:t>
            </w:r>
            <w:proofErr w:type="spellEnd"/>
            <w:r w:rsidR="00377B5A">
              <w:t xml:space="preserve">. </w:t>
            </w:r>
            <w:r w:rsidR="006E4651">
              <w:t xml:space="preserve">Tidbokningssystemet bestämmer </w:t>
            </w:r>
            <w:proofErr w:type="gramStart"/>
            <w:r w:rsidR="006E4651">
              <w:t>själv koder</w:t>
            </w:r>
            <w:proofErr w:type="gramEnd"/>
            <w:r w:rsidR="006E4651">
              <w:t xml:space="preserve"> och kodsystem att använda</w:t>
            </w:r>
          </w:p>
        </w:tc>
        <w:tc>
          <w:tcPr>
            <w:tcW w:w="383" w:type="pct"/>
            <w:vAlign w:val="center"/>
          </w:tcPr>
          <w:p w14:paraId="5FA62A12" w14:textId="539B29C2" w:rsidR="003474DB" w:rsidRPr="00C771F9" w:rsidRDefault="004E2629" w:rsidP="00E6422A">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D62AB6" w:rsidRPr="000C2908" w14:paraId="56ABC14C" w14:textId="77777777" w:rsidTr="00E85C28">
        <w:tc>
          <w:tcPr>
            <w:tcW w:w="2031" w:type="pct"/>
            <w:vAlign w:val="center"/>
          </w:tcPr>
          <w:p w14:paraId="0BFBFAD4" w14:textId="29897FCA" w:rsidR="00D62AB6" w:rsidRDefault="00B5462E" w:rsidP="00E6422A">
            <w:proofErr w:type="spellStart"/>
            <w:r>
              <w:t>r</w:t>
            </w:r>
            <w:r w:rsidR="00D62AB6">
              <w:t>easonCode.</w:t>
            </w:r>
            <w:r w:rsidR="00D62AB6" w:rsidRPr="006E4651">
              <w:rPr>
                <w:b/>
                <w:bCs/>
              </w:rPr>
              <w:t>code</w:t>
            </w:r>
            <w:proofErr w:type="spellEnd"/>
          </w:p>
        </w:tc>
        <w:tc>
          <w:tcPr>
            <w:tcW w:w="1235" w:type="pct"/>
            <w:vAlign w:val="center"/>
          </w:tcPr>
          <w:p w14:paraId="5CD250DC" w14:textId="25F04BAF" w:rsidR="00D62AB6" w:rsidRDefault="006E4651" w:rsidP="00E6422A">
            <w:r>
              <w:t>string</w:t>
            </w:r>
          </w:p>
        </w:tc>
        <w:tc>
          <w:tcPr>
            <w:tcW w:w="1351" w:type="pct"/>
            <w:vAlign w:val="center"/>
          </w:tcPr>
          <w:p w14:paraId="0B74EA75" w14:textId="3A095AF1" w:rsidR="00D62AB6" w:rsidRDefault="006E4651" w:rsidP="00E6422A">
            <w:r>
              <w:t>Kod för anledningen till avbokningen</w:t>
            </w:r>
          </w:p>
        </w:tc>
        <w:tc>
          <w:tcPr>
            <w:tcW w:w="383" w:type="pct"/>
            <w:vAlign w:val="center"/>
          </w:tcPr>
          <w:p w14:paraId="1F533883" w14:textId="1F9B36A7" w:rsidR="00D62AB6" w:rsidRDefault="006E4651" w:rsidP="00E6422A">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62AB6" w:rsidRPr="000C2908" w14:paraId="3447003B" w14:textId="77777777" w:rsidTr="00E85C28">
        <w:tc>
          <w:tcPr>
            <w:tcW w:w="2031" w:type="pct"/>
            <w:vAlign w:val="center"/>
          </w:tcPr>
          <w:p w14:paraId="7BCC3A7B" w14:textId="7A3C6939" w:rsidR="00D62AB6" w:rsidRDefault="00B5462E" w:rsidP="00E6422A">
            <w:proofErr w:type="spellStart"/>
            <w:r>
              <w:t>r</w:t>
            </w:r>
            <w:r w:rsidR="00D62AB6">
              <w:t>easonCode.</w:t>
            </w:r>
            <w:r w:rsidR="00D62AB6" w:rsidRPr="006E4651">
              <w:rPr>
                <w:b/>
                <w:bCs/>
              </w:rPr>
              <w:t>codeSystem</w:t>
            </w:r>
            <w:proofErr w:type="spellEnd"/>
          </w:p>
        </w:tc>
        <w:tc>
          <w:tcPr>
            <w:tcW w:w="1235" w:type="pct"/>
            <w:vAlign w:val="center"/>
          </w:tcPr>
          <w:p w14:paraId="64EC689B" w14:textId="33B73F91" w:rsidR="00D62AB6" w:rsidRDefault="006E4651" w:rsidP="00E6422A">
            <w:r>
              <w:t>string</w:t>
            </w:r>
          </w:p>
        </w:tc>
        <w:tc>
          <w:tcPr>
            <w:tcW w:w="1351" w:type="pct"/>
            <w:vAlign w:val="center"/>
          </w:tcPr>
          <w:p w14:paraId="5C76001D" w14:textId="5E70BF3F" w:rsidR="00D62AB6" w:rsidRDefault="006E4651" w:rsidP="00E6422A">
            <w:r>
              <w:t xml:space="preserve">Definierar vilket kodsystem som fältet </w:t>
            </w:r>
            <w:proofErr w:type="spellStart"/>
            <w:r w:rsidRPr="006E4651">
              <w:rPr>
                <w:i/>
                <w:iCs/>
              </w:rPr>
              <w:t>code</w:t>
            </w:r>
            <w:proofErr w:type="spellEnd"/>
            <w:r>
              <w:t xml:space="preserve"> tillhör.</w:t>
            </w:r>
          </w:p>
        </w:tc>
        <w:tc>
          <w:tcPr>
            <w:tcW w:w="383" w:type="pct"/>
            <w:vAlign w:val="center"/>
          </w:tcPr>
          <w:p w14:paraId="35EF3167" w14:textId="4D6280CD" w:rsidR="00D62AB6" w:rsidRDefault="006E4651" w:rsidP="00E6422A">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62AB6" w:rsidRPr="000C2908" w14:paraId="13F48F22" w14:textId="77777777" w:rsidTr="00E85C28">
        <w:tc>
          <w:tcPr>
            <w:tcW w:w="2031" w:type="pct"/>
            <w:vAlign w:val="center"/>
          </w:tcPr>
          <w:p w14:paraId="34EF319D" w14:textId="4F61D458" w:rsidR="00D62AB6" w:rsidRDefault="00B5462E" w:rsidP="00E6422A">
            <w:proofErr w:type="spellStart"/>
            <w:r>
              <w:t>r</w:t>
            </w:r>
            <w:r w:rsidR="00D62AB6">
              <w:t>easonCode.</w:t>
            </w:r>
            <w:r w:rsidR="006E4651" w:rsidRPr="006E4651">
              <w:rPr>
                <w:b/>
                <w:bCs/>
              </w:rPr>
              <w:t>displayName</w:t>
            </w:r>
            <w:proofErr w:type="spellEnd"/>
          </w:p>
        </w:tc>
        <w:tc>
          <w:tcPr>
            <w:tcW w:w="1235" w:type="pct"/>
            <w:vAlign w:val="center"/>
          </w:tcPr>
          <w:p w14:paraId="574F2748" w14:textId="180E7485" w:rsidR="00D62AB6" w:rsidRDefault="006E4651" w:rsidP="00E6422A">
            <w:r>
              <w:t>string</w:t>
            </w:r>
          </w:p>
        </w:tc>
        <w:tc>
          <w:tcPr>
            <w:tcW w:w="1351" w:type="pct"/>
            <w:vAlign w:val="center"/>
          </w:tcPr>
          <w:p w14:paraId="12A2C76E" w14:textId="4840939D" w:rsidR="00D62AB6" w:rsidRDefault="006E4651" w:rsidP="00E6422A">
            <w:r>
              <w:t xml:space="preserve">Den text som beskriver koden och </w:t>
            </w:r>
            <w:r w:rsidR="00526551">
              <w:t>ska visas till invånaren</w:t>
            </w:r>
          </w:p>
        </w:tc>
        <w:tc>
          <w:tcPr>
            <w:tcW w:w="383" w:type="pct"/>
            <w:vAlign w:val="center"/>
          </w:tcPr>
          <w:p w14:paraId="09C98B60" w14:textId="74A25CF3" w:rsidR="00D62AB6" w:rsidRDefault="006E4651" w:rsidP="00E6422A">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771F9" w:rsidRPr="000C2908" w14:paraId="30448DE2" w14:textId="77777777" w:rsidTr="00E85C28">
        <w:tc>
          <w:tcPr>
            <w:tcW w:w="2031" w:type="pct"/>
            <w:shd w:val="clear" w:color="auto" w:fill="BFBFBF" w:themeFill="background1" w:themeFillShade="BF"/>
            <w:vAlign w:val="center"/>
          </w:tcPr>
          <w:p w14:paraId="2B3100A9" w14:textId="77777777" w:rsidR="00C771F9" w:rsidRPr="00A143A1" w:rsidRDefault="00C771F9" w:rsidP="00A143A1">
            <w:pPr>
              <w:rPr>
                <w:b/>
              </w:rPr>
            </w:pPr>
            <w:r w:rsidRPr="00A143A1">
              <w:rPr>
                <w:b/>
              </w:rPr>
              <w:t>Svar</w:t>
            </w:r>
          </w:p>
        </w:tc>
        <w:tc>
          <w:tcPr>
            <w:tcW w:w="1235" w:type="pct"/>
            <w:shd w:val="clear" w:color="auto" w:fill="BFBFBF" w:themeFill="background1" w:themeFillShade="BF"/>
            <w:vAlign w:val="center"/>
          </w:tcPr>
          <w:p w14:paraId="11F30FB7" w14:textId="77777777" w:rsidR="00C771F9" w:rsidRPr="000C2908" w:rsidRDefault="00C771F9" w:rsidP="00E6422A">
            <w:pPr>
              <w:pStyle w:val="TableParagraph"/>
              <w:spacing w:line="226" w:lineRule="exact"/>
              <w:ind w:left="102"/>
              <w:rPr>
                <w:rFonts w:ascii="Georgia" w:eastAsia="Times New Roman" w:hAnsi="Georgia" w:cs="Times New Roman"/>
                <w:spacing w:val="-1"/>
                <w:sz w:val="20"/>
                <w:szCs w:val="20"/>
              </w:rPr>
            </w:pPr>
          </w:p>
        </w:tc>
        <w:tc>
          <w:tcPr>
            <w:tcW w:w="1351" w:type="pct"/>
            <w:shd w:val="clear" w:color="auto" w:fill="BFBFBF" w:themeFill="background1" w:themeFillShade="BF"/>
            <w:vAlign w:val="center"/>
          </w:tcPr>
          <w:p w14:paraId="34AE9B6D" w14:textId="77777777" w:rsidR="00C771F9" w:rsidRPr="000C2908" w:rsidRDefault="00C771F9" w:rsidP="00E6422A">
            <w:pPr>
              <w:pStyle w:val="TableParagraph"/>
              <w:spacing w:line="226" w:lineRule="exact"/>
              <w:ind w:left="102"/>
              <w:rPr>
                <w:rFonts w:ascii="Georgia" w:eastAsia="Times New Roman" w:hAnsi="Georgia" w:cs="Times New Roman"/>
                <w:spacing w:val="-1"/>
                <w:sz w:val="20"/>
                <w:szCs w:val="20"/>
              </w:rPr>
            </w:pPr>
          </w:p>
        </w:tc>
        <w:tc>
          <w:tcPr>
            <w:tcW w:w="383" w:type="pct"/>
            <w:shd w:val="clear" w:color="auto" w:fill="BFBFBF" w:themeFill="background1" w:themeFillShade="BF"/>
            <w:vAlign w:val="center"/>
          </w:tcPr>
          <w:p w14:paraId="298D6410" w14:textId="77777777" w:rsidR="00C771F9" w:rsidRPr="000C2908" w:rsidRDefault="00C771F9" w:rsidP="00E6422A">
            <w:pPr>
              <w:pStyle w:val="TableParagraph"/>
              <w:spacing w:line="226" w:lineRule="exact"/>
              <w:ind w:left="102"/>
              <w:jc w:val="center"/>
              <w:rPr>
                <w:rFonts w:ascii="Georgia" w:eastAsia="Times New Roman" w:hAnsi="Georgia" w:cs="Times New Roman"/>
                <w:spacing w:val="-1"/>
                <w:sz w:val="20"/>
                <w:szCs w:val="20"/>
              </w:rPr>
            </w:pPr>
          </w:p>
        </w:tc>
      </w:tr>
      <w:tr w:rsidR="00C771F9" w:rsidRPr="000C2908" w14:paraId="65072AD0" w14:textId="77777777" w:rsidTr="00E85C28">
        <w:tc>
          <w:tcPr>
            <w:tcW w:w="2031" w:type="pct"/>
            <w:vAlign w:val="center"/>
          </w:tcPr>
          <w:p w14:paraId="5103E94C" w14:textId="2636B622" w:rsidR="00C771F9" w:rsidRPr="00C771F9" w:rsidRDefault="00C771F9" w:rsidP="00E6422A">
            <w:pPr>
              <w:rPr>
                <w:rFonts w:eastAsia="Times New Roman"/>
                <w:spacing w:val="-1"/>
                <w:szCs w:val="20"/>
              </w:rPr>
            </w:pPr>
            <w:proofErr w:type="spellStart"/>
            <w:r w:rsidRPr="00DD7E5A">
              <w:t>resultCode</w:t>
            </w:r>
            <w:proofErr w:type="spellEnd"/>
          </w:p>
        </w:tc>
        <w:tc>
          <w:tcPr>
            <w:tcW w:w="1235" w:type="pct"/>
            <w:vAlign w:val="center"/>
          </w:tcPr>
          <w:p w14:paraId="1E19EC6B" w14:textId="7A52004E" w:rsidR="00C771F9" w:rsidRPr="00C771F9" w:rsidRDefault="00162E48" w:rsidP="00E6422A">
            <w:pPr>
              <w:rPr>
                <w:rFonts w:eastAsia="Times New Roman"/>
                <w:spacing w:val="-1"/>
                <w:szCs w:val="20"/>
              </w:rPr>
            </w:pPr>
            <w:proofErr w:type="spellStart"/>
            <w:r>
              <w:t>ResultCodeEnum</w:t>
            </w:r>
            <w:proofErr w:type="spellEnd"/>
            <w:r>
              <w:t xml:space="preserve"> (string)</w:t>
            </w:r>
          </w:p>
        </w:tc>
        <w:tc>
          <w:tcPr>
            <w:tcW w:w="1351" w:type="pct"/>
            <w:vAlign w:val="center"/>
          </w:tcPr>
          <w:p w14:paraId="638F763F" w14:textId="3165407A" w:rsidR="00C771F9" w:rsidRPr="00C771F9" w:rsidRDefault="00C771F9" w:rsidP="00E6422A">
            <w:r w:rsidRPr="00DD7E5A">
              <w:t xml:space="preserve">Status för den gjorda avbokningen. </w:t>
            </w:r>
          </w:p>
        </w:tc>
        <w:tc>
          <w:tcPr>
            <w:tcW w:w="383" w:type="pct"/>
            <w:vAlign w:val="center"/>
          </w:tcPr>
          <w:p w14:paraId="11B843A1" w14:textId="48E193ED" w:rsidR="00C771F9" w:rsidRPr="00C771F9" w:rsidRDefault="00C771F9" w:rsidP="00E6422A">
            <w:pPr>
              <w:jc w:val="center"/>
              <w:rPr>
                <w:rFonts w:eastAsia="Times New Roman"/>
                <w:spacing w:val="-1"/>
                <w:szCs w:val="20"/>
              </w:rPr>
            </w:pPr>
            <w:r w:rsidRPr="00C771F9">
              <w:rPr>
                <w:rFonts w:eastAsia="Times New Roman"/>
                <w:spacing w:val="-1"/>
                <w:szCs w:val="20"/>
              </w:rPr>
              <w:t>1..1</w:t>
            </w:r>
          </w:p>
        </w:tc>
      </w:tr>
      <w:tr w:rsidR="00C771F9" w:rsidRPr="000C2908" w14:paraId="7487C181" w14:textId="77777777" w:rsidTr="00E85C28">
        <w:tc>
          <w:tcPr>
            <w:tcW w:w="2031" w:type="pct"/>
            <w:vAlign w:val="center"/>
          </w:tcPr>
          <w:p w14:paraId="3CCA17D8" w14:textId="17176B66" w:rsidR="00C771F9" w:rsidRPr="00DD7E5A" w:rsidRDefault="00C771F9" w:rsidP="00BA32FB">
            <w:proofErr w:type="spellStart"/>
            <w:r w:rsidRPr="00DD7E5A">
              <w:t>resultText</w:t>
            </w:r>
            <w:proofErr w:type="spellEnd"/>
          </w:p>
        </w:tc>
        <w:tc>
          <w:tcPr>
            <w:tcW w:w="1235" w:type="pct"/>
            <w:vAlign w:val="center"/>
          </w:tcPr>
          <w:p w14:paraId="30019256" w14:textId="787FF35B" w:rsidR="00C771F9" w:rsidRPr="00DD7E5A" w:rsidRDefault="00C771F9" w:rsidP="00BA32FB">
            <w:r w:rsidRPr="00DD7E5A">
              <w:t>string</w:t>
            </w:r>
          </w:p>
        </w:tc>
        <w:tc>
          <w:tcPr>
            <w:tcW w:w="1351" w:type="pct"/>
            <w:vAlign w:val="center"/>
          </w:tcPr>
          <w:p w14:paraId="4757B10D" w14:textId="5FA7D8F3" w:rsidR="00C771F9" w:rsidRPr="00DD7E5A" w:rsidRDefault="00C771F9" w:rsidP="00BA32FB">
            <w:r w:rsidRPr="00DD7E5A">
              <w:t xml:space="preserve">Ev. meddelande kopplat till resultatkoden. </w:t>
            </w:r>
          </w:p>
        </w:tc>
        <w:tc>
          <w:tcPr>
            <w:tcW w:w="383" w:type="pct"/>
            <w:vAlign w:val="center"/>
          </w:tcPr>
          <w:p w14:paraId="0A302853" w14:textId="32FAE725" w:rsidR="00C771F9" w:rsidRPr="00C771F9" w:rsidRDefault="00C771F9" w:rsidP="00E6422A">
            <w:pPr>
              <w:jc w:val="center"/>
              <w:rPr>
                <w:rFonts w:eastAsia="Times New Roman"/>
                <w:spacing w:val="-1"/>
                <w:szCs w:val="20"/>
              </w:rPr>
            </w:pPr>
            <w:r w:rsidRPr="00C771F9">
              <w:rPr>
                <w:rFonts w:eastAsia="Times New Roman"/>
                <w:spacing w:val="-1"/>
                <w:szCs w:val="20"/>
              </w:rPr>
              <w:t>0..1</w:t>
            </w:r>
          </w:p>
        </w:tc>
      </w:tr>
    </w:tbl>
    <w:p w14:paraId="5F0257A9" w14:textId="77777777" w:rsidR="0039481C" w:rsidRDefault="0039481C" w:rsidP="0039481C"/>
    <w:p w14:paraId="77E9D006" w14:textId="77777777" w:rsidR="0039481C" w:rsidRPr="00ED19D0" w:rsidRDefault="0039481C" w:rsidP="0039481C">
      <w:pPr>
        <w:pStyle w:val="Brdtext"/>
      </w:pPr>
    </w:p>
    <w:p w14:paraId="5FDE6A04" w14:textId="77777777" w:rsidR="0039481C" w:rsidRDefault="0039481C" w:rsidP="0039481C">
      <w:pPr>
        <w:pStyle w:val="Rubrik3"/>
      </w:pPr>
      <w:bookmarkStart w:id="121" w:name="_Toc243452573"/>
      <w:bookmarkStart w:id="122" w:name="_Toc149769305"/>
      <w:r>
        <w:t>Övriga regler</w:t>
      </w:r>
      <w:bookmarkEnd w:id="121"/>
      <w:bookmarkEnd w:id="122"/>
    </w:p>
    <w:p w14:paraId="121DAB88" w14:textId="28871034" w:rsidR="00C771F9" w:rsidRDefault="0039481C" w:rsidP="0039481C">
      <w:pPr>
        <w:rPr>
          <w:i/>
        </w:rPr>
      </w:pPr>
      <w:r w:rsidRPr="007E3F3B">
        <w:rPr>
          <w:i/>
        </w:rPr>
        <w:t>Till denna informationsmängd finns regler som ej uttrycks i schemafilerna och tabell</w:t>
      </w:r>
      <w:r w:rsidR="00C771F9">
        <w:rPr>
          <w:i/>
        </w:rPr>
        <w:t>en ovan. Dessa återfinns nedan.</w:t>
      </w:r>
    </w:p>
    <w:p w14:paraId="60855F99" w14:textId="77B16012" w:rsidR="00377B5A" w:rsidRDefault="00377B5A" w:rsidP="0039481C">
      <w:pPr>
        <w:rPr>
          <w:i/>
        </w:rPr>
      </w:pPr>
    </w:p>
    <w:p w14:paraId="540B4225" w14:textId="41024755" w:rsidR="00377B5A" w:rsidRPr="00C771F9" w:rsidRDefault="00377B5A" w:rsidP="00377B5A">
      <w:pPr>
        <w:pStyle w:val="Rubrik2"/>
      </w:pPr>
      <w:bookmarkStart w:id="123" w:name="_Toc149769306"/>
      <w:proofErr w:type="spellStart"/>
      <w:r>
        <w:lastRenderedPageBreak/>
        <w:t>ConfirmAppointment</w:t>
      </w:r>
      <w:bookmarkEnd w:id="123"/>
      <w:proofErr w:type="spellEnd"/>
    </w:p>
    <w:p w14:paraId="4EF57A2E" w14:textId="3E2A0DE7" w:rsidR="00377B5A" w:rsidRDefault="00377B5A" w:rsidP="00377B5A">
      <w:r>
        <w:t>Tjänstekontraktet ger aktören möjlighet att bekräfta en tidbokning som verksamheten bokat åt patienten, baserat på kombinationen av ett unikt boknings</w:t>
      </w:r>
      <w:r w:rsidR="00A935A0">
        <w:t>-</w:t>
      </w:r>
      <w:r>
        <w:t>id samt personnummer för patienten som bokningen gäller.</w:t>
      </w:r>
    </w:p>
    <w:p w14:paraId="3A5D1067" w14:textId="77777777" w:rsidR="00377B5A" w:rsidRDefault="00377B5A" w:rsidP="00377B5A"/>
    <w:p w14:paraId="1F4B0328" w14:textId="77777777" w:rsidR="00377B5A" w:rsidRDefault="00377B5A" w:rsidP="00377B5A">
      <w:pPr>
        <w:pStyle w:val="Rubrik3"/>
      </w:pPr>
      <w:bookmarkStart w:id="124" w:name="_Toc149769307"/>
      <w:r>
        <w:t>Frivillighet</w:t>
      </w:r>
      <w:bookmarkEnd w:id="124"/>
    </w:p>
    <w:p w14:paraId="1BC4D0CD" w14:textId="673BC338" w:rsidR="00377B5A" w:rsidRDefault="00377B5A" w:rsidP="00377B5A">
      <w:r>
        <w:t>Tjänste</w:t>
      </w:r>
      <w:r w:rsidR="00723D5F">
        <w:t>kontraktet</w:t>
      </w:r>
      <w:r>
        <w:t xml:space="preserve"> är frivillig</w:t>
      </w:r>
      <w:r w:rsidR="00723D5F">
        <w:t>t</w:t>
      </w:r>
      <w:r w:rsidR="00093DFA">
        <w:t>.</w:t>
      </w:r>
    </w:p>
    <w:p w14:paraId="39B54DBA" w14:textId="77777777" w:rsidR="00377B5A" w:rsidRPr="00DD7E5A" w:rsidRDefault="00377B5A" w:rsidP="00377B5A"/>
    <w:p w14:paraId="7B73B5B4" w14:textId="77777777" w:rsidR="00377B5A" w:rsidRDefault="00377B5A" w:rsidP="00377B5A">
      <w:pPr>
        <w:pStyle w:val="Rubrik3"/>
      </w:pPr>
      <w:bookmarkStart w:id="125" w:name="_Toc149769308"/>
      <w:r>
        <w:t>Version</w:t>
      </w:r>
      <w:bookmarkEnd w:id="125"/>
    </w:p>
    <w:p w14:paraId="210EB221" w14:textId="234AA4DC" w:rsidR="00377B5A" w:rsidRDefault="00377B5A" w:rsidP="00377B5A">
      <w:r w:rsidRPr="00DD7E5A">
        <w:t>Tjänste</w:t>
      </w:r>
      <w:r>
        <w:t>kontraktet</w:t>
      </w:r>
      <w:r w:rsidRPr="00DD7E5A">
        <w:t xml:space="preserve"> </w:t>
      </w:r>
      <w:r w:rsidR="00723D5F">
        <w:t>är nytt fr o m denna version</w:t>
      </w:r>
      <w:r w:rsidR="00093DFA">
        <w:t>.</w:t>
      </w:r>
      <w:r w:rsidR="00240321">
        <w:t xml:space="preserve"> Aktuell version är 1.0.</w:t>
      </w:r>
    </w:p>
    <w:p w14:paraId="4BD459A7" w14:textId="77777777" w:rsidR="00377B5A" w:rsidRDefault="00377B5A" w:rsidP="00377B5A"/>
    <w:p w14:paraId="2C804851" w14:textId="77777777" w:rsidR="00377B5A" w:rsidRDefault="00377B5A" w:rsidP="00377B5A">
      <w:pPr>
        <w:pStyle w:val="Rubrik3"/>
      </w:pPr>
      <w:bookmarkStart w:id="126" w:name="_Toc149769309"/>
      <w:r>
        <w:t>Meddelandeinformationsmodell (MIM)</w:t>
      </w:r>
      <w:bookmarkEnd w:id="126"/>
    </w:p>
    <w:p w14:paraId="50630D70" w14:textId="7538F3ED" w:rsidR="00377B5A" w:rsidRDefault="00741B70" w:rsidP="00377B5A">
      <w:r>
        <w:rPr>
          <w:noProof/>
        </w:rPr>
        <w:drawing>
          <wp:inline distT="0" distB="0" distL="0" distR="0" wp14:anchorId="24F2CBC0" wp14:editId="117F59F2">
            <wp:extent cx="4961905" cy="1580952"/>
            <wp:effectExtent l="0" t="0" r="0" b="635"/>
            <wp:docPr id="156283543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5430" name="Bildobjekt 1" descr="En bild som visar text, skärmbild, Teckensnitt, linje&#10;&#10;Automatiskt genererad beskrivning"/>
                    <pic:cNvPicPr/>
                  </pic:nvPicPr>
                  <pic:blipFill>
                    <a:blip r:embed="rId28"/>
                    <a:stretch>
                      <a:fillRect/>
                    </a:stretch>
                  </pic:blipFill>
                  <pic:spPr>
                    <a:xfrm>
                      <a:off x="0" y="0"/>
                      <a:ext cx="4961905" cy="1580952"/>
                    </a:xfrm>
                    <a:prstGeom prst="rect">
                      <a:avLst/>
                    </a:prstGeom>
                  </pic:spPr>
                </pic:pic>
              </a:graphicData>
            </a:graphic>
          </wp:inline>
        </w:drawing>
      </w:r>
    </w:p>
    <w:p w14:paraId="03075C81" w14:textId="77777777" w:rsidR="00377B5A" w:rsidRPr="00C55071" w:rsidRDefault="00377B5A" w:rsidP="00377B5A"/>
    <w:p w14:paraId="4C747A08" w14:textId="77777777" w:rsidR="00377B5A" w:rsidRPr="00162E48" w:rsidRDefault="00377B5A" w:rsidP="00377B5A">
      <w:pPr>
        <w:pStyle w:val="Rubrik3"/>
      </w:pPr>
      <w:bookmarkStart w:id="127" w:name="_Toc149769310"/>
      <w:r w:rsidRPr="00162E48">
        <w:t>Fältregler</w:t>
      </w:r>
      <w:bookmarkEnd w:id="127"/>
    </w:p>
    <w:p w14:paraId="2B7A7574" w14:textId="77777777" w:rsidR="00377B5A" w:rsidRPr="007E3F3B" w:rsidRDefault="00377B5A" w:rsidP="00377B5A">
      <w:pPr>
        <w:rPr>
          <w:i/>
        </w:rPr>
      </w:pPr>
      <w:r w:rsidRPr="007E3F3B">
        <w:rPr>
          <w:i/>
        </w:rPr>
        <w:t xml:space="preserve">Nedanstående tabell beskriver varje element i begäran och svar. Har namnet en * finns ytterligare regler för detta element och beskrivs mer i detalj i stycket Regler. </w:t>
      </w:r>
    </w:p>
    <w:p w14:paraId="13F8A6E1" w14:textId="77777777" w:rsidR="00377B5A" w:rsidRDefault="00377B5A" w:rsidP="00377B5A"/>
    <w:tbl>
      <w:tblPr>
        <w:tblStyle w:val="Tabellrutnt"/>
        <w:tblW w:w="5000" w:type="pct"/>
        <w:tblLook w:val="04A0" w:firstRow="1" w:lastRow="0" w:firstColumn="1" w:lastColumn="0" w:noHBand="0" w:noVBand="1"/>
      </w:tblPr>
      <w:tblGrid>
        <w:gridCol w:w="2880"/>
        <w:gridCol w:w="2118"/>
        <w:gridCol w:w="4657"/>
        <w:gridCol w:w="801"/>
      </w:tblGrid>
      <w:tr w:rsidR="00377B5A" w:rsidRPr="000C2908" w14:paraId="453103D9" w14:textId="77777777" w:rsidTr="00FC7998">
        <w:trPr>
          <w:trHeight w:val="384"/>
        </w:trPr>
        <w:tc>
          <w:tcPr>
            <w:tcW w:w="1377" w:type="pct"/>
            <w:shd w:val="clear" w:color="auto" w:fill="D9D9D9" w:themeFill="background1" w:themeFillShade="D9"/>
            <w:vAlign w:val="center"/>
          </w:tcPr>
          <w:p w14:paraId="4526C102" w14:textId="77777777" w:rsidR="00377B5A" w:rsidRPr="000C2908" w:rsidRDefault="00377B5A" w:rsidP="00520243">
            <w:pPr>
              <w:rPr>
                <w:b/>
              </w:rPr>
            </w:pPr>
            <w:r w:rsidRPr="000C2908">
              <w:rPr>
                <w:b/>
              </w:rPr>
              <w:t>Namn</w:t>
            </w:r>
          </w:p>
        </w:tc>
        <w:tc>
          <w:tcPr>
            <w:tcW w:w="1013" w:type="pct"/>
            <w:shd w:val="clear" w:color="auto" w:fill="D9D9D9" w:themeFill="background1" w:themeFillShade="D9"/>
            <w:vAlign w:val="center"/>
          </w:tcPr>
          <w:p w14:paraId="7AC73733" w14:textId="77777777" w:rsidR="00377B5A" w:rsidRPr="000C2908" w:rsidRDefault="00377B5A" w:rsidP="00520243">
            <w:pPr>
              <w:rPr>
                <w:b/>
              </w:rPr>
            </w:pPr>
            <w:r w:rsidRPr="000C2908">
              <w:rPr>
                <w:b/>
              </w:rPr>
              <w:t>Typ</w:t>
            </w:r>
          </w:p>
        </w:tc>
        <w:tc>
          <w:tcPr>
            <w:tcW w:w="2227" w:type="pct"/>
            <w:shd w:val="clear" w:color="auto" w:fill="D9D9D9" w:themeFill="background1" w:themeFillShade="D9"/>
            <w:vAlign w:val="center"/>
          </w:tcPr>
          <w:p w14:paraId="479D98B0" w14:textId="77777777" w:rsidR="00377B5A" w:rsidRPr="000C2908" w:rsidRDefault="00377B5A" w:rsidP="00520243">
            <w:pPr>
              <w:rPr>
                <w:b/>
              </w:rPr>
            </w:pPr>
            <w:r w:rsidRPr="000C2908">
              <w:rPr>
                <w:b/>
              </w:rPr>
              <w:t>Beskrivning</w:t>
            </w:r>
          </w:p>
        </w:tc>
        <w:tc>
          <w:tcPr>
            <w:tcW w:w="383" w:type="pct"/>
            <w:shd w:val="clear" w:color="auto" w:fill="D9D9D9" w:themeFill="background1" w:themeFillShade="D9"/>
            <w:vAlign w:val="center"/>
          </w:tcPr>
          <w:p w14:paraId="03F766D7" w14:textId="77777777" w:rsidR="00377B5A" w:rsidRPr="000C2908" w:rsidRDefault="00377B5A" w:rsidP="00520243">
            <w:pPr>
              <w:jc w:val="center"/>
              <w:rPr>
                <w:b/>
              </w:rPr>
            </w:pPr>
            <w:proofErr w:type="spellStart"/>
            <w:r w:rsidRPr="000C2908">
              <w:rPr>
                <w:b/>
              </w:rPr>
              <w:t>Kard</w:t>
            </w:r>
            <w:proofErr w:type="spellEnd"/>
            <w:r>
              <w:rPr>
                <w:b/>
              </w:rPr>
              <w:t>.</w:t>
            </w:r>
          </w:p>
        </w:tc>
      </w:tr>
      <w:tr w:rsidR="00377B5A" w:rsidRPr="000C2908" w14:paraId="19FF1E00" w14:textId="77777777" w:rsidTr="0083342D">
        <w:tc>
          <w:tcPr>
            <w:tcW w:w="1377" w:type="pct"/>
            <w:shd w:val="clear" w:color="auto" w:fill="BFBFBF" w:themeFill="background1" w:themeFillShade="BF"/>
            <w:vAlign w:val="center"/>
          </w:tcPr>
          <w:p w14:paraId="046D6916" w14:textId="77777777" w:rsidR="00377B5A" w:rsidRPr="00A143A1" w:rsidRDefault="00377B5A" w:rsidP="00520243">
            <w:pPr>
              <w:rPr>
                <w:b/>
              </w:rPr>
            </w:pPr>
            <w:r w:rsidRPr="00A143A1">
              <w:rPr>
                <w:b/>
              </w:rPr>
              <w:t>Begäran</w:t>
            </w:r>
          </w:p>
        </w:tc>
        <w:tc>
          <w:tcPr>
            <w:tcW w:w="1013" w:type="pct"/>
            <w:shd w:val="clear" w:color="auto" w:fill="BFBFBF" w:themeFill="background1" w:themeFillShade="BF"/>
            <w:vAlign w:val="center"/>
          </w:tcPr>
          <w:p w14:paraId="74652EE1" w14:textId="77777777" w:rsidR="00377B5A" w:rsidRPr="000C2908" w:rsidRDefault="00377B5A" w:rsidP="00520243">
            <w:pPr>
              <w:pStyle w:val="TableParagraph"/>
              <w:spacing w:line="226" w:lineRule="exact"/>
              <w:ind w:left="102"/>
              <w:rPr>
                <w:rFonts w:ascii="Georgia" w:eastAsia="Times New Roman" w:hAnsi="Georgia" w:cs="Times New Roman"/>
                <w:spacing w:val="-1"/>
                <w:sz w:val="20"/>
                <w:szCs w:val="20"/>
              </w:rPr>
            </w:pPr>
          </w:p>
        </w:tc>
        <w:tc>
          <w:tcPr>
            <w:tcW w:w="2227" w:type="pct"/>
            <w:shd w:val="clear" w:color="auto" w:fill="BFBFBF" w:themeFill="background1" w:themeFillShade="BF"/>
            <w:vAlign w:val="center"/>
          </w:tcPr>
          <w:p w14:paraId="68C46F4A" w14:textId="77777777" w:rsidR="00377B5A" w:rsidRPr="000C2908" w:rsidRDefault="00377B5A" w:rsidP="00520243">
            <w:pPr>
              <w:pStyle w:val="TableParagraph"/>
              <w:spacing w:line="226" w:lineRule="exact"/>
              <w:ind w:left="102"/>
              <w:rPr>
                <w:rFonts w:ascii="Georgia" w:eastAsia="Times New Roman" w:hAnsi="Georgia" w:cs="Times New Roman"/>
                <w:spacing w:val="-1"/>
                <w:sz w:val="20"/>
                <w:szCs w:val="20"/>
              </w:rPr>
            </w:pPr>
          </w:p>
        </w:tc>
        <w:tc>
          <w:tcPr>
            <w:tcW w:w="383" w:type="pct"/>
            <w:shd w:val="clear" w:color="auto" w:fill="BFBFBF" w:themeFill="background1" w:themeFillShade="BF"/>
            <w:vAlign w:val="center"/>
          </w:tcPr>
          <w:p w14:paraId="52EE45F8" w14:textId="77777777" w:rsidR="00377B5A" w:rsidRPr="000C2908" w:rsidRDefault="00377B5A" w:rsidP="00520243">
            <w:pPr>
              <w:pStyle w:val="TableParagraph"/>
              <w:spacing w:line="226" w:lineRule="exact"/>
              <w:ind w:left="102"/>
              <w:jc w:val="center"/>
              <w:rPr>
                <w:rFonts w:ascii="Georgia" w:eastAsia="Times New Roman" w:hAnsi="Georgia" w:cs="Times New Roman"/>
                <w:spacing w:val="-1"/>
                <w:sz w:val="20"/>
                <w:szCs w:val="20"/>
              </w:rPr>
            </w:pPr>
          </w:p>
        </w:tc>
      </w:tr>
      <w:tr w:rsidR="00377B5A" w:rsidRPr="000C2908" w14:paraId="40392D99" w14:textId="77777777" w:rsidTr="00FC7998">
        <w:tc>
          <w:tcPr>
            <w:tcW w:w="1377" w:type="pct"/>
            <w:vAlign w:val="center"/>
          </w:tcPr>
          <w:p w14:paraId="6B2EB6D8" w14:textId="77777777" w:rsidR="00377B5A" w:rsidRPr="00DD7E5A" w:rsidRDefault="00377B5A" w:rsidP="00520243">
            <w:proofErr w:type="spellStart"/>
            <w:r>
              <w:t>actor</w:t>
            </w:r>
            <w:proofErr w:type="spellEnd"/>
          </w:p>
        </w:tc>
        <w:tc>
          <w:tcPr>
            <w:tcW w:w="1013" w:type="pct"/>
            <w:vAlign w:val="center"/>
          </w:tcPr>
          <w:p w14:paraId="7A297C4B" w14:textId="77777777" w:rsidR="00377B5A" w:rsidRDefault="00377B5A" w:rsidP="00520243">
            <w:pPr>
              <w:rPr>
                <w:iCs/>
              </w:rPr>
            </w:pPr>
            <w:proofErr w:type="spellStart"/>
            <w:r>
              <w:rPr>
                <w:rFonts w:eastAsia="Times New Roman"/>
                <w:spacing w:val="-1"/>
                <w:szCs w:val="20"/>
              </w:rPr>
              <w:t>ActorType</w:t>
            </w:r>
            <w:proofErr w:type="spellEnd"/>
          </w:p>
        </w:tc>
        <w:tc>
          <w:tcPr>
            <w:tcW w:w="2227" w:type="pct"/>
            <w:vAlign w:val="center"/>
          </w:tcPr>
          <w:p w14:paraId="249244F4" w14:textId="455BA51F" w:rsidR="00377B5A" w:rsidRPr="00DD7E5A" w:rsidRDefault="00E85C28" w:rsidP="00520243">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1A6C1A49" w14:textId="77777777" w:rsidR="00377B5A" w:rsidRPr="00C771F9" w:rsidRDefault="00377B5A" w:rsidP="00520243">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377B5A" w:rsidRPr="000C2908" w14:paraId="0685C97B" w14:textId="77777777" w:rsidTr="00FC7998">
        <w:tc>
          <w:tcPr>
            <w:tcW w:w="1377" w:type="pct"/>
            <w:vAlign w:val="center"/>
          </w:tcPr>
          <w:p w14:paraId="6C972092" w14:textId="77777777" w:rsidR="00377B5A" w:rsidRPr="000C2908" w:rsidRDefault="00377B5A" w:rsidP="00520243">
            <w:pPr>
              <w:rPr>
                <w:rFonts w:eastAsia="Times New Roman"/>
                <w:spacing w:val="-1"/>
                <w:szCs w:val="20"/>
                <w:highlight w:val="yellow"/>
              </w:rPr>
            </w:pPr>
            <w:proofErr w:type="spellStart"/>
            <w:r>
              <w:t>appointmentId</w:t>
            </w:r>
            <w:proofErr w:type="spellEnd"/>
          </w:p>
        </w:tc>
        <w:tc>
          <w:tcPr>
            <w:tcW w:w="1013" w:type="pct"/>
            <w:vAlign w:val="center"/>
          </w:tcPr>
          <w:p w14:paraId="7CC960A5" w14:textId="4216F1A6" w:rsidR="00377B5A" w:rsidRPr="000C2908" w:rsidRDefault="00ED0A54" w:rsidP="00520243">
            <w:pPr>
              <w:rPr>
                <w:rFonts w:eastAsia="Times New Roman"/>
                <w:spacing w:val="-1"/>
                <w:szCs w:val="20"/>
                <w:highlight w:val="yellow"/>
              </w:rPr>
            </w:pPr>
            <w:proofErr w:type="spellStart"/>
            <w:r>
              <w:rPr>
                <w:iCs/>
              </w:rPr>
              <w:t>uuidType</w:t>
            </w:r>
            <w:proofErr w:type="spellEnd"/>
          </w:p>
        </w:tc>
        <w:tc>
          <w:tcPr>
            <w:tcW w:w="2227" w:type="pct"/>
            <w:vAlign w:val="center"/>
          </w:tcPr>
          <w:p w14:paraId="548D9173" w14:textId="7F199F14" w:rsidR="00377B5A" w:rsidRPr="000C2908" w:rsidRDefault="00377B5A" w:rsidP="00520243">
            <w:pPr>
              <w:rPr>
                <w:rFonts w:eastAsia="Times New Roman"/>
                <w:spacing w:val="-1"/>
                <w:szCs w:val="20"/>
                <w:highlight w:val="yellow"/>
              </w:rPr>
            </w:pPr>
            <w:r>
              <w:t>Unikt id för bokningen</w:t>
            </w:r>
            <w:r w:rsidR="00093DFA">
              <w:t xml:space="preserve"> som ska bekräftas.</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83" w:type="pct"/>
            <w:vAlign w:val="center"/>
          </w:tcPr>
          <w:p w14:paraId="5611DE30" w14:textId="77777777" w:rsidR="00377B5A" w:rsidRPr="000C2908" w:rsidRDefault="00377B5A" w:rsidP="00520243">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377B5A" w:rsidRPr="000C2908" w14:paraId="739C8262" w14:textId="77777777" w:rsidTr="00FC7998">
        <w:tc>
          <w:tcPr>
            <w:tcW w:w="1377" w:type="pct"/>
            <w:vAlign w:val="center"/>
          </w:tcPr>
          <w:p w14:paraId="558F38B1" w14:textId="28BC745F" w:rsidR="00377B5A" w:rsidRPr="000C2908" w:rsidRDefault="00150E19" w:rsidP="00520243">
            <w:pPr>
              <w:rPr>
                <w:rFonts w:eastAsia="Times New Roman"/>
                <w:spacing w:val="-1"/>
                <w:szCs w:val="20"/>
                <w:highlight w:val="yellow"/>
              </w:rPr>
            </w:pPr>
            <w:proofErr w:type="spellStart"/>
            <w:r>
              <w:t>person</w:t>
            </w:r>
            <w:r w:rsidR="00377B5A">
              <w:t>Id</w:t>
            </w:r>
            <w:proofErr w:type="spellEnd"/>
          </w:p>
        </w:tc>
        <w:tc>
          <w:tcPr>
            <w:tcW w:w="1013" w:type="pct"/>
            <w:vAlign w:val="center"/>
          </w:tcPr>
          <w:p w14:paraId="727EC34D" w14:textId="746A7917" w:rsidR="00377B5A" w:rsidRPr="000C2908" w:rsidRDefault="00150E19" w:rsidP="00520243">
            <w:pPr>
              <w:rPr>
                <w:rFonts w:eastAsia="Times New Roman"/>
                <w:spacing w:val="-1"/>
                <w:szCs w:val="20"/>
                <w:highlight w:val="yellow"/>
              </w:rPr>
            </w:pPr>
            <w:proofErr w:type="spellStart"/>
            <w:r>
              <w:t>PersonIdType</w:t>
            </w:r>
            <w:proofErr w:type="spellEnd"/>
            <w:r>
              <w:t xml:space="preserve"> (</w:t>
            </w:r>
            <w:proofErr w:type="spellStart"/>
            <w:r w:rsidR="00377B5A">
              <w:t>IIType</w:t>
            </w:r>
            <w:proofErr w:type="spellEnd"/>
            <w:r>
              <w:t>)</w:t>
            </w:r>
          </w:p>
        </w:tc>
        <w:tc>
          <w:tcPr>
            <w:tcW w:w="2227" w:type="pct"/>
            <w:vAlign w:val="center"/>
          </w:tcPr>
          <w:p w14:paraId="04175B7C" w14:textId="5BA0A65C" w:rsidR="00377B5A" w:rsidRPr="000C2908" w:rsidRDefault="00377B5A" w:rsidP="00520243">
            <w:pPr>
              <w:rPr>
                <w:rFonts w:eastAsia="Times New Roman"/>
                <w:spacing w:val="-1"/>
                <w:szCs w:val="20"/>
                <w:highlight w:val="yellow"/>
              </w:rPr>
            </w:pPr>
            <w:r>
              <w:t>Patientens personnummer, för den patient som tidbokningen gäller</w:t>
            </w:r>
            <w:r w:rsidR="00150E19">
              <w:t xml:space="preserve">. Se kapitel </w:t>
            </w:r>
            <w:r w:rsidR="00150E19" w:rsidRPr="00E85C28">
              <w:rPr>
                <w:i/>
                <w:iCs/>
              </w:rPr>
              <w:t>Definition av komplexa typer</w:t>
            </w:r>
            <w:r w:rsidR="00150E19">
              <w:t xml:space="preserve"> för detaljerad information om hur de underliggande attributen </w:t>
            </w:r>
            <w:proofErr w:type="spellStart"/>
            <w:r w:rsidR="00150E19">
              <w:t>populeras</w:t>
            </w:r>
            <w:proofErr w:type="spellEnd"/>
            <w:r w:rsidR="00150E19">
              <w:t>.</w:t>
            </w:r>
          </w:p>
        </w:tc>
        <w:tc>
          <w:tcPr>
            <w:tcW w:w="383" w:type="pct"/>
            <w:vAlign w:val="center"/>
          </w:tcPr>
          <w:p w14:paraId="0F1D56ED" w14:textId="77777777" w:rsidR="00377B5A" w:rsidRPr="000C2908" w:rsidRDefault="00377B5A" w:rsidP="00520243">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377B5A" w:rsidRPr="000C2908" w14:paraId="1E0E1C46" w14:textId="77777777" w:rsidTr="0083342D">
        <w:tc>
          <w:tcPr>
            <w:tcW w:w="1377" w:type="pct"/>
            <w:shd w:val="clear" w:color="auto" w:fill="BFBFBF" w:themeFill="background1" w:themeFillShade="BF"/>
            <w:vAlign w:val="center"/>
          </w:tcPr>
          <w:p w14:paraId="088A6854" w14:textId="77777777" w:rsidR="00377B5A" w:rsidRPr="00A143A1" w:rsidRDefault="00377B5A" w:rsidP="00520243">
            <w:pPr>
              <w:rPr>
                <w:b/>
              </w:rPr>
            </w:pPr>
            <w:r w:rsidRPr="00A143A1">
              <w:rPr>
                <w:b/>
              </w:rPr>
              <w:lastRenderedPageBreak/>
              <w:t>Svar</w:t>
            </w:r>
          </w:p>
        </w:tc>
        <w:tc>
          <w:tcPr>
            <w:tcW w:w="1013" w:type="pct"/>
            <w:shd w:val="clear" w:color="auto" w:fill="BFBFBF" w:themeFill="background1" w:themeFillShade="BF"/>
            <w:vAlign w:val="center"/>
          </w:tcPr>
          <w:p w14:paraId="40D11A62" w14:textId="77777777" w:rsidR="00377B5A" w:rsidRPr="000C2908" w:rsidRDefault="00377B5A" w:rsidP="00520243">
            <w:pPr>
              <w:pStyle w:val="TableParagraph"/>
              <w:spacing w:line="226" w:lineRule="exact"/>
              <w:ind w:left="102"/>
              <w:rPr>
                <w:rFonts w:ascii="Georgia" w:eastAsia="Times New Roman" w:hAnsi="Georgia" w:cs="Times New Roman"/>
                <w:spacing w:val="-1"/>
                <w:sz w:val="20"/>
                <w:szCs w:val="20"/>
              </w:rPr>
            </w:pPr>
          </w:p>
        </w:tc>
        <w:tc>
          <w:tcPr>
            <w:tcW w:w="2227" w:type="pct"/>
            <w:shd w:val="clear" w:color="auto" w:fill="BFBFBF" w:themeFill="background1" w:themeFillShade="BF"/>
            <w:vAlign w:val="center"/>
          </w:tcPr>
          <w:p w14:paraId="30EE0076" w14:textId="77777777" w:rsidR="00377B5A" w:rsidRPr="000C2908" w:rsidRDefault="00377B5A" w:rsidP="00520243">
            <w:pPr>
              <w:pStyle w:val="TableParagraph"/>
              <w:spacing w:line="226" w:lineRule="exact"/>
              <w:ind w:left="102"/>
              <w:rPr>
                <w:rFonts w:ascii="Georgia" w:eastAsia="Times New Roman" w:hAnsi="Georgia" w:cs="Times New Roman"/>
                <w:spacing w:val="-1"/>
                <w:sz w:val="20"/>
                <w:szCs w:val="20"/>
              </w:rPr>
            </w:pPr>
          </w:p>
        </w:tc>
        <w:tc>
          <w:tcPr>
            <w:tcW w:w="383" w:type="pct"/>
            <w:shd w:val="clear" w:color="auto" w:fill="BFBFBF" w:themeFill="background1" w:themeFillShade="BF"/>
            <w:vAlign w:val="center"/>
          </w:tcPr>
          <w:p w14:paraId="3594870F" w14:textId="77777777" w:rsidR="00377B5A" w:rsidRPr="000C2908" w:rsidRDefault="00377B5A" w:rsidP="00520243">
            <w:pPr>
              <w:pStyle w:val="TableParagraph"/>
              <w:spacing w:line="226" w:lineRule="exact"/>
              <w:ind w:left="102"/>
              <w:jc w:val="center"/>
              <w:rPr>
                <w:rFonts w:ascii="Georgia" w:eastAsia="Times New Roman" w:hAnsi="Georgia" w:cs="Times New Roman"/>
                <w:spacing w:val="-1"/>
                <w:sz w:val="20"/>
                <w:szCs w:val="20"/>
              </w:rPr>
            </w:pPr>
          </w:p>
        </w:tc>
      </w:tr>
      <w:tr w:rsidR="00B450E8" w:rsidRPr="000C2908" w14:paraId="44A7EE86" w14:textId="77777777" w:rsidTr="00FC7998">
        <w:tc>
          <w:tcPr>
            <w:tcW w:w="1377" w:type="pct"/>
          </w:tcPr>
          <w:p w14:paraId="43710CC2" w14:textId="77777777" w:rsidR="00B450E8" w:rsidRPr="00407863" w:rsidRDefault="00B450E8" w:rsidP="00B450E8">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1E5F6A65" w14:textId="36DC7B40" w:rsidR="00B450E8" w:rsidRPr="00C771F9" w:rsidRDefault="00B450E8" w:rsidP="00B450E8">
            <w:pPr>
              <w:rPr>
                <w:rFonts w:eastAsia="Times New Roman"/>
                <w:spacing w:val="-1"/>
                <w:szCs w:val="20"/>
              </w:rPr>
            </w:pPr>
          </w:p>
        </w:tc>
        <w:tc>
          <w:tcPr>
            <w:tcW w:w="1013" w:type="pct"/>
          </w:tcPr>
          <w:p w14:paraId="4D816AAD" w14:textId="0F8A0225" w:rsidR="00B450E8" w:rsidRPr="00C771F9" w:rsidRDefault="00B450E8" w:rsidP="00B450E8">
            <w:pPr>
              <w:rPr>
                <w:rFonts w:eastAsia="Times New Roman"/>
                <w:spacing w:val="-1"/>
                <w:szCs w:val="20"/>
              </w:rPr>
            </w:pPr>
            <w:proofErr w:type="spellStart"/>
            <w:r w:rsidRPr="00407863">
              <w:rPr>
                <w:rFonts w:eastAsia="Times New Roman"/>
                <w:spacing w:val="-1"/>
                <w:szCs w:val="20"/>
              </w:rPr>
              <w:t>ResultCodeEnum</w:t>
            </w:r>
            <w:proofErr w:type="spellEnd"/>
          </w:p>
        </w:tc>
        <w:tc>
          <w:tcPr>
            <w:tcW w:w="2227" w:type="pct"/>
          </w:tcPr>
          <w:p w14:paraId="78E63B59" w14:textId="3BDFB546" w:rsidR="00B450E8" w:rsidRPr="00C771F9" w:rsidRDefault="00B450E8" w:rsidP="00B450E8">
            <w:r w:rsidRPr="00407863">
              <w:rPr>
                <w:rFonts w:eastAsia="Times New Roman"/>
                <w:spacing w:val="-1"/>
                <w:szCs w:val="20"/>
              </w:rPr>
              <w:t>Kan endast vara OK, INFO eller ERROR.</w:t>
            </w:r>
          </w:p>
        </w:tc>
        <w:tc>
          <w:tcPr>
            <w:tcW w:w="383" w:type="pct"/>
          </w:tcPr>
          <w:p w14:paraId="337FB0A1" w14:textId="20FB32A5" w:rsidR="00B450E8" w:rsidRPr="00C771F9" w:rsidRDefault="00B450E8" w:rsidP="00B450E8">
            <w:pPr>
              <w:jc w:val="center"/>
              <w:rPr>
                <w:rFonts w:eastAsia="Times New Roman"/>
                <w:spacing w:val="-1"/>
                <w:szCs w:val="20"/>
              </w:rPr>
            </w:pPr>
            <w:r w:rsidRPr="00407863">
              <w:rPr>
                <w:rFonts w:eastAsia="Times New Roman"/>
                <w:spacing w:val="-1"/>
                <w:szCs w:val="20"/>
              </w:rPr>
              <w:t>1..1</w:t>
            </w:r>
          </w:p>
        </w:tc>
      </w:tr>
      <w:tr w:rsidR="00B450E8" w:rsidRPr="000C2908" w14:paraId="1AA2A16D" w14:textId="77777777" w:rsidTr="00FC7998">
        <w:tc>
          <w:tcPr>
            <w:tcW w:w="1377" w:type="pct"/>
          </w:tcPr>
          <w:p w14:paraId="797662F1" w14:textId="2EA2C30D" w:rsidR="00B450E8" w:rsidRPr="00DD7E5A" w:rsidRDefault="00B450E8" w:rsidP="00B450E8">
            <w:proofErr w:type="spellStart"/>
            <w:r w:rsidRPr="00407863">
              <w:rPr>
                <w:rFonts w:eastAsia="Times New Roman"/>
                <w:spacing w:val="-1"/>
                <w:szCs w:val="20"/>
              </w:rPr>
              <w:t>resultText</w:t>
            </w:r>
            <w:proofErr w:type="spellEnd"/>
          </w:p>
        </w:tc>
        <w:tc>
          <w:tcPr>
            <w:tcW w:w="1013" w:type="pct"/>
          </w:tcPr>
          <w:p w14:paraId="4DBEB6B4" w14:textId="646795AF" w:rsidR="00B450E8" w:rsidRPr="00DD7E5A" w:rsidRDefault="00B450E8" w:rsidP="00B450E8">
            <w:r w:rsidRPr="00407863">
              <w:rPr>
                <w:rFonts w:eastAsia="Times New Roman"/>
                <w:spacing w:val="-1"/>
                <w:szCs w:val="20"/>
              </w:rPr>
              <w:t>string</w:t>
            </w:r>
          </w:p>
        </w:tc>
        <w:tc>
          <w:tcPr>
            <w:tcW w:w="2227" w:type="pct"/>
          </w:tcPr>
          <w:p w14:paraId="415E16AF" w14:textId="77777777" w:rsidR="00B450E8" w:rsidRDefault="00B450E8" w:rsidP="00B450E8">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2873FAAC" w14:textId="519917DB" w:rsidR="00B450E8" w:rsidRPr="00DD7E5A" w:rsidRDefault="00B450E8" w:rsidP="00B450E8">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83" w:type="pct"/>
          </w:tcPr>
          <w:p w14:paraId="046465D0" w14:textId="049C0DB4" w:rsidR="00B450E8" w:rsidRPr="00C771F9" w:rsidRDefault="00B450E8" w:rsidP="00B450E8">
            <w:pPr>
              <w:jc w:val="center"/>
              <w:rPr>
                <w:rFonts w:eastAsia="Times New Roman"/>
                <w:spacing w:val="-1"/>
                <w:szCs w:val="20"/>
              </w:rPr>
            </w:pPr>
            <w:r w:rsidRPr="00407863">
              <w:rPr>
                <w:rFonts w:eastAsia="Times New Roman"/>
                <w:spacing w:val="-1"/>
                <w:szCs w:val="20"/>
              </w:rPr>
              <w:t>0..1</w:t>
            </w:r>
          </w:p>
        </w:tc>
      </w:tr>
    </w:tbl>
    <w:p w14:paraId="6C17834C" w14:textId="77777777" w:rsidR="00377B5A" w:rsidRDefault="00377B5A" w:rsidP="00377B5A"/>
    <w:p w14:paraId="5D14FD5C" w14:textId="77777777" w:rsidR="00377B5A" w:rsidRPr="00ED19D0" w:rsidRDefault="00377B5A" w:rsidP="00377B5A">
      <w:pPr>
        <w:pStyle w:val="Brdtext"/>
      </w:pPr>
    </w:p>
    <w:p w14:paraId="09488AEA" w14:textId="77777777" w:rsidR="00377B5A" w:rsidRDefault="00377B5A" w:rsidP="00377B5A">
      <w:pPr>
        <w:pStyle w:val="Rubrik3"/>
      </w:pPr>
      <w:bookmarkStart w:id="128" w:name="_Toc149769311"/>
      <w:r>
        <w:t>Övriga regler</w:t>
      </w:r>
      <w:bookmarkEnd w:id="128"/>
    </w:p>
    <w:p w14:paraId="3F05FA57" w14:textId="77777777" w:rsidR="00377B5A" w:rsidRPr="00C771F9" w:rsidRDefault="00377B5A" w:rsidP="00377B5A">
      <w:r w:rsidRPr="007E3F3B">
        <w:rPr>
          <w:i/>
        </w:rPr>
        <w:t>Till denna informationsmängd finns regler som ej uttrycks i schemafilerna och tabell</w:t>
      </w:r>
      <w:r>
        <w:rPr>
          <w:i/>
        </w:rPr>
        <w:t>en ovan. Dessa återfinns nedan.</w:t>
      </w:r>
    </w:p>
    <w:p w14:paraId="6361B272" w14:textId="77777777" w:rsidR="00377B5A" w:rsidRPr="00C771F9" w:rsidRDefault="00377B5A" w:rsidP="00377B5A"/>
    <w:p w14:paraId="18D003C0" w14:textId="5255FD6C" w:rsidR="00723D5F" w:rsidRPr="001A14C8" w:rsidRDefault="00723D5F" w:rsidP="00723D5F">
      <w:pPr>
        <w:pStyle w:val="Rubrik2"/>
      </w:pPr>
      <w:bookmarkStart w:id="129" w:name="_Toc149769312"/>
      <w:proofErr w:type="spellStart"/>
      <w:r w:rsidRPr="001A14C8">
        <w:t>Get</w:t>
      </w:r>
      <w:r>
        <w:t>Appointment</w:t>
      </w:r>
      <w:bookmarkEnd w:id="129"/>
      <w:proofErr w:type="spellEnd"/>
    </w:p>
    <w:p w14:paraId="7F2C9970" w14:textId="6032128D" w:rsidR="00723D5F" w:rsidRDefault="00723D5F" w:rsidP="00723D5F">
      <w:r>
        <w:t>Tjänstekontraktet</w:t>
      </w:r>
      <w:r w:rsidRPr="001A14C8">
        <w:t xml:space="preserve"> hämtar detalj</w:t>
      </w:r>
      <w:r w:rsidR="00F100DA">
        <w:t>-</w:t>
      </w:r>
      <w:r w:rsidRPr="001A14C8">
        <w:t xml:space="preserve">information </w:t>
      </w:r>
      <w:r>
        <w:t>om</w:t>
      </w:r>
      <w:r w:rsidRPr="001A14C8">
        <w:t xml:space="preserve"> en befintlig </w:t>
      </w:r>
      <w:r>
        <w:t>tid</w:t>
      </w:r>
      <w:r w:rsidRPr="001A14C8">
        <w:t>bokning vid en vårdenhet</w:t>
      </w:r>
      <w:r>
        <w:t>, baserat på kombinationen av ett unikt boknings</w:t>
      </w:r>
      <w:r w:rsidR="00A935A0">
        <w:t>-</w:t>
      </w:r>
      <w:r>
        <w:t>id samt personnummer för patienten som bokningen gäller</w:t>
      </w:r>
      <w:r w:rsidR="00A935A0">
        <w:t>.</w:t>
      </w:r>
    </w:p>
    <w:p w14:paraId="6D0762D5" w14:textId="77777777" w:rsidR="00723D5F" w:rsidRDefault="00723D5F" w:rsidP="00723D5F"/>
    <w:p w14:paraId="4F677D0A" w14:textId="77777777" w:rsidR="00723D5F" w:rsidRDefault="00723D5F" w:rsidP="00723D5F">
      <w:pPr>
        <w:pStyle w:val="Rubrik3"/>
      </w:pPr>
      <w:bookmarkStart w:id="130" w:name="_Toc149769313"/>
      <w:r>
        <w:t>Frivillighet</w:t>
      </w:r>
      <w:bookmarkEnd w:id="130"/>
    </w:p>
    <w:p w14:paraId="5034C59E" w14:textId="6B81A29F" w:rsidR="00723D5F" w:rsidRDefault="00A935A0" w:rsidP="00723D5F">
      <w:r>
        <w:t>Tjänstekontraktet är obligatoriskt att stödja för tjänsteproducent.</w:t>
      </w:r>
    </w:p>
    <w:p w14:paraId="138E2833" w14:textId="77777777" w:rsidR="00723D5F" w:rsidRPr="00DD7E5A" w:rsidRDefault="00723D5F" w:rsidP="00723D5F"/>
    <w:p w14:paraId="4FA8F249" w14:textId="77777777" w:rsidR="00723D5F" w:rsidRDefault="00723D5F" w:rsidP="00723D5F">
      <w:pPr>
        <w:pStyle w:val="Rubrik3"/>
      </w:pPr>
      <w:bookmarkStart w:id="131" w:name="_Toc149769314"/>
      <w:r>
        <w:t>Version</w:t>
      </w:r>
      <w:bookmarkEnd w:id="131"/>
    </w:p>
    <w:p w14:paraId="1F63B87B" w14:textId="6D60AD73" w:rsidR="00723D5F" w:rsidRDefault="00A935A0" w:rsidP="00723D5F">
      <w:r>
        <w:t>Tjänstekontraktet</w:t>
      </w:r>
      <w:r w:rsidR="00723D5F" w:rsidRPr="00E968B5">
        <w:t xml:space="preserve"> finns sedan</w:t>
      </w:r>
      <w:r w:rsidR="00723D5F">
        <w:t xml:space="preserve"> version</w:t>
      </w:r>
      <w:r w:rsidR="00723D5F" w:rsidRPr="00E968B5">
        <w:t xml:space="preserve"> 1.0.</w:t>
      </w:r>
      <w:r>
        <w:t xml:space="preserve"> men har bytt namn från </w:t>
      </w:r>
      <w:proofErr w:type="spellStart"/>
      <w:r w:rsidRPr="00F100DA">
        <w:rPr>
          <w:i/>
          <w:iCs/>
        </w:rPr>
        <w:t>GetBookingDetails</w:t>
      </w:r>
      <w:proofErr w:type="spellEnd"/>
      <w:r>
        <w:t xml:space="preserve"> till </w:t>
      </w:r>
      <w:proofErr w:type="spellStart"/>
      <w:r w:rsidRPr="00F100DA">
        <w:rPr>
          <w:i/>
          <w:iCs/>
        </w:rPr>
        <w:t>GetAppointment</w:t>
      </w:r>
      <w:proofErr w:type="spellEnd"/>
      <w:r w:rsidR="00723D5F">
        <w:t>.</w:t>
      </w:r>
      <w:r>
        <w:t xml:space="preserve"> Nuvarande version är 2.0</w:t>
      </w:r>
    </w:p>
    <w:p w14:paraId="4FA917FB" w14:textId="77777777" w:rsidR="00723D5F" w:rsidRDefault="00723D5F" w:rsidP="00723D5F"/>
    <w:p w14:paraId="2509D519" w14:textId="77777777" w:rsidR="00723D5F" w:rsidRDefault="00723D5F" w:rsidP="00723D5F">
      <w:pPr>
        <w:pStyle w:val="Rubrik3"/>
      </w:pPr>
      <w:bookmarkStart w:id="132" w:name="_Toc149769315"/>
      <w:r>
        <w:lastRenderedPageBreak/>
        <w:t>Meddelandeinformationsmodell (MIM)</w:t>
      </w:r>
      <w:bookmarkEnd w:id="132"/>
    </w:p>
    <w:p w14:paraId="0540DC8E" w14:textId="51442BBD" w:rsidR="00723D5F" w:rsidRPr="00DD7E5A" w:rsidRDefault="00EF66B7" w:rsidP="00723D5F">
      <w:r>
        <w:rPr>
          <w:noProof/>
        </w:rPr>
        <w:drawing>
          <wp:inline distT="0" distB="0" distL="0" distR="0" wp14:anchorId="3F4ECA4D" wp14:editId="336C371D">
            <wp:extent cx="6645910" cy="2684145"/>
            <wp:effectExtent l="0" t="0" r="2540" b="1905"/>
            <wp:docPr id="1221292311"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2311" name="Bildobjekt 1" descr="En bild som visar text, skärmbild, Teckensnitt, diagram&#10;&#10;Automatiskt genererad beskrivning"/>
                    <pic:cNvPicPr/>
                  </pic:nvPicPr>
                  <pic:blipFill>
                    <a:blip r:embed="rId29"/>
                    <a:stretch>
                      <a:fillRect/>
                    </a:stretch>
                  </pic:blipFill>
                  <pic:spPr>
                    <a:xfrm>
                      <a:off x="0" y="0"/>
                      <a:ext cx="6645910" cy="2684145"/>
                    </a:xfrm>
                    <a:prstGeom prst="rect">
                      <a:avLst/>
                    </a:prstGeom>
                  </pic:spPr>
                </pic:pic>
              </a:graphicData>
            </a:graphic>
          </wp:inline>
        </w:drawing>
      </w:r>
    </w:p>
    <w:p w14:paraId="2459D71B" w14:textId="77777777" w:rsidR="00723D5F" w:rsidRPr="00C55071" w:rsidRDefault="00723D5F" w:rsidP="00723D5F"/>
    <w:p w14:paraId="259DDE08" w14:textId="77777777" w:rsidR="00723D5F" w:rsidRDefault="00723D5F" w:rsidP="00723D5F">
      <w:pPr>
        <w:pStyle w:val="Rubrik3"/>
      </w:pPr>
      <w:bookmarkStart w:id="133" w:name="_Toc149769316"/>
      <w:r>
        <w:t>Fältregler</w:t>
      </w:r>
      <w:bookmarkEnd w:id="133"/>
    </w:p>
    <w:p w14:paraId="345BADBA" w14:textId="77777777" w:rsidR="00723D5F" w:rsidRPr="007E3F3B" w:rsidRDefault="00723D5F" w:rsidP="00723D5F">
      <w:pPr>
        <w:rPr>
          <w:i/>
        </w:rPr>
      </w:pPr>
      <w:r w:rsidRPr="007E3F3B">
        <w:rPr>
          <w:i/>
        </w:rPr>
        <w:t xml:space="preserve">Nedanstående tabell beskriver varje element i begäran och svar. Har namnet en * finns ytterligare regler för detta element och beskrivs mer i detalj i stycket Regler. </w:t>
      </w:r>
    </w:p>
    <w:p w14:paraId="3C2483B9" w14:textId="77777777" w:rsidR="00723D5F" w:rsidRDefault="00723D5F" w:rsidP="00723D5F"/>
    <w:tbl>
      <w:tblPr>
        <w:tblStyle w:val="Tabellrutnt"/>
        <w:tblW w:w="5000" w:type="pct"/>
        <w:tblLayout w:type="fixed"/>
        <w:tblLook w:val="04A0" w:firstRow="1" w:lastRow="0" w:firstColumn="1" w:lastColumn="0" w:noHBand="0" w:noVBand="1"/>
      </w:tblPr>
      <w:tblGrid>
        <w:gridCol w:w="3538"/>
        <w:gridCol w:w="1987"/>
        <w:gridCol w:w="4182"/>
        <w:gridCol w:w="749"/>
      </w:tblGrid>
      <w:tr w:rsidR="005207A1" w:rsidRPr="000C2908" w14:paraId="24CF628D" w14:textId="77777777" w:rsidTr="001A4C67">
        <w:trPr>
          <w:trHeight w:val="384"/>
        </w:trPr>
        <w:tc>
          <w:tcPr>
            <w:tcW w:w="1692" w:type="pct"/>
            <w:shd w:val="clear" w:color="auto" w:fill="D9D9D9" w:themeFill="background1" w:themeFillShade="D9"/>
            <w:vAlign w:val="center"/>
          </w:tcPr>
          <w:p w14:paraId="5FDE312A" w14:textId="77777777" w:rsidR="00723D5F" w:rsidRPr="000C2908" w:rsidRDefault="00723D5F" w:rsidP="00520243">
            <w:pPr>
              <w:rPr>
                <w:b/>
              </w:rPr>
            </w:pPr>
            <w:r w:rsidRPr="000C2908">
              <w:rPr>
                <w:b/>
              </w:rPr>
              <w:t>Namn</w:t>
            </w:r>
          </w:p>
        </w:tc>
        <w:tc>
          <w:tcPr>
            <w:tcW w:w="950" w:type="pct"/>
            <w:shd w:val="clear" w:color="auto" w:fill="D9D9D9" w:themeFill="background1" w:themeFillShade="D9"/>
            <w:vAlign w:val="center"/>
          </w:tcPr>
          <w:p w14:paraId="6A10F3BE" w14:textId="77777777" w:rsidR="00723D5F" w:rsidRPr="000C2908" w:rsidRDefault="00723D5F" w:rsidP="00520243">
            <w:pPr>
              <w:rPr>
                <w:b/>
              </w:rPr>
            </w:pPr>
            <w:r w:rsidRPr="000C2908">
              <w:rPr>
                <w:b/>
              </w:rPr>
              <w:t>Typ</w:t>
            </w:r>
          </w:p>
        </w:tc>
        <w:tc>
          <w:tcPr>
            <w:tcW w:w="2000" w:type="pct"/>
            <w:shd w:val="clear" w:color="auto" w:fill="D9D9D9" w:themeFill="background1" w:themeFillShade="D9"/>
            <w:vAlign w:val="center"/>
          </w:tcPr>
          <w:p w14:paraId="2763B7E9" w14:textId="77777777" w:rsidR="00723D5F" w:rsidRPr="000C2908" w:rsidRDefault="00723D5F" w:rsidP="00520243">
            <w:pPr>
              <w:rPr>
                <w:b/>
              </w:rPr>
            </w:pPr>
            <w:r w:rsidRPr="000C2908">
              <w:rPr>
                <w:b/>
              </w:rPr>
              <w:t>Beskrivning</w:t>
            </w:r>
          </w:p>
        </w:tc>
        <w:tc>
          <w:tcPr>
            <w:tcW w:w="358" w:type="pct"/>
            <w:shd w:val="clear" w:color="auto" w:fill="D9D9D9" w:themeFill="background1" w:themeFillShade="D9"/>
            <w:vAlign w:val="center"/>
          </w:tcPr>
          <w:p w14:paraId="37933119" w14:textId="77777777" w:rsidR="00723D5F" w:rsidRPr="000C2908" w:rsidRDefault="00723D5F" w:rsidP="00520243">
            <w:pPr>
              <w:jc w:val="center"/>
              <w:rPr>
                <w:b/>
              </w:rPr>
            </w:pPr>
            <w:proofErr w:type="spellStart"/>
            <w:r w:rsidRPr="000C2908">
              <w:rPr>
                <w:b/>
              </w:rPr>
              <w:t>Kard</w:t>
            </w:r>
            <w:proofErr w:type="spellEnd"/>
            <w:r>
              <w:rPr>
                <w:b/>
              </w:rPr>
              <w:t>.</w:t>
            </w:r>
          </w:p>
        </w:tc>
      </w:tr>
      <w:tr w:rsidR="005207A1" w:rsidRPr="000C2908" w14:paraId="38A4DDB3" w14:textId="77777777" w:rsidTr="0083342D">
        <w:tc>
          <w:tcPr>
            <w:tcW w:w="1692" w:type="pct"/>
            <w:shd w:val="clear" w:color="auto" w:fill="BFBFBF" w:themeFill="background1" w:themeFillShade="BF"/>
            <w:vAlign w:val="center"/>
          </w:tcPr>
          <w:p w14:paraId="4304863A" w14:textId="77777777" w:rsidR="00723D5F" w:rsidRPr="00A143A1" w:rsidRDefault="00723D5F" w:rsidP="00520243">
            <w:pPr>
              <w:rPr>
                <w:b/>
              </w:rPr>
            </w:pPr>
            <w:r w:rsidRPr="00A143A1">
              <w:rPr>
                <w:b/>
              </w:rPr>
              <w:t>Begäran</w:t>
            </w:r>
          </w:p>
        </w:tc>
        <w:tc>
          <w:tcPr>
            <w:tcW w:w="950" w:type="pct"/>
            <w:shd w:val="clear" w:color="auto" w:fill="BFBFBF" w:themeFill="background1" w:themeFillShade="BF"/>
            <w:vAlign w:val="center"/>
          </w:tcPr>
          <w:p w14:paraId="1F9E3218" w14:textId="77777777" w:rsidR="00723D5F" w:rsidRPr="000C2908" w:rsidRDefault="00723D5F" w:rsidP="00520243">
            <w:pPr>
              <w:pStyle w:val="TableParagraph"/>
              <w:spacing w:line="226" w:lineRule="exact"/>
              <w:ind w:left="102"/>
              <w:rPr>
                <w:rFonts w:ascii="Georgia" w:eastAsia="Times New Roman" w:hAnsi="Georgia" w:cs="Times New Roman"/>
                <w:spacing w:val="-1"/>
                <w:sz w:val="20"/>
                <w:szCs w:val="20"/>
              </w:rPr>
            </w:pPr>
          </w:p>
        </w:tc>
        <w:tc>
          <w:tcPr>
            <w:tcW w:w="2000" w:type="pct"/>
            <w:shd w:val="clear" w:color="auto" w:fill="BFBFBF" w:themeFill="background1" w:themeFillShade="BF"/>
            <w:vAlign w:val="center"/>
          </w:tcPr>
          <w:p w14:paraId="12F48017" w14:textId="77777777" w:rsidR="00723D5F" w:rsidRPr="000C2908" w:rsidRDefault="00723D5F" w:rsidP="00520243">
            <w:pPr>
              <w:pStyle w:val="TableParagraph"/>
              <w:spacing w:line="226" w:lineRule="exact"/>
              <w:ind w:left="102"/>
              <w:rPr>
                <w:rFonts w:ascii="Georgia" w:eastAsia="Times New Roman" w:hAnsi="Georgia" w:cs="Times New Roman"/>
                <w:spacing w:val="-1"/>
                <w:sz w:val="20"/>
                <w:szCs w:val="20"/>
              </w:rPr>
            </w:pPr>
          </w:p>
        </w:tc>
        <w:tc>
          <w:tcPr>
            <w:tcW w:w="358" w:type="pct"/>
            <w:shd w:val="clear" w:color="auto" w:fill="BFBFBF" w:themeFill="background1" w:themeFillShade="BF"/>
            <w:vAlign w:val="center"/>
          </w:tcPr>
          <w:p w14:paraId="48E29CC4" w14:textId="77777777" w:rsidR="00723D5F" w:rsidRPr="000C2908" w:rsidRDefault="00723D5F" w:rsidP="00520243">
            <w:pPr>
              <w:pStyle w:val="TableParagraph"/>
              <w:spacing w:line="226" w:lineRule="exact"/>
              <w:ind w:left="102"/>
              <w:jc w:val="center"/>
              <w:rPr>
                <w:rFonts w:ascii="Georgia" w:eastAsia="Times New Roman" w:hAnsi="Georgia" w:cs="Times New Roman"/>
                <w:spacing w:val="-1"/>
                <w:sz w:val="20"/>
                <w:szCs w:val="20"/>
              </w:rPr>
            </w:pPr>
          </w:p>
        </w:tc>
      </w:tr>
      <w:tr w:rsidR="005207A1" w:rsidRPr="000C2908" w14:paraId="2792371A" w14:textId="77777777" w:rsidTr="001A4C67">
        <w:tc>
          <w:tcPr>
            <w:tcW w:w="1692" w:type="pct"/>
            <w:vAlign w:val="center"/>
          </w:tcPr>
          <w:p w14:paraId="27D9F558" w14:textId="602722A1" w:rsidR="00A935A0" w:rsidRPr="000C2908" w:rsidRDefault="00A935A0" w:rsidP="00A935A0">
            <w:pPr>
              <w:rPr>
                <w:rFonts w:eastAsia="Times New Roman"/>
                <w:spacing w:val="-1"/>
                <w:szCs w:val="20"/>
                <w:highlight w:val="yellow"/>
              </w:rPr>
            </w:pPr>
            <w:proofErr w:type="spellStart"/>
            <w:r>
              <w:t>actor</w:t>
            </w:r>
            <w:proofErr w:type="spellEnd"/>
          </w:p>
        </w:tc>
        <w:tc>
          <w:tcPr>
            <w:tcW w:w="950" w:type="pct"/>
            <w:vAlign w:val="center"/>
          </w:tcPr>
          <w:p w14:paraId="6FA5F839" w14:textId="58685FA4" w:rsidR="00A935A0" w:rsidRPr="000C2908" w:rsidRDefault="00A935A0" w:rsidP="00A935A0">
            <w:pPr>
              <w:rPr>
                <w:rFonts w:eastAsia="Times New Roman"/>
                <w:spacing w:val="-1"/>
                <w:szCs w:val="20"/>
                <w:highlight w:val="yellow"/>
              </w:rPr>
            </w:pPr>
            <w:proofErr w:type="spellStart"/>
            <w:r>
              <w:rPr>
                <w:rFonts w:eastAsia="Times New Roman"/>
                <w:spacing w:val="-1"/>
                <w:szCs w:val="20"/>
              </w:rPr>
              <w:t>ActorType</w:t>
            </w:r>
            <w:proofErr w:type="spellEnd"/>
          </w:p>
        </w:tc>
        <w:tc>
          <w:tcPr>
            <w:tcW w:w="2000" w:type="pct"/>
            <w:vAlign w:val="center"/>
          </w:tcPr>
          <w:p w14:paraId="4D3098F2" w14:textId="295CE835" w:rsidR="00A935A0" w:rsidRPr="000C2908" w:rsidRDefault="00E85C28" w:rsidP="00A935A0">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58" w:type="pct"/>
            <w:vAlign w:val="center"/>
          </w:tcPr>
          <w:p w14:paraId="5C6847AA" w14:textId="61ED0887" w:rsidR="00A935A0" w:rsidRPr="000C2908" w:rsidRDefault="00A935A0" w:rsidP="00A935A0">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5207A1" w:rsidRPr="000C2908" w14:paraId="1CA346BA" w14:textId="77777777" w:rsidTr="001A4C67">
        <w:tc>
          <w:tcPr>
            <w:tcW w:w="1692" w:type="pct"/>
            <w:vAlign w:val="center"/>
          </w:tcPr>
          <w:p w14:paraId="0E6C735C" w14:textId="5D6D1921" w:rsidR="00A935A0" w:rsidRPr="000C2908" w:rsidRDefault="00A935A0" w:rsidP="00A935A0">
            <w:pPr>
              <w:rPr>
                <w:rFonts w:eastAsia="Times New Roman"/>
                <w:spacing w:val="-1"/>
                <w:szCs w:val="20"/>
                <w:highlight w:val="yellow"/>
              </w:rPr>
            </w:pPr>
            <w:proofErr w:type="spellStart"/>
            <w:r>
              <w:t>appointmentId</w:t>
            </w:r>
            <w:proofErr w:type="spellEnd"/>
          </w:p>
        </w:tc>
        <w:tc>
          <w:tcPr>
            <w:tcW w:w="950" w:type="pct"/>
            <w:vAlign w:val="center"/>
          </w:tcPr>
          <w:p w14:paraId="71925880" w14:textId="45B4CC12" w:rsidR="00A935A0" w:rsidRPr="000C2908" w:rsidRDefault="00ED0A54" w:rsidP="00A935A0">
            <w:pPr>
              <w:rPr>
                <w:rFonts w:eastAsia="Times New Roman"/>
                <w:spacing w:val="-1"/>
                <w:szCs w:val="20"/>
                <w:highlight w:val="yellow"/>
              </w:rPr>
            </w:pPr>
            <w:proofErr w:type="spellStart"/>
            <w:r>
              <w:rPr>
                <w:iCs/>
              </w:rPr>
              <w:t>uuidType</w:t>
            </w:r>
            <w:proofErr w:type="spellEnd"/>
          </w:p>
        </w:tc>
        <w:tc>
          <w:tcPr>
            <w:tcW w:w="2000" w:type="pct"/>
            <w:vAlign w:val="center"/>
          </w:tcPr>
          <w:p w14:paraId="165A1CAA" w14:textId="2652853E" w:rsidR="00A935A0" w:rsidRPr="000C2908" w:rsidRDefault="00A935A0" w:rsidP="00A935A0">
            <w:pPr>
              <w:rPr>
                <w:rFonts w:eastAsia="Times New Roman"/>
                <w:spacing w:val="-1"/>
                <w:szCs w:val="20"/>
                <w:highlight w:val="yellow"/>
              </w:rPr>
            </w:pPr>
            <w:r>
              <w:t>Unikt id för bokningen</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58" w:type="pct"/>
            <w:vAlign w:val="center"/>
          </w:tcPr>
          <w:p w14:paraId="1A0A6A78" w14:textId="3086D875" w:rsidR="00A935A0" w:rsidRPr="000C2908" w:rsidRDefault="00A935A0" w:rsidP="00A935A0">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150E19" w:rsidRPr="000C2908" w14:paraId="6DBAFAEC" w14:textId="77777777" w:rsidTr="001A4C67">
        <w:tc>
          <w:tcPr>
            <w:tcW w:w="1692" w:type="pct"/>
            <w:vAlign w:val="center"/>
          </w:tcPr>
          <w:p w14:paraId="2F589AF7" w14:textId="7FAC2311" w:rsidR="00150E19" w:rsidRPr="000C2908" w:rsidRDefault="00150E19" w:rsidP="00150E19">
            <w:pPr>
              <w:rPr>
                <w:rFonts w:eastAsia="Times New Roman"/>
                <w:spacing w:val="-1"/>
                <w:szCs w:val="20"/>
                <w:highlight w:val="yellow"/>
              </w:rPr>
            </w:pPr>
            <w:proofErr w:type="spellStart"/>
            <w:r>
              <w:t>personId</w:t>
            </w:r>
            <w:proofErr w:type="spellEnd"/>
          </w:p>
        </w:tc>
        <w:tc>
          <w:tcPr>
            <w:tcW w:w="950" w:type="pct"/>
            <w:vAlign w:val="center"/>
          </w:tcPr>
          <w:p w14:paraId="753DCA3F" w14:textId="2E56FFB2" w:rsidR="00150E19" w:rsidRPr="000C2908" w:rsidRDefault="00150E19" w:rsidP="00150E19">
            <w:pPr>
              <w:rPr>
                <w:rFonts w:eastAsia="Times New Roman"/>
                <w:spacing w:val="-1"/>
                <w:szCs w:val="20"/>
                <w:highlight w:val="yellow"/>
              </w:rPr>
            </w:pPr>
            <w:proofErr w:type="spellStart"/>
            <w:r>
              <w:t>PersonIdType</w:t>
            </w:r>
            <w:proofErr w:type="spellEnd"/>
            <w:r>
              <w:t xml:space="preserve"> (</w:t>
            </w:r>
            <w:proofErr w:type="spellStart"/>
            <w:r>
              <w:t>IIType</w:t>
            </w:r>
            <w:proofErr w:type="spellEnd"/>
            <w:r>
              <w:t>)</w:t>
            </w:r>
          </w:p>
        </w:tc>
        <w:tc>
          <w:tcPr>
            <w:tcW w:w="2000" w:type="pct"/>
            <w:vAlign w:val="center"/>
          </w:tcPr>
          <w:p w14:paraId="5E84CEE4" w14:textId="316488E5" w:rsidR="00150E19" w:rsidRPr="000C2908" w:rsidRDefault="00150E19" w:rsidP="00150E19">
            <w:pPr>
              <w:rPr>
                <w:rFonts w:eastAsia="Times New Roman"/>
                <w:spacing w:val="-1"/>
                <w:szCs w:val="20"/>
                <w:highlight w:val="yellow"/>
              </w:rPr>
            </w:pPr>
            <w:r>
              <w:t xml:space="preserve">Patientens personnummer, för den patient som tidbokningen gäller.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58" w:type="pct"/>
            <w:vAlign w:val="center"/>
          </w:tcPr>
          <w:p w14:paraId="2801F259" w14:textId="530051F4" w:rsidR="00150E19" w:rsidRPr="000C2908" w:rsidRDefault="00150E19" w:rsidP="00150E19">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5207A1" w:rsidRPr="000C2908" w14:paraId="656CD3F4" w14:textId="77777777" w:rsidTr="0083342D">
        <w:tc>
          <w:tcPr>
            <w:tcW w:w="1692" w:type="pct"/>
            <w:shd w:val="clear" w:color="auto" w:fill="BFBFBF" w:themeFill="background1" w:themeFillShade="BF"/>
            <w:vAlign w:val="center"/>
          </w:tcPr>
          <w:p w14:paraId="39393196" w14:textId="4E02E34B" w:rsidR="00723D5F" w:rsidRPr="00EE046D" w:rsidRDefault="00723D5F" w:rsidP="00520243">
            <w:pPr>
              <w:rPr>
                <w:b/>
              </w:rPr>
            </w:pPr>
            <w:r w:rsidRPr="00EE046D">
              <w:rPr>
                <w:b/>
              </w:rPr>
              <w:t>Svar</w:t>
            </w:r>
          </w:p>
        </w:tc>
        <w:tc>
          <w:tcPr>
            <w:tcW w:w="950" w:type="pct"/>
            <w:shd w:val="clear" w:color="auto" w:fill="BFBFBF" w:themeFill="background1" w:themeFillShade="BF"/>
            <w:vAlign w:val="center"/>
          </w:tcPr>
          <w:p w14:paraId="62301916" w14:textId="3F56009A" w:rsidR="00723D5F" w:rsidRPr="00EE046D" w:rsidRDefault="00723D5F" w:rsidP="00520243">
            <w:pPr>
              <w:rPr>
                <w:b/>
              </w:rPr>
            </w:pPr>
          </w:p>
        </w:tc>
        <w:tc>
          <w:tcPr>
            <w:tcW w:w="2000" w:type="pct"/>
            <w:shd w:val="clear" w:color="auto" w:fill="BFBFBF" w:themeFill="background1" w:themeFillShade="BF"/>
            <w:vAlign w:val="center"/>
          </w:tcPr>
          <w:p w14:paraId="6A3F59C6" w14:textId="605FE1E2" w:rsidR="00723D5F" w:rsidRPr="00EE046D" w:rsidRDefault="00723D5F" w:rsidP="00520243">
            <w:pPr>
              <w:rPr>
                <w:b/>
              </w:rPr>
            </w:pPr>
          </w:p>
        </w:tc>
        <w:tc>
          <w:tcPr>
            <w:tcW w:w="358" w:type="pct"/>
            <w:shd w:val="clear" w:color="auto" w:fill="BFBFBF" w:themeFill="background1" w:themeFillShade="BF"/>
            <w:vAlign w:val="center"/>
          </w:tcPr>
          <w:p w14:paraId="1B63F9A4" w14:textId="7C31D6A5" w:rsidR="00723D5F" w:rsidRPr="00EE046D" w:rsidRDefault="00723D5F" w:rsidP="00520243">
            <w:pPr>
              <w:jc w:val="center"/>
              <w:rPr>
                <w:b/>
              </w:rPr>
            </w:pPr>
          </w:p>
        </w:tc>
      </w:tr>
      <w:tr w:rsidR="005207A1" w:rsidRPr="000C2908" w14:paraId="7D4BD718" w14:textId="77777777" w:rsidTr="001A4C67">
        <w:tc>
          <w:tcPr>
            <w:tcW w:w="1692" w:type="pct"/>
            <w:vAlign w:val="center"/>
          </w:tcPr>
          <w:p w14:paraId="407E9A7E" w14:textId="62AE836C" w:rsidR="00A87130" w:rsidRPr="00115129" w:rsidRDefault="00A87130" w:rsidP="00520243">
            <w:proofErr w:type="spellStart"/>
            <w:r>
              <w:t>appointment</w:t>
            </w:r>
            <w:proofErr w:type="spellEnd"/>
          </w:p>
        </w:tc>
        <w:tc>
          <w:tcPr>
            <w:tcW w:w="950" w:type="pct"/>
            <w:vAlign w:val="center"/>
          </w:tcPr>
          <w:p w14:paraId="53F9B93A" w14:textId="7BFE9372" w:rsidR="00A87130" w:rsidRPr="00115129" w:rsidRDefault="00A87130" w:rsidP="00520243">
            <w:proofErr w:type="spellStart"/>
            <w:r>
              <w:t>Appoi</w:t>
            </w:r>
            <w:r w:rsidR="00F100DA">
              <w:t>n</w:t>
            </w:r>
            <w:r>
              <w:t>tmentType</w:t>
            </w:r>
            <w:proofErr w:type="spellEnd"/>
          </w:p>
        </w:tc>
        <w:tc>
          <w:tcPr>
            <w:tcW w:w="2000" w:type="pct"/>
            <w:vAlign w:val="center"/>
          </w:tcPr>
          <w:p w14:paraId="2E43BDAA" w14:textId="59697FBB" w:rsidR="00A87130" w:rsidRPr="00A87130" w:rsidRDefault="00A87130" w:rsidP="00520243">
            <w:pPr>
              <w:rPr>
                <w:bCs/>
              </w:rPr>
            </w:pPr>
            <w:r w:rsidRPr="00A87130">
              <w:rPr>
                <w:bCs/>
              </w:rPr>
              <w:t>Information om den aktuella tidbokningen.</w:t>
            </w:r>
            <w:r w:rsidRPr="00A87130">
              <w:rPr>
                <w:bCs/>
              </w:rPr>
              <w:br/>
              <w:t xml:space="preserve">Svaret tillåts vara tomt i fallet där tidbokningssystemet inte kan matcha det </w:t>
            </w:r>
            <w:r w:rsidRPr="00A87130">
              <w:rPr>
                <w:bCs/>
              </w:rPr>
              <w:lastRenderedPageBreak/>
              <w:t>angivna boknings-id eller personnumret som skickades i begäran</w:t>
            </w:r>
          </w:p>
        </w:tc>
        <w:tc>
          <w:tcPr>
            <w:tcW w:w="358" w:type="pct"/>
            <w:vAlign w:val="center"/>
          </w:tcPr>
          <w:p w14:paraId="77CFE331" w14:textId="69E07327" w:rsidR="00A87130" w:rsidRPr="0070631A" w:rsidRDefault="00A87130" w:rsidP="00520243">
            <w:pPr>
              <w:jc w:val="center"/>
              <w:rPr>
                <w:rFonts w:eastAsia="Times New Roman"/>
                <w:spacing w:val="-1"/>
                <w:szCs w:val="20"/>
              </w:rPr>
            </w:pPr>
            <w:r>
              <w:rPr>
                <w:rFonts w:eastAsia="Times New Roman"/>
                <w:spacing w:val="-1"/>
                <w:szCs w:val="20"/>
              </w:rPr>
              <w:lastRenderedPageBreak/>
              <w:t>0..1</w:t>
            </w:r>
          </w:p>
        </w:tc>
      </w:tr>
      <w:tr w:rsidR="005207A1" w:rsidRPr="000C2908" w14:paraId="5416A0BC" w14:textId="77777777" w:rsidTr="001A4C67">
        <w:tc>
          <w:tcPr>
            <w:tcW w:w="1692" w:type="pct"/>
            <w:vAlign w:val="center"/>
          </w:tcPr>
          <w:p w14:paraId="6AA1C7D9" w14:textId="16ED15A7" w:rsidR="006E1B8E" w:rsidRPr="00115129" w:rsidRDefault="006E1B8E" w:rsidP="006E1B8E">
            <w:proofErr w:type="spellStart"/>
            <w:proofErr w:type="gramStart"/>
            <w:r>
              <w:t>appointment.</w:t>
            </w:r>
            <w:r w:rsidRPr="00E0564A">
              <w:rPr>
                <w:b/>
                <w:bCs/>
              </w:rPr>
              <w:t>appointmentId</w:t>
            </w:r>
            <w:proofErr w:type="spellEnd"/>
            <w:proofErr w:type="gramEnd"/>
          </w:p>
        </w:tc>
        <w:tc>
          <w:tcPr>
            <w:tcW w:w="950" w:type="pct"/>
            <w:vAlign w:val="center"/>
          </w:tcPr>
          <w:p w14:paraId="5B7CCEE9" w14:textId="7CE3EC2B" w:rsidR="006E1B8E" w:rsidRPr="00115129" w:rsidRDefault="00ED0A54" w:rsidP="006E1B8E">
            <w:proofErr w:type="spellStart"/>
            <w:r>
              <w:rPr>
                <w:iCs/>
              </w:rPr>
              <w:t>uuidType</w:t>
            </w:r>
            <w:proofErr w:type="spellEnd"/>
          </w:p>
        </w:tc>
        <w:tc>
          <w:tcPr>
            <w:tcW w:w="2000" w:type="pct"/>
            <w:vAlign w:val="center"/>
          </w:tcPr>
          <w:p w14:paraId="5E1A9CE1" w14:textId="77745BF2" w:rsidR="006E1B8E" w:rsidRPr="0070631A" w:rsidRDefault="006E1B8E" w:rsidP="006E1B8E">
            <w:r>
              <w:t>Unikt id för bokningen</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58" w:type="pct"/>
            <w:vAlign w:val="center"/>
          </w:tcPr>
          <w:p w14:paraId="3E015495" w14:textId="20CA529A" w:rsidR="006E1B8E" w:rsidRPr="0070631A" w:rsidRDefault="006E1B8E" w:rsidP="006E1B8E">
            <w:pPr>
              <w:jc w:val="center"/>
              <w:rPr>
                <w:rFonts w:eastAsia="Times New Roman"/>
                <w:spacing w:val="-1"/>
                <w:szCs w:val="20"/>
              </w:rPr>
            </w:pPr>
            <w:r w:rsidRPr="00C771F9">
              <w:rPr>
                <w:rFonts w:eastAsia="Times New Roman"/>
                <w:spacing w:val="-1"/>
                <w:szCs w:val="20"/>
              </w:rPr>
              <w:t>1..1</w:t>
            </w:r>
          </w:p>
        </w:tc>
      </w:tr>
      <w:tr w:rsidR="005207A1" w:rsidRPr="000C2908" w14:paraId="6E16D5FD" w14:textId="77777777" w:rsidTr="001A4C67">
        <w:tc>
          <w:tcPr>
            <w:tcW w:w="1692" w:type="pct"/>
            <w:vAlign w:val="center"/>
          </w:tcPr>
          <w:p w14:paraId="78058DAB" w14:textId="069C4F0F" w:rsidR="006E1B8E" w:rsidRDefault="006E1B8E" w:rsidP="006E1B8E">
            <w:proofErr w:type="spellStart"/>
            <w:proofErr w:type="gramStart"/>
            <w:r>
              <w:t>appointment.</w:t>
            </w:r>
            <w:r w:rsidRPr="00E0564A">
              <w:rPr>
                <w:b/>
                <w:bCs/>
              </w:rPr>
              <w:t>relatedAppointmentId</w:t>
            </w:r>
            <w:proofErr w:type="spellEnd"/>
            <w:proofErr w:type="gramEnd"/>
          </w:p>
        </w:tc>
        <w:tc>
          <w:tcPr>
            <w:tcW w:w="950" w:type="pct"/>
            <w:vAlign w:val="center"/>
          </w:tcPr>
          <w:p w14:paraId="0818CB3E" w14:textId="3C46E892" w:rsidR="006E1B8E" w:rsidRDefault="00ED0A54" w:rsidP="006E1B8E">
            <w:pPr>
              <w:rPr>
                <w:iCs/>
              </w:rPr>
            </w:pPr>
            <w:proofErr w:type="spellStart"/>
            <w:r>
              <w:rPr>
                <w:iCs/>
              </w:rPr>
              <w:t>uuidType</w:t>
            </w:r>
            <w:proofErr w:type="spellEnd"/>
          </w:p>
        </w:tc>
        <w:tc>
          <w:tcPr>
            <w:tcW w:w="2000" w:type="pct"/>
            <w:vAlign w:val="center"/>
          </w:tcPr>
          <w:p w14:paraId="3A39AF37" w14:textId="60045563" w:rsidR="006E1B8E" w:rsidRDefault="006E1B8E" w:rsidP="006E1B8E">
            <w:r>
              <w:t>Unikt id för tidbokning(ar) som är relaterade till denna tidbokning.</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58" w:type="pct"/>
            <w:vAlign w:val="center"/>
          </w:tcPr>
          <w:p w14:paraId="52039278" w14:textId="7CFDBB0E" w:rsidR="006E1B8E" w:rsidRPr="00C771F9" w:rsidRDefault="006E1B8E" w:rsidP="006E1B8E">
            <w:pPr>
              <w:jc w:val="center"/>
              <w:rPr>
                <w:rFonts w:eastAsia="Times New Roman"/>
                <w:spacing w:val="-1"/>
                <w:szCs w:val="20"/>
              </w:rPr>
            </w:pPr>
            <w:r>
              <w:rPr>
                <w:rFonts w:eastAsia="Times New Roman"/>
                <w:spacing w:val="-1"/>
                <w:szCs w:val="20"/>
              </w:rPr>
              <w:t>0</w:t>
            </w:r>
            <w:r w:rsidRPr="00C771F9">
              <w:rPr>
                <w:rFonts w:eastAsia="Times New Roman"/>
                <w:spacing w:val="-1"/>
                <w:szCs w:val="20"/>
              </w:rPr>
              <w:t>..</w:t>
            </w:r>
            <w:r>
              <w:rPr>
                <w:rFonts w:eastAsia="Times New Roman"/>
                <w:spacing w:val="-1"/>
                <w:szCs w:val="20"/>
              </w:rPr>
              <w:t>*</w:t>
            </w:r>
          </w:p>
        </w:tc>
      </w:tr>
      <w:tr w:rsidR="005207A1" w:rsidRPr="000C2908" w14:paraId="12926E39" w14:textId="77777777" w:rsidTr="001A4C67">
        <w:tc>
          <w:tcPr>
            <w:tcW w:w="1692" w:type="pct"/>
            <w:vAlign w:val="center"/>
          </w:tcPr>
          <w:p w14:paraId="56EFF04E" w14:textId="137B8EDE" w:rsidR="006E1B8E" w:rsidRPr="00115129" w:rsidRDefault="00E0564A" w:rsidP="00520243">
            <w:proofErr w:type="spellStart"/>
            <w:proofErr w:type="gramStart"/>
            <w:r>
              <w:t>appointment.</w:t>
            </w:r>
            <w:r w:rsidR="006E1B8E" w:rsidRPr="00E0564A">
              <w:rPr>
                <w:b/>
                <w:bCs/>
              </w:rPr>
              <w:t>timeslot</w:t>
            </w:r>
            <w:proofErr w:type="spellEnd"/>
            <w:proofErr w:type="gramEnd"/>
          </w:p>
        </w:tc>
        <w:tc>
          <w:tcPr>
            <w:tcW w:w="950" w:type="pct"/>
            <w:vAlign w:val="center"/>
          </w:tcPr>
          <w:p w14:paraId="4DE2C8DC" w14:textId="428ADC01" w:rsidR="006E1B8E" w:rsidRPr="00115129" w:rsidRDefault="006E1B8E" w:rsidP="00520243">
            <w:proofErr w:type="spellStart"/>
            <w:r>
              <w:t>TimeslotType</w:t>
            </w:r>
            <w:proofErr w:type="spellEnd"/>
          </w:p>
        </w:tc>
        <w:tc>
          <w:tcPr>
            <w:tcW w:w="2000" w:type="pct"/>
            <w:vAlign w:val="center"/>
          </w:tcPr>
          <w:p w14:paraId="104088AD" w14:textId="365ABC56" w:rsidR="006E1B8E" w:rsidRPr="0070631A" w:rsidRDefault="006E1B8E" w:rsidP="00520243">
            <w:r>
              <w:t xml:space="preserve">Tidslucka som tidbokningen </w:t>
            </w:r>
            <w:r w:rsidR="001B2B95">
              <w:t>gäller</w:t>
            </w:r>
          </w:p>
        </w:tc>
        <w:tc>
          <w:tcPr>
            <w:tcW w:w="358" w:type="pct"/>
            <w:vAlign w:val="center"/>
          </w:tcPr>
          <w:p w14:paraId="16C805C7" w14:textId="10089021" w:rsidR="006E1B8E" w:rsidRPr="0070631A" w:rsidRDefault="001B2B95" w:rsidP="00520243">
            <w:pPr>
              <w:jc w:val="center"/>
              <w:rPr>
                <w:rFonts w:eastAsia="Times New Roman"/>
                <w:spacing w:val="-1"/>
                <w:szCs w:val="20"/>
              </w:rPr>
            </w:pPr>
            <w:r>
              <w:rPr>
                <w:rFonts w:eastAsia="Times New Roman"/>
                <w:spacing w:val="-1"/>
                <w:szCs w:val="20"/>
              </w:rPr>
              <w:t>1..1</w:t>
            </w:r>
          </w:p>
        </w:tc>
      </w:tr>
      <w:tr w:rsidR="00744FE4" w:rsidRPr="000C2908" w14:paraId="3BCDEF16" w14:textId="77777777" w:rsidTr="001A4C67">
        <w:tc>
          <w:tcPr>
            <w:tcW w:w="1692" w:type="pct"/>
            <w:vAlign w:val="center"/>
          </w:tcPr>
          <w:p w14:paraId="24A3801B" w14:textId="5B13533C" w:rsidR="00E0564A" w:rsidRDefault="00E0564A" w:rsidP="00520243">
            <w:proofErr w:type="spellStart"/>
            <w:proofErr w:type="gramStart"/>
            <w:r>
              <w:t>appointment.timeslot</w:t>
            </w:r>
            <w:proofErr w:type="gramEnd"/>
            <w:r>
              <w:t>.</w:t>
            </w:r>
            <w:r w:rsidRPr="00EF66B7">
              <w:rPr>
                <w:b/>
                <w:bCs/>
              </w:rPr>
              <w:t>timeslotId</w:t>
            </w:r>
            <w:proofErr w:type="spellEnd"/>
          </w:p>
        </w:tc>
        <w:tc>
          <w:tcPr>
            <w:tcW w:w="950" w:type="pct"/>
            <w:vAlign w:val="center"/>
          </w:tcPr>
          <w:p w14:paraId="2F765697" w14:textId="054C7B70" w:rsidR="00E0564A" w:rsidRDefault="00D57868" w:rsidP="00520243">
            <w:proofErr w:type="spellStart"/>
            <w:r>
              <w:rPr>
                <w:iCs/>
              </w:rPr>
              <w:t>uuidType</w:t>
            </w:r>
            <w:proofErr w:type="spellEnd"/>
          </w:p>
        </w:tc>
        <w:tc>
          <w:tcPr>
            <w:tcW w:w="2000" w:type="pct"/>
            <w:vAlign w:val="center"/>
          </w:tcPr>
          <w:p w14:paraId="69E49CF8" w14:textId="7DA0E765" w:rsidR="00E0564A" w:rsidRDefault="00E0564A" w:rsidP="00520243">
            <w:r>
              <w:t>Unikt id för tidsluckan</w:t>
            </w:r>
            <w:r w:rsidR="00D57868">
              <w:t xml:space="preserve">. 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58" w:type="pct"/>
            <w:vAlign w:val="center"/>
          </w:tcPr>
          <w:p w14:paraId="0266C631" w14:textId="4EBC9CFB" w:rsidR="00E0564A" w:rsidRDefault="00E0564A" w:rsidP="00520243">
            <w:pPr>
              <w:jc w:val="center"/>
              <w:rPr>
                <w:rFonts w:eastAsia="Times New Roman"/>
                <w:spacing w:val="-1"/>
                <w:szCs w:val="20"/>
              </w:rPr>
            </w:pPr>
            <w:r>
              <w:rPr>
                <w:rFonts w:eastAsia="Times New Roman"/>
                <w:spacing w:val="-1"/>
                <w:szCs w:val="20"/>
              </w:rPr>
              <w:t>1..1</w:t>
            </w:r>
          </w:p>
        </w:tc>
      </w:tr>
      <w:tr w:rsidR="00744FE4" w:rsidRPr="000C2908" w14:paraId="611923D4" w14:textId="77777777" w:rsidTr="001A4C67">
        <w:tc>
          <w:tcPr>
            <w:tcW w:w="1692" w:type="pct"/>
            <w:vAlign w:val="center"/>
          </w:tcPr>
          <w:p w14:paraId="718E82DB" w14:textId="22045F42" w:rsidR="00E0564A" w:rsidRDefault="00E0564A" w:rsidP="00520243">
            <w:proofErr w:type="spellStart"/>
            <w:proofErr w:type="gramStart"/>
            <w:r>
              <w:t>appointment.timeslot</w:t>
            </w:r>
            <w:proofErr w:type="gramEnd"/>
            <w:r>
              <w:t>.</w:t>
            </w:r>
            <w:r w:rsidRPr="007C1646">
              <w:rPr>
                <w:b/>
                <w:bCs/>
              </w:rPr>
              <w:t>timeType</w:t>
            </w:r>
            <w:proofErr w:type="spellEnd"/>
          </w:p>
        </w:tc>
        <w:tc>
          <w:tcPr>
            <w:tcW w:w="950" w:type="pct"/>
            <w:vAlign w:val="center"/>
          </w:tcPr>
          <w:p w14:paraId="033F0134" w14:textId="020DCC5F" w:rsidR="00E0564A" w:rsidRDefault="003B1F76" w:rsidP="00520243">
            <w:proofErr w:type="spellStart"/>
            <w:r>
              <w:t>TimeTypeType</w:t>
            </w:r>
            <w:proofErr w:type="spellEnd"/>
          </w:p>
        </w:tc>
        <w:tc>
          <w:tcPr>
            <w:tcW w:w="2000" w:type="pct"/>
            <w:vAlign w:val="center"/>
          </w:tcPr>
          <w:p w14:paraId="231DCA23" w14:textId="0ECCDA3E" w:rsidR="00E0564A" w:rsidRDefault="003B1F76" w:rsidP="00520243">
            <w:r>
              <w:t>Typ av tid som uttrycker var bokningen/besöket avser</w:t>
            </w:r>
          </w:p>
        </w:tc>
        <w:tc>
          <w:tcPr>
            <w:tcW w:w="358" w:type="pct"/>
            <w:vAlign w:val="center"/>
          </w:tcPr>
          <w:p w14:paraId="48E05491" w14:textId="40213D68" w:rsidR="00E0564A" w:rsidRDefault="003B1F76" w:rsidP="00520243">
            <w:pPr>
              <w:jc w:val="center"/>
              <w:rPr>
                <w:rFonts w:eastAsia="Times New Roman"/>
                <w:spacing w:val="-1"/>
                <w:szCs w:val="20"/>
              </w:rPr>
            </w:pPr>
            <w:r>
              <w:rPr>
                <w:rFonts w:eastAsia="Times New Roman"/>
                <w:spacing w:val="-1"/>
                <w:szCs w:val="20"/>
              </w:rPr>
              <w:t>1..1</w:t>
            </w:r>
          </w:p>
        </w:tc>
      </w:tr>
      <w:tr w:rsidR="00A55D72" w:rsidRPr="000C2908" w14:paraId="642093EF" w14:textId="77777777" w:rsidTr="001A4C67">
        <w:tc>
          <w:tcPr>
            <w:tcW w:w="1692" w:type="pct"/>
            <w:vAlign w:val="center"/>
          </w:tcPr>
          <w:p w14:paraId="6E9FD521" w14:textId="41905710" w:rsidR="008A6B6D" w:rsidRDefault="008A6B6D" w:rsidP="00520243">
            <w:proofErr w:type="spellStart"/>
            <w:proofErr w:type="gramStart"/>
            <w:r>
              <w:t>appointment.timeslot</w:t>
            </w:r>
            <w:proofErr w:type="gramEnd"/>
            <w:r>
              <w:t>.timeType.</w:t>
            </w:r>
            <w:r w:rsidRPr="007C1646">
              <w:rPr>
                <w:b/>
                <w:bCs/>
              </w:rPr>
              <w:t>code</w:t>
            </w:r>
            <w:proofErr w:type="spellEnd"/>
          </w:p>
        </w:tc>
        <w:tc>
          <w:tcPr>
            <w:tcW w:w="950" w:type="pct"/>
            <w:vAlign w:val="center"/>
          </w:tcPr>
          <w:p w14:paraId="04C05598" w14:textId="0273DAC6" w:rsidR="008A6B6D" w:rsidRDefault="00CB66A1" w:rsidP="00520243">
            <w:r>
              <w:t>string</w:t>
            </w:r>
          </w:p>
        </w:tc>
        <w:tc>
          <w:tcPr>
            <w:tcW w:w="2000" w:type="pct"/>
            <w:vAlign w:val="center"/>
          </w:tcPr>
          <w:p w14:paraId="61A04C68" w14:textId="5CFE1F5D" w:rsidR="008A6B6D" w:rsidRDefault="001A4C67" w:rsidP="00520243">
            <w:r>
              <w:t>Kod för tidstypen</w:t>
            </w:r>
          </w:p>
        </w:tc>
        <w:tc>
          <w:tcPr>
            <w:tcW w:w="358" w:type="pct"/>
            <w:vAlign w:val="center"/>
          </w:tcPr>
          <w:p w14:paraId="5DA027B8" w14:textId="17FDA67D" w:rsidR="008A6B6D" w:rsidRDefault="00CB66A1" w:rsidP="00520243">
            <w:pPr>
              <w:jc w:val="center"/>
              <w:rPr>
                <w:rFonts w:eastAsia="Times New Roman"/>
                <w:spacing w:val="-1"/>
                <w:szCs w:val="20"/>
              </w:rPr>
            </w:pPr>
            <w:r>
              <w:rPr>
                <w:rFonts w:eastAsia="Times New Roman"/>
                <w:spacing w:val="-1"/>
                <w:szCs w:val="20"/>
              </w:rPr>
              <w:t>1..1</w:t>
            </w:r>
          </w:p>
        </w:tc>
      </w:tr>
      <w:tr w:rsidR="00A55D72" w:rsidRPr="000C2908" w14:paraId="62E5D4B1" w14:textId="77777777" w:rsidTr="001A4C67">
        <w:tc>
          <w:tcPr>
            <w:tcW w:w="1692" w:type="pct"/>
            <w:vAlign w:val="center"/>
          </w:tcPr>
          <w:p w14:paraId="50D82CB6" w14:textId="66F67DB3" w:rsidR="008A6B6D" w:rsidRDefault="008A6B6D" w:rsidP="00520243">
            <w:proofErr w:type="spellStart"/>
            <w:proofErr w:type="gramStart"/>
            <w:r>
              <w:t>appointment.timeslot</w:t>
            </w:r>
            <w:proofErr w:type="gramEnd"/>
            <w:r>
              <w:t>.timeType.</w:t>
            </w:r>
            <w:r w:rsidRPr="007C1646">
              <w:rPr>
                <w:b/>
                <w:bCs/>
              </w:rPr>
              <w:t>hidden</w:t>
            </w:r>
            <w:proofErr w:type="spellEnd"/>
          </w:p>
        </w:tc>
        <w:tc>
          <w:tcPr>
            <w:tcW w:w="950" w:type="pct"/>
            <w:vAlign w:val="center"/>
          </w:tcPr>
          <w:p w14:paraId="103829BF" w14:textId="330F83D6" w:rsidR="008A6B6D" w:rsidRDefault="00740A7D" w:rsidP="00520243">
            <w:proofErr w:type="spellStart"/>
            <w:r>
              <w:t>b</w:t>
            </w:r>
            <w:r w:rsidR="008A6B6D">
              <w:t>oolean</w:t>
            </w:r>
            <w:proofErr w:type="spellEnd"/>
          </w:p>
        </w:tc>
        <w:tc>
          <w:tcPr>
            <w:tcW w:w="2000" w:type="pct"/>
            <w:vAlign w:val="center"/>
          </w:tcPr>
          <w:p w14:paraId="55A63FE1" w14:textId="55E8501F" w:rsidR="008A6B6D" w:rsidRDefault="001A4C67" w:rsidP="00520243">
            <w:r>
              <w:t>Visar huruvida tidstypen är märkt som skyddad av verksamheten</w:t>
            </w:r>
            <w:r w:rsidR="00582693">
              <w:t xml:space="preserve"> –</w:t>
            </w:r>
            <w:r>
              <w:t xml:space="preserve"> </w:t>
            </w:r>
            <w:proofErr w:type="spellStart"/>
            <w:r w:rsidRPr="00582693">
              <w:rPr>
                <w:i/>
                <w:iCs/>
              </w:rPr>
              <w:t>hidde</w:t>
            </w:r>
            <w:r w:rsidR="00582693" w:rsidRPr="00582693">
              <w:rPr>
                <w:i/>
                <w:iCs/>
              </w:rPr>
              <w:t>n</w:t>
            </w:r>
            <w:proofErr w:type="spellEnd"/>
            <w:r w:rsidRPr="00582693">
              <w:rPr>
                <w:i/>
                <w:iCs/>
              </w:rPr>
              <w:t>=TRUE</w:t>
            </w:r>
            <w:r>
              <w:t>.</w:t>
            </w:r>
            <w:r>
              <w:br/>
              <w:t xml:space="preserve">En skyddad </w:t>
            </w:r>
            <w:proofErr w:type="spellStart"/>
            <w:r>
              <w:t>tidstyp</w:t>
            </w:r>
            <w:proofErr w:type="spellEnd"/>
            <w:r>
              <w:t xml:space="preserve"> ska inte vara valbar </w:t>
            </w:r>
            <w:r w:rsidR="00582693">
              <w:t>för invånare från</w:t>
            </w:r>
            <w:r>
              <w:t xml:space="preserve"> en lista med tidstyper som vårdcentralen erbjuder, </w:t>
            </w:r>
            <w:proofErr w:type="gramStart"/>
            <w:r>
              <w:t>t ex</w:t>
            </w:r>
            <w:proofErr w:type="gramEnd"/>
            <w:r>
              <w:t xml:space="preserve"> vid ett </w:t>
            </w:r>
            <w:proofErr w:type="spellStart"/>
            <w:r>
              <w:t>nybokningsflöde</w:t>
            </w:r>
            <w:proofErr w:type="spellEnd"/>
            <w:r>
              <w:t>. Skyddade tidstyper ska bara kunna bokas av invånare om verksamheten tilldelat tidstypen till invånare</w:t>
            </w:r>
            <w:r w:rsidR="00582693">
              <w:t>n</w:t>
            </w:r>
            <w:r>
              <w:t xml:space="preserve">, </w:t>
            </w:r>
            <w:proofErr w:type="gramStart"/>
            <w:r>
              <w:t>t ex</w:t>
            </w:r>
            <w:proofErr w:type="gramEnd"/>
            <w:r>
              <w:t xml:space="preserve"> genom en digital kallelse eller om invånare blivit triagerad i ett försteg och resultatet därifrån </w:t>
            </w:r>
            <w:r w:rsidR="00582693">
              <w:t>resulterat i tidstypen.</w:t>
            </w:r>
            <w:r w:rsidR="00740A7D">
              <w:t xml:space="preserve"> Om attributet utelämnas ska tidstypen anses vara ”ej skyddad”.</w:t>
            </w:r>
          </w:p>
        </w:tc>
        <w:tc>
          <w:tcPr>
            <w:tcW w:w="358" w:type="pct"/>
            <w:vAlign w:val="center"/>
          </w:tcPr>
          <w:p w14:paraId="65ED7D1E" w14:textId="2E7EE475" w:rsidR="008A6B6D" w:rsidRDefault="00740A7D" w:rsidP="00520243">
            <w:pPr>
              <w:jc w:val="center"/>
              <w:rPr>
                <w:rFonts w:eastAsia="Times New Roman"/>
                <w:spacing w:val="-1"/>
                <w:szCs w:val="20"/>
              </w:rPr>
            </w:pPr>
            <w:r>
              <w:rPr>
                <w:rFonts w:eastAsia="Times New Roman"/>
                <w:spacing w:val="-1"/>
                <w:szCs w:val="20"/>
              </w:rPr>
              <w:t>0..1</w:t>
            </w:r>
          </w:p>
        </w:tc>
      </w:tr>
      <w:tr w:rsidR="00A55D72" w:rsidRPr="000C2908" w14:paraId="5EDD3C4E" w14:textId="77777777" w:rsidTr="001A4C67">
        <w:tc>
          <w:tcPr>
            <w:tcW w:w="1692" w:type="pct"/>
            <w:vAlign w:val="center"/>
          </w:tcPr>
          <w:p w14:paraId="261D809D" w14:textId="4F38E0AE" w:rsidR="008A6B6D" w:rsidRDefault="008A6B6D" w:rsidP="00520243">
            <w:proofErr w:type="spellStart"/>
            <w:proofErr w:type="gramStart"/>
            <w:r>
              <w:t>appointment.timeslot</w:t>
            </w:r>
            <w:proofErr w:type="gramEnd"/>
            <w:r>
              <w:t>.timeType.</w:t>
            </w:r>
            <w:r w:rsidRPr="007C1646">
              <w:rPr>
                <w:b/>
                <w:bCs/>
              </w:rPr>
              <w:t>careContactCode</w:t>
            </w:r>
            <w:proofErr w:type="spellEnd"/>
          </w:p>
        </w:tc>
        <w:tc>
          <w:tcPr>
            <w:tcW w:w="950" w:type="pct"/>
            <w:vAlign w:val="center"/>
          </w:tcPr>
          <w:p w14:paraId="54DBD99B" w14:textId="2354FB4A" w:rsidR="008A6B6D" w:rsidRDefault="007C1646" w:rsidP="00520243">
            <w:proofErr w:type="spellStart"/>
            <w:r>
              <w:t>CVType</w:t>
            </w:r>
            <w:proofErr w:type="spellEnd"/>
          </w:p>
        </w:tc>
        <w:tc>
          <w:tcPr>
            <w:tcW w:w="2000" w:type="pct"/>
            <w:vAlign w:val="center"/>
          </w:tcPr>
          <w:p w14:paraId="1137EF98" w14:textId="4F0047B4" w:rsidR="008A6B6D" w:rsidRDefault="000F54CA" w:rsidP="00520243">
            <w:r>
              <w:t xml:space="preserve">Anger vilken typ av vårdkontakt </w:t>
            </w:r>
            <w:r w:rsidR="00A06459">
              <w:t xml:space="preserve">som </w:t>
            </w:r>
            <w:r>
              <w:t xml:space="preserve">bokningen avser. Se </w:t>
            </w:r>
            <w:proofErr w:type="spellStart"/>
            <w:r w:rsidRPr="000F54CA">
              <w:rPr>
                <w:i/>
                <w:iCs/>
              </w:rPr>
              <w:t>Kv</w:t>
            </w:r>
            <w:proofErr w:type="spellEnd"/>
            <w:r w:rsidRPr="000F54CA">
              <w:rPr>
                <w:i/>
                <w:iCs/>
              </w:rPr>
              <w:t xml:space="preserve"> kontakttyp</w:t>
            </w:r>
            <w:r>
              <w:t xml:space="preserve"> för vidare information (</w:t>
            </w:r>
            <w:r w:rsidRPr="000F54CA">
              <w:t>https://inera.atlassian.net/wiki/download/attachments/2648506471/kv_kontakttyp.xlsx?api=v2</w:t>
            </w:r>
            <w:r>
              <w:t>).</w:t>
            </w:r>
            <w:r>
              <w:br/>
              <w:t xml:space="preserve">Observera att schemat definierar </w:t>
            </w:r>
            <w:proofErr w:type="spellStart"/>
            <w:r>
              <w:t>kardinaliteten</w:t>
            </w:r>
            <w:proofErr w:type="spellEnd"/>
            <w:r>
              <w:t xml:space="preserve"> så som [</w:t>
            </w:r>
            <w:proofErr w:type="gramStart"/>
            <w:r>
              <w:t>0..</w:t>
            </w:r>
            <w:proofErr w:type="gramEnd"/>
            <w:r>
              <w:t xml:space="preserve">*]. Schemats </w:t>
            </w:r>
            <w:proofErr w:type="spellStart"/>
            <w:r>
              <w:t>kardinalitet</w:t>
            </w:r>
            <w:proofErr w:type="spellEnd"/>
            <w:r>
              <w:t xml:space="preserve"> är applicerbart då tidstypen förmedlas tillsammans med en ledig tid (tidslucka) och då verksamheten erbjuder tiden valbart så som olika kontakttyper (</w:t>
            </w:r>
            <w:proofErr w:type="gramStart"/>
            <w:r>
              <w:t>t ex</w:t>
            </w:r>
            <w:proofErr w:type="gramEnd"/>
            <w:r>
              <w:t xml:space="preserve"> </w:t>
            </w:r>
            <w:r>
              <w:lastRenderedPageBreak/>
              <w:t xml:space="preserve">fysiskt besök eller videomöte). När vårdkontaktstypen förmedlas tillsammans med bokningen är det redan bestämt på vilket sätt besöket ska utföras. Därav </w:t>
            </w:r>
            <w:proofErr w:type="spellStart"/>
            <w:r>
              <w:t>kardinaliteten</w:t>
            </w:r>
            <w:proofErr w:type="spellEnd"/>
            <w:r>
              <w:t xml:space="preserve"> [</w:t>
            </w:r>
            <w:proofErr w:type="gramStart"/>
            <w:r>
              <w:t>0..</w:t>
            </w:r>
            <w:proofErr w:type="gramEnd"/>
            <w:r>
              <w:t>1] i detta kontext.</w:t>
            </w:r>
          </w:p>
        </w:tc>
        <w:tc>
          <w:tcPr>
            <w:tcW w:w="358" w:type="pct"/>
            <w:vAlign w:val="center"/>
          </w:tcPr>
          <w:p w14:paraId="29EF5D5B" w14:textId="7A6786E2" w:rsidR="008A6B6D" w:rsidRPr="000F54CA" w:rsidRDefault="000F54CA" w:rsidP="00520243">
            <w:pPr>
              <w:jc w:val="center"/>
              <w:rPr>
                <w:rFonts w:eastAsia="Times New Roman"/>
                <w:b/>
                <w:bCs/>
                <w:spacing w:val="-1"/>
                <w:szCs w:val="20"/>
              </w:rPr>
            </w:pPr>
            <w:r>
              <w:rPr>
                <w:rFonts w:eastAsia="Times New Roman"/>
                <w:b/>
                <w:bCs/>
                <w:color w:val="FF0000"/>
                <w:spacing w:val="-1"/>
                <w:szCs w:val="20"/>
              </w:rPr>
              <w:lastRenderedPageBreak/>
              <w:t>0</w:t>
            </w:r>
            <w:r w:rsidRPr="000F54CA">
              <w:rPr>
                <w:rFonts w:eastAsia="Times New Roman"/>
                <w:b/>
                <w:bCs/>
                <w:color w:val="FF0000"/>
                <w:spacing w:val="-1"/>
                <w:szCs w:val="20"/>
              </w:rPr>
              <w:t>..1</w:t>
            </w:r>
          </w:p>
        </w:tc>
      </w:tr>
      <w:tr w:rsidR="00A55D72" w:rsidRPr="000C2908" w14:paraId="2D930EDE" w14:textId="77777777" w:rsidTr="001A4C67">
        <w:tc>
          <w:tcPr>
            <w:tcW w:w="1692" w:type="pct"/>
            <w:vAlign w:val="center"/>
          </w:tcPr>
          <w:p w14:paraId="5D3978FF" w14:textId="143FD4D6" w:rsidR="008A6B6D" w:rsidRDefault="008A6B6D" w:rsidP="00520243">
            <w:proofErr w:type="spellStart"/>
            <w:proofErr w:type="gramStart"/>
            <w:r>
              <w:t>appointment.timeslot</w:t>
            </w:r>
            <w:proofErr w:type="gramEnd"/>
            <w:r>
              <w:t>.timeType.</w:t>
            </w:r>
            <w:r w:rsidRPr="007C1646">
              <w:rPr>
                <w:b/>
                <w:bCs/>
              </w:rPr>
              <w:t>healthcareService</w:t>
            </w:r>
            <w:proofErr w:type="spellEnd"/>
          </w:p>
        </w:tc>
        <w:tc>
          <w:tcPr>
            <w:tcW w:w="950" w:type="pct"/>
            <w:vAlign w:val="center"/>
          </w:tcPr>
          <w:p w14:paraId="00E3B944" w14:textId="0B569CC5" w:rsidR="008A6B6D" w:rsidRDefault="007C1646" w:rsidP="00520243">
            <w:proofErr w:type="spellStart"/>
            <w:r>
              <w:t>Health</w:t>
            </w:r>
            <w:r w:rsidR="00582693">
              <w:t>care</w:t>
            </w:r>
            <w:r>
              <w:t>ServiceType</w:t>
            </w:r>
            <w:proofErr w:type="spellEnd"/>
          </w:p>
        </w:tc>
        <w:tc>
          <w:tcPr>
            <w:tcW w:w="2000" w:type="pct"/>
            <w:vAlign w:val="center"/>
          </w:tcPr>
          <w:p w14:paraId="3B470506" w14:textId="11AB809F" w:rsidR="008A6B6D" w:rsidRDefault="000F54CA" w:rsidP="00520243">
            <w:r>
              <w:t xml:space="preserve">Anger vilken typ av vårdtjänst </w:t>
            </w:r>
          </w:p>
        </w:tc>
        <w:tc>
          <w:tcPr>
            <w:tcW w:w="358" w:type="pct"/>
            <w:vAlign w:val="center"/>
          </w:tcPr>
          <w:p w14:paraId="2E988E2D" w14:textId="77777777" w:rsidR="008A6B6D" w:rsidRDefault="008A6B6D" w:rsidP="00520243">
            <w:pPr>
              <w:jc w:val="center"/>
              <w:rPr>
                <w:rFonts w:eastAsia="Times New Roman"/>
                <w:spacing w:val="-1"/>
                <w:szCs w:val="20"/>
              </w:rPr>
            </w:pPr>
          </w:p>
        </w:tc>
      </w:tr>
      <w:tr w:rsidR="00A55D72" w:rsidRPr="000C2908" w14:paraId="10AC236C" w14:textId="77777777" w:rsidTr="001A4C67">
        <w:tc>
          <w:tcPr>
            <w:tcW w:w="1692" w:type="pct"/>
            <w:vAlign w:val="center"/>
          </w:tcPr>
          <w:p w14:paraId="70762270" w14:textId="10A6033C" w:rsidR="008A6B6D" w:rsidRDefault="008A6B6D" w:rsidP="00520243">
            <w:proofErr w:type="spellStart"/>
            <w:proofErr w:type="gramStart"/>
            <w:r>
              <w:t>appointment.timeslot</w:t>
            </w:r>
            <w:proofErr w:type="gramEnd"/>
            <w:r>
              <w:t>.timeType.</w:t>
            </w:r>
            <w:r w:rsidRPr="007C1646">
              <w:rPr>
                <w:b/>
                <w:bCs/>
              </w:rPr>
              <w:t>healthcareTeam</w:t>
            </w:r>
            <w:proofErr w:type="spellEnd"/>
          </w:p>
        </w:tc>
        <w:tc>
          <w:tcPr>
            <w:tcW w:w="950" w:type="pct"/>
            <w:vAlign w:val="center"/>
          </w:tcPr>
          <w:p w14:paraId="7F141A92" w14:textId="78314BF2" w:rsidR="008A6B6D" w:rsidRDefault="001A4C67" w:rsidP="00520243">
            <w:proofErr w:type="spellStart"/>
            <w:r>
              <w:t>b</w:t>
            </w:r>
            <w:r w:rsidR="007C1646">
              <w:t>oolean</w:t>
            </w:r>
            <w:proofErr w:type="spellEnd"/>
          </w:p>
        </w:tc>
        <w:tc>
          <w:tcPr>
            <w:tcW w:w="2000" w:type="pct"/>
            <w:vAlign w:val="center"/>
          </w:tcPr>
          <w:p w14:paraId="414C44DB" w14:textId="17260044" w:rsidR="008A6B6D" w:rsidRPr="000F54CA" w:rsidRDefault="000F54CA" w:rsidP="000F54CA">
            <w:pPr>
              <w:pStyle w:val="SoSTabelltext"/>
              <w:spacing w:line="259" w:lineRule="auto"/>
              <w:rPr>
                <w:rFonts w:ascii="Georgia" w:eastAsiaTheme="minorEastAsia" w:hAnsi="Georgia" w:cstheme="minorBidi"/>
                <w:color w:val="auto"/>
                <w:sz w:val="20"/>
                <w:szCs w:val="20"/>
              </w:rPr>
            </w:pPr>
            <w:r w:rsidRPr="000F54CA">
              <w:rPr>
                <w:rFonts w:ascii="Georgia" w:eastAsiaTheme="minorEastAsia" w:hAnsi="Georgia" w:cstheme="minorBidi"/>
                <w:color w:val="auto"/>
                <w:sz w:val="20"/>
                <w:szCs w:val="20"/>
              </w:rPr>
              <w:t>Anger huruvida patienten möter ett team av personal vid besöket</w:t>
            </w:r>
            <w:r w:rsidR="008D6F76">
              <w:rPr>
                <w:rFonts w:ascii="Georgia" w:eastAsiaTheme="minorEastAsia" w:hAnsi="Georgia" w:cstheme="minorBidi"/>
                <w:color w:val="auto"/>
                <w:sz w:val="20"/>
                <w:szCs w:val="20"/>
              </w:rPr>
              <w:t xml:space="preserve">. </w:t>
            </w:r>
            <w:r w:rsidR="008D6F76" w:rsidRPr="008D6F76">
              <w:rPr>
                <w:rFonts w:ascii="Georgia" w:eastAsiaTheme="minorEastAsia" w:hAnsi="Georgia" w:cstheme="minorBidi"/>
                <w:color w:val="auto"/>
                <w:sz w:val="20"/>
                <w:szCs w:val="20"/>
              </w:rPr>
              <w:t>Om attributet utelämnas anses besöket ej vara av typen teambokning.</w:t>
            </w:r>
          </w:p>
        </w:tc>
        <w:tc>
          <w:tcPr>
            <w:tcW w:w="358" w:type="pct"/>
            <w:vAlign w:val="center"/>
          </w:tcPr>
          <w:p w14:paraId="25FA5C1A" w14:textId="7D5CACB7" w:rsidR="008A6B6D" w:rsidRDefault="008D6F76" w:rsidP="00520243">
            <w:pPr>
              <w:jc w:val="center"/>
              <w:rPr>
                <w:rFonts w:eastAsia="Times New Roman"/>
                <w:spacing w:val="-1"/>
                <w:szCs w:val="20"/>
              </w:rPr>
            </w:pPr>
            <w:r>
              <w:rPr>
                <w:rFonts w:eastAsia="Times New Roman"/>
                <w:spacing w:val="-1"/>
                <w:szCs w:val="20"/>
              </w:rPr>
              <w:t>0..1</w:t>
            </w:r>
          </w:p>
        </w:tc>
      </w:tr>
      <w:tr w:rsidR="00A55D72" w:rsidRPr="000C2908" w14:paraId="7F363268" w14:textId="77777777" w:rsidTr="001A4C67">
        <w:tc>
          <w:tcPr>
            <w:tcW w:w="1692" w:type="pct"/>
            <w:vAlign w:val="center"/>
          </w:tcPr>
          <w:p w14:paraId="36D78EC5" w14:textId="5B743B84" w:rsidR="008A6B6D" w:rsidRDefault="008A6B6D" w:rsidP="00520243">
            <w:proofErr w:type="spellStart"/>
            <w:proofErr w:type="gramStart"/>
            <w:r>
              <w:t>appointment.timeslot</w:t>
            </w:r>
            <w:proofErr w:type="gramEnd"/>
            <w:r>
              <w:t>.timeType.</w:t>
            </w:r>
            <w:r w:rsidRPr="007C1646">
              <w:rPr>
                <w:b/>
                <w:bCs/>
              </w:rPr>
              <w:t>patientGroup</w:t>
            </w:r>
            <w:proofErr w:type="spellEnd"/>
          </w:p>
        </w:tc>
        <w:tc>
          <w:tcPr>
            <w:tcW w:w="950" w:type="pct"/>
            <w:vAlign w:val="center"/>
          </w:tcPr>
          <w:p w14:paraId="068CFFAD" w14:textId="4DF4EFEE" w:rsidR="008A6B6D" w:rsidRDefault="007C1646" w:rsidP="00520243">
            <w:proofErr w:type="spellStart"/>
            <w:r>
              <w:t>boolean</w:t>
            </w:r>
            <w:proofErr w:type="spellEnd"/>
          </w:p>
        </w:tc>
        <w:tc>
          <w:tcPr>
            <w:tcW w:w="2000" w:type="pct"/>
            <w:vAlign w:val="center"/>
          </w:tcPr>
          <w:p w14:paraId="6B8ECAD4" w14:textId="2B45EF3B" w:rsidR="00A20B4A" w:rsidRPr="00A20B4A" w:rsidRDefault="00A20B4A" w:rsidP="00A20B4A">
            <w:pPr>
              <w:pStyle w:val="SoSTabelltext"/>
              <w:spacing w:line="259" w:lineRule="auto"/>
              <w:rPr>
                <w:rFonts w:ascii="Georgia" w:eastAsiaTheme="minorEastAsia" w:hAnsi="Georgia" w:cstheme="minorHAnsi"/>
                <w:color w:val="auto"/>
                <w:sz w:val="20"/>
                <w:szCs w:val="20"/>
              </w:rPr>
            </w:pPr>
            <w:r>
              <w:rPr>
                <w:rFonts w:ascii="Georgia" w:eastAsiaTheme="minorEastAsia" w:hAnsi="Georgia" w:cstheme="minorHAnsi"/>
                <w:color w:val="auto"/>
                <w:sz w:val="20"/>
                <w:szCs w:val="20"/>
              </w:rPr>
              <w:t>B</w:t>
            </w:r>
            <w:r w:rsidRPr="00A20B4A">
              <w:rPr>
                <w:rFonts w:ascii="Georgia" w:eastAsiaTheme="minorEastAsia" w:hAnsi="Georgia" w:cstheme="minorHAnsi"/>
                <w:color w:val="auto"/>
                <w:sz w:val="20"/>
                <w:szCs w:val="20"/>
              </w:rPr>
              <w:t>okning av tid där flera personer</w:t>
            </w:r>
            <w:r>
              <w:rPr>
                <w:rFonts w:ascii="Georgia" w:eastAsiaTheme="minorEastAsia" w:hAnsi="Georgia" w:cstheme="minorHAnsi"/>
                <w:color w:val="auto"/>
                <w:sz w:val="20"/>
                <w:szCs w:val="20"/>
              </w:rPr>
              <w:t>/patienter</w:t>
            </w:r>
            <w:r w:rsidRPr="00A20B4A">
              <w:rPr>
                <w:rFonts w:ascii="Georgia" w:eastAsiaTheme="minorEastAsia" w:hAnsi="Georgia" w:cstheme="minorHAnsi"/>
                <w:color w:val="auto"/>
                <w:sz w:val="20"/>
                <w:szCs w:val="20"/>
              </w:rPr>
              <w:t xml:space="preserve"> i grupp möt</w:t>
            </w:r>
            <w:r>
              <w:rPr>
                <w:rFonts w:ascii="Georgia" w:eastAsiaTheme="minorEastAsia" w:hAnsi="Georgia" w:cstheme="minorHAnsi"/>
                <w:color w:val="auto"/>
                <w:sz w:val="20"/>
                <w:szCs w:val="20"/>
              </w:rPr>
              <w:t>er vården</w:t>
            </w:r>
            <w:r w:rsidRPr="00A20B4A">
              <w:rPr>
                <w:rFonts w:ascii="Georgia" w:eastAsiaTheme="minorEastAsia" w:hAnsi="Georgia" w:cstheme="minorHAnsi"/>
                <w:color w:val="auto"/>
                <w:sz w:val="20"/>
                <w:szCs w:val="20"/>
              </w:rPr>
              <w:t xml:space="preserve"> för samma typ av </w:t>
            </w:r>
            <w:r>
              <w:rPr>
                <w:rFonts w:ascii="Georgia" w:eastAsiaTheme="minorEastAsia" w:hAnsi="Georgia" w:cstheme="minorHAnsi"/>
                <w:color w:val="auto"/>
                <w:sz w:val="20"/>
                <w:szCs w:val="20"/>
              </w:rPr>
              <w:t>vård</w:t>
            </w:r>
            <w:r w:rsidRPr="00A20B4A">
              <w:rPr>
                <w:rFonts w:ascii="Georgia" w:eastAsiaTheme="minorEastAsia" w:hAnsi="Georgia" w:cstheme="minorHAnsi"/>
                <w:color w:val="auto"/>
                <w:sz w:val="20"/>
                <w:szCs w:val="20"/>
              </w:rPr>
              <w:t>tjänst</w:t>
            </w:r>
            <w:r>
              <w:rPr>
                <w:rFonts w:ascii="Georgia" w:eastAsiaTheme="minorEastAsia" w:hAnsi="Georgia" w:cstheme="minorHAnsi"/>
                <w:color w:val="auto"/>
                <w:sz w:val="20"/>
                <w:szCs w:val="20"/>
              </w:rPr>
              <w:t>.</w:t>
            </w:r>
            <w:r w:rsidR="008D6F76">
              <w:rPr>
                <w:rFonts w:ascii="Georgia" w:eastAsiaTheme="minorEastAsia" w:hAnsi="Georgia" w:cstheme="minorHAnsi"/>
                <w:color w:val="auto"/>
                <w:sz w:val="20"/>
                <w:szCs w:val="20"/>
              </w:rPr>
              <w:t xml:space="preserve"> </w:t>
            </w:r>
            <w:r w:rsidR="008D6F76" w:rsidRPr="008D6F76">
              <w:rPr>
                <w:rFonts w:ascii="Georgia" w:eastAsiaTheme="minorEastAsia" w:hAnsi="Georgia" w:cstheme="minorHAnsi"/>
                <w:color w:val="auto"/>
                <w:sz w:val="20"/>
                <w:szCs w:val="20"/>
              </w:rPr>
              <w:t>Om attributet utelämnas anses besöket ej vara av typen gruppbokning</w:t>
            </w:r>
          </w:p>
          <w:p w14:paraId="6A3936BC" w14:textId="6008209F" w:rsidR="008A6B6D" w:rsidRDefault="008A6B6D" w:rsidP="00520243"/>
        </w:tc>
        <w:tc>
          <w:tcPr>
            <w:tcW w:w="358" w:type="pct"/>
            <w:vAlign w:val="center"/>
          </w:tcPr>
          <w:p w14:paraId="2FF5AE8D" w14:textId="4C50B557" w:rsidR="008A6B6D" w:rsidRDefault="008D6F76" w:rsidP="00520243">
            <w:pPr>
              <w:jc w:val="center"/>
              <w:rPr>
                <w:rFonts w:eastAsia="Times New Roman"/>
                <w:spacing w:val="-1"/>
                <w:szCs w:val="20"/>
              </w:rPr>
            </w:pPr>
            <w:r>
              <w:rPr>
                <w:rFonts w:eastAsia="Times New Roman"/>
                <w:spacing w:val="-1"/>
                <w:szCs w:val="20"/>
              </w:rPr>
              <w:t>0..1</w:t>
            </w:r>
          </w:p>
        </w:tc>
      </w:tr>
      <w:tr w:rsidR="00A55D72" w:rsidRPr="000C2908" w14:paraId="2FCB1749" w14:textId="77777777" w:rsidTr="001A4C67">
        <w:tc>
          <w:tcPr>
            <w:tcW w:w="1692" w:type="pct"/>
            <w:vAlign w:val="center"/>
          </w:tcPr>
          <w:p w14:paraId="1FA1C763" w14:textId="741F5FB6" w:rsidR="008A6B6D" w:rsidRDefault="008A6B6D" w:rsidP="00520243">
            <w:proofErr w:type="spellStart"/>
            <w:proofErr w:type="gramStart"/>
            <w:r>
              <w:t>appointment.timeslot</w:t>
            </w:r>
            <w:proofErr w:type="gramEnd"/>
            <w:r>
              <w:t>.timeType.</w:t>
            </w:r>
            <w:r w:rsidRPr="007C1646">
              <w:rPr>
                <w:b/>
                <w:bCs/>
              </w:rPr>
              <w:t>cancelAppointmentAllowed</w:t>
            </w:r>
            <w:proofErr w:type="spellEnd"/>
          </w:p>
        </w:tc>
        <w:tc>
          <w:tcPr>
            <w:tcW w:w="950" w:type="pct"/>
            <w:vAlign w:val="center"/>
          </w:tcPr>
          <w:p w14:paraId="1C6AF6FC" w14:textId="3C67346E" w:rsidR="008A6B6D" w:rsidRDefault="007C1646" w:rsidP="00520243">
            <w:proofErr w:type="spellStart"/>
            <w:r>
              <w:t>boolean</w:t>
            </w:r>
            <w:proofErr w:type="spellEnd"/>
          </w:p>
        </w:tc>
        <w:tc>
          <w:tcPr>
            <w:tcW w:w="2000" w:type="pct"/>
            <w:vAlign w:val="center"/>
          </w:tcPr>
          <w:p w14:paraId="4E91E91A" w14:textId="1E693BD0" w:rsidR="008A6B6D" w:rsidRDefault="00A20B4A" w:rsidP="00520243">
            <w:r>
              <w:t>Anger huruvida invånaren tillåts att avboka bokningen via e-tjänst</w:t>
            </w:r>
          </w:p>
        </w:tc>
        <w:tc>
          <w:tcPr>
            <w:tcW w:w="358" w:type="pct"/>
            <w:vAlign w:val="center"/>
          </w:tcPr>
          <w:p w14:paraId="4EA87631" w14:textId="139ACA9C" w:rsidR="008A6B6D" w:rsidRDefault="008D6F76" w:rsidP="00520243">
            <w:pPr>
              <w:jc w:val="center"/>
              <w:rPr>
                <w:rFonts w:eastAsia="Times New Roman"/>
                <w:spacing w:val="-1"/>
                <w:szCs w:val="20"/>
              </w:rPr>
            </w:pPr>
            <w:r>
              <w:rPr>
                <w:rFonts w:eastAsia="Times New Roman"/>
                <w:spacing w:val="-1"/>
                <w:szCs w:val="20"/>
              </w:rPr>
              <w:t>1..1</w:t>
            </w:r>
          </w:p>
        </w:tc>
      </w:tr>
      <w:tr w:rsidR="00A55D72" w:rsidRPr="000C2908" w14:paraId="5A0C884A" w14:textId="77777777" w:rsidTr="001A4C67">
        <w:tc>
          <w:tcPr>
            <w:tcW w:w="1692" w:type="pct"/>
            <w:vAlign w:val="center"/>
          </w:tcPr>
          <w:p w14:paraId="1D490B10" w14:textId="51265807" w:rsidR="008A6B6D" w:rsidRDefault="008A6B6D" w:rsidP="00520243">
            <w:proofErr w:type="spellStart"/>
            <w:proofErr w:type="gramStart"/>
            <w:r>
              <w:t>appointment.timeslot</w:t>
            </w:r>
            <w:proofErr w:type="gramEnd"/>
            <w:r>
              <w:t>.timeType.</w:t>
            </w:r>
            <w:r w:rsidRPr="007C1646">
              <w:rPr>
                <w:b/>
                <w:bCs/>
              </w:rPr>
              <w:t>updateAppointmentAllowed</w:t>
            </w:r>
            <w:proofErr w:type="spellEnd"/>
          </w:p>
        </w:tc>
        <w:tc>
          <w:tcPr>
            <w:tcW w:w="950" w:type="pct"/>
            <w:vAlign w:val="center"/>
          </w:tcPr>
          <w:p w14:paraId="163A197D" w14:textId="57116516" w:rsidR="008A6B6D" w:rsidRDefault="007C1646" w:rsidP="00520243">
            <w:proofErr w:type="spellStart"/>
            <w:r>
              <w:t>boolean</w:t>
            </w:r>
            <w:proofErr w:type="spellEnd"/>
          </w:p>
        </w:tc>
        <w:tc>
          <w:tcPr>
            <w:tcW w:w="2000" w:type="pct"/>
            <w:vAlign w:val="center"/>
          </w:tcPr>
          <w:p w14:paraId="4DF09E7C" w14:textId="0B99F80C" w:rsidR="008A6B6D" w:rsidRDefault="00A20B4A" w:rsidP="00520243">
            <w:r>
              <w:t>Anger huruvida invånaren tillåts att omboka bokningen via e-tjänst</w:t>
            </w:r>
          </w:p>
        </w:tc>
        <w:tc>
          <w:tcPr>
            <w:tcW w:w="358" w:type="pct"/>
            <w:vAlign w:val="center"/>
          </w:tcPr>
          <w:p w14:paraId="22FCDF3A" w14:textId="2ED03CD5" w:rsidR="008A6B6D" w:rsidRDefault="008D6F76" w:rsidP="00520243">
            <w:pPr>
              <w:jc w:val="center"/>
              <w:rPr>
                <w:rFonts w:eastAsia="Times New Roman"/>
                <w:spacing w:val="-1"/>
                <w:szCs w:val="20"/>
              </w:rPr>
            </w:pPr>
            <w:r>
              <w:rPr>
                <w:rFonts w:eastAsia="Times New Roman"/>
                <w:spacing w:val="-1"/>
                <w:szCs w:val="20"/>
              </w:rPr>
              <w:t>1..1</w:t>
            </w:r>
          </w:p>
        </w:tc>
      </w:tr>
      <w:tr w:rsidR="00A55D72" w:rsidRPr="000C2908" w14:paraId="5A9DB799" w14:textId="77777777" w:rsidTr="001A4C67">
        <w:tc>
          <w:tcPr>
            <w:tcW w:w="1692" w:type="pct"/>
            <w:vAlign w:val="center"/>
          </w:tcPr>
          <w:p w14:paraId="2DD55F04" w14:textId="1FEF18FF" w:rsidR="008A6B6D" w:rsidRDefault="008A6B6D" w:rsidP="00520243">
            <w:proofErr w:type="spellStart"/>
            <w:proofErr w:type="gramStart"/>
            <w:r>
              <w:t>appointment.timeslot</w:t>
            </w:r>
            <w:proofErr w:type="gramEnd"/>
            <w:r>
              <w:t>.timeType.</w:t>
            </w:r>
            <w:r w:rsidR="00A20B4A">
              <w:rPr>
                <w:b/>
                <w:bCs/>
              </w:rPr>
              <w:t>a</w:t>
            </w:r>
            <w:r w:rsidRPr="007C1646">
              <w:rPr>
                <w:b/>
                <w:bCs/>
              </w:rPr>
              <w:t>ppointmentRule</w:t>
            </w:r>
            <w:proofErr w:type="spellEnd"/>
          </w:p>
        </w:tc>
        <w:tc>
          <w:tcPr>
            <w:tcW w:w="950" w:type="pct"/>
            <w:vAlign w:val="center"/>
          </w:tcPr>
          <w:p w14:paraId="6DAAF803" w14:textId="71DFD94A" w:rsidR="008A6B6D" w:rsidRDefault="007C1646" w:rsidP="00520243">
            <w:proofErr w:type="spellStart"/>
            <w:r>
              <w:t>TimeTypeRules</w:t>
            </w:r>
            <w:r w:rsidR="001E4521">
              <w:t>Type</w:t>
            </w:r>
            <w:proofErr w:type="spellEnd"/>
          </w:p>
        </w:tc>
        <w:tc>
          <w:tcPr>
            <w:tcW w:w="2000" w:type="pct"/>
            <w:vAlign w:val="center"/>
          </w:tcPr>
          <w:p w14:paraId="52F989F1" w14:textId="2B98992C" w:rsidR="008A6B6D" w:rsidRDefault="00A20B4A" w:rsidP="00520243">
            <w:r>
              <w:t xml:space="preserve">Regler och inställningar som ska appliceras vid ett ny-/om- och avbokningsflöde. Observera </w:t>
            </w:r>
            <w:proofErr w:type="spellStart"/>
            <w:r>
              <w:t>kardinaliteten</w:t>
            </w:r>
            <w:proofErr w:type="spellEnd"/>
            <w:r>
              <w:t xml:space="preserve"> för attributet, endast en instans av </w:t>
            </w:r>
            <w:proofErr w:type="spellStart"/>
            <w:r>
              <w:t>appointmentRule</w:t>
            </w:r>
            <w:proofErr w:type="spellEnd"/>
            <w:r>
              <w:t xml:space="preserve"> får anges per flödestyp (</w:t>
            </w:r>
            <w:proofErr w:type="spellStart"/>
            <w:r>
              <w:t>Nybokning</w:t>
            </w:r>
            <w:proofErr w:type="spellEnd"/>
            <w:r>
              <w:t>/Ombokning/Avbokning).</w:t>
            </w:r>
          </w:p>
        </w:tc>
        <w:tc>
          <w:tcPr>
            <w:tcW w:w="358" w:type="pct"/>
            <w:vAlign w:val="center"/>
          </w:tcPr>
          <w:p w14:paraId="4A2DD052" w14:textId="6355A80E" w:rsidR="008A6B6D" w:rsidRDefault="00A20B4A" w:rsidP="00520243">
            <w:pPr>
              <w:jc w:val="center"/>
              <w:rPr>
                <w:rFonts w:eastAsia="Times New Roman"/>
                <w:spacing w:val="-1"/>
                <w:szCs w:val="20"/>
              </w:rPr>
            </w:pPr>
            <w:r>
              <w:rPr>
                <w:rFonts w:eastAsia="Times New Roman"/>
                <w:spacing w:val="-1"/>
                <w:szCs w:val="20"/>
              </w:rPr>
              <w:t>0..3</w:t>
            </w:r>
          </w:p>
        </w:tc>
      </w:tr>
      <w:tr w:rsidR="005207A1" w:rsidRPr="000C2908" w14:paraId="3411B51F" w14:textId="77777777" w:rsidTr="001A4C67">
        <w:tc>
          <w:tcPr>
            <w:tcW w:w="1692" w:type="pct"/>
            <w:vAlign w:val="center"/>
          </w:tcPr>
          <w:p w14:paraId="1B0C2D81" w14:textId="062484C3" w:rsidR="00723D5F" w:rsidRPr="00DD7E5A" w:rsidRDefault="00E0564A" w:rsidP="00520243">
            <w:proofErr w:type="spellStart"/>
            <w:proofErr w:type="gramStart"/>
            <w:r>
              <w:t>appointment.</w:t>
            </w:r>
            <w:r w:rsidR="001B2B95">
              <w:t>timeslot</w:t>
            </w:r>
            <w:proofErr w:type="gramEnd"/>
            <w:r w:rsidR="001B2B95">
              <w:t>.</w:t>
            </w:r>
            <w:r w:rsidR="00723D5F" w:rsidRPr="007C1646">
              <w:rPr>
                <w:b/>
                <w:bCs/>
              </w:rPr>
              <w:t>startTime</w:t>
            </w:r>
            <w:proofErr w:type="spellEnd"/>
          </w:p>
        </w:tc>
        <w:tc>
          <w:tcPr>
            <w:tcW w:w="950" w:type="pct"/>
            <w:vAlign w:val="center"/>
          </w:tcPr>
          <w:p w14:paraId="3D3A7CFD" w14:textId="77777777" w:rsidR="00723D5F" w:rsidRPr="00DD7E5A" w:rsidRDefault="00723D5F" w:rsidP="00520243">
            <w:r w:rsidRPr="00115129">
              <w:t>TS</w:t>
            </w:r>
            <w:r>
              <w:t xml:space="preserve"> (string)</w:t>
            </w:r>
          </w:p>
        </w:tc>
        <w:tc>
          <w:tcPr>
            <w:tcW w:w="2000" w:type="pct"/>
            <w:vAlign w:val="center"/>
          </w:tcPr>
          <w:p w14:paraId="07D9C88F" w14:textId="77777777" w:rsidR="00723D5F" w:rsidRPr="00DD7E5A" w:rsidRDefault="00723D5F" w:rsidP="00520243">
            <w:r w:rsidRPr="0070631A">
              <w:t xml:space="preserve">Startdatum och klockslag för bokad tid, på formatet </w:t>
            </w:r>
            <w:proofErr w:type="spellStart"/>
            <w:r w:rsidRPr="0070631A">
              <w:t>ÅÅÅÅMMDDttmmss</w:t>
            </w:r>
            <w:proofErr w:type="spellEnd"/>
            <w:r w:rsidRPr="0070631A">
              <w:t>.</w:t>
            </w:r>
          </w:p>
        </w:tc>
        <w:tc>
          <w:tcPr>
            <w:tcW w:w="358" w:type="pct"/>
            <w:vAlign w:val="center"/>
          </w:tcPr>
          <w:p w14:paraId="48EFD6D6" w14:textId="3ED038D4" w:rsidR="00723D5F" w:rsidRPr="00C771F9" w:rsidRDefault="002D1B5C" w:rsidP="00520243">
            <w:pPr>
              <w:jc w:val="center"/>
              <w:rPr>
                <w:rFonts w:eastAsia="Times New Roman"/>
                <w:spacing w:val="-1"/>
                <w:szCs w:val="20"/>
              </w:rPr>
            </w:pPr>
            <w:r>
              <w:rPr>
                <w:rFonts w:eastAsia="Times New Roman"/>
                <w:spacing w:val="-1"/>
                <w:szCs w:val="20"/>
              </w:rPr>
              <w:t>1</w:t>
            </w:r>
            <w:r w:rsidR="00723D5F" w:rsidRPr="0070631A">
              <w:rPr>
                <w:rFonts w:eastAsia="Times New Roman"/>
                <w:spacing w:val="-1"/>
                <w:szCs w:val="20"/>
              </w:rPr>
              <w:t>..1</w:t>
            </w:r>
          </w:p>
        </w:tc>
      </w:tr>
      <w:tr w:rsidR="005207A1" w:rsidRPr="000C2908" w14:paraId="30099F8A" w14:textId="77777777" w:rsidTr="001A4C67">
        <w:tc>
          <w:tcPr>
            <w:tcW w:w="1692" w:type="pct"/>
            <w:vAlign w:val="center"/>
          </w:tcPr>
          <w:p w14:paraId="265E36E3" w14:textId="4205E376" w:rsidR="00723D5F" w:rsidRPr="00DD7E5A" w:rsidRDefault="00E0564A" w:rsidP="00520243">
            <w:proofErr w:type="spellStart"/>
            <w:proofErr w:type="gramStart"/>
            <w:r>
              <w:t>appointment.</w:t>
            </w:r>
            <w:r w:rsidR="001B2B95">
              <w:t>timeslot</w:t>
            </w:r>
            <w:proofErr w:type="spellEnd"/>
            <w:proofErr w:type="gramEnd"/>
            <w:r w:rsidR="001B2B95" w:rsidRPr="00115129">
              <w:t xml:space="preserve"> </w:t>
            </w:r>
            <w:proofErr w:type="spellStart"/>
            <w:r w:rsidR="00723D5F" w:rsidRPr="007C1646">
              <w:rPr>
                <w:b/>
                <w:bCs/>
              </w:rPr>
              <w:t>endTim</w:t>
            </w:r>
            <w:r w:rsidR="006E1B8E" w:rsidRPr="007C1646">
              <w:rPr>
                <w:b/>
                <w:bCs/>
              </w:rPr>
              <w:t>e</w:t>
            </w:r>
            <w:proofErr w:type="spellEnd"/>
          </w:p>
        </w:tc>
        <w:tc>
          <w:tcPr>
            <w:tcW w:w="950" w:type="pct"/>
            <w:vAlign w:val="center"/>
          </w:tcPr>
          <w:p w14:paraId="076C6707" w14:textId="77777777" w:rsidR="00723D5F" w:rsidRPr="00DD7E5A" w:rsidRDefault="00723D5F" w:rsidP="00520243">
            <w:r w:rsidRPr="00115129">
              <w:t>TS</w:t>
            </w:r>
            <w:r>
              <w:t xml:space="preserve"> (string)</w:t>
            </w:r>
          </w:p>
        </w:tc>
        <w:tc>
          <w:tcPr>
            <w:tcW w:w="2000" w:type="pct"/>
            <w:vAlign w:val="center"/>
          </w:tcPr>
          <w:p w14:paraId="64B932BC" w14:textId="77777777" w:rsidR="00723D5F" w:rsidRPr="00DD7E5A" w:rsidRDefault="00723D5F" w:rsidP="00520243">
            <w:r w:rsidRPr="0070631A">
              <w:t xml:space="preserve">Slutdatum och klockslag för bokad tid, på formatet </w:t>
            </w:r>
            <w:proofErr w:type="spellStart"/>
            <w:r w:rsidRPr="0070631A">
              <w:t>ÅÅÅÅMMDDttmmss</w:t>
            </w:r>
            <w:proofErr w:type="spellEnd"/>
            <w:r w:rsidRPr="0070631A">
              <w:t>.</w:t>
            </w:r>
          </w:p>
        </w:tc>
        <w:tc>
          <w:tcPr>
            <w:tcW w:w="358" w:type="pct"/>
            <w:vAlign w:val="center"/>
          </w:tcPr>
          <w:p w14:paraId="2FDC432B" w14:textId="5EBFC404" w:rsidR="00723D5F" w:rsidRPr="00C771F9" w:rsidRDefault="002D1B5C" w:rsidP="00520243">
            <w:pPr>
              <w:jc w:val="center"/>
              <w:rPr>
                <w:rFonts w:eastAsia="Times New Roman"/>
                <w:spacing w:val="-1"/>
                <w:szCs w:val="20"/>
              </w:rPr>
            </w:pPr>
            <w:r>
              <w:rPr>
                <w:rFonts w:eastAsia="Times New Roman"/>
                <w:spacing w:val="-1"/>
                <w:szCs w:val="20"/>
              </w:rPr>
              <w:t>1</w:t>
            </w:r>
            <w:r w:rsidR="00723D5F" w:rsidRPr="0070631A">
              <w:rPr>
                <w:rFonts w:eastAsia="Times New Roman"/>
                <w:spacing w:val="-1"/>
                <w:szCs w:val="20"/>
              </w:rPr>
              <w:t>..1</w:t>
            </w:r>
          </w:p>
        </w:tc>
      </w:tr>
      <w:tr w:rsidR="002D1B5C" w:rsidRPr="000C2908" w14:paraId="3EF93015" w14:textId="77777777" w:rsidTr="001A4C67">
        <w:tc>
          <w:tcPr>
            <w:tcW w:w="1692" w:type="pct"/>
            <w:vAlign w:val="center"/>
          </w:tcPr>
          <w:p w14:paraId="2F4EABE9" w14:textId="6CF1F873" w:rsidR="002D1B5C" w:rsidRDefault="002D1B5C" w:rsidP="00520243">
            <w:proofErr w:type="spellStart"/>
            <w:proofErr w:type="gramStart"/>
            <w:r>
              <w:t>appointment.timeslot</w:t>
            </w:r>
            <w:proofErr w:type="gramEnd"/>
            <w:r>
              <w:t>.</w:t>
            </w:r>
            <w:r w:rsidRPr="002D1B5C">
              <w:rPr>
                <w:b/>
                <w:bCs/>
              </w:rPr>
              <w:t>timeLength</w:t>
            </w:r>
            <w:proofErr w:type="spellEnd"/>
          </w:p>
        </w:tc>
        <w:tc>
          <w:tcPr>
            <w:tcW w:w="950" w:type="pct"/>
            <w:vAlign w:val="center"/>
          </w:tcPr>
          <w:p w14:paraId="7825D2EC" w14:textId="7B1ACB2A" w:rsidR="002D1B5C" w:rsidRPr="00115129" w:rsidRDefault="002D1B5C" w:rsidP="00520243">
            <w:r>
              <w:t>double</w:t>
            </w:r>
          </w:p>
        </w:tc>
        <w:tc>
          <w:tcPr>
            <w:tcW w:w="2000" w:type="pct"/>
            <w:vAlign w:val="center"/>
          </w:tcPr>
          <w:p w14:paraId="5E199A4C" w14:textId="1B635CD7" w:rsidR="002D1B5C" w:rsidRPr="0070631A" w:rsidRDefault="002D1B5C" w:rsidP="00520243">
            <w:r>
              <w:t>Längd på besöket i minuter</w:t>
            </w:r>
          </w:p>
        </w:tc>
        <w:tc>
          <w:tcPr>
            <w:tcW w:w="358" w:type="pct"/>
            <w:vAlign w:val="center"/>
          </w:tcPr>
          <w:p w14:paraId="17414B79" w14:textId="423C3524" w:rsidR="002D1B5C" w:rsidRDefault="002D1B5C" w:rsidP="00520243">
            <w:pPr>
              <w:jc w:val="center"/>
              <w:rPr>
                <w:rFonts w:eastAsia="Times New Roman"/>
                <w:spacing w:val="-1"/>
                <w:szCs w:val="20"/>
              </w:rPr>
            </w:pPr>
            <w:r>
              <w:rPr>
                <w:rFonts w:eastAsia="Times New Roman"/>
                <w:spacing w:val="-1"/>
                <w:szCs w:val="20"/>
              </w:rPr>
              <w:t>0..1</w:t>
            </w:r>
          </w:p>
        </w:tc>
      </w:tr>
      <w:tr w:rsidR="005207A1" w:rsidRPr="000C2908" w14:paraId="20C2A6AE" w14:textId="77777777" w:rsidTr="001A4C67">
        <w:tc>
          <w:tcPr>
            <w:tcW w:w="1692" w:type="pct"/>
            <w:vAlign w:val="center"/>
          </w:tcPr>
          <w:p w14:paraId="7C3A3F94" w14:textId="4C184ED3" w:rsidR="00723D5F" w:rsidRPr="00DD7E5A" w:rsidRDefault="007C1646" w:rsidP="00520243">
            <w:proofErr w:type="spellStart"/>
            <w:proofErr w:type="gramStart"/>
            <w:r>
              <w:t>appointment.timeslot</w:t>
            </w:r>
            <w:proofErr w:type="spellEnd"/>
            <w:proofErr w:type="gramEnd"/>
            <w:r w:rsidRPr="00115129">
              <w:t xml:space="preserve"> </w:t>
            </w:r>
            <w:proofErr w:type="spellStart"/>
            <w:r w:rsidR="00723D5F" w:rsidRPr="007C1646">
              <w:rPr>
                <w:b/>
                <w:bCs/>
              </w:rPr>
              <w:t>healthcare</w:t>
            </w:r>
            <w:r w:rsidR="001B2B95" w:rsidRPr="007C1646">
              <w:rPr>
                <w:b/>
                <w:bCs/>
              </w:rPr>
              <w:t>F</w:t>
            </w:r>
            <w:r w:rsidR="00723D5F" w:rsidRPr="007C1646">
              <w:rPr>
                <w:b/>
                <w:bCs/>
              </w:rPr>
              <w:t>acility</w:t>
            </w:r>
            <w:proofErr w:type="spellEnd"/>
          </w:p>
        </w:tc>
        <w:tc>
          <w:tcPr>
            <w:tcW w:w="950" w:type="pct"/>
            <w:vAlign w:val="center"/>
          </w:tcPr>
          <w:p w14:paraId="61A617C9" w14:textId="3FC55DCB" w:rsidR="00723D5F" w:rsidRPr="00DD7E5A" w:rsidRDefault="001B2B95" w:rsidP="00520243">
            <w:proofErr w:type="spellStart"/>
            <w:r>
              <w:t>OrgUnitType</w:t>
            </w:r>
            <w:proofErr w:type="spellEnd"/>
          </w:p>
        </w:tc>
        <w:tc>
          <w:tcPr>
            <w:tcW w:w="2000" w:type="pct"/>
            <w:vAlign w:val="center"/>
          </w:tcPr>
          <w:p w14:paraId="3BEB6026" w14:textId="765F71F3" w:rsidR="00723D5F" w:rsidRPr="00DD7E5A" w:rsidRDefault="001B2B95" w:rsidP="00520243">
            <w:r>
              <w:t>Vårdenheten som bokningen gäller hos</w:t>
            </w:r>
          </w:p>
        </w:tc>
        <w:tc>
          <w:tcPr>
            <w:tcW w:w="358" w:type="pct"/>
            <w:vAlign w:val="center"/>
          </w:tcPr>
          <w:p w14:paraId="4FD45B62" w14:textId="77777777" w:rsidR="00723D5F" w:rsidRPr="00C771F9" w:rsidRDefault="00723D5F" w:rsidP="00520243">
            <w:pPr>
              <w:jc w:val="center"/>
              <w:rPr>
                <w:rFonts w:eastAsia="Times New Roman"/>
                <w:spacing w:val="-1"/>
                <w:szCs w:val="20"/>
              </w:rPr>
            </w:pPr>
            <w:r w:rsidRPr="0070631A">
              <w:rPr>
                <w:rFonts w:eastAsia="Times New Roman"/>
                <w:spacing w:val="-1"/>
                <w:szCs w:val="20"/>
              </w:rPr>
              <w:t>1..1</w:t>
            </w:r>
          </w:p>
        </w:tc>
      </w:tr>
      <w:tr w:rsidR="005207A1" w:rsidRPr="000C2908" w14:paraId="2329D0D9" w14:textId="77777777" w:rsidTr="001A4C67">
        <w:tc>
          <w:tcPr>
            <w:tcW w:w="1692" w:type="pct"/>
            <w:vAlign w:val="center"/>
          </w:tcPr>
          <w:p w14:paraId="66812026" w14:textId="13F04B0E" w:rsidR="00723D5F" w:rsidRPr="00DD7E5A" w:rsidRDefault="007C1646" w:rsidP="00520243">
            <w:proofErr w:type="spellStart"/>
            <w:proofErr w:type="gramStart"/>
            <w:r>
              <w:t>appointment.timeslot</w:t>
            </w:r>
            <w:proofErr w:type="spellEnd"/>
            <w:proofErr w:type="gramEnd"/>
            <w:r w:rsidRPr="00115129">
              <w:t xml:space="preserve"> </w:t>
            </w:r>
            <w:proofErr w:type="spellStart"/>
            <w:r w:rsidR="00723D5F" w:rsidRPr="007C1646">
              <w:rPr>
                <w:b/>
                <w:bCs/>
              </w:rPr>
              <w:t>p</w:t>
            </w:r>
            <w:r w:rsidRPr="007C1646">
              <w:rPr>
                <w:b/>
                <w:bCs/>
              </w:rPr>
              <w:t>ractitioner</w:t>
            </w:r>
            <w:proofErr w:type="spellEnd"/>
          </w:p>
        </w:tc>
        <w:tc>
          <w:tcPr>
            <w:tcW w:w="950" w:type="pct"/>
            <w:vAlign w:val="center"/>
          </w:tcPr>
          <w:p w14:paraId="02BB41D4" w14:textId="258419A8" w:rsidR="00723D5F" w:rsidRPr="00DD7E5A" w:rsidRDefault="007C1646" w:rsidP="00520243">
            <w:proofErr w:type="spellStart"/>
            <w:r>
              <w:t>PractitionerType</w:t>
            </w:r>
            <w:proofErr w:type="spellEnd"/>
          </w:p>
        </w:tc>
        <w:tc>
          <w:tcPr>
            <w:tcW w:w="2000" w:type="pct"/>
            <w:vAlign w:val="center"/>
          </w:tcPr>
          <w:p w14:paraId="64D90455" w14:textId="09CEEB0F" w:rsidR="00723D5F" w:rsidRPr="00DD7E5A" w:rsidRDefault="00723D5F" w:rsidP="00520243">
            <w:r w:rsidRPr="0070631A">
              <w:t xml:space="preserve"> </w:t>
            </w:r>
            <w:proofErr w:type="spellStart"/>
            <w:r w:rsidRPr="0070631A">
              <w:t>Ho</w:t>
            </w:r>
            <w:r w:rsidR="007C1646">
              <w:t>S</w:t>
            </w:r>
            <w:proofErr w:type="spellEnd"/>
            <w:r w:rsidRPr="0070631A">
              <w:t>-person som besöket är bokat hos.</w:t>
            </w:r>
          </w:p>
        </w:tc>
        <w:tc>
          <w:tcPr>
            <w:tcW w:w="358" w:type="pct"/>
            <w:vAlign w:val="center"/>
          </w:tcPr>
          <w:p w14:paraId="7488120F" w14:textId="5A5271AA" w:rsidR="00723D5F" w:rsidRPr="00C771F9" w:rsidRDefault="00723D5F" w:rsidP="00520243">
            <w:pPr>
              <w:jc w:val="center"/>
              <w:rPr>
                <w:rFonts w:eastAsia="Times New Roman"/>
                <w:spacing w:val="-1"/>
                <w:szCs w:val="20"/>
              </w:rPr>
            </w:pPr>
            <w:r w:rsidRPr="0070631A">
              <w:rPr>
                <w:rFonts w:eastAsia="Times New Roman"/>
                <w:spacing w:val="-1"/>
                <w:szCs w:val="20"/>
              </w:rPr>
              <w:t>0..</w:t>
            </w:r>
            <w:r w:rsidR="00A20B4A">
              <w:rPr>
                <w:rFonts w:eastAsia="Times New Roman"/>
                <w:spacing w:val="-1"/>
                <w:szCs w:val="20"/>
              </w:rPr>
              <w:t>*</w:t>
            </w:r>
          </w:p>
        </w:tc>
      </w:tr>
      <w:tr w:rsidR="002D1B5C" w:rsidRPr="000C2908" w14:paraId="2B8CE904" w14:textId="77777777" w:rsidTr="001A4C67">
        <w:tc>
          <w:tcPr>
            <w:tcW w:w="1692" w:type="pct"/>
            <w:vAlign w:val="center"/>
          </w:tcPr>
          <w:p w14:paraId="2F5C63B9" w14:textId="68C5A6E4" w:rsidR="002D1B5C" w:rsidRDefault="002D1B5C" w:rsidP="00520243">
            <w:proofErr w:type="spellStart"/>
            <w:proofErr w:type="gramStart"/>
            <w:r>
              <w:t>appointment.timeslot</w:t>
            </w:r>
            <w:proofErr w:type="gramEnd"/>
            <w:r>
              <w:t>.</w:t>
            </w:r>
            <w:r w:rsidRPr="00B303E5">
              <w:rPr>
                <w:b/>
                <w:bCs/>
              </w:rPr>
              <w:t>resource</w:t>
            </w:r>
            <w:proofErr w:type="spellEnd"/>
          </w:p>
        </w:tc>
        <w:tc>
          <w:tcPr>
            <w:tcW w:w="950" w:type="pct"/>
            <w:vAlign w:val="center"/>
          </w:tcPr>
          <w:p w14:paraId="066A7DC4" w14:textId="654D2DCE" w:rsidR="002D1B5C" w:rsidRDefault="002D1B5C" w:rsidP="00520243">
            <w:proofErr w:type="spellStart"/>
            <w:r>
              <w:t>ResourceType</w:t>
            </w:r>
            <w:proofErr w:type="spellEnd"/>
          </w:p>
        </w:tc>
        <w:tc>
          <w:tcPr>
            <w:tcW w:w="2000" w:type="pct"/>
            <w:vAlign w:val="center"/>
          </w:tcPr>
          <w:p w14:paraId="3E676C3E" w14:textId="14118DFE" w:rsidR="002D1B5C" w:rsidRPr="0070631A" w:rsidRDefault="002D1B5C" w:rsidP="00520243">
            <w:r>
              <w:t xml:space="preserve">En resurs </w:t>
            </w:r>
            <w:r w:rsidR="00B303E5">
              <w:t>är n</w:t>
            </w:r>
            <w:r w:rsidR="00B303E5" w:rsidRPr="00B303E5">
              <w:t xml:space="preserve">ågot som kan tas i anspråk för eller krävs för genomförande av aktiviteter eller processer inom vård och omsorg och som inte avser personer eller organisationer. Exempel är olika typer av medicintekniska produkter inom hälso- och sjukvård och </w:t>
            </w:r>
            <w:r w:rsidR="00B303E5" w:rsidRPr="00B303E5">
              <w:lastRenderedPageBreak/>
              <w:t>pengar som betalas ut till brukaren inom socialtjänst</w:t>
            </w:r>
            <w:r w:rsidR="00B303E5">
              <w:t xml:space="preserve">. </w:t>
            </w:r>
          </w:p>
        </w:tc>
        <w:tc>
          <w:tcPr>
            <w:tcW w:w="358" w:type="pct"/>
            <w:vAlign w:val="center"/>
          </w:tcPr>
          <w:p w14:paraId="20B06E87" w14:textId="1AFE787D" w:rsidR="002D1B5C" w:rsidRPr="0070631A" w:rsidRDefault="00A20B4A" w:rsidP="00520243">
            <w:pPr>
              <w:jc w:val="center"/>
              <w:rPr>
                <w:rFonts w:eastAsia="Times New Roman"/>
                <w:spacing w:val="-1"/>
                <w:szCs w:val="20"/>
              </w:rPr>
            </w:pPr>
            <w:r>
              <w:rPr>
                <w:rFonts w:eastAsia="Times New Roman"/>
                <w:spacing w:val="-1"/>
                <w:szCs w:val="20"/>
              </w:rPr>
              <w:lastRenderedPageBreak/>
              <w:t>0..*</w:t>
            </w:r>
          </w:p>
        </w:tc>
      </w:tr>
      <w:tr w:rsidR="00125160" w:rsidRPr="000C2908" w14:paraId="7D649108" w14:textId="77777777" w:rsidTr="001A4C67">
        <w:tc>
          <w:tcPr>
            <w:tcW w:w="1692" w:type="pct"/>
            <w:vAlign w:val="center"/>
          </w:tcPr>
          <w:p w14:paraId="33250651" w14:textId="45D60C14" w:rsidR="00125160" w:rsidRDefault="00125160" w:rsidP="00520243">
            <w:proofErr w:type="spellStart"/>
            <w:proofErr w:type="gramStart"/>
            <w:r>
              <w:t>appointment.timeslot</w:t>
            </w:r>
            <w:proofErr w:type="gramEnd"/>
            <w:r>
              <w:t>.</w:t>
            </w:r>
            <w:r w:rsidRPr="00125160">
              <w:rPr>
                <w:b/>
                <w:bCs/>
              </w:rPr>
              <w:t>withinCareGuarantee</w:t>
            </w:r>
            <w:proofErr w:type="spellEnd"/>
          </w:p>
        </w:tc>
        <w:tc>
          <w:tcPr>
            <w:tcW w:w="950" w:type="pct"/>
            <w:vAlign w:val="center"/>
          </w:tcPr>
          <w:p w14:paraId="2E701876" w14:textId="215A4137" w:rsidR="00125160" w:rsidRDefault="00125160" w:rsidP="00520243">
            <w:proofErr w:type="spellStart"/>
            <w:r>
              <w:t>boolean</w:t>
            </w:r>
            <w:proofErr w:type="spellEnd"/>
          </w:p>
        </w:tc>
        <w:tc>
          <w:tcPr>
            <w:tcW w:w="2000" w:type="pct"/>
            <w:vAlign w:val="center"/>
          </w:tcPr>
          <w:p w14:paraId="1D6721D7" w14:textId="0671BF2B" w:rsidR="00125160" w:rsidRDefault="00125160" w:rsidP="00520243">
            <w:r>
              <w:t xml:space="preserve">Flagga som visar huruvida denna tidslucka ligger inom Vårdgarantin. Flaggan är intressant att förmedla i samband med exempelvis ett </w:t>
            </w:r>
            <w:proofErr w:type="spellStart"/>
            <w:r>
              <w:t>nybokningsflöde</w:t>
            </w:r>
            <w:proofErr w:type="spellEnd"/>
            <w:r>
              <w:t xml:space="preserve">, då invånaren söker efter lediga tider. Flaggan </w:t>
            </w:r>
            <w:r w:rsidR="00FC7B1A">
              <w:t>relaterar</w:t>
            </w:r>
            <w:r>
              <w:t xml:space="preserve"> således </w:t>
            </w:r>
            <w:r w:rsidR="00FC7B1A">
              <w:t>till den tidpunkt då invånaren begärde att söka efter lediga tider.</w:t>
            </w:r>
          </w:p>
        </w:tc>
        <w:tc>
          <w:tcPr>
            <w:tcW w:w="358" w:type="pct"/>
            <w:vAlign w:val="center"/>
          </w:tcPr>
          <w:p w14:paraId="1889E6B6" w14:textId="4D59218B" w:rsidR="00125160" w:rsidRDefault="00FC7B1A" w:rsidP="00520243">
            <w:pPr>
              <w:jc w:val="center"/>
              <w:rPr>
                <w:rFonts w:eastAsia="Times New Roman"/>
                <w:spacing w:val="-1"/>
                <w:szCs w:val="20"/>
              </w:rPr>
            </w:pPr>
            <w:r>
              <w:rPr>
                <w:rFonts w:eastAsia="Times New Roman"/>
                <w:spacing w:val="-1"/>
                <w:szCs w:val="20"/>
              </w:rPr>
              <w:t>0..1</w:t>
            </w:r>
          </w:p>
        </w:tc>
      </w:tr>
      <w:tr w:rsidR="00FC7B1A" w:rsidRPr="000C2908" w14:paraId="0BF962C6" w14:textId="77777777" w:rsidTr="001A4C67">
        <w:tc>
          <w:tcPr>
            <w:tcW w:w="1692" w:type="pct"/>
            <w:vAlign w:val="center"/>
          </w:tcPr>
          <w:p w14:paraId="16B39A72" w14:textId="2ADE0EB2" w:rsidR="00FC7B1A" w:rsidRPr="00115129" w:rsidRDefault="00FC7B1A" w:rsidP="00520243">
            <w:proofErr w:type="spellStart"/>
            <w:proofErr w:type="gramStart"/>
            <w:r>
              <w:t>appointment.timeslot</w:t>
            </w:r>
            <w:proofErr w:type="gramEnd"/>
            <w:r>
              <w:t>.</w:t>
            </w:r>
            <w:r w:rsidRPr="00FC7B1A">
              <w:rPr>
                <w:b/>
                <w:bCs/>
              </w:rPr>
              <w:t>alternativeAddress</w:t>
            </w:r>
            <w:proofErr w:type="spellEnd"/>
          </w:p>
        </w:tc>
        <w:tc>
          <w:tcPr>
            <w:tcW w:w="950" w:type="pct"/>
            <w:vAlign w:val="center"/>
          </w:tcPr>
          <w:p w14:paraId="0338B892" w14:textId="7266C3A1" w:rsidR="00FC7B1A" w:rsidRDefault="00FC7B1A" w:rsidP="00520243">
            <w:r>
              <w:t>string</w:t>
            </w:r>
          </w:p>
        </w:tc>
        <w:tc>
          <w:tcPr>
            <w:tcW w:w="2000" w:type="pct"/>
            <w:vAlign w:val="center"/>
          </w:tcPr>
          <w:p w14:paraId="320D7283" w14:textId="463F5B4B" w:rsidR="00FC7B1A" w:rsidRPr="0070631A" w:rsidRDefault="00FC7B1A" w:rsidP="00520243">
            <w:r>
              <w:t xml:space="preserve">En alternativ adress som kan anges av verksamheten, kopplat till den specifika tidsluckan. Om </w:t>
            </w:r>
            <w:r w:rsidR="002128D5">
              <w:t>vårdcentral</w:t>
            </w:r>
            <w:r>
              <w:t xml:space="preserve">en vill förmedla en alternativ adress mer generellt rekommenderas motsvarande attribut i </w:t>
            </w:r>
            <w:proofErr w:type="spellStart"/>
            <w:r>
              <w:t>OrgUnitType</w:t>
            </w:r>
            <w:proofErr w:type="spellEnd"/>
          </w:p>
        </w:tc>
        <w:tc>
          <w:tcPr>
            <w:tcW w:w="358" w:type="pct"/>
            <w:vAlign w:val="center"/>
          </w:tcPr>
          <w:p w14:paraId="48EECB48" w14:textId="66378E10" w:rsidR="00FC7B1A" w:rsidRPr="0070631A" w:rsidRDefault="00C20B59" w:rsidP="00520243">
            <w:pPr>
              <w:jc w:val="center"/>
              <w:rPr>
                <w:rFonts w:eastAsia="Times New Roman"/>
                <w:spacing w:val="-1"/>
                <w:szCs w:val="20"/>
              </w:rPr>
            </w:pPr>
            <w:r>
              <w:rPr>
                <w:rFonts w:eastAsia="Times New Roman"/>
                <w:spacing w:val="-1"/>
                <w:szCs w:val="20"/>
              </w:rPr>
              <w:t>0..1</w:t>
            </w:r>
          </w:p>
        </w:tc>
      </w:tr>
      <w:tr w:rsidR="00FC7B1A" w:rsidRPr="000C2908" w14:paraId="4AD0AE3A" w14:textId="77777777" w:rsidTr="001A4C67">
        <w:tc>
          <w:tcPr>
            <w:tcW w:w="1692" w:type="pct"/>
            <w:vAlign w:val="center"/>
          </w:tcPr>
          <w:p w14:paraId="3090FBA8" w14:textId="2A2E5D57" w:rsidR="00FC7B1A" w:rsidRPr="00115129" w:rsidRDefault="00FC7B1A" w:rsidP="00FC7B1A">
            <w:proofErr w:type="spellStart"/>
            <w:proofErr w:type="gramStart"/>
            <w:r>
              <w:t>appointment.</w:t>
            </w:r>
            <w:r w:rsidRPr="005207A1">
              <w:rPr>
                <w:b/>
                <w:bCs/>
              </w:rPr>
              <w:t>p</w:t>
            </w:r>
            <w:r w:rsidR="005D60F2">
              <w:rPr>
                <w:b/>
                <w:bCs/>
              </w:rPr>
              <w:t>erson</w:t>
            </w:r>
            <w:r w:rsidRPr="005207A1">
              <w:rPr>
                <w:b/>
                <w:bCs/>
              </w:rPr>
              <w:t>Id</w:t>
            </w:r>
            <w:proofErr w:type="spellEnd"/>
            <w:proofErr w:type="gramEnd"/>
          </w:p>
        </w:tc>
        <w:tc>
          <w:tcPr>
            <w:tcW w:w="950" w:type="pct"/>
            <w:vAlign w:val="center"/>
          </w:tcPr>
          <w:p w14:paraId="3DD93DE2" w14:textId="77777777" w:rsidR="005D60F2" w:rsidRPr="005D60F2" w:rsidRDefault="005D60F2" w:rsidP="005D60F2">
            <w:proofErr w:type="spellStart"/>
            <w:r w:rsidRPr="005D60F2">
              <w:t>PersonIdType</w:t>
            </w:r>
            <w:proofErr w:type="spellEnd"/>
          </w:p>
          <w:p w14:paraId="4513174D" w14:textId="32BC177B" w:rsidR="00FC7B1A" w:rsidRDefault="005D60F2" w:rsidP="00FC7B1A">
            <w:r>
              <w:t>(</w:t>
            </w:r>
            <w:proofErr w:type="spellStart"/>
            <w:r w:rsidR="00FC7B1A">
              <w:t>IIType</w:t>
            </w:r>
            <w:proofErr w:type="spellEnd"/>
            <w:r>
              <w:t>)</w:t>
            </w:r>
          </w:p>
        </w:tc>
        <w:tc>
          <w:tcPr>
            <w:tcW w:w="2000" w:type="pct"/>
            <w:vAlign w:val="center"/>
          </w:tcPr>
          <w:p w14:paraId="0871B274" w14:textId="491A3145" w:rsidR="00FC7B1A" w:rsidRPr="0070631A" w:rsidRDefault="00FC7B1A" w:rsidP="00FC7B1A">
            <w:r>
              <w:t>Patientens personnummer, för den patient som tidbokningen gäller</w:t>
            </w:r>
          </w:p>
        </w:tc>
        <w:tc>
          <w:tcPr>
            <w:tcW w:w="358" w:type="pct"/>
            <w:vAlign w:val="center"/>
          </w:tcPr>
          <w:p w14:paraId="0CD7B894" w14:textId="0CE0FA16" w:rsidR="00FC7B1A" w:rsidRPr="0070631A" w:rsidRDefault="00FC7B1A" w:rsidP="00FC7B1A">
            <w:pPr>
              <w:jc w:val="center"/>
              <w:rPr>
                <w:rFonts w:eastAsia="Times New Roman"/>
                <w:spacing w:val="-1"/>
                <w:szCs w:val="20"/>
              </w:rPr>
            </w:pPr>
            <w:r w:rsidRPr="00C771F9">
              <w:rPr>
                <w:rFonts w:eastAsia="Times New Roman"/>
                <w:spacing w:val="-1"/>
                <w:szCs w:val="20"/>
              </w:rPr>
              <w:t>1..1</w:t>
            </w:r>
          </w:p>
        </w:tc>
      </w:tr>
      <w:tr w:rsidR="00FC7B1A" w:rsidRPr="000C2908" w14:paraId="39BA79FE" w14:textId="77777777" w:rsidTr="001A4C67">
        <w:tc>
          <w:tcPr>
            <w:tcW w:w="1692" w:type="pct"/>
            <w:vAlign w:val="center"/>
          </w:tcPr>
          <w:p w14:paraId="1E5EA7C4" w14:textId="1A768D73" w:rsidR="00FC7B1A" w:rsidRPr="00115129" w:rsidRDefault="00FC7B1A" w:rsidP="00FC7B1A">
            <w:proofErr w:type="spellStart"/>
            <w:proofErr w:type="gramStart"/>
            <w:r>
              <w:t>appointment.p</w:t>
            </w:r>
            <w:r w:rsidR="005D60F2">
              <w:t>erson</w:t>
            </w:r>
            <w:r>
              <w:t>Id.</w:t>
            </w:r>
            <w:r w:rsidRPr="00FC7998">
              <w:rPr>
                <w:b/>
                <w:bCs/>
              </w:rPr>
              <w:t>root</w:t>
            </w:r>
            <w:proofErr w:type="spellEnd"/>
            <w:proofErr w:type="gramEnd"/>
          </w:p>
        </w:tc>
        <w:tc>
          <w:tcPr>
            <w:tcW w:w="950" w:type="pct"/>
            <w:vAlign w:val="center"/>
          </w:tcPr>
          <w:p w14:paraId="3056D31C" w14:textId="0E01179C" w:rsidR="00FC7B1A" w:rsidRDefault="00FC7B1A" w:rsidP="00FC7B1A">
            <w:r>
              <w:t>string</w:t>
            </w:r>
          </w:p>
        </w:tc>
        <w:tc>
          <w:tcPr>
            <w:tcW w:w="2000" w:type="pct"/>
            <w:vAlign w:val="center"/>
          </w:tcPr>
          <w:p w14:paraId="5AF376CA" w14:textId="77777777" w:rsidR="00FC7B1A" w:rsidRDefault="00FC7B1A" w:rsidP="00FC7B1A">
            <w:r>
              <w:t>OID som definierar typ av identifierare.</w:t>
            </w:r>
          </w:p>
          <w:p w14:paraId="49210949" w14:textId="77777777" w:rsidR="00FC7B1A" w:rsidRPr="0062004C" w:rsidRDefault="00FC7B1A" w:rsidP="00FC7B1A">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1) För PNR </w:t>
            </w:r>
            <w:r>
              <w:rPr>
                <w:rFonts w:ascii="Georgia" w:hAnsi="Georgia"/>
                <w:spacing w:val="-1"/>
                <w:sz w:val="20"/>
                <w:szCs w:val="20"/>
              </w:rPr>
              <w:t xml:space="preserve">ska </w:t>
            </w:r>
            <w:r w:rsidRPr="0062004C">
              <w:rPr>
                <w:rFonts w:ascii="Georgia" w:hAnsi="Georgia"/>
                <w:spacing w:val="-1"/>
                <w:sz w:val="20"/>
                <w:szCs w:val="20"/>
              </w:rPr>
              <w:t xml:space="preserve">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PNR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.2.1.3.1) användas.</w:t>
            </w:r>
          </w:p>
          <w:p w14:paraId="136E108F" w14:textId="77777777" w:rsidR="00FC7B1A" w:rsidRPr="0062004C" w:rsidRDefault="00FC7B1A" w:rsidP="00FC7B1A">
            <w:pPr>
              <w:pStyle w:val="TableParagraph"/>
              <w:spacing w:line="226" w:lineRule="exact"/>
              <w:rPr>
                <w:rFonts w:ascii="Georgia" w:hAnsi="Georgia"/>
                <w:spacing w:val="-1"/>
                <w:sz w:val="20"/>
                <w:szCs w:val="20"/>
              </w:rPr>
            </w:pPr>
          </w:p>
          <w:p w14:paraId="0DEDA8E6" w14:textId="007E0C07" w:rsidR="00FC7B1A" w:rsidRPr="0070631A" w:rsidRDefault="00FC7B1A" w:rsidP="00FC7B1A">
            <w:r w:rsidRPr="0062004C">
              <w:rPr>
                <w:spacing w:val="-1"/>
                <w:szCs w:val="20"/>
              </w:rPr>
              <w:t xml:space="preserve">2) För SNR </w:t>
            </w:r>
            <w:r>
              <w:rPr>
                <w:spacing w:val="-1"/>
                <w:szCs w:val="20"/>
              </w:rPr>
              <w:t xml:space="preserve">ska </w:t>
            </w:r>
            <w:r w:rsidRPr="0062004C">
              <w:rPr>
                <w:spacing w:val="-1"/>
                <w:szCs w:val="20"/>
              </w:rPr>
              <w:t xml:space="preserve">Skatteverkets </w:t>
            </w:r>
            <w:proofErr w:type="spellStart"/>
            <w:r w:rsidRPr="0062004C">
              <w:rPr>
                <w:spacing w:val="-1"/>
                <w:szCs w:val="20"/>
              </w:rPr>
              <w:t>oid</w:t>
            </w:r>
            <w:proofErr w:type="spellEnd"/>
            <w:r w:rsidRPr="0062004C">
              <w:rPr>
                <w:spacing w:val="-1"/>
                <w:szCs w:val="20"/>
              </w:rPr>
              <w:t xml:space="preserve"> för SNR (</w:t>
            </w:r>
            <w:proofErr w:type="gramStart"/>
            <w:r w:rsidRPr="0062004C">
              <w:rPr>
                <w:spacing w:val="-1"/>
                <w:szCs w:val="20"/>
              </w:rPr>
              <w:t>1.2.752.129</w:t>
            </w:r>
            <w:proofErr w:type="gramEnd"/>
            <w:r w:rsidRPr="0062004C">
              <w:rPr>
                <w:spacing w:val="-1"/>
                <w:szCs w:val="20"/>
              </w:rPr>
              <w:t>.2.1.3.3) användas.</w:t>
            </w:r>
          </w:p>
        </w:tc>
        <w:tc>
          <w:tcPr>
            <w:tcW w:w="358" w:type="pct"/>
            <w:vAlign w:val="center"/>
          </w:tcPr>
          <w:p w14:paraId="71753D38" w14:textId="7EA0265B" w:rsidR="00FC7B1A" w:rsidRPr="0070631A" w:rsidRDefault="00FC7B1A" w:rsidP="00FC7B1A">
            <w:pPr>
              <w:jc w:val="center"/>
              <w:rPr>
                <w:rFonts w:eastAsia="Times New Roman"/>
                <w:spacing w:val="-1"/>
                <w:szCs w:val="20"/>
              </w:rPr>
            </w:pPr>
            <w:r>
              <w:rPr>
                <w:rFonts w:eastAsia="Times New Roman"/>
                <w:spacing w:val="-1"/>
                <w:szCs w:val="20"/>
              </w:rPr>
              <w:t>1..1</w:t>
            </w:r>
          </w:p>
        </w:tc>
      </w:tr>
      <w:tr w:rsidR="00FC7B1A" w:rsidRPr="000C2908" w14:paraId="100BAD95" w14:textId="77777777" w:rsidTr="001A4C67">
        <w:tc>
          <w:tcPr>
            <w:tcW w:w="1692" w:type="pct"/>
            <w:vAlign w:val="center"/>
          </w:tcPr>
          <w:p w14:paraId="148AEE2F" w14:textId="682AB9B2" w:rsidR="00FC7B1A" w:rsidRPr="00115129" w:rsidRDefault="00FC7B1A" w:rsidP="00FC7B1A">
            <w:proofErr w:type="spellStart"/>
            <w:proofErr w:type="gramStart"/>
            <w:r>
              <w:t>appointment.p</w:t>
            </w:r>
            <w:r w:rsidR="005D60F2">
              <w:t>erson</w:t>
            </w:r>
            <w:r>
              <w:t>Id.</w:t>
            </w:r>
            <w:r w:rsidRPr="00FC7998">
              <w:rPr>
                <w:b/>
                <w:bCs/>
                <w:szCs w:val="20"/>
              </w:rPr>
              <w:t>extension</w:t>
            </w:r>
            <w:proofErr w:type="spellEnd"/>
            <w:proofErr w:type="gramEnd"/>
          </w:p>
        </w:tc>
        <w:tc>
          <w:tcPr>
            <w:tcW w:w="950" w:type="pct"/>
            <w:vAlign w:val="center"/>
          </w:tcPr>
          <w:p w14:paraId="30E02FD5" w14:textId="68EA5E3F" w:rsidR="00FC7B1A" w:rsidRDefault="00FC7B1A" w:rsidP="00FC7B1A">
            <w:r>
              <w:t>string</w:t>
            </w:r>
          </w:p>
        </w:tc>
        <w:tc>
          <w:tcPr>
            <w:tcW w:w="2000" w:type="pct"/>
            <w:vAlign w:val="center"/>
          </w:tcPr>
          <w:p w14:paraId="2397BF0B" w14:textId="022E97C4" w:rsidR="00FC7B1A" w:rsidRPr="0070631A" w:rsidRDefault="00FC7B1A" w:rsidP="00FC7B1A">
            <w:r>
              <w:t>Personnummer eller samordningsnummer</w:t>
            </w:r>
          </w:p>
        </w:tc>
        <w:tc>
          <w:tcPr>
            <w:tcW w:w="358" w:type="pct"/>
            <w:vAlign w:val="center"/>
          </w:tcPr>
          <w:p w14:paraId="0F88D979" w14:textId="5080FDDD" w:rsidR="00FC7B1A" w:rsidRPr="0070631A" w:rsidRDefault="00FC7B1A" w:rsidP="00FC7B1A">
            <w:pPr>
              <w:jc w:val="center"/>
              <w:rPr>
                <w:rFonts w:eastAsia="Times New Roman"/>
                <w:spacing w:val="-1"/>
                <w:szCs w:val="20"/>
              </w:rPr>
            </w:pPr>
            <w:r>
              <w:rPr>
                <w:rFonts w:eastAsia="Times New Roman"/>
                <w:spacing w:val="-1"/>
                <w:szCs w:val="20"/>
              </w:rPr>
              <w:t>1..1</w:t>
            </w:r>
          </w:p>
        </w:tc>
      </w:tr>
      <w:tr w:rsidR="005207A1" w:rsidRPr="000C2908" w14:paraId="2A6B9D1D" w14:textId="77777777" w:rsidTr="001A4C67">
        <w:tc>
          <w:tcPr>
            <w:tcW w:w="1692" w:type="pct"/>
            <w:vAlign w:val="center"/>
          </w:tcPr>
          <w:p w14:paraId="667E7BB3" w14:textId="0ADFEDA7" w:rsidR="005207A1" w:rsidRPr="00115129" w:rsidRDefault="005207A1" w:rsidP="00520243">
            <w:proofErr w:type="spellStart"/>
            <w:proofErr w:type="gramStart"/>
            <w:r>
              <w:t>appointment.</w:t>
            </w:r>
            <w:r w:rsidRPr="005207A1">
              <w:rPr>
                <w:b/>
                <w:bCs/>
              </w:rPr>
              <w:t>information</w:t>
            </w:r>
            <w:proofErr w:type="spellEnd"/>
            <w:proofErr w:type="gramEnd"/>
          </w:p>
        </w:tc>
        <w:tc>
          <w:tcPr>
            <w:tcW w:w="950" w:type="pct"/>
            <w:vAlign w:val="center"/>
          </w:tcPr>
          <w:p w14:paraId="1D5C7BB7" w14:textId="7615B2EC" w:rsidR="005207A1" w:rsidRDefault="005207A1" w:rsidP="00520243">
            <w:proofErr w:type="spellStart"/>
            <w:r>
              <w:t>InformationType</w:t>
            </w:r>
            <w:proofErr w:type="spellEnd"/>
          </w:p>
        </w:tc>
        <w:tc>
          <w:tcPr>
            <w:tcW w:w="2000" w:type="pct"/>
            <w:vAlign w:val="center"/>
          </w:tcPr>
          <w:p w14:paraId="0002CE5C" w14:textId="601A3270" w:rsidR="005207A1" w:rsidRPr="0070631A" w:rsidRDefault="005207A1" w:rsidP="00520243">
            <w:r>
              <w:t>Information som verksamheten vill förmedla inför besöket</w:t>
            </w:r>
          </w:p>
        </w:tc>
        <w:tc>
          <w:tcPr>
            <w:tcW w:w="358" w:type="pct"/>
            <w:vAlign w:val="center"/>
          </w:tcPr>
          <w:p w14:paraId="06B35FB7" w14:textId="1C67621C" w:rsidR="005207A1" w:rsidRPr="0070631A" w:rsidRDefault="005207A1" w:rsidP="00520243">
            <w:pPr>
              <w:jc w:val="center"/>
              <w:rPr>
                <w:rFonts w:eastAsia="Times New Roman"/>
                <w:spacing w:val="-1"/>
                <w:szCs w:val="20"/>
              </w:rPr>
            </w:pPr>
            <w:r>
              <w:rPr>
                <w:rFonts w:eastAsia="Times New Roman"/>
                <w:spacing w:val="-1"/>
                <w:szCs w:val="20"/>
              </w:rPr>
              <w:t>0..1</w:t>
            </w:r>
          </w:p>
        </w:tc>
      </w:tr>
      <w:tr w:rsidR="005207A1" w:rsidRPr="000C2908" w14:paraId="7843F583" w14:textId="77777777" w:rsidTr="001A4C67">
        <w:tc>
          <w:tcPr>
            <w:tcW w:w="1692" w:type="pct"/>
            <w:vAlign w:val="center"/>
          </w:tcPr>
          <w:p w14:paraId="71880FA4" w14:textId="768C043E" w:rsidR="005207A1" w:rsidRDefault="005207A1" w:rsidP="00520243">
            <w:proofErr w:type="spellStart"/>
            <w:proofErr w:type="gramStart"/>
            <w:r>
              <w:t>appointment.</w:t>
            </w:r>
            <w:r w:rsidRPr="00744FE4">
              <w:rPr>
                <w:b/>
                <w:bCs/>
              </w:rPr>
              <w:t>status</w:t>
            </w:r>
            <w:proofErr w:type="spellEnd"/>
            <w:proofErr w:type="gramEnd"/>
          </w:p>
        </w:tc>
        <w:tc>
          <w:tcPr>
            <w:tcW w:w="950" w:type="pct"/>
            <w:vAlign w:val="center"/>
          </w:tcPr>
          <w:p w14:paraId="0BCCF45A" w14:textId="69BBB912" w:rsidR="005207A1" w:rsidRDefault="005207A1" w:rsidP="00520243">
            <w:proofErr w:type="spellStart"/>
            <w:r>
              <w:t>AppointmentStatusEnum</w:t>
            </w:r>
            <w:proofErr w:type="spellEnd"/>
          </w:p>
        </w:tc>
        <w:tc>
          <w:tcPr>
            <w:tcW w:w="2000" w:type="pct"/>
            <w:vAlign w:val="center"/>
          </w:tcPr>
          <w:p w14:paraId="67F0FEF3" w14:textId="51FA4DA8" w:rsidR="005207A1" w:rsidRDefault="005207A1" w:rsidP="00520243">
            <w:r>
              <w:t>Visar vilket tillstånd bokningen är i. Giltiga tillstånd:</w:t>
            </w:r>
            <w:r>
              <w:br/>
              <w:t xml:space="preserve">1) </w:t>
            </w:r>
            <w:proofErr w:type="spellStart"/>
            <w:r>
              <w:t>confirm</w:t>
            </w:r>
            <w:proofErr w:type="spellEnd"/>
            <w:r>
              <w:t xml:space="preserve"> = bokningen är </w:t>
            </w:r>
            <w:r w:rsidR="00744FE4">
              <w:t>bekräftad av patienten</w:t>
            </w:r>
          </w:p>
          <w:p w14:paraId="50C6D837" w14:textId="108824D9" w:rsidR="00744FE4" w:rsidRDefault="00744FE4" w:rsidP="00520243">
            <w:r>
              <w:t xml:space="preserve">2) </w:t>
            </w:r>
            <w:proofErr w:type="spellStart"/>
            <w:r>
              <w:t>preliminary</w:t>
            </w:r>
            <w:proofErr w:type="spellEnd"/>
            <w:r>
              <w:t xml:space="preserve"> = bokningen är ännu inte bekräftad av patienten</w:t>
            </w:r>
          </w:p>
        </w:tc>
        <w:tc>
          <w:tcPr>
            <w:tcW w:w="358" w:type="pct"/>
            <w:vAlign w:val="center"/>
          </w:tcPr>
          <w:p w14:paraId="7761A6AB" w14:textId="4BC52EBE" w:rsidR="005207A1" w:rsidRDefault="00744FE4" w:rsidP="00520243">
            <w:pPr>
              <w:jc w:val="center"/>
              <w:rPr>
                <w:rFonts w:eastAsia="Times New Roman"/>
                <w:spacing w:val="-1"/>
                <w:szCs w:val="20"/>
              </w:rPr>
            </w:pPr>
            <w:r>
              <w:rPr>
                <w:rFonts w:eastAsia="Times New Roman"/>
                <w:spacing w:val="-1"/>
                <w:szCs w:val="20"/>
              </w:rPr>
              <w:t>1..1</w:t>
            </w:r>
          </w:p>
        </w:tc>
      </w:tr>
      <w:tr w:rsidR="00744FE4" w:rsidRPr="000C2908" w14:paraId="039BA23B" w14:textId="77777777" w:rsidTr="001A4C67">
        <w:tc>
          <w:tcPr>
            <w:tcW w:w="1692" w:type="pct"/>
            <w:vAlign w:val="center"/>
          </w:tcPr>
          <w:p w14:paraId="580EFF8E" w14:textId="583DCB04" w:rsidR="00744FE4" w:rsidRDefault="00744FE4" w:rsidP="00520243">
            <w:proofErr w:type="spellStart"/>
            <w:proofErr w:type="gramStart"/>
            <w:r>
              <w:t>appointment.</w:t>
            </w:r>
            <w:r w:rsidRPr="00744FE4">
              <w:rPr>
                <w:b/>
                <w:bCs/>
              </w:rPr>
              <w:t>newAppointment</w:t>
            </w:r>
            <w:r w:rsidR="00862A07">
              <w:rPr>
                <w:b/>
                <w:bCs/>
              </w:rPr>
              <w:t>Reason</w:t>
            </w:r>
            <w:r w:rsidRPr="00744FE4">
              <w:rPr>
                <w:b/>
                <w:bCs/>
              </w:rPr>
              <w:t>Text</w:t>
            </w:r>
            <w:proofErr w:type="spellEnd"/>
            <w:proofErr w:type="gramEnd"/>
          </w:p>
        </w:tc>
        <w:tc>
          <w:tcPr>
            <w:tcW w:w="950" w:type="pct"/>
            <w:vAlign w:val="center"/>
          </w:tcPr>
          <w:p w14:paraId="526EC1A7" w14:textId="4CB58B46" w:rsidR="00744FE4" w:rsidRDefault="00744FE4" w:rsidP="00520243">
            <w:r>
              <w:t>string</w:t>
            </w:r>
          </w:p>
        </w:tc>
        <w:tc>
          <w:tcPr>
            <w:tcW w:w="2000" w:type="pct"/>
            <w:vAlign w:val="center"/>
          </w:tcPr>
          <w:p w14:paraId="7E08000D" w14:textId="709CA9ED" w:rsidR="00744FE4" w:rsidRDefault="00C20B59" w:rsidP="00520243">
            <w:r>
              <w:t xml:space="preserve">Patientens angivna anledning till </w:t>
            </w:r>
            <w:proofErr w:type="spellStart"/>
            <w:r w:rsidR="007014B8">
              <w:t>ny</w:t>
            </w:r>
            <w:r>
              <w:t>bokningen</w:t>
            </w:r>
            <w:proofErr w:type="spellEnd"/>
            <w:r w:rsidR="007014B8">
              <w:t xml:space="preserve"> i fritext.</w:t>
            </w:r>
            <w:r>
              <w:t xml:space="preserve"> </w:t>
            </w:r>
          </w:p>
        </w:tc>
        <w:tc>
          <w:tcPr>
            <w:tcW w:w="358" w:type="pct"/>
            <w:vAlign w:val="center"/>
          </w:tcPr>
          <w:p w14:paraId="13F6F181" w14:textId="0CAA37F5" w:rsidR="00744FE4" w:rsidRDefault="00744FE4" w:rsidP="00520243">
            <w:pPr>
              <w:jc w:val="center"/>
              <w:rPr>
                <w:rFonts w:eastAsia="Times New Roman"/>
                <w:spacing w:val="-1"/>
                <w:szCs w:val="20"/>
              </w:rPr>
            </w:pPr>
            <w:r>
              <w:rPr>
                <w:rFonts w:eastAsia="Times New Roman"/>
                <w:spacing w:val="-1"/>
                <w:szCs w:val="20"/>
              </w:rPr>
              <w:t>0..1</w:t>
            </w:r>
          </w:p>
        </w:tc>
      </w:tr>
      <w:tr w:rsidR="00744FE4" w:rsidRPr="000C2908" w14:paraId="346C49EE" w14:textId="77777777" w:rsidTr="001A4C67">
        <w:tc>
          <w:tcPr>
            <w:tcW w:w="1692" w:type="pct"/>
            <w:vAlign w:val="center"/>
          </w:tcPr>
          <w:p w14:paraId="32E80E75" w14:textId="68FB9B2E" w:rsidR="00744FE4" w:rsidRDefault="00744FE4" w:rsidP="00520243">
            <w:proofErr w:type="spellStart"/>
            <w:proofErr w:type="gramStart"/>
            <w:r>
              <w:t>appointment.</w:t>
            </w:r>
            <w:r w:rsidRPr="00744FE4">
              <w:rPr>
                <w:b/>
                <w:bCs/>
              </w:rPr>
              <w:t>newAppointment</w:t>
            </w:r>
            <w:r w:rsidR="00862A07">
              <w:rPr>
                <w:b/>
                <w:bCs/>
              </w:rPr>
              <w:t>Reason</w:t>
            </w:r>
            <w:r w:rsidRPr="00744FE4">
              <w:rPr>
                <w:b/>
                <w:bCs/>
              </w:rPr>
              <w:t>Code</w:t>
            </w:r>
            <w:proofErr w:type="spellEnd"/>
            <w:proofErr w:type="gramEnd"/>
          </w:p>
        </w:tc>
        <w:tc>
          <w:tcPr>
            <w:tcW w:w="950" w:type="pct"/>
            <w:vAlign w:val="center"/>
          </w:tcPr>
          <w:p w14:paraId="0B7F6850" w14:textId="40509434" w:rsidR="00744FE4" w:rsidRDefault="00744FE4" w:rsidP="00520243">
            <w:proofErr w:type="spellStart"/>
            <w:r>
              <w:t>CVType</w:t>
            </w:r>
            <w:proofErr w:type="spellEnd"/>
          </w:p>
        </w:tc>
        <w:tc>
          <w:tcPr>
            <w:tcW w:w="2000" w:type="pct"/>
            <w:vAlign w:val="center"/>
          </w:tcPr>
          <w:p w14:paraId="31D17551" w14:textId="3608B0D8" w:rsidR="00744FE4" w:rsidRDefault="007014B8" w:rsidP="00520243">
            <w:r>
              <w:t xml:space="preserve">Patientens angivna anledning till </w:t>
            </w:r>
            <w:proofErr w:type="spellStart"/>
            <w:r>
              <w:t>nybokningen</w:t>
            </w:r>
            <w:proofErr w:type="spellEnd"/>
            <w:r>
              <w:t>, representerad som kod.</w:t>
            </w:r>
          </w:p>
        </w:tc>
        <w:tc>
          <w:tcPr>
            <w:tcW w:w="358" w:type="pct"/>
            <w:vAlign w:val="center"/>
          </w:tcPr>
          <w:p w14:paraId="4B8E7D5E" w14:textId="63DD3982" w:rsidR="00744FE4" w:rsidRDefault="00744FE4" w:rsidP="00520243">
            <w:pPr>
              <w:jc w:val="center"/>
              <w:rPr>
                <w:rFonts w:eastAsia="Times New Roman"/>
                <w:spacing w:val="-1"/>
                <w:szCs w:val="20"/>
              </w:rPr>
            </w:pPr>
            <w:r>
              <w:rPr>
                <w:rFonts w:eastAsia="Times New Roman"/>
                <w:spacing w:val="-1"/>
                <w:szCs w:val="20"/>
              </w:rPr>
              <w:t>0..1</w:t>
            </w:r>
          </w:p>
        </w:tc>
      </w:tr>
      <w:tr w:rsidR="007014B8" w:rsidRPr="000C2908" w14:paraId="20CA5571" w14:textId="77777777" w:rsidTr="001A4C67">
        <w:tc>
          <w:tcPr>
            <w:tcW w:w="1692" w:type="pct"/>
            <w:vAlign w:val="center"/>
          </w:tcPr>
          <w:p w14:paraId="4517DFC9" w14:textId="4C767FE7" w:rsidR="007014B8" w:rsidRDefault="007014B8" w:rsidP="007014B8">
            <w:proofErr w:type="spellStart"/>
            <w:proofErr w:type="gramStart"/>
            <w:r>
              <w:t>appointment.</w:t>
            </w:r>
            <w:r w:rsidRPr="00744FE4">
              <w:rPr>
                <w:b/>
                <w:bCs/>
              </w:rPr>
              <w:t>updateAppointment</w:t>
            </w:r>
            <w:r w:rsidR="00862A07">
              <w:rPr>
                <w:b/>
                <w:bCs/>
              </w:rPr>
              <w:t>Reason</w:t>
            </w:r>
            <w:r w:rsidRPr="00744FE4">
              <w:rPr>
                <w:b/>
                <w:bCs/>
              </w:rPr>
              <w:t>Text</w:t>
            </w:r>
            <w:proofErr w:type="spellEnd"/>
            <w:proofErr w:type="gramEnd"/>
          </w:p>
        </w:tc>
        <w:tc>
          <w:tcPr>
            <w:tcW w:w="950" w:type="pct"/>
            <w:vAlign w:val="center"/>
          </w:tcPr>
          <w:p w14:paraId="3FF0EF7F" w14:textId="7421D2E5" w:rsidR="007014B8" w:rsidRDefault="007014B8" w:rsidP="007014B8">
            <w:r>
              <w:t>string</w:t>
            </w:r>
          </w:p>
        </w:tc>
        <w:tc>
          <w:tcPr>
            <w:tcW w:w="2000" w:type="pct"/>
            <w:vAlign w:val="center"/>
          </w:tcPr>
          <w:p w14:paraId="1920ADEF" w14:textId="0C472578" w:rsidR="007014B8" w:rsidRDefault="007014B8" w:rsidP="007014B8">
            <w:r>
              <w:t>Patientens angivna anledning till ombokningen i fritext. Om bokningen har ombokats i flera omgångar ska senaste anledningen anges.</w:t>
            </w:r>
          </w:p>
        </w:tc>
        <w:tc>
          <w:tcPr>
            <w:tcW w:w="358" w:type="pct"/>
            <w:vAlign w:val="center"/>
          </w:tcPr>
          <w:p w14:paraId="15BD78A7" w14:textId="50A49540" w:rsidR="007014B8" w:rsidRDefault="007014B8" w:rsidP="007014B8">
            <w:pPr>
              <w:jc w:val="center"/>
              <w:rPr>
                <w:rFonts w:eastAsia="Times New Roman"/>
                <w:spacing w:val="-1"/>
                <w:szCs w:val="20"/>
              </w:rPr>
            </w:pPr>
            <w:r>
              <w:rPr>
                <w:rFonts w:eastAsia="Times New Roman"/>
                <w:spacing w:val="-1"/>
                <w:szCs w:val="20"/>
              </w:rPr>
              <w:t>0..1</w:t>
            </w:r>
          </w:p>
        </w:tc>
      </w:tr>
      <w:tr w:rsidR="007014B8" w:rsidRPr="000C2908" w14:paraId="78B6AD24" w14:textId="77777777" w:rsidTr="001A4C67">
        <w:tc>
          <w:tcPr>
            <w:tcW w:w="1692" w:type="pct"/>
            <w:vAlign w:val="center"/>
          </w:tcPr>
          <w:p w14:paraId="0D3CA16D" w14:textId="5BEAD347" w:rsidR="007014B8" w:rsidRDefault="007014B8" w:rsidP="007014B8">
            <w:proofErr w:type="spellStart"/>
            <w:proofErr w:type="gramStart"/>
            <w:r>
              <w:lastRenderedPageBreak/>
              <w:t>appointment.</w:t>
            </w:r>
            <w:r w:rsidRPr="00744FE4">
              <w:rPr>
                <w:b/>
                <w:bCs/>
              </w:rPr>
              <w:t>updateAppointment</w:t>
            </w:r>
            <w:r w:rsidR="00862A07">
              <w:rPr>
                <w:b/>
                <w:bCs/>
              </w:rPr>
              <w:t>Reason</w:t>
            </w:r>
            <w:r w:rsidRPr="00744FE4">
              <w:rPr>
                <w:b/>
                <w:bCs/>
              </w:rPr>
              <w:t>Code</w:t>
            </w:r>
            <w:proofErr w:type="spellEnd"/>
            <w:proofErr w:type="gramEnd"/>
          </w:p>
        </w:tc>
        <w:tc>
          <w:tcPr>
            <w:tcW w:w="950" w:type="pct"/>
            <w:vAlign w:val="center"/>
          </w:tcPr>
          <w:p w14:paraId="6A09901D" w14:textId="449C1503" w:rsidR="007014B8" w:rsidRDefault="007014B8" w:rsidP="007014B8">
            <w:proofErr w:type="spellStart"/>
            <w:r>
              <w:t>CVType</w:t>
            </w:r>
            <w:proofErr w:type="spellEnd"/>
          </w:p>
        </w:tc>
        <w:tc>
          <w:tcPr>
            <w:tcW w:w="2000" w:type="pct"/>
            <w:vAlign w:val="center"/>
          </w:tcPr>
          <w:p w14:paraId="0BEA873F" w14:textId="23FCF270" w:rsidR="007014B8" w:rsidRDefault="007014B8" w:rsidP="007014B8">
            <w:r>
              <w:t>Patientens angivna anledning till ombokningen, representerad som kod. Om bokningen har ombokats i flera omgångar ska senaste anledningen anges.</w:t>
            </w:r>
          </w:p>
        </w:tc>
        <w:tc>
          <w:tcPr>
            <w:tcW w:w="358" w:type="pct"/>
            <w:vAlign w:val="center"/>
          </w:tcPr>
          <w:p w14:paraId="3F534624" w14:textId="32DEE5D6" w:rsidR="007014B8" w:rsidRDefault="007014B8" w:rsidP="007014B8">
            <w:pPr>
              <w:jc w:val="center"/>
              <w:rPr>
                <w:rFonts w:eastAsia="Times New Roman"/>
                <w:spacing w:val="-1"/>
                <w:szCs w:val="20"/>
              </w:rPr>
            </w:pPr>
            <w:r>
              <w:rPr>
                <w:rFonts w:eastAsia="Times New Roman"/>
                <w:spacing w:val="-1"/>
                <w:szCs w:val="20"/>
              </w:rPr>
              <w:t>0..1</w:t>
            </w:r>
          </w:p>
        </w:tc>
      </w:tr>
      <w:tr w:rsidR="00CD722A" w:rsidRPr="000C2908" w14:paraId="23BACD85" w14:textId="77777777" w:rsidTr="001A4C67">
        <w:tc>
          <w:tcPr>
            <w:tcW w:w="1692" w:type="pct"/>
            <w:vAlign w:val="center"/>
          </w:tcPr>
          <w:p w14:paraId="17A2B6E8" w14:textId="07664F1A" w:rsidR="00CD722A" w:rsidRDefault="00CD722A" w:rsidP="00744FE4">
            <w:proofErr w:type="spellStart"/>
            <w:proofErr w:type="gramStart"/>
            <w:r>
              <w:t>appointment.</w:t>
            </w:r>
            <w:r w:rsidRPr="00CD722A">
              <w:rPr>
                <w:b/>
                <w:bCs/>
              </w:rPr>
              <w:t>alternativeLocation</w:t>
            </w:r>
            <w:proofErr w:type="spellEnd"/>
            <w:proofErr w:type="gramEnd"/>
          </w:p>
        </w:tc>
        <w:tc>
          <w:tcPr>
            <w:tcW w:w="950" w:type="pct"/>
            <w:vAlign w:val="center"/>
          </w:tcPr>
          <w:p w14:paraId="584FA963" w14:textId="3309E91E" w:rsidR="00CD722A" w:rsidRDefault="00CD722A" w:rsidP="00744FE4">
            <w:r>
              <w:t>string</w:t>
            </w:r>
          </w:p>
        </w:tc>
        <w:tc>
          <w:tcPr>
            <w:tcW w:w="2000" w:type="pct"/>
            <w:vAlign w:val="center"/>
          </w:tcPr>
          <w:p w14:paraId="03222345" w14:textId="0C49D299" w:rsidR="00CD722A" w:rsidRDefault="00CD722A" w:rsidP="00744FE4">
            <w:r>
              <w:t>En alternativ adress för bokningen att presentera för invånaren. En alternativ adress kan vara intressant att förmedla om besöket ska ske på annan adress än där mottagningen normalt utför besök. Fältet är frivilligt.</w:t>
            </w:r>
          </w:p>
        </w:tc>
        <w:tc>
          <w:tcPr>
            <w:tcW w:w="358" w:type="pct"/>
            <w:vAlign w:val="center"/>
          </w:tcPr>
          <w:p w14:paraId="4FAFBB8C" w14:textId="1FEB66E5" w:rsidR="00CD722A" w:rsidRDefault="00CD722A" w:rsidP="00744FE4">
            <w:pPr>
              <w:jc w:val="center"/>
              <w:rPr>
                <w:rFonts w:eastAsia="Times New Roman"/>
                <w:spacing w:val="-1"/>
                <w:szCs w:val="20"/>
              </w:rPr>
            </w:pPr>
            <w:r>
              <w:rPr>
                <w:rFonts w:eastAsia="Times New Roman"/>
                <w:spacing w:val="-1"/>
                <w:szCs w:val="20"/>
              </w:rPr>
              <w:t>0..1</w:t>
            </w:r>
          </w:p>
        </w:tc>
      </w:tr>
      <w:tr w:rsidR="00744FE4" w:rsidRPr="000C2908" w14:paraId="2B5C1667" w14:textId="77777777" w:rsidTr="001A4C67">
        <w:tc>
          <w:tcPr>
            <w:tcW w:w="1692" w:type="pct"/>
            <w:vAlign w:val="center"/>
          </w:tcPr>
          <w:p w14:paraId="6857DD8D" w14:textId="63F154E4" w:rsidR="00744FE4" w:rsidRDefault="00744FE4" w:rsidP="00744FE4">
            <w:proofErr w:type="spellStart"/>
            <w:proofErr w:type="gramStart"/>
            <w:r>
              <w:t>appointment.</w:t>
            </w:r>
            <w:r w:rsidRPr="00744FE4">
              <w:rPr>
                <w:b/>
                <w:bCs/>
              </w:rPr>
              <w:t>reference</w:t>
            </w:r>
            <w:proofErr w:type="spellEnd"/>
            <w:proofErr w:type="gramEnd"/>
          </w:p>
        </w:tc>
        <w:tc>
          <w:tcPr>
            <w:tcW w:w="950" w:type="pct"/>
            <w:vAlign w:val="center"/>
          </w:tcPr>
          <w:p w14:paraId="0DDB4676" w14:textId="18192972" w:rsidR="00744FE4" w:rsidRDefault="00744FE4" w:rsidP="00744FE4">
            <w:proofErr w:type="spellStart"/>
            <w:r>
              <w:t>ReferenceType</w:t>
            </w:r>
            <w:proofErr w:type="spellEnd"/>
          </w:p>
        </w:tc>
        <w:tc>
          <w:tcPr>
            <w:tcW w:w="2000" w:type="pct"/>
            <w:vAlign w:val="center"/>
          </w:tcPr>
          <w:p w14:paraId="302AE759" w14:textId="48D4DDC9" w:rsidR="00744FE4" w:rsidRDefault="00C97307" w:rsidP="00744FE4">
            <w:r>
              <w:t>R</w:t>
            </w:r>
            <w:r w:rsidR="00744FE4">
              <w:t>eferenser som ska förmedlas till patienten</w:t>
            </w:r>
            <w:r>
              <w:t xml:space="preserve"> kopplat till besöket. Referenserna kan exempelvis peka på websidor öppna på nätet.</w:t>
            </w:r>
            <w:r w:rsidR="00744FE4">
              <w:t xml:space="preserve"> </w:t>
            </w:r>
          </w:p>
        </w:tc>
        <w:tc>
          <w:tcPr>
            <w:tcW w:w="358" w:type="pct"/>
            <w:vAlign w:val="center"/>
          </w:tcPr>
          <w:p w14:paraId="78FA09EF" w14:textId="5C384055" w:rsidR="00744FE4" w:rsidRDefault="00744FE4" w:rsidP="00744FE4">
            <w:pPr>
              <w:jc w:val="center"/>
              <w:rPr>
                <w:rFonts w:eastAsia="Times New Roman"/>
                <w:spacing w:val="-1"/>
                <w:szCs w:val="20"/>
              </w:rPr>
            </w:pPr>
            <w:r>
              <w:rPr>
                <w:rFonts w:eastAsia="Times New Roman"/>
                <w:spacing w:val="-1"/>
                <w:szCs w:val="20"/>
              </w:rPr>
              <w:t>0..*</w:t>
            </w:r>
          </w:p>
        </w:tc>
      </w:tr>
      <w:tr w:rsidR="005207A1" w:rsidRPr="000C2908" w14:paraId="17137A7E" w14:textId="77777777" w:rsidTr="001A4C67">
        <w:tc>
          <w:tcPr>
            <w:tcW w:w="1692" w:type="pct"/>
          </w:tcPr>
          <w:p w14:paraId="50EB1A9A" w14:textId="77777777" w:rsidR="00F913B6" w:rsidRPr="00407863" w:rsidRDefault="00F913B6" w:rsidP="00F913B6">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32658239" w14:textId="77777777" w:rsidR="00F913B6" w:rsidRPr="0070631A" w:rsidRDefault="00F913B6" w:rsidP="00F913B6"/>
        </w:tc>
        <w:tc>
          <w:tcPr>
            <w:tcW w:w="950" w:type="pct"/>
          </w:tcPr>
          <w:p w14:paraId="7B418943" w14:textId="66686746" w:rsidR="00F913B6" w:rsidRPr="0070631A" w:rsidRDefault="00F913B6" w:rsidP="00F913B6">
            <w:proofErr w:type="spellStart"/>
            <w:r w:rsidRPr="00407863">
              <w:rPr>
                <w:rFonts w:eastAsia="Times New Roman"/>
                <w:spacing w:val="-1"/>
                <w:szCs w:val="20"/>
              </w:rPr>
              <w:t>ResultCodeEnum</w:t>
            </w:r>
            <w:proofErr w:type="spellEnd"/>
          </w:p>
        </w:tc>
        <w:tc>
          <w:tcPr>
            <w:tcW w:w="2000" w:type="pct"/>
          </w:tcPr>
          <w:p w14:paraId="1C3BD743" w14:textId="4E4EE6C2" w:rsidR="00F913B6" w:rsidRDefault="00F913B6" w:rsidP="00F913B6">
            <w:r w:rsidRPr="00407863">
              <w:rPr>
                <w:rFonts w:eastAsia="Times New Roman"/>
                <w:spacing w:val="-1"/>
                <w:szCs w:val="20"/>
              </w:rPr>
              <w:t>Kan endast vara OK, INFO eller ERROR.</w:t>
            </w:r>
          </w:p>
        </w:tc>
        <w:tc>
          <w:tcPr>
            <w:tcW w:w="358" w:type="pct"/>
          </w:tcPr>
          <w:p w14:paraId="3EBDEBFF" w14:textId="43F783C2" w:rsidR="00F913B6" w:rsidRPr="0070631A" w:rsidRDefault="00F913B6" w:rsidP="00F913B6">
            <w:pPr>
              <w:jc w:val="center"/>
              <w:rPr>
                <w:rFonts w:eastAsia="Times New Roman"/>
                <w:spacing w:val="-1"/>
                <w:szCs w:val="20"/>
              </w:rPr>
            </w:pPr>
            <w:r w:rsidRPr="00407863">
              <w:rPr>
                <w:rFonts w:eastAsia="Times New Roman"/>
                <w:spacing w:val="-1"/>
                <w:szCs w:val="20"/>
              </w:rPr>
              <w:t>1..1</w:t>
            </w:r>
          </w:p>
        </w:tc>
      </w:tr>
      <w:tr w:rsidR="005207A1" w:rsidRPr="000C2908" w14:paraId="31024BDF" w14:textId="77777777" w:rsidTr="001A4C67">
        <w:tc>
          <w:tcPr>
            <w:tcW w:w="1692" w:type="pct"/>
          </w:tcPr>
          <w:p w14:paraId="51DC2C59" w14:textId="098676CE" w:rsidR="00F913B6" w:rsidRPr="0070631A" w:rsidRDefault="00F913B6" w:rsidP="00F913B6">
            <w:proofErr w:type="spellStart"/>
            <w:r w:rsidRPr="00407863">
              <w:rPr>
                <w:rFonts w:eastAsia="Times New Roman"/>
                <w:spacing w:val="-1"/>
                <w:szCs w:val="20"/>
              </w:rPr>
              <w:t>resultText</w:t>
            </w:r>
            <w:proofErr w:type="spellEnd"/>
          </w:p>
        </w:tc>
        <w:tc>
          <w:tcPr>
            <w:tcW w:w="950" w:type="pct"/>
          </w:tcPr>
          <w:p w14:paraId="069E219C" w14:textId="068881B3" w:rsidR="00F913B6" w:rsidRPr="0070631A" w:rsidRDefault="00F913B6" w:rsidP="00F913B6">
            <w:r w:rsidRPr="00407863">
              <w:rPr>
                <w:rFonts w:eastAsia="Times New Roman"/>
                <w:spacing w:val="-1"/>
                <w:szCs w:val="20"/>
              </w:rPr>
              <w:t>string</w:t>
            </w:r>
          </w:p>
        </w:tc>
        <w:tc>
          <w:tcPr>
            <w:tcW w:w="2000" w:type="pct"/>
          </w:tcPr>
          <w:p w14:paraId="1938FA49" w14:textId="77777777" w:rsidR="009C400D" w:rsidRDefault="009C400D" w:rsidP="00F913B6">
            <w:pPr>
              <w:pStyle w:val="TableParagraph"/>
              <w:spacing w:line="226" w:lineRule="exact"/>
              <w:rPr>
                <w:rFonts w:ascii="Georgia" w:eastAsia="Times New Roman" w:hAnsi="Georgia" w:cs="Times New Roman"/>
                <w:spacing w:val="-1"/>
                <w:sz w:val="20"/>
                <w:szCs w:val="20"/>
              </w:rPr>
            </w:pPr>
          </w:p>
          <w:p w14:paraId="3DE460BB" w14:textId="7340D504" w:rsidR="00F913B6" w:rsidRDefault="00F913B6" w:rsidP="00F913B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7B7C17E3" w14:textId="7D5FC251" w:rsidR="00F913B6" w:rsidRDefault="00F913B6" w:rsidP="00F913B6">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58" w:type="pct"/>
          </w:tcPr>
          <w:p w14:paraId="62AD64D6" w14:textId="5DAE9C34" w:rsidR="00F913B6" w:rsidRPr="0070631A" w:rsidRDefault="00F913B6" w:rsidP="00F913B6">
            <w:pPr>
              <w:jc w:val="center"/>
              <w:rPr>
                <w:rFonts w:eastAsia="Times New Roman"/>
                <w:spacing w:val="-1"/>
                <w:szCs w:val="20"/>
              </w:rPr>
            </w:pPr>
            <w:r w:rsidRPr="00407863">
              <w:rPr>
                <w:rFonts w:eastAsia="Times New Roman"/>
                <w:spacing w:val="-1"/>
                <w:szCs w:val="20"/>
              </w:rPr>
              <w:t>0..1</w:t>
            </w:r>
          </w:p>
        </w:tc>
      </w:tr>
    </w:tbl>
    <w:p w14:paraId="3DD85032" w14:textId="77777777" w:rsidR="00723D5F" w:rsidRDefault="00723D5F" w:rsidP="00723D5F"/>
    <w:p w14:paraId="2E896E00" w14:textId="77777777" w:rsidR="00723D5F" w:rsidRPr="00ED19D0" w:rsidRDefault="00723D5F" w:rsidP="00723D5F">
      <w:pPr>
        <w:pStyle w:val="Brdtext"/>
      </w:pPr>
    </w:p>
    <w:p w14:paraId="694DB5B0" w14:textId="77777777" w:rsidR="00723D5F" w:rsidRDefault="00723D5F" w:rsidP="00723D5F">
      <w:pPr>
        <w:pStyle w:val="Rubrik3"/>
      </w:pPr>
      <w:bookmarkStart w:id="134" w:name="_Toc149769317"/>
      <w:r>
        <w:t>Övriga regler</w:t>
      </w:r>
      <w:bookmarkEnd w:id="134"/>
    </w:p>
    <w:p w14:paraId="654009E9" w14:textId="6552508E" w:rsidR="00723D5F" w:rsidRDefault="00723D5F" w:rsidP="00723D5F">
      <w:pPr>
        <w:rPr>
          <w:i/>
        </w:rPr>
      </w:pPr>
      <w:r w:rsidRPr="007E3F3B">
        <w:rPr>
          <w:i/>
        </w:rPr>
        <w:t>Till denna informationsmängd finns regler som ej uttrycks i schemafilerna och tabell</w:t>
      </w:r>
      <w:r>
        <w:rPr>
          <w:i/>
        </w:rPr>
        <w:t>en ovan. Dessa återfinns nedan.</w:t>
      </w:r>
    </w:p>
    <w:p w14:paraId="21E94A87" w14:textId="0DDCE8F3" w:rsidR="00B4587D" w:rsidRDefault="00B4587D" w:rsidP="00723D5F">
      <w:pPr>
        <w:rPr>
          <w:i/>
        </w:rPr>
      </w:pPr>
    </w:p>
    <w:p w14:paraId="580C4EA8" w14:textId="115EB02D" w:rsidR="00B4587D" w:rsidRPr="001A14C8" w:rsidRDefault="00B4587D" w:rsidP="00B4587D">
      <w:pPr>
        <w:pStyle w:val="Rubrik2"/>
      </w:pPr>
      <w:bookmarkStart w:id="135" w:name="_Toc149769318"/>
      <w:proofErr w:type="spellStart"/>
      <w:r w:rsidRPr="001A14C8">
        <w:t>Get</w:t>
      </w:r>
      <w:r>
        <w:t>Appointments</w:t>
      </w:r>
      <w:bookmarkEnd w:id="135"/>
      <w:proofErr w:type="spellEnd"/>
    </w:p>
    <w:p w14:paraId="5F867902" w14:textId="122204B0" w:rsidR="002B3B21" w:rsidRDefault="00B4587D" w:rsidP="00B4587D">
      <w:r>
        <w:t>Tjänstekontraktet</w:t>
      </w:r>
      <w:r w:rsidRPr="001A14C8">
        <w:t xml:space="preserve"> hämtar </w:t>
      </w:r>
      <w:r>
        <w:t xml:space="preserve">lista med invånarens samtliga tidbokningar, baserat på personnummer för patienten som bokningen/bokningarna gäller. </w:t>
      </w:r>
      <w:r w:rsidR="002B3B21">
        <w:t xml:space="preserve">Konsument kan välja att begära filtrering på ett tidsspann, en specifik </w:t>
      </w:r>
      <w:proofErr w:type="spellStart"/>
      <w:r w:rsidR="002B3B21">
        <w:t>tidstyp</w:t>
      </w:r>
      <w:proofErr w:type="spellEnd"/>
      <w:r w:rsidR="002B3B21">
        <w:t xml:space="preserve"> eller vårdtjänst.</w:t>
      </w:r>
    </w:p>
    <w:p w14:paraId="6B32585F" w14:textId="5A7DFB7F" w:rsidR="00B4587D" w:rsidRDefault="00B4587D" w:rsidP="00B4587D">
      <w:r>
        <w:t xml:space="preserve">Tjänstekontraktet kan adresseras </w:t>
      </w:r>
      <w:r w:rsidR="00B83184">
        <w:t>gentemot en aggregerande, sammanställande tjänst eller direkt mot en specifik vårdenhet.</w:t>
      </w:r>
      <w:r w:rsidR="005C79FD">
        <w:t xml:space="preserve"> Svaret är en lista med </w:t>
      </w:r>
      <w:r w:rsidR="00E32835">
        <w:t xml:space="preserve">paret - </w:t>
      </w:r>
      <w:r w:rsidR="005C79FD">
        <w:t>unika boknings-</w:t>
      </w:r>
      <w:proofErr w:type="spellStart"/>
      <w:r w:rsidR="005C79FD">
        <w:t>id’n</w:t>
      </w:r>
      <w:proofErr w:type="spellEnd"/>
      <w:r w:rsidR="00E32835">
        <w:t xml:space="preserve"> p</w:t>
      </w:r>
      <w:r w:rsidR="009C400D">
        <w:t>er</w:t>
      </w:r>
      <w:r w:rsidR="00E32835">
        <w:t xml:space="preserve"> </w:t>
      </w:r>
      <w:proofErr w:type="spellStart"/>
      <w:r w:rsidR="009C400D">
        <w:t>HSAId</w:t>
      </w:r>
      <w:proofErr w:type="spellEnd"/>
      <w:r w:rsidR="009C400D">
        <w:t xml:space="preserve"> för </w:t>
      </w:r>
      <w:r w:rsidR="00E32835">
        <w:t>vårdenhet.</w:t>
      </w:r>
    </w:p>
    <w:p w14:paraId="78719C7D" w14:textId="2366C827" w:rsidR="00B83184" w:rsidRDefault="00B83184" w:rsidP="00B4587D"/>
    <w:p w14:paraId="05753072" w14:textId="77777777" w:rsidR="00B4587D" w:rsidRDefault="00B4587D" w:rsidP="00B4587D"/>
    <w:p w14:paraId="7BD049AC" w14:textId="77777777" w:rsidR="00B4587D" w:rsidRDefault="00B4587D" w:rsidP="00B4587D">
      <w:pPr>
        <w:pStyle w:val="Rubrik3"/>
      </w:pPr>
      <w:bookmarkStart w:id="136" w:name="_Toc149769319"/>
      <w:r>
        <w:t>Frivillighet</w:t>
      </w:r>
      <w:bookmarkEnd w:id="136"/>
    </w:p>
    <w:p w14:paraId="00A73789" w14:textId="77777777" w:rsidR="00B4587D" w:rsidRDefault="00B4587D" w:rsidP="00B4587D">
      <w:r>
        <w:t>Tjänstekontraktet är obligatoriskt att stödja för tjänsteproducent.</w:t>
      </w:r>
    </w:p>
    <w:p w14:paraId="2A0A338D" w14:textId="77777777" w:rsidR="00B4587D" w:rsidRPr="00DD7E5A" w:rsidRDefault="00B4587D" w:rsidP="00B4587D"/>
    <w:p w14:paraId="64686537" w14:textId="77777777" w:rsidR="00B4587D" w:rsidRDefault="00B4587D" w:rsidP="00B4587D">
      <w:pPr>
        <w:pStyle w:val="Rubrik3"/>
      </w:pPr>
      <w:bookmarkStart w:id="137" w:name="_Toc149769320"/>
      <w:r>
        <w:lastRenderedPageBreak/>
        <w:t>Version</w:t>
      </w:r>
      <w:bookmarkEnd w:id="137"/>
    </w:p>
    <w:p w14:paraId="0DBBDD78" w14:textId="77777777" w:rsidR="00240321" w:rsidRDefault="00240321" w:rsidP="00240321">
      <w:r>
        <w:t xml:space="preserve">Ett motsvarande tjänstekontrakt som kan hämta en sammanställning av patientens bokningar </w:t>
      </w:r>
      <w:r w:rsidRPr="00E968B5">
        <w:t>finns sedan</w:t>
      </w:r>
      <w:r>
        <w:t xml:space="preserve"> version</w:t>
      </w:r>
      <w:r w:rsidRPr="00E968B5">
        <w:t xml:space="preserve"> 1.0.</w:t>
      </w:r>
      <w:r>
        <w:t xml:space="preserve"> men har bytt namn från </w:t>
      </w:r>
      <w:proofErr w:type="spellStart"/>
      <w:r w:rsidRPr="002562A2">
        <w:rPr>
          <w:i/>
          <w:iCs/>
        </w:rPr>
        <w:t>GetSubjectOfCareSchedule</w:t>
      </w:r>
      <w:proofErr w:type="spellEnd"/>
      <w:r>
        <w:t xml:space="preserve"> till </w:t>
      </w:r>
      <w:proofErr w:type="spellStart"/>
      <w:r w:rsidRPr="002562A2">
        <w:rPr>
          <w:i/>
          <w:iCs/>
        </w:rPr>
        <w:t>GetAppointments</w:t>
      </w:r>
      <w:proofErr w:type="spellEnd"/>
      <w:r>
        <w:t xml:space="preserve">. </w:t>
      </w:r>
      <w:proofErr w:type="spellStart"/>
      <w:r w:rsidRPr="002562A2">
        <w:rPr>
          <w:i/>
          <w:iCs/>
        </w:rPr>
        <w:t>GetAppointments</w:t>
      </w:r>
      <w:proofErr w:type="spellEnd"/>
      <w:r>
        <w:t xml:space="preserve"> returnerar bara unika identifierare för tidbokningarna och vårdenheterna. Nuvarande version är 2.0</w:t>
      </w:r>
    </w:p>
    <w:p w14:paraId="4541F0B3" w14:textId="77777777" w:rsidR="00240321" w:rsidRPr="00240321" w:rsidRDefault="00240321" w:rsidP="00240321"/>
    <w:p w14:paraId="57AC77B7" w14:textId="77777777" w:rsidR="00B4587D" w:rsidRDefault="00B4587D" w:rsidP="00B4587D"/>
    <w:p w14:paraId="0E799601" w14:textId="77777777" w:rsidR="00B4587D" w:rsidRDefault="00B4587D" w:rsidP="00B4587D">
      <w:pPr>
        <w:pStyle w:val="Rubrik3"/>
      </w:pPr>
      <w:bookmarkStart w:id="138" w:name="_Toc149769321"/>
      <w:r>
        <w:t>Meddelandeinformationsmodell (MIM)</w:t>
      </w:r>
      <w:bookmarkEnd w:id="138"/>
    </w:p>
    <w:p w14:paraId="697C54C4" w14:textId="09229255" w:rsidR="00B4587D" w:rsidRPr="00DD7E5A" w:rsidRDefault="00EF66B7" w:rsidP="00B4587D">
      <w:r>
        <w:rPr>
          <w:noProof/>
        </w:rPr>
        <w:drawing>
          <wp:inline distT="0" distB="0" distL="0" distR="0" wp14:anchorId="0E548A65" wp14:editId="5C4DEB0E">
            <wp:extent cx="4714286" cy="1971429"/>
            <wp:effectExtent l="0" t="0" r="0" b="0"/>
            <wp:docPr id="158468305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3052" name=""/>
                    <pic:cNvPicPr/>
                  </pic:nvPicPr>
                  <pic:blipFill>
                    <a:blip r:embed="rId30"/>
                    <a:stretch>
                      <a:fillRect/>
                    </a:stretch>
                  </pic:blipFill>
                  <pic:spPr>
                    <a:xfrm>
                      <a:off x="0" y="0"/>
                      <a:ext cx="4714286" cy="1971429"/>
                    </a:xfrm>
                    <a:prstGeom prst="rect">
                      <a:avLst/>
                    </a:prstGeom>
                  </pic:spPr>
                </pic:pic>
              </a:graphicData>
            </a:graphic>
          </wp:inline>
        </w:drawing>
      </w:r>
    </w:p>
    <w:p w14:paraId="61CCCA14" w14:textId="77777777" w:rsidR="00B4587D" w:rsidRPr="00C55071" w:rsidRDefault="00B4587D" w:rsidP="00B4587D"/>
    <w:p w14:paraId="08714A2B" w14:textId="77777777" w:rsidR="00B4587D" w:rsidRDefault="00B4587D" w:rsidP="00B4587D">
      <w:pPr>
        <w:pStyle w:val="Rubrik3"/>
      </w:pPr>
      <w:bookmarkStart w:id="139" w:name="_Toc149769322"/>
      <w:r>
        <w:t>Fältregler</w:t>
      </w:r>
      <w:bookmarkEnd w:id="139"/>
    </w:p>
    <w:p w14:paraId="7D37127C" w14:textId="77777777" w:rsidR="00B4587D" w:rsidRPr="007E3F3B" w:rsidRDefault="00B4587D" w:rsidP="00B4587D">
      <w:pPr>
        <w:rPr>
          <w:i/>
        </w:rPr>
      </w:pPr>
      <w:r w:rsidRPr="007E3F3B">
        <w:rPr>
          <w:i/>
        </w:rPr>
        <w:t xml:space="preserve">Nedanstående tabell beskriver varje element i begäran och svar. Har namnet en * finns ytterligare regler för detta element och beskrivs mer i detalj i stycket Regler. </w:t>
      </w:r>
    </w:p>
    <w:p w14:paraId="44CD0819" w14:textId="77777777" w:rsidR="00B4587D" w:rsidRDefault="00B4587D" w:rsidP="00B4587D"/>
    <w:tbl>
      <w:tblPr>
        <w:tblStyle w:val="Tabellrutnt"/>
        <w:tblW w:w="5000" w:type="pct"/>
        <w:tblLayout w:type="fixed"/>
        <w:tblLook w:val="04A0" w:firstRow="1" w:lastRow="0" w:firstColumn="1" w:lastColumn="0" w:noHBand="0" w:noVBand="1"/>
      </w:tblPr>
      <w:tblGrid>
        <w:gridCol w:w="2974"/>
        <w:gridCol w:w="1842"/>
        <w:gridCol w:w="4839"/>
        <w:gridCol w:w="801"/>
      </w:tblGrid>
      <w:tr w:rsidR="00B4587D" w:rsidRPr="000C2908" w14:paraId="5987CFE7" w14:textId="77777777" w:rsidTr="00E85C28">
        <w:trPr>
          <w:trHeight w:val="384"/>
        </w:trPr>
        <w:tc>
          <w:tcPr>
            <w:tcW w:w="1422" w:type="pct"/>
            <w:shd w:val="clear" w:color="auto" w:fill="D9D9D9" w:themeFill="background1" w:themeFillShade="D9"/>
            <w:vAlign w:val="center"/>
          </w:tcPr>
          <w:p w14:paraId="08BC7409" w14:textId="77777777" w:rsidR="00B4587D" w:rsidRPr="000C2908" w:rsidRDefault="00B4587D" w:rsidP="00520243">
            <w:pPr>
              <w:rPr>
                <w:b/>
              </w:rPr>
            </w:pPr>
            <w:r w:rsidRPr="000C2908">
              <w:rPr>
                <w:b/>
              </w:rPr>
              <w:t>Namn</w:t>
            </w:r>
          </w:p>
        </w:tc>
        <w:tc>
          <w:tcPr>
            <w:tcW w:w="881" w:type="pct"/>
            <w:shd w:val="clear" w:color="auto" w:fill="D9D9D9" w:themeFill="background1" w:themeFillShade="D9"/>
            <w:vAlign w:val="center"/>
          </w:tcPr>
          <w:p w14:paraId="40BC45A7" w14:textId="77777777" w:rsidR="00B4587D" w:rsidRPr="000C2908" w:rsidRDefault="00B4587D" w:rsidP="00520243">
            <w:pPr>
              <w:rPr>
                <w:b/>
              </w:rPr>
            </w:pPr>
            <w:r w:rsidRPr="000C2908">
              <w:rPr>
                <w:b/>
              </w:rPr>
              <w:t>Typ</w:t>
            </w:r>
          </w:p>
        </w:tc>
        <w:tc>
          <w:tcPr>
            <w:tcW w:w="2314" w:type="pct"/>
            <w:shd w:val="clear" w:color="auto" w:fill="D9D9D9" w:themeFill="background1" w:themeFillShade="D9"/>
            <w:vAlign w:val="center"/>
          </w:tcPr>
          <w:p w14:paraId="11C8DCFB" w14:textId="77777777" w:rsidR="00B4587D" w:rsidRPr="000C2908" w:rsidRDefault="00B4587D" w:rsidP="00520243">
            <w:pPr>
              <w:rPr>
                <w:b/>
              </w:rPr>
            </w:pPr>
            <w:r w:rsidRPr="000C2908">
              <w:rPr>
                <w:b/>
              </w:rPr>
              <w:t>Beskrivning</w:t>
            </w:r>
          </w:p>
        </w:tc>
        <w:tc>
          <w:tcPr>
            <w:tcW w:w="383" w:type="pct"/>
            <w:shd w:val="clear" w:color="auto" w:fill="D9D9D9" w:themeFill="background1" w:themeFillShade="D9"/>
            <w:vAlign w:val="center"/>
          </w:tcPr>
          <w:p w14:paraId="61D23D55" w14:textId="77777777" w:rsidR="00B4587D" w:rsidRPr="000C2908" w:rsidRDefault="00B4587D" w:rsidP="00520243">
            <w:pPr>
              <w:jc w:val="center"/>
              <w:rPr>
                <w:b/>
              </w:rPr>
            </w:pPr>
            <w:proofErr w:type="spellStart"/>
            <w:r w:rsidRPr="000C2908">
              <w:rPr>
                <w:b/>
              </w:rPr>
              <w:t>Kard</w:t>
            </w:r>
            <w:proofErr w:type="spellEnd"/>
            <w:r>
              <w:rPr>
                <w:b/>
              </w:rPr>
              <w:t>.</w:t>
            </w:r>
          </w:p>
        </w:tc>
      </w:tr>
      <w:tr w:rsidR="00B4587D" w:rsidRPr="000C2908" w14:paraId="0E2C0625" w14:textId="77777777" w:rsidTr="00E85C28">
        <w:tc>
          <w:tcPr>
            <w:tcW w:w="1422" w:type="pct"/>
            <w:shd w:val="clear" w:color="auto" w:fill="BFBFBF" w:themeFill="background1" w:themeFillShade="BF"/>
            <w:vAlign w:val="center"/>
          </w:tcPr>
          <w:p w14:paraId="4A3FAB95" w14:textId="77777777" w:rsidR="00B4587D" w:rsidRPr="00A143A1" w:rsidRDefault="00B4587D" w:rsidP="00520243">
            <w:pPr>
              <w:rPr>
                <w:b/>
              </w:rPr>
            </w:pPr>
            <w:r w:rsidRPr="00A143A1">
              <w:rPr>
                <w:b/>
              </w:rPr>
              <w:t>Begäran</w:t>
            </w:r>
          </w:p>
        </w:tc>
        <w:tc>
          <w:tcPr>
            <w:tcW w:w="881" w:type="pct"/>
            <w:shd w:val="clear" w:color="auto" w:fill="BFBFBF" w:themeFill="background1" w:themeFillShade="BF"/>
            <w:vAlign w:val="center"/>
          </w:tcPr>
          <w:p w14:paraId="07A644BB" w14:textId="77777777" w:rsidR="00B4587D" w:rsidRPr="000C2908" w:rsidRDefault="00B4587D" w:rsidP="00520243">
            <w:pPr>
              <w:pStyle w:val="TableParagraph"/>
              <w:spacing w:line="226" w:lineRule="exact"/>
              <w:ind w:left="102"/>
              <w:rPr>
                <w:rFonts w:ascii="Georgia" w:eastAsia="Times New Roman" w:hAnsi="Georgia" w:cs="Times New Roman"/>
                <w:spacing w:val="-1"/>
                <w:sz w:val="20"/>
                <w:szCs w:val="20"/>
              </w:rPr>
            </w:pPr>
          </w:p>
        </w:tc>
        <w:tc>
          <w:tcPr>
            <w:tcW w:w="2314" w:type="pct"/>
            <w:shd w:val="clear" w:color="auto" w:fill="BFBFBF" w:themeFill="background1" w:themeFillShade="BF"/>
            <w:vAlign w:val="center"/>
          </w:tcPr>
          <w:p w14:paraId="10A765FF" w14:textId="77777777" w:rsidR="00B4587D" w:rsidRPr="000C2908" w:rsidRDefault="00B4587D" w:rsidP="00520243">
            <w:pPr>
              <w:pStyle w:val="TableParagraph"/>
              <w:spacing w:line="226" w:lineRule="exact"/>
              <w:ind w:left="102"/>
              <w:rPr>
                <w:rFonts w:ascii="Georgia" w:eastAsia="Times New Roman" w:hAnsi="Georgia" w:cs="Times New Roman"/>
                <w:spacing w:val="-1"/>
                <w:sz w:val="20"/>
                <w:szCs w:val="20"/>
              </w:rPr>
            </w:pPr>
          </w:p>
        </w:tc>
        <w:tc>
          <w:tcPr>
            <w:tcW w:w="383" w:type="pct"/>
            <w:shd w:val="clear" w:color="auto" w:fill="BFBFBF" w:themeFill="background1" w:themeFillShade="BF"/>
            <w:vAlign w:val="center"/>
          </w:tcPr>
          <w:p w14:paraId="010093A0" w14:textId="77777777" w:rsidR="00B4587D" w:rsidRPr="000C2908" w:rsidRDefault="00B4587D" w:rsidP="00520243">
            <w:pPr>
              <w:pStyle w:val="TableParagraph"/>
              <w:spacing w:line="226" w:lineRule="exact"/>
              <w:ind w:left="102"/>
              <w:jc w:val="center"/>
              <w:rPr>
                <w:rFonts w:ascii="Georgia" w:eastAsia="Times New Roman" w:hAnsi="Georgia" w:cs="Times New Roman"/>
                <w:spacing w:val="-1"/>
                <w:sz w:val="20"/>
                <w:szCs w:val="20"/>
              </w:rPr>
            </w:pPr>
          </w:p>
        </w:tc>
      </w:tr>
      <w:tr w:rsidR="00B4587D" w:rsidRPr="000C2908" w14:paraId="63FE90CF" w14:textId="77777777" w:rsidTr="00E85C28">
        <w:tc>
          <w:tcPr>
            <w:tcW w:w="1422" w:type="pct"/>
            <w:vAlign w:val="center"/>
          </w:tcPr>
          <w:p w14:paraId="49F46294" w14:textId="77777777" w:rsidR="00B4587D" w:rsidRPr="002B3B21" w:rsidRDefault="00B4587D" w:rsidP="00520243">
            <w:pPr>
              <w:rPr>
                <w:rFonts w:eastAsia="Times New Roman"/>
                <w:spacing w:val="-1"/>
                <w:szCs w:val="20"/>
              </w:rPr>
            </w:pPr>
            <w:proofErr w:type="spellStart"/>
            <w:r w:rsidRPr="002B3B21">
              <w:t>actor</w:t>
            </w:r>
            <w:proofErr w:type="spellEnd"/>
          </w:p>
        </w:tc>
        <w:tc>
          <w:tcPr>
            <w:tcW w:w="881" w:type="pct"/>
            <w:vAlign w:val="center"/>
          </w:tcPr>
          <w:p w14:paraId="3F76A264" w14:textId="77777777" w:rsidR="00B4587D" w:rsidRPr="002B3B21" w:rsidRDefault="00B4587D" w:rsidP="00520243">
            <w:pPr>
              <w:rPr>
                <w:rFonts w:eastAsia="Times New Roman"/>
                <w:spacing w:val="-1"/>
                <w:szCs w:val="20"/>
              </w:rPr>
            </w:pPr>
            <w:proofErr w:type="spellStart"/>
            <w:r w:rsidRPr="002B3B21">
              <w:rPr>
                <w:rFonts w:eastAsia="Times New Roman"/>
                <w:spacing w:val="-1"/>
                <w:szCs w:val="20"/>
              </w:rPr>
              <w:t>ActorType</w:t>
            </w:r>
            <w:proofErr w:type="spellEnd"/>
          </w:p>
        </w:tc>
        <w:tc>
          <w:tcPr>
            <w:tcW w:w="2314" w:type="pct"/>
            <w:vAlign w:val="center"/>
          </w:tcPr>
          <w:p w14:paraId="4540B796" w14:textId="51DFCB3B" w:rsidR="00B4587D" w:rsidRPr="000C2908" w:rsidRDefault="00E85C28" w:rsidP="00520243">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5ECFC67D" w14:textId="77777777" w:rsidR="00B4587D" w:rsidRPr="000C2908" w:rsidRDefault="00B4587D" w:rsidP="00520243">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150E19" w:rsidRPr="000C2908" w14:paraId="7E2BC551" w14:textId="77777777" w:rsidTr="00E85C28">
        <w:tc>
          <w:tcPr>
            <w:tcW w:w="1422" w:type="pct"/>
            <w:vAlign w:val="center"/>
          </w:tcPr>
          <w:p w14:paraId="38064884" w14:textId="5C6D095C" w:rsidR="00150E19" w:rsidRPr="002B3B21" w:rsidRDefault="00150E19" w:rsidP="00150E19">
            <w:pPr>
              <w:rPr>
                <w:rFonts w:eastAsia="Times New Roman"/>
                <w:spacing w:val="-1"/>
                <w:szCs w:val="20"/>
              </w:rPr>
            </w:pPr>
            <w:proofErr w:type="spellStart"/>
            <w:r>
              <w:t>personId</w:t>
            </w:r>
            <w:proofErr w:type="spellEnd"/>
          </w:p>
        </w:tc>
        <w:tc>
          <w:tcPr>
            <w:tcW w:w="881" w:type="pct"/>
            <w:vAlign w:val="center"/>
          </w:tcPr>
          <w:p w14:paraId="6418B855" w14:textId="348F91F7" w:rsidR="00150E19" w:rsidRPr="002B3B21" w:rsidRDefault="00150E19" w:rsidP="00150E19">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2314" w:type="pct"/>
            <w:vAlign w:val="center"/>
          </w:tcPr>
          <w:p w14:paraId="2364808E" w14:textId="51785B61" w:rsidR="00150E19" w:rsidRPr="000C2908" w:rsidRDefault="00150E19" w:rsidP="00150E19">
            <w:pPr>
              <w:rPr>
                <w:rFonts w:eastAsia="Times New Roman"/>
                <w:spacing w:val="-1"/>
                <w:szCs w:val="20"/>
                <w:highlight w:val="yellow"/>
              </w:rPr>
            </w:pPr>
            <w:r>
              <w:t xml:space="preserve">Patientens personnummer, för den patient som tidbokningen gäller.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61A47BBC" w14:textId="125925D8" w:rsidR="00150E19" w:rsidRPr="000C2908" w:rsidRDefault="00150E19" w:rsidP="00150E19">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1..1</w:t>
            </w:r>
          </w:p>
        </w:tc>
      </w:tr>
      <w:tr w:rsidR="00B4587D" w:rsidRPr="000C2908" w14:paraId="50C9D87E" w14:textId="77777777" w:rsidTr="00E85C28">
        <w:tc>
          <w:tcPr>
            <w:tcW w:w="1422" w:type="pct"/>
            <w:vAlign w:val="center"/>
          </w:tcPr>
          <w:p w14:paraId="703DB573" w14:textId="2D1FA71B" w:rsidR="00B4587D" w:rsidRPr="000C2908" w:rsidRDefault="00696BF2" w:rsidP="00520243">
            <w:pPr>
              <w:rPr>
                <w:rFonts w:eastAsia="Times New Roman"/>
                <w:spacing w:val="-1"/>
                <w:szCs w:val="20"/>
                <w:highlight w:val="yellow"/>
              </w:rPr>
            </w:pPr>
            <w:proofErr w:type="spellStart"/>
            <w:r>
              <w:t>from</w:t>
            </w:r>
            <w:r w:rsidR="002B3B21">
              <w:t>Date</w:t>
            </w:r>
            <w:proofErr w:type="spellEnd"/>
          </w:p>
        </w:tc>
        <w:tc>
          <w:tcPr>
            <w:tcW w:w="881" w:type="pct"/>
            <w:vAlign w:val="center"/>
          </w:tcPr>
          <w:p w14:paraId="0A66F4E4" w14:textId="17D61324" w:rsidR="00B4587D" w:rsidRPr="000C2908" w:rsidRDefault="002B3B21" w:rsidP="00520243">
            <w:pPr>
              <w:rPr>
                <w:rFonts w:eastAsia="Times New Roman"/>
                <w:spacing w:val="-1"/>
                <w:szCs w:val="20"/>
                <w:highlight w:val="yellow"/>
              </w:rPr>
            </w:pPr>
            <w:r>
              <w:t>DT</w:t>
            </w:r>
          </w:p>
        </w:tc>
        <w:tc>
          <w:tcPr>
            <w:tcW w:w="2314" w:type="pct"/>
            <w:vAlign w:val="center"/>
          </w:tcPr>
          <w:p w14:paraId="2ACD88E6" w14:textId="200D942D" w:rsidR="00B4587D" w:rsidRPr="000C2908" w:rsidRDefault="00696BF2" w:rsidP="00520243">
            <w:pPr>
              <w:rPr>
                <w:rFonts w:eastAsia="Times New Roman"/>
                <w:spacing w:val="-1"/>
                <w:szCs w:val="20"/>
                <w:highlight w:val="yellow"/>
              </w:rPr>
            </w:pPr>
            <w:r>
              <w:t xml:space="preserve">Filtrering på tidbokningar som ska äga rum fr o m datum. </w:t>
            </w:r>
          </w:p>
        </w:tc>
        <w:tc>
          <w:tcPr>
            <w:tcW w:w="383" w:type="pct"/>
            <w:vAlign w:val="center"/>
          </w:tcPr>
          <w:p w14:paraId="2A09B0A1" w14:textId="1129F335" w:rsidR="00B4587D" w:rsidRPr="000C2908" w:rsidRDefault="002B3B21" w:rsidP="00520243">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w:t>
            </w:r>
            <w:r w:rsidR="00B4587D" w:rsidRPr="00C771F9">
              <w:rPr>
                <w:rFonts w:ascii="Georgia" w:eastAsia="Times New Roman" w:hAnsi="Georgia" w:cs="Times New Roman"/>
                <w:spacing w:val="-1"/>
                <w:sz w:val="20"/>
                <w:szCs w:val="20"/>
              </w:rPr>
              <w:t>..1</w:t>
            </w:r>
          </w:p>
        </w:tc>
      </w:tr>
      <w:tr w:rsidR="00696BF2" w:rsidRPr="000C2908" w14:paraId="43B99E88" w14:textId="77777777" w:rsidTr="00E85C28">
        <w:tc>
          <w:tcPr>
            <w:tcW w:w="1422" w:type="pct"/>
            <w:vAlign w:val="center"/>
          </w:tcPr>
          <w:p w14:paraId="735799DA" w14:textId="6638D347" w:rsidR="00696BF2" w:rsidRDefault="00696BF2" w:rsidP="00696BF2">
            <w:proofErr w:type="spellStart"/>
            <w:r>
              <w:t>toDate</w:t>
            </w:r>
            <w:proofErr w:type="spellEnd"/>
          </w:p>
        </w:tc>
        <w:tc>
          <w:tcPr>
            <w:tcW w:w="881" w:type="pct"/>
            <w:vAlign w:val="center"/>
          </w:tcPr>
          <w:p w14:paraId="02B64413" w14:textId="63755315" w:rsidR="00696BF2" w:rsidRDefault="00696BF2" w:rsidP="00696BF2">
            <w:r>
              <w:t>DT</w:t>
            </w:r>
          </w:p>
        </w:tc>
        <w:tc>
          <w:tcPr>
            <w:tcW w:w="2314" w:type="pct"/>
            <w:vAlign w:val="center"/>
          </w:tcPr>
          <w:p w14:paraId="255E3464" w14:textId="5F11731C" w:rsidR="00696BF2" w:rsidRDefault="00696BF2" w:rsidP="00696BF2">
            <w:r>
              <w:t xml:space="preserve">Filtrering på tidbokningar som ska äga rum t o m datum. </w:t>
            </w:r>
          </w:p>
        </w:tc>
        <w:tc>
          <w:tcPr>
            <w:tcW w:w="383" w:type="pct"/>
            <w:vAlign w:val="center"/>
          </w:tcPr>
          <w:p w14:paraId="2A0CAF9B" w14:textId="75F08FF0" w:rsidR="00696BF2" w:rsidRDefault="00696BF2" w:rsidP="00696BF2">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696BF2" w:rsidRPr="000C2908" w14:paraId="3104FE60" w14:textId="77777777" w:rsidTr="00E85C28">
        <w:tc>
          <w:tcPr>
            <w:tcW w:w="1422" w:type="pct"/>
            <w:vAlign w:val="center"/>
          </w:tcPr>
          <w:p w14:paraId="4101F382" w14:textId="35CAF632" w:rsidR="00696BF2" w:rsidRDefault="0033127F" w:rsidP="00696BF2">
            <w:proofErr w:type="spellStart"/>
            <w:r>
              <w:lastRenderedPageBreak/>
              <w:t>timetypeCode</w:t>
            </w:r>
            <w:proofErr w:type="spellEnd"/>
          </w:p>
        </w:tc>
        <w:tc>
          <w:tcPr>
            <w:tcW w:w="881" w:type="pct"/>
            <w:vAlign w:val="center"/>
          </w:tcPr>
          <w:p w14:paraId="02E78D15" w14:textId="09CC08E6" w:rsidR="00696BF2" w:rsidRDefault="0033127F" w:rsidP="00696BF2">
            <w:r>
              <w:t>string</w:t>
            </w:r>
          </w:p>
        </w:tc>
        <w:tc>
          <w:tcPr>
            <w:tcW w:w="2314" w:type="pct"/>
            <w:vAlign w:val="center"/>
          </w:tcPr>
          <w:p w14:paraId="081C23B7" w14:textId="725EF40B" w:rsidR="00696BF2" w:rsidRDefault="00696BF2" w:rsidP="00696BF2">
            <w:r>
              <w:t xml:space="preserve">Filtrering på tidbokningar som gäller </w:t>
            </w:r>
            <w:r w:rsidR="0033127F">
              <w:t xml:space="preserve">en </w:t>
            </w:r>
            <w:r>
              <w:t>specifik tidstyp</w:t>
            </w:r>
            <w:r w:rsidR="0033127F">
              <w:t xml:space="preserve">s-kod. </w:t>
            </w:r>
          </w:p>
        </w:tc>
        <w:tc>
          <w:tcPr>
            <w:tcW w:w="383" w:type="pct"/>
            <w:vAlign w:val="center"/>
          </w:tcPr>
          <w:p w14:paraId="3A92E918" w14:textId="3B8D48EC" w:rsidR="00696BF2" w:rsidRDefault="00696BF2" w:rsidP="00696BF2">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696BF2" w:rsidRPr="000C2908" w14:paraId="2A6A6E8B" w14:textId="77777777" w:rsidTr="00E85C28">
        <w:tc>
          <w:tcPr>
            <w:tcW w:w="1422" w:type="pct"/>
            <w:vAlign w:val="center"/>
          </w:tcPr>
          <w:p w14:paraId="5FE134EB" w14:textId="515CB548" w:rsidR="00696BF2" w:rsidRDefault="00696BF2" w:rsidP="00696BF2">
            <w:proofErr w:type="spellStart"/>
            <w:r>
              <w:t>healthcareService</w:t>
            </w:r>
            <w:r w:rsidR="0033127F">
              <w:t>Code</w:t>
            </w:r>
            <w:proofErr w:type="spellEnd"/>
          </w:p>
        </w:tc>
        <w:tc>
          <w:tcPr>
            <w:tcW w:w="881" w:type="pct"/>
            <w:vAlign w:val="center"/>
          </w:tcPr>
          <w:p w14:paraId="5DB81607" w14:textId="0477DFA5" w:rsidR="00696BF2" w:rsidRDefault="0033127F" w:rsidP="00696BF2">
            <w:r w:rsidRPr="00407863">
              <w:rPr>
                <w:rFonts w:eastAsia="Times New Roman"/>
                <w:spacing w:val="-1"/>
                <w:szCs w:val="20"/>
              </w:rPr>
              <w:t>string</w:t>
            </w:r>
          </w:p>
        </w:tc>
        <w:tc>
          <w:tcPr>
            <w:tcW w:w="2314" w:type="pct"/>
            <w:vAlign w:val="center"/>
          </w:tcPr>
          <w:p w14:paraId="4FEDDB92" w14:textId="7B489207" w:rsidR="0033127F" w:rsidRPr="0033127F" w:rsidRDefault="00696BF2" w:rsidP="0033127F">
            <w:r>
              <w:t>Filtrering på tidbokningar som gäller en specifik vårdtjänst</w:t>
            </w:r>
            <w:r w:rsidR="0033127F">
              <w:t xml:space="preserve">. Koden förväntas vara hämtad från svenska utgåvan av </w:t>
            </w:r>
            <w:proofErr w:type="spellStart"/>
            <w:r w:rsidR="0033127F">
              <w:t>Snomed</w:t>
            </w:r>
            <w:proofErr w:type="spellEnd"/>
            <w:r w:rsidR="0033127F">
              <w:t xml:space="preserve">-CT (OID: </w:t>
            </w:r>
            <w:proofErr w:type="gramStart"/>
            <w:r w:rsidR="0033127F" w:rsidRPr="0033127F">
              <w:t>1.2.752.116</w:t>
            </w:r>
            <w:proofErr w:type="gramEnd"/>
            <w:r w:rsidR="0033127F" w:rsidRPr="0033127F">
              <w:t>.2.1.1</w:t>
            </w:r>
            <w:r w:rsidR="0033127F">
              <w:t>)</w:t>
            </w:r>
          </w:p>
          <w:p w14:paraId="7A31F1A4" w14:textId="730D54AA" w:rsidR="00696BF2" w:rsidRDefault="00696BF2" w:rsidP="00696BF2"/>
        </w:tc>
        <w:tc>
          <w:tcPr>
            <w:tcW w:w="383" w:type="pct"/>
            <w:vAlign w:val="center"/>
          </w:tcPr>
          <w:p w14:paraId="69101E61" w14:textId="21D8306E" w:rsidR="00696BF2" w:rsidRDefault="00696BF2" w:rsidP="00696BF2">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B4587D" w:rsidRPr="000C2908" w14:paraId="3A65610A" w14:textId="77777777" w:rsidTr="00E85C28">
        <w:tc>
          <w:tcPr>
            <w:tcW w:w="1422" w:type="pct"/>
            <w:shd w:val="clear" w:color="auto" w:fill="BFBFBF" w:themeFill="background1" w:themeFillShade="BF"/>
            <w:vAlign w:val="center"/>
          </w:tcPr>
          <w:p w14:paraId="6A8348F7" w14:textId="77777777" w:rsidR="00B4587D" w:rsidRPr="00EE046D" w:rsidRDefault="00B4587D" w:rsidP="00520243">
            <w:pPr>
              <w:rPr>
                <w:b/>
              </w:rPr>
            </w:pPr>
            <w:r w:rsidRPr="00EE046D">
              <w:rPr>
                <w:b/>
              </w:rPr>
              <w:t>Svar</w:t>
            </w:r>
          </w:p>
        </w:tc>
        <w:tc>
          <w:tcPr>
            <w:tcW w:w="881" w:type="pct"/>
            <w:shd w:val="clear" w:color="auto" w:fill="BFBFBF" w:themeFill="background1" w:themeFillShade="BF"/>
            <w:vAlign w:val="center"/>
          </w:tcPr>
          <w:p w14:paraId="49931AD9" w14:textId="77777777" w:rsidR="00B4587D" w:rsidRPr="00EE046D" w:rsidRDefault="00B4587D" w:rsidP="00520243">
            <w:pPr>
              <w:rPr>
                <w:b/>
              </w:rPr>
            </w:pPr>
          </w:p>
        </w:tc>
        <w:tc>
          <w:tcPr>
            <w:tcW w:w="2314" w:type="pct"/>
            <w:shd w:val="clear" w:color="auto" w:fill="BFBFBF" w:themeFill="background1" w:themeFillShade="BF"/>
            <w:vAlign w:val="center"/>
          </w:tcPr>
          <w:p w14:paraId="2B79DEFC" w14:textId="77777777" w:rsidR="00B4587D" w:rsidRPr="00EE046D" w:rsidRDefault="00B4587D" w:rsidP="00520243">
            <w:pPr>
              <w:rPr>
                <w:b/>
              </w:rPr>
            </w:pPr>
          </w:p>
        </w:tc>
        <w:tc>
          <w:tcPr>
            <w:tcW w:w="383" w:type="pct"/>
            <w:shd w:val="clear" w:color="auto" w:fill="BFBFBF" w:themeFill="background1" w:themeFillShade="BF"/>
            <w:vAlign w:val="center"/>
          </w:tcPr>
          <w:p w14:paraId="7D6C2F74" w14:textId="77777777" w:rsidR="00B4587D" w:rsidRPr="00EE046D" w:rsidRDefault="00B4587D" w:rsidP="00520243">
            <w:pPr>
              <w:jc w:val="center"/>
              <w:rPr>
                <w:b/>
              </w:rPr>
            </w:pPr>
          </w:p>
        </w:tc>
      </w:tr>
      <w:tr w:rsidR="00B4587D" w:rsidRPr="000C2908" w14:paraId="650563D3" w14:textId="77777777" w:rsidTr="00E85C28">
        <w:tc>
          <w:tcPr>
            <w:tcW w:w="1422" w:type="pct"/>
            <w:vAlign w:val="center"/>
          </w:tcPr>
          <w:p w14:paraId="5E4885B0" w14:textId="77777777" w:rsidR="00B4587D" w:rsidRPr="00115129" w:rsidRDefault="00B4587D" w:rsidP="00520243">
            <w:proofErr w:type="spellStart"/>
            <w:r>
              <w:t>appointment</w:t>
            </w:r>
            <w:proofErr w:type="spellEnd"/>
          </w:p>
        </w:tc>
        <w:tc>
          <w:tcPr>
            <w:tcW w:w="881" w:type="pct"/>
            <w:vAlign w:val="center"/>
          </w:tcPr>
          <w:p w14:paraId="1F3D8E9A" w14:textId="29A3F34E" w:rsidR="00B4587D" w:rsidRPr="00115129" w:rsidRDefault="00B4587D" w:rsidP="00520243">
            <w:proofErr w:type="spellStart"/>
            <w:r>
              <w:t>Appoi</w:t>
            </w:r>
            <w:r w:rsidR="00B36DA0">
              <w:t>n</w:t>
            </w:r>
            <w:r>
              <w:t>tment</w:t>
            </w:r>
            <w:r w:rsidR="005E4FDF">
              <w:t>PerHealthcareFacility</w:t>
            </w:r>
            <w:r w:rsidR="00B36DA0">
              <w:t>Type</w:t>
            </w:r>
            <w:proofErr w:type="spellEnd"/>
          </w:p>
        </w:tc>
        <w:tc>
          <w:tcPr>
            <w:tcW w:w="2314" w:type="pct"/>
            <w:vAlign w:val="center"/>
          </w:tcPr>
          <w:p w14:paraId="17945F5F" w14:textId="49801F8B" w:rsidR="00B4587D" w:rsidRPr="00A87130" w:rsidRDefault="005E4FDF" w:rsidP="00520243">
            <w:pPr>
              <w:rPr>
                <w:bCs/>
              </w:rPr>
            </w:pPr>
            <w:r>
              <w:rPr>
                <w:bCs/>
              </w:rPr>
              <w:t xml:space="preserve">Lista med tidbokningar per vårdenhet. Svaret innehåller en lista där endast den unika identifieraren för tidbokningen samt </w:t>
            </w:r>
            <w:proofErr w:type="spellStart"/>
            <w:r>
              <w:rPr>
                <w:bCs/>
              </w:rPr>
              <w:t>HSAId</w:t>
            </w:r>
            <w:proofErr w:type="spellEnd"/>
            <w:r>
              <w:rPr>
                <w:bCs/>
              </w:rPr>
              <w:t xml:space="preserve"> för vårdenheten returneras. </w:t>
            </w:r>
          </w:p>
        </w:tc>
        <w:tc>
          <w:tcPr>
            <w:tcW w:w="383" w:type="pct"/>
            <w:vAlign w:val="center"/>
          </w:tcPr>
          <w:p w14:paraId="321B868B" w14:textId="03C2294B" w:rsidR="00B4587D" w:rsidRPr="0070631A" w:rsidRDefault="00B4587D" w:rsidP="00520243">
            <w:pPr>
              <w:jc w:val="center"/>
              <w:rPr>
                <w:rFonts w:eastAsia="Times New Roman"/>
                <w:spacing w:val="-1"/>
                <w:szCs w:val="20"/>
              </w:rPr>
            </w:pPr>
            <w:r>
              <w:rPr>
                <w:rFonts w:eastAsia="Times New Roman"/>
                <w:spacing w:val="-1"/>
                <w:szCs w:val="20"/>
              </w:rPr>
              <w:t>0..</w:t>
            </w:r>
            <w:r w:rsidR="005E4FDF">
              <w:rPr>
                <w:rFonts w:eastAsia="Times New Roman"/>
                <w:spacing w:val="-1"/>
                <w:szCs w:val="20"/>
              </w:rPr>
              <w:t>*</w:t>
            </w:r>
          </w:p>
        </w:tc>
      </w:tr>
      <w:tr w:rsidR="00B4587D" w:rsidRPr="000C2908" w14:paraId="3387BB58" w14:textId="77777777" w:rsidTr="00E85C28">
        <w:tc>
          <w:tcPr>
            <w:tcW w:w="1422" w:type="pct"/>
            <w:vAlign w:val="center"/>
          </w:tcPr>
          <w:p w14:paraId="1AD393FC" w14:textId="6D94DBDC" w:rsidR="00B4587D" w:rsidRPr="00115129" w:rsidRDefault="00B4587D" w:rsidP="00520243">
            <w:proofErr w:type="spellStart"/>
            <w:proofErr w:type="gramStart"/>
            <w:r>
              <w:t>appointment.</w:t>
            </w:r>
            <w:r w:rsidR="0007617C" w:rsidRPr="00FA5885">
              <w:rPr>
                <w:b/>
                <w:bCs/>
              </w:rPr>
              <w:t>appointmentId</w:t>
            </w:r>
            <w:proofErr w:type="spellEnd"/>
            <w:proofErr w:type="gramEnd"/>
          </w:p>
        </w:tc>
        <w:tc>
          <w:tcPr>
            <w:tcW w:w="881" w:type="pct"/>
            <w:vAlign w:val="center"/>
          </w:tcPr>
          <w:p w14:paraId="41E0E777" w14:textId="66BE9714" w:rsidR="00B4587D" w:rsidRPr="00115129" w:rsidRDefault="00ED0A54" w:rsidP="00520243">
            <w:proofErr w:type="spellStart"/>
            <w:r>
              <w:rPr>
                <w:iCs/>
              </w:rPr>
              <w:t>uuidType</w:t>
            </w:r>
            <w:proofErr w:type="spellEnd"/>
          </w:p>
        </w:tc>
        <w:tc>
          <w:tcPr>
            <w:tcW w:w="2314" w:type="pct"/>
            <w:vAlign w:val="center"/>
          </w:tcPr>
          <w:p w14:paraId="6C1C8D8E" w14:textId="7B0C0D85" w:rsidR="00B4587D" w:rsidRPr="0070631A" w:rsidRDefault="00B4587D" w:rsidP="00520243">
            <w:r>
              <w:t>Unikt id för bokningen</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83" w:type="pct"/>
            <w:vAlign w:val="center"/>
          </w:tcPr>
          <w:p w14:paraId="1E6F6BD0" w14:textId="77777777" w:rsidR="00B4587D" w:rsidRPr="0070631A" w:rsidRDefault="00B4587D" w:rsidP="00520243">
            <w:pPr>
              <w:jc w:val="center"/>
              <w:rPr>
                <w:rFonts w:eastAsia="Times New Roman"/>
                <w:spacing w:val="-1"/>
                <w:szCs w:val="20"/>
              </w:rPr>
            </w:pPr>
            <w:r w:rsidRPr="00C771F9">
              <w:rPr>
                <w:rFonts w:eastAsia="Times New Roman"/>
                <w:spacing w:val="-1"/>
                <w:szCs w:val="20"/>
              </w:rPr>
              <w:t>1..1</w:t>
            </w:r>
          </w:p>
        </w:tc>
      </w:tr>
    </w:tbl>
    <w:p w14:paraId="13A345D2" w14:textId="77777777" w:rsidR="00B4587D" w:rsidRDefault="00B4587D" w:rsidP="00B4587D"/>
    <w:p w14:paraId="79BA4D3F" w14:textId="77777777" w:rsidR="00B4587D" w:rsidRPr="00ED19D0" w:rsidRDefault="00B4587D" w:rsidP="00B4587D">
      <w:pPr>
        <w:pStyle w:val="Brdtext"/>
      </w:pPr>
    </w:p>
    <w:p w14:paraId="7B32606C" w14:textId="77777777" w:rsidR="00B4587D" w:rsidRDefault="00B4587D" w:rsidP="00B4587D">
      <w:pPr>
        <w:pStyle w:val="Rubrik3"/>
      </w:pPr>
      <w:bookmarkStart w:id="140" w:name="_Toc149769323"/>
      <w:r>
        <w:t>Övriga regler</w:t>
      </w:r>
      <w:bookmarkEnd w:id="140"/>
    </w:p>
    <w:p w14:paraId="56A9F6DC" w14:textId="77777777" w:rsidR="00B4587D" w:rsidRDefault="00B4587D" w:rsidP="00B4587D">
      <w:pPr>
        <w:rPr>
          <w:i/>
        </w:rPr>
      </w:pPr>
      <w:r w:rsidRPr="007E3F3B">
        <w:rPr>
          <w:i/>
        </w:rPr>
        <w:t>Till denna informationsmängd finns regler som ej uttrycks i schemafilerna och tabell</w:t>
      </w:r>
      <w:r>
        <w:rPr>
          <w:i/>
        </w:rPr>
        <w:t>en ovan. Dessa återfinns nedan.</w:t>
      </w:r>
    </w:p>
    <w:p w14:paraId="6EE165D3" w14:textId="0FE7A5EE" w:rsidR="00B4587D" w:rsidRDefault="00B4587D" w:rsidP="00723D5F">
      <w:pPr>
        <w:rPr>
          <w:i/>
        </w:rPr>
      </w:pPr>
    </w:p>
    <w:p w14:paraId="46563DF4" w14:textId="4E15A750" w:rsidR="00662DAE" w:rsidRPr="001A14C8" w:rsidRDefault="00662DAE" w:rsidP="00662DAE">
      <w:pPr>
        <w:pStyle w:val="Rubrik2"/>
      </w:pPr>
      <w:bookmarkStart w:id="141" w:name="_Toc149769324"/>
      <w:proofErr w:type="spellStart"/>
      <w:r w:rsidRPr="001A14C8">
        <w:t>Get</w:t>
      </w:r>
      <w:r w:rsidR="003132F6">
        <w:t>Time</w:t>
      </w:r>
      <w:r>
        <w:t>Types</w:t>
      </w:r>
      <w:bookmarkEnd w:id="141"/>
      <w:proofErr w:type="spellEnd"/>
    </w:p>
    <w:p w14:paraId="4D6B583C" w14:textId="04E1A9B6" w:rsidR="00662DAE" w:rsidRDefault="00662DAE" w:rsidP="00662DAE">
      <w:r w:rsidRPr="001A14C8">
        <w:t>Tjänst</w:t>
      </w:r>
      <w:r>
        <w:t>ekontraktet</w:t>
      </w:r>
      <w:r w:rsidRPr="001A14C8">
        <w:t xml:space="preserve"> hämtar alla tidstyper som kan användas vid </w:t>
      </w:r>
      <w:proofErr w:type="spellStart"/>
      <w:r w:rsidRPr="001A14C8">
        <w:t>nybokning</w:t>
      </w:r>
      <w:proofErr w:type="spellEnd"/>
      <w:r w:rsidRPr="001A14C8">
        <w:t xml:space="preserve"> hos angiven vårdenhet. Tidstyperna kan filtreras för vald vårdt</w:t>
      </w:r>
      <w:r>
        <w:t xml:space="preserve">jänst, vårdpersonal och per invånare. Samtliga filter är frivilliga. En vårdenhet förväntas returnera alla tillgängliga tidstyper i fallet då konsument frågar </w:t>
      </w:r>
      <w:r w:rsidR="004810C8">
        <w:t xml:space="preserve">utan att förmedla ett personnummer, ett scenario som skulle kunna vara tillämpbart i fallet då konsument implementerar administrativa funktioner kring tidstyper. </w:t>
      </w:r>
      <w:r w:rsidR="004810C8">
        <w:br/>
        <w:t>Vårdenhet har samtidigt möjlighet att märka utvalda tidstyper som skyddade</w:t>
      </w:r>
      <w:r w:rsidR="00DA6C44">
        <w:t xml:space="preserve">. Konsumerande tjänst förväntas erbjuda dessa tidstyper endast om invånarens </w:t>
      </w:r>
      <w:proofErr w:type="spellStart"/>
      <w:r w:rsidR="00DA6C44">
        <w:t>nybokningsflöde</w:t>
      </w:r>
      <w:proofErr w:type="spellEnd"/>
      <w:r w:rsidR="00DA6C44">
        <w:t xml:space="preserve"> har föregåtts av ett kvalificerings-steg (triagering).</w:t>
      </w:r>
    </w:p>
    <w:p w14:paraId="29A2344B" w14:textId="77777777" w:rsidR="00662DAE" w:rsidRDefault="00662DAE" w:rsidP="00662DAE"/>
    <w:p w14:paraId="4EBCFD68" w14:textId="77777777" w:rsidR="00662DAE" w:rsidRDefault="00662DAE" w:rsidP="00662DAE"/>
    <w:p w14:paraId="435268A8" w14:textId="77777777" w:rsidR="00662DAE" w:rsidRDefault="00662DAE" w:rsidP="00662DAE">
      <w:pPr>
        <w:pStyle w:val="Rubrik3"/>
      </w:pPr>
      <w:bookmarkStart w:id="142" w:name="_Toc149769325"/>
      <w:r>
        <w:t>Frivillighet</w:t>
      </w:r>
      <w:bookmarkEnd w:id="142"/>
    </w:p>
    <w:p w14:paraId="4B85C1C2" w14:textId="58E1F344" w:rsidR="00662DAE" w:rsidRDefault="00662DAE" w:rsidP="00662DAE">
      <w:r>
        <w:t>Tjänstekontraktet är obligatoriskt att stödja för tjänsteproducent</w:t>
      </w:r>
      <w:r w:rsidR="00DA6C44">
        <w:t xml:space="preserve"> om tjänsteproducenten stödjer </w:t>
      </w:r>
      <w:proofErr w:type="spellStart"/>
      <w:r w:rsidR="00DA6C44">
        <w:t>nybokning</w:t>
      </w:r>
      <w:proofErr w:type="spellEnd"/>
      <w:r>
        <w:t>.</w:t>
      </w:r>
    </w:p>
    <w:p w14:paraId="6F3E6000" w14:textId="28138B9C" w:rsidR="00DA6C44" w:rsidRDefault="00DA6C44" w:rsidP="00662DAE">
      <w:r>
        <w:t>I övrigt är tjänstekontraktet frivilligt.</w:t>
      </w:r>
    </w:p>
    <w:p w14:paraId="65670950" w14:textId="77777777" w:rsidR="00662DAE" w:rsidRPr="00DD7E5A" w:rsidRDefault="00662DAE" w:rsidP="00662DAE"/>
    <w:p w14:paraId="3CDD3A19" w14:textId="77777777" w:rsidR="00662DAE" w:rsidRDefault="00662DAE" w:rsidP="00662DAE">
      <w:pPr>
        <w:pStyle w:val="Rubrik3"/>
      </w:pPr>
      <w:bookmarkStart w:id="143" w:name="_Toc149769326"/>
      <w:r>
        <w:t>Version</w:t>
      </w:r>
      <w:bookmarkEnd w:id="143"/>
    </w:p>
    <w:p w14:paraId="7C5A8CC2" w14:textId="3C4DF90A" w:rsidR="00240321" w:rsidRDefault="00240321" w:rsidP="00240321">
      <w:r>
        <w:t>Tjänstekontraktet</w:t>
      </w:r>
      <w:r w:rsidRPr="00E968B5">
        <w:t xml:space="preserve"> finns sedan</w:t>
      </w:r>
      <w:r>
        <w:t xml:space="preserve"> version</w:t>
      </w:r>
      <w:r w:rsidRPr="00E968B5">
        <w:t xml:space="preserve"> 1.0.</w:t>
      </w:r>
      <w:r>
        <w:t xml:space="preserve"> men har bytt namn från </w:t>
      </w:r>
      <w:proofErr w:type="spellStart"/>
      <w:r>
        <w:rPr>
          <w:i/>
          <w:iCs/>
        </w:rPr>
        <w:t>GetAllTimeTypes</w:t>
      </w:r>
      <w:proofErr w:type="spellEnd"/>
      <w:r>
        <w:t xml:space="preserve"> till </w:t>
      </w:r>
      <w:proofErr w:type="spellStart"/>
      <w:r w:rsidR="005731FB">
        <w:rPr>
          <w:i/>
          <w:iCs/>
        </w:rPr>
        <w:t>GetTimeTypes</w:t>
      </w:r>
      <w:proofErr w:type="spellEnd"/>
      <w:r>
        <w:t>. Tjänstekontraktets meddelandeinformationsmodell har samtidigt ändrats, ändringen är kompatibilitetsbrytande gentemot version 1.0. Nuvarande version är 2.0</w:t>
      </w:r>
    </w:p>
    <w:p w14:paraId="4A3AB22F" w14:textId="77777777" w:rsidR="00662DAE" w:rsidRDefault="00662DAE" w:rsidP="00662DAE"/>
    <w:p w14:paraId="48D280D4" w14:textId="77777777" w:rsidR="00662DAE" w:rsidRDefault="00662DAE" w:rsidP="00662DAE">
      <w:pPr>
        <w:pStyle w:val="Rubrik3"/>
      </w:pPr>
      <w:bookmarkStart w:id="144" w:name="_Toc149769327"/>
      <w:r>
        <w:lastRenderedPageBreak/>
        <w:t>Meddelandeinformationsmodell (MIM)</w:t>
      </w:r>
      <w:bookmarkEnd w:id="144"/>
    </w:p>
    <w:p w14:paraId="4EA510FE" w14:textId="21458DDF" w:rsidR="00662DAE" w:rsidRPr="00DD7E5A" w:rsidRDefault="0084060E" w:rsidP="00662DAE">
      <w:r>
        <w:rPr>
          <w:noProof/>
        </w:rPr>
        <w:drawing>
          <wp:inline distT="0" distB="0" distL="0" distR="0" wp14:anchorId="04606834" wp14:editId="4B2BD529">
            <wp:extent cx="6645910" cy="2869565"/>
            <wp:effectExtent l="0" t="0" r="2540" b="6985"/>
            <wp:docPr id="173984264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42641" name=""/>
                    <pic:cNvPicPr/>
                  </pic:nvPicPr>
                  <pic:blipFill>
                    <a:blip r:embed="rId31"/>
                    <a:stretch>
                      <a:fillRect/>
                    </a:stretch>
                  </pic:blipFill>
                  <pic:spPr>
                    <a:xfrm>
                      <a:off x="0" y="0"/>
                      <a:ext cx="6645910" cy="2869565"/>
                    </a:xfrm>
                    <a:prstGeom prst="rect">
                      <a:avLst/>
                    </a:prstGeom>
                  </pic:spPr>
                </pic:pic>
              </a:graphicData>
            </a:graphic>
          </wp:inline>
        </w:drawing>
      </w:r>
    </w:p>
    <w:p w14:paraId="2D89C128" w14:textId="77777777" w:rsidR="00662DAE" w:rsidRPr="00C55071" w:rsidRDefault="00662DAE" w:rsidP="00662DAE"/>
    <w:p w14:paraId="18C3F00E" w14:textId="77777777" w:rsidR="00662DAE" w:rsidRDefault="00662DAE" w:rsidP="00662DAE">
      <w:pPr>
        <w:pStyle w:val="Rubrik3"/>
      </w:pPr>
      <w:bookmarkStart w:id="145" w:name="_Toc149769328"/>
      <w:r>
        <w:t>Fältregler</w:t>
      </w:r>
      <w:bookmarkEnd w:id="145"/>
    </w:p>
    <w:p w14:paraId="2FDCF85E" w14:textId="77777777" w:rsidR="00662DAE" w:rsidRPr="007E3F3B" w:rsidRDefault="00662DAE" w:rsidP="00662DAE">
      <w:pPr>
        <w:rPr>
          <w:i/>
        </w:rPr>
      </w:pPr>
      <w:r w:rsidRPr="007E3F3B">
        <w:rPr>
          <w:i/>
        </w:rPr>
        <w:t xml:space="preserve">Nedanstående tabell beskriver varje element i begäran och svar. Har namnet en * finns ytterligare regler för detta element och beskrivs mer i detalj i stycket Regler. </w:t>
      </w:r>
    </w:p>
    <w:p w14:paraId="4B30F93A" w14:textId="77777777" w:rsidR="00662DAE" w:rsidRDefault="00662DAE" w:rsidP="00662DAE"/>
    <w:tbl>
      <w:tblPr>
        <w:tblStyle w:val="Tabellrutnt"/>
        <w:tblW w:w="5000" w:type="pct"/>
        <w:tblLook w:val="04A0" w:firstRow="1" w:lastRow="0" w:firstColumn="1" w:lastColumn="0" w:noHBand="0" w:noVBand="1"/>
      </w:tblPr>
      <w:tblGrid>
        <w:gridCol w:w="2685"/>
        <w:gridCol w:w="1216"/>
        <w:gridCol w:w="5959"/>
        <w:gridCol w:w="596"/>
      </w:tblGrid>
      <w:tr w:rsidR="00150E19" w:rsidRPr="000C2908" w14:paraId="6FE2A9A8" w14:textId="77777777" w:rsidTr="00FB1B7F">
        <w:trPr>
          <w:trHeight w:val="384"/>
        </w:trPr>
        <w:tc>
          <w:tcPr>
            <w:tcW w:w="1284" w:type="pct"/>
            <w:shd w:val="clear" w:color="auto" w:fill="D9D9D9" w:themeFill="background1" w:themeFillShade="D9"/>
            <w:vAlign w:val="center"/>
          </w:tcPr>
          <w:p w14:paraId="30D6000F" w14:textId="77777777" w:rsidR="00662DAE" w:rsidRPr="000C2908" w:rsidRDefault="00662DAE" w:rsidP="00520243">
            <w:pPr>
              <w:rPr>
                <w:b/>
              </w:rPr>
            </w:pPr>
            <w:r w:rsidRPr="000C2908">
              <w:rPr>
                <w:b/>
              </w:rPr>
              <w:t>Namn</w:t>
            </w:r>
          </w:p>
        </w:tc>
        <w:tc>
          <w:tcPr>
            <w:tcW w:w="581" w:type="pct"/>
            <w:shd w:val="clear" w:color="auto" w:fill="D9D9D9" w:themeFill="background1" w:themeFillShade="D9"/>
            <w:vAlign w:val="center"/>
          </w:tcPr>
          <w:p w14:paraId="1CCD1F0F" w14:textId="77777777" w:rsidR="00662DAE" w:rsidRPr="000C2908" w:rsidRDefault="00662DAE" w:rsidP="00520243">
            <w:pPr>
              <w:rPr>
                <w:b/>
              </w:rPr>
            </w:pPr>
            <w:r w:rsidRPr="000C2908">
              <w:rPr>
                <w:b/>
              </w:rPr>
              <w:t>Typ</w:t>
            </w:r>
          </w:p>
        </w:tc>
        <w:tc>
          <w:tcPr>
            <w:tcW w:w="2809" w:type="pct"/>
            <w:shd w:val="clear" w:color="auto" w:fill="D9D9D9" w:themeFill="background1" w:themeFillShade="D9"/>
            <w:vAlign w:val="center"/>
          </w:tcPr>
          <w:p w14:paraId="042D539A" w14:textId="77777777" w:rsidR="00662DAE" w:rsidRPr="000C2908" w:rsidRDefault="00662DAE" w:rsidP="00520243">
            <w:pPr>
              <w:rPr>
                <w:b/>
              </w:rPr>
            </w:pPr>
            <w:r w:rsidRPr="000C2908">
              <w:rPr>
                <w:b/>
              </w:rPr>
              <w:t>Beskrivning</w:t>
            </w:r>
          </w:p>
        </w:tc>
        <w:tc>
          <w:tcPr>
            <w:tcW w:w="325" w:type="pct"/>
            <w:shd w:val="clear" w:color="auto" w:fill="D9D9D9" w:themeFill="background1" w:themeFillShade="D9"/>
            <w:vAlign w:val="center"/>
          </w:tcPr>
          <w:p w14:paraId="59ECE38E" w14:textId="77777777" w:rsidR="00662DAE" w:rsidRPr="000C2908" w:rsidRDefault="00662DAE" w:rsidP="00520243">
            <w:pPr>
              <w:jc w:val="center"/>
              <w:rPr>
                <w:b/>
              </w:rPr>
            </w:pPr>
            <w:proofErr w:type="spellStart"/>
            <w:r w:rsidRPr="000C2908">
              <w:rPr>
                <w:b/>
              </w:rPr>
              <w:t>Kard</w:t>
            </w:r>
            <w:proofErr w:type="spellEnd"/>
            <w:r>
              <w:rPr>
                <w:b/>
              </w:rPr>
              <w:t>.</w:t>
            </w:r>
          </w:p>
        </w:tc>
      </w:tr>
      <w:tr w:rsidR="00150E19" w:rsidRPr="000C2908" w14:paraId="2D093A66" w14:textId="77777777" w:rsidTr="00FB1B7F">
        <w:tc>
          <w:tcPr>
            <w:tcW w:w="1284" w:type="pct"/>
            <w:shd w:val="clear" w:color="auto" w:fill="BFBFBF" w:themeFill="background1" w:themeFillShade="BF"/>
            <w:vAlign w:val="center"/>
          </w:tcPr>
          <w:p w14:paraId="65938186" w14:textId="77777777" w:rsidR="00662DAE" w:rsidRPr="00A143A1" w:rsidRDefault="00662DAE" w:rsidP="00520243">
            <w:pPr>
              <w:rPr>
                <w:b/>
              </w:rPr>
            </w:pPr>
            <w:r w:rsidRPr="00A143A1">
              <w:rPr>
                <w:b/>
              </w:rPr>
              <w:t>Begäran</w:t>
            </w:r>
          </w:p>
        </w:tc>
        <w:tc>
          <w:tcPr>
            <w:tcW w:w="581" w:type="pct"/>
            <w:shd w:val="clear" w:color="auto" w:fill="BFBFBF" w:themeFill="background1" w:themeFillShade="BF"/>
            <w:vAlign w:val="center"/>
          </w:tcPr>
          <w:p w14:paraId="66DCD64E" w14:textId="77777777" w:rsidR="00662DAE" w:rsidRPr="000C2908" w:rsidRDefault="00662DAE" w:rsidP="00520243">
            <w:pPr>
              <w:pStyle w:val="TableParagraph"/>
              <w:spacing w:line="226" w:lineRule="exact"/>
              <w:ind w:left="102"/>
              <w:rPr>
                <w:rFonts w:ascii="Georgia" w:eastAsia="Times New Roman" w:hAnsi="Georgia" w:cs="Times New Roman"/>
                <w:spacing w:val="-1"/>
                <w:sz w:val="20"/>
                <w:szCs w:val="20"/>
              </w:rPr>
            </w:pPr>
          </w:p>
        </w:tc>
        <w:tc>
          <w:tcPr>
            <w:tcW w:w="2809" w:type="pct"/>
            <w:shd w:val="clear" w:color="auto" w:fill="BFBFBF" w:themeFill="background1" w:themeFillShade="BF"/>
            <w:vAlign w:val="center"/>
          </w:tcPr>
          <w:p w14:paraId="41166C5E" w14:textId="77777777" w:rsidR="00662DAE" w:rsidRPr="000C2908" w:rsidRDefault="00662DAE" w:rsidP="00520243">
            <w:pPr>
              <w:pStyle w:val="TableParagraph"/>
              <w:spacing w:line="226" w:lineRule="exact"/>
              <w:ind w:left="102"/>
              <w:rPr>
                <w:rFonts w:ascii="Georgia" w:eastAsia="Times New Roman" w:hAnsi="Georgia" w:cs="Times New Roman"/>
                <w:spacing w:val="-1"/>
                <w:sz w:val="20"/>
                <w:szCs w:val="20"/>
              </w:rPr>
            </w:pPr>
          </w:p>
        </w:tc>
        <w:tc>
          <w:tcPr>
            <w:tcW w:w="325" w:type="pct"/>
            <w:shd w:val="clear" w:color="auto" w:fill="BFBFBF" w:themeFill="background1" w:themeFillShade="BF"/>
            <w:vAlign w:val="center"/>
          </w:tcPr>
          <w:p w14:paraId="1448198F" w14:textId="77777777" w:rsidR="00662DAE" w:rsidRPr="000C2908" w:rsidRDefault="00662DAE" w:rsidP="00520243">
            <w:pPr>
              <w:pStyle w:val="TableParagraph"/>
              <w:spacing w:line="226" w:lineRule="exact"/>
              <w:ind w:left="102"/>
              <w:jc w:val="center"/>
              <w:rPr>
                <w:rFonts w:ascii="Georgia" w:eastAsia="Times New Roman" w:hAnsi="Georgia" w:cs="Times New Roman"/>
                <w:spacing w:val="-1"/>
                <w:sz w:val="20"/>
                <w:szCs w:val="20"/>
              </w:rPr>
            </w:pPr>
          </w:p>
        </w:tc>
      </w:tr>
      <w:tr w:rsidR="00150E19" w:rsidRPr="000C2908" w14:paraId="7B1D3DF4" w14:textId="77777777" w:rsidTr="00FB1B7F">
        <w:tc>
          <w:tcPr>
            <w:tcW w:w="1284" w:type="pct"/>
            <w:vAlign w:val="center"/>
          </w:tcPr>
          <w:p w14:paraId="56121E6A" w14:textId="77777777" w:rsidR="00662DAE" w:rsidRPr="002B3B21" w:rsidRDefault="00662DAE" w:rsidP="00520243">
            <w:pPr>
              <w:rPr>
                <w:rFonts w:eastAsia="Times New Roman"/>
                <w:spacing w:val="-1"/>
                <w:szCs w:val="20"/>
              </w:rPr>
            </w:pPr>
            <w:proofErr w:type="spellStart"/>
            <w:r w:rsidRPr="002B3B21">
              <w:t>actor</w:t>
            </w:r>
            <w:proofErr w:type="spellEnd"/>
          </w:p>
        </w:tc>
        <w:tc>
          <w:tcPr>
            <w:tcW w:w="581" w:type="pct"/>
            <w:vAlign w:val="center"/>
          </w:tcPr>
          <w:p w14:paraId="1025ADAA" w14:textId="77777777" w:rsidR="00662DAE" w:rsidRPr="002B3B21" w:rsidRDefault="00662DAE" w:rsidP="00520243">
            <w:pPr>
              <w:rPr>
                <w:rFonts w:eastAsia="Times New Roman"/>
                <w:spacing w:val="-1"/>
                <w:szCs w:val="20"/>
              </w:rPr>
            </w:pPr>
            <w:proofErr w:type="spellStart"/>
            <w:r w:rsidRPr="002B3B21">
              <w:rPr>
                <w:rFonts w:eastAsia="Times New Roman"/>
                <w:spacing w:val="-1"/>
                <w:szCs w:val="20"/>
              </w:rPr>
              <w:t>ActorType</w:t>
            </w:r>
            <w:proofErr w:type="spellEnd"/>
          </w:p>
        </w:tc>
        <w:tc>
          <w:tcPr>
            <w:tcW w:w="2809" w:type="pct"/>
            <w:vAlign w:val="center"/>
          </w:tcPr>
          <w:p w14:paraId="10840E7B" w14:textId="70BF1F8B" w:rsidR="00662DAE" w:rsidRPr="000C2908" w:rsidRDefault="0084060E" w:rsidP="00520243">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 xml:space="preserve">. Om anropet sker i ett flöde där lediga datum ska hämtas utan att aktören är känd ska fältet </w:t>
            </w:r>
            <w:proofErr w:type="spellStart"/>
            <w:r w:rsidRPr="001B0DE0">
              <w:rPr>
                <w:i/>
                <w:iCs/>
              </w:rPr>
              <w:t>actor</w:t>
            </w:r>
            <w:proofErr w:type="spellEnd"/>
            <w:r>
              <w:t xml:space="preserve"> och fältet </w:t>
            </w:r>
            <w:proofErr w:type="spellStart"/>
            <w:r w:rsidRPr="001B0DE0">
              <w:rPr>
                <w:i/>
                <w:iCs/>
              </w:rPr>
              <w:t>personId</w:t>
            </w:r>
            <w:proofErr w:type="spellEnd"/>
            <w:r>
              <w:t xml:space="preserve"> utelämnas. Detta kan exempelvis vara applicerbart om anropet sker då ingen aktör autentiserat sig (”ej inloggat läge”).</w:t>
            </w:r>
          </w:p>
        </w:tc>
        <w:tc>
          <w:tcPr>
            <w:tcW w:w="325" w:type="pct"/>
            <w:vAlign w:val="center"/>
          </w:tcPr>
          <w:p w14:paraId="352C2F3E" w14:textId="4644E597" w:rsidR="00662DAE" w:rsidRPr="000C2908" w:rsidRDefault="0084060E" w:rsidP="00B55B4C">
            <w:pPr>
              <w:pStyle w:val="TableParagraph"/>
              <w:spacing w:line="226" w:lineRule="exact"/>
              <w:rPr>
                <w:rFonts w:ascii="Georgia" w:eastAsia="Times New Roman" w:hAnsi="Georgia" w:cs="Times New Roman"/>
                <w:spacing w:val="-1"/>
                <w:sz w:val="20"/>
                <w:szCs w:val="20"/>
                <w:highlight w:val="yellow"/>
              </w:rPr>
            </w:pPr>
            <w:r w:rsidRPr="0084060E">
              <w:rPr>
                <w:rFonts w:ascii="Georgia" w:eastAsia="Times New Roman" w:hAnsi="Georgia" w:cs="Times New Roman"/>
                <w:color w:val="FF0000"/>
                <w:spacing w:val="-1"/>
                <w:sz w:val="20"/>
                <w:szCs w:val="20"/>
              </w:rPr>
              <w:t>0</w:t>
            </w:r>
            <w:r w:rsidR="00662DAE" w:rsidRPr="0084060E">
              <w:rPr>
                <w:rFonts w:ascii="Georgia" w:eastAsia="Times New Roman" w:hAnsi="Georgia" w:cs="Times New Roman"/>
                <w:color w:val="FF0000"/>
                <w:spacing w:val="-1"/>
                <w:sz w:val="20"/>
                <w:szCs w:val="20"/>
              </w:rPr>
              <w:t>..1</w:t>
            </w:r>
          </w:p>
        </w:tc>
      </w:tr>
      <w:tr w:rsidR="00150E19" w:rsidRPr="000C2908" w14:paraId="443A67F1" w14:textId="77777777" w:rsidTr="00FB1B7F">
        <w:tc>
          <w:tcPr>
            <w:tcW w:w="1284" w:type="pct"/>
            <w:vAlign w:val="center"/>
          </w:tcPr>
          <w:p w14:paraId="329CFB73" w14:textId="418C480E" w:rsidR="00F1374E" w:rsidRPr="002B3B21" w:rsidRDefault="00F1374E" w:rsidP="00F1374E">
            <w:proofErr w:type="spellStart"/>
            <w:r>
              <w:t>healthcareService</w:t>
            </w:r>
            <w:r w:rsidR="001129F0">
              <w:t>Code</w:t>
            </w:r>
            <w:proofErr w:type="spellEnd"/>
          </w:p>
        </w:tc>
        <w:tc>
          <w:tcPr>
            <w:tcW w:w="581" w:type="pct"/>
            <w:vAlign w:val="center"/>
          </w:tcPr>
          <w:p w14:paraId="4B6740A5" w14:textId="0114570D" w:rsidR="00F1374E" w:rsidRPr="002B3B21" w:rsidRDefault="001129F0" w:rsidP="00F1374E">
            <w:r>
              <w:t>string</w:t>
            </w:r>
          </w:p>
        </w:tc>
        <w:tc>
          <w:tcPr>
            <w:tcW w:w="2809" w:type="pct"/>
            <w:vAlign w:val="center"/>
          </w:tcPr>
          <w:p w14:paraId="5327D9EC" w14:textId="49BDE56D" w:rsidR="00F1374E" w:rsidRDefault="00F1374E" w:rsidP="00F1374E">
            <w:r>
              <w:t>Filtrering på tidstyper som kan utföra en specifik vårdtjänst</w:t>
            </w:r>
            <w:r w:rsidR="001129F0">
              <w:t>. Vårdtjänstkoden som anges här ska motsvara en kod enligt SNOMED-CT (svenska upplagan)</w:t>
            </w:r>
          </w:p>
        </w:tc>
        <w:tc>
          <w:tcPr>
            <w:tcW w:w="325" w:type="pct"/>
            <w:vAlign w:val="center"/>
          </w:tcPr>
          <w:p w14:paraId="3AE026B9" w14:textId="43C77BF8" w:rsidR="00F1374E" w:rsidRPr="00C771F9" w:rsidRDefault="00F1374E" w:rsidP="00B55B4C">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150E19" w:rsidRPr="000C2908" w14:paraId="20A23D71" w14:textId="77777777" w:rsidTr="00FB1B7F">
        <w:tc>
          <w:tcPr>
            <w:tcW w:w="1284" w:type="pct"/>
            <w:vAlign w:val="center"/>
          </w:tcPr>
          <w:p w14:paraId="6D94A881" w14:textId="225E8026" w:rsidR="00F1374E" w:rsidRPr="002B3B21" w:rsidRDefault="00F1374E" w:rsidP="00F1374E">
            <w:proofErr w:type="spellStart"/>
            <w:r>
              <w:t>practitionerId</w:t>
            </w:r>
            <w:proofErr w:type="spellEnd"/>
          </w:p>
        </w:tc>
        <w:tc>
          <w:tcPr>
            <w:tcW w:w="581" w:type="pct"/>
            <w:vAlign w:val="center"/>
          </w:tcPr>
          <w:p w14:paraId="7B1150C6" w14:textId="700105C2" w:rsidR="00F1374E" w:rsidRPr="002B3B21" w:rsidRDefault="00F1374E" w:rsidP="00F1374E">
            <w:proofErr w:type="spellStart"/>
            <w:r>
              <w:t>HSAIdType</w:t>
            </w:r>
            <w:proofErr w:type="spellEnd"/>
          </w:p>
        </w:tc>
        <w:tc>
          <w:tcPr>
            <w:tcW w:w="2809" w:type="pct"/>
            <w:vAlign w:val="center"/>
          </w:tcPr>
          <w:p w14:paraId="6254BC21" w14:textId="3F156785" w:rsidR="00F1374E" w:rsidRDefault="00F1374E" w:rsidP="00F1374E">
            <w:r>
              <w:t>Filtrering på tidstyper som erbjuds av specifik vårdpersonal</w:t>
            </w:r>
          </w:p>
        </w:tc>
        <w:tc>
          <w:tcPr>
            <w:tcW w:w="325" w:type="pct"/>
            <w:vAlign w:val="center"/>
          </w:tcPr>
          <w:p w14:paraId="67C23619" w14:textId="633C24B0" w:rsidR="00F1374E" w:rsidRPr="00C771F9" w:rsidRDefault="00F1374E" w:rsidP="00B55B4C">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B55B4C" w:rsidRPr="000C2908" w14:paraId="74062246" w14:textId="77777777" w:rsidTr="00FB1B7F">
        <w:tc>
          <w:tcPr>
            <w:tcW w:w="1284" w:type="pct"/>
            <w:vAlign w:val="center"/>
          </w:tcPr>
          <w:p w14:paraId="2BDEB114" w14:textId="4C09EFEC" w:rsidR="00B55B4C" w:rsidRPr="002B3B21" w:rsidRDefault="00B55B4C" w:rsidP="00B55B4C">
            <w:pPr>
              <w:rPr>
                <w:rFonts w:eastAsia="Times New Roman"/>
                <w:spacing w:val="-1"/>
                <w:szCs w:val="20"/>
              </w:rPr>
            </w:pPr>
            <w:proofErr w:type="spellStart"/>
            <w:r>
              <w:lastRenderedPageBreak/>
              <w:t>personId</w:t>
            </w:r>
            <w:proofErr w:type="spellEnd"/>
          </w:p>
        </w:tc>
        <w:tc>
          <w:tcPr>
            <w:tcW w:w="581" w:type="pct"/>
            <w:vAlign w:val="center"/>
          </w:tcPr>
          <w:p w14:paraId="193C146D" w14:textId="7E7AD649" w:rsidR="00B55B4C" w:rsidRPr="002B3B21" w:rsidRDefault="00B55B4C" w:rsidP="00B55B4C">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2809" w:type="pct"/>
            <w:vAlign w:val="center"/>
          </w:tcPr>
          <w:p w14:paraId="30E84A01" w14:textId="1C5CF000" w:rsidR="00B55B4C" w:rsidRPr="000C2908" w:rsidRDefault="00B55B4C" w:rsidP="00B55B4C">
            <w:pPr>
              <w:rPr>
                <w:rFonts w:eastAsia="Times New Roman"/>
                <w:spacing w:val="-1"/>
                <w:szCs w:val="20"/>
                <w:highlight w:val="yellow"/>
              </w:rPr>
            </w:pPr>
            <w:r>
              <w:t>Filtrering av tidstyper baserat på invånares personnummer.</w:t>
            </w:r>
          </w:p>
        </w:tc>
        <w:tc>
          <w:tcPr>
            <w:tcW w:w="325" w:type="pct"/>
            <w:vAlign w:val="center"/>
          </w:tcPr>
          <w:p w14:paraId="5A6BC8E0" w14:textId="436B1182" w:rsidR="00B55B4C" w:rsidRPr="000C2908" w:rsidRDefault="00B55B4C" w:rsidP="00B55B4C">
            <w:pPr>
              <w:pStyle w:val="TableParagraph"/>
              <w:spacing w:line="226" w:lineRule="exact"/>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150E19" w:rsidRPr="000C2908" w14:paraId="1EEE56F2" w14:textId="77777777" w:rsidTr="00FB1B7F">
        <w:tc>
          <w:tcPr>
            <w:tcW w:w="1284" w:type="pct"/>
            <w:shd w:val="clear" w:color="auto" w:fill="BFBFBF" w:themeFill="background1" w:themeFillShade="BF"/>
            <w:vAlign w:val="center"/>
          </w:tcPr>
          <w:p w14:paraId="0B6F3759" w14:textId="77777777" w:rsidR="00F1374E" w:rsidRPr="00EE046D" w:rsidRDefault="00F1374E" w:rsidP="00F1374E">
            <w:pPr>
              <w:rPr>
                <w:b/>
              </w:rPr>
            </w:pPr>
            <w:r w:rsidRPr="00EE046D">
              <w:rPr>
                <w:b/>
              </w:rPr>
              <w:t>Svar</w:t>
            </w:r>
          </w:p>
        </w:tc>
        <w:tc>
          <w:tcPr>
            <w:tcW w:w="581" w:type="pct"/>
            <w:shd w:val="clear" w:color="auto" w:fill="BFBFBF" w:themeFill="background1" w:themeFillShade="BF"/>
            <w:vAlign w:val="center"/>
          </w:tcPr>
          <w:p w14:paraId="44AAF73F" w14:textId="77777777" w:rsidR="00F1374E" w:rsidRPr="00EE046D" w:rsidRDefault="00F1374E" w:rsidP="00F1374E">
            <w:pPr>
              <w:rPr>
                <w:b/>
              </w:rPr>
            </w:pPr>
          </w:p>
        </w:tc>
        <w:tc>
          <w:tcPr>
            <w:tcW w:w="2809" w:type="pct"/>
            <w:shd w:val="clear" w:color="auto" w:fill="BFBFBF" w:themeFill="background1" w:themeFillShade="BF"/>
            <w:vAlign w:val="center"/>
          </w:tcPr>
          <w:p w14:paraId="6DDC0247" w14:textId="77777777" w:rsidR="00F1374E" w:rsidRPr="00EE046D" w:rsidRDefault="00F1374E" w:rsidP="00F1374E">
            <w:pPr>
              <w:rPr>
                <w:b/>
              </w:rPr>
            </w:pPr>
          </w:p>
        </w:tc>
        <w:tc>
          <w:tcPr>
            <w:tcW w:w="325" w:type="pct"/>
            <w:shd w:val="clear" w:color="auto" w:fill="BFBFBF" w:themeFill="background1" w:themeFillShade="BF"/>
            <w:vAlign w:val="center"/>
          </w:tcPr>
          <w:p w14:paraId="2C504831" w14:textId="77777777" w:rsidR="00F1374E" w:rsidRPr="00EE046D" w:rsidRDefault="00F1374E" w:rsidP="00F1374E">
            <w:pPr>
              <w:jc w:val="center"/>
              <w:rPr>
                <w:b/>
              </w:rPr>
            </w:pPr>
          </w:p>
        </w:tc>
      </w:tr>
      <w:tr w:rsidR="00150E19" w:rsidRPr="000C2908" w14:paraId="6CEFF933" w14:textId="77777777" w:rsidTr="00FB1B7F">
        <w:tc>
          <w:tcPr>
            <w:tcW w:w="1284" w:type="pct"/>
            <w:vAlign w:val="center"/>
          </w:tcPr>
          <w:p w14:paraId="388A3EE8" w14:textId="317ABE8A" w:rsidR="00F1374E" w:rsidRPr="00115129" w:rsidRDefault="00F42B07" w:rsidP="00F1374E">
            <w:proofErr w:type="spellStart"/>
            <w:r>
              <w:t>timeType</w:t>
            </w:r>
            <w:proofErr w:type="spellEnd"/>
          </w:p>
        </w:tc>
        <w:tc>
          <w:tcPr>
            <w:tcW w:w="581" w:type="pct"/>
            <w:vAlign w:val="center"/>
          </w:tcPr>
          <w:p w14:paraId="2A9C1E94" w14:textId="258F2934" w:rsidR="00F1374E" w:rsidRPr="00115129" w:rsidRDefault="00F42B07" w:rsidP="00F1374E">
            <w:proofErr w:type="spellStart"/>
            <w:r>
              <w:t>Time</w:t>
            </w:r>
            <w:r w:rsidR="00F1374E">
              <w:t>Type</w:t>
            </w:r>
            <w:r w:rsidR="00D51845">
              <w:t>Type</w:t>
            </w:r>
            <w:proofErr w:type="spellEnd"/>
          </w:p>
        </w:tc>
        <w:tc>
          <w:tcPr>
            <w:tcW w:w="2809" w:type="pct"/>
            <w:vAlign w:val="center"/>
          </w:tcPr>
          <w:p w14:paraId="424DD481" w14:textId="077E029D" w:rsidR="00F1374E" w:rsidRPr="00A87130" w:rsidRDefault="00F1374E" w:rsidP="00F1374E">
            <w:pPr>
              <w:rPr>
                <w:bCs/>
              </w:rPr>
            </w:pPr>
            <w:r>
              <w:rPr>
                <w:bCs/>
              </w:rPr>
              <w:t xml:space="preserve">Lista med tidstyper. </w:t>
            </w:r>
          </w:p>
        </w:tc>
        <w:tc>
          <w:tcPr>
            <w:tcW w:w="325" w:type="pct"/>
            <w:vAlign w:val="center"/>
          </w:tcPr>
          <w:p w14:paraId="3EDE304E" w14:textId="77777777" w:rsidR="00F1374E" w:rsidRPr="0070631A" w:rsidRDefault="00F1374E" w:rsidP="00F1374E">
            <w:pPr>
              <w:jc w:val="center"/>
              <w:rPr>
                <w:rFonts w:eastAsia="Times New Roman"/>
                <w:spacing w:val="-1"/>
                <w:szCs w:val="20"/>
              </w:rPr>
            </w:pPr>
            <w:r>
              <w:rPr>
                <w:rFonts w:eastAsia="Times New Roman"/>
                <w:spacing w:val="-1"/>
                <w:szCs w:val="20"/>
              </w:rPr>
              <w:t>0..*</w:t>
            </w:r>
          </w:p>
        </w:tc>
      </w:tr>
      <w:tr w:rsidR="00150E19" w:rsidRPr="000C2908" w14:paraId="40F08716" w14:textId="77777777" w:rsidTr="00FB1B7F">
        <w:tc>
          <w:tcPr>
            <w:tcW w:w="1284" w:type="pct"/>
            <w:vAlign w:val="center"/>
          </w:tcPr>
          <w:p w14:paraId="4D3803B3" w14:textId="42A212CA" w:rsidR="00A06459" w:rsidRPr="00115129" w:rsidRDefault="00A06459" w:rsidP="00A06459">
            <w:proofErr w:type="spellStart"/>
            <w:r>
              <w:t>timeType.</w:t>
            </w:r>
            <w:r w:rsidRPr="00A06459">
              <w:rPr>
                <w:b/>
                <w:bCs/>
              </w:rPr>
              <w:t>code</w:t>
            </w:r>
            <w:proofErr w:type="spellEnd"/>
          </w:p>
        </w:tc>
        <w:tc>
          <w:tcPr>
            <w:tcW w:w="581" w:type="pct"/>
            <w:vAlign w:val="center"/>
          </w:tcPr>
          <w:p w14:paraId="78F2D2B3" w14:textId="59BA5B18" w:rsidR="00A06459" w:rsidRPr="00115129" w:rsidRDefault="00CB66A1" w:rsidP="00A06459">
            <w:r>
              <w:t>string</w:t>
            </w:r>
          </w:p>
        </w:tc>
        <w:tc>
          <w:tcPr>
            <w:tcW w:w="2809" w:type="pct"/>
            <w:vAlign w:val="center"/>
          </w:tcPr>
          <w:p w14:paraId="168A13B7" w14:textId="1203D485" w:rsidR="00A06459" w:rsidRPr="0070631A" w:rsidRDefault="00A06459" w:rsidP="00A06459">
            <w:r>
              <w:t>Kod för tidstypen</w:t>
            </w:r>
          </w:p>
        </w:tc>
        <w:tc>
          <w:tcPr>
            <w:tcW w:w="325" w:type="pct"/>
            <w:vAlign w:val="center"/>
          </w:tcPr>
          <w:p w14:paraId="4A232288" w14:textId="234ABDDE" w:rsidR="00A06459" w:rsidRPr="0070631A" w:rsidRDefault="00CB66A1" w:rsidP="00A06459">
            <w:pPr>
              <w:jc w:val="center"/>
              <w:rPr>
                <w:rFonts w:eastAsia="Times New Roman"/>
                <w:spacing w:val="-1"/>
                <w:szCs w:val="20"/>
              </w:rPr>
            </w:pPr>
            <w:r>
              <w:rPr>
                <w:rFonts w:eastAsia="Times New Roman"/>
                <w:spacing w:val="-1"/>
                <w:szCs w:val="20"/>
              </w:rPr>
              <w:t>1..1</w:t>
            </w:r>
          </w:p>
        </w:tc>
      </w:tr>
      <w:tr w:rsidR="00150E19" w:rsidRPr="000C2908" w14:paraId="2602FF03" w14:textId="77777777" w:rsidTr="00FB1B7F">
        <w:tc>
          <w:tcPr>
            <w:tcW w:w="1284" w:type="pct"/>
            <w:vAlign w:val="center"/>
          </w:tcPr>
          <w:p w14:paraId="667B1C00" w14:textId="5359DBC7" w:rsidR="00A06459" w:rsidRPr="00DD7E5A" w:rsidRDefault="00A06459" w:rsidP="00A06459">
            <w:proofErr w:type="spellStart"/>
            <w:r>
              <w:t>timeType.</w:t>
            </w:r>
            <w:r w:rsidRPr="00A06459">
              <w:rPr>
                <w:b/>
                <w:bCs/>
              </w:rPr>
              <w:t>hidden</w:t>
            </w:r>
            <w:proofErr w:type="spellEnd"/>
          </w:p>
        </w:tc>
        <w:tc>
          <w:tcPr>
            <w:tcW w:w="581" w:type="pct"/>
            <w:vAlign w:val="center"/>
          </w:tcPr>
          <w:p w14:paraId="1BEE1102" w14:textId="408A76A7" w:rsidR="00A06459" w:rsidRPr="00DD7E5A" w:rsidRDefault="008D6F76" w:rsidP="00A06459">
            <w:proofErr w:type="spellStart"/>
            <w:r>
              <w:t>boolean</w:t>
            </w:r>
            <w:proofErr w:type="spellEnd"/>
          </w:p>
        </w:tc>
        <w:tc>
          <w:tcPr>
            <w:tcW w:w="2809" w:type="pct"/>
            <w:vAlign w:val="center"/>
          </w:tcPr>
          <w:p w14:paraId="321B2907" w14:textId="77777777" w:rsidR="00A06459" w:rsidRDefault="00A06459" w:rsidP="00A06459">
            <w:r>
              <w:t xml:space="preserve">Visar huruvida tidstypen är märkt som skyddad av verksamheten – </w:t>
            </w:r>
            <w:proofErr w:type="spellStart"/>
            <w:r w:rsidRPr="00582693">
              <w:rPr>
                <w:i/>
                <w:iCs/>
              </w:rPr>
              <w:t>hidden</w:t>
            </w:r>
            <w:proofErr w:type="spellEnd"/>
            <w:r w:rsidRPr="00582693">
              <w:rPr>
                <w:i/>
                <w:iCs/>
              </w:rPr>
              <w:t>=TRUE</w:t>
            </w:r>
            <w:r>
              <w:t>.</w:t>
            </w:r>
            <w:r>
              <w:br/>
              <w:t xml:space="preserve">En skyddad </w:t>
            </w:r>
            <w:proofErr w:type="spellStart"/>
            <w:r>
              <w:t>tidstyp</w:t>
            </w:r>
            <w:proofErr w:type="spellEnd"/>
            <w:r>
              <w:t xml:space="preserve"> ska inte vara valbar för invånare från en lista med tidstyper som vårdcentralen erbjuder, </w:t>
            </w:r>
            <w:proofErr w:type="gramStart"/>
            <w:r>
              <w:t>t ex</w:t>
            </w:r>
            <w:proofErr w:type="gramEnd"/>
            <w:r>
              <w:t xml:space="preserve"> vid ett </w:t>
            </w:r>
            <w:proofErr w:type="spellStart"/>
            <w:r>
              <w:t>nybokningsflöde</w:t>
            </w:r>
            <w:proofErr w:type="spellEnd"/>
            <w:r>
              <w:t xml:space="preserve">. Skyddade tidstyper ska bara kunna bokas av invånare om verksamheten tilldelat tidstypen till invånaren, </w:t>
            </w:r>
            <w:proofErr w:type="gramStart"/>
            <w:r>
              <w:t>t ex</w:t>
            </w:r>
            <w:proofErr w:type="gramEnd"/>
            <w:r>
              <w:t xml:space="preserve"> genom en digital kallelse eller om invånare blivit triagerad i ett försteg och resultatet därifrån resulterat i tidstypen.</w:t>
            </w:r>
          </w:p>
          <w:p w14:paraId="170F2783" w14:textId="1277DD8C" w:rsidR="008D6F76" w:rsidRPr="00DD7E5A" w:rsidRDefault="008D6F76" w:rsidP="00A06459">
            <w:r>
              <w:t>Om attributet utelämnas ska tidstypen anses vara ”ej skyddad”.</w:t>
            </w:r>
          </w:p>
        </w:tc>
        <w:tc>
          <w:tcPr>
            <w:tcW w:w="325" w:type="pct"/>
            <w:vAlign w:val="center"/>
          </w:tcPr>
          <w:p w14:paraId="3B6B7F64" w14:textId="4A3B6A5E" w:rsidR="00A06459" w:rsidRPr="00C771F9" w:rsidRDefault="008D6F76" w:rsidP="00A06459">
            <w:pPr>
              <w:jc w:val="center"/>
              <w:rPr>
                <w:rFonts w:eastAsia="Times New Roman"/>
                <w:spacing w:val="-1"/>
                <w:szCs w:val="20"/>
              </w:rPr>
            </w:pPr>
            <w:r>
              <w:rPr>
                <w:rFonts w:eastAsia="Times New Roman"/>
                <w:spacing w:val="-1"/>
                <w:szCs w:val="20"/>
              </w:rPr>
              <w:t>0..1</w:t>
            </w:r>
          </w:p>
        </w:tc>
      </w:tr>
      <w:tr w:rsidR="00150E19" w:rsidRPr="000C2908" w14:paraId="127A9885" w14:textId="77777777" w:rsidTr="00FB1B7F">
        <w:tc>
          <w:tcPr>
            <w:tcW w:w="1284" w:type="pct"/>
            <w:vAlign w:val="center"/>
          </w:tcPr>
          <w:p w14:paraId="5BFDEE34" w14:textId="3AC8394E" w:rsidR="00A06459" w:rsidRPr="00DD7E5A" w:rsidRDefault="00A06459" w:rsidP="00A06459">
            <w:proofErr w:type="spellStart"/>
            <w:r>
              <w:t>timeType.</w:t>
            </w:r>
            <w:r w:rsidRPr="00A06459">
              <w:rPr>
                <w:b/>
                <w:bCs/>
              </w:rPr>
              <w:t>careContactCode</w:t>
            </w:r>
            <w:proofErr w:type="spellEnd"/>
          </w:p>
        </w:tc>
        <w:tc>
          <w:tcPr>
            <w:tcW w:w="581" w:type="pct"/>
            <w:vAlign w:val="center"/>
          </w:tcPr>
          <w:p w14:paraId="37A8321C" w14:textId="741142D8" w:rsidR="00A06459" w:rsidRPr="00DD7E5A" w:rsidRDefault="008D6F76" w:rsidP="00A06459">
            <w:proofErr w:type="spellStart"/>
            <w:r>
              <w:t>CVType</w:t>
            </w:r>
            <w:proofErr w:type="spellEnd"/>
          </w:p>
        </w:tc>
        <w:tc>
          <w:tcPr>
            <w:tcW w:w="2809" w:type="pct"/>
            <w:vAlign w:val="center"/>
          </w:tcPr>
          <w:p w14:paraId="4A972141" w14:textId="6DB28A64" w:rsidR="00A06459" w:rsidRPr="00DD7E5A" w:rsidRDefault="00A06459" w:rsidP="00A06459">
            <w:r>
              <w:t xml:space="preserve">Anger vilken typ av vårdkontakt som bokningen avser. Se </w:t>
            </w:r>
            <w:proofErr w:type="spellStart"/>
            <w:r w:rsidRPr="000F54CA">
              <w:rPr>
                <w:i/>
                <w:iCs/>
              </w:rPr>
              <w:t>Kv</w:t>
            </w:r>
            <w:proofErr w:type="spellEnd"/>
            <w:r w:rsidRPr="000F54CA">
              <w:rPr>
                <w:i/>
                <w:iCs/>
              </w:rPr>
              <w:t xml:space="preserve"> kontakttyp</w:t>
            </w:r>
            <w:r>
              <w:t xml:space="preserve"> för vidare information (</w:t>
            </w:r>
            <w:r w:rsidRPr="000F54CA">
              <w:t>https://inera.atlassian.net/wiki/download/attachments/2648506471/kv_kontakttyp.xlsx?api=v2</w:t>
            </w:r>
            <w:r>
              <w:t>).</w:t>
            </w:r>
          </w:p>
        </w:tc>
        <w:tc>
          <w:tcPr>
            <w:tcW w:w="325" w:type="pct"/>
            <w:vAlign w:val="center"/>
          </w:tcPr>
          <w:p w14:paraId="22E3A696" w14:textId="285E62A1" w:rsidR="00A06459" w:rsidRPr="00C771F9" w:rsidRDefault="008D6F76" w:rsidP="00A06459">
            <w:pPr>
              <w:jc w:val="center"/>
              <w:rPr>
                <w:rFonts w:eastAsia="Times New Roman"/>
                <w:spacing w:val="-1"/>
                <w:szCs w:val="20"/>
              </w:rPr>
            </w:pPr>
            <w:r>
              <w:rPr>
                <w:rFonts w:eastAsia="Times New Roman"/>
                <w:spacing w:val="-1"/>
                <w:szCs w:val="20"/>
              </w:rPr>
              <w:t>0..</w:t>
            </w:r>
            <w:r w:rsidR="00A35315">
              <w:rPr>
                <w:rFonts w:eastAsia="Times New Roman"/>
                <w:spacing w:val="-1"/>
                <w:szCs w:val="20"/>
              </w:rPr>
              <w:t>1</w:t>
            </w:r>
          </w:p>
        </w:tc>
      </w:tr>
      <w:tr w:rsidR="00150E19" w:rsidRPr="000C2908" w14:paraId="668C6CF3" w14:textId="77777777" w:rsidTr="00FB1B7F">
        <w:tc>
          <w:tcPr>
            <w:tcW w:w="1284" w:type="pct"/>
            <w:vAlign w:val="center"/>
          </w:tcPr>
          <w:p w14:paraId="0439D97F" w14:textId="0F845FCC" w:rsidR="00A06459" w:rsidRPr="00DD7E5A" w:rsidRDefault="00A06459" w:rsidP="00A06459">
            <w:proofErr w:type="spellStart"/>
            <w:r>
              <w:t>timeType.</w:t>
            </w:r>
            <w:r w:rsidRPr="00A06459">
              <w:rPr>
                <w:b/>
                <w:bCs/>
              </w:rPr>
              <w:t>healthcareService</w:t>
            </w:r>
            <w:proofErr w:type="spellEnd"/>
          </w:p>
        </w:tc>
        <w:tc>
          <w:tcPr>
            <w:tcW w:w="581" w:type="pct"/>
            <w:vAlign w:val="center"/>
          </w:tcPr>
          <w:p w14:paraId="3A5992F0" w14:textId="2F957343" w:rsidR="00A06459" w:rsidRPr="00DD7E5A" w:rsidRDefault="008D6F76" w:rsidP="00A06459">
            <w:proofErr w:type="spellStart"/>
            <w:r>
              <w:t>boolean</w:t>
            </w:r>
            <w:proofErr w:type="spellEnd"/>
          </w:p>
        </w:tc>
        <w:tc>
          <w:tcPr>
            <w:tcW w:w="2809" w:type="pct"/>
            <w:vAlign w:val="center"/>
          </w:tcPr>
          <w:p w14:paraId="1966C4B3" w14:textId="1EA3644E" w:rsidR="00A06459" w:rsidRPr="00DD7E5A" w:rsidRDefault="00A06459" w:rsidP="00A06459">
            <w:r>
              <w:t xml:space="preserve">Anger vilken typ av vårdtjänst </w:t>
            </w:r>
          </w:p>
        </w:tc>
        <w:tc>
          <w:tcPr>
            <w:tcW w:w="325" w:type="pct"/>
            <w:vAlign w:val="center"/>
          </w:tcPr>
          <w:p w14:paraId="1694D3C2" w14:textId="51726CF5" w:rsidR="00A06459" w:rsidRPr="00C771F9" w:rsidRDefault="008D6F76" w:rsidP="00A06459">
            <w:pPr>
              <w:jc w:val="center"/>
              <w:rPr>
                <w:rFonts w:eastAsia="Times New Roman"/>
                <w:spacing w:val="-1"/>
                <w:szCs w:val="20"/>
              </w:rPr>
            </w:pPr>
            <w:r>
              <w:rPr>
                <w:rFonts w:eastAsia="Times New Roman"/>
                <w:spacing w:val="-1"/>
                <w:szCs w:val="20"/>
              </w:rPr>
              <w:t>0..*</w:t>
            </w:r>
          </w:p>
        </w:tc>
      </w:tr>
      <w:tr w:rsidR="00150E19" w:rsidRPr="000C2908" w14:paraId="6F3802E5" w14:textId="77777777" w:rsidTr="00FB1B7F">
        <w:tc>
          <w:tcPr>
            <w:tcW w:w="1284" w:type="pct"/>
            <w:vAlign w:val="center"/>
          </w:tcPr>
          <w:p w14:paraId="343C9E50" w14:textId="21D37629" w:rsidR="00A06459" w:rsidRPr="00DD7E5A" w:rsidRDefault="00A06459" w:rsidP="00A06459">
            <w:proofErr w:type="spellStart"/>
            <w:r>
              <w:t>timeType.</w:t>
            </w:r>
            <w:r w:rsidRPr="00A06459">
              <w:rPr>
                <w:b/>
                <w:bCs/>
              </w:rPr>
              <w:t>healthcareTeam</w:t>
            </w:r>
            <w:proofErr w:type="spellEnd"/>
          </w:p>
        </w:tc>
        <w:tc>
          <w:tcPr>
            <w:tcW w:w="581" w:type="pct"/>
            <w:vAlign w:val="center"/>
          </w:tcPr>
          <w:p w14:paraId="14923C74" w14:textId="6DB9D16F" w:rsidR="00A06459" w:rsidRPr="00DD7E5A" w:rsidRDefault="008D6F76" w:rsidP="00A06459">
            <w:proofErr w:type="spellStart"/>
            <w:r>
              <w:t>boolean</w:t>
            </w:r>
            <w:proofErr w:type="spellEnd"/>
          </w:p>
        </w:tc>
        <w:tc>
          <w:tcPr>
            <w:tcW w:w="2809" w:type="pct"/>
            <w:vAlign w:val="center"/>
          </w:tcPr>
          <w:p w14:paraId="4925FC5E" w14:textId="23A4D1E0" w:rsidR="00A06459" w:rsidRPr="00DD7E5A" w:rsidRDefault="00A06459" w:rsidP="00A06459">
            <w:r w:rsidRPr="000F54CA">
              <w:rPr>
                <w:rFonts w:eastAsiaTheme="minorEastAsia" w:cstheme="minorBidi"/>
                <w:szCs w:val="20"/>
              </w:rPr>
              <w:t>Anger huruvida patienten möter ett team av personal vid besöket</w:t>
            </w:r>
            <w:r w:rsidR="008D6F76">
              <w:rPr>
                <w:rFonts w:eastAsiaTheme="minorEastAsia" w:cstheme="minorBidi"/>
                <w:szCs w:val="20"/>
              </w:rPr>
              <w:t xml:space="preserve">. </w:t>
            </w:r>
            <w:r w:rsidR="008D6F76">
              <w:t xml:space="preserve">Om attributet utelämnas anses besöket ej vara av typen teambokning. </w:t>
            </w:r>
          </w:p>
        </w:tc>
        <w:tc>
          <w:tcPr>
            <w:tcW w:w="325" w:type="pct"/>
            <w:vAlign w:val="center"/>
          </w:tcPr>
          <w:p w14:paraId="514F6DE6" w14:textId="66EB8F52" w:rsidR="00A06459" w:rsidRPr="00C771F9" w:rsidRDefault="008D6F76" w:rsidP="00A06459">
            <w:pPr>
              <w:jc w:val="center"/>
              <w:rPr>
                <w:rFonts w:eastAsia="Times New Roman"/>
                <w:spacing w:val="-1"/>
                <w:szCs w:val="20"/>
              </w:rPr>
            </w:pPr>
            <w:r>
              <w:rPr>
                <w:rFonts w:eastAsia="Times New Roman"/>
                <w:spacing w:val="-1"/>
                <w:szCs w:val="20"/>
              </w:rPr>
              <w:t>0..1</w:t>
            </w:r>
          </w:p>
        </w:tc>
      </w:tr>
      <w:tr w:rsidR="00150E19" w:rsidRPr="000C2908" w14:paraId="57D3E71E" w14:textId="77777777" w:rsidTr="00FB1B7F">
        <w:tc>
          <w:tcPr>
            <w:tcW w:w="1284" w:type="pct"/>
            <w:vAlign w:val="center"/>
          </w:tcPr>
          <w:p w14:paraId="52D3EC13" w14:textId="03B18732" w:rsidR="00A06459" w:rsidRPr="00DD7E5A" w:rsidRDefault="00A06459" w:rsidP="00A06459">
            <w:proofErr w:type="spellStart"/>
            <w:r>
              <w:t>timeType.</w:t>
            </w:r>
            <w:r w:rsidRPr="007C1646">
              <w:rPr>
                <w:b/>
                <w:bCs/>
              </w:rPr>
              <w:t>patientGroup</w:t>
            </w:r>
            <w:proofErr w:type="spellEnd"/>
          </w:p>
        </w:tc>
        <w:tc>
          <w:tcPr>
            <w:tcW w:w="581" w:type="pct"/>
            <w:vAlign w:val="center"/>
          </w:tcPr>
          <w:p w14:paraId="27146980" w14:textId="77D44744" w:rsidR="00A06459" w:rsidRPr="00DD7E5A" w:rsidRDefault="00A06459" w:rsidP="00A06459">
            <w:proofErr w:type="spellStart"/>
            <w:r>
              <w:t>boolean</w:t>
            </w:r>
            <w:proofErr w:type="spellEnd"/>
          </w:p>
        </w:tc>
        <w:tc>
          <w:tcPr>
            <w:tcW w:w="2809" w:type="pct"/>
            <w:vAlign w:val="center"/>
          </w:tcPr>
          <w:p w14:paraId="25BF062C" w14:textId="078DED01" w:rsidR="00A06459" w:rsidRPr="00A20B4A" w:rsidRDefault="00A06459" w:rsidP="00A06459">
            <w:pPr>
              <w:pStyle w:val="SoSTabelltext"/>
              <w:spacing w:line="259" w:lineRule="auto"/>
              <w:rPr>
                <w:rFonts w:ascii="Georgia" w:eastAsiaTheme="minorEastAsia" w:hAnsi="Georgia" w:cstheme="minorHAnsi"/>
                <w:color w:val="auto"/>
                <w:sz w:val="20"/>
                <w:szCs w:val="20"/>
              </w:rPr>
            </w:pPr>
            <w:r>
              <w:rPr>
                <w:rFonts w:ascii="Georgia" w:eastAsiaTheme="minorEastAsia" w:hAnsi="Georgia" w:cstheme="minorHAnsi"/>
                <w:color w:val="auto"/>
                <w:sz w:val="20"/>
                <w:szCs w:val="20"/>
              </w:rPr>
              <w:t>B</w:t>
            </w:r>
            <w:r w:rsidRPr="00A20B4A">
              <w:rPr>
                <w:rFonts w:ascii="Georgia" w:eastAsiaTheme="minorEastAsia" w:hAnsi="Georgia" w:cstheme="minorHAnsi"/>
                <w:color w:val="auto"/>
                <w:sz w:val="20"/>
                <w:szCs w:val="20"/>
              </w:rPr>
              <w:t>okning av tid där flera personer</w:t>
            </w:r>
            <w:r>
              <w:rPr>
                <w:rFonts w:ascii="Georgia" w:eastAsiaTheme="minorEastAsia" w:hAnsi="Georgia" w:cstheme="minorHAnsi"/>
                <w:color w:val="auto"/>
                <w:sz w:val="20"/>
                <w:szCs w:val="20"/>
              </w:rPr>
              <w:t>/patienter</w:t>
            </w:r>
            <w:r w:rsidRPr="00A20B4A">
              <w:rPr>
                <w:rFonts w:ascii="Georgia" w:eastAsiaTheme="minorEastAsia" w:hAnsi="Georgia" w:cstheme="minorHAnsi"/>
                <w:color w:val="auto"/>
                <w:sz w:val="20"/>
                <w:szCs w:val="20"/>
              </w:rPr>
              <w:t xml:space="preserve"> i grupp möt</w:t>
            </w:r>
            <w:r>
              <w:rPr>
                <w:rFonts w:ascii="Georgia" w:eastAsiaTheme="minorEastAsia" w:hAnsi="Georgia" w:cstheme="minorHAnsi"/>
                <w:color w:val="auto"/>
                <w:sz w:val="20"/>
                <w:szCs w:val="20"/>
              </w:rPr>
              <w:t>er vården</w:t>
            </w:r>
            <w:r w:rsidRPr="00A20B4A">
              <w:rPr>
                <w:rFonts w:ascii="Georgia" w:eastAsiaTheme="minorEastAsia" w:hAnsi="Georgia" w:cstheme="minorHAnsi"/>
                <w:color w:val="auto"/>
                <w:sz w:val="20"/>
                <w:szCs w:val="20"/>
              </w:rPr>
              <w:t xml:space="preserve"> för samma typ av </w:t>
            </w:r>
            <w:r>
              <w:rPr>
                <w:rFonts w:ascii="Georgia" w:eastAsiaTheme="minorEastAsia" w:hAnsi="Georgia" w:cstheme="minorHAnsi"/>
                <w:color w:val="auto"/>
                <w:sz w:val="20"/>
                <w:szCs w:val="20"/>
              </w:rPr>
              <w:t>vård</w:t>
            </w:r>
            <w:r w:rsidRPr="00A20B4A">
              <w:rPr>
                <w:rFonts w:ascii="Georgia" w:eastAsiaTheme="minorEastAsia" w:hAnsi="Georgia" w:cstheme="minorHAnsi"/>
                <w:color w:val="auto"/>
                <w:sz w:val="20"/>
                <w:szCs w:val="20"/>
              </w:rPr>
              <w:t>tjäns</w:t>
            </w:r>
            <w:r w:rsidRPr="008D6F76">
              <w:rPr>
                <w:rFonts w:ascii="Georgia" w:eastAsiaTheme="minorEastAsia" w:hAnsi="Georgia" w:cstheme="minorHAnsi"/>
                <w:color w:val="auto"/>
                <w:sz w:val="20"/>
                <w:szCs w:val="20"/>
              </w:rPr>
              <w:t>t.</w:t>
            </w:r>
            <w:r w:rsidR="008D6F76" w:rsidRPr="008D6F76">
              <w:rPr>
                <w:rFonts w:ascii="Georgia" w:eastAsiaTheme="minorEastAsia" w:hAnsi="Georgia" w:cstheme="minorHAnsi"/>
                <w:color w:val="auto"/>
                <w:sz w:val="20"/>
                <w:szCs w:val="20"/>
              </w:rPr>
              <w:t xml:space="preserve"> </w:t>
            </w:r>
            <w:r w:rsidR="008D6F76" w:rsidRPr="008D6F76">
              <w:rPr>
                <w:rFonts w:ascii="Georgia" w:hAnsi="Georgia"/>
                <w:sz w:val="20"/>
                <w:szCs w:val="20"/>
              </w:rPr>
              <w:t xml:space="preserve">Om attributet utelämnas anses besöket ej vara av typen </w:t>
            </w:r>
            <w:r w:rsidR="008D6F76">
              <w:rPr>
                <w:rFonts w:ascii="Georgia" w:hAnsi="Georgia"/>
                <w:sz w:val="20"/>
                <w:szCs w:val="20"/>
              </w:rPr>
              <w:t>grupp</w:t>
            </w:r>
            <w:r w:rsidR="008D6F76" w:rsidRPr="008D6F76">
              <w:rPr>
                <w:rFonts w:ascii="Georgia" w:hAnsi="Georgia"/>
                <w:sz w:val="20"/>
                <w:szCs w:val="20"/>
              </w:rPr>
              <w:t>bokning.</w:t>
            </w:r>
          </w:p>
          <w:p w14:paraId="552009BF" w14:textId="77777777" w:rsidR="00A06459" w:rsidRPr="00DD7E5A" w:rsidRDefault="00A06459" w:rsidP="00A06459"/>
        </w:tc>
        <w:tc>
          <w:tcPr>
            <w:tcW w:w="325" w:type="pct"/>
            <w:vAlign w:val="center"/>
          </w:tcPr>
          <w:p w14:paraId="4922D1B5" w14:textId="34F595BE" w:rsidR="00A06459" w:rsidRPr="00C771F9" w:rsidRDefault="008D6F76" w:rsidP="00A06459">
            <w:pPr>
              <w:jc w:val="center"/>
              <w:rPr>
                <w:rFonts w:eastAsia="Times New Roman"/>
                <w:spacing w:val="-1"/>
                <w:szCs w:val="20"/>
              </w:rPr>
            </w:pPr>
            <w:r>
              <w:rPr>
                <w:rFonts w:eastAsia="Times New Roman"/>
                <w:spacing w:val="-1"/>
                <w:szCs w:val="20"/>
              </w:rPr>
              <w:t>0..1</w:t>
            </w:r>
          </w:p>
        </w:tc>
      </w:tr>
      <w:tr w:rsidR="00150E19" w:rsidRPr="000C2908" w14:paraId="17FBE412" w14:textId="77777777" w:rsidTr="00FB1B7F">
        <w:tc>
          <w:tcPr>
            <w:tcW w:w="1284" w:type="pct"/>
            <w:vAlign w:val="center"/>
          </w:tcPr>
          <w:p w14:paraId="775645FB" w14:textId="4C9C3CA4" w:rsidR="00A06459" w:rsidRPr="00DD7E5A" w:rsidRDefault="00A06459" w:rsidP="00A06459">
            <w:proofErr w:type="spellStart"/>
            <w:r>
              <w:t>timeType.</w:t>
            </w:r>
            <w:r w:rsidRPr="007C1646">
              <w:rPr>
                <w:b/>
                <w:bCs/>
              </w:rPr>
              <w:t>cancelAppointmentAllowed</w:t>
            </w:r>
            <w:proofErr w:type="spellEnd"/>
          </w:p>
        </w:tc>
        <w:tc>
          <w:tcPr>
            <w:tcW w:w="581" w:type="pct"/>
            <w:vAlign w:val="center"/>
          </w:tcPr>
          <w:p w14:paraId="43C7B774" w14:textId="7689490C" w:rsidR="00A06459" w:rsidRPr="00DD7E5A" w:rsidRDefault="00A06459" w:rsidP="00A06459">
            <w:proofErr w:type="spellStart"/>
            <w:r>
              <w:t>boolean</w:t>
            </w:r>
            <w:proofErr w:type="spellEnd"/>
          </w:p>
        </w:tc>
        <w:tc>
          <w:tcPr>
            <w:tcW w:w="2809" w:type="pct"/>
            <w:vAlign w:val="center"/>
          </w:tcPr>
          <w:p w14:paraId="5FD5ADFD" w14:textId="0BC452EA" w:rsidR="00A06459" w:rsidRPr="00DD7E5A" w:rsidRDefault="00A06459" w:rsidP="00A06459">
            <w:r>
              <w:t>Anger huruvida invånaren tillåts att avboka bokningen via e-tjänst</w:t>
            </w:r>
          </w:p>
        </w:tc>
        <w:tc>
          <w:tcPr>
            <w:tcW w:w="325" w:type="pct"/>
            <w:vAlign w:val="center"/>
          </w:tcPr>
          <w:p w14:paraId="23809C60" w14:textId="747550D3" w:rsidR="00A06459" w:rsidRPr="00C771F9" w:rsidRDefault="00A06459" w:rsidP="00A06459">
            <w:pPr>
              <w:jc w:val="center"/>
              <w:rPr>
                <w:rFonts w:eastAsia="Times New Roman"/>
                <w:spacing w:val="-1"/>
                <w:szCs w:val="20"/>
              </w:rPr>
            </w:pPr>
          </w:p>
        </w:tc>
      </w:tr>
      <w:tr w:rsidR="00150E19" w:rsidRPr="000C2908" w14:paraId="49E6F722" w14:textId="77777777" w:rsidTr="00FB1B7F">
        <w:tc>
          <w:tcPr>
            <w:tcW w:w="1284" w:type="pct"/>
            <w:vAlign w:val="center"/>
          </w:tcPr>
          <w:p w14:paraId="7A816EA0" w14:textId="20CF3141" w:rsidR="00A06459" w:rsidRPr="00DD7E5A" w:rsidRDefault="00A06459" w:rsidP="00A06459">
            <w:proofErr w:type="spellStart"/>
            <w:r>
              <w:t>timeType.</w:t>
            </w:r>
            <w:r w:rsidRPr="007C1646">
              <w:rPr>
                <w:b/>
                <w:bCs/>
              </w:rPr>
              <w:t>updateAppointmentAllowed</w:t>
            </w:r>
            <w:proofErr w:type="spellEnd"/>
          </w:p>
        </w:tc>
        <w:tc>
          <w:tcPr>
            <w:tcW w:w="581" w:type="pct"/>
            <w:vAlign w:val="center"/>
          </w:tcPr>
          <w:p w14:paraId="527DF054" w14:textId="6E9638D6" w:rsidR="00A06459" w:rsidRPr="00DD7E5A" w:rsidRDefault="00A06459" w:rsidP="00A06459">
            <w:proofErr w:type="spellStart"/>
            <w:r>
              <w:t>boolean</w:t>
            </w:r>
            <w:proofErr w:type="spellEnd"/>
          </w:p>
        </w:tc>
        <w:tc>
          <w:tcPr>
            <w:tcW w:w="2809" w:type="pct"/>
            <w:vAlign w:val="center"/>
          </w:tcPr>
          <w:p w14:paraId="44799843" w14:textId="140F60F5" w:rsidR="00A06459" w:rsidRPr="00DD7E5A" w:rsidRDefault="00A06459" w:rsidP="00A06459">
            <w:r>
              <w:t>Anger huruvida invånaren tillåts att omboka bokningen via e-tjänst</w:t>
            </w:r>
          </w:p>
        </w:tc>
        <w:tc>
          <w:tcPr>
            <w:tcW w:w="325" w:type="pct"/>
            <w:vAlign w:val="center"/>
          </w:tcPr>
          <w:p w14:paraId="07D322B4" w14:textId="53AAB5F9" w:rsidR="00A06459" w:rsidRPr="00C771F9" w:rsidRDefault="00A06459" w:rsidP="00A06459">
            <w:pPr>
              <w:jc w:val="center"/>
              <w:rPr>
                <w:rFonts w:eastAsia="Times New Roman"/>
                <w:spacing w:val="-1"/>
                <w:szCs w:val="20"/>
              </w:rPr>
            </w:pPr>
          </w:p>
        </w:tc>
      </w:tr>
      <w:tr w:rsidR="00150E19" w:rsidRPr="000C2908" w14:paraId="2B16963A" w14:textId="77777777" w:rsidTr="00FB1B7F">
        <w:tc>
          <w:tcPr>
            <w:tcW w:w="1284" w:type="pct"/>
          </w:tcPr>
          <w:p w14:paraId="16F44565" w14:textId="77777777" w:rsidR="00F1374E" w:rsidRPr="00407863" w:rsidRDefault="00F1374E" w:rsidP="00F1374E">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35694E2C" w14:textId="77777777" w:rsidR="00F1374E" w:rsidRPr="00DD7E5A" w:rsidRDefault="00F1374E" w:rsidP="00F1374E"/>
        </w:tc>
        <w:tc>
          <w:tcPr>
            <w:tcW w:w="581" w:type="pct"/>
          </w:tcPr>
          <w:p w14:paraId="23E8BA57" w14:textId="3416F614" w:rsidR="00F1374E" w:rsidRPr="00DD7E5A" w:rsidRDefault="00F1374E" w:rsidP="00F1374E">
            <w:proofErr w:type="spellStart"/>
            <w:r w:rsidRPr="00407863">
              <w:rPr>
                <w:rFonts w:eastAsia="Times New Roman"/>
                <w:spacing w:val="-1"/>
                <w:szCs w:val="20"/>
              </w:rPr>
              <w:t>ResultCodeEnum</w:t>
            </w:r>
            <w:proofErr w:type="spellEnd"/>
          </w:p>
        </w:tc>
        <w:tc>
          <w:tcPr>
            <w:tcW w:w="2809" w:type="pct"/>
          </w:tcPr>
          <w:p w14:paraId="3241529B" w14:textId="6FEB348E" w:rsidR="00F1374E" w:rsidRPr="00DD7E5A" w:rsidRDefault="00F1374E" w:rsidP="00F1374E">
            <w:r w:rsidRPr="00407863">
              <w:rPr>
                <w:rFonts w:eastAsia="Times New Roman"/>
                <w:spacing w:val="-1"/>
                <w:szCs w:val="20"/>
              </w:rPr>
              <w:t>Kan endast vara OK, INFO eller ERROR.</w:t>
            </w:r>
          </w:p>
        </w:tc>
        <w:tc>
          <w:tcPr>
            <w:tcW w:w="325" w:type="pct"/>
          </w:tcPr>
          <w:p w14:paraId="0F0AC43A" w14:textId="2D4C1CE1" w:rsidR="00F1374E" w:rsidRPr="00C771F9" w:rsidRDefault="00F1374E" w:rsidP="00F1374E">
            <w:pPr>
              <w:jc w:val="center"/>
              <w:rPr>
                <w:rFonts w:eastAsia="Times New Roman"/>
                <w:spacing w:val="-1"/>
                <w:szCs w:val="20"/>
              </w:rPr>
            </w:pPr>
            <w:r w:rsidRPr="00407863">
              <w:rPr>
                <w:rFonts w:eastAsia="Times New Roman"/>
                <w:spacing w:val="-1"/>
                <w:szCs w:val="20"/>
              </w:rPr>
              <w:t>1..1</w:t>
            </w:r>
          </w:p>
        </w:tc>
      </w:tr>
      <w:tr w:rsidR="00150E19" w:rsidRPr="000C2908" w14:paraId="5013E484" w14:textId="77777777" w:rsidTr="00FB1B7F">
        <w:tc>
          <w:tcPr>
            <w:tcW w:w="1284" w:type="pct"/>
          </w:tcPr>
          <w:p w14:paraId="1C8DE88B" w14:textId="5BFCAFCA" w:rsidR="00F1374E" w:rsidRPr="00DD7E5A" w:rsidRDefault="00F1374E" w:rsidP="00F1374E">
            <w:proofErr w:type="spellStart"/>
            <w:r w:rsidRPr="00407863">
              <w:rPr>
                <w:rFonts w:eastAsia="Times New Roman"/>
                <w:spacing w:val="-1"/>
                <w:szCs w:val="20"/>
              </w:rPr>
              <w:t>resultText</w:t>
            </w:r>
            <w:proofErr w:type="spellEnd"/>
          </w:p>
        </w:tc>
        <w:tc>
          <w:tcPr>
            <w:tcW w:w="581" w:type="pct"/>
          </w:tcPr>
          <w:p w14:paraId="0B1EDC30" w14:textId="07F0C03D" w:rsidR="00F1374E" w:rsidRPr="00DD7E5A" w:rsidRDefault="00F1374E" w:rsidP="00F1374E">
            <w:r w:rsidRPr="00407863">
              <w:rPr>
                <w:rFonts w:eastAsia="Times New Roman"/>
                <w:spacing w:val="-1"/>
                <w:szCs w:val="20"/>
              </w:rPr>
              <w:t>string</w:t>
            </w:r>
          </w:p>
        </w:tc>
        <w:tc>
          <w:tcPr>
            <w:tcW w:w="2809" w:type="pct"/>
          </w:tcPr>
          <w:p w14:paraId="3A0B8E32" w14:textId="77777777" w:rsidR="00F1374E" w:rsidRDefault="00F1374E" w:rsidP="00F1374E">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39F1E00D" w14:textId="685AEA2E" w:rsidR="00F1374E" w:rsidRPr="00DD7E5A" w:rsidRDefault="00F1374E" w:rsidP="00F1374E">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25" w:type="pct"/>
          </w:tcPr>
          <w:p w14:paraId="0F2D188F" w14:textId="02D6D4A3" w:rsidR="00F1374E" w:rsidRPr="00C771F9" w:rsidRDefault="00F1374E" w:rsidP="00F1374E">
            <w:pPr>
              <w:jc w:val="center"/>
              <w:rPr>
                <w:rFonts w:eastAsia="Times New Roman"/>
                <w:spacing w:val="-1"/>
                <w:szCs w:val="20"/>
              </w:rPr>
            </w:pPr>
            <w:r w:rsidRPr="00407863">
              <w:rPr>
                <w:rFonts w:eastAsia="Times New Roman"/>
                <w:spacing w:val="-1"/>
                <w:szCs w:val="20"/>
              </w:rPr>
              <w:t>0..1</w:t>
            </w:r>
          </w:p>
        </w:tc>
      </w:tr>
    </w:tbl>
    <w:p w14:paraId="26326922" w14:textId="77777777" w:rsidR="00662DAE" w:rsidRDefault="00662DAE" w:rsidP="00662DAE"/>
    <w:p w14:paraId="76F7F445" w14:textId="77777777" w:rsidR="00662DAE" w:rsidRPr="00ED19D0" w:rsidRDefault="00662DAE" w:rsidP="00662DAE">
      <w:pPr>
        <w:pStyle w:val="Brdtext"/>
      </w:pPr>
    </w:p>
    <w:p w14:paraId="216300BE" w14:textId="77777777" w:rsidR="00662DAE" w:rsidRDefault="00662DAE" w:rsidP="00662DAE">
      <w:pPr>
        <w:pStyle w:val="Rubrik3"/>
      </w:pPr>
      <w:bookmarkStart w:id="146" w:name="_Toc149769329"/>
      <w:r>
        <w:t>Övriga regler</w:t>
      </w:r>
      <w:bookmarkEnd w:id="146"/>
    </w:p>
    <w:p w14:paraId="6E202E4C" w14:textId="265B2EF7" w:rsidR="00662DAE" w:rsidRDefault="00662DAE" w:rsidP="00662DAE">
      <w:pPr>
        <w:rPr>
          <w:i/>
        </w:rPr>
      </w:pPr>
      <w:r w:rsidRPr="007E3F3B">
        <w:rPr>
          <w:i/>
        </w:rPr>
        <w:t>Till denna informationsmängd finns regler som ej uttrycks i schemafilerna och tabell</w:t>
      </w:r>
      <w:r>
        <w:rPr>
          <w:i/>
        </w:rPr>
        <w:t>en ovan. Dessa återfinns nedan.</w:t>
      </w:r>
    </w:p>
    <w:p w14:paraId="132592AC" w14:textId="23789B44" w:rsidR="005115F2" w:rsidRDefault="005115F2" w:rsidP="00662DAE">
      <w:pPr>
        <w:rPr>
          <w:i/>
        </w:rPr>
      </w:pPr>
    </w:p>
    <w:p w14:paraId="48B14B54" w14:textId="77777777" w:rsidR="005115F2" w:rsidRPr="001A14C8" w:rsidRDefault="005115F2" w:rsidP="005115F2">
      <w:pPr>
        <w:pStyle w:val="Rubrik2"/>
      </w:pPr>
      <w:bookmarkStart w:id="147" w:name="_Toc149769330"/>
      <w:proofErr w:type="spellStart"/>
      <w:r w:rsidRPr="001A14C8">
        <w:t>GetAvailableDates</w:t>
      </w:r>
      <w:bookmarkEnd w:id="147"/>
      <w:proofErr w:type="spellEnd"/>
    </w:p>
    <w:p w14:paraId="54A3C36F" w14:textId="04C05621" w:rsidR="005115F2" w:rsidRDefault="00B14A29" w:rsidP="005115F2">
      <w:r>
        <w:t>Tjänstekontraktet</w:t>
      </w:r>
      <w:r w:rsidR="005115F2" w:rsidRPr="001A14C8">
        <w:t xml:space="preserve"> hämtar datum med lediga tider för angivet datumintervall. Vid anrop för </w:t>
      </w:r>
      <w:r w:rsidR="00A15F53">
        <w:t xml:space="preserve">att hämta </w:t>
      </w:r>
      <w:r w:rsidR="00A15F53" w:rsidRPr="001A14C8">
        <w:t xml:space="preserve">datum med lediga tider </w:t>
      </w:r>
      <w:r w:rsidR="00A15F53">
        <w:t xml:space="preserve">gällande </w:t>
      </w:r>
      <w:r w:rsidR="001939B5">
        <w:t xml:space="preserve">en </w:t>
      </w:r>
      <w:r w:rsidR="005115F2" w:rsidRPr="001A14C8">
        <w:t xml:space="preserve">ombokning </w:t>
      </w:r>
      <w:r w:rsidR="005115F2">
        <w:t xml:space="preserve">skickar konsument den ursprungliga tidbokningens unika </w:t>
      </w:r>
      <w:proofErr w:type="spellStart"/>
      <w:r w:rsidR="005115F2">
        <w:t>bokningsId</w:t>
      </w:r>
      <w:proofErr w:type="spellEnd"/>
      <w:r w:rsidR="005115F2">
        <w:t xml:space="preserve">. På så sätt kan en producent </w:t>
      </w:r>
      <w:r>
        <w:t>ta hänsyn till vilken vårdpersonal eller vilken/vilka resurs(er) som var allokerade för ursprungsbokningen och därmed endast returnera sådana datum som matchar de kriter</w:t>
      </w:r>
      <w:r w:rsidR="00C03CA0">
        <w:t>ier</w:t>
      </w:r>
      <w:r>
        <w:t xml:space="preserve"> som vårdenhet bestämt</w:t>
      </w:r>
      <w:r w:rsidR="005115F2" w:rsidRPr="00DD7E5A">
        <w:t xml:space="preserve">. Observera att passerade tider inte ska returneras av </w:t>
      </w:r>
      <w:r w:rsidR="00A15F53">
        <w:t>producenten</w:t>
      </w:r>
      <w:r w:rsidR="005115F2" w:rsidRPr="00DD7E5A">
        <w:t>.</w:t>
      </w:r>
    </w:p>
    <w:p w14:paraId="298D6513" w14:textId="77777777" w:rsidR="005115F2" w:rsidRDefault="005115F2" w:rsidP="005115F2"/>
    <w:p w14:paraId="306B4506" w14:textId="0AF81FBD" w:rsidR="005115F2" w:rsidRDefault="00B14A29" w:rsidP="005115F2">
      <w:r>
        <w:t>Tjänstekontraktet</w:t>
      </w:r>
      <w:r w:rsidRPr="00456722">
        <w:t xml:space="preserve"> </w:t>
      </w:r>
      <w:r w:rsidR="005115F2" w:rsidRPr="00456722">
        <w:t xml:space="preserve">returnerar </w:t>
      </w:r>
      <w:r w:rsidR="00A15F53">
        <w:t xml:space="preserve">datum med </w:t>
      </w:r>
      <w:r w:rsidR="005115F2" w:rsidRPr="00456722">
        <w:t xml:space="preserve">lediga tider som är bokningsbara online för angiven </w:t>
      </w:r>
      <w:r w:rsidR="005115F2">
        <w:t>invånare</w:t>
      </w:r>
      <w:r w:rsidR="005115F2" w:rsidRPr="00456722">
        <w:t>.</w:t>
      </w:r>
      <w:r w:rsidR="00A15F53">
        <w:t xml:space="preserve"> För varje datum som returneras kan producenten dessutom ange hur många lediga tider det finns för datumet.</w:t>
      </w:r>
      <w:r w:rsidR="001939B5">
        <w:t xml:space="preserve"> Om konsument inte angivit tidstypskod, </w:t>
      </w:r>
      <w:proofErr w:type="spellStart"/>
      <w:r w:rsidR="001939B5">
        <w:t>HSAId</w:t>
      </w:r>
      <w:proofErr w:type="spellEnd"/>
      <w:r w:rsidR="001939B5">
        <w:t xml:space="preserve"> för vårdpersonal eller vårdtjänstkod i begäran och de lediga tiderna är relaterade till olika tidstyper, vårdpersonal eller vårdtjänster ska producent returnera samma datum flera gånger, en gång per kombination av dessa. </w:t>
      </w:r>
    </w:p>
    <w:p w14:paraId="1E43B6B9" w14:textId="77777777" w:rsidR="005115F2" w:rsidRDefault="005115F2" w:rsidP="005115F2"/>
    <w:p w14:paraId="26C58BE2" w14:textId="77777777" w:rsidR="005115F2" w:rsidRDefault="005115F2" w:rsidP="005115F2">
      <w:pPr>
        <w:pStyle w:val="Rubrik3"/>
      </w:pPr>
      <w:bookmarkStart w:id="148" w:name="_Toc149769331"/>
      <w:r>
        <w:t>Frivillighet</w:t>
      </w:r>
      <w:bookmarkEnd w:id="148"/>
    </w:p>
    <w:p w14:paraId="03942B2E" w14:textId="674A5015" w:rsidR="005115F2" w:rsidRPr="00DD7E5A" w:rsidRDefault="00543356" w:rsidP="005115F2">
      <w:r>
        <w:t>Tjänstekontraktet</w:t>
      </w:r>
      <w:r w:rsidRPr="00456722">
        <w:t xml:space="preserve"> </w:t>
      </w:r>
      <w:r w:rsidR="005115F2" w:rsidRPr="00456722">
        <w:t xml:space="preserve">är obligatorisk om </w:t>
      </w:r>
      <w:r w:rsidR="005115F2">
        <w:t xml:space="preserve">vårdenhet </w:t>
      </w:r>
      <w:r w:rsidR="00A15F53">
        <w:t xml:space="preserve">(producenten) </w:t>
      </w:r>
      <w:r w:rsidR="005115F2">
        <w:t xml:space="preserve">erbjuder </w:t>
      </w:r>
      <w:r w:rsidR="00A15F53">
        <w:t xml:space="preserve">flöde för </w:t>
      </w:r>
      <w:proofErr w:type="spellStart"/>
      <w:r w:rsidR="005115F2" w:rsidRPr="00456722">
        <w:t>nybokning</w:t>
      </w:r>
      <w:proofErr w:type="spellEnd"/>
      <w:r w:rsidR="005115F2">
        <w:t xml:space="preserve"> eller </w:t>
      </w:r>
      <w:r w:rsidR="005115F2" w:rsidRPr="00456722">
        <w:t>ombokning.</w:t>
      </w:r>
      <w:r w:rsidR="005115F2">
        <w:t xml:space="preserve"> För övriga</w:t>
      </w:r>
      <w:r w:rsidR="00A15F53">
        <w:t xml:space="preserve"> flöden</w:t>
      </w:r>
      <w:r w:rsidR="005115F2">
        <w:t xml:space="preserve"> är tjänsten frivillig.</w:t>
      </w:r>
    </w:p>
    <w:p w14:paraId="66494186" w14:textId="77777777" w:rsidR="005115F2" w:rsidRPr="00DD7E5A" w:rsidRDefault="005115F2" w:rsidP="005115F2"/>
    <w:p w14:paraId="2363AC44" w14:textId="77777777" w:rsidR="005115F2" w:rsidRDefault="005115F2" w:rsidP="005115F2">
      <w:pPr>
        <w:pStyle w:val="Rubrik3"/>
      </w:pPr>
      <w:bookmarkStart w:id="149" w:name="_Toc149769332"/>
      <w:r>
        <w:t>Version</w:t>
      </w:r>
      <w:bookmarkEnd w:id="149"/>
    </w:p>
    <w:p w14:paraId="54A1B25D" w14:textId="77777777" w:rsidR="00543356" w:rsidRDefault="00543356" w:rsidP="00543356">
      <w:r w:rsidRPr="00DD7E5A">
        <w:t>Tjänste</w:t>
      </w:r>
      <w:r>
        <w:t>kontraktet</w:t>
      </w:r>
      <w:r w:rsidRPr="00DD7E5A">
        <w:t xml:space="preserve"> finns sedan </w:t>
      </w:r>
      <w:r>
        <w:t xml:space="preserve">version </w:t>
      </w:r>
      <w:r w:rsidRPr="00DD7E5A">
        <w:t>1.0.</w:t>
      </w:r>
      <w:r>
        <w:t xml:space="preserve"> Aktuell version är 2.0. Tjänstekontraktets meddelandeinformationsmodell har förändrats sedan föregående version med följd att kompatibiliteten har brutits.</w:t>
      </w:r>
    </w:p>
    <w:p w14:paraId="0C6C0B86" w14:textId="77777777" w:rsidR="005115F2" w:rsidRDefault="005115F2" w:rsidP="005115F2"/>
    <w:p w14:paraId="2802C5CF" w14:textId="77777777" w:rsidR="005115F2" w:rsidRDefault="005115F2" w:rsidP="005115F2">
      <w:pPr>
        <w:pStyle w:val="Rubrik3"/>
      </w:pPr>
      <w:bookmarkStart w:id="150" w:name="_Toc149769333"/>
      <w:r>
        <w:lastRenderedPageBreak/>
        <w:t>Meddelandeinformationsmodell (MIM)</w:t>
      </w:r>
      <w:bookmarkEnd w:id="150"/>
    </w:p>
    <w:p w14:paraId="0D6B5D89" w14:textId="01394C11" w:rsidR="005115F2" w:rsidRDefault="001B0DE0" w:rsidP="005115F2">
      <w:r>
        <w:rPr>
          <w:noProof/>
        </w:rPr>
        <w:drawing>
          <wp:inline distT="0" distB="0" distL="0" distR="0" wp14:anchorId="0E27D270" wp14:editId="28C0D740">
            <wp:extent cx="5638095" cy="3409524"/>
            <wp:effectExtent l="0" t="0" r="1270" b="635"/>
            <wp:docPr id="1024334230"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4230" name="Bildobjekt 1" descr="En bild som visar text, skärmbild, Teckensnitt, diagram&#10;&#10;Automatiskt genererad beskrivning"/>
                    <pic:cNvPicPr/>
                  </pic:nvPicPr>
                  <pic:blipFill>
                    <a:blip r:embed="rId32"/>
                    <a:stretch>
                      <a:fillRect/>
                    </a:stretch>
                  </pic:blipFill>
                  <pic:spPr>
                    <a:xfrm>
                      <a:off x="0" y="0"/>
                      <a:ext cx="5638095" cy="3409524"/>
                    </a:xfrm>
                    <a:prstGeom prst="rect">
                      <a:avLst/>
                    </a:prstGeom>
                  </pic:spPr>
                </pic:pic>
              </a:graphicData>
            </a:graphic>
          </wp:inline>
        </w:drawing>
      </w:r>
    </w:p>
    <w:p w14:paraId="6AF0013F" w14:textId="77777777" w:rsidR="005115F2" w:rsidRPr="00C55071" w:rsidRDefault="005115F2" w:rsidP="005115F2"/>
    <w:p w14:paraId="146CBBBC" w14:textId="77777777" w:rsidR="005115F2" w:rsidRDefault="005115F2" w:rsidP="005115F2">
      <w:pPr>
        <w:pStyle w:val="Rubrik3"/>
      </w:pPr>
      <w:bookmarkStart w:id="151" w:name="_Toc149769334"/>
      <w:r>
        <w:t>Fältregler</w:t>
      </w:r>
      <w:bookmarkEnd w:id="151"/>
    </w:p>
    <w:p w14:paraId="2A6AD9DD" w14:textId="77777777" w:rsidR="005115F2" w:rsidRPr="007E3F3B" w:rsidRDefault="005115F2" w:rsidP="005115F2">
      <w:pPr>
        <w:rPr>
          <w:i/>
        </w:rPr>
      </w:pPr>
      <w:r w:rsidRPr="007E3F3B">
        <w:rPr>
          <w:i/>
        </w:rPr>
        <w:t xml:space="preserve">Nedanstående tabell beskriver varje element i begäran och svar. Har namnet en * finns ytterligare regler för detta element och beskrivs mer i detalj i stycket Regler. </w:t>
      </w:r>
    </w:p>
    <w:p w14:paraId="6034C076" w14:textId="77777777" w:rsidR="005115F2" w:rsidRDefault="005115F2" w:rsidP="005115F2"/>
    <w:tbl>
      <w:tblPr>
        <w:tblStyle w:val="Tabellrutnt"/>
        <w:tblW w:w="5000" w:type="pct"/>
        <w:tblLayout w:type="fixed"/>
        <w:tblLook w:val="04A0" w:firstRow="1" w:lastRow="0" w:firstColumn="1" w:lastColumn="0" w:noHBand="0" w:noVBand="1"/>
      </w:tblPr>
      <w:tblGrid>
        <w:gridCol w:w="3852"/>
        <w:gridCol w:w="1811"/>
        <w:gridCol w:w="3971"/>
        <w:gridCol w:w="822"/>
      </w:tblGrid>
      <w:tr w:rsidR="005115F2" w:rsidRPr="000C2908" w14:paraId="751F3070" w14:textId="77777777" w:rsidTr="00A94B51">
        <w:trPr>
          <w:trHeight w:val="384"/>
        </w:trPr>
        <w:tc>
          <w:tcPr>
            <w:tcW w:w="1842" w:type="pct"/>
            <w:shd w:val="clear" w:color="auto" w:fill="D9D9D9" w:themeFill="background1" w:themeFillShade="D9"/>
            <w:vAlign w:val="center"/>
          </w:tcPr>
          <w:p w14:paraId="62C84C27" w14:textId="77777777" w:rsidR="005115F2" w:rsidRPr="000C2908" w:rsidRDefault="005115F2" w:rsidP="00B9612D">
            <w:pPr>
              <w:rPr>
                <w:b/>
              </w:rPr>
            </w:pPr>
            <w:r w:rsidRPr="000C2908">
              <w:rPr>
                <w:b/>
              </w:rPr>
              <w:t>Namn</w:t>
            </w:r>
          </w:p>
        </w:tc>
        <w:tc>
          <w:tcPr>
            <w:tcW w:w="866" w:type="pct"/>
            <w:shd w:val="clear" w:color="auto" w:fill="D9D9D9" w:themeFill="background1" w:themeFillShade="D9"/>
            <w:vAlign w:val="center"/>
          </w:tcPr>
          <w:p w14:paraId="391E537A" w14:textId="77777777" w:rsidR="005115F2" w:rsidRPr="000C2908" w:rsidRDefault="005115F2" w:rsidP="00B9612D">
            <w:pPr>
              <w:rPr>
                <w:b/>
              </w:rPr>
            </w:pPr>
            <w:r w:rsidRPr="000C2908">
              <w:rPr>
                <w:b/>
              </w:rPr>
              <w:t>Typ</w:t>
            </w:r>
          </w:p>
        </w:tc>
        <w:tc>
          <w:tcPr>
            <w:tcW w:w="1899" w:type="pct"/>
            <w:shd w:val="clear" w:color="auto" w:fill="D9D9D9" w:themeFill="background1" w:themeFillShade="D9"/>
            <w:vAlign w:val="center"/>
          </w:tcPr>
          <w:p w14:paraId="5B754AF5" w14:textId="77777777" w:rsidR="005115F2" w:rsidRPr="000C2908" w:rsidRDefault="005115F2" w:rsidP="00B9612D">
            <w:pPr>
              <w:rPr>
                <w:b/>
              </w:rPr>
            </w:pPr>
            <w:r w:rsidRPr="000C2908">
              <w:rPr>
                <w:b/>
              </w:rPr>
              <w:t>Beskrivning</w:t>
            </w:r>
          </w:p>
        </w:tc>
        <w:tc>
          <w:tcPr>
            <w:tcW w:w="393" w:type="pct"/>
            <w:shd w:val="clear" w:color="auto" w:fill="D9D9D9" w:themeFill="background1" w:themeFillShade="D9"/>
            <w:vAlign w:val="center"/>
          </w:tcPr>
          <w:p w14:paraId="3DC97877" w14:textId="77777777" w:rsidR="005115F2" w:rsidRPr="000C2908" w:rsidRDefault="005115F2" w:rsidP="00B9612D">
            <w:pPr>
              <w:jc w:val="center"/>
              <w:rPr>
                <w:b/>
              </w:rPr>
            </w:pPr>
            <w:proofErr w:type="spellStart"/>
            <w:r w:rsidRPr="000C2908">
              <w:rPr>
                <w:b/>
              </w:rPr>
              <w:t>Kard</w:t>
            </w:r>
            <w:proofErr w:type="spellEnd"/>
            <w:r>
              <w:rPr>
                <w:b/>
              </w:rPr>
              <w:t>.</w:t>
            </w:r>
          </w:p>
        </w:tc>
      </w:tr>
      <w:tr w:rsidR="0083342D" w:rsidRPr="000C2908" w14:paraId="3B1B0AED" w14:textId="77777777" w:rsidTr="0083342D">
        <w:tc>
          <w:tcPr>
            <w:tcW w:w="1842" w:type="pct"/>
            <w:shd w:val="clear" w:color="auto" w:fill="BFBFBF" w:themeFill="background1" w:themeFillShade="BF"/>
            <w:vAlign w:val="center"/>
          </w:tcPr>
          <w:p w14:paraId="48923644" w14:textId="77777777" w:rsidR="0083342D" w:rsidRPr="00A143A1" w:rsidRDefault="0083342D" w:rsidP="0083342D">
            <w:pPr>
              <w:rPr>
                <w:b/>
              </w:rPr>
            </w:pPr>
            <w:r w:rsidRPr="00A143A1">
              <w:rPr>
                <w:b/>
              </w:rPr>
              <w:t>Begäran</w:t>
            </w:r>
          </w:p>
        </w:tc>
        <w:tc>
          <w:tcPr>
            <w:tcW w:w="866" w:type="pct"/>
            <w:shd w:val="clear" w:color="auto" w:fill="BFBFBF" w:themeFill="background1" w:themeFillShade="BF"/>
            <w:vAlign w:val="center"/>
          </w:tcPr>
          <w:p w14:paraId="2C38B907" w14:textId="77777777" w:rsidR="0083342D" w:rsidRPr="000C2908" w:rsidRDefault="0083342D" w:rsidP="0083342D">
            <w:pPr>
              <w:pStyle w:val="TableParagraph"/>
              <w:spacing w:line="226" w:lineRule="exact"/>
              <w:ind w:left="102"/>
              <w:rPr>
                <w:rFonts w:ascii="Georgia" w:eastAsia="Times New Roman" w:hAnsi="Georgia" w:cs="Times New Roman"/>
                <w:spacing w:val="-1"/>
                <w:sz w:val="20"/>
                <w:szCs w:val="20"/>
              </w:rPr>
            </w:pPr>
          </w:p>
        </w:tc>
        <w:tc>
          <w:tcPr>
            <w:tcW w:w="1899" w:type="pct"/>
            <w:shd w:val="clear" w:color="auto" w:fill="BFBFBF" w:themeFill="background1" w:themeFillShade="BF"/>
            <w:vAlign w:val="center"/>
          </w:tcPr>
          <w:p w14:paraId="171F11B8" w14:textId="77777777" w:rsidR="0083342D" w:rsidRPr="000C2908" w:rsidRDefault="0083342D" w:rsidP="0083342D">
            <w:pPr>
              <w:pStyle w:val="TableParagraph"/>
              <w:spacing w:line="226" w:lineRule="exact"/>
              <w:ind w:left="102"/>
              <w:rPr>
                <w:rFonts w:ascii="Georgia" w:eastAsia="Times New Roman" w:hAnsi="Georgia" w:cs="Times New Roman"/>
                <w:spacing w:val="-1"/>
                <w:sz w:val="20"/>
                <w:szCs w:val="20"/>
              </w:rPr>
            </w:pPr>
          </w:p>
        </w:tc>
        <w:tc>
          <w:tcPr>
            <w:tcW w:w="393" w:type="pct"/>
            <w:shd w:val="clear" w:color="auto" w:fill="BFBFBF" w:themeFill="background1" w:themeFillShade="BF"/>
            <w:vAlign w:val="center"/>
          </w:tcPr>
          <w:p w14:paraId="1DF780F5"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rPr>
            </w:pPr>
          </w:p>
        </w:tc>
      </w:tr>
      <w:tr w:rsidR="0083342D" w:rsidRPr="000C2908" w14:paraId="690D673C" w14:textId="77777777" w:rsidTr="00A94B51">
        <w:tc>
          <w:tcPr>
            <w:tcW w:w="1842" w:type="pct"/>
            <w:vAlign w:val="center"/>
          </w:tcPr>
          <w:p w14:paraId="177EEA5C" w14:textId="6E835369" w:rsidR="0083342D" w:rsidRPr="000C2908" w:rsidRDefault="0083342D" w:rsidP="0083342D">
            <w:pPr>
              <w:rPr>
                <w:rFonts w:eastAsia="Times New Roman"/>
                <w:spacing w:val="-1"/>
                <w:szCs w:val="20"/>
                <w:highlight w:val="yellow"/>
              </w:rPr>
            </w:pPr>
            <w:proofErr w:type="spellStart"/>
            <w:r w:rsidRPr="002B3B21">
              <w:t>actor</w:t>
            </w:r>
            <w:proofErr w:type="spellEnd"/>
          </w:p>
        </w:tc>
        <w:tc>
          <w:tcPr>
            <w:tcW w:w="866" w:type="pct"/>
            <w:vAlign w:val="center"/>
          </w:tcPr>
          <w:p w14:paraId="7AF1911A" w14:textId="5A241523" w:rsidR="0083342D" w:rsidRPr="000C2908" w:rsidRDefault="0083342D" w:rsidP="0083342D">
            <w:pPr>
              <w:rPr>
                <w:rFonts w:eastAsia="Times New Roman"/>
                <w:spacing w:val="-1"/>
                <w:szCs w:val="20"/>
                <w:highlight w:val="yellow"/>
              </w:rPr>
            </w:pPr>
            <w:proofErr w:type="spellStart"/>
            <w:r w:rsidRPr="002B3B21">
              <w:rPr>
                <w:rFonts w:eastAsia="Times New Roman"/>
                <w:spacing w:val="-1"/>
                <w:szCs w:val="20"/>
              </w:rPr>
              <w:t>ActorType</w:t>
            </w:r>
            <w:proofErr w:type="spellEnd"/>
          </w:p>
        </w:tc>
        <w:tc>
          <w:tcPr>
            <w:tcW w:w="1899" w:type="pct"/>
            <w:vAlign w:val="center"/>
          </w:tcPr>
          <w:p w14:paraId="20588FCD" w14:textId="1DCF0211" w:rsidR="0083342D" w:rsidRPr="000C2908" w:rsidRDefault="00E85C28" w:rsidP="0083342D">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w:t>
            </w:r>
            <w:r w:rsidR="001B0DE0">
              <w:t xml:space="preserve"> Om anropet sker i ett flöde där lediga datum ska hämtas utan att aktören är känd ska fältet </w:t>
            </w:r>
            <w:proofErr w:type="spellStart"/>
            <w:r w:rsidR="001B0DE0" w:rsidRPr="001B0DE0">
              <w:rPr>
                <w:i/>
                <w:iCs/>
              </w:rPr>
              <w:t>actor</w:t>
            </w:r>
            <w:proofErr w:type="spellEnd"/>
            <w:r w:rsidR="001B0DE0">
              <w:t xml:space="preserve"> och fältet </w:t>
            </w:r>
            <w:proofErr w:type="spellStart"/>
            <w:r w:rsidR="001B0DE0" w:rsidRPr="001B0DE0">
              <w:rPr>
                <w:i/>
                <w:iCs/>
              </w:rPr>
              <w:t>personId</w:t>
            </w:r>
            <w:proofErr w:type="spellEnd"/>
            <w:r w:rsidR="001B0DE0">
              <w:t xml:space="preserve"> utelämnas. Detta kan exempelvis vara applicerbart om anropet sker då ingen aktör autentiserat sig (”ej inloggat läge”).</w:t>
            </w:r>
          </w:p>
        </w:tc>
        <w:tc>
          <w:tcPr>
            <w:tcW w:w="393" w:type="pct"/>
            <w:vAlign w:val="center"/>
          </w:tcPr>
          <w:p w14:paraId="009180F8" w14:textId="602E6A9A" w:rsidR="0083342D" w:rsidRPr="000C2908" w:rsidRDefault="003474D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1B0DE0">
              <w:rPr>
                <w:rFonts w:ascii="Georgia" w:eastAsia="Times New Roman" w:hAnsi="Georgia" w:cs="Times New Roman"/>
                <w:color w:val="FF0000"/>
                <w:spacing w:val="-1"/>
                <w:sz w:val="20"/>
                <w:szCs w:val="20"/>
              </w:rPr>
              <w:t>0</w:t>
            </w:r>
            <w:r w:rsidR="0083342D" w:rsidRPr="001B0DE0">
              <w:rPr>
                <w:rFonts w:ascii="Georgia" w:eastAsia="Times New Roman" w:hAnsi="Georgia" w:cs="Times New Roman"/>
                <w:color w:val="FF0000"/>
                <w:spacing w:val="-1"/>
                <w:sz w:val="20"/>
                <w:szCs w:val="20"/>
              </w:rPr>
              <w:t>..1</w:t>
            </w:r>
          </w:p>
        </w:tc>
      </w:tr>
      <w:tr w:rsidR="0083342D" w:rsidRPr="000C2908" w14:paraId="0ED832F1" w14:textId="77777777" w:rsidTr="00A94B51">
        <w:tc>
          <w:tcPr>
            <w:tcW w:w="1842" w:type="pct"/>
            <w:vAlign w:val="center"/>
          </w:tcPr>
          <w:p w14:paraId="423E4B07" w14:textId="5B0A9C5E" w:rsidR="0083342D" w:rsidRPr="000C2908" w:rsidRDefault="0083342D" w:rsidP="0083342D">
            <w:pPr>
              <w:rPr>
                <w:rFonts w:eastAsia="Times New Roman"/>
                <w:spacing w:val="-1"/>
                <w:szCs w:val="20"/>
                <w:highlight w:val="yellow"/>
              </w:rPr>
            </w:pPr>
            <w:proofErr w:type="spellStart"/>
            <w:r>
              <w:rPr>
                <w:rFonts w:eastAsia="Times New Roman"/>
                <w:spacing w:val="-1"/>
                <w:szCs w:val="20"/>
              </w:rPr>
              <w:lastRenderedPageBreak/>
              <w:t>originalAppointementId</w:t>
            </w:r>
            <w:proofErr w:type="spellEnd"/>
          </w:p>
        </w:tc>
        <w:tc>
          <w:tcPr>
            <w:tcW w:w="866" w:type="pct"/>
            <w:vAlign w:val="center"/>
          </w:tcPr>
          <w:p w14:paraId="6AD135DD" w14:textId="4CD30EC6" w:rsidR="0083342D" w:rsidRPr="000C2908" w:rsidRDefault="00D57868" w:rsidP="0083342D">
            <w:pPr>
              <w:rPr>
                <w:rFonts w:eastAsia="Times New Roman"/>
                <w:spacing w:val="-1"/>
                <w:szCs w:val="20"/>
                <w:highlight w:val="yellow"/>
              </w:rPr>
            </w:pPr>
            <w:proofErr w:type="spellStart"/>
            <w:r>
              <w:rPr>
                <w:rFonts w:eastAsia="Times New Roman"/>
                <w:spacing w:val="-1"/>
                <w:szCs w:val="20"/>
              </w:rPr>
              <w:t>uuidType</w:t>
            </w:r>
            <w:proofErr w:type="spellEnd"/>
          </w:p>
        </w:tc>
        <w:tc>
          <w:tcPr>
            <w:tcW w:w="1899" w:type="pct"/>
            <w:vAlign w:val="center"/>
          </w:tcPr>
          <w:p w14:paraId="770C55D2" w14:textId="66B8CE5B" w:rsidR="0083342D" w:rsidRPr="000C2908" w:rsidRDefault="0083342D" w:rsidP="0083342D">
            <w:pPr>
              <w:rPr>
                <w:rFonts w:eastAsia="Times New Roman"/>
                <w:spacing w:val="-1"/>
                <w:szCs w:val="20"/>
                <w:highlight w:val="yellow"/>
              </w:rPr>
            </w:pPr>
            <w:r>
              <w:rPr>
                <w:rFonts w:eastAsia="Times New Roman"/>
                <w:spacing w:val="-1"/>
                <w:szCs w:val="20"/>
              </w:rPr>
              <w:t xml:space="preserve">Unikt id för ursprungsbokningen </w:t>
            </w:r>
            <w:r w:rsidRPr="00456722">
              <w:rPr>
                <w:rFonts w:eastAsia="Times New Roman"/>
                <w:spacing w:val="-1"/>
                <w:szCs w:val="20"/>
              </w:rPr>
              <w:t xml:space="preserve">Används för att indikera ombokning, så att tjänsteproducenten kan anpassa svaret till tider som är giltiga för ombokning av angiven </w:t>
            </w:r>
            <w:r>
              <w:rPr>
                <w:rFonts w:eastAsia="Times New Roman"/>
                <w:spacing w:val="-1"/>
                <w:szCs w:val="20"/>
              </w:rPr>
              <w:t>ursprungs</w:t>
            </w:r>
            <w:r w:rsidRPr="00456722">
              <w:rPr>
                <w:rFonts w:eastAsia="Times New Roman"/>
                <w:spacing w:val="-1"/>
                <w:szCs w:val="20"/>
              </w:rPr>
              <w:t>bokning.</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93" w:type="pct"/>
            <w:vAlign w:val="center"/>
          </w:tcPr>
          <w:p w14:paraId="2F4540EB"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B55B4C" w:rsidRPr="000C2908" w14:paraId="4C8C44A8" w14:textId="77777777" w:rsidTr="00A94B51">
        <w:tc>
          <w:tcPr>
            <w:tcW w:w="1842" w:type="pct"/>
            <w:vAlign w:val="center"/>
          </w:tcPr>
          <w:p w14:paraId="5CD2F883" w14:textId="181967BA" w:rsidR="00B55B4C" w:rsidRPr="00456722" w:rsidRDefault="00B55B4C" w:rsidP="00B55B4C">
            <w:pPr>
              <w:rPr>
                <w:rFonts w:eastAsia="Times New Roman"/>
                <w:spacing w:val="-1"/>
                <w:szCs w:val="20"/>
              </w:rPr>
            </w:pPr>
            <w:proofErr w:type="spellStart"/>
            <w:r>
              <w:t>personId</w:t>
            </w:r>
            <w:proofErr w:type="spellEnd"/>
          </w:p>
        </w:tc>
        <w:tc>
          <w:tcPr>
            <w:tcW w:w="866" w:type="pct"/>
            <w:vAlign w:val="center"/>
          </w:tcPr>
          <w:p w14:paraId="2494965A" w14:textId="08667853" w:rsidR="00B55B4C" w:rsidRPr="00456722" w:rsidRDefault="00B55B4C" w:rsidP="00B55B4C">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1899" w:type="pct"/>
            <w:vAlign w:val="center"/>
          </w:tcPr>
          <w:p w14:paraId="7358CF96" w14:textId="5EFF08CC" w:rsidR="00B55B4C" w:rsidRPr="00456722" w:rsidRDefault="00B55B4C" w:rsidP="00B55B4C">
            <w:pPr>
              <w:rPr>
                <w:rFonts w:eastAsia="Times New Roman"/>
                <w:spacing w:val="-1"/>
                <w:szCs w:val="20"/>
              </w:rPr>
            </w:pPr>
            <w:r>
              <w:t xml:space="preserve">Filtrering av tidstyper baserat på invånares personnummer.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93" w:type="pct"/>
            <w:vAlign w:val="center"/>
          </w:tcPr>
          <w:p w14:paraId="3120A5FA" w14:textId="2BEAE418" w:rsidR="00B55B4C" w:rsidRPr="00456722" w:rsidRDefault="00B55B4C" w:rsidP="00B55B4C">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83342D" w:rsidRPr="000C2908" w14:paraId="1E9535CC" w14:textId="77777777" w:rsidTr="00A94B51">
        <w:tc>
          <w:tcPr>
            <w:tcW w:w="1842" w:type="pct"/>
            <w:vAlign w:val="center"/>
          </w:tcPr>
          <w:p w14:paraId="17270A8A" w14:textId="77777777" w:rsidR="0083342D" w:rsidRPr="000C2908" w:rsidRDefault="0083342D" w:rsidP="0083342D">
            <w:pPr>
              <w:rPr>
                <w:rFonts w:eastAsia="Times New Roman"/>
                <w:spacing w:val="-1"/>
                <w:szCs w:val="20"/>
                <w:highlight w:val="yellow"/>
              </w:rPr>
            </w:pPr>
            <w:proofErr w:type="spellStart"/>
            <w:r w:rsidRPr="00456722">
              <w:rPr>
                <w:rFonts w:eastAsia="Times New Roman"/>
                <w:spacing w:val="-1"/>
                <w:szCs w:val="20"/>
              </w:rPr>
              <w:t>startDateInclusive</w:t>
            </w:r>
            <w:proofErr w:type="spellEnd"/>
          </w:p>
        </w:tc>
        <w:tc>
          <w:tcPr>
            <w:tcW w:w="866" w:type="pct"/>
            <w:vAlign w:val="center"/>
          </w:tcPr>
          <w:p w14:paraId="4FCC1272" w14:textId="77777777" w:rsidR="0083342D" w:rsidRPr="000C2908" w:rsidRDefault="0083342D" w:rsidP="0083342D">
            <w:pPr>
              <w:rPr>
                <w:rFonts w:eastAsia="Times New Roman"/>
                <w:spacing w:val="-1"/>
                <w:szCs w:val="20"/>
                <w:highlight w:val="yellow"/>
              </w:rPr>
            </w:pPr>
            <w:r w:rsidRPr="00456722">
              <w:rPr>
                <w:rFonts w:eastAsia="Times New Roman"/>
                <w:spacing w:val="-1"/>
                <w:szCs w:val="20"/>
              </w:rPr>
              <w:t>DT</w:t>
            </w:r>
            <w:r>
              <w:rPr>
                <w:rFonts w:eastAsia="Times New Roman"/>
                <w:spacing w:val="-1"/>
                <w:szCs w:val="20"/>
              </w:rPr>
              <w:t xml:space="preserve"> (string)</w:t>
            </w:r>
          </w:p>
        </w:tc>
        <w:tc>
          <w:tcPr>
            <w:tcW w:w="1899" w:type="pct"/>
            <w:vAlign w:val="center"/>
          </w:tcPr>
          <w:p w14:paraId="62EC6FBC" w14:textId="77777777" w:rsidR="0083342D" w:rsidRPr="000C2908" w:rsidRDefault="0083342D" w:rsidP="0083342D">
            <w:pPr>
              <w:rPr>
                <w:rFonts w:eastAsia="Times New Roman"/>
                <w:spacing w:val="-1"/>
                <w:szCs w:val="20"/>
                <w:highlight w:val="yellow"/>
              </w:rPr>
            </w:pPr>
            <w:r w:rsidRPr="00456722">
              <w:rPr>
                <w:rFonts w:eastAsia="Times New Roman"/>
                <w:spacing w:val="-1"/>
                <w:szCs w:val="20"/>
              </w:rPr>
              <w:t>Datum från och med för de lediga tider som skall sökas ut, på formatet ÅÅÅÅMMDD.</w:t>
            </w:r>
          </w:p>
        </w:tc>
        <w:tc>
          <w:tcPr>
            <w:tcW w:w="393" w:type="pct"/>
            <w:vAlign w:val="center"/>
          </w:tcPr>
          <w:p w14:paraId="238774B6"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1..1</w:t>
            </w:r>
          </w:p>
        </w:tc>
      </w:tr>
      <w:tr w:rsidR="0083342D" w:rsidRPr="000C2908" w14:paraId="3D7A6581" w14:textId="77777777" w:rsidTr="00A94B51">
        <w:tc>
          <w:tcPr>
            <w:tcW w:w="1842" w:type="pct"/>
            <w:vAlign w:val="center"/>
          </w:tcPr>
          <w:p w14:paraId="5D3D981E" w14:textId="77777777" w:rsidR="0083342D" w:rsidRPr="000C2908" w:rsidRDefault="0083342D" w:rsidP="0083342D">
            <w:pPr>
              <w:rPr>
                <w:rFonts w:eastAsia="Times New Roman"/>
                <w:spacing w:val="-1"/>
                <w:szCs w:val="20"/>
                <w:highlight w:val="yellow"/>
              </w:rPr>
            </w:pPr>
            <w:proofErr w:type="spellStart"/>
            <w:r w:rsidRPr="00456722">
              <w:rPr>
                <w:rFonts w:eastAsia="Times New Roman"/>
                <w:spacing w:val="-1"/>
                <w:szCs w:val="20"/>
              </w:rPr>
              <w:t>endDateInclusive</w:t>
            </w:r>
            <w:proofErr w:type="spellEnd"/>
          </w:p>
        </w:tc>
        <w:tc>
          <w:tcPr>
            <w:tcW w:w="866" w:type="pct"/>
            <w:vAlign w:val="center"/>
          </w:tcPr>
          <w:p w14:paraId="1F019BE7" w14:textId="77777777" w:rsidR="0083342D" w:rsidRPr="000C2908" w:rsidRDefault="0083342D" w:rsidP="0083342D">
            <w:pPr>
              <w:rPr>
                <w:rFonts w:eastAsia="Times New Roman"/>
                <w:spacing w:val="-1"/>
                <w:szCs w:val="20"/>
                <w:highlight w:val="yellow"/>
              </w:rPr>
            </w:pPr>
            <w:r w:rsidRPr="00456722">
              <w:rPr>
                <w:rFonts w:eastAsia="Times New Roman"/>
                <w:spacing w:val="-1"/>
                <w:szCs w:val="20"/>
              </w:rPr>
              <w:t>DT</w:t>
            </w:r>
            <w:r>
              <w:rPr>
                <w:rFonts w:eastAsia="Times New Roman"/>
                <w:spacing w:val="-1"/>
                <w:szCs w:val="20"/>
              </w:rPr>
              <w:t xml:space="preserve"> (string)</w:t>
            </w:r>
          </w:p>
        </w:tc>
        <w:tc>
          <w:tcPr>
            <w:tcW w:w="1899" w:type="pct"/>
            <w:vAlign w:val="center"/>
          </w:tcPr>
          <w:p w14:paraId="1BC6C111" w14:textId="77777777" w:rsidR="0083342D" w:rsidRPr="000C2908" w:rsidRDefault="0083342D" w:rsidP="0083342D">
            <w:pPr>
              <w:rPr>
                <w:rFonts w:eastAsia="Times New Roman"/>
                <w:spacing w:val="-1"/>
                <w:szCs w:val="20"/>
                <w:highlight w:val="yellow"/>
              </w:rPr>
            </w:pPr>
            <w:r w:rsidRPr="00456722">
              <w:rPr>
                <w:rFonts w:eastAsia="Times New Roman"/>
                <w:spacing w:val="-1"/>
                <w:szCs w:val="20"/>
              </w:rPr>
              <w:t>Datum till och med för de lediga tider som skall sökas ut, på formatet ÅÅÅÅMMDD.</w:t>
            </w:r>
          </w:p>
        </w:tc>
        <w:tc>
          <w:tcPr>
            <w:tcW w:w="393" w:type="pct"/>
            <w:vAlign w:val="center"/>
          </w:tcPr>
          <w:p w14:paraId="32E95BFA"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1..1</w:t>
            </w:r>
          </w:p>
        </w:tc>
      </w:tr>
      <w:tr w:rsidR="0083342D" w:rsidRPr="000C2908" w14:paraId="3D3A965B" w14:textId="77777777" w:rsidTr="00A94B51">
        <w:tc>
          <w:tcPr>
            <w:tcW w:w="1842" w:type="pct"/>
            <w:vAlign w:val="center"/>
          </w:tcPr>
          <w:p w14:paraId="442428AC" w14:textId="493FE1A4" w:rsidR="0083342D" w:rsidRPr="00456722" w:rsidRDefault="0083342D" w:rsidP="0083342D">
            <w:pPr>
              <w:rPr>
                <w:rFonts w:eastAsia="Times New Roman"/>
                <w:spacing w:val="-1"/>
                <w:szCs w:val="20"/>
              </w:rPr>
            </w:pPr>
            <w:proofErr w:type="spellStart"/>
            <w:r>
              <w:rPr>
                <w:rFonts w:eastAsia="Times New Roman"/>
                <w:spacing w:val="-1"/>
                <w:szCs w:val="20"/>
              </w:rPr>
              <w:t>priority</w:t>
            </w:r>
            <w:proofErr w:type="spellEnd"/>
          </w:p>
        </w:tc>
        <w:tc>
          <w:tcPr>
            <w:tcW w:w="866" w:type="pct"/>
            <w:vAlign w:val="center"/>
          </w:tcPr>
          <w:p w14:paraId="3A39155F" w14:textId="44B5E931" w:rsidR="0083342D" w:rsidRPr="00456722" w:rsidRDefault="0083342D" w:rsidP="0083342D">
            <w:pPr>
              <w:rPr>
                <w:rFonts w:eastAsia="Times New Roman"/>
                <w:spacing w:val="-1"/>
                <w:szCs w:val="20"/>
              </w:rPr>
            </w:pPr>
            <w:proofErr w:type="spellStart"/>
            <w:r>
              <w:rPr>
                <w:rFonts w:eastAsia="Times New Roman"/>
                <w:spacing w:val="-1"/>
                <w:szCs w:val="20"/>
              </w:rPr>
              <w:t>integer</w:t>
            </w:r>
            <w:proofErr w:type="spellEnd"/>
          </w:p>
        </w:tc>
        <w:tc>
          <w:tcPr>
            <w:tcW w:w="1899" w:type="pct"/>
            <w:vAlign w:val="center"/>
          </w:tcPr>
          <w:p w14:paraId="3AF5A18C" w14:textId="216172D1" w:rsidR="0083342D" w:rsidRPr="00456722" w:rsidRDefault="0083342D" w:rsidP="0083342D">
            <w:pPr>
              <w:rPr>
                <w:rFonts w:eastAsia="Times New Roman"/>
                <w:spacing w:val="-1"/>
                <w:szCs w:val="20"/>
              </w:rPr>
            </w:pPr>
            <w:r>
              <w:rPr>
                <w:rFonts w:eastAsia="Times New Roman"/>
                <w:spacing w:val="-1"/>
                <w:szCs w:val="20"/>
              </w:rPr>
              <w:t xml:space="preserve">Konsumentens prioritering av behovet för bokning/besök. Prioritet bestäms av ett steg som föregås av tidbokningen. Exempel på sådant försteg kan vara en tjänst som triagerar invånaren/patienten. Prioritet bör inte gå att väljas av invånaren själv.  </w:t>
            </w:r>
          </w:p>
        </w:tc>
        <w:tc>
          <w:tcPr>
            <w:tcW w:w="393" w:type="pct"/>
            <w:vAlign w:val="center"/>
          </w:tcPr>
          <w:p w14:paraId="7C434EFF" w14:textId="21166BCA" w:rsidR="0083342D" w:rsidRPr="00456722" w:rsidRDefault="0083342D" w:rsidP="0083342D">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83342D" w:rsidRPr="000C2908" w14:paraId="22ED032B" w14:textId="77777777" w:rsidTr="00A94B51">
        <w:tc>
          <w:tcPr>
            <w:tcW w:w="1842" w:type="pct"/>
            <w:vAlign w:val="center"/>
          </w:tcPr>
          <w:p w14:paraId="1B94DDFB" w14:textId="5534FFFB" w:rsidR="0083342D" w:rsidRPr="000C2908" w:rsidRDefault="0083342D" w:rsidP="0083342D">
            <w:pPr>
              <w:rPr>
                <w:rFonts w:eastAsia="Times New Roman"/>
                <w:spacing w:val="-1"/>
                <w:szCs w:val="20"/>
                <w:highlight w:val="yellow"/>
              </w:rPr>
            </w:pPr>
            <w:proofErr w:type="spellStart"/>
            <w:r>
              <w:rPr>
                <w:rFonts w:eastAsia="Times New Roman"/>
                <w:spacing w:val="-1"/>
                <w:szCs w:val="20"/>
              </w:rPr>
              <w:t>practitionerId</w:t>
            </w:r>
            <w:proofErr w:type="spellEnd"/>
          </w:p>
        </w:tc>
        <w:tc>
          <w:tcPr>
            <w:tcW w:w="866" w:type="pct"/>
            <w:vAlign w:val="center"/>
          </w:tcPr>
          <w:p w14:paraId="3914B10A" w14:textId="77777777" w:rsidR="0083342D" w:rsidRPr="000C2908" w:rsidRDefault="0083342D" w:rsidP="0083342D">
            <w:pPr>
              <w:rPr>
                <w:rFonts w:eastAsia="Times New Roman"/>
                <w:spacing w:val="-1"/>
                <w:szCs w:val="20"/>
                <w:highlight w:val="yellow"/>
              </w:rPr>
            </w:pPr>
            <w:proofErr w:type="spellStart"/>
            <w:r>
              <w:rPr>
                <w:rFonts w:eastAsia="Times New Roman"/>
                <w:spacing w:val="-1"/>
                <w:szCs w:val="20"/>
              </w:rPr>
              <w:t>HsaIdType</w:t>
            </w:r>
            <w:proofErr w:type="spellEnd"/>
            <w:r>
              <w:rPr>
                <w:rFonts w:eastAsia="Times New Roman"/>
                <w:spacing w:val="-1"/>
                <w:szCs w:val="20"/>
              </w:rPr>
              <w:t xml:space="preserve"> (string)</w:t>
            </w:r>
          </w:p>
        </w:tc>
        <w:tc>
          <w:tcPr>
            <w:tcW w:w="1899" w:type="pct"/>
            <w:vAlign w:val="center"/>
          </w:tcPr>
          <w:p w14:paraId="69D891B7" w14:textId="79071B1C" w:rsidR="0083342D" w:rsidRPr="000C2908" w:rsidRDefault="0083342D" w:rsidP="0083342D">
            <w:pPr>
              <w:rPr>
                <w:rFonts w:eastAsia="Times New Roman"/>
                <w:spacing w:val="-1"/>
                <w:szCs w:val="20"/>
                <w:highlight w:val="yellow"/>
              </w:rPr>
            </w:pPr>
            <w:r w:rsidRPr="00456722">
              <w:rPr>
                <w:rFonts w:eastAsia="Times New Roman"/>
                <w:spacing w:val="-1"/>
                <w:szCs w:val="20"/>
              </w:rPr>
              <w:t xml:space="preserve">HSA-id för </w:t>
            </w:r>
            <w:proofErr w:type="spellStart"/>
            <w:r w:rsidRPr="00456722">
              <w:rPr>
                <w:rFonts w:eastAsia="Times New Roman"/>
                <w:spacing w:val="-1"/>
                <w:szCs w:val="20"/>
              </w:rPr>
              <w:t>HoS</w:t>
            </w:r>
            <w:proofErr w:type="spellEnd"/>
            <w:r w:rsidRPr="00456722">
              <w:rPr>
                <w:rFonts w:eastAsia="Times New Roman"/>
                <w:spacing w:val="-1"/>
                <w:szCs w:val="20"/>
              </w:rPr>
              <w:t>-personal</w:t>
            </w:r>
            <w:r>
              <w:rPr>
                <w:rFonts w:eastAsia="Times New Roman"/>
                <w:spacing w:val="-1"/>
                <w:szCs w:val="20"/>
              </w:rPr>
              <w:t xml:space="preserve"> att filtrera lediga tider på.</w:t>
            </w:r>
          </w:p>
        </w:tc>
        <w:tc>
          <w:tcPr>
            <w:tcW w:w="393" w:type="pct"/>
            <w:vAlign w:val="center"/>
          </w:tcPr>
          <w:p w14:paraId="345B0574" w14:textId="3FFDE5F6"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0..1</w:t>
            </w:r>
          </w:p>
        </w:tc>
      </w:tr>
      <w:tr w:rsidR="0083342D" w:rsidRPr="000C2908" w14:paraId="262EC45C" w14:textId="77777777" w:rsidTr="00A94B51">
        <w:tc>
          <w:tcPr>
            <w:tcW w:w="1842" w:type="pct"/>
            <w:vAlign w:val="center"/>
          </w:tcPr>
          <w:p w14:paraId="799F3BCB" w14:textId="4A0B51AF" w:rsidR="0083342D" w:rsidRPr="000C2908" w:rsidRDefault="0083342D" w:rsidP="0083342D">
            <w:pPr>
              <w:rPr>
                <w:rFonts w:eastAsia="Times New Roman"/>
                <w:spacing w:val="-1"/>
                <w:szCs w:val="20"/>
                <w:highlight w:val="yellow"/>
              </w:rPr>
            </w:pPr>
            <w:proofErr w:type="spellStart"/>
            <w:r>
              <w:rPr>
                <w:rFonts w:eastAsia="Times New Roman"/>
                <w:spacing w:val="-1"/>
                <w:szCs w:val="20"/>
              </w:rPr>
              <w:t>timeTypeCode</w:t>
            </w:r>
            <w:proofErr w:type="spellEnd"/>
          </w:p>
        </w:tc>
        <w:tc>
          <w:tcPr>
            <w:tcW w:w="866" w:type="pct"/>
            <w:vAlign w:val="center"/>
          </w:tcPr>
          <w:p w14:paraId="6CC5DD45" w14:textId="46242667" w:rsidR="0083342D" w:rsidRPr="000C2908" w:rsidRDefault="00CB66A1" w:rsidP="0083342D">
            <w:pPr>
              <w:rPr>
                <w:rFonts w:eastAsia="Times New Roman"/>
                <w:spacing w:val="-1"/>
                <w:szCs w:val="20"/>
                <w:highlight w:val="yellow"/>
              </w:rPr>
            </w:pPr>
            <w:r>
              <w:rPr>
                <w:rFonts w:eastAsia="Times New Roman"/>
                <w:spacing w:val="-1"/>
                <w:szCs w:val="20"/>
              </w:rPr>
              <w:t>string</w:t>
            </w:r>
          </w:p>
        </w:tc>
        <w:tc>
          <w:tcPr>
            <w:tcW w:w="1899" w:type="pct"/>
            <w:vAlign w:val="center"/>
          </w:tcPr>
          <w:p w14:paraId="17647183" w14:textId="77777777" w:rsidR="0083342D" w:rsidRDefault="0083342D" w:rsidP="0083342D">
            <w:pPr>
              <w:rPr>
                <w:rFonts w:eastAsia="Times New Roman"/>
                <w:spacing w:val="-1"/>
                <w:szCs w:val="20"/>
              </w:rPr>
            </w:pPr>
            <w:proofErr w:type="spellStart"/>
            <w:r>
              <w:rPr>
                <w:rFonts w:eastAsia="Times New Roman"/>
                <w:spacing w:val="-1"/>
                <w:szCs w:val="20"/>
              </w:rPr>
              <w:t>T</w:t>
            </w:r>
            <w:r w:rsidRPr="00456722">
              <w:rPr>
                <w:rFonts w:eastAsia="Times New Roman"/>
                <w:spacing w:val="-1"/>
                <w:szCs w:val="20"/>
              </w:rPr>
              <w:t>idstyp</w:t>
            </w:r>
            <w:proofErr w:type="spellEnd"/>
            <w:r>
              <w:rPr>
                <w:rFonts w:eastAsia="Times New Roman"/>
                <w:spacing w:val="-1"/>
                <w:szCs w:val="20"/>
              </w:rPr>
              <w:t xml:space="preserve"> att söka lediga datum för.</w:t>
            </w:r>
          </w:p>
          <w:p w14:paraId="7DC68A16" w14:textId="560E5B88" w:rsidR="0083342D" w:rsidRPr="000C2908" w:rsidRDefault="0083342D" w:rsidP="0083342D">
            <w:pPr>
              <w:rPr>
                <w:rFonts w:eastAsia="Times New Roman"/>
                <w:spacing w:val="-1"/>
                <w:szCs w:val="20"/>
                <w:highlight w:val="yellow"/>
              </w:rPr>
            </w:pP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Pr="0077149D">
              <w:rPr>
                <w:rFonts w:eastAsia="Times New Roman"/>
                <w:spacing w:val="-1"/>
                <w:szCs w:val="20"/>
              </w:rPr>
              <w:t xml:space="preserve"> </w:t>
            </w:r>
          </w:p>
        </w:tc>
        <w:tc>
          <w:tcPr>
            <w:tcW w:w="393" w:type="pct"/>
            <w:vAlign w:val="center"/>
          </w:tcPr>
          <w:p w14:paraId="44AC6F18"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83342D" w:rsidRPr="000C2908" w14:paraId="0DD219C8" w14:textId="77777777" w:rsidTr="00A94B51">
        <w:tc>
          <w:tcPr>
            <w:tcW w:w="1842" w:type="pct"/>
            <w:vAlign w:val="center"/>
          </w:tcPr>
          <w:p w14:paraId="6B2FD2B0" w14:textId="2F4978EC" w:rsidR="0083342D" w:rsidRPr="000C2908" w:rsidRDefault="0083342D" w:rsidP="0083342D">
            <w:pPr>
              <w:rPr>
                <w:rFonts w:eastAsia="Times New Roman"/>
                <w:spacing w:val="-1"/>
                <w:szCs w:val="20"/>
                <w:highlight w:val="yellow"/>
              </w:rPr>
            </w:pPr>
            <w:proofErr w:type="spellStart"/>
            <w:r>
              <w:rPr>
                <w:rFonts w:eastAsia="Times New Roman"/>
                <w:spacing w:val="-1"/>
                <w:szCs w:val="20"/>
              </w:rPr>
              <w:t>healthcareServiceCode</w:t>
            </w:r>
            <w:proofErr w:type="spellEnd"/>
          </w:p>
        </w:tc>
        <w:tc>
          <w:tcPr>
            <w:tcW w:w="866" w:type="pct"/>
            <w:vAlign w:val="center"/>
          </w:tcPr>
          <w:p w14:paraId="24B29EE7" w14:textId="7977B55C" w:rsidR="0083342D" w:rsidRPr="000C2908" w:rsidRDefault="00CB66A1" w:rsidP="0083342D">
            <w:pPr>
              <w:rPr>
                <w:rFonts w:eastAsia="Times New Roman"/>
                <w:spacing w:val="-1"/>
                <w:szCs w:val="20"/>
                <w:highlight w:val="yellow"/>
              </w:rPr>
            </w:pPr>
            <w:r>
              <w:rPr>
                <w:rFonts w:eastAsia="Times New Roman"/>
                <w:spacing w:val="-1"/>
                <w:szCs w:val="20"/>
              </w:rPr>
              <w:t>string</w:t>
            </w:r>
          </w:p>
        </w:tc>
        <w:tc>
          <w:tcPr>
            <w:tcW w:w="1899" w:type="pct"/>
            <w:vAlign w:val="center"/>
          </w:tcPr>
          <w:p w14:paraId="7386CC39" w14:textId="0E78B965" w:rsidR="0083342D" w:rsidRPr="000C2908" w:rsidRDefault="0083342D" w:rsidP="0083342D">
            <w:pPr>
              <w:rPr>
                <w:rFonts w:eastAsia="Times New Roman"/>
                <w:spacing w:val="-1"/>
                <w:szCs w:val="20"/>
                <w:highlight w:val="yellow"/>
              </w:rPr>
            </w:pPr>
            <w:r>
              <w:rPr>
                <w:rFonts w:eastAsia="Times New Roman"/>
                <w:spacing w:val="-1"/>
                <w:szCs w:val="20"/>
              </w:rPr>
              <w:t xml:space="preserve">Vårdtjänst att söka lediga datum för. </w:t>
            </w: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00CB66A1">
              <w:rPr>
                <w:rFonts w:eastAsia="Times New Roman"/>
                <w:spacing w:val="-1"/>
                <w:szCs w:val="20"/>
              </w:rPr>
              <w:t xml:space="preserve"> Koden som anges ska motsvara en </w:t>
            </w:r>
            <w:proofErr w:type="spellStart"/>
            <w:r w:rsidR="00CB66A1">
              <w:rPr>
                <w:rFonts w:eastAsia="Times New Roman"/>
                <w:spacing w:val="-1"/>
                <w:szCs w:val="20"/>
              </w:rPr>
              <w:t>SnomedCT</w:t>
            </w:r>
            <w:proofErr w:type="spellEnd"/>
            <w:r w:rsidR="00CB66A1">
              <w:rPr>
                <w:rFonts w:eastAsia="Times New Roman"/>
                <w:spacing w:val="-1"/>
                <w:szCs w:val="20"/>
              </w:rPr>
              <w:t>-kod</w:t>
            </w:r>
          </w:p>
        </w:tc>
        <w:tc>
          <w:tcPr>
            <w:tcW w:w="393" w:type="pct"/>
            <w:vAlign w:val="center"/>
          </w:tcPr>
          <w:p w14:paraId="15558B6A"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83342D" w:rsidRPr="000C2908" w14:paraId="491B2C50" w14:textId="77777777" w:rsidTr="00A94B51">
        <w:tc>
          <w:tcPr>
            <w:tcW w:w="1842" w:type="pct"/>
            <w:vAlign w:val="center"/>
          </w:tcPr>
          <w:p w14:paraId="5033D0F1" w14:textId="119B7B1A" w:rsidR="0083342D" w:rsidRPr="000C2908" w:rsidRDefault="0083342D" w:rsidP="0083342D">
            <w:pPr>
              <w:rPr>
                <w:rFonts w:eastAsia="Times New Roman"/>
                <w:spacing w:val="-1"/>
                <w:szCs w:val="20"/>
                <w:highlight w:val="yellow"/>
              </w:rPr>
            </w:pPr>
            <w:proofErr w:type="spellStart"/>
            <w:r>
              <w:rPr>
                <w:rFonts w:eastAsia="Times New Roman"/>
                <w:spacing w:val="-1"/>
                <w:szCs w:val="20"/>
              </w:rPr>
              <w:t>careContactCode</w:t>
            </w:r>
            <w:proofErr w:type="spellEnd"/>
          </w:p>
        </w:tc>
        <w:tc>
          <w:tcPr>
            <w:tcW w:w="866" w:type="pct"/>
            <w:vAlign w:val="center"/>
          </w:tcPr>
          <w:p w14:paraId="6EE38BBC" w14:textId="7240D059" w:rsidR="0083342D" w:rsidRPr="000C2908" w:rsidRDefault="0083342D" w:rsidP="0083342D">
            <w:pPr>
              <w:rPr>
                <w:rFonts w:eastAsia="Times New Roman"/>
                <w:spacing w:val="-1"/>
                <w:szCs w:val="20"/>
                <w:highlight w:val="yellow"/>
              </w:rPr>
            </w:pPr>
            <w:proofErr w:type="spellStart"/>
            <w:r>
              <w:rPr>
                <w:rFonts w:eastAsia="Times New Roman"/>
                <w:spacing w:val="-1"/>
                <w:szCs w:val="20"/>
              </w:rPr>
              <w:t>CVType</w:t>
            </w:r>
            <w:proofErr w:type="spellEnd"/>
          </w:p>
        </w:tc>
        <w:tc>
          <w:tcPr>
            <w:tcW w:w="1899" w:type="pct"/>
            <w:vAlign w:val="center"/>
          </w:tcPr>
          <w:p w14:paraId="2A749180" w14:textId="1F2CE4B4" w:rsidR="0083342D" w:rsidRPr="000C2908" w:rsidRDefault="0083342D" w:rsidP="0083342D">
            <w:pPr>
              <w:rPr>
                <w:rFonts w:eastAsia="Times New Roman"/>
                <w:spacing w:val="-1"/>
                <w:szCs w:val="20"/>
                <w:highlight w:val="yellow"/>
              </w:rPr>
            </w:pPr>
            <w:r>
              <w:rPr>
                <w:rFonts w:eastAsia="Times New Roman"/>
                <w:spacing w:val="-1"/>
                <w:szCs w:val="20"/>
              </w:rPr>
              <w:t>Kontaktsätt att söka lediga datum för.</w:t>
            </w:r>
          </w:p>
        </w:tc>
        <w:tc>
          <w:tcPr>
            <w:tcW w:w="393" w:type="pct"/>
            <w:vAlign w:val="center"/>
          </w:tcPr>
          <w:p w14:paraId="54FEAC0C" w14:textId="77777777" w:rsidR="0083342D" w:rsidRPr="000C2908" w:rsidRDefault="0083342D" w:rsidP="0083342D">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83342D" w:rsidRPr="000C2908" w14:paraId="6ED7DBB4" w14:textId="77777777" w:rsidTr="00A94B51">
        <w:tc>
          <w:tcPr>
            <w:tcW w:w="1842" w:type="pct"/>
            <w:vAlign w:val="center"/>
          </w:tcPr>
          <w:p w14:paraId="7E0A8786" w14:textId="78627859" w:rsidR="0083342D" w:rsidRDefault="0083342D" w:rsidP="0083342D">
            <w:pPr>
              <w:rPr>
                <w:rFonts w:eastAsia="Times New Roman"/>
                <w:spacing w:val="-1"/>
                <w:szCs w:val="20"/>
              </w:rPr>
            </w:pPr>
            <w:proofErr w:type="spellStart"/>
            <w:r>
              <w:rPr>
                <w:rFonts w:eastAsia="Times New Roman"/>
                <w:spacing w:val="-1"/>
                <w:szCs w:val="20"/>
              </w:rPr>
              <w:t>careContactCode</w:t>
            </w:r>
            <w:r>
              <w:t>.</w:t>
            </w:r>
            <w:r w:rsidRPr="00F1374E">
              <w:rPr>
                <w:b/>
                <w:bCs/>
              </w:rPr>
              <w:t>code</w:t>
            </w:r>
            <w:proofErr w:type="spellEnd"/>
          </w:p>
        </w:tc>
        <w:tc>
          <w:tcPr>
            <w:tcW w:w="866" w:type="pct"/>
            <w:vAlign w:val="center"/>
          </w:tcPr>
          <w:p w14:paraId="74FE2E44" w14:textId="3E57FB0F" w:rsidR="0083342D" w:rsidRDefault="0083342D" w:rsidP="0083342D">
            <w:pPr>
              <w:rPr>
                <w:rFonts w:eastAsia="Times New Roman"/>
                <w:spacing w:val="-1"/>
                <w:szCs w:val="20"/>
              </w:rPr>
            </w:pPr>
            <w:r>
              <w:rPr>
                <w:rFonts w:eastAsia="Times New Roman"/>
                <w:spacing w:val="-1"/>
                <w:szCs w:val="20"/>
              </w:rPr>
              <w:t>string</w:t>
            </w:r>
          </w:p>
        </w:tc>
        <w:tc>
          <w:tcPr>
            <w:tcW w:w="1899" w:type="pct"/>
            <w:vAlign w:val="center"/>
          </w:tcPr>
          <w:p w14:paraId="5641DA04" w14:textId="1E7C877C" w:rsidR="0083342D" w:rsidRDefault="0083342D" w:rsidP="0083342D">
            <w:pPr>
              <w:rPr>
                <w:rFonts w:eastAsia="Times New Roman"/>
                <w:spacing w:val="-1"/>
                <w:szCs w:val="20"/>
              </w:rPr>
            </w:pPr>
            <w:r>
              <w:rPr>
                <w:rFonts w:eastAsia="Times New Roman"/>
                <w:spacing w:val="-1"/>
                <w:szCs w:val="20"/>
              </w:rPr>
              <w:t>Kod för det kontaktsätt som konsument söker efter lediga datum</w:t>
            </w:r>
          </w:p>
        </w:tc>
        <w:tc>
          <w:tcPr>
            <w:tcW w:w="393" w:type="pct"/>
            <w:vAlign w:val="center"/>
          </w:tcPr>
          <w:p w14:paraId="3755BA46" w14:textId="58B5DBAD" w:rsidR="0083342D" w:rsidRPr="00456722" w:rsidRDefault="0083342D" w:rsidP="0083342D">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r w:rsidRPr="00456722">
              <w:rPr>
                <w:rFonts w:ascii="Georgia" w:eastAsia="Times New Roman" w:hAnsi="Georgia" w:cs="Times New Roman"/>
                <w:spacing w:val="-1"/>
                <w:sz w:val="20"/>
                <w:szCs w:val="20"/>
              </w:rPr>
              <w:t>..1</w:t>
            </w:r>
          </w:p>
        </w:tc>
      </w:tr>
      <w:tr w:rsidR="0083342D" w:rsidRPr="000C2908" w14:paraId="3C4A58B0" w14:textId="77777777" w:rsidTr="00A94B51">
        <w:tc>
          <w:tcPr>
            <w:tcW w:w="1842" w:type="pct"/>
            <w:vAlign w:val="center"/>
          </w:tcPr>
          <w:p w14:paraId="6F729805" w14:textId="1A2E48AA" w:rsidR="0083342D" w:rsidRDefault="0083342D" w:rsidP="0083342D">
            <w:pPr>
              <w:rPr>
                <w:rFonts w:eastAsia="Times New Roman"/>
                <w:spacing w:val="-1"/>
                <w:szCs w:val="20"/>
              </w:rPr>
            </w:pPr>
            <w:proofErr w:type="spellStart"/>
            <w:r>
              <w:rPr>
                <w:rFonts w:eastAsia="Times New Roman"/>
                <w:spacing w:val="-1"/>
                <w:szCs w:val="20"/>
              </w:rPr>
              <w:t>careContactCode</w:t>
            </w:r>
            <w:r>
              <w:t>.</w:t>
            </w:r>
            <w:r w:rsidRPr="00F1374E">
              <w:rPr>
                <w:b/>
                <w:bCs/>
              </w:rPr>
              <w:t>codeSystem</w:t>
            </w:r>
            <w:proofErr w:type="spellEnd"/>
          </w:p>
        </w:tc>
        <w:tc>
          <w:tcPr>
            <w:tcW w:w="866" w:type="pct"/>
            <w:vAlign w:val="center"/>
          </w:tcPr>
          <w:p w14:paraId="1A3EDB8C" w14:textId="0966839C" w:rsidR="0083342D" w:rsidRDefault="0083342D" w:rsidP="0083342D">
            <w:pPr>
              <w:rPr>
                <w:rFonts w:eastAsia="Times New Roman"/>
                <w:spacing w:val="-1"/>
                <w:szCs w:val="20"/>
              </w:rPr>
            </w:pPr>
            <w:r>
              <w:rPr>
                <w:rFonts w:eastAsia="Times New Roman"/>
                <w:spacing w:val="-1"/>
                <w:szCs w:val="20"/>
              </w:rPr>
              <w:t>string</w:t>
            </w:r>
          </w:p>
        </w:tc>
        <w:tc>
          <w:tcPr>
            <w:tcW w:w="1899" w:type="pct"/>
            <w:vAlign w:val="center"/>
          </w:tcPr>
          <w:p w14:paraId="78795AB4" w14:textId="18664747" w:rsidR="0083342D" w:rsidRDefault="0083342D" w:rsidP="0083342D">
            <w:pPr>
              <w:rPr>
                <w:rFonts w:eastAsia="Times New Roman"/>
                <w:spacing w:val="-1"/>
                <w:szCs w:val="20"/>
              </w:rPr>
            </w:pPr>
            <w:r>
              <w:rPr>
                <w:rFonts w:eastAsia="Times New Roman"/>
                <w:spacing w:val="-1"/>
                <w:szCs w:val="20"/>
              </w:rPr>
              <w:t xml:space="preserve">Konsument rekommenderas att även ange vilket kodsystem som kod för kontaktsätt innefattas i. </w:t>
            </w:r>
          </w:p>
        </w:tc>
        <w:tc>
          <w:tcPr>
            <w:tcW w:w="393" w:type="pct"/>
            <w:vAlign w:val="center"/>
          </w:tcPr>
          <w:p w14:paraId="6299AB37" w14:textId="2261BF90" w:rsidR="0083342D" w:rsidRPr="00456722" w:rsidRDefault="0083342D" w:rsidP="0083342D">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Pr="00456722">
              <w:rPr>
                <w:rFonts w:ascii="Georgia" w:eastAsia="Times New Roman" w:hAnsi="Georgia" w:cs="Times New Roman"/>
                <w:spacing w:val="-1"/>
                <w:sz w:val="20"/>
                <w:szCs w:val="20"/>
              </w:rPr>
              <w:t>..1</w:t>
            </w:r>
          </w:p>
        </w:tc>
      </w:tr>
      <w:tr w:rsidR="0083342D" w:rsidRPr="000C2908" w14:paraId="3B6B8E3D" w14:textId="77777777" w:rsidTr="0083342D">
        <w:tc>
          <w:tcPr>
            <w:tcW w:w="1842" w:type="pct"/>
            <w:shd w:val="clear" w:color="auto" w:fill="BFBFBF" w:themeFill="background1" w:themeFillShade="BF"/>
            <w:vAlign w:val="center"/>
          </w:tcPr>
          <w:p w14:paraId="3F2AAC7A" w14:textId="5D4948F7" w:rsidR="0083342D" w:rsidRPr="00EE046D" w:rsidRDefault="0083342D" w:rsidP="0083342D">
            <w:pPr>
              <w:rPr>
                <w:b/>
              </w:rPr>
            </w:pPr>
            <w:r w:rsidRPr="00EE046D">
              <w:rPr>
                <w:b/>
              </w:rPr>
              <w:lastRenderedPageBreak/>
              <w:t xml:space="preserve">Svar </w:t>
            </w:r>
          </w:p>
        </w:tc>
        <w:tc>
          <w:tcPr>
            <w:tcW w:w="866" w:type="pct"/>
            <w:shd w:val="clear" w:color="auto" w:fill="BFBFBF" w:themeFill="background1" w:themeFillShade="BF"/>
            <w:vAlign w:val="center"/>
          </w:tcPr>
          <w:p w14:paraId="632799A9" w14:textId="7478E72B" w:rsidR="0083342D" w:rsidRPr="00EE046D" w:rsidRDefault="0083342D" w:rsidP="0083342D">
            <w:pPr>
              <w:rPr>
                <w:b/>
              </w:rPr>
            </w:pPr>
          </w:p>
        </w:tc>
        <w:tc>
          <w:tcPr>
            <w:tcW w:w="1899" w:type="pct"/>
            <w:shd w:val="clear" w:color="auto" w:fill="BFBFBF" w:themeFill="background1" w:themeFillShade="BF"/>
            <w:vAlign w:val="center"/>
          </w:tcPr>
          <w:p w14:paraId="013EE455" w14:textId="351151B9" w:rsidR="0083342D" w:rsidRPr="00EE046D" w:rsidRDefault="0083342D" w:rsidP="0083342D">
            <w:pPr>
              <w:rPr>
                <w:b/>
              </w:rPr>
            </w:pPr>
          </w:p>
        </w:tc>
        <w:tc>
          <w:tcPr>
            <w:tcW w:w="393" w:type="pct"/>
            <w:shd w:val="clear" w:color="auto" w:fill="BFBFBF" w:themeFill="background1" w:themeFillShade="BF"/>
            <w:vAlign w:val="center"/>
          </w:tcPr>
          <w:p w14:paraId="64CA2EA0" w14:textId="43DDF51E" w:rsidR="0083342D" w:rsidRPr="00EE046D" w:rsidRDefault="0083342D" w:rsidP="0083342D">
            <w:pPr>
              <w:jc w:val="center"/>
              <w:rPr>
                <w:b/>
              </w:rPr>
            </w:pPr>
          </w:p>
        </w:tc>
      </w:tr>
      <w:tr w:rsidR="0083342D" w:rsidRPr="000C2908" w14:paraId="59D0A0DC" w14:textId="77777777" w:rsidTr="00A94B51">
        <w:tc>
          <w:tcPr>
            <w:tcW w:w="1842" w:type="pct"/>
            <w:vAlign w:val="center"/>
          </w:tcPr>
          <w:p w14:paraId="0226EC4F" w14:textId="2354C231" w:rsidR="0083342D" w:rsidRDefault="0083342D" w:rsidP="0083342D">
            <w:pPr>
              <w:rPr>
                <w:rFonts w:eastAsia="Times New Roman"/>
                <w:spacing w:val="-1"/>
                <w:szCs w:val="20"/>
              </w:rPr>
            </w:pPr>
            <w:proofErr w:type="spellStart"/>
            <w:r>
              <w:rPr>
                <w:rFonts w:eastAsia="Times New Roman"/>
                <w:spacing w:val="-1"/>
                <w:szCs w:val="20"/>
              </w:rPr>
              <w:t>availableDate</w:t>
            </w:r>
            <w:proofErr w:type="spellEnd"/>
          </w:p>
        </w:tc>
        <w:tc>
          <w:tcPr>
            <w:tcW w:w="866" w:type="pct"/>
            <w:vAlign w:val="center"/>
          </w:tcPr>
          <w:p w14:paraId="2A44486D" w14:textId="0D0AB8C7" w:rsidR="0083342D" w:rsidRDefault="0083342D" w:rsidP="0083342D">
            <w:pPr>
              <w:rPr>
                <w:rFonts w:eastAsia="Times New Roman"/>
                <w:spacing w:val="-1"/>
                <w:szCs w:val="20"/>
              </w:rPr>
            </w:pPr>
            <w:proofErr w:type="spellStart"/>
            <w:r>
              <w:rPr>
                <w:rFonts w:eastAsia="Times New Roman"/>
                <w:spacing w:val="-1"/>
                <w:szCs w:val="20"/>
              </w:rPr>
              <w:t>AvailableDateType</w:t>
            </w:r>
            <w:proofErr w:type="spellEnd"/>
          </w:p>
        </w:tc>
        <w:tc>
          <w:tcPr>
            <w:tcW w:w="1899" w:type="pct"/>
            <w:vAlign w:val="center"/>
          </w:tcPr>
          <w:p w14:paraId="189B3A25" w14:textId="0FAE8A3B" w:rsidR="0083342D" w:rsidRDefault="0083342D" w:rsidP="0083342D">
            <w:r>
              <w:t>Lista med datum där det finns lediga tider</w:t>
            </w:r>
          </w:p>
        </w:tc>
        <w:tc>
          <w:tcPr>
            <w:tcW w:w="393" w:type="pct"/>
            <w:vAlign w:val="center"/>
          </w:tcPr>
          <w:p w14:paraId="16125EEE" w14:textId="4B4D0229" w:rsidR="0083342D" w:rsidRDefault="0083342D" w:rsidP="0083342D">
            <w:pPr>
              <w:jc w:val="center"/>
              <w:rPr>
                <w:rFonts w:eastAsia="Times New Roman"/>
                <w:spacing w:val="-1"/>
                <w:szCs w:val="20"/>
              </w:rPr>
            </w:pPr>
            <w:r>
              <w:rPr>
                <w:rFonts w:eastAsia="Times New Roman"/>
                <w:spacing w:val="-1"/>
                <w:szCs w:val="20"/>
              </w:rPr>
              <w:t>0..*</w:t>
            </w:r>
          </w:p>
        </w:tc>
      </w:tr>
      <w:tr w:rsidR="0083342D" w:rsidRPr="000C2908" w14:paraId="6B03AFDE" w14:textId="77777777" w:rsidTr="00A94B51">
        <w:tc>
          <w:tcPr>
            <w:tcW w:w="1842" w:type="pct"/>
            <w:vAlign w:val="center"/>
          </w:tcPr>
          <w:p w14:paraId="283C7E7F" w14:textId="73AAF509" w:rsidR="0083342D" w:rsidRPr="00C771F9" w:rsidRDefault="0083342D" w:rsidP="0083342D">
            <w:pPr>
              <w:rPr>
                <w:rFonts w:eastAsia="Times New Roman"/>
                <w:spacing w:val="-1"/>
                <w:szCs w:val="20"/>
              </w:rPr>
            </w:pPr>
            <w:proofErr w:type="spellStart"/>
            <w:proofErr w:type="gramStart"/>
            <w:r>
              <w:rPr>
                <w:rFonts w:eastAsia="Times New Roman"/>
                <w:spacing w:val="-1"/>
                <w:szCs w:val="20"/>
              </w:rPr>
              <w:t>availableDate</w:t>
            </w:r>
            <w:proofErr w:type="spellEnd"/>
            <w:r>
              <w:rPr>
                <w:rFonts w:eastAsia="Times New Roman"/>
                <w:spacing w:val="-1"/>
                <w:szCs w:val="20"/>
              </w:rPr>
              <w:t xml:space="preserve"> .</w:t>
            </w:r>
            <w:r w:rsidRPr="00EF558E">
              <w:rPr>
                <w:rFonts w:eastAsia="Times New Roman"/>
                <w:b/>
                <w:bCs/>
                <w:spacing w:val="-1"/>
                <w:szCs w:val="20"/>
              </w:rPr>
              <w:t>date</w:t>
            </w:r>
            <w:proofErr w:type="gramEnd"/>
          </w:p>
        </w:tc>
        <w:tc>
          <w:tcPr>
            <w:tcW w:w="866" w:type="pct"/>
            <w:vAlign w:val="center"/>
          </w:tcPr>
          <w:p w14:paraId="33CD9ACA" w14:textId="3136142E" w:rsidR="0083342D" w:rsidRPr="00C771F9" w:rsidRDefault="0083342D" w:rsidP="0083342D">
            <w:pPr>
              <w:rPr>
                <w:rFonts w:eastAsia="Times New Roman"/>
                <w:spacing w:val="-1"/>
                <w:szCs w:val="20"/>
              </w:rPr>
            </w:pPr>
            <w:r>
              <w:rPr>
                <w:rFonts w:eastAsia="Times New Roman"/>
                <w:spacing w:val="-1"/>
                <w:szCs w:val="20"/>
              </w:rPr>
              <w:t>DT</w:t>
            </w:r>
          </w:p>
        </w:tc>
        <w:tc>
          <w:tcPr>
            <w:tcW w:w="1899" w:type="pct"/>
            <w:vAlign w:val="center"/>
          </w:tcPr>
          <w:p w14:paraId="71B80A40" w14:textId="1D59E35E" w:rsidR="0083342D" w:rsidRPr="00C771F9" w:rsidRDefault="0083342D" w:rsidP="0083342D">
            <w:r>
              <w:t>Ledigt datum.</w:t>
            </w:r>
          </w:p>
        </w:tc>
        <w:tc>
          <w:tcPr>
            <w:tcW w:w="393" w:type="pct"/>
            <w:vAlign w:val="center"/>
          </w:tcPr>
          <w:p w14:paraId="3C6E3568" w14:textId="3BC3E366" w:rsidR="0083342D" w:rsidRPr="00C771F9" w:rsidRDefault="0083342D" w:rsidP="0083342D">
            <w:pPr>
              <w:jc w:val="center"/>
              <w:rPr>
                <w:rFonts w:eastAsia="Times New Roman"/>
                <w:spacing w:val="-1"/>
                <w:szCs w:val="20"/>
              </w:rPr>
            </w:pPr>
            <w:r>
              <w:rPr>
                <w:rFonts w:eastAsia="Times New Roman"/>
                <w:spacing w:val="-1"/>
                <w:szCs w:val="20"/>
              </w:rPr>
              <w:t>1</w:t>
            </w:r>
            <w:r w:rsidRPr="003C2319">
              <w:rPr>
                <w:rFonts w:eastAsia="Times New Roman"/>
                <w:spacing w:val="-1"/>
                <w:szCs w:val="20"/>
              </w:rPr>
              <w:t>..</w:t>
            </w:r>
            <w:r>
              <w:rPr>
                <w:rFonts w:eastAsia="Times New Roman"/>
                <w:spacing w:val="-1"/>
                <w:szCs w:val="20"/>
              </w:rPr>
              <w:t>1</w:t>
            </w:r>
          </w:p>
        </w:tc>
      </w:tr>
      <w:tr w:rsidR="0083342D" w:rsidRPr="000C2908" w14:paraId="336ACA0C" w14:textId="77777777" w:rsidTr="00A94B51">
        <w:tc>
          <w:tcPr>
            <w:tcW w:w="1842" w:type="pct"/>
            <w:vAlign w:val="center"/>
          </w:tcPr>
          <w:p w14:paraId="744C8601" w14:textId="6F90DA1B" w:rsidR="0083342D" w:rsidRDefault="0083342D" w:rsidP="0083342D">
            <w:pPr>
              <w:rPr>
                <w:rFonts w:eastAsia="Times New Roman"/>
                <w:spacing w:val="-1"/>
                <w:szCs w:val="20"/>
              </w:rPr>
            </w:pPr>
            <w:proofErr w:type="spellStart"/>
            <w:r>
              <w:rPr>
                <w:rFonts w:eastAsia="Times New Roman"/>
                <w:spacing w:val="-1"/>
                <w:szCs w:val="20"/>
              </w:rPr>
              <w:t>availableDate.</w:t>
            </w:r>
            <w:r w:rsidRPr="00EF558E">
              <w:rPr>
                <w:rFonts w:eastAsia="Times New Roman"/>
                <w:b/>
                <w:bCs/>
                <w:spacing w:val="-1"/>
                <w:szCs w:val="20"/>
              </w:rPr>
              <w:t>noOfTimeslots</w:t>
            </w:r>
            <w:proofErr w:type="spellEnd"/>
          </w:p>
        </w:tc>
        <w:tc>
          <w:tcPr>
            <w:tcW w:w="866" w:type="pct"/>
            <w:vAlign w:val="center"/>
          </w:tcPr>
          <w:p w14:paraId="36BDDA56" w14:textId="15CF12CC" w:rsidR="0083342D" w:rsidRDefault="0083342D" w:rsidP="0083342D">
            <w:pPr>
              <w:rPr>
                <w:rFonts w:eastAsia="Times New Roman"/>
                <w:spacing w:val="-1"/>
                <w:szCs w:val="20"/>
              </w:rPr>
            </w:pPr>
            <w:proofErr w:type="spellStart"/>
            <w:r>
              <w:rPr>
                <w:rFonts w:eastAsia="Times New Roman"/>
                <w:spacing w:val="-1"/>
                <w:szCs w:val="20"/>
              </w:rPr>
              <w:t>integer</w:t>
            </w:r>
            <w:proofErr w:type="spellEnd"/>
          </w:p>
        </w:tc>
        <w:tc>
          <w:tcPr>
            <w:tcW w:w="1899" w:type="pct"/>
            <w:vAlign w:val="center"/>
          </w:tcPr>
          <w:p w14:paraId="2C6DE664" w14:textId="7CF8CAA6" w:rsidR="0083342D" w:rsidRDefault="0083342D" w:rsidP="0083342D">
            <w:r>
              <w:t>Antal lediga tider som finns på datumet</w:t>
            </w:r>
          </w:p>
        </w:tc>
        <w:tc>
          <w:tcPr>
            <w:tcW w:w="393" w:type="pct"/>
            <w:vAlign w:val="center"/>
          </w:tcPr>
          <w:p w14:paraId="0F2C594E" w14:textId="3A366EE1" w:rsidR="0083342D" w:rsidRDefault="0083342D" w:rsidP="0083342D">
            <w:pPr>
              <w:jc w:val="center"/>
              <w:rPr>
                <w:rFonts w:eastAsia="Times New Roman"/>
                <w:spacing w:val="-1"/>
                <w:szCs w:val="20"/>
              </w:rPr>
            </w:pPr>
            <w:r>
              <w:rPr>
                <w:rFonts w:eastAsia="Times New Roman"/>
                <w:spacing w:val="-1"/>
                <w:szCs w:val="20"/>
              </w:rPr>
              <w:t>1..1</w:t>
            </w:r>
          </w:p>
        </w:tc>
      </w:tr>
      <w:tr w:rsidR="0083342D" w:rsidRPr="000C2908" w14:paraId="2392C996" w14:textId="77777777" w:rsidTr="00A94B51">
        <w:tc>
          <w:tcPr>
            <w:tcW w:w="1842" w:type="pct"/>
            <w:vAlign w:val="center"/>
          </w:tcPr>
          <w:p w14:paraId="68CD30EE" w14:textId="69636F1B" w:rsidR="0083342D" w:rsidRDefault="0083342D" w:rsidP="0083342D">
            <w:pPr>
              <w:rPr>
                <w:rFonts w:eastAsia="Times New Roman"/>
                <w:spacing w:val="-1"/>
                <w:szCs w:val="20"/>
              </w:rPr>
            </w:pPr>
            <w:proofErr w:type="spellStart"/>
            <w:r>
              <w:rPr>
                <w:rFonts w:eastAsia="Times New Roman"/>
                <w:spacing w:val="-1"/>
                <w:szCs w:val="20"/>
              </w:rPr>
              <w:t>availableDate.</w:t>
            </w:r>
            <w:r w:rsidRPr="00EF558E">
              <w:rPr>
                <w:rFonts w:eastAsia="Times New Roman"/>
                <w:b/>
                <w:bCs/>
                <w:spacing w:val="-1"/>
                <w:szCs w:val="20"/>
              </w:rPr>
              <w:t>timeType</w:t>
            </w:r>
            <w:proofErr w:type="spellEnd"/>
          </w:p>
        </w:tc>
        <w:tc>
          <w:tcPr>
            <w:tcW w:w="866" w:type="pct"/>
            <w:vAlign w:val="center"/>
          </w:tcPr>
          <w:p w14:paraId="22DB0C21" w14:textId="35E1A009" w:rsidR="0083342D" w:rsidRDefault="00CB66A1" w:rsidP="0083342D">
            <w:pPr>
              <w:rPr>
                <w:rFonts w:eastAsia="Times New Roman"/>
                <w:spacing w:val="-1"/>
                <w:szCs w:val="20"/>
              </w:rPr>
            </w:pPr>
            <w:proofErr w:type="spellStart"/>
            <w:r>
              <w:rPr>
                <w:rFonts w:eastAsia="Times New Roman"/>
                <w:spacing w:val="-1"/>
                <w:szCs w:val="20"/>
              </w:rPr>
              <w:t>TimeTypeType</w:t>
            </w:r>
            <w:proofErr w:type="spellEnd"/>
          </w:p>
        </w:tc>
        <w:tc>
          <w:tcPr>
            <w:tcW w:w="1899" w:type="pct"/>
            <w:vAlign w:val="center"/>
          </w:tcPr>
          <w:p w14:paraId="486D1685" w14:textId="4D2032A1" w:rsidR="0083342D" w:rsidRDefault="00CB66A1" w:rsidP="0083342D">
            <w:proofErr w:type="spellStart"/>
            <w:r>
              <w:t>Tidstyp</w:t>
            </w:r>
            <w:proofErr w:type="spellEnd"/>
            <w:r>
              <w:t xml:space="preserve"> </w:t>
            </w:r>
            <w:r w:rsidR="0083342D">
              <w:t>som de lediga tiderna gäller</w:t>
            </w:r>
          </w:p>
        </w:tc>
        <w:tc>
          <w:tcPr>
            <w:tcW w:w="393" w:type="pct"/>
            <w:vAlign w:val="center"/>
          </w:tcPr>
          <w:p w14:paraId="1C05BF90" w14:textId="04F425CF" w:rsidR="0083342D" w:rsidRDefault="007D53F9" w:rsidP="0083342D">
            <w:pPr>
              <w:jc w:val="center"/>
              <w:rPr>
                <w:rFonts w:eastAsia="Times New Roman"/>
                <w:spacing w:val="-1"/>
                <w:szCs w:val="20"/>
              </w:rPr>
            </w:pPr>
            <w:r>
              <w:rPr>
                <w:rFonts w:eastAsia="Times New Roman"/>
                <w:spacing w:val="-1"/>
                <w:szCs w:val="20"/>
              </w:rPr>
              <w:t>1</w:t>
            </w:r>
            <w:r w:rsidR="0083342D">
              <w:rPr>
                <w:rFonts w:eastAsia="Times New Roman"/>
                <w:spacing w:val="-1"/>
                <w:szCs w:val="20"/>
              </w:rPr>
              <w:t>..1</w:t>
            </w:r>
          </w:p>
        </w:tc>
      </w:tr>
      <w:tr w:rsidR="0083342D" w:rsidRPr="000C2908" w14:paraId="237510DB" w14:textId="77777777" w:rsidTr="00A94B51">
        <w:tc>
          <w:tcPr>
            <w:tcW w:w="1842" w:type="pct"/>
            <w:vAlign w:val="center"/>
          </w:tcPr>
          <w:p w14:paraId="5021EA0C" w14:textId="44EBE960" w:rsidR="0083342D" w:rsidRDefault="0083342D" w:rsidP="0083342D">
            <w:pPr>
              <w:rPr>
                <w:rFonts w:eastAsia="Times New Roman"/>
                <w:spacing w:val="-1"/>
                <w:szCs w:val="20"/>
              </w:rPr>
            </w:pPr>
            <w:proofErr w:type="spellStart"/>
            <w:r>
              <w:rPr>
                <w:rFonts w:eastAsia="Times New Roman"/>
                <w:spacing w:val="-1"/>
                <w:szCs w:val="20"/>
              </w:rPr>
              <w:t>availableDate.</w:t>
            </w:r>
            <w:r w:rsidRPr="00EF558E">
              <w:rPr>
                <w:rFonts w:eastAsia="Times New Roman"/>
                <w:b/>
                <w:bCs/>
                <w:spacing w:val="-1"/>
                <w:szCs w:val="20"/>
              </w:rPr>
              <w:t>practitione</w:t>
            </w:r>
            <w:r>
              <w:rPr>
                <w:rFonts w:eastAsia="Times New Roman"/>
                <w:b/>
                <w:bCs/>
                <w:spacing w:val="-1"/>
                <w:szCs w:val="20"/>
              </w:rPr>
              <w:t>r</w:t>
            </w:r>
            <w:proofErr w:type="spellEnd"/>
          </w:p>
        </w:tc>
        <w:tc>
          <w:tcPr>
            <w:tcW w:w="866" w:type="pct"/>
            <w:vAlign w:val="center"/>
          </w:tcPr>
          <w:p w14:paraId="401CB816" w14:textId="0846E2B4" w:rsidR="0083342D" w:rsidRDefault="0083342D" w:rsidP="0083342D">
            <w:pPr>
              <w:rPr>
                <w:rFonts w:eastAsia="Times New Roman"/>
                <w:spacing w:val="-1"/>
                <w:szCs w:val="20"/>
              </w:rPr>
            </w:pPr>
            <w:proofErr w:type="spellStart"/>
            <w:r>
              <w:rPr>
                <w:rFonts w:eastAsia="Times New Roman"/>
                <w:spacing w:val="-1"/>
                <w:szCs w:val="20"/>
              </w:rPr>
              <w:t>PractionerType</w:t>
            </w:r>
            <w:proofErr w:type="spellEnd"/>
          </w:p>
        </w:tc>
        <w:tc>
          <w:tcPr>
            <w:tcW w:w="1899" w:type="pct"/>
            <w:vAlign w:val="center"/>
          </w:tcPr>
          <w:p w14:paraId="28CEEE3F" w14:textId="0FEAC7A7" w:rsidR="0083342D" w:rsidRDefault="0083342D" w:rsidP="0083342D">
            <w:r>
              <w:t xml:space="preserve">Personal som är relaterad till de lediga tiderna </w:t>
            </w:r>
          </w:p>
        </w:tc>
        <w:tc>
          <w:tcPr>
            <w:tcW w:w="393" w:type="pct"/>
            <w:vAlign w:val="center"/>
          </w:tcPr>
          <w:p w14:paraId="2596C0F4" w14:textId="4E14BA68" w:rsidR="0083342D" w:rsidRDefault="0083342D" w:rsidP="0083342D">
            <w:pPr>
              <w:jc w:val="center"/>
              <w:rPr>
                <w:rFonts w:eastAsia="Times New Roman"/>
                <w:spacing w:val="-1"/>
                <w:szCs w:val="20"/>
              </w:rPr>
            </w:pPr>
            <w:r>
              <w:rPr>
                <w:rFonts w:eastAsia="Times New Roman"/>
                <w:spacing w:val="-1"/>
                <w:szCs w:val="20"/>
              </w:rPr>
              <w:t>0..1</w:t>
            </w:r>
          </w:p>
        </w:tc>
      </w:tr>
      <w:tr w:rsidR="0083342D" w:rsidRPr="000C2908" w14:paraId="39AC6CC6" w14:textId="77777777" w:rsidTr="00A94B51">
        <w:tc>
          <w:tcPr>
            <w:tcW w:w="1842" w:type="pct"/>
            <w:vAlign w:val="center"/>
          </w:tcPr>
          <w:p w14:paraId="5897DE4E" w14:textId="0701F5F8" w:rsidR="0083342D" w:rsidRDefault="0083342D" w:rsidP="0083342D">
            <w:pPr>
              <w:rPr>
                <w:rFonts w:eastAsia="Times New Roman"/>
                <w:spacing w:val="-1"/>
                <w:szCs w:val="20"/>
              </w:rPr>
            </w:pPr>
            <w:proofErr w:type="spellStart"/>
            <w:r>
              <w:rPr>
                <w:rFonts w:eastAsia="Times New Roman"/>
                <w:spacing w:val="-1"/>
                <w:szCs w:val="20"/>
              </w:rPr>
              <w:t>availableDate.</w:t>
            </w:r>
            <w:r w:rsidRPr="008D5013">
              <w:rPr>
                <w:rFonts w:eastAsia="Times New Roman"/>
                <w:b/>
                <w:bCs/>
                <w:spacing w:val="-1"/>
                <w:szCs w:val="20"/>
              </w:rPr>
              <w:t>resource</w:t>
            </w:r>
            <w:proofErr w:type="spellEnd"/>
          </w:p>
        </w:tc>
        <w:tc>
          <w:tcPr>
            <w:tcW w:w="866" w:type="pct"/>
            <w:vAlign w:val="center"/>
          </w:tcPr>
          <w:p w14:paraId="55382D54" w14:textId="63BD57B8" w:rsidR="0083342D" w:rsidRDefault="0083342D" w:rsidP="0083342D">
            <w:pPr>
              <w:rPr>
                <w:rFonts w:eastAsia="Times New Roman"/>
                <w:spacing w:val="-1"/>
                <w:szCs w:val="20"/>
              </w:rPr>
            </w:pPr>
            <w:proofErr w:type="spellStart"/>
            <w:r>
              <w:rPr>
                <w:rFonts w:eastAsia="Times New Roman"/>
                <w:spacing w:val="-1"/>
                <w:szCs w:val="20"/>
              </w:rPr>
              <w:t>ResourceType</w:t>
            </w:r>
            <w:proofErr w:type="spellEnd"/>
          </w:p>
        </w:tc>
        <w:tc>
          <w:tcPr>
            <w:tcW w:w="1899" w:type="pct"/>
            <w:vAlign w:val="center"/>
          </w:tcPr>
          <w:p w14:paraId="672FC4EF" w14:textId="72D6EE45" w:rsidR="0083342D" w:rsidRDefault="0083342D" w:rsidP="0083342D">
            <w:r>
              <w:t xml:space="preserve">Resurs som är relaterad till de lediga tiderna </w:t>
            </w:r>
          </w:p>
        </w:tc>
        <w:tc>
          <w:tcPr>
            <w:tcW w:w="393" w:type="pct"/>
            <w:vAlign w:val="center"/>
          </w:tcPr>
          <w:p w14:paraId="2EA2E15D" w14:textId="53CCFF9A" w:rsidR="0083342D" w:rsidRDefault="0083342D" w:rsidP="0083342D">
            <w:pPr>
              <w:jc w:val="center"/>
              <w:rPr>
                <w:rFonts w:eastAsia="Times New Roman"/>
                <w:spacing w:val="-1"/>
                <w:szCs w:val="20"/>
              </w:rPr>
            </w:pPr>
            <w:r>
              <w:rPr>
                <w:rFonts w:eastAsia="Times New Roman"/>
                <w:spacing w:val="-1"/>
                <w:szCs w:val="20"/>
              </w:rPr>
              <w:t>0..1</w:t>
            </w:r>
          </w:p>
        </w:tc>
      </w:tr>
      <w:tr w:rsidR="0083342D" w:rsidRPr="000C2908" w14:paraId="3C8E9F24" w14:textId="77777777" w:rsidTr="00A94B51">
        <w:tc>
          <w:tcPr>
            <w:tcW w:w="1842" w:type="pct"/>
          </w:tcPr>
          <w:p w14:paraId="3AE949FC" w14:textId="77777777" w:rsidR="0083342D" w:rsidRPr="00407863" w:rsidRDefault="0083342D" w:rsidP="0083342D">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077ED6BB" w14:textId="6B0506F8" w:rsidR="0083342D" w:rsidRPr="00DD7E5A" w:rsidRDefault="0083342D" w:rsidP="0083342D"/>
        </w:tc>
        <w:tc>
          <w:tcPr>
            <w:tcW w:w="866" w:type="pct"/>
          </w:tcPr>
          <w:p w14:paraId="280079CF" w14:textId="7365FB6D" w:rsidR="0083342D" w:rsidRPr="00DD7E5A" w:rsidRDefault="0083342D" w:rsidP="0083342D">
            <w:proofErr w:type="spellStart"/>
            <w:r w:rsidRPr="00407863">
              <w:rPr>
                <w:rFonts w:eastAsia="Times New Roman"/>
                <w:spacing w:val="-1"/>
                <w:szCs w:val="20"/>
              </w:rPr>
              <w:t>ResultCodeEnum</w:t>
            </w:r>
            <w:proofErr w:type="spellEnd"/>
          </w:p>
        </w:tc>
        <w:tc>
          <w:tcPr>
            <w:tcW w:w="1899" w:type="pct"/>
          </w:tcPr>
          <w:p w14:paraId="354DC4AE" w14:textId="78DB4957" w:rsidR="0083342D" w:rsidRPr="00DD7E5A" w:rsidRDefault="0083342D" w:rsidP="0083342D">
            <w:r w:rsidRPr="00407863">
              <w:rPr>
                <w:rFonts w:eastAsia="Times New Roman"/>
                <w:spacing w:val="-1"/>
                <w:szCs w:val="20"/>
              </w:rPr>
              <w:t>Kan endast vara OK, INFO eller ERROR.</w:t>
            </w:r>
          </w:p>
        </w:tc>
        <w:tc>
          <w:tcPr>
            <w:tcW w:w="393" w:type="pct"/>
          </w:tcPr>
          <w:p w14:paraId="037F0FD2" w14:textId="0DA1740F" w:rsidR="0083342D" w:rsidRPr="00C771F9" w:rsidRDefault="0083342D" w:rsidP="0083342D">
            <w:pPr>
              <w:jc w:val="center"/>
              <w:rPr>
                <w:rFonts w:eastAsia="Times New Roman"/>
                <w:spacing w:val="-1"/>
                <w:szCs w:val="20"/>
              </w:rPr>
            </w:pPr>
            <w:r w:rsidRPr="00407863">
              <w:rPr>
                <w:rFonts w:eastAsia="Times New Roman"/>
                <w:spacing w:val="-1"/>
                <w:szCs w:val="20"/>
              </w:rPr>
              <w:t>1..1</w:t>
            </w:r>
          </w:p>
        </w:tc>
      </w:tr>
      <w:tr w:rsidR="0083342D" w:rsidRPr="000C2908" w14:paraId="41342EFD" w14:textId="77777777" w:rsidTr="00A94B51">
        <w:tc>
          <w:tcPr>
            <w:tcW w:w="1842" w:type="pct"/>
          </w:tcPr>
          <w:p w14:paraId="467BF63A" w14:textId="1D08D035" w:rsidR="0083342D" w:rsidRPr="00DD7E5A" w:rsidRDefault="0083342D" w:rsidP="0083342D">
            <w:proofErr w:type="spellStart"/>
            <w:r w:rsidRPr="00407863">
              <w:rPr>
                <w:rFonts w:eastAsia="Times New Roman"/>
                <w:spacing w:val="-1"/>
                <w:szCs w:val="20"/>
              </w:rPr>
              <w:t>resultText</w:t>
            </w:r>
            <w:proofErr w:type="spellEnd"/>
          </w:p>
        </w:tc>
        <w:tc>
          <w:tcPr>
            <w:tcW w:w="866" w:type="pct"/>
          </w:tcPr>
          <w:p w14:paraId="1CA1FA38" w14:textId="020DFDFE" w:rsidR="0083342D" w:rsidRPr="00DD7E5A" w:rsidRDefault="0083342D" w:rsidP="0083342D">
            <w:r w:rsidRPr="00407863">
              <w:rPr>
                <w:rFonts w:eastAsia="Times New Roman"/>
                <w:spacing w:val="-1"/>
                <w:szCs w:val="20"/>
              </w:rPr>
              <w:t>string</w:t>
            </w:r>
          </w:p>
        </w:tc>
        <w:tc>
          <w:tcPr>
            <w:tcW w:w="1899" w:type="pct"/>
          </w:tcPr>
          <w:p w14:paraId="3B8FF98F" w14:textId="77777777" w:rsidR="0083342D" w:rsidRDefault="0083342D" w:rsidP="0083342D">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0D090672" w14:textId="1D65C0D6" w:rsidR="0083342D" w:rsidRPr="00DD7E5A" w:rsidRDefault="0083342D" w:rsidP="0083342D">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93" w:type="pct"/>
          </w:tcPr>
          <w:p w14:paraId="2E48FD8F" w14:textId="16A73F93" w:rsidR="0083342D" w:rsidRPr="00C771F9" w:rsidRDefault="0083342D" w:rsidP="0083342D">
            <w:pPr>
              <w:jc w:val="center"/>
              <w:rPr>
                <w:rFonts w:eastAsia="Times New Roman"/>
                <w:spacing w:val="-1"/>
                <w:szCs w:val="20"/>
              </w:rPr>
            </w:pPr>
            <w:r w:rsidRPr="00407863">
              <w:rPr>
                <w:rFonts w:eastAsia="Times New Roman"/>
                <w:spacing w:val="-1"/>
                <w:szCs w:val="20"/>
              </w:rPr>
              <w:t>0..1</w:t>
            </w:r>
          </w:p>
        </w:tc>
      </w:tr>
    </w:tbl>
    <w:p w14:paraId="6CA673B1" w14:textId="13F3F579" w:rsidR="005115F2" w:rsidRDefault="005115F2" w:rsidP="00C611F0">
      <w:pPr>
        <w:pStyle w:val="Rubrik2"/>
        <w:numPr>
          <w:ilvl w:val="0"/>
          <w:numId w:val="0"/>
        </w:numPr>
        <w:ind w:left="576"/>
      </w:pPr>
    </w:p>
    <w:p w14:paraId="111CE473" w14:textId="1C74B9D1" w:rsidR="00C611F0" w:rsidRDefault="00C611F0" w:rsidP="00C611F0"/>
    <w:p w14:paraId="738671C4" w14:textId="77777777" w:rsidR="00C611F0" w:rsidRPr="001A14C8" w:rsidRDefault="00C611F0" w:rsidP="00C611F0">
      <w:pPr>
        <w:pStyle w:val="Rubrik2"/>
      </w:pPr>
      <w:bookmarkStart w:id="152" w:name="_Toc149769335"/>
      <w:proofErr w:type="spellStart"/>
      <w:r w:rsidRPr="001A14C8">
        <w:t>GetAvailableTimeslots</w:t>
      </w:r>
      <w:bookmarkEnd w:id="152"/>
      <w:proofErr w:type="spellEnd"/>
    </w:p>
    <w:p w14:paraId="157BC417" w14:textId="55B2BACC" w:rsidR="00FB4CDC" w:rsidRDefault="00C611F0" w:rsidP="00FB4CDC">
      <w:r>
        <w:t>Tjänstekontraktet</w:t>
      </w:r>
      <w:r w:rsidRPr="00DD7E5A">
        <w:t xml:space="preserve"> hämtar lediga tider för angivet datumintervall. </w:t>
      </w:r>
      <w:r w:rsidR="00FB4CDC" w:rsidRPr="001A14C8">
        <w:t xml:space="preserve">Vid anrop för ombokning </w:t>
      </w:r>
      <w:r w:rsidR="00FB4CDC">
        <w:t xml:space="preserve">skickar konsument den ursprungliga tidbokningens unika </w:t>
      </w:r>
      <w:proofErr w:type="spellStart"/>
      <w:r w:rsidR="00FB4CDC">
        <w:t>bokningsId</w:t>
      </w:r>
      <w:proofErr w:type="spellEnd"/>
      <w:r w:rsidR="00FB4CDC">
        <w:t xml:space="preserve">. På så sätt kan en producent ta hänsyn till vilken vårdpersonal eller vilken/vilka resurs(er) som var allokerade för ursprungsbokningen och därmed endast returnera sådana datum som matchar de </w:t>
      </w:r>
      <w:proofErr w:type="spellStart"/>
      <w:r w:rsidR="00FB4CDC">
        <w:t>kriter</w:t>
      </w:r>
      <w:proofErr w:type="spellEnd"/>
      <w:r w:rsidR="00FB4CDC">
        <w:t xml:space="preserve"> som vårdenhet bestämt</w:t>
      </w:r>
      <w:r w:rsidR="00FB4CDC" w:rsidRPr="00DD7E5A">
        <w:t xml:space="preserve">. Observera att passerade tider inte ska returneras av </w:t>
      </w:r>
      <w:r w:rsidR="00FB4CDC">
        <w:t>tjänstekontraktet</w:t>
      </w:r>
      <w:r w:rsidR="00FB4CDC" w:rsidRPr="00DD7E5A">
        <w:t>.</w:t>
      </w:r>
    </w:p>
    <w:p w14:paraId="481E66DE" w14:textId="77777777" w:rsidR="00FB4CDC" w:rsidRDefault="00FB4CDC" w:rsidP="00FB4CDC"/>
    <w:p w14:paraId="515D3B8C" w14:textId="77777777" w:rsidR="00FB4CDC" w:rsidRDefault="00FB4CDC" w:rsidP="00FB4CDC">
      <w:r>
        <w:t>Tjänstekontraktet</w:t>
      </w:r>
      <w:r w:rsidRPr="00456722">
        <w:t xml:space="preserve"> returnerar lediga tider som är bokningsbara online för angiven </w:t>
      </w:r>
      <w:r>
        <w:t>invånare</w:t>
      </w:r>
      <w:r w:rsidRPr="00456722">
        <w:t>.</w:t>
      </w:r>
    </w:p>
    <w:p w14:paraId="19A0C4D8" w14:textId="00C24F17" w:rsidR="00FB4CDC" w:rsidRDefault="00FB4CDC" w:rsidP="00C611F0"/>
    <w:p w14:paraId="3BAD10EB" w14:textId="77777777" w:rsidR="00FB4CDC" w:rsidRDefault="00FB4CDC" w:rsidP="00C611F0"/>
    <w:p w14:paraId="07C76A76" w14:textId="47AC650A" w:rsidR="00C611F0" w:rsidRDefault="00C611F0" w:rsidP="00C611F0">
      <w:r w:rsidRPr="00DD7E5A">
        <w:t xml:space="preserve">Vid anrop för ombokning styr </w:t>
      </w:r>
      <w:proofErr w:type="spellStart"/>
      <w:r w:rsidRPr="00DD7E5A">
        <w:t>tidstyp</w:t>
      </w:r>
      <w:proofErr w:type="spellEnd"/>
      <w:r w:rsidRPr="00DD7E5A">
        <w:t xml:space="preserve"> och resurs från ursprungsbokningen vilka datum som returneras. Om det är </w:t>
      </w:r>
      <w:proofErr w:type="spellStart"/>
      <w:r w:rsidRPr="00DD7E5A">
        <w:t>nybokning</w:t>
      </w:r>
      <w:proofErr w:type="spellEnd"/>
      <w:r w:rsidRPr="00DD7E5A">
        <w:t xml:space="preserve"> hämtas tillgängliga datum utifrån </w:t>
      </w:r>
      <w:proofErr w:type="spellStart"/>
      <w:r w:rsidRPr="00DD7E5A">
        <w:t>tidstyp</w:t>
      </w:r>
      <w:proofErr w:type="spellEnd"/>
      <w:r w:rsidRPr="00DD7E5A">
        <w:t xml:space="preserve">. Observera att passerade tider inte ska returneras av tjänsten (tider som är historiskt </w:t>
      </w:r>
      <w:proofErr w:type="spellStart"/>
      <w:r w:rsidRPr="00DD7E5A">
        <w:t>bokbara</w:t>
      </w:r>
      <w:proofErr w:type="spellEnd"/>
      <w:r w:rsidRPr="00DD7E5A">
        <w:t>).</w:t>
      </w:r>
    </w:p>
    <w:p w14:paraId="084BE6E5" w14:textId="77777777" w:rsidR="00C611F0" w:rsidRDefault="00C611F0" w:rsidP="00C611F0"/>
    <w:p w14:paraId="62E5913E" w14:textId="77777777" w:rsidR="00C611F0" w:rsidRDefault="00C611F0" w:rsidP="00C611F0">
      <w:pPr>
        <w:pStyle w:val="Rubrik3"/>
      </w:pPr>
      <w:bookmarkStart w:id="153" w:name="_Toc149769336"/>
      <w:r>
        <w:t>Frivillighet</w:t>
      </w:r>
      <w:bookmarkEnd w:id="153"/>
    </w:p>
    <w:p w14:paraId="1C01DE41" w14:textId="77777777" w:rsidR="00C611F0" w:rsidRPr="00DD7E5A" w:rsidRDefault="00C611F0" w:rsidP="00C611F0">
      <w:r w:rsidRPr="00840F68">
        <w:t xml:space="preserve">Tjänsten är obligatorisk om </w:t>
      </w:r>
      <w:r>
        <w:t xml:space="preserve">vårdenhet erbjuder </w:t>
      </w:r>
      <w:proofErr w:type="spellStart"/>
      <w:r w:rsidRPr="00840F68">
        <w:t>nybokning</w:t>
      </w:r>
      <w:proofErr w:type="spellEnd"/>
      <w:r>
        <w:t xml:space="preserve"> eller </w:t>
      </w:r>
      <w:r w:rsidRPr="00840F68">
        <w:t>ombokning.</w:t>
      </w:r>
      <w:r>
        <w:t xml:space="preserve"> För övriga är tjänsten frivillig.</w:t>
      </w:r>
    </w:p>
    <w:p w14:paraId="0EB81837" w14:textId="77777777" w:rsidR="00C611F0" w:rsidRPr="00DD7E5A" w:rsidRDefault="00C611F0" w:rsidP="00C611F0"/>
    <w:p w14:paraId="4785BD16" w14:textId="77777777" w:rsidR="00C611F0" w:rsidRDefault="00C611F0" w:rsidP="00C611F0">
      <w:pPr>
        <w:pStyle w:val="Rubrik3"/>
      </w:pPr>
      <w:bookmarkStart w:id="154" w:name="_Toc149769337"/>
      <w:r>
        <w:t>Version</w:t>
      </w:r>
      <w:bookmarkEnd w:id="154"/>
    </w:p>
    <w:p w14:paraId="70B3DD4A" w14:textId="5509A0F3" w:rsidR="00C611F0" w:rsidRDefault="00C611F0" w:rsidP="00C611F0">
      <w:r w:rsidRPr="00840F68">
        <w:t xml:space="preserve">Tjänsten finns sedan </w:t>
      </w:r>
      <w:r>
        <w:t xml:space="preserve">version </w:t>
      </w:r>
      <w:r w:rsidRPr="00840F68">
        <w:t>1.0.</w:t>
      </w:r>
      <w:r>
        <w:t xml:space="preserve"> Tjänsten har inte förändrats sedan version 1.1.</w:t>
      </w:r>
      <w:r w:rsidR="00240321">
        <w:t xml:space="preserve"> Aktuell version är 2.0.</w:t>
      </w:r>
    </w:p>
    <w:p w14:paraId="3F3D5A17" w14:textId="77777777" w:rsidR="00C611F0" w:rsidRDefault="00C611F0" w:rsidP="00C611F0"/>
    <w:p w14:paraId="2FB60816" w14:textId="77777777" w:rsidR="00C611F0" w:rsidRDefault="00C611F0" w:rsidP="00C611F0">
      <w:pPr>
        <w:pStyle w:val="Rubrik3"/>
      </w:pPr>
      <w:bookmarkStart w:id="155" w:name="_Toc149769338"/>
      <w:r>
        <w:lastRenderedPageBreak/>
        <w:t>Meddelandeinformationsmodell (MIM)</w:t>
      </w:r>
      <w:bookmarkEnd w:id="155"/>
    </w:p>
    <w:p w14:paraId="756104C3" w14:textId="41CE21B9" w:rsidR="00C611F0" w:rsidRDefault="00536944" w:rsidP="00C611F0">
      <w:r>
        <w:rPr>
          <w:noProof/>
        </w:rPr>
        <w:drawing>
          <wp:inline distT="0" distB="0" distL="0" distR="0" wp14:anchorId="1BF088B5" wp14:editId="3DC33CF4">
            <wp:extent cx="6645910" cy="3252470"/>
            <wp:effectExtent l="0" t="0" r="2540" b="5080"/>
            <wp:docPr id="117655457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4579" name="Bildobjekt 1" descr="En bild som visar text, skärmbild, Teckensnitt, nummer&#10;&#10;Automatiskt genererad beskrivning"/>
                    <pic:cNvPicPr/>
                  </pic:nvPicPr>
                  <pic:blipFill>
                    <a:blip r:embed="rId33"/>
                    <a:stretch>
                      <a:fillRect/>
                    </a:stretch>
                  </pic:blipFill>
                  <pic:spPr>
                    <a:xfrm>
                      <a:off x="0" y="0"/>
                      <a:ext cx="6645910" cy="3252470"/>
                    </a:xfrm>
                    <a:prstGeom prst="rect">
                      <a:avLst/>
                    </a:prstGeom>
                  </pic:spPr>
                </pic:pic>
              </a:graphicData>
            </a:graphic>
          </wp:inline>
        </w:drawing>
      </w:r>
    </w:p>
    <w:p w14:paraId="2600A5B3" w14:textId="77777777" w:rsidR="00C611F0" w:rsidRPr="00C55071" w:rsidRDefault="00C611F0" w:rsidP="00C611F0"/>
    <w:p w14:paraId="01E19D6C" w14:textId="77777777" w:rsidR="00C611F0" w:rsidRDefault="00C611F0" w:rsidP="00C611F0">
      <w:pPr>
        <w:pStyle w:val="Rubrik3"/>
      </w:pPr>
      <w:bookmarkStart w:id="156" w:name="_Toc149769339"/>
      <w:r>
        <w:t>Fältregler</w:t>
      </w:r>
      <w:bookmarkEnd w:id="156"/>
    </w:p>
    <w:p w14:paraId="4760E019" w14:textId="77777777" w:rsidR="00C611F0" w:rsidRPr="007E3F3B" w:rsidRDefault="00C611F0" w:rsidP="00C611F0">
      <w:pPr>
        <w:rPr>
          <w:i/>
        </w:rPr>
      </w:pPr>
      <w:r w:rsidRPr="007E3F3B">
        <w:rPr>
          <w:i/>
        </w:rPr>
        <w:t xml:space="preserve">Nedanstående tabell beskriver varje element i begäran och svar. Har namnet en * finns ytterligare regler för detta element och beskrivs mer i detalj i stycket Regler. </w:t>
      </w:r>
    </w:p>
    <w:p w14:paraId="6A81EAD6" w14:textId="77777777" w:rsidR="00C611F0" w:rsidRDefault="00C611F0" w:rsidP="00C611F0"/>
    <w:tbl>
      <w:tblPr>
        <w:tblStyle w:val="Tabellrutnt"/>
        <w:tblW w:w="5039" w:type="pct"/>
        <w:tblLook w:val="04A0" w:firstRow="1" w:lastRow="0" w:firstColumn="1" w:lastColumn="0" w:noHBand="0" w:noVBand="1"/>
      </w:tblPr>
      <w:tblGrid>
        <w:gridCol w:w="3537"/>
        <w:gridCol w:w="2389"/>
        <w:gridCol w:w="3811"/>
        <w:gridCol w:w="801"/>
      </w:tblGrid>
      <w:tr w:rsidR="00C611F0" w:rsidRPr="000C2908" w14:paraId="4EADDB5D" w14:textId="77777777" w:rsidTr="00E85C28">
        <w:trPr>
          <w:trHeight w:val="384"/>
        </w:trPr>
        <w:tc>
          <w:tcPr>
            <w:tcW w:w="1678" w:type="pct"/>
            <w:shd w:val="clear" w:color="auto" w:fill="D9D9D9" w:themeFill="background1" w:themeFillShade="D9"/>
            <w:vAlign w:val="center"/>
          </w:tcPr>
          <w:p w14:paraId="151AF6BA" w14:textId="77777777" w:rsidR="00C611F0" w:rsidRPr="000C2908" w:rsidRDefault="00C611F0" w:rsidP="00B9612D">
            <w:pPr>
              <w:rPr>
                <w:b/>
              </w:rPr>
            </w:pPr>
            <w:r w:rsidRPr="000C2908">
              <w:rPr>
                <w:b/>
              </w:rPr>
              <w:t>Namn</w:t>
            </w:r>
          </w:p>
        </w:tc>
        <w:tc>
          <w:tcPr>
            <w:tcW w:w="1134" w:type="pct"/>
            <w:shd w:val="clear" w:color="auto" w:fill="D9D9D9" w:themeFill="background1" w:themeFillShade="D9"/>
            <w:vAlign w:val="center"/>
          </w:tcPr>
          <w:p w14:paraId="4677EF06" w14:textId="77777777" w:rsidR="00C611F0" w:rsidRPr="000C2908" w:rsidRDefault="00C611F0" w:rsidP="00B9612D">
            <w:pPr>
              <w:rPr>
                <w:b/>
              </w:rPr>
            </w:pPr>
            <w:r w:rsidRPr="000C2908">
              <w:rPr>
                <w:b/>
              </w:rPr>
              <w:t>Typ</w:t>
            </w:r>
          </w:p>
        </w:tc>
        <w:tc>
          <w:tcPr>
            <w:tcW w:w="1808" w:type="pct"/>
            <w:shd w:val="clear" w:color="auto" w:fill="D9D9D9" w:themeFill="background1" w:themeFillShade="D9"/>
            <w:vAlign w:val="center"/>
          </w:tcPr>
          <w:p w14:paraId="02198E87" w14:textId="77777777" w:rsidR="00C611F0" w:rsidRPr="000C2908" w:rsidRDefault="00C611F0" w:rsidP="00B9612D">
            <w:pPr>
              <w:rPr>
                <w:b/>
              </w:rPr>
            </w:pPr>
            <w:r w:rsidRPr="000C2908">
              <w:rPr>
                <w:b/>
              </w:rPr>
              <w:t>Beskrivning</w:t>
            </w:r>
          </w:p>
        </w:tc>
        <w:tc>
          <w:tcPr>
            <w:tcW w:w="380" w:type="pct"/>
            <w:shd w:val="clear" w:color="auto" w:fill="D9D9D9" w:themeFill="background1" w:themeFillShade="D9"/>
            <w:vAlign w:val="center"/>
          </w:tcPr>
          <w:p w14:paraId="297D8040" w14:textId="77777777" w:rsidR="00C611F0" w:rsidRPr="000C2908" w:rsidRDefault="00C611F0" w:rsidP="00B9612D">
            <w:pPr>
              <w:jc w:val="center"/>
              <w:rPr>
                <w:b/>
              </w:rPr>
            </w:pPr>
            <w:proofErr w:type="spellStart"/>
            <w:r w:rsidRPr="000C2908">
              <w:rPr>
                <w:b/>
              </w:rPr>
              <w:t>Kard</w:t>
            </w:r>
            <w:proofErr w:type="spellEnd"/>
            <w:r>
              <w:rPr>
                <w:b/>
              </w:rPr>
              <w:t>.</w:t>
            </w:r>
          </w:p>
        </w:tc>
      </w:tr>
      <w:tr w:rsidR="00C611F0" w:rsidRPr="000C2908" w14:paraId="71AD3A5C" w14:textId="77777777" w:rsidTr="00E85C28">
        <w:tc>
          <w:tcPr>
            <w:tcW w:w="1678" w:type="pct"/>
            <w:shd w:val="clear" w:color="auto" w:fill="BFBFBF" w:themeFill="background1" w:themeFillShade="BF"/>
            <w:vAlign w:val="center"/>
          </w:tcPr>
          <w:p w14:paraId="7EC54D88" w14:textId="77777777" w:rsidR="00C611F0" w:rsidRPr="00144FB7" w:rsidRDefault="00C611F0" w:rsidP="00B9612D">
            <w:pPr>
              <w:rPr>
                <w:b/>
              </w:rPr>
            </w:pPr>
            <w:r w:rsidRPr="00144FB7">
              <w:rPr>
                <w:b/>
              </w:rPr>
              <w:t>Begäran</w:t>
            </w:r>
          </w:p>
        </w:tc>
        <w:tc>
          <w:tcPr>
            <w:tcW w:w="1134" w:type="pct"/>
            <w:shd w:val="clear" w:color="auto" w:fill="BFBFBF" w:themeFill="background1" w:themeFillShade="BF"/>
            <w:vAlign w:val="center"/>
          </w:tcPr>
          <w:p w14:paraId="723C56EF" w14:textId="77777777" w:rsidR="00C611F0" w:rsidRPr="00144FB7" w:rsidRDefault="00C611F0" w:rsidP="00B9612D">
            <w:pPr>
              <w:rPr>
                <w:b/>
              </w:rPr>
            </w:pPr>
          </w:p>
        </w:tc>
        <w:tc>
          <w:tcPr>
            <w:tcW w:w="1808" w:type="pct"/>
            <w:shd w:val="clear" w:color="auto" w:fill="BFBFBF" w:themeFill="background1" w:themeFillShade="BF"/>
            <w:vAlign w:val="center"/>
          </w:tcPr>
          <w:p w14:paraId="0FE00AD5" w14:textId="77777777" w:rsidR="00C611F0" w:rsidRPr="00144FB7" w:rsidRDefault="00C611F0" w:rsidP="00B9612D">
            <w:pPr>
              <w:rPr>
                <w:b/>
              </w:rPr>
            </w:pPr>
          </w:p>
        </w:tc>
        <w:tc>
          <w:tcPr>
            <w:tcW w:w="380" w:type="pct"/>
            <w:shd w:val="clear" w:color="auto" w:fill="BFBFBF" w:themeFill="background1" w:themeFillShade="BF"/>
            <w:vAlign w:val="center"/>
          </w:tcPr>
          <w:p w14:paraId="210C5889" w14:textId="77777777" w:rsidR="00C611F0" w:rsidRPr="00144FB7" w:rsidRDefault="00C611F0" w:rsidP="00B9612D">
            <w:pPr>
              <w:rPr>
                <w:b/>
              </w:rPr>
            </w:pPr>
          </w:p>
        </w:tc>
      </w:tr>
      <w:tr w:rsidR="00161FBF" w:rsidRPr="000C2908" w14:paraId="0167CEA6" w14:textId="77777777" w:rsidTr="00E85C28">
        <w:tc>
          <w:tcPr>
            <w:tcW w:w="1678" w:type="pct"/>
            <w:vAlign w:val="center"/>
          </w:tcPr>
          <w:p w14:paraId="1DA4DD46" w14:textId="7EFA7E84" w:rsidR="00161FBF" w:rsidRPr="000C2908" w:rsidRDefault="00161FBF" w:rsidP="00161FBF">
            <w:pPr>
              <w:rPr>
                <w:rFonts w:eastAsia="Times New Roman"/>
                <w:spacing w:val="-1"/>
                <w:szCs w:val="20"/>
                <w:highlight w:val="yellow"/>
              </w:rPr>
            </w:pPr>
            <w:proofErr w:type="spellStart"/>
            <w:r w:rsidRPr="002B3B21">
              <w:t>actor</w:t>
            </w:r>
            <w:proofErr w:type="spellEnd"/>
          </w:p>
        </w:tc>
        <w:tc>
          <w:tcPr>
            <w:tcW w:w="1134" w:type="pct"/>
            <w:vAlign w:val="center"/>
          </w:tcPr>
          <w:p w14:paraId="58C99807" w14:textId="77614612" w:rsidR="00161FBF" w:rsidRPr="000C2908" w:rsidRDefault="00161FBF" w:rsidP="00161FBF">
            <w:pPr>
              <w:rPr>
                <w:rFonts w:eastAsia="Times New Roman"/>
                <w:spacing w:val="-1"/>
                <w:szCs w:val="20"/>
                <w:highlight w:val="yellow"/>
              </w:rPr>
            </w:pPr>
            <w:proofErr w:type="spellStart"/>
            <w:r w:rsidRPr="002B3B21">
              <w:rPr>
                <w:rFonts w:eastAsia="Times New Roman"/>
                <w:spacing w:val="-1"/>
                <w:szCs w:val="20"/>
              </w:rPr>
              <w:t>ActorType</w:t>
            </w:r>
            <w:proofErr w:type="spellEnd"/>
          </w:p>
        </w:tc>
        <w:tc>
          <w:tcPr>
            <w:tcW w:w="1808" w:type="pct"/>
            <w:vAlign w:val="center"/>
          </w:tcPr>
          <w:p w14:paraId="48DA16F7" w14:textId="172A5DA2" w:rsidR="00161FBF" w:rsidRPr="000C2908" w:rsidRDefault="00161FBF" w:rsidP="00161FBF">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 xml:space="preserve">. Om anropet sker i ett flöde där lediga </w:t>
            </w:r>
            <w:r>
              <w:t>tider</w:t>
            </w:r>
            <w:r>
              <w:t xml:space="preserve"> ska hämtas utan att aktören är känd ska fältet </w:t>
            </w:r>
            <w:proofErr w:type="spellStart"/>
            <w:r w:rsidRPr="001B0DE0">
              <w:rPr>
                <w:i/>
                <w:iCs/>
              </w:rPr>
              <w:t>actor</w:t>
            </w:r>
            <w:proofErr w:type="spellEnd"/>
            <w:r>
              <w:t xml:space="preserve"> och fältet </w:t>
            </w:r>
            <w:proofErr w:type="spellStart"/>
            <w:r w:rsidRPr="001B0DE0">
              <w:rPr>
                <w:i/>
                <w:iCs/>
              </w:rPr>
              <w:t>personId</w:t>
            </w:r>
            <w:proofErr w:type="spellEnd"/>
            <w:r>
              <w:t xml:space="preserve"> utelämnas. Detta kan exempelvis vara applicerbart om anropet sker då ingen aktör autentiserat sig (”ej inloggat läge”).</w:t>
            </w:r>
          </w:p>
        </w:tc>
        <w:tc>
          <w:tcPr>
            <w:tcW w:w="380" w:type="pct"/>
            <w:vAlign w:val="center"/>
          </w:tcPr>
          <w:p w14:paraId="71AFD413" w14:textId="5DB1ED09" w:rsidR="00161FBF" w:rsidRPr="000C2908" w:rsidRDefault="00161FBF" w:rsidP="00161FBF">
            <w:pPr>
              <w:pStyle w:val="TableParagraph"/>
              <w:spacing w:line="226" w:lineRule="exact"/>
              <w:rPr>
                <w:rFonts w:ascii="Georgia" w:eastAsia="Times New Roman" w:hAnsi="Georgia" w:cs="Times New Roman"/>
                <w:spacing w:val="-1"/>
                <w:sz w:val="20"/>
                <w:szCs w:val="20"/>
                <w:highlight w:val="yellow"/>
              </w:rPr>
            </w:pPr>
            <w:r w:rsidRPr="001B0DE0">
              <w:rPr>
                <w:rFonts w:ascii="Georgia" w:eastAsia="Times New Roman" w:hAnsi="Georgia" w:cs="Times New Roman"/>
                <w:color w:val="FF0000"/>
                <w:spacing w:val="-1"/>
                <w:sz w:val="20"/>
                <w:szCs w:val="20"/>
              </w:rPr>
              <w:t>0..1</w:t>
            </w:r>
          </w:p>
        </w:tc>
      </w:tr>
      <w:tr w:rsidR="00FB4CDC" w:rsidRPr="000C2908" w14:paraId="24BE963A" w14:textId="77777777" w:rsidTr="00E85C28">
        <w:tc>
          <w:tcPr>
            <w:tcW w:w="1678" w:type="pct"/>
            <w:vAlign w:val="center"/>
          </w:tcPr>
          <w:p w14:paraId="066F5F98" w14:textId="7E3F05E7" w:rsidR="00FB4CDC" w:rsidRPr="000C2908" w:rsidRDefault="00FB4CDC" w:rsidP="00FB4CDC">
            <w:pPr>
              <w:rPr>
                <w:rFonts w:eastAsia="Times New Roman"/>
                <w:spacing w:val="-1"/>
                <w:szCs w:val="20"/>
                <w:highlight w:val="yellow"/>
              </w:rPr>
            </w:pPr>
            <w:proofErr w:type="spellStart"/>
            <w:r>
              <w:rPr>
                <w:rFonts w:eastAsia="Times New Roman"/>
                <w:spacing w:val="-1"/>
                <w:szCs w:val="20"/>
              </w:rPr>
              <w:lastRenderedPageBreak/>
              <w:t>originalAppointementId</w:t>
            </w:r>
            <w:proofErr w:type="spellEnd"/>
          </w:p>
        </w:tc>
        <w:tc>
          <w:tcPr>
            <w:tcW w:w="1134" w:type="pct"/>
            <w:vAlign w:val="center"/>
          </w:tcPr>
          <w:p w14:paraId="79B300EA" w14:textId="6203F4EF" w:rsidR="00FB4CDC" w:rsidRPr="000C2908" w:rsidRDefault="00D57868" w:rsidP="00FB4CDC">
            <w:pPr>
              <w:rPr>
                <w:rFonts w:eastAsia="Times New Roman"/>
                <w:spacing w:val="-1"/>
                <w:szCs w:val="20"/>
                <w:highlight w:val="yellow"/>
              </w:rPr>
            </w:pPr>
            <w:proofErr w:type="spellStart"/>
            <w:r>
              <w:rPr>
                <w:rFonts w:eastAsia="Times New Roman"/>
                <w:spacing w:val="-1"/>
                <w:szCs w:val="20"/>
              </w:rPr>
              <w:t>uuidType</w:t>
            </w:r>
            <w:proofErr w:type="spellEnd"/>
          </w:p>
        </w:tc>
        <w:tc>
          <w:tcPr>
            <w:tcW w:w="1808" w:type="pct"/>
            <w:vAlign w:val="center"/>
          </w:tcPr>
          <w:p w14:paraId="63370D45" w14:textId="320F0F77" w:rsidR="00FB4CDC" w:rsidRPr="000C2908" w:rsidRDefault="00FB4CDC" w:rsidP="00FB4CDC">
            <w:pPr>
              <w:rPr>
                <w:rFonts w:eastAsia="Times New Roman"/>
                <w:spacing w:val="-1"/>
                <w:szCs w:val="20"/>
                <w:highlight w:val="yellow"/>
              </w:rPr>
            </w:pPr>
            <w:r>
              <w:rPr>
                <w:rFonts w:eastAsia="Times New Roman"/>
                <w:spacing w:val="-1"/>
                <w:szCs w:val="20"/>
              </w:rPr>
              <w:t xml:space="preserve">Unikt id för ursprungsbokningen </w:t>
            </w:r>
            <w:r w:rsidRPr="00456722">
              <w:rPr>
                <w:rFonts w:eastAsia="Times New Roman"/>
                <w:spacing w:val="-1"/>
                <w:szCs w:val="20"/>
              </w:rPr>
              <w:t xml:space="preserve">Används för att indikera ombokning, så att tjänsteproducenten kan anpassa svaret till tider som är giltiga för ombokning av angiven </w:t>
            </w:r>
            <w:r>
              <w:rPr>
                <w:rFonts w:eastAsia="Times New Roman"/>
                <w:spacing w:val="-1"/>
                <w:szCs w:val="20"/>
              </w:rPr>
              <w:t>ursprungs</w:t>
            </w:r>
            <w:r w:rsidRPr="00456722">
              <w:rPr>
                <w:rFonts w:eastAsia="Times New Roman"/>
                <w:spacing w:val="-1"/>
                <w:szCs w:val="20"/>
              </w:rPr>
              <w:t>bokning.</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80" w:type="pct"/>
            <w:vAlign w:val="center"/>
          </w:tcPr>
          <w:p w14:paraId="5204FF2F" w14:textId="4C70BB86" w:rsidR="00FB4CDC" w:rsidRPr="000C2908" w:rsidRDefault="00FB4CDC" w:rsidP="00B55B4C">
            <w:pPr>
              <w:pStyle w:val="TableParagraph"/>
              <w:spacing w:line="226" w:lineRule="exact"/>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B55B4C" w:rsidRPr="000C2908" w14:paraId="1CE78BC5" w14:textId="77777777" w:rsidTr="00E85C28">
        <w:tc>
          <w:tcPr>
            <w:tcW w:w="1678" w:type="pct"/>
            <w:vAlign w:val="center"/>
          </w:tcPr>
          <w:p w14:paraId="3E95F4FB" w14:textId="7A7F7249" w:rsidR="00B55B4C" w:rsidRPr="000C2908" w:rsidRDefault="00B55B4C" w:rsidP="00B55B4C">
            <w:pPr>
              <w:rPr>
                <w:rFonts w:eastAsia="Times New Roman"/>
                <w:spacing w:val="-1"/>
                <w:szCs w:val="20"/>
                <w:highlight w:val="yellow"/>
              </w:rPr>
            </w:pPr>
            <w:proofErr w:type="spellStart"/>
            <w:r>
              <w:t>personId</w:t>
            </w:r>
            <w:proofErr w:type="spellEnd"/>
          </w:p>
        </w:tc>
        <w:tc>
          <w:tcPr>
            <w:tcW w:w="1134" w:type="pct"/>
            <w:vAlign w:val="center"/>
          </w:tcPr>
          <w:p w14:paraId="19E406B8" w14:textId="54C650BE" w:rsidR="00B55B4C" w:rsidRPr="000C2908" w:rsidRDefault="00B55B4C" w:rsidP="00B55B4C">
            <w:pPr>
              <w:rPr>
                <w:rFonts w:eastAsia="Times New Roman"/>
                <w:spacing w:val="-1"/>
                <w:szCs w:val="20"/>
                <w:highlight w:val="yellow"/>
              </w:rPr>
            </w:pPr>
            <w:proofErr w:type="spellStart"/>
            <w:r>
              <w:t>PersonIdType</w:t>
            </w:r>
            <w:proofErr w:type="spellEnd"/>
            <w:r>
              <w:t xml:space="preserve"> (</w:t>
            </w:r>
            <w:proofErr w:type="spellStart"/>
            <w:r>
              <w:t>IIType</w:t>
            </w:r>
            <w:proofErr w:type="spellEnd"/>
            <w:r>
              <w:t>)</w:t>
            </w:r>
          </w:p>
        </w:tc>
        <w:tc>
          <w:tcPr>
            <w:tcW w:w="1808" w:type="pct"/>
            <w:vAlign w:val="center"/>
          </w:tcPr>
          <w:p w14:paraId="5BE289E6" w14:textId="24575B32" w:rsidR="00B55B4C" w:rsidRPr="000C2908" w:rsidRDefault="00B55B4C" w:rsidP="00B55B4C">
            <w:pPr>
              <w:rPr>
                <w:rFonts w:eastAsia="Times New Roman"/>
                <w:spacing w:val="-1"/>
                <w:szCs w:val="20"/>
                <w:highlight w:val="yellow"/>
              </w:rPr>
            </w:pPr>
            <w:r>
              <w:t xml:space="preserve">Filtrering av tidstyper baserat på invånares personnummer.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0" w:type="pct"/>
            <w:vAlign w:val="center"/>
          </w:tcPr>
          <w:p w14:paraId="1CD11A38" w14:textId="2D71AEC8" w:rsidR="00B55B4C" w:rsidRPr="000C2908" w:rsidRDefault="00B55B4C" w:rsidP="00B55B4C">
            <w:pPr>
              <w:pStyle w:val="TableParagraph"/>
              <w:spacing w:line="226" w:lineRule="exact"/>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FB4CDC" w:rsidRPr="000C2908" w14:paraId="7051F9E0" w14:textId="77777777" w:rsidTr="00E85C28">
        <w:tc>
          <w:tcPr>
            <w:tcW w:w="1678" w:type="pct"/>
            <w:vAlign w:val="center"/>
          </w:tcPr>
          <w:p w14:paraId="79E9CB98" w14:textId="3E5BD24E" w:rsidR="00FB4CDC" w:rsidRPr="000C2908" w:rsidRDefault="00FB4CDC" w:rsidP="00FB4CDC">
            <w:pPr>
              <w:rPr>
                <w:rFonts w:eastAsia="Times New Roman"/>
                <w:spacing w:val="-1"/>
                <w:szCs w:val="20"/>
                <w:highlight w:val="yellow"/>
              </w:rPr>
            </w:pPr>
            <w:proofErr w:type="spellStart"/>
            <w:r w:rsidRPr="00456722">
              <w:rPr>
                <w:rFonts w:eastAsia="Times New Roman"/>
                <w:spacing w:val="-1"/>
                <w:szCs w:val="20"/>
              </w:rPr>
              <w:t>startDateInclusive</w:t>
            </w:r>
            <w:proofErr w:type="spellEnd"/>
          </w:p>
        </w:tc>
        <w:tc>
          <w:tcPr>
            <w:tcW w:w="1134" w:type="pct"/>
            <w:vAlign w:val="center"/>
          </w:tcPr>
          <w:p w14:paraId="19348DEB" w14:textId="072E01EB" w:rsidR="00FB4CDC" w:rsidRPr="000C2908" w:rsidRDefault="00FB4CDC" w:rsidP="00FB4CDC">
            <w:pPr>
              <w:rPr>
                <w:rFonts w:eastAsia="Times New Roman"/>
                <w:spacing w:val="-1"/>
                <w:szCs w:val="20"/>
                <w:highlight w:val="yellow"/>
              </w:rPr>
            </w:pPr>
            <w:r w:rsidRPr="00456722">
              <w:rPr>
                <w:rFonts w:eastAsia="Times New Roman"/>
                <w:spacing w:val="-1"/>
                <w:szCs w:val="20"/>
              </w:rPr>
              <w:t>DT</w:t>
            </w:r>
            <w:r>
              <w:rPr>
                <w:rFonts w:eastAsia="Times New Roman"/>
                <w:spacing w:val="-1"/>
                <w:szCs w:val="20"/>
              </w:rPr>
              <w:t xml:space="preserve"> (string)</w:t>
            </w:r>
          </w:p>
        </w:tc>
        <w:tc>
          <w:tcPr>
            <w:tcW w:w="1808" w:type="pct"/>
            <w:vAlign w:val="center"/>
          </w:tcPr>
          <w:p w14:paraId="1035220D" w14:textId="70E264DD" w:rsidR="00FB4CDC" w:rsidRPr="000C2908" w:rsidRDefault="00FB4CDC" w:rsidP="00FB4CDC">
            <w:pPr>
              <w:rPr>
                <w:rFonts w:eastAsia="Times New Roman"/>
                <w:spacing w:val="-1"/>
                <w:szCs w:val="20"/>
                <w:highlight w:val="yellow"/>
              </w:rPr>
            </w:pPr>
            <w:r w:rsidRPr="00456722">
              <w:rPr>
                <w:rFonts w:eastAsia="Times New Roman"/>
                <w:spacing w:val="-1"/>
                <w:szCs w:val="20"/>
              </w:rPr>
              <w:t>Datum från och med för de lediga tider som skall sökas ut, på formatet ÅÅÅÅMMDD.</w:t>
            </w:r>
          </w:p>
        </w:tc>
        <w:tc>
          <w:tcPr>
            <w:tcW w:w="380" w:type="pct"/>
            <w:vAlign w:val="center"/>
          </w:tcPr>
          <w:p w14:paraId="6168109B" w14:textId="33A705A4" w:rsidR="00FB4CDC" w:rsidRPr="000C2908" w:rsidRDefault="00FB4CDC" w:rsidP="00B55B4C">
            <w:pPr>
              <w:pStyle w:val="TableParagraph"/>
              <w:spacing w:line="226" w:lineRule="exact"/>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1..1</w:t>
            </w:r>
          </w:p>
        </w:tc>
      </w:tr>
      <w:tr w:rsidR="00FB4CDC" w:rsidRPr="000C2908" w14:paraId="3863DF0E" w14:textId="77777777" w:rsidTr="00E85C28">
        <w:tc>
          <w:tcPr>
            <w:tcW w:w="1678" w:type="pct"/>
            <w:vAlign w:val="center"/>
          </w:tcPr>
          <w:p w14:paraId="13EBF1FA" w14:textId="1EDF733A" w:rsidR="00FB4CDC" w:rsidRPr="000C2908" w:rsidRDefault="00FB4CDC" w:rsidP="00FB4CDC">
            <w:pPr>
              <w:rPr>
                <w:rFonts w:eastAsia="Times New Roman"/>
                <w:spacing w:val="-1"/>
                <w:szCs w:val="20"/>
                <w:highlight w:val="yellow"/>
              </w:rPr>
            </w:pPr>
            <w:proofErr w:type="spellStart"/>
            <w:r w:rsidRPr="00456722">
              <w:rPr>
                <w:rFonts w:eastAsia="Times New Roman"/>
                <w:spacing w:val="-1"/>
                <w:szCs w:val="20"/>
              </w:rPr>
              <w:t>endDateInclusive</w:t>
            </w:r>
            <w:proofErr w:type="spellEnd"/>
          </w:p>
        </w:tc>
        <w:tc>
          <w:tcPr>
            <w:tcW w:w="1134" w:type="pct"/>
            <w:vAlign w:val="center"/>
          </w:tcPr>
          <w:p w14:paraId="5DAEB100" w14:textId="20A75094" w:rsidR="00FB4CDC" w:rsidRPr="000C2908" w:rsidRDefault="00FB4CDC" w:rsidP="00FB4CDC">
            <w:pPr>
              <w:rPr>
                <w:rFonts w:eastAsia="Times New Roman"/>
                <w:spacing w:val="-1"/>
                <w:szCs w:val="20"/>
                <w:highlight w:val="yellow"/>
              </w:rPr>
            </w:pPr>
            <w:r w:rsidRPr="00456722">
              <w:rPr>
                <w:rFonts w:eastAsia="Times New Roman"/>
                <w:spacing w:val="-1"/>
                <w:szCs w:val="20"/>
              </w:rPr>
              <w:t>DT</w:t>
            </w:r>
            <w:r>
              <w:rPr>
                <w:rFonts w:eastAsia="Times New Roman"/>
                <w:spacing w:val="-1"/>
                <w:szCs w:val="20"/>
              </w:rPr>
              <w:t xml:space="preserve"> (string)</w:t>
            </w:r>
          </w:p>
        </w:tc>
        <w:tc>
          <w:tcPr>
            <w:tcW w:w="1808" w:type="pct"/>
            <w:vAlign w:val="center"/>
          </w:tcPr>
          <w:p w14:paraId="11C93B26" w14:textId="7E9E1D4B" w:rsidR="00FB4CDC" w:rsidRPr="000C2908" w:rsidRDefault="00FB4CDC" w:rsidP="00FB4CDC">
            <w:pPr>
              <w:rPr>
                <w:rFonts w:eastAsia="Times New Roman"/>
                <w:spacing w:val="-1"/>
                <w:szCs w:val="20"/>
                <w:highlight w:val="yellow"/>
              </w:rPr>
            </w:pPr>
            <w:r w:rsidRPr="00456722">
              <w:rPr>
                <w:rFonts w:eastAsia="Times New Roman"/>
                <w:spacing w:val="-1"/>
                <w:szCs w:val="20"/>
              </w:rPr>
              <w:t>Datum till och med för de lediga tider som skall sökas ut, på formatet ÅÅÅÅMMDD.</w:t>
            </w:r>
          </w:p>
        </w:tc>
        <w:tc>
          <w:tcPr>
            <w:tcW w:w="380" w:type="pct"/>
            <w:vAlign w:val="center"/>
          </w:tcPr>
          <w:p w14:paraId="6FEED4BA" w14:textId="5523348A"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1..1</w:t>
            </w:r>
          </w:p>
        </w:tc>
      </w:tr>
      <w:tr w:rsidR="00FB4CDC" w:rsidRPr="000C2908" w14:paraId="3284C434" w14:textId="77777777" w:rsidTr="00E85C28">
        <w:tc>
          <w:tcPr>
            <w:tcW w:w="1678" w:type="pct"/>
            <w:vAlign w:val="center"/>
          </w:tcPr>
          <w:p w14:paraId="6A70DCBF" w14:textId="149148B0" w:rsidR="00FB4CDC" w:rsidRPr="000C2908" w:rsidRDefault="00FB4CDC" w:rsidP="00FB4CDC">
            <w:pPr>
              <w:rPr>
                <w:rFonts w:eastAsia="Times New Roman"/>
                <w:spacing w:val="-1"/>
                <w:szCs w:val="20"/>
                <w:highlight w:val="yellow"/>
              </w:rPr>
            </w:pPr>
            <w:proofErr w:type="spellStart"/>
            <w:r>
              <w:rPr>
                <w:rFonts w:eastAsia="Times New Roman"/>
                <w:spacing w:val="-1"/>
                <w:szCs w:val="20"/>
              </w:rPr>
              <w:t>priority</w:t>
            </w:r>
            <w:proofErr w:type="spellEnd"/>
          </w:p>
        </w:tc>
        <w:tc>
          <w:tcPr>
            <w:tcW w:w="1134" w:type="pct"/>
            <w:vAlign w:val="center"/>
          </w:tcPr>
          <w:p w14:paraId="06D1823A" w14:textId="694B15C9" w:rsidR="00FB4CDC" w:rsidRPr="000C2908" w:rsidRDefault="00FB4CDC" w:rsidP="00FB4CDC">
            <w:pPr>
              <w:rPr>
                <w:rFonts w:eastAsia="Times New Roman"/>
                <w:spacing w:val="-1"/>
                <w:szCs w:val="20"/>
                <w:highlight w:val="yellow"/>
              </w:rPr>
            </w:pPr>
            <w:proofErr w:type="spellStart"/>
            <w:r>
              <w:rPr>
                <w:rFonts w:eastAsia="Times New Roman"/>
                <w:spacing w:val="-1"/>
                <w:szCs w:val="20"/>
              </w:rPr>
              <w:t>Integer</w:t>
            </w:r>
            <w:proofErr w:type="spellEnd"/>
          </w:p>
        </w:tc>
        <w:tc>
          <w:tcPr>
            <w:tcW w:w="1808" w:type="pct"/>
            <w:vAlign w:val="center"/>
          </w:tcPr>
          <w:p w14:paraId="2E7DA1B2" w14:textId="21AF2BD8" w:rsidR="00FB4CDC" w:rsidRPr="000C2908" w:rsidRDefault="00FB4CDC" w:rsidP="00FB4CDC">
            <w:pPr>
              <w:rPr>
                <w:rFonts w:eastAsia="Times New Roman"/>
                <w:spacing w:val="-1"/>
                <w:szCs w:val="20"/>
                <w:highlight w:val="yellow"/>
              </w:rPr>
            </w:pPr>
            <w:r>
              <w:rPr>
                <w:rFonts w:eastAsia="Times New Roman"/>
                <w:spacing w:val="-1"/>
                <w:szCs w:val="20"/>
              </w:rPr>
              <w:t xml:space="preserve">Konsumentens prioritering av behovet för bokning/besök. Prioritet bestäms av ett steg som föregås av tidbokningen. Exempel på sådant försteg kan vara en tjänst som triagerar invånaren/patienten. Prioritet bör inte gå att väljas av invånaren själv.  </w:t>
            </w:r>
          </w:p>
        </w:tc>
        <w:tc>
          <w:tcPr>
            <w:tcW w:w="380" w:type="pct"/>
            <w:vAlign w:val="center"/>
          </w:tcPr>
          <w:p w14:paraId="24B0ED1A" w14:textId="07BC95CE"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0..1</w:t>
            </w:r>
          </w:p>
        </w:tc>
      </w:tr>
      <w:tr w:rsidR="00FB4CDC" w:rsidRPr="000C2908" w14:paraId="70BDC1A8" w14:textId="77777777" w:rsidTr="00E85C28">
        <w:tc>
          <w:tcPr>
            <w:tcW w:w="1678" w:type="pct"/>
            <w:vAlign w:val="center"/>
          </w:tcPr>
          <w:p w14:paraId="2A67DCDA" w14:textId="79C03D5C" w:rsidR="00FB4CDC" w:rsidRPr="000C2908" w:rsidRDefault="00FB4CDC" w:rsidP="00FB4CDC">
            <w:pPr>
              <w:rPr>
                <w:rFonts w:eastAsia="Times New Roman"/>
                <w:spacing w:val="-1"/>
                <w:szCs w:val="20"/>
                <w:highlight w:val="yellow"/>
              </w:rPr>
            </w:pPr>
            <w:proofErr w:type="spellStart"/>
            <w:r>
              <w:rPr>
                <w:rFonts w:eastAsia="Times New Roman"/>
                <w:spacing w:val="-1"/>
                <w:szCs w:val="20"/>
              </w:rPr>
              <w:t>pra</w:t>
            </w:r>
            <w:r w:rsidR="008C53F4">
              <w:rPr>
                <w:rFonts w:eastAsia="Times New Roman"/>
                <w:spacing w:val="-1"/>
                <w:szCs w:val="20"/>
              </w:rPr>
              <w:t>c</w:t>
            </w:r>
            <w:r>
              <w:rPr>
                <w:rFonts w:eastAsia="Times New Roman"/>
                <w:spacing w:val="-1"/>
                <w:szCs w:val="20"/>
              </w:rPr>
              <w:t>titionerId</w:t>
            </w:r>
            <w:proofErr w:type="spellEnd"/>
          </w:p>
        </w:tc>
        <w:tc>
          <w:tcPr>
            <w:tcW w:w="1134" w:type="pct"/>
            <w:vAlign w:val="center"/>
          </w:tcPr>
          <w:p w14:paraId="6D90687D" w14:textId="1F2AED8C" w:rsidR="00FB4CDC" w:rsidRPr="000C2908" w:rsidRDefault="00FB4CDC" w:rsidP="00FB4CDC">
            <w:pPr>
              <w:rPr>
                <w:rFonts w:eastAsia="Times New Roman"/>
                <w:spacing w:val="-1"/>
                <w:szCs w:val="20"/>
                <w:highlight w:val="yellow"/>
              </w:rPr>
            </w:pPr>
            <w:proofErr w:type="spellStart"/>
            <w:r>
              <w:rPr>
                <w:rFonts w:eastAsia="Times New Roman"/>
                <w:spacing w:val="-1"/>
                <w:szCs w:val="20"/>
              </w:rPr>
              <w:t>HsaIdType</w:t>
            </w:r>
            <w:proofErr w:type="spellEnd"/>
            <w:r>
              <w:rPr>
                <w:rFonts w:eastAsia="Times New Roman"/>
                <w:spacing w:val="-1"/>
                <w:szCs w:val="20"/>
              </w:rPr>
              <w:t xml:space="preserve"> (string)</w:t>
            </w:r>
          </w:p>
        </w:tc>
        <w:tc>
          <w:tcPr>
            <w:tcW w:w="1808" w:type="pct"/>
            <w:vAlign w:val="center"/>
          </w:tcPr>
          <w:p w14:paraId="580586AF" w14:textId="75AE3F31" w:rsidR="00FB4CDC" w:rsidRPr="000C2908" w:rsidRDefault="00FB4CDC" w:rsidP="00FB4CDC">
            <w:pPr>
              <w:rPr>
                <w:rFonts w:eastAsia="Times New Roman"/>
                <w:spacing w:val="-1"/>
                <w:szCs w:val="20"/>
                <w:highlight w:val="yellow"/>
              </w:rPr>
            </w:pPr>
            <w:r w:rsidRPr="00456722">
              <w:rPr>
                <w:rFonts w:eastAsia="Times New Roman"/>
                <w:spacing w:val="-1"/>
                <w:szCs w:val="20"/>
              </w:rPr>
              <w:t xml:space="preserve">HSA-id för </w:t>
            </w:r>
            <w:proofErr w:type="spellStart"/>
            <w:r w:rsidRPr="00456722">
              <w:rPr>
                <w:rFonts w:eastAsia="Times New Roman"/>
                <w:spacing w:val="-1"/>
                <w:szCs w:val="20"/>
              </w:rPr>
              <w:t>HoS</w:t>
            </w:r>
            <w:proofErr w:type="spellEnd"/>
            <w:r w:rsidRPr="00456722">
              <w:rPr>
                <w:rFonts w:eastAsia="Times New Roman"/>
                <w:spacing w:val="-1"/>
                <w:szCs w:val="20"/>
              </w:rPr>
              <w:t>-personal</w:t>
            </w:r>
            <w:r>
              <w:rPr>
                <w:rFonts w:eastAsia="Times New Roman"/>
                <w:spacing w:val="-1"/>
                <w:szCs w:val="20"/>
              </w:rPr>
              <w:t>.</w:t>
            </w:r>
          </w:p>
        </w:tc>
        <w:tc>
          <w:tcPr>
            <w:tcW w:w="380" w:type="pct"/>
            <w:vAlign w:val="center"/>
          </w:tcPr>
          <w:p w14:paraId="670CCA67" w14:textId="00BC93BC"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0..1</w:t>
            </w:r>
          </w:p>
        </w:tc>
      </w:tr>
      <w:tr w:rsidR="00FB4CDC" w:rsidRPr="000C2908" w14:paraId="42506E56" w14:textId="77777777" w:rsidTr="00E85C28">
        <w:tc>
          <w:tcPr>
            <w:tcW w:w="1678" w:type="pct"/>
            <w:vAlign w:val="center"/>
          </w:tcPr>
          <w:p w14:paraId="3ABB4DFB" w14:textId="75F4E785" w:rsidR="00FB4CDC" w:rsidRPr="000C2908" w:rsidRDefault="00AC5CB2" w:rsidP="00FB4CDC">
            <w:pPr>
              <w:rPr>
                <w:rFonts w:eastAsia="Times New Roman"/>
                <w:spacing w:val="-1"/>
                <w:szCs w:val="20"/>
                <w:highlight w:val="yellow"/>
              </w:rPr>
            </w:pPr>
            <w:proofErr w:type="spellStart"/>
            <w:r>
              <w:rPr>
                <w:rFonts w:eastAsia="Times New Roman"/>
                <w:spacing w:val="-1"/>
                <w:szCs w:val="20"/>
              </w:rPr>
              <w:t>time</w:t>
            </w:r>
            <w:r w:rsidR="00FB4CDC">
              <w:rPr>
                <w:rFonts w:eastAsia="Times New Roman"/>
                <w:spacing w:val="-1"/>
                <w:szCs w:val="20"/>
              </w:rPr>
              <w:t>Type</w:t>
            </w:r>
            <w:r>
              <w:rPr>
                <w:rFonts w:eastAsia="Times New Roman"/>
                <w:spacing w:val="-1"/>
                <w:szCs w:val="20"/>
              </w:rPr>
              <w:t>Code</w:t>
            </w:r>
            <w:proofErr w:type="spellEnd"/>
          </w:p>
        </w:tc>
        <w:tc>
          <w:tcPr>
            <w:tcW w:w="1134" w:type="pct"/>
            <w:vAlign w:val="center"/>
          </w:tcPr>
          <w:p w14:paraId="3EAB6B14" w14:textId="5237D8C7" w:rsidR="00FB4CDC" w:rsidRPr="000C2908" w:rsidRDefault="00536944" w:rsidP="00FB4CDC">
            <w:pPr>
              <w:rPr>
                <w:rFonts w:eastAsia="Times New Roman"/>
                <w:spacing w:val="-1"/>
                <w:szCs w:val="20"/>
                <w:highlight w:val="yellow"/>
              </w:rPr>
            </w:pPr>
            <w:r>
              <w:rPr>
                <w:rFonts w:eastAsia="Times New Roman"/>
                <w:spacing w:val="-1"/>
                <w:szCs w:val="20"/>
              </w:rPr>
              <w:t>string</w:t>
            </w:r>
          </w:p>
        </w:tc>
        <w:tc>
          <w:tcPr>
            <w:tcW w:w="1808" w:type="pct"/>
            <w:vAlign w:val="center"/>
          </w:tcPr>
          <w:p w14:paraId="7348B593" w14:textId="77777777" w:rsidR="00FB4CDC" w:rsidRDefault="00FB4CDC" w:rsidP="00FB4CDC">
            <w:pPr>
              <w:rPr>
                <w:rFonts w:eastAsia="Times New Roman"/>
                <w:spacing w:val="-1"/>
                <w:szCs w:val="20"/>
              </w:rPr>
            </w:pPr>
            <w:proofErr w:type="spellStart"/>
            <w:r>
              <w:rPr>
                <w:rFonts w:eastAsia="Times New Roman"/>
                <w:spacing w:val="-1"/>
                <w:szCs w:val="20"/>
              </w:rPr>
              <w:t>T</w:t>
            </w:r>
            <w:r w:rsidRPr="00456722">
              <w:rPr>
                <w:rFonts w:eastAsia="Times New Roman"/>
                <w:spacing w:val="-1"/>
                <w:szCs w:val="20"/>
              </w:rPr>
              <w:t>idstyp</w:t>
            </w:r>
            <w:proofErr w:type="spellEnd"/>
            <w:r>
              <w:rPr>
                <w:rFonts w:eastAsia="Times New Roman"/>
                <w:spacing w:val="-1"/>
                <w:szCs w:val="20"/>
              </w:rPr>
              <w:t xml:space="preserve"> att söka lediga datum för.</w:t>
            </w:r>
          </w:p>
          <w:p w14:paraId="5137B063" w14:textId="476AB366" w:rsidR="00FB4CDC" w:rsidRPr="000C2908" w:rsidRDefault="00FB4CDC" w:rsidP="00FB4CDC">
            <w:pPr>
              <w:rPr>
                <w:rFonts w:eastAsia="Times New Roman"/>
                <w:spacing w:val="-1"/>
                <w:szCs w:val="20"/>
                <w:highlight w:val="yellow"/>
              </w:rPr>
            </w:pP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Pr="0077149D">
              <w:rPr>
                <w:rFonts w:eastAsia="Times New Roman"/>
                <w:spacing w:val="-1"/>
                <w:szCs w:val="20"/>
              </w:rPr>
              <w:t xml:space="preserve"> </w:t>
            </w:r>
          </w:p>
        </w:tc>
        <w:tc>
          <w:tcPr>
            <w:tcW w:w="380" w:type="pct"/>
            <w:vAlign w:val="center"/>
          </w:tcPr>
          <w:p w14:paraId="6076A2CD" w14:textId="09946E85"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FB4CDC" w:rsidRPr="000C2908" w14:paraId="6284098A" w14:textId="77777777" w:rsidTr="00E85C28">
        <w:tc>
          <w:tcPr>
            <w:tcW w:w="1678" w:type="pct"/>
            <w:vAlign w:val="center"/>
          </w:tcPr>
          <w:p w14:paraId="22A5A73F" w14:textId="2CC96976" w:rsidR="00FB4CDC" w:rsidRPr="000C2908" w:rsidRDefault="00FB4CDC" w:rsidP="00FB4CDC">
            <w:pPr>
              <w:rPr>
                <w:rFonts w:eastAsia="Times New Roman"/>
                <w:spacing w:val="-1"/>
                <w:szCs w:val="20"/>
                <w:highlight w:val="yellow"/>
              </w:rPr>
            </w:pPr>
            <w:proofErr w:type="spellStart"/>
            <w:r>
              <w:rPr>
                <w:rFonts w:eastAsia="Times New Roman"/>
                <w:spacing w:val="-1"/>
                <w:szCs w:val="20"/>
              </w:rPr>
              <w:t>healthcareService</w:t>
            </w:r>
            <w:r w:rsidR="00AC5CB2">
              <w:rPr>
                <w:rFonts w:eastAsia="Times New Roman"/>
                <w:spacing w:val="-1"/>
                <w:szCs w:val="20"/>
              </w:rPr>
              <w:t>Code</w:t>
            </w:r>
            <w:proofErr w:type="spellEnd"/>
          </w:p>
        </w:tc>
        <w:tc>
          <w:tcPr>
            <w:tcW w:w="1134" w:type="pct"/>
            <w:vAlign w:val="center"/>
          </w:tcPr>
          <w:p w14:paraId="480DD2BC" w14:textId="47FF593F" w:rsidR="00FB4CDC" w:rsidRPr="000C2908" w:rsidRDefault="00536944" w:rsidP="00FB4CDC">
            <w:pPr>
              <w:rPr>
                <w:rFonts w:eastAsia="Times New Roman"/>
                <w:spacing w:val="-1"/>
                <w:szCs w:val="20"/>
                <w:highlight w:val="yellow"/>
              </w:rPr>
            </w:pPr>
            <w:r>
              <w:rPr>
                <w:rFonts w:eastAsia="Times New Roman"/>
                <w:spacing w:val="-1"/>
                <w:szCs w:val="20"/>
              </w:rPr>
              <w:t>string</w:t>
            </w:r>
          </w:p>
        </w:tc>
        <w:tc>
          <w:tcPr>
            <w:tcW w:w="1808" w:type="pct"/>
            <w:vAlign w:val="center"/>
          </w:tcPr>
          <w:p w14:paraId="555A4EA3" w14:textId="157883CD" w:rsidR="00FB4CDC" w:rsidRPr="000C2908" w:rsidRDefault="00FB4CDC" w:rsidP="00FB4CDC">
            <w:pPr>
              <w:rPr>
                <w:rFonts w:eastAsia="Times New Roman"/>
                <w:spacing w:val="-1"/>
                <w:szCs w:val="20"/>
                <w:highlight w:val="yellow"/>
              </w:rPr>
            </w:pPr>
            <w:r>
              <w:rPr>
                <w:rFonts w:eastAsia="Times New Roman"/>
                <w:spacing w:val="-1"/>
                <w:szCs w:val="20"/>
              </w:rPr>
              <w:t xml:space="preserve">Vårdtjänst att söka lediga datum för. </w:t>
            </w: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00536944">
              <w:rPr>
                <w:rFonts w:eastAsia="Times New Roman"/>
                <w:spacing w:val="-1"/>
                <w:szCs w:val="20"/>
              </w:rPr>
              <w:t xml:space="preserve"> Kod för vårdtjänst ska uttryckas som en </w:t>
            </w:r>
            <w:proofErr w:type="spellStart"/>
            <w:r w:rsidR="00536944">
              <w:rPr>
                <w:rFonts w:eastAsia="Times New Roman"/>
                <w:spacing w:val="-1"/>
                <w:szCs w:val="20"/>
              </w:rPr>
              <w:t>Snomed</w:t>
            </w:r>
            <w:proofErr w:type="spellEnd"/>
            <w:r w:rsidR="00536944">
              <w:rPr>
                <w:rFonts w:eastAsia="Times New Roman"/>
                <w:spacing w:val="-1"/>
                <w:szCs w:val="20"/>
              </w:rPr>
              <w:t>-CT kod (svensk utgåva).</w:t>
            </w:r>
          </w:p>
        </w:tc>
        <w:tc>
          <w:tcPr>
            <w:tcW w:w="380" w:type="pct"/>
            <w:vAlign w:val="center"/>
          </w:tcPr>
          <w:p w14:paraId="0487A2FA" w14:textId="1DC0260B"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FB4CDC" w:rsidRPr="000C2908" w14:paraId="76A35493" w14:textId="77777777" w:rsidTr="00E85C28">
        <w:tc>
          <w:tcPr>
            <w:tcW w:w="1678" w:type="pct"/>
            <w:vAlign w:val="center"/>
          </w:tcPr>
          <w:p w14:paraId="7E6EE03A" w14:textId="264592CA" w:rsidR="00FB4CDC" w:rsidRPr="00840F68" w:rsidRDefault="00FB4CDC" w:rsidP="00FB4CDC">
            <w:pPr>
              <w:rPr>
                <w:rFonts w:eastAsia="Times New Roman"/>
                <w:spacing w:val="-1"/>
                <w:szCs w:val="20"/>
              </w:rPr>
            </w:pPr>
            <w:proofErr w:type="spellStart"/>
            <w:r>
              <w:rPr>
                <w:rFonts w:eastAsia="Times New Roman"/>
                <w:spacing w:val="-1"/>
                <w:szCs w:val="20"/>
              </w:rPr>
              <w:t>careContactCode</w:t>
            </w:r>
            <w:proofErr w:type="spellEnd"/>
          </w:p>
        </w:tc>
        <w:tc>
          <w:tcPr>
            <w:tcW w:w="1134" w:type="pct"/>
            <w:vAlign w:val="center"/>
          </w:tcPr>
          <w:p w14:paraId="7E9CFCE3" w14:textId="35509D93" w:rsidR="00FB4CDC" w:rsidRPr="00840F68" w:rsidRDefault="00FB4CDC" w:rsidP="00FB4CDC">
            <w:pPr>
              <w:rPr>
                <w:rFonts w:eastAsia="Times New Roman"/>
                <w:spacing w:val="-1"/>
                <w:szCs w:val="20"/>
              </w:rPr>
            </w:pPr>
            <w:proofErr w:type="spellStart"/>
            <w:r>
              <w:rPr>
                <w:rFonts w:eastAsia="Times New Roman"/>
                <w:spacing w:val="-1"/>
                <w:szCs w:val="20"/>
              </w:rPr>
              <w:t>CVType</w:t>
            </w:r>
            <w:proofErr w:type="spellEnd"/>
          </w:p>
        </w:tc>
        <w:tc>
          <w:tcPr>
            <w:tcW w:w="1808" w:type="pct"/>
            <w:vAlign w:val="center"/>
          </w:tcPr>
          <w:p w14:paraId="679E9F5A" w14:textId="23F24583" w:rsidR="00FB4CDC" w:rsidRPr="000C2908" w:rsidRDefault="00FB4CDC" w:rsidP="00FB4CDC">
            <w:pPr>
              <w:rPr>
                <w:rFonts w:eastAsia="Times New Roman"/>
                <w:spacing w:val="-1"/>
                <w:szCs w:val="20"/>
                <w:highlight w:val="yellow"/>
              </w:rPr>
            </w:pPr>
            <w:r>
              <w:rPr>
                <w:rFonts w:eastAsia="Times New Roman"/>
                <w:spacing w:val="-1"/>
                <w:szCs w:val="20"/>
              </w:rPr>
              <w:t>Kontaktsätt att söka lediga datum för.</w:t>
            </w:r>
          </w:p>
        </w:tc>
        <w:tc>
          <w:tcPr>
            <w:tcW w:w="380" w:type="pct"/>
            <w:vAlign w:val="center"/>
          </w:tcPr>
          <w:p w14:paraId="4B542885" w14:textId="574FC0E9" w:rsidR="00FB4CDC" w:rsidRPr="000C2908" w:rsidRDefault="00FB4CDC" w:rsidP="00FB4CDC">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C611F0" w:rsidRPr="000C2908" w14:paraId="65BEAF9B" w14:textId="77777777" w:rsidTr="00E85C28">
        <w:tc>
          <w:tcPr>
            <w:tcW w:w="1678" w:type="pct"/>
            <w:shd w:val="clear" w:color="auto" w:fill="BFBFBF" w:themeFill="background1" w:themeFillShade="BF"/>
            <w:vAlign w:val="center"/>
          </w:tcPr>
          <w:p w14:paraId="72F07892" w14:textId="1ACEE173" w:rsidR="00C611F0" w:rsidRPr="00144FB7" w:rsidRDefault="00C611F0" w:rsidP="00B9612D">
            <w:pPr>
              <w:rPr>
                <w:b/>
              </w:rPr>
            </w:pPr>
            <w:r w:rsidRPr="00144FB7">
              <w:rPr>
                <w:b/>
              </w:rPr>
              <w:t>Svar</w:t>
            </w:r>
          </w:p>
        </w:tc>
        <w:tc>
          <w:tcPr>
            <w:tcW w:w="1134" w:type="pct"/>
            <w:shd w:val="clear" w:color="auto" w:fill="BFBFBF" w:themeFill="background1" w:themeFillShade="BF"/>
            <w:vAlign w:val="center"/>
          </w:tcPr>
          <w:p w14:paraId="0E4E6BE8" w14:textId="0DABC73B" w:rsidR="00C611F0" w:rsidRPr="00144FB7" w:rsidRDefault="00C611F0" w:rsidP="00B9612D">
            <w:pPr>
              <w:rPr>
                <w:b/>
                <w:szCs w:val="20"/>
              </w:rPr>
            </w:pPr>
          </w:p>
        </w:tc>
        <w:tc>
          <w:tcPr>
            <w:tcW w:w="1808" w:type="pct"/>
            <w:shd w:val="clear" w:color="auto" w:fill="BFBFBF" w:themeFill="background1" w:themeFillShade="BF"/>
            <w:vAlign w:val="center"/>
          </w:tcPr>
          <w:p w14:paraId="718E684A" w14:textId="4A2958E0" w:rsidR="00C611F0" w:rsidRPr="00144FB7" w:rsidRDefault="00C611F0" w:rsidP="00B9612D">
            <w:pPr>
              <w:rPr>
                <w:b/>
              </w:rPr>
            </w:pPr>
          </w:p>
        </w:tc>
        <w:tc>
          <w:tcPr>
            <w:tcW w:w="380" w:type="pct"/>
            <w:shd w:val="clear" w:color="auto" w:fill="BFBFBF" w:themeFill="background1" w:themeFillShade="BF"/>
            <w:vAlign w:val="center"/>
          </w:tcPr>
          <w:p w14:paraId="7F43C3E2" w14:textId="675A63A1" w:rsidR="00C611F0" w:rsidRPr="00144FB7" w:rsidRDefault="00C611F0" w:rsidP="00B9612D">
            <w:pPr>
              <w:jc w:val="center"/>
              <w:rPr>
                <w:b/>
              </w:rPr>
            </w:pPr>
          </w:p>
        </w:tc>
      </w:tr>
      <w:tr w:rsidR="00C611F0" w:rsidRPr="000C2908" w14:paraId="2D5810B2" w14:textId="77777777" w:rsidTr="00E85C28">
        <w:tc>
          <w:tcPr>
            <w:tcW w:w="1678" w:type="pct"/>
            <w:vAlign w:val="center"/>
          </w:tcPr>
          <w:p w14:paraId="5F63CCE9" w14:textId="6BDFA5DE" w:rsidR="00C611F0" w:rsidRPr="00DD7E5A" w:rsidRDefault="00EC097A" w:rsidP="00B9612D">
            <w:proofErr w:type="spellStart"/>
            <w:r>
              <w:t>timeslot</w:t>
            </w:r>
            <w:proofErr w:type="spellEnd"/>
          </w:p>
        </w:tc>
        <w:tc>
          <w:tcPr>
            <w:tcW w:w="1134" w:type="pct"/>
            <w:vAlign w:val="center"/>
          </w:tcPr>
          <w:p w14:paraId="12B8ED4D" w14:textId="2993B591" w:rsidR="00C611F0" w:rsidRPr="00DD7E5A" w:rsidRDefault="00EC097A" w:rsidP="00B9612D">
            <w:proofErr w:type="spellStart"/>
            <w:r>
              <w:t>TimeslotType</w:t>
            </w:r>
            <w:proofErr w:type="spellEnd"/>
          </w:p>
        </w:tc>
        <w:tc>
          <w:tcPr>
            <w:tcW w:w="1808" w:type="pct"/>
            <w:vAlign w:val="center"/>
          </w:tcPr>
          <w:p w14:paraId="5B74509A" w14:textId="216566E6" w:rsidR="00C611F0" w:rsidRPr="00DD7E5A" w:rsidRDefault="00EC097A" w:rsidP="00B9612D">
            <w:r>
              <w:t>List med lediga tider</w:t>
            </w:r>
          </w:p>
        </w:tc>
        <w:tc>
          <w:tcPr>
            <w:tcW w:w="380" w:type="pct"/>
            <w:vAlign w:val="center"/>
          </w:tcPr>
          <w:p w14:paraId="1845158A" w14:textId="489CB4A6" w:rsidR="00C611F0" w:rsidRPr="00C771F9" w:rsidRDefault="00EC097A" w:rsidP="00B9612D">
            <w:pPr>
              <w:jc w:val="center"/>
              <w:rPr>
                <w:rFonts w:eastAsia="Times New Roman"/>
                <w:spacing w:val="-1"/>
                <w:szCs w:val="20"/>
              </w:rPr>
            </w:pPr>
            <w:r>
              <w:rPr>
                <w:rFonts w:eastAsia="Times New Roman"/>
                <w:spacing w:val="-1"/>
                <w:szCs w:val="20"/>
              </w:rPr>
              <w:t>0..*</w:t>
            </w:r>
          </w:p>
        </w:tc>
      </w:tr>
      <w:tr w:rsidR="00C57DE4" w:rsidRPr="000C2908" w14:paraId="06E211D7" w14:textId="77777777" w:rsidTr="00E85C28">
        <w:tc>
          <w:tcPr>
            <w:tcW w:w="1678" w:type="pct"/>
            <w:vAlign w:val="center"/>
          </w:tcPr>
          <w:p w14:paraId="26855408" w14:textId="5BD9DC98" w:rsidR="00C57DE4" w:rsidRPr="00DD7E5A" w:rsidRDefault="00C57DE4" w:rsidP="00C57DE4">
            <w:proofErr w:type="spellStart"/>
            <w:proofErr w:type="gramStart"/>
            <w:r>
              <w:lastRenderedPageBreak/>
              <w:t>timeslot.</w:t>
            </w:r>
            <w:r w:rsidRPr="00C57DE4">
              <w:rPr>
                <w:b/>
                <w:bCs/>
              </w:rPr>
              <w:t>timeslotId</w:t>
            </w:r>
            <w:proofErr w:type="spellEnd"/>
            <w:proofErr w:type="gramEnd"/>
          </w:p>
        </w:tc>
        <w:tc>
          <w:tcPr>
            <w:tcW w:w="1134" w:type="pct"/>
            <w:vAlign w:val="center"/>
          </w:tcPr>
          <w:p w14:paraId="63F588CD" w14:textId="5106A3B9" w:rsidR="00C57DE4" w:rsidRPr="00DD7E5A" w:rsidRDefault="00D57868" w:rsidP="00C57DE4">
            <w:proofErr w:type="spellStart"/>
            <w:r>
              <w:t>uuidType</w:t>
            </w:r>
            <w:proofErr w:type="spellEnd"/>
          </w:p>
        </w:tc>
        <w:tc>
          <w:tcPr>
            <w:tcW w:w="1808" w:type="pct"/>
            <w:vAlign w:val="center"/>
          </w:tcPr>
          <w:p w14:paraId="5D8E0EC4" w14:textId="689D851A" w:rsidR="00C57DE4" w:rsidRPr="00DD7E5A" w:rsidRDefault="00C57DE4" w:rsidP="00C57DE4">
            <w:r>
              <w:t>Unikt id för tidsluckan</w:t>
            </w:r>
            <w:r w:rsidR="00D57868">
              <w:t xml:space="preserve">. 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80" w:type="pct"/>
            <w:vAlign w:val="center"/>
          </w:tcPr>
          <w:p w14:paraId="2DD95D6E" w14:textId="7B742440" w:rsidR="00C57DE4" w:rsidRPr="00C771F9" w:rsidRDefault="00C57DE4" w:rsidP="00C57DE4">
            <w:pPr>
              <w:jc w:val="center"/>
              <w:rPr>
                <w:rFonts w:eastAsia="Times New Roman"/>
                <w:spacing w:val="-1"/>
                <w:szCs w:val="20"/>
              </w:rPr>
            </w:pPr>
            <w:r>
              <w:rPr>
                <w:rFonts w:eastAsia="Times New Roman"/>
                <w:spacing w:val="-1"/>
                <w:szCs w:val="20"/>
              </w:rPr>
              <w:t>1..1</w:t>
            </w:r>
          </w:p>
        </w:tc>
      </w:tr>
      <w:tr w:rsidR="00C57DE4" w:rsidRPr="000C2908" w14:paraId="6F2C03AA" w14:textId="77777777" w:rsidTr="00E85C28">
        <w:tc>
          <w:tcPr>
            <w:tcW w:w="1678" w:type="pct"/>
            <w:vAlign w:val="center"/>
          </w:tcPr>
          <w:p w14:paraId="7B547A17" w14:textId="7163F87A" w:rsidR="00C57DE4" w:rsidRPr="00DD7E5A" w:rsidRDefault="00C57DE4" w:rsidP="00C57DE4">
            <w:proofErr w:type="spellStart"/>
            <w:proofErr w:type="gramStart"/>
            <w:r>
              <w:t>timeslot.</w:t>
            </w:r>
            <w:r w:rsidRPr="00C57DE4">
              <w:rPr>
                <w:b/>
                <w:bCs/>
              </w:rPr>
              <w:t>timeType</w:t>
            </w:r>
            <w:proofErr w:type="spellEnd"/>
            <w:proofErr w:type="gramEnd"/>
          </w:p>
        </w:tc>
        <w:tc>
          <w:tcPr>
            <w:tcW w:w="1134" w:type="pct"/>
            <w:vAlign w:val="center"/>
          </w:tcPr>
          <w:p w14:paraId="72DCB4E5" w14:textId="31365D31" w:rsidR="00C57DE4" w:rsidRPr="00DD7E5A" w:rsidRDefault="00C57DE4" w:rsidP="00C57DE4">
            <w:proofErr w:type="spellStart"/>
            <w:r>
              <w:t>TimeTypeType</w:t>
            </w:r>
            <w:proofErr w:type="spellEnd"/>
          </w:p>
        </w:tc>
        <w:tc>
          <w:tcPr>
            <w:tcW w:w="1808" w:type="pct"/>
            <w:vAlign w:val="center"/>
          </w:tcPr>
          <w:p w14:paraId="1814AECE" w14:textId="71D33B07" w:rsidR="00C57DE4" w:rsidRPr="00DD7E5A" w:rsidRDefault="00C57DE4" w:rsidP="00C57DE4">
            <w:r>
              <w:t xml:space="preserve">Typ av tid som uttrycker var bokningen/besöket avser. Se datatypen </w:t>
            </w:r>
            <w:proofErr w:type="spellStart"/>
            <w:r>
              <w:t>TimeTypeType</w:t>
            </w:r>
            <w:proofErr w:type="spellEnd"/>
            <w:r>
              <w:t xml:space="preserve"> för vidare information</w:t>
            </w:r>
            <w:r w:rsidR="0003168D">
              <w:t>.</w:t>
            </w:r>
          </w:p>
        </w:tc>
        <w:tc>
          <w:tcPr>
            <w:tcW w:w="380" w:type="pct"/>
            <w:vAlign w:val="center"/>
          </w:tcPr>
          <w:p w14:paraId="6C82C0D1" w14:textId="01D1C7B9" w:rsidR="00C57DE4" w:rsidRPr="00C771F9" w:rsidRDefault="00C57DE4" w:rsidP="00C57DE4">
            <w:pPr>
              <w:jc w:val="center"/>
              <w:rPr>
                <w:rFonts w:eastAsia="Times New Roman"/>
                <w:spacing w:val="-1"/>
                <w:szCs w:val="20"/>
              </w:rPr>
            </w:pPr>
            <w:r>
              <w:rPr>
                <w:rFonts w:eastAsia="Times New Roman"/>
                <w:spacing w:val="-1"/>
                <w:szCs w:val="20"/>
              </w:rPr>
              <w:t>1..1</w:t>
            </w:r>
          </w:p>
        </w:tc>
      </w:tr>
      <w:tr w:rsidR="00C57DE4" w:rsidRPr="000C2908" w14:paraId="555C878D" w14:textId="77777777" w:rsidTr="00E85C28">
        <w:tc>
          <w:tcPr>
            <w:tcW w:w="1678" w:type="pct"/>
            <w:vAlign w:val="center"/>
          </w:tcPr>
          <w:p w14:paraId="069586C6" w14:textId="234048C6" w:rsidR="00C57DE4" w:rsidRPr="00DD7E5A" w:rsidRDefault="00C57DE4" w:rsidP="00C57DE4">
            <w:proofErr w:type="spellStart"/>
            <w:proofErr w:type="gramStart"/>
            <w:r>
              <w:t>timeslot.</w:t>
            </w:r>
            <w:r w:rsidRPr="00C57DE4">
              <w:rPr>
                <w:b/>
                <w:bCs/>
              </w:rPr>
              <w:t>startTime</w:t>
            </w:r>
            <w:proofErr w:type="spellEnd"/>
            <w:proofErr w:type="gramEnd"/>
          </w:p>
        </w:tc>
        <w:tc>
          <w:tcPr>
            <w:tcW w:w="1134" w:type="pct"/>
            <w:vAlign w:val="center"/>
          </w:tcPr>
          <w:p w14:paraId="316010B4" w14:textId="2D28774B" w:rsidR="00C57DE4" w:rsidRPr="00DD7E5A" w:rsidRDefault="00C57DE4" w:rsidP="00C57DE4">
            <w:r w:rsidRPr="00115129">
              <w:t>TS</w:t>
            </w:r>
            <w:r>
              <w:t xml:space="preserve"> (string)</w:t>
            </w:r>
          </w:p>
        </w:tc>
        <w:tc>
          <w:tcPr>
            <w:tcW w:w="1808" w:type="pct"/>
            <w:vAlign w:val="center"/>
          </w:tcPr>
          <w:p w14:paraId="4D6D9AC3" w14:textId="0475529D" w:rsidR="00C57DE4" w:rsidRPr="00DD7E5A" w:rsidRDefault="00C57DE4" w:rsidP="00C57DE4">
            <w:r w:rsidRPr="0070631A">
              <w:t xml:space="preserve">Startdatum och klockslag för bokad tid, på formatet </w:t>
            </w:r>
            <w:proofErr w:type="spellStart"/>
            <w:r w:rsidRPr="0070631A">
              <w:t>ÅÅÅÅMMDDttmmss</w:t>
            </w:r>
            <w:proofErr w:type="spellEnd"/>
            <w:r w:rsidRPr="0070631A">
              <w:t>.</w:t>
            </w:r>
          </w:p>
        </w:tc>
        <w:tc>
          <w:tcPr>
            <w:tcW w:w="380" w:type="pct"/>
            <w:vAlign w:val="center"/>
          </w:tcPr>
          <w:p w14:paraId="00D70EB9" w14:textId="0CE81289" w:rsidR="00C57DE4" w:rsidRPr="00C771F9" w:rsidRDefault="00777DE2" w:rsidP="00C57DE4">
            <w:pPr>
              <w:jc w:val="center"/>
              <w:rPr>
                <w:rFonts w:eastAsia="Times New Roman"/>
                <w:spacing w:val="-1"/>
                <w:szCs w:val="20"/>
              </w:rPr>
            </w:pPr>
            <w:r>
              <w:rPr>
                <w:rFonts w:eastAsia="Times New Roman"/>
                <w:spacing w:val="-1"/>
                <w:szCs w:val="20"/>
              </w:rPr>
              <w:t>1..1</w:t>
            </w:r>
          </w:p>
        </w:tc>
      </w:tr>
      <w:tr w:rsidR="00C57DE4" w:rsidRPr="000C2908" w14:paraId="707E60F5" w14:textId="77777777" w:rsidTr="00E85C28">
        <w:tc>
          <w:tcPr>
            <w:tcW w:w="1678" w:type="pct"/>
            <w:vAlign w:val="center"/>
          </w:tcPr>
          <w:p w14:paraId="59C91CD7" w14:textId="74348F7F" w:rsidR="00C57DE4" w:rsidRPr="00DD7E5A" w:rsidRDefault="00C57DE4" w:rsidP="00C57DE4">
            <w:proofErr w:type="spellStart"/>
            <w:proofErr w:type="gramStart"/>
            <w:r>
              <w:t>timeslot.</w:t>
            </w:r>
            <w:r w:rsidRPr="00C57DE4">
              <w:rPr>
                <w:b/>
                <w:bCs/>
              </w:rPr>
              <w:t>endTime</w:t>
            </w:r>
            <w:proofErr w:type="spellEnd"/>
            <w:proofErr w:type="gramEnd"/>
          </w:p>
        </w:tc>
        <w:tc>
          <w:tcPr>
            <w:tcW w:w="1134" w:type="pct"/>
            <w:vAlign w:val="center"/>
          </w:tcPr>
          <w:p w14:paraId="136449A3" w14:textId="23E32362" w:rsidR="00C57DE4" w:rsidRPr="00DD7E5A" w:rsidRDefault="00C57DE4" w:rsidP="00C57DE4">
            <w:r w:rsidRPr="00115129">
              <w:t>TS</w:t>
            </w:r>
            <w:r>
              <w:t xml:space="preserve"> (string)</w:t>
            </w:r>
          </w:p>
        </w:tc>
        <w:tc>
          <w:tcPr>
            <w:tcW w:w="1808" w:type="pct"/>
            <w:vAlign w:val="center"/>
          </w:tcPr>
          <w:p w14:paraId="0969AA6A" w14:textId="5BD13773" w:rsidR="00C57DE4" w:rsidRPr="00DD7E5A" w:rsidRDefault="00C57DE4" w:rsidP="00C57DE4">
            <w:r w:rsidRPr="0070631A">
              <w:t xml:space="preserve">Slutdatum och klockslag för bokad tid, på formatet </w:t>
            </w:r>
            <w:proofErr w:type="spellStart"/>
            <w:r w:rsidRPr="0070631A">
              <w:t>ÅÅÅÅMMDDttmmss</w:t>
            </w:r>
            <w:proofErr w:type="spellEnd"/>
            <w:r w:rsidRPr="0070631A">
              <w:t>.</w:t>
            </w:r>
          </w:p>
        </w:tc>
        <w:tc>
          <w:tcPr>
            <w:tcW w:w="380" w:type="pct"/>
            <w:vAlign w:val="center"/>
          </w:tcPr>
          <w:p w14:paraId="35BB60D3" w14:textId="69E5AB01" w:rsidR="00C57DE4" w:rsidRPr="00C771F9" w:rsidRDefault="00C57DE4" w:rsidP="00C57DE4">
            <w:pPr>
              <w:jc w:val="center"/>
              <w:rPr>
                <w:rFonts w:eastAsia="Times New Roman"/>
                <w:spacing w:val="-1"/>
                <w:szCs w:val="20"/>
              </w:rPr>
            </w:pPr>
            <w:r>
              <w:rPr>
                <w:rFonts w:eastAsia="Times New Roman"/>
                <w:spacing w:val="-1"/>
                <w:szCs w:val="20"/>
              </w:rPr>
              <w:t>0..1</w:t>
            </w:r>
          </w:p>
        </w:tc>
      </w:tr>
      <w:tr w:rsidR="00C57DE4" w:rsidRPr="000C2908" w14:paraId="67644248" w14:textId="77777777" w:rsidTr="00E85C28">
        <w:tc>
          <w:tcPr>
            <w:tcW w:w="1678" w:type="pct"/>
            <w:vAlign w:val="center"/>
          </w:tcPr>
          <w:p w14:paraId="3B5A7CD5" w14:textId="1F71E47D" w:rsidR="00C57DE4" w:rsidRPr="00DD7E5A" w:rsidRDefault="00C57DE4" w:rsidP="00C57DE4">
            <w:proofErr w:type="spellStart"/>
            <w:proofErr w:type="gramStart"/>
            <w:r>
              <w:t>timeslot.</w:t>
            </w:r>
            <w:r w:rsidRPr="00C57DE4">
              <w:rPr>
                <w:b/>
                <w:bCs/>
              </w:rPr>
              <w:t>timeLength</w:t>
            </w:r>
            <w:proofErr w:type="spellEnd"/>
            <w:proofErr w:type="gramEnd"/>
          </w:p>
        </w:tc>
        <w:tc>
          <w:tcPr>
            <w:tcW w:w="1134" w:type="pct"/>
            <w:vAlign w:val="center"/>
          </w:tcPr>
          <w:p w14:paraId="1973CB87" w14:textId="0200EFB9" w:rsidR="00C57DE4" w:rsidRPr="00DD7E5A" w:rsidRDefault="00C57DE4" w:rsidP="00C57DE4">
            <w:r>
              <w:t>double</w:t>
            </w:r>
          </w:p>
        </w:tc>
        <w:tc>
          <w:tcPr>
            <w:tcW w:w="1808" w:type="pct"/>
            <w:vAlign w:val="center"/>
          </w:tcPr>
          <w:p w14:paraId="0A53ACD9" w14:textId="78F92D79" w:rsidR="00C57DE4" w:rsidRPr="00DD7E5A" w:rsidRDefault="00C57DE4" w:rsidP="00C57DE4">
            <w:r>
              <w:t>Längd på besöket i minuter</w:t>
            </w:r>
          </w:p>
        </w:tc>
        <w:tc>
          <w:tcPr>
            <w:tcW w:w="380" w:type="pct"/>
            <w:vAlign w:val="center"/>
          </w:tcPr>
          <w:p w14:paraId="471ABA27" w14:textId="5E6800A8" w:rsidR="00C57DE4" w:rsidRPr="00C771F9" w:rsidRDefault="00C57DE4" w:rsidP="00C57DE4">
            <w:pPr>
              <w:jc w:val="center"/>
              <w:rPr>
                <w:rFonts w:eastAsia="Times New Roman"/>
                <w:spacing w:val="-1"/>
                <w:szCs w:val="20"/>
              </w:rPr>
            </w:pPr>
            <w:r>
              <w:rPr>
                <w:rFonts w:eastAsia="Times New Roman"/>
                <w:spacing w:val="-1"/>
                <w:szCs w:val="20"/>
              </w:rPr>
              <w:t>0..1</w:t>
            </w:r>
          </w:p>
        </w:tc>
      </w:tr>
      <w:tr w:rsidR="00C57DE4" w:rsidRPr="000C2908" w14:paraId="714C6001" w14:textId="77777777" w:rsidTr="00E85C28">
        <w:tc>
          <w:tcPr>
            <w:tcW w:w="1678" w:type="pct"/>
            <w:vAlign w:val="center"/>
          </w:tcPr>
          <w:p w14:paraId="0C4FB560" w14:textId="47D035D0" w:rsidR="00C57DE4" w:rsidRPr="00DD7E5A" w:rsidRDefault="00C57DE4" w:rsidP="00C57DE4">
            <w:proofErr w:type="spellStart"/>
            <w:proofErr w:type="gramStart"/>
            <w:r>
              <w:t>timeslot.</w:t>
            </w:r>
            <w:r w:rsidRPr="00777DE2">
              <w:rPr>
                <w:b/>
                <w:bCs/>
              </w:rPr>
              <w:t>healthcareFacility</w:t>
            </w:r>
            <w:r w:rsidR="0003168D">
              <w:rPr>
                <w:b/>
                <w:bCs/>
              </w:rPr>
              <w:t>HSAId</w:t>
            </w:r>
            <w:proofErr w:type="spellEnd"/>
            <w:proofErr w:type="gramEnd"/>
          </w:p>
        </w:tc>
        <w:tc>
          <w:tcPr>
            <w:tcW w:w="1134" w:type="pct"/>
            <w:vAlign w:val="center"/>
          </w:tcPr>
          <w:p w14:paraId="68EDE8F5" w14:textId="091830AE" w:rsidR="00C57DE4" w:rsidRPr="00DD7E5A" w:rsidRDefault="0003168D" w:rsidP="00C57DE4">
            <w:proofErr w:type="spellStart"/>
            <w:r>
              <w:t>HSAIdType</w:t>
            </w:r>
            <w:proofErr w:type="spellEnd"/>
          </w:p>
        </w:tc>
        <w:tc>
          <w:tcPr>
            <w:tcW w:w="1808" w:type="pct"/>
            <w:vAlign w:val="center"/>
          </w:tcPr>
          <w:p w14:paraId="0A0EEAFB" w14:textId="7F4522BA" w:rsidR="00C57DE4" w:rsidRPr="00DD7E5A" w:rsidRDefault="0003168D" w:rsidP="00C57DE4">
            <w:proofErr w:type="spellStart"/>
            <w:r>
              <w:t>HSAId</w:t>
            </w:r>
            <w:proofErr w:type="spellEnd"/>
            <w:r>
              <w:t xml:space="preserve"> för v</w:t>
            </w:r>
            <w:r w:rsidR="00C57DE4">
              <w:t>årdenheten som bokningen gäller hos</w:t>
            </w:r>
            <w:r>
              <w:t>.</w:t>
            </w:r>
          </w:p>
        </w:tc>
        <w:tc>
          <w:tcPr>
            <w:tcW w:w="380" w:type="pct"/>
            <w:vAlign w:val="center"/>
          </w:tcPr>
          <w:p w14:paraId="795948D7" w14:textId="6CB1D85A" w:rsidR="00C57DE4" w:rsidRPr="00C771F9" w:rsidRDefault="00777DE2" w:rsidP="00C57DE4">
            <w:pPr>
              <w:jc w:val="center"/>
              <w:rPr>
                <w:rFonts w:eastAsia="Times New Roman"/>
                <w:spacing w:val="-1"/>
                <w:szCs w:val="20"/>
              </w:rPr>
            </w:pPr>
            <w:r>
              <w:rPr>
                <w:rFonts w:eastAsia="Times New Roman"/>
                <w:spacing w:val="-1"/>
                <w:szCs w:val="20"/>
              </w:rPr>
              <w:t>1..1</w:t>
            </w:r>
          </w:p>
        </w:tc>
      </w:tr>
      <w:tr w:rsidR="00C57DE4" w:rsidRPr="000C2908" w14:paraId="44D13E16" w14:textId="77777777" w:rsidTr="00E85C28">
        <w:tc>
          <w:tcPr>
            <w:tcW w:w="1678" w:type="pct"/>
            <w:vAlign w:val="center"/>
          </w:tcPr>
          <w:p w14:paraId="1A0C08F7" w14:textId="03ECB647" w:rsidR="00C57DE4" w:rsidRPr="00DD7E5A" w:rsidRDefault="00C57DE4" w:rsidP="00C57DE4">
            <w:proofErr w:type="spellStart"/>
            <w:proofErr w:type="gramStart"/>
            <w:r>
              <w:t>timeslot.</w:t>
            </w:r>
            <w:r w:rsidRPr="00777DE2">
              <w:rPr>
                <w:b/>
                <w:bCs/>
              </w:rPr>
              <w:t>practitioner</w:t>
            </w:r>
            <w:proofErr w:type="spellEnd"/>
            <w:proofErr w:type="gramEnd"/>
          </w:p>
        </w:tc>
        <w:tc>
          <w:tcPr>
            <w:tcW w:w="1134" w:type="pct"/>
            <w:vAlign w:val="center"/>
          </w:tcPr>
          <w:p w14:paraId="5AC0B648" w14:textId="5A451A00" w:rsidR="00C57DE4" w:rsidRPr="00DD7E5A" w:rsidRDefault="00C57DE4" w:rsidP="00C57DE4">
            <w:proofErr w:type="spellStart"/>
            <w:r>
              <w:t>PractitionerType</w:t>
            </w:r>
            <w:proofErr w:type="spellEnd"/>
          </w:p>
        </w:tc>
        <w:tc>
          <w:tcPr>
            <w:tcW w:w="1808" w:type="pct"/>
            <w:vAlign w:val="center"/>
          </w:tcPr>
          <w:p w14:paraId="2E1DDE18" w14:textId="57F825FD" w:rsidR="00C57DE4" w:rsidRPr="00DD7E5A" w:rsidRDefault="00C57DE4" w:rsidP="00C57DE4">
            <w:proofErr w:type="spellStart"/>
            <w:r w:rsidRPr="0070631A">
              <w:t>Ho</w:t>
            </w:r>
            <w:r>
              <w:t>S</w:t>
            </w:r>
            <w:proofErr w:type="spellEnd"/>
            <w:r w:rsidRPr="0070631A">
              <w:t>-person som besöket är bokat hos.</w:t>
            </w:r>
            <w:r w:rsidR="0003168D">
              <w:t xml:space="preserve"> Se datatypen </w:t>
            </w:r>
            <w:proofErr w:type="spellStart"/>
            <w:r w:rsidR="0003168D" w:rsidRPr="0003168D">
              <w:rPr>
                <w:i/>
                <w:iCs/>
              </w:rPr>
              <w:t>PractitionerType</w:t>
            </w:r>
            <w:proofErr w:type="spellEnd"/>
            <w:r w:rsidR="0003168D">
              <w:t xml:space="preserve"> för vidare information.</w:t>
            </w:r>
          </w:p>
        </w:tc>
        <w:tc>
          <w:tcPr>
            <w:tcW w:w="380" w:type="pct"/>
            <w:vAlign w:val="center"/>
          </w:tcPr>
          <w:p w14:paraId="4ADE14D0" w14:textId="4FF16F85" w:rsidR="00C57DE4" w:rsidRPr="00C771F9" w:rsidRDefault="00777DE2" w:rsidP="00C57DE4">
            <w:pPr>
              <w:jc w:val="center"/>
              <w:rPr>
                <w:rFonts w:eastAsia="Times New Roman"/>
                <w:spacing w:val="-1"/>
                <w:szCs w:val="20"/>
              </w:rPr>
            </w:pPr>
            <w:r>
              <w:rPr>
                <w:rFonts w:eastAsia="Times New Roman"/>
                <w:spacing w:val="-1"/>
                <w:szCs w:val="20"/>
              </w:rPr>
              <w:t>0..*</w:t>
            </w:r>
          </w:p>
        </w:tc>
      </w:tr>
      <w:tr w:rsidR="00C57DE4" w:rsidRPr="000C2908" w14:paraId="1BB5167D" w14:textId="77777777" w:rsidTr="00E85C28">
        <w:tc>
          <w:tcPr>
            <w:tcW w:w="1678" w:type="pct"/>
            <w:vAlign w:val="center"/>
          </w:tcPr>
          <w:p w14:paraId="2A47B99F" w14:textId="2B196263" w:rsidR="00C57DE4" w:rsidRPr="00DD7E5A" w:rsidRDefault="00C57DE4" w:rsidP="00C57DE4">
            <w:proofErr w:type="spellStart"/>
            <w:r>
              <w:t>timeslot.</w:t>
            </w:r>
            <w:r w:rsidRPr="00777DE2">
              <w:rPr>
                <w:b/>
                <w:bCs/>
              </w:rPr>
              <w:t>resource</w:t>
            </w:r>
            <w:proofErr w:type="spellEnd"/>
          </w:p>
        </w:tc>
        <w:tc>
          <w:tcPr>
            <w:tcW w:w="1134" w:type="pct"/>
            <w:vAlign w:val="center"/>
          </w:tcPr>
          <w:p w14:paraId="1CA8C442" w14:textId="05221022" w:rsidR="00C57DE4" w:rsidRPr="00DD7E5A" w:rsidRDefault="00C57DE4" w:rsidP="00C57DE4">
            <w:proofErr w:type="spellStart"/>
            <w:r>
              <w:t>ResourceType</w:t>
            </w:r>
            <w:proofErr w:type="spellEnd"/>
          </w:p>
        </w:tc>
        <w:tc>
          <w:tcPr>
            <w:tcW w:w="1808" w:type="pct"/>
            <w:vAlign w:val="center"/>
          </w:tcPr>
          <w:p w14:paraId="0E177209" w14:textId="77777777" w:rsidR="00C57DE4" w:rsidRDefault="00C57DE4" w:rsidP="00C57DE4">
            <w:r>
              <w:t>En resurs är n</w:t>
            </w:r>
            <w:r w:rsidRPr="00B303E5">
              <w:t>ågot som kan tas i anspråk för eller krävs för genomförande av aktiviteter eller processer inom vård och omsorg och som inte avser personer eller organisationer. Exempel är olika typer av medicintekniska produkter inom hälso- och sjukvård och pengar som betalas ut till brukaren inom socialtjänst</w:t>
            </w:r>
            <w:r>
              <w:t xml:space="preserve">. </w:t>
            </w:r>
          </w:p>
          <w:p w14:paraId="117DD3FF" w14:textId="5A826113" w:rsidR="0003168D" w:rsidRPr="00DD7E5A" w:rsidRDefault="0003168D" w:rsidP="00C57DE4">
            <w:r>
              <w:t xml:space="preserve">Se datatypen </w:t>
            </w:r>
            <w:proofErr w:type="spellStart"/>
            <w:r w:rsidRPr="0003168D">
              <w:rPr>
                <w:i/>
                <w:iCs/>
              </w:rPr>
              <w:t>ResourceType</w:t>
            </w:r>
            <w:proofErr w:type="spellEnd"/>
            <w:r>
              <w:t xml:space="preserve"> för vidare information.</w:t>
            </w:r>
          </w:p>
        </w:tc>
        <w:tc>
          <w:tcPr>
            <w:tcW w:w="380" w:type="pct"/>
            <w:vAlign w:val="center"/>
          </w:tcPr>
          <w:p w14:paraId="233AA412" w14:textId="104261F2" w:rsidR="00C57DE4" w:rsidRPr="00C771F9" w:rsidRDefault="00777DE2" w:rsidP="00C57DE4">
            <w:pPr>
              <w:jc w:val="center"/>
              <w:rPr>
                <w:rFonts w:eastAsia="Times New Roman"/>
                <w:spacing w:val="-1"/>
                <w:szCs w:val="20"/>
              </w:rPr>
            </w:pPr>
            <w:r>
              <w:rPr>
                <w:rFonts w:eastAsia="Times New Roman"/>
                <w:spacing w:val="-1"/>
                <w:szCs w:val="20"/>
              </w:rPr>
              <w:t>0..1</w:t>
            </w:r>
          </w:p>
        </w:tc>
      </w:tr>
      <w:tr w:rsidR="00C57DE4" w:rsidRPr="000C2908" w14:paraId="5605B69E" w14:textId="77777777" w:rsidTr="00E85C28">
        <w:tc>
          <w:tcPr>
            <w:tcW w:w="1678" w:type="pct"/>
            <w:vAlign w:val="center"/>
          </w:tcPr>
          <w:p w14:paraId="0D2C8BFC" w14:textId="07E04A55" w:rsidR="00C57DE4" w:rsidRPr="00DD7E5A" w:rsidRDefault="00C57DE4" w:rsidP="00C57DE4">
            <w:proofErr w:type="spellStart"/>
            <w:proofErr w:type="gramStart"/>
            <w:r>
              <w:t>timeslot.</w:t>
            </w:r>
            <w:r w:rsidRPr="00777DE2">
              <w:rPr>
                <w:b/>
                <w:bCs/>
              </w:rPr>
              <w:t>withinCareGuarantee</w:t>
            </w:r>
            <w:proofErr w:type="spellEnd"/>
            <w:proofErr w:type="gramEnd"/>
          </w:p>
        </w:tc>
        <w:tc>
          <w:tcPr>
            <w:tcW w:w="1134" w:type="pct"/>
            <w:vAlign w:val="center"/>
          </w:tcPr>
          <w:p w14:paraId="0102FC78" w14:textId="3BE6EB79" w:rsidR="00C57DE4" w:rsidRPr="00DD7E5A" w:rsidRDefault="00C57DE4" w:rsidP="00C57DE4">
            <w:proofErr w:type="spellStart"/>
            <w:r>
              <w:t>boolean</w:t>
            </w:r>
            <w:proofErr w:type="spellEnd"/>
          </w:p>
        </w:tc>
        <w:tc>
          <w:tcPr>
            <w:tcW w:w="1808" w:type="pct"/>
            <w:vAlign w:val="center"/>
          </w:tcPr>
          <w:p w14:paraId="6A9C4ABA" w14:textId="1FF9AEF0" w:rsidR="00C57DE4" w:rsidRPr="00DD7E5A" w:rsidRDefault="00C57DE4" w:rsidP="00C57DE4">
            <w:r>
              <w:t xml:space="preserve">Flagga som visar huruvida denna tidslucka ligger inom Vårdgarantin. Flaggan är intressant att förmedla i samband med exempelvis ett </w:t>
            </w:r>
            <w:proofErr w:type="spellStart"/>
            <w:r>
              <w:t>nybokningsflöde</w:t>
            </w:r>
            <w:proofErr w:type="spellEnd"/>
            <w:r>
              <w:t>, då invånaren söker efter lediga tider. Flaggan relaterar således till den tidpunkt då invånaren begärde att söka efter lediga tider.</w:t>
            </w:r>
            <w:r w:rsidR="00777DE2">
              <w:t xml:space="preserve"> Om attributet utesluts kan en konsument inte dra slutsatser huruvida den erbjudna lediga tiden ligger inom eller utom vårdgarantin.</w:t>
            </w:r>
          </w:p>
        </w:tc>
        <w:tc>
          <w:tcPr>
            <w:tcW w:w="380" w:type="pct"/>
            <w:vAlign w:val="center"/>
          </w:tcPr>
          <w:p w14:paraId="08EBB830" w14:textId="62FEF1CF" w:rsidR="00C57DE4" w:rsidRPr="00C771F9" w:rsidRDefault="00777DE2" w:rsidP="00C57DE4">
            <w:pPr>
              <w:jc w:val="center"/>
              <w:rPr>
                <w:rFonts w:eastAsia="Times New Roman"/>
                <w:spacing w:val="-1"/>
                <w:szCs w:val="20"/>
              </w:rPr>
            </w:pPr>
            <w:r>
              <w:rPr>
                <w:rFonts w:eastAsia="Times New Roman"/>
                <w:spacing w:val="-1"/>
                <w:szCs w:val="20"/>
              </w:rPr>
              <w:t>0..1</w:t>
            </w:r>
          </w:p>
        </w:tc>
      </w:tr>
      <w:tr w:rsidR="00C57DE4" w:rsidRPr="000C2908" w14:paraId="46E5BD7F" w14:textId="77777777" w:rsidTr="00E85C28">
        <w:tc>
          <w:tcPr>
            <w:tcW w:w="1678" w:type="pct"/>
            <w:vAlign w:val="center"/>
          </w:tcPr>
          <w:p w14:paraId="343BB98B" w14:textId="4290549A" w:rsidR="00C57DE4" w:rsidRPr="00DD7E5A" w:rsidRDefault="00C57DE4" w:rsidP="00C57DE4">
            <w:proofErr w:type="spellStart"/>
            <w:proofErr w:type="gramStart"/>
            <w:r>
              <w:t>timeslot.</w:t>
            </w:r>
            <w:r w:rsidRPr="00777DE2">
              <w:rPr>
                <w:b/>
                <w:bCs/>
              </w:rPr>
              <w:t>alternativeAddress</w:t>
            </w:r>
            <w:proofErr w:type="spellEnd"/>
            <w:proofErr w:type="gramEnd"/>
          </w:p>
        </w:tc>
        <w:tc>
          <w:tcPr>
            <w:tcW w:w="1134" w:type="pct"/>
            <w:vAlign w:val="center"/>
          </w:tcPr>
          <w:p w14:paraId="7249E3C8" w14:textId="424C13B1" w:rsidR="00C57DE4" w:rsidRPr="00DD7E5A" w:rsidRDefault="00C57DE4" w:rsidP="00C57DE4">
            <w:r>
              <w:t>string</w:t>
            </w:r>
          </w:p>
        </w:tc>
        <w:tc>
          <w:tcPr>
            <w:tcW w:w="1808" w:type="pct"/>
            <w:vAlign w:val="center"/>
          </w:tcPr>
          <w:p w14:paraId="17B46B24" w14:textId="7B9C4C75" w:rsidR="00C57DE4" w:rsidRPr="00DD7E5A" w:rsidRDefault="00C57DE4" w:rsidP="00C57DE4">
            <w:r>
              <w:t xml:space="preserve">En alternativ adress som kan anges av verksamheten, kopplat till den specifika </w:t>
            </w:r>
            <w:r>
              <w:lastRenderedPageBreak/>
              <w:t xml:space="preserve">tidsluckan. Om vårdcentralen vill förmedla en alternativ adress mer generellt rekommenderas motsvarande attribut i </w:t>
            </w:r>
            <w:proofErr w:type="spellStart"/>
            <w:r>
              <w:t>OrgUnitType</w:t>
            </w:r>
            <w:proofErr w:type="spellEnd"/>
          </w:p>
        </w:tc>
        <w:tc>
          <w:tcPr>
            <w:tcW w:w="380" w:type="pct"/>
            <w:vAlign w:val="center"/>
          </w:tcPr>
          <w:p w14:paraId="7F7F04BD" w14:textId="62E715BD" w:rsidR="00C57DE4" w:rsidRPr="00C771F9" w:rsidRDefault="00777DE2" w:rsidP="00C57DE4">
            <w:pPr>
              <w:jc w:val="center"/>
              <w:rPr>
                <w:rFonts w:eastAsia="Times New Roman"/>
                <w:spacing w:val="-1"/>
                <w:szCs w:val="20"/>
              </w:rPr>
            </w:pPr>
            <w:r>
              <w:rPr>
                <w:rFonts w:eastAsia="Times New Roman"/>
                <w:spacing w:val="-1"/>
                <w:szCs w:val="20"/>
              </w:rPr>
              <w:lastRenderedPageBreak/>
              <w:t>0..1</w:t>
            </w:r>
          </w:p>
        </w:tc>
      </w:tr>
      <w:tr w:rsidR="00EC097A" w:rsidRPr="000C2908" w14:paraId="27919A26" w14:textId="77777777" w:rsidTr="00E85C28">
        <w:tc>
          <w:tcPr>
            <w:tcW w:w="1678" w:type="pct"/>
          </w:tcPr>
          <w:p w14:paraId="0B54589F" w14:textId="77777777" w:rsidR="00EC097A" w:rsidRPr="00407863" w:rsidRDefault="00EC097A" w:rsidP="00EC097A">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72520881" w14:textId="77777777" w:rsidR="00EC097A" w:rsidRPr="00840F68" w:rsidRDefault="00EC097A" w:rsidP="00EC097A"/>
        </w:tc>
        <w:tc>
          <w:tcPr>
            <w:tcW w:w="1134" w:type="pct"/>
          </w:tcPr>
          <w:p w14:paraId="501D2D41" w14:textId="3DD87619" w:rsidR="00EC097A" w:rsidRPr="00840F68" w:rsidRDefault="00EC097A" w:rsidP="00EC097A">
            <w:proofErr w:type="spellStart"/>
            <w:r w:rsidRPr="00407863">
              <w:rPr>
                <w:rFonts w:eastAsia="Times New Roman"/>
                <w:spacing w:val="-1"/>
                <w:szCs w:val="20"/>
              </w:rPr>
              <w:t>ResultCodeEnum</w:t>
            </w:r>
            <w:proofErr w:type="spellEnd"/>
          </w:p>
        </w:tc>
        <w:tc>
          <w:tcPr>
            <w:tcW w:w="1808" w:type="pct"/>
          </w:tcPr>
          <w:p w14:paraId="0A5E0224" w14:textId="3437689C" w:rsidR="00EC097A" w:rsidRDefault="00EC097A" w:rsidP="00EC097A">
            <w:r w:rsidRPr="00407863">
              <w:rPr>
                <w:rFonts w:eastAsia="Times New Roman"/>
                <w:spacing w:val="-1"/>
                <w:szCs w:val="20"/>
              </w:rPr>
              <w:t>Kan endast vara OK, INFO eller ERROR.</w:t>
            </w:r>
          </w:p>
        </w:tc>
        <w:tc>
          <w:tcPr>
            <w:tcW w:w="380" w:type="pct"/>
          </w:tcPr>
          <w:p w14:paraId="5384C54A" w14:textId="4CB5061B" w:rsidR="00EC097A" w:rsidRPr="00223D32" w:rsidRDefault="00EC097A" w:rsidP="00EC097A">
            <w:pPr>
              <w:jc w:val="center"/>
              <w:rPr>
                <w:rFonts w:eastAsia="Times New Roman"/>
                <w:spacing w:val="-1"/>
                <w:szCs w:val="20"/>
              </w:rPr>
            </w:pPr>
            <w:r w:rsidRPr="00407863">
              <w:rPr>
                <w:rFonts w:eastAsia="Times New Roman"/>
                <w:spacing w:val="-1"/>
                <w:szCs w:val="20"/>
              </w:rPr>
              <w:t>1..1</w:t>
            </w:r>
          </w:p>
        </w:tc>
      </w:tr>
      <w:tr w:rsidR="00EC097A" w:rsidRPr="000C2908" w14:paraId="1DC9E6FE" w14:textId="77777777" w:rsidTr="00E85C28">
        <w:tc>
          <w:tcPr>
            <w:tcW w:w="1678" w:type="pct"/>
          </w:tcPr>
          <w:p w14:paraId="314C1CC6" w14:textId="57B8270E" w:rsidR="00EC097A" w:rsidRPr="00840F68" w:rsidRDefault="00EC097A" w:rsidP="00EC097A">
            <w:proofErr w:type="spellStart"/>
            <w:r w:rsidRPr="00407863">
              <w:rPr>
                <w:rFonts w:eastAsia="Times New Roman"/>
                <w:spacing w:val="-1"/>
                <w:szCs w:val="20"/>
              </w:rPr>
              <w:t>resultText</w:t>
            </w:r>
            <w:proofErr w:type="spellEnd"/>
          </w:p>
        </w:tc>
        <w:tc>
          <w:tcPr>
            <w:tcW w:w="1134" w:type="pct"/>
          </w:tcPr>
          <w:p w14:paraId="4FF8B5AA" w14:textId="4EBF177B" w:rsidR="00EC097A" w:rsidRPr="00840F68" w:rsidRDefault="00EC097A" w:rsidP="00EC097A">
            <w:r w:rsidRPr="00407863">
              <w:rPr>
                <w:rFonts w:eastAsia="Times New Roman"/>
                <w:spacing w:val="-1"/>
                <w:szCs w:val="20"/>
              </w:rPr>
              <w:t>string</w:t>
            </w:r>
          </w:p>
        </w:tc>
        <w:tc>
          <w:tcPr>
            <w:tcW w:w="1808" w:type="pct"/>
          </w:tcPr>
          <w:p w14:paraId="13F4A9E5" w14:textId="77777777" w:rsidR="00EC097A" w:rsidRDefault="00EC097A" w:rsidP="00EC097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135E1D84" w14:textId="2C26725C" w:rsidR="00EC097A" w:rsidRDefault="00EC097A" w:rsidP="00EC097A">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80" w:type="pct"/>
          </w:tcPr>
          <w:p w14:paraId="1C9F13DE" w14:textId="59FE07CA" w:rsidR="00EC097A" w:rsidRPr="00223D32" w:rsidRDefault="00EC097A" w:rsidP="00EC097A">
            <w:pPr>
              <w:jc w:val="center"/>
              <w:rPr>
                <w:rFonts w:eastAsia="Times New Roman"/>
                <w:spacing w:val="-1"/>
                <w:szCs w:val="20"/>
              </w:rPr>
            </w:pPr>
            <w:r w:rsidRPr="00407863">
              <w:rPr>
                <w:rFonts w:eastAsia="Times New Roman"/>
                <w:spacing w:val="-1"/>
                <w:szCs w:val="20"/>
              </w:rPr>
              <w:t>0..1</w:t>
            </w:r>
          </w:p>
        </w:tc>
      </w:tr>
    </w:tbl>
    <w:p w14:paraId="45093695" w14:textId="0D7FB9B0" w:rsidR="00C611F0" w:rsidRDefault="00C611F0" w:rsidP="00C611F0"/>
    <w:p w14:paraId="78035A51" w14:textId="77777777" w:rsidR="00C611F0" w:rsidRPr="00C611F0" w:rsidRDefault="00C611F0" w:rsidP="00C611F0"/>
    <w:p w14:paraId="53D23690" w14:textId="0027A56C" w:rsidR="00101478" w:rsidRPr="001A14C8" w:rsidRDefault="00101478" w:rsidP="00101478">
      <w:pPr>
        <w:pStyle w:val="Rubrik2"/>
      </w:pPr>
      <w:bookmarkStart w:id="157" w:name="_Toc149769340"/>
      <w:proofErr w:type="spellStart"/>
      <w:r w:rsidRPr="001A14C8">
        <w:t>GetHealthcareFacilities</w:t>
      </w:r>
      <w:bookmarkEnd w:id="157"/>
      <w:proofErr w:type="spellEnd"/>
    </w:p>
    <w:p w14:paraId="42841332" w14:textId="2EFAE3D4" w:rsidR="00101478" w:rsidRDefault="00101478" w:rsidP="00101478">
      <w:r>
        <w:t>Tjänstekontrakt</w:t>
      </w:r>
      <w:r w:rsidRPr="00DD7E5A">
        <w:t xml:space="preserve"> för att hämta alla vårdenheter som erbjuds för </w:t>
      </w:r>
      <w:proofErr w:type="spellStart"/>
      <w:r>
        <w:t>nybokning</w:t>
      </w:r>
      <w:proofErr w:type="spellEnd"/>
      <w:r>
        <w:t xml:space="preserve"> </w:t>
      </w:r>
      <w:r w:rsidRPr="00DD7E5A">
        <w:t xml:space="preserve">eller ombokning för aktuell invånare (vårdenhet i begäran representerar då den kallande organisationen). </w:t>
      </w:r>
      <w:r>
        <w:t>Detta tjänstekontrakt</w:t>
      </w:r>
      <w:r w:rsidRPr="00DD7E5A">
        <w:t xml:space="preserve"> följer inte riktigt samma mönster som övriga </w:t>
      </w:r>
      <w:r>
        <w:t>tjänstekontrakt</w:t>
      </w:r>
      <w:r w:rsidRPr="00DD7E5A">
        <w:t xml:space="preserve">, genom att vårdenheten som får begäran i någon mening agerar ställföreträdare för en sortiments- och utbudskatalog och därigenom svarar för andra vårdenheters räkning. Det är dock underförstått att de vårdenheter som listas i svaret utför samma typ av behandling som den vårdenhet som fick begäran och följer samma </w:t>
      </w:r>
      <w:proofErr w:type="spellStart"/>
      <w:r w:rsidRPr="00DD7E5A">
        <w:t>kodverk</w:t>
      </w:r>
      <w:proofErr w:type="spellEnd"/>
      <w:r w:rsidRPr="00DD7E5A">
        <w:t xml:space="preserve"> för </w:t>
      </w:r>
      <w:proofErr w:type="spellStart"/>
      <w:r w:rsidR="000C7433">
        <w:t>AppointmentType</w:t>
      </w:r>
      <w:proofErr w:type="spellEnd"/>
      <w:r w:rsidR="00C31C2D">
        <w:t xml:space="preserve"> (</w:t>
      </w:r>
      <w:proofErr w:type="spellStart"/>
      <w:r w:rsidR="00C31C2D">
        <w:t>tidstyp</w:t>
      </w:r>
      <w:proofErr w:type="spellEnd"/>
      <w:r w:rsidR="00C31C2D">
        <w:t>)</w:t>
      </w:r>
      <w:r w:rsidRPr="00DD7E5A">
        <w:t xml:space="preserve">, </w:t>
      </w:r>
      <w:proofErr w:type="spellStart"/>
      <w:r w:rsidR="000C7433">
        <w:t>Hea</w:t>
      </w:r>
      <w:r w:rsidR="00C31C2D">
        <w:t>l</w:t>
      </w:r>
      <w:r w:rsidR="000C7433">
        <w:t>thcareService</w:t>
      </w:r>
      <w:proofErr w:type="spellEnd"/>
      <w:r w:rsidR="000C7433">
        <w:t>(s)</w:t>
      </w:r>
      <w:r w:rsidR="00C31C2D">
        <w:t xml:space="preserve"> (vårdtjänster)</w:t>
      </w:r>
      <w:r w:rsidRPr="00DD7E5A">
        <w:t xml:space="preserve"> </w:t>
      </w:r>
      <w:proofErr w:type="gramStart"/>
      <w:r w:rsidRPr="00DD7E5A">
        <w:t>etc.</w:t>
      </w:r>
      <w:proofErr w:type="gramEnd"/>
      <w:r w:rsidRPr="00DD7E5A">
        <w:t xml:space="preserve"> Det är den svarande vårdenhetens ansvar att de vårdenheter som listas i svaret är bokningsbara, rent avtalsmässigt och att de har stöd för online-bokning enligt dessa tjänstekontrakt.</w:t>
      </w:r>
    </w:p>
    <w:p w14:paraId="5FE139AE" w14:textId="77777777" w:rsidR="00101478" w:rsidRDefault="00101478" w:rsidP="00101478"/>
    <w:p w14:paraId="5E6EC437" w14:textId="0EF325A3" w:rsidR="00101478" w:rsidRPr="00DD7E5A" w:rsidRDefault="00101478" w:rsidP="00101478">
      <w:r w:rsidRPr="00DD7E5A">
        <w:t>Tjänste</w:t>
      </w:r>
      <w:r w:rsidR="00C31C2D">
        <w:t>kontraktet</w:t>
      </w:r>
      <w:r w:rsidRPr="00DD7E5A">
        <w:t xml:space="preserve"> returnerar en lista av vårdenheter som kan bokas online av angiven </w:t>
      </w:r>
      <w:r>
        <w:t>invånare</w:t>
      </w:r>
      <w:r w:rsidRPr="00DD7E5A">
        <w:t xml:space="preserve">. Om </w:t>
      </w:r>
      <w:proofErr w:type="spellStart"/>
      <w:r w:rsidR="000C7433" w:rsidRPr="000C7433">
        <w:rPr>
          <w:i/>
          <w:iCs/>
        </w:rPr>
        <w:t>originalAppointmentId</w:t>
      </w:r>
      <w:proofErr w:type="spellEnd"/>
      <w:r w:rsidRPr="00DD7E5A">
        <w:t xml:space="preserve"> är med i begäran, returneras endast vårdenheter som är valbara vid ombokning av just angiven bokning. </w:t>
      </w:r>
    </w:p>
    <w:p w14:paraId="5A6A636C" w14:textId="77777777" w:rsidR="00101478" w:rsidRPr="00DD7E5A" w:rsidRDefault="00101478" w:rsidP="00101478"/>
    <w:p w14:paraId="3E750039" w14:textId="77777777" w:rsidR="00101478" w:rsidRPr="00DD7E5A" w:rsidRDefault="00101478" w:rsidP="00101478">
      <w:pPr>
        <w:rPr>
          <w:b/>
        </w:rPr>
      </w:pPr>
      <w:r w:rsidRPr="00DD7E5A">
        <w:rPr>
          <w:b/>
        </w:rPr>
        <w:t>Förtydligande:</w:t>
      </w:r>
    </w:p>
    <w:p w14:paraId="29966A51" w14:textId="2F66D72E" w:rsidR="00101478" w:rsidRDefault="00101478" w:rsidP="00101478">
      <w:r w:rsidRPr="00DD7E5A">
        <w:t xml:space="preserve">I listan med </w:t>
      </w:r>
      <w:r>
        <w:t>vårdenhet</w:t>
      </w:r>
      <w:r w:rsidRPr="00DD7E5A">
        <w:t xml:space="preserve">er i svaret ska även den </w:t>
      </w:r>
      <w:r>
        <w:t>vårdenhet</w:t>
      </w:r>
      <w:r w:rsidRPr="00DD7E5A">
        <w:t xml:space="preserve"> som svarar på frågan finnas med om denna erbjuder tider för aktuell behandling. D.v.s. det ska </w:t>
      </w:r>
      <w:r w:rsidRPr="00DD7E5A">
        <w:rPr>
          <w:b/>
        </w:rPr>
        <w:t>inte</w:t>
      </w:r>
      <w:r w:rsidRPr="00DD7E5A">
        <w:t xml:space="preserve"> vara underförstått för konsumenten att den svarande </w:t>
      </w:r>
      <w:r>
        <w:t>vårdenhet</w:t>
      </w:r>
      <w:r w:rsidRPr="00DD7E5A">
        <w:t xml:space="preserve">en alltid kan utföra det som efterfrågas. Exempel på situationer när den svarande </w:t>
      </w:r>
      <w:r>
        <w:t>vårdenhet</w:t>
      </w:r>
      <w:r w:rsidRPr="00DD7E5A">
        <w:t xml:space="preserve">en inte ska finnas med i listan är om denna är en så kallad virtuell </w:t>
      </w:r>
      <w:r w:rsidR="002128D5">
        <w:t>vårdcentral</w:t>
      </w:r>
      <w:r>
        <w:t>/vårdenhet</w:t>
      </w:r>
      <w:r w:rsidRPr="00DD7E5A">
        <w:t xml:space="preserve"> som </w:t>
      </w:r>
      <w:r w:rsidR="001F3C32">
        <w:t xml:space="preserve">exempelvis </w:t>
      </w:r>
      <w:r w:rsidRPr="00DD7E5A">
        <w:t xml:space="preserve">används som avsändare vid kallelser för screening men som inte utför </w:t>
      </w:r>
      <w:r w:rsidR="001F3C32">
        <w:t>vårdtjänsten</w:t>
      </w:r>
      <w:r w:rsidRPr="00DD7E5A">
        <w:t>.</w:t>
      </w:r>
    </w:p>
    <w:p w14:paraId="1202B1F3" w14:textId="77777777" w:rsidR="00101478" w:rsidRDefault="00101478" w:rsidP="00101478"/>
    <w:p w14:paraId="0C71807C" w14:textId="77777777" w:rsidR="00101478" w:rsidRDefault="00101478" w:rsidP="00101478">
      <w:pPr>
        <w:pStyle w:val="Rubrik3"/>
      </w:pPr>
      <w:bookmarkStart w:id="158" w:name="_Toc149769341"/>
      <w:r>
        <w:t>Frivillighet</w:t>
      </w:r>
      <w:bookmarkEnd w:id="158"/>
    </w:p>
    <w:p w14:paraId="795ADA47" w14:textId="0CD46C50" w:rsidR="00101478" w:rsidRDefault="00CF0297" w:rsidP="00101478">
      <w:r w:rsidRPr="00DD7E5A">
        <w:t>Tjänste</w:t>
      </w:r>
      <w:r>
        <w:t xml:space="preserve">kontraktet </w:t>
      </w:r>
      <w:r w:rsidR="00101478">
        <w:t>är frivilligt att implementera för producent.</w:t>
      </w:r>
    </w:p>
    <w:p w14:paraId="2D74CFB4" w14:textId="77777777" w:rsidR="00101478" w:rsidRPr="00DD7E5A" w:rsidRDefault="00101478" w:rsidP="00101478"/>
    <w:p w14:paraId="7550F43E" w14:textId="77777777" w:rsidR="00101478" w:rsidRDefault="00101478" w:rsidP="00101478">
      <w:pPr>
        <w:pStyle w:val="Rubrik3"/>
      </w:pPr>
      <w:bookmarkStart w:id="159" w:name="_Toc149769342"/>
      <w:r>
        <w:lastRenderedPageBreak/>
        <w:t>Version</w:t>
      </w:r>
      <w:bookmarkEnd w:id="159"/>
    </w:p>
    <w:p w14:paraId="3DB6F625" w14:textId="3B2840EF" w:rsidR="00101478" w:rsidRDefault="00CF0297" w:rsidP="00101478">
      <w:r w:rsidRPr="00DD7E5A">
        <w:t>Tjänste</w:t>
      </w:r>
      <w:r>
        <w:t>kontraktet</w:t>
      </w:r>
      <w:r w:rsidRPr="00260822">
        <w:t xml:space="preserve"> </w:t>
      </w:r>
      <w:r w:rsidR="00101478" w:rsidRPr="00260822">
        <w:t>finns sedan 1.1</w:t>
      </w:r>
      <w:r>
        <w:t xml:space="preserve"> och finns kvar för att bibehålla funktionalitet tillgänglig i 1.1</w:t>
      </w:r>
      <w:r w:rsidR="00101478" w:rsidRPr="00260822">
        <w:t>.</w:t>
      </w:r>
      <w:r w:rsidR="001F3C32">
        <w:t xml:space="preserve"> Nuvarande version är 2.0</w:t>
      </w:r>
    </w:p>
    <w:p w14:paraId="2F0DBA97" w14:textId="77777777" w:rsidR="00101478" w:rsidRDefault="00101478" w:rsidP="00101478"/>
    <w:p w14:paraId="3CBC01D5" w14:textId="77777777" w:rsidR="00101478" w:rsidRDefault="00101478" w:rsidP="00101478">
      <w:pPr>
        <w:pStyle w:val="Rubrik3"/>
      </w:pPr>
      <w:bookmarkStart w:id="160" w:name="_Toc149769343"/>
      <w:r>
        <w:t>Meddelandeinformationsmodell (MIM)</w:t>
      </w:r>
      <w:bookmarkEnd w:id="160"/>
    </w:p>
    <w:p w14:paraId="139F0D17" w14:textId="671D02DE" w:rsidR="00101478" w:rsidRDefault="00E80DBF" w:rsidP="00101478">
      <w:r>
        <w:rPr>
          <w:noProof/>
        </w:rPr>
        <w:drawing>
          <wp:inline distT="0" distB="0" distL="0" distR="0" wp14:anchorId="5F03DAE2" wp14:editId="31F100F2">
            <wp:extent cx="5200000" cy="3019048"/>
            <wp:effectExtent l="0" t="0" r="1270" b="0"/>
            <wp:docPr id="124237207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2075" name="Bildobjekt 1" descr="En bild som visar text, skärmbild, Teckensnitt, linje&#10;&#10;Automatiskt genererad beskrivning"/>
                    <pic:cNvPicPr/>
                  </pic:nvPicPr>
                  <pic:blipFill>
                    <a:blip r:embed="rId34"/>
                    <a:stretch>
                      <a:fillRect/>
                    </a:stretch>
                  </pic:blipFill>
                  <pic:spPr>
                    <a:xfrm>
                      <a:off x="0" y="0"/>
                      <a:ext cx="5200000" cy="3019048"/>
                    </a:xfrm>
                    <a:prstGeom prst="rect">
                      <a:avLst/>
                    </a:prstGeom>
                  </pic:spPr>
                </pic:pic>
              </a:graphicData>
            </a:graphic>
          </wp:inline>
        </w:drawing>
      </w:r>
    </w:p>
    <w:p w14:paraId="57C5F47C" w14:textId="77777777" w:rsidR="00101478" w:rsidRPr="00C55071" w:rsidRDefault="00101478" w:rsidP="00101478"/>
    <w:p w14:paraId="60411DAD" w14:textId="77777777" w:rsidR="00101478" w:rsidRDefault="00101478" w:rsidP="00101478">
      <w:pPr>
        <w:pStyle w:val="Rubrik3"/>
      </w:pPr>
      <w:bookmarkStart w:id="161" w:name="_Toc149769344"/>
      <w:r>
        <w:t>Fältregler</w:t>
      </w:r>
      <w:bookmarkEnd w:id="161"/>
    </w:p>
    <w:p w14:paraId="3D1C4D84" w14:textId="77777777" w:rsidR="00101478" w:rsidRPr="007E3F3B" w:rsidRDefault="00101478" w:rsidP="00101478">
      <w:pPr>
        <w:rPr>
          <w:i/>
        </w:rPr>
      </w:pPr>
      <w:r w:rsidRPr="007E3F3B">
        <w:rPr>
          <w:i/>
        </w:rPr>
        <w:t xml:space="preserve">Nedanstående tabell beskriver varje element i begäran och svar. Har namnet en * finns ytterligare regler för detta element och beskrivs mer i detalj i stycket Regler. </w:t>
      </w:r>
    </w:p>
    <w:p w14:paraId="01D6885D" w14:textId="77777777" w:rsidR="00101478" w:rsidRDefault="00101478" w:rsidP="00101478"/>
    <w:tbl>
      <w:tblPr>
        <w:tblStyle w:val="Tabellrutnt"/>
        <w:tblW w:w="5110" w:type="pct"/>
        <w:tblLayout w:type="fixed"/>
        <w:tblLook w:val="04A0" w:firstRow="1" w:lastRow="0" w:firstColumn="1" w:lastColumn="0" w:noHBand="0" w:noVBand="1"/>
      </w:tblPr>
      <w:tblGrid>
        <w:gridCol w:w="3437"/>
        <w:gridCol w:w="3052"/>
        <w:gridCol w:w="3413"/>
        <w:gridCol w:w="784"/>
      </w:tblGrid>
      <w:tr w:rsidR="00101478" w:rsidRPr="000C2908" w14:paraId="17DD0864" w14:textId="77777777" w:rsidTr="00B9612D">
        <w:trPr>
          <w:trHeight w:val="384"/>
        </w:trPr>
        <w:tc>
          <w:tcPr>
            <w:tcW w:w="1608" w:type="pct"/>
            <w:shd w:val="clear" w:color="auto" w:fill="D9D9D9" w:themeFill="background1" w:themeFillShade="D9"/>
            <w:vAlign w:val="center"/>
          </w:tcPr>
          <w:p w14:paraId="1E3A0F3C" w14:textId="77777777" w:rsidR="00101478" w:rsidRPr="000C2908" w:rsidRDefault="00101478" w:rsidP="00B9612D">
            <w:pPr>
              <w:rPr>
                <w:b/>
              </w:rPr>
            </w:pPr>
            <w:r w:rsidRPr="000C2908">
              <w:rPr>
                <w:b/>
              </w:rPr>
              <w:t>Namn</w:t>
            </w:r>
          </w:p>
        </w:tc>
        <w:tc>
          <w:tcPr>
            <w:tcW w:w="1428" w:type="pct"/>
            <w:shd w:val="clear" w:color="auto" w:fill="D9D9D9" w:themeFill="background1" w:themeFillShade="D9"/>
            <w:vAlign w:val="center"/>
          </w:tcPr>
          <w:p w14:paraId="34673429" w14:textId="77777777" w:rsidR="00101478" w:rsidRPr="000C2908" w:rsidRDefault="00101478" w:rsidP="00B9612D">
            <w:pPr>
              <w:rPr>
                <w:b/>
              </w:rPr>
            </w:pPr>
            <w:r w:rsidRPr="000C2908">
              <w:rPr>
                <w:b/>
              </w:rPr>
              <w:t>Typ</w:t>
            </w:r>
          </w:p>
        </w:tc>
        <w:tc>
          <w:tcPr>
            <w:tcW w:w="1597" w:type="pct"/>
            <w:shd w:val="clear" w:color="auto" w:fill="D9D9D9" w:themeFill="background1" w:themeFillShade="D9"/>
            <w:vAlign w:val="center"/>
          </w:tcPr>
          <w:p w14:paraId="7648DEAF" w14:textId="77777777" w:rsidR="00101478" w:rsidRPr="000C2908" w:rsidRDefault="00101478" w:rsidP="00B9612D">
            <w:pPr>
              <w:rPr>
                <w:b/>
              </w:rPr>
            </w:pPr>
            <w:r w:rsidRPr="000C2908">
              <w:rPr>
                <w:b/>
              </w:rPr>
              <w:t>Beskrivning</w:t>
            </w:r>
          </w:p>
        </w:tc>
        <w:tc>
          <w:tcPr>
            <w:tcW w:w="367" w:type="pct"/>
            <w:shd w:val="clear" w:color="auto" w:fill="D9D9D9" w:themeFill="background1" w:themeFillShade="D9"/>
            <w:vAlign w:val="center"/>
          </w:tcPr>
          <w:p w14:paraId="6493DEF3" w14:textId="77777777" w:rsidR="00101478" w:rsidRPr="000C2908" w:rsidRDefault="00101478" w:rsidP="00B9612D">
            <w:pPr>
              <w:jc w:val="center"/>
              <w:rPr>
                <w:b/>
              </w:rPr>
            </w:pPr>
            <w:proofErr w:type="spellStart"/>
            <w:r>
              <w:rPr>
                <w:b/>
              </w:rPr>
              <w:t>Kard</w:t>
            </w:r>
            <w:proofErr w:type="spellEnd"/>
            <w:r>
              <w:rPr>
                <w:b/>
              </w:rPr>
              <w:t>.</w:t>
            </w:r>
          </w:p>
        </w:tc>
      </w:tr>
      <w:tr w:rsidR="00101478" w:rsidRPr="000C2908" w14:paraId="3094510E" w14:textId="77777777" w:rsidTr="0083342D">
        <w:tc>
          <w:tcPr>
            <w:tcW w:w="1608" w:type="pct"/>
            <w:shd w:val="clear" w:color="auto" w:fill="BFBFBF" w:themeFill="background1" w:themeFillShade="BF"/>
            <w:vAlign w:val="center"/>
          </w:tcPr>
          <w:p w14:paraId="15979E53" w14:textId="77777777" w:rsidR="00101478" w:rsidRPr="00A143A1" w:rsidRDefault="00101478" w:rsidP="00B9612D">
            <w:pPr>
              <w:rPr>
                <w:b/>
              </w:rPr>
            </w:pPr>
            <w:r w:rsidRPr="00A143A1">
              <w:rPr>
                <w:b/>
              </w:rPr>
              <w:t>Begäran</w:t>
            </w:r>
          </w:p>
        </w:tc>
        <w:tc>
          <w:tcPr>
            <w:tcW w:w="1428" w:type="pct"/>
            <w:shd w:val="clear" w:color="auto" w:fill="BFBFBF" w:themeFill="background1" w:themeFillShade="BF"/>
            <w:vAlign w:val="center"/>
          </w:tcPr>
          <w:p w14:paraId="74A1A041" w14:textId="77777777" w:rsidR="00101478" w:rsidRPr="000C2908" w:rsidRDefault="00101478" w:rsidP="00B9612D">
            <w:pPr>
              <w:pStyle w:val="TableParagraph"/>
              <w:spacing w:line="226" w:lineRule="exact"/>
              <w:ind w:left="102"/>
              <w:rPr>
                <w:rFonts w:ascii="Georgia" w:eastAsia="Times New Roman" w:hAnsi="Georgia" w:cs="Times New Roman"/>
                <w:spacing w:val="-1"/>
                <w:sz w:val="20"/>
                <w:szCs w:val="20"/>
              </w:rPr>
            </w:pPr>
          </w:p>
        </w:tc>
        <w:tc>
          <w:tcPr>
            <w:tcW w:w="1597" w:type="pct"/>
            <w:shd w:val="clear" w:color="auto" w:fill="BFBFBF" w:themeFill="background1" w:themeFillShade="BF"/>
            <w:vAlign w:val="center"/>
          </w:tcPr>
          <w:p w14:paraId="778DD01A" w14:textId="77777777" w:rsidR="00101478" w:rsidRPr="000C2908" w:rsidRDefault="00101478" w:rsidP="00B9612D">
            <w:pPr>
              <w:pStyle w:val="TableParagraph"/>
              <w:spacing w:line="226" w:lineRule="exact"/>
              <w:ind w:left="102"/>
              <w:rPr>
                <w:rFonts w:ascii="Georgia" w:eastAsia="Times New Roman" w:hAnsi="Georgia" w:cs="Times New Roman"/>
                <w:spacing w:val="-1"/>
                <w:sz w:val="20"/>
                <w:szCs w:val="20"/>
              </w:rPr>
            </w:pPr>
          </w:p>
        </w:tc>
        <w:tc>
          <w:tcPr>
            <w:tcW w:w="367" w:type="pct"/>
            <w:shd w:val="clear" w:color="auto" w:fill="BFBFBF" w:themeFill="background1" w:themeFillShade="BF"/>
            <w:vAlign w:val="center"/>
          </w:tcPr>
          <w:p w14:paraId="16756444" w14:textId="77777777" w:rsidR="00101478" w:rsidRPr="000C2908" w:rsidRDefault="00101478" w:rsidP="00B9612D">
            <w:pPr>
              <w:pStyle w:val="TableParagraph"/>
              <w:spacing w:line="226" w:lineRule="exact"/>
              <w:ind w:left="102"/>
              <w:jc w:val="center"/>
              <w:rPr>
                <w:rFonts w:ascii="Georgia" w:eastAsia="Times New Roman" w:hAnsi="Georgia" w:cs="Times New Roman"/>
                <w:spacing w:val="-1"/>
                <w:sz w:val="20"/>
                <w:szCs w:val="20"/>
              </w:rPr>
            </w:pPr>
          </w:p>
        </w:tc>
      </w:tr>
      <w:tr w:rsidR="001F3C32" w:rsidRPr="000C2908" w14:paraId="2C514E84" w14:textId="77777777" w:rsidTr="00B9612D">
        <w:tc>
          <w:tcPr>
            <w:tcW w:w="1608" w:type="pct"/>
            <w:vAlign w:val="center"/>
          </w:tcPr>
          <w:p w14:paraId="4EC1182B" w14:textId="6BE68921" w:rsidR="001F3C32" w:rsidRPr="000C2908" w:rsidRDefault="001F3C32" w:rsidP="001F3C32">
            <w:pPr>
              <w:rPr>
                <w:rFonts w:eastAsia="Times New Roman"/>
                <w:spacing w:val="-1"/>
                <w:szCs w:val="20"/>
                <w:highlight w:val="yellow"/>
              </w:rPr>
            </w:pPr>
            <w:proofErr w:type="spellStart"/>
            <w:r>
              <w:rPr>
                <w:rFonts w:eastAsia="Times New Roman"/>
                <w:spacing w:val="-1"/>
                <w:szCs w:val="20"/>
              </w:rPr>
              <w:t>originalAppointementId</w:t>
            </w:r>
            <w:proofErr w:type="spellEnd"/>
          </w:p>
        </w:tc>
        <w:tc>
          <w:tcPr>
            <w:tcW w:w="1428" w:type="pct"/>
            <w:vAlign w:val="center"/>
          </w:tcPr>
          <w:p w14:paraId="60C8FD77" w14:textId="18914579" w:rsidR="001F3C32" w:rsidRPr="000C2908" w:rsidRDefault="00ED0A54" w:rsidP="001F3C32">
            <w:pPr>
              <w:rPr>
                <w:rFonts w:eastAsia="Times New Roman"/>
                <w:spacing w:val="-1"/>
                <w:szCs w:val="20"/>
                <w:highlight w:val="yellow"/>
              </w:rPr>
            </w:pPr>
            <w:proofErr w:type="spellStart"/>
            <w:r>
              <w:rPr>
                <w:iCs/>
              </w:rPr>
              <w:t>uuidType</w:t>
            </w:r>
            <w:proofErr w:type="spellEnd"/>
          </w:p>
        </w:tc>
        <w:tc>
          <w:tcPr>
            <w:tcW w:w="1597" w:type="pct"/>
            <w:vAlign w:val="center"/>
          </w:tcPr>
          <w:p w14:paraId="283F4B45" w14:textId="1F75E82E" w:rsidR="001F3C32" w:rsidRPr="000C2908" w:rsidRDefault="001F3C32" w:rsidP="001F3C32">
            <w:pPr>
              <w:rPr>
                <w:rFonts w:eastAsia="Times New Roman"/>
                <w:spacing w:val="-1"/>
                <w:szCs w:val="20"/>
                <w:highlight w:val="yellow"/>
              </w:rPr>
            </w:pPr>
            <w:r>
              <w:rPr>
                <w:rFonts w:eastAsia="Times New Roman"/>
                <w:spacing w:val="-1"/>
                <w:szCs w:val="20"/>
              </w:rPr>
              <w:t xml:space="preserve">Unikt id för ursprungsbokningen </w:t>
            </w:r>
            <w:r w:rsidRPr="00456722">
              <w:rPr>
                <w:rFonts w:eastAsia="Times New Roman"/>
                <w:spacing w:val="-1"/>
                <w:szCs w:val="20"/>
              </w:rPr>
              <w:t xml:space="preserve">Används för att indikera ombokning, så att tjänsteproducenten kan anpassa svaret till tider som är giltiga för ombokning av angiven </w:t>
            </w:r>
            <w:r>
              <w:rPr>
                <w:rFonts w:eastAsia="Times New Roman"/>
                <w:spacing w:val="-1"/>
                <w:szCs w:val="20"/>
              </w:rPr>
              <w:t>ursprungs</w:t>
            </w:r>
            <w:r w:rsidRPr="00456722">
              <w:rPr>
                <w:rFonts w:eastAsia="Times New Roman"/>
                <w:spacing w:val="-1"/>
                <w:szCs w:val="20"/>
              </w:rPr>
              <w:t>bokning.</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67" w:type="pct"/>
            <w:vAlign w:val="center"/>
          </w:tcPr>
          <w:p w14:paraId="1F376CB0" w14:textId="6D6DC6B2" w:rsidR="001F3C32" w:rsidRPr="000C2908" w:rsidRDefault="001F3C32" w:rsidP="001F3C32">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B55B4C" w:rsidRPr="000C2908" w14:paraId="232761CE" w14:textId="77777777" w:rsidTr="00B9612D">
        <w:tc>
          <w:tcPr>
            <w:tcW w:w="1608" w:type="pct"/>
            <w:vAlign w:val="center"/>
          </w:tcPr>
          <w:p w14:paraId="39D85535" w14:textId="2CAA897F" w:rsidR="00B55B4C" w:rsidRPr="000061FF" w:rsidRDefault="00B55B4C" w:rsidP="00B55B4C">
            <w:pPr>
              <w:rPr>
                <w:rFonts w:eastAsia="Times New Roman"/>
                <w:spacing w:val="-1"/>
                <w:szCs w:val="20"/>
              </w:rPr>
            </w:pPr>
            <w:proofErr w:type="spellStart"/>
            <w:r>
              <w:lastRenderedPageBreak/>
              <w:t>personId</w:t>
            </w:r>
            <w:proofErr w:type="spellEnd"/>
          </w:p>
        </w:tc>
        <w:tc>
          <w:tcPr>
            <w:tcW w:w="1428" w:type="pct"/>
            <w:vAlign w:val="center"/>
          </w:tcPr>
          <w:p w14:paraId="3B49AFB1" w14:textId="5C974BC6" w:rsidR="00B55B4C" w:rsidRDefault="00B55B4C" w:rsidP="00B55B4C">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1597" w:type="pct"/>
            <w:vAlign w:val="center"/>
          </w:tcPr>
          <w:p w14:paraId="14E5E030" w14:textId="4F299AC6" w:rsidR="00B55B4C" w:rsidRPr="000061FF" w:rsidRDefault="00B55B4C" w:rsidP="00B55B4C">
            <w:pPr>
              <w:rPr>
                <w:rFonts w:eastAsia="Times New Roman"/>
                <w:spacing w:val="-1"/>
                <w:szCs w:val="20"/>
              </w:rPr>
            </w:pPr>
            <w:r>
              <w:t xml:space="preserve">Filtrering av tidstyper baserat på invånares personnummer.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67" w:type="pct"/>
            <w:vAlign w:val="center"/>
          </w:tcPr>
          <w:p w14:paraId="51D63E78" w14:textId="1CD0EAE6" w:rsidR="00B55B4C" w:rsidRPr="000061FF" w:rsidRDefault="00B55B4C" w:rsidP="00B55B4C">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6F0398" w:rsidRPr="000C2908" w14:paraId="1A352F56" w14:textId="77777777" w:rsidTr="00B9612D">
        <w:tc>
          <w:tcPr>
            <w:tcW w:w="1608" w:type="pct"/>
            <w:vAlign w:val="center"/>
          </w:tcPr>
          <w:p w14:paraId="463DE8BB" w14:textId="48FFA3F0" w:rsidR="006F0398" w:rsidRPr="000C2908" w:rsidRDefault="00AC5CB2" w:rsidP="006F0398">
            <w:pPr>
              <w:rPr>
                <w:rFonts w:eastAsia="Times New Roman"/>
                <w:spacing w:val="-1"/>
                <w:szCs w:val="20"/>
                <w:highlight w:val="yellow"/>
              </w:rPr>
            </w:pPr>
            <w:proofErr w:type="spellStart"/>
            <w:r>
              <w:rPr>
                <w:rFonts w:eastAsia="Times New Roman"/>
                <w:spacing w:val="-1"/>
                <w:szCs w:val="20"/>
              </w:rPr>
              <w:t>time</w:t>
            </w:r>
            <w:r w:rsidR="006F0398">
              <w:rPr>
                <w:rFonts w:eastAsia="Times New Roman"/>
                <w:spacing w:val="-1"/>
                <w:szCs w:val="20"/>
              </w:rPr>
              <w:t>Type</w:t>
            </w:r>
            <w:r>
              <w:rPr>
                <w:rFonts w:eastAsia="Times New Roman"/>
                <w:spacing w:val="-1"/>
                <w:szCs w:val="20"/>
              </w:rPr>
              <w:t>Code</w:t>
            </w:r>
            <w:proofErr w:type="spellEnd"/>
          </w:p>
        </w:tc>
        <w:tc>
          <w:tcPr>
            <w:tcW w:w="1428" w:type="pct"/>
            <w:vAlign w:val="center"/>
          </w:tcPr>
          <w:p w14:paraId="50163269" w14:textId="1471D804" w:rsidR="006F0398" w:rsidRPr="000C2908" w:rsidRDefault="00E80DBF" w:rsidP="006F0398">
            <w:pPr>
              <w:rPr>
                <w:rFonts w:eastAsia="Times New Roman"/>
                <w:spacing w:val="-1"/>
                <w:szCs w:val="20"/>
                <w:highlight w:val="yellow"/>
              </w:rPr>
            </w:pPr>
            <w:r>
              <w:rPr>
                <w:rFonts w:eastAsia="Times New Roman"/>
                <w:spacing w:val="-1"/>
                <w:szCs w:val="20"/>
              </w:rPr>
              <w:t>string</w:t>
            </w:r>
          </w:p>
        </w:tc>
        <w:tc>
          <w:tcPr>
            <w:tcW w:w="1597" w:type="pct"/>
            <w:vAlign w:val="center"/>
          </w:tcPr>
          <w:p w14:paraId="27AB626D" w14:textId="77777777" w:rsidR="006F0398" w:rsidRDefault="006F0398" w:rsidP="006F0398">
            <w:pPr>
              <w:rPr>
                <w:rFonts w:eastAsia="Times New Roman"/>
                <w:spacing w:val="-1"/>
                <w:szCs w:val="20"/>
              </w:rPr>
            </w:pPr>
            <w:proofErr w:type="spellStart"/>
            <w:r>
              <w:rPr>
                <w:rFonts w:eastAsia="Times New Roman"/>
                <w:spacing w:val="-1"/>
                <w:szCs w:val="20"/>
              </w:rPr>
              <w:t>T</w:t>
            </w:r>
            <w:r w:rsidRPr="00456722">
              <w:rPr>
                <w:rFonts w:eastAsia="Times New Roman"/>
                <w:spacing w:val="-1"/>
                <w:szCs w:val="20"/>
              </w:rPr>
              <w:t>idstyp</w:t>
            </w:r>
            <w:proofErr w:type="spellEnd"/>
            <w:r>
              <w:rPr>
                <w:rFonts w:eastAsia="Times New Roman"/>
                <w:spacing w:val="-1"/>
                <w:szCs w:val="20"/>
              </w:rPr>
              <w:t xml:space="preserve"> att söka lediga datum för.</w:t>
            </w:r>
          </w:p>
          <w:p w14:paraId="7E98D63C" w14:textId="74EBA744" w:rsidR="006F0398" w:rsidRPr="000C2908" w:rsidRDefault="006F0398" w:rsidP="006F0398">
            <w:pPr>
              <w:rPr>
                <w:rFonts w:eastAsia="Times New Roman"/>
                <w:spacing w:val="-1"/>
                <w:szCs w:val="20"/>
                <w:highlight w:val="yellow"/>
              </w:rPr>
            </w:pP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Pr="0077149D">
              <w:rPr>
                <w:rFonts w:eastAsia="Times New Roman"/>
                <w:spacing w:val="-1"/>
                <w:szCs w:val="20"/>
              </w:rPr>
              <w:t xml:space="preserve"> </w:t>
            </w:r>
          </w:p>
        </w:tc>
        <w:tc>
          <w:tcPr>
            <w:tcW w:w="367" w:type="pct"/>
            <w:vAlign w:val="center"/>
          </w:tcPr>
          <w:p w14:paraId="485FB1CF" w14:textId="0F7CDA56" w:rsidR="006F0398" w:rsidRPr="000C2908" w:rsidRDefault="006F0398" w:rsidP="006F0398">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6F0398" w:rsidRPr="000C2908" w14:paraId="25A6E090" w14:textId="77777777" w:rsidTr="00B9612D">
        <w:tc>
          <w:tcPr>
            <w:tcW w:w="1608" w:type="pct"/>
            <w:vAlign w:val="center"/>
          </w:tcPr>
          <w:p w14:paraId="2E5A35C3" w14:textId="1D277F9A" w:rsidR="006F0398" w:rsidRPr="000061FF" w:rsidRDefault="006F0398" w:rsidP="006F0398">
            <w:pPr>
              <w:rPr>
                <w:rFonts w:eastAsia="Times New Roman"/>
                <w:spacing w:val="-1"/>
                <w:szCs w:val="20"/>
              </w:rPr>
            </w:pPr>
            <w:proofErr w:type="spellStart"/>
            <w:r>
              <w:rPr>
                <w:rFonts w:eastAsia="Times New Roman"/>
                <w:spacing w:val="-1"/>
                <w:szCs w:val="20"/>
              </w:rPr>
              <w:t>healthcareService</w:t>
            </w:r>
            <w:r w:rsidR="00AC5CB2">
              <w:rPr>
                <w:rFonts w:eastAsia="Times New Roman"/>
                <w:spacing w:val="-1"/>
                <w:szCs w:val="20"/>
              </w:rPr>
              <w:t>Code</w:t>
            </w:r>
            <w:proofErr w:type="spellEnd"/>
          </w:p>
        </w:tc>
        <w:tc>
          <w:tcPr>
            <w:tcW w:w="1428" w:type="pct"/>
            <w:vAlign w:val="center"/>
          </w:tcPr>
          <w:p w14:paraId="55CD3CF9" w14:textId="67A41C31" w:rsidR="006F0398" w:rsidRDefault="00E80DBF" w:rsidP="006F0398">
            <w:pPr>
              <w:rPr>
                <w:rFonts w:eastAsia="Times New Roman"/>
                <w:spacing w:val="-1"/>
                <w:szCs w:val="20"/>
              </w:rPr>
            </w:pPr>
            <w:r>
              <w:rPr>
                <w:rFonts w:eastAsia="Times New Roman"/>
                <w:spacing w:val="-1"/>
                <w:szCs w:val="20"/>
              </w:rPr>
              <w:t>string</w:t>
            </w:r>
          </w:p>
        </w:tc>
        <w:tc>
          <w:tcPr>
            <w:tcW w:w="1597" w:type="pct"/>
            <w:vAlign w:val="center"/>
          </w:tcPr>
          <w:p w14:paraId="3DA91312" w14:textId="66ED06A7" w:rsidR="006F0398" w:rsidRPr="000061FF" w:rsidRDefault="006F0398" w:rsidP="006F0398">
            <w:pPr>
              <w:rPr>
                <w:rFonts w:eastAsia="Times New Roman"/>
                <w:spacing w:val="-1"/>
                <w:szCs w:val="20"/>
              </w:rPr>
            </w:pPr>
            <w:r>
              <w:rPr>
                <w:rFonts w:eastAsia="Times New Roman"/>
                <w:spacing w:val="-1"/>
                <w:szCs w:val="20"/>
              </w:rPr>
              <w:t xml:space="preserve">Vårdtjänst att söka lediga datum för. </w:t>
            </w:r>
            <w:r w:rsidRPr="0077149D">
              <w:rPr>
                <w:rFonts w:eastAsia="Times New Roman"/>
                <w:spacing w:val="-1"/>
                <w:szCs w:val="20"/>
              </w:rPr>
              <w:t>En konsument</w:t>
            </w:r>
            <w:r>
              <w:rPr>
                <w:rFonts w:eastAsia="Times New Roman"/>
                <w:spacing w:val="-1"/>
                <w:szCs w:val="20"/>
              </w:rPr>
              <w:t xml:space="preserve"> kan välja att söka lediga tider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p>
        </w:tc>
        <w:tc>
          <w:tcPr>
            <w:tcW w:w="367" w:type="pct"/>
            <w:vAlign w:val="center"/>
          </w:tcPr>
          <w:p w14:paraId="1A4D619F" w14:textId="2E2524C3" w:rsidR="006F0398" w:rsidRPr="000061FF" w:rsidRDefault="006F0398" w:rsidP="006F0398">
            <w:pPr>
              <w:pStyle w:val="TableParagraph"/>
              <w:spacing w:line="226" w:lineRule="exact"/>
              <w:ind w:left="102"/>
              <w:jc w:val="center"/>
              <w:rPr>
                <w:rFonts w:ascii="Georgia" w:eastAsia="Times New Roman" w:hAnsi="Georgia" w:cs="Times New Roman"/>
                <w:spacing w:val="-1"/>
                <w:sz w:val="20"/>
                <w:szCs w:val="20"/>
              </w:rPr>
            </w:pPr>
            <w:r w:rsidRPr="00456722">
              <w:rPr>
                <w:rFonts w:ascii="Georgia" w:eastAsia="Times New Roman" w:hAnsi="Georgia" w:cs="Times New Roman"/>
                <w:spacing w:val="-1"/>
                <w:sz w:val="20"/>
                <w:szCs w:val="20"/>
              </w:rPr>
              <w:t>0..1</w:t>
            </w:r>
          </w:p>
        </w:tc>
      </w:tr>
      <w:tr w:rsidR="00101478" w:rsidRPr="000C2908" w14:paraId="174C9226" w14:textId="77777777" w:rsidTr="0083342D">
        <w:tc>
          <w:tcPr>
            <w:tcW w:w="1608" w:type="pct"/>
            <w:shd w:val="clear" w:color="auto" w:fill="BFBFBF" w:themeFill="background1" w:themeFillShade="BF"/>
            <w:vAlign w:val="center"/>
          </w:tcPr>
          <w:p w14:paraId="0565C79E" w14:textId="3BFB4FB3" w:rsidR="00101478" w:rsidRPr="00EE046D" w:rsidRDefault="00101478" w:rsidP="00B9612D">
            <w:pPr>
              <w:pStyle w:val="TableParagraph"/>
              <w:spacing w:line="229" w:lineRule="exact"/>
              <w:rPr>
                <w:rFonts w:ascii="Georgia" w:eastAsia="Times New Roman" w:hAnsi="Georgia" w:cs="Times New Roman"/>
                <w:b/>
                <w:spacing w:val="-1"/>
                <w:sz w:val="20"/>
                <w:szCs w:val="20"/>
              </w:rPr>
            </w:pPr>
            <w:r w:rsidRPr="00EE046D">
              <w:rPr>
                <w:rFonts w:ascii="Georgia" w:eastAsia="Times New Roman" w:hAnsi="Georgia" w:cs="Times New Roman"/>
                <w:b/>
                <w:spacing w:val="-1"/>
                <w:sz w:val="20"/>
                <w:szCs w:val="20"/>
              </w:rPr>
              <w:t>Svar</w:t>
            </w:r>
          </w:p>
        </w:tc>
        <w:tc>
          <w:tcPr>
            <w:tcW w:w="1428" w:type="pct"/>
            <w:shd w:val="clear" w:color="auto" w:fill="BFBFBF" w:themeFill="background1" w:themeFillShade="BF"/>
            <w:vAlign w:val="center"/>
          </w:tcPr>
          <w:p w14:paraId="2CA7B5EB" w14:textId="332D4E56" w:rsidR="00101478" w:rsidRPr="00EE046D" w:rsidRDefault="00101478" w:rsidP="00B9612D">
            <w:pPr>
              <w:pStyle w:val="TableParagraph"/>
              <w:spacing w:line="226" w:lineRule="exact"/>
              <w:rPr>
                <w:rFonts w:ascii="Georgia" w:eastAsia="Times New Roman" w:hAnsi="Georgia" w:cs="Times New Roman"/>
                <w:b/>
                <w:spacing w:val="-1"/>
                <w:sz w:val="20"/>
                <w:szCs w:val="20"/>
              </w:rPr>
            </w:pPr>
          </w:p>
        </w:tc>
        <w:tc>
          <w:tcPr>
            <w:tcW w:w="1597" w:type="pct"/>
            <w:shd w:val="clear" w:color="auto" w:fill="BFBFBF" w:themeFill="background1" w:themeFillShade="BF"/>
            <w:vAlign w:val="center"/>
          </w:tcPr>
          <w:p w14:paraId="38FAB0B8" w14:textId="16614083" w:rsidR="00101478" w:rsidRPr="00EE046D" w:rsidRDefault="00101478" w:rsidP="00B9612D">
            <w:pPr>
              <w:pStyle w:val="TableParagraph"/>
              <w:spacing w:line="226" w:lineRule="exact"/>
              <w:rPr>
                <w:rFonts w:ascii="Georgia" w:eastAsia="Times New Roman" w:hAnsi="Georgia" w:cs="Times New Roman"/>
                <w:b/>
                <w:spacing w:val="-1"/>
                <w:sz w:val="20"/>
                <w:szCs w:val="20"/>
              </w:rPr>
            </w:pPr>
          </w:p>
        </w:tc>
        <w:tc>
          <w:tcPr>
            <w:tcW w:w="367" w:type="pct"/>
            <w:shd w:val="clear" w:color="auto" w:fill="BFBFBF" w:themeFill="background1" w:themeFillShade="BF"/>
            <w:vAlign w:val="center"/>
          </w:tcPr>
          <w:p w14:paraId="045A4D1A" w14:textId="4376D2DA" w:rsidR="00101478" w:rsidRPr="00EE046D" w:rsidRDefault="00101478" w:rsidP="00B9612D">
            <w:pPr>
              <w:pStyle w:val="TableParagraph"/>
              <w:spacing w:line="226" w:lineRule="exact"/>
              <w:ind w:left="102"/>
              <w:jc w:val="center"/>
              <w:rPr>
                <w:rFonts w:ascii="Georgia" w:eastAsia="Times New Roman" w:hAnsi="Georgia" w:cs="Times New Roman"/>
                <w:b/>
                <w:spacing w:val="-1"/>
                <w:sz w:val="20"/>
                <w:szCs w:val="20"/>
              </w:rPr>
            </w:pPr>
          </w:p>
        </w:tc>
      </w:tr>
      <w:tr w:rsidR="006F0398" w:rsidRPr="000C2908" w14:paraId="4367CD22" w14:textId="77777777" w:rsidTr="00B9612D">
        <w:tc>
          <w:tcPr>
            <w:tcW w:w="1608" w:type="pct"/>
            <w:vAlign w:val="center"/>
          </w:tcPr>
          <w:p w14:paraId="5875FF4F" w14:textId="682D65B1" w:rsidR="006F0398" w:rsidRPr="000061FF" w:rsidRDefault="006F0398" w:rsidP="00B9612D">
            <w:proofErr w:type="spellStart"/>
            <w:r>
              <w:t>healthcareFacility</w:t>
            </w:r>
            <w:proofErr w:type="spellEnd"/>
          </w:p>
        </w:tc>
        <w:tc>
          <w:tcPr>
            <w:tcW w:w="1428" w:type="pct"/>
            <w:vAlign w:val="center"/>
          </w:tcPr>
          <w:p w14:paraId="41D070FC" w14:textId="5D863025" w:rsidR="006F0398" w:rsidRDefault="006F0398" w:rsidP="00B9612D">
            <w:proofErr w:type="spellStart"/>
            <w:r>
              <w:t>OrgUnitType</w:t>
            </w:r>
            <w:proofErr w:type="spellEnd"/>
          </w:p>
        </w:tc>
        <w:tc>
          <w:tcPr>
            <w:tcW w:w="1597" w:type="pct"/>
            <w:vAlign w:val="center"/>
          </w:tcPr>
          <w:p w14:paraId="748B53FA" w14:textId="5943E4FE" w:rsidR="006F0398" w:rsidRPr="006F0398" w:rsidRDefault="006F0398" w:rsidP="00B9612D">
            <w:pPr>
              <w:rPr>
                <w:bCs/>
              </w:rPr>
            </w:pPr>
            <w:r w:rsidRPr="006F0398">
              <w:rPr>
                <w:bCs/>
                <w:szCs w:val="20"/>
              </w:rPr>
              <w:t xml:space="preserve">Lista med tillgängliga </w:t>
            </w:r>
            <w:r w:rsidR="00C207D3">
              <w:rPr>
                <w:bCs/>
                <w:szCs w:val="20"/>
              </w:rPr>
              <w:t>vårdcentraler</w:t>
            </w:r>
            <w:r w:rsidRPr="006F0398">
              <w:rPr>
                <w:bCs/>
                <w:szCs w:val="20"/>
              </w:rPr>
              <w:t>/vårdenheter.</w:t>
            </w:r>
          </w:p>
        </w:tc>
        <w:tc>
          <w:tcPr>
            <w:tcW w:w="367" w:type="pct"/>
            <w:vAlign w:val="center"/>
          </w:tcPr>
          <w:p w14:paraId="20219542" w14:textId="0DBB76AB" w:rsidR="006F0398" w:rsidRPr="000061FF" w:rsidRDefault="006F0398" w:rsidP="00B9612D">
            <w:pPr>
              <w:jc w:val="center"/>
              <w:rPr>
                <w:rFonts w:eastAsia="Times New Roman"/>
                <w:spacing w:val="-1"/>
                <w:szCs w:val="20"/>
              </w:rPr>
            </w:pPr>
            <w:r>
              <w:rPr>
                <w:rFonts w:eastAsia="Times New Roman"/>
                <w:spacing w:val="-1"/>
                <w:szCs w:val="20"/>
              </w:rPr>
              <w:t>0..*</w:t>
            </w:r>
          </w:p>
        </w:tc>
      </w:tr>
      <w:tr w:rsidR="006F0398" w:rsidRPr="000C2908" w14:paraId="1E060528" w14:textId="77777777" w:rsidTr="00551350">
        <w:tc>
          <w:tcPr>
            <w:tcW w:w="1608" w:type="pct"/>
          </w:tcPr>
          <w:p w14:paraId="7520196D" w14:textId="77777777" w:rsidR="006F0398" w:rsidRPr="00407863" w:rsidRDefault="006F0398" w:rsidP="006F0398">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6F8F7C04" w14:textId="1313AEA8" w:rsidR="006F0398" w:rsidRPr="00DD7E5A" w:rsidRDefault="006F0398" w:rsidP="006F0398"/>
        </w:tc>
        <w:tc>
          <w:tcPr>
            <w:tcW w:w="1428" w:type="pct"/>
          </w:tcPr>
          <w:p w14:paraId="6E9598D7" w14:textId="1E5C54C2" w:rsidR="006F0398" w:rsidRPr="00DD7E5A" w:rsidRDefault="006F0398" w:rsidP="006F0398">
            <w:proofErr w:type="spellStart"/>
            <w:r w:rsidRPr="00407863">
              <w:rPr>
                <w:rFonts w:eastAsia="Times New Roman"/>
                <w:spacing w:val="-1"/>
                <w:szCs w:val="20"/>
              </w:rPr>
              <w:t>ResultCodeEnum</w:t>
            </w:r>
            <w:proofErr w:type="spellEnd"/>
          </w:p>
        </w:tc>
        <w:tc>
          <w:tcPr>
            <w:tcW w:w="1597" w:type="pct"/>
          </w:tcPr>
          <w:p w14:paraId="7C1565D1" w14:textId="5A9F15FB" w:rsidR="006F0398" w:rsidRPr="00DD7E5A" w:rsidRDefault="006F0398" w:rsidP="006F0398">
            <w:r w:rsidRPr="00407863">
              <w:rPr>
                <w:rFonts w:eastAsia="Times New Roman"/>
                <w:spacing w:val="-1"/>
                <w:szCs w:val="20"/>
              </w:rPr>
              <w:t>Kan endast vara OK, INFO eller ERROR.</w:t>
            </w:r>
          </w:p>
        </w:tc>
        <w:tc>
          <w:tcPr>
            <w:tcW w:w="367" w:type="pct"/>
          </w:tcPr>
          <w:p w14:paraId="5BEFEA8D" w14:textId="41DF4889" w:rsidR="006F0398" w:rsidRPr="00C771F9" w:rsidRDefault="006F0398" w:rsidP="006F0398">
            <w:pPr>
              <w:jc w:val="center"/>
              <w:rPr>
                <w:rFonts w:eastAsia="Times New Roman"/>
                <w:spacing w:val="-1"/>
                <w:szCs w:val="20"/>
              </w:rPr>
            </w:pPr>
            <w:r w:rsidRPr="00407863">
              <w:rPr>
                <w:rFonts w:eastAsia="Times New Roman"/>
                <w:spacing w:val="-1"/>
                <w:szCs w:val="20"/>
              </w:rPr>
              <w:t>1..1</w:t>
            </w:r>
          </w:p>
        </w:tc>
      </w:tr>
      <w:tr w:rsidR="006F0398" w:rsidRPr="000C2908" w14:paraId="2AC336B7" w14:textId="77777777" w:rsidTr="00551350">
        <w:tc>
          <w:tcPr>
            <w:tcW w:w="1608" w:type="pct"/>
          </w:tcPr>
          <w:p w14:paraId="68009284" w14:textId="350AA15C" w:rsidR="006F0398" w:rsidRPr="00DD7E5A" w:rsidRDefault="006F0398" w:rsidP="006F0398">
            <w:proofErr w:type="spellStart"/>
            <w:r w:rsidRPr="00407863">
              <w:rPr>
                <w:rFonts w:eastAsia="Times New Roman"/>
                <w:spacing w:val="-1"/>
                <w:szCs w:val="20"/>
              </w:rPr>
              <w:t>resultText</w:t>
            </w:r>
            <w:proofErr w:type="spellEnd"/>
          </w:p>
        </w:tc>
        <w:tc>
          <w:tcPr>
            <w:tcW w:w="1428" w:type="pct"/>
          </w:tcPr>
          <w:p w14:paraId="7901BAA0" w14:textId="03990E1F" w:rsidR="006F0398" w:rsidRPr="00DD7E5A" w:rsidRDefault="006F0398" w:rsidP="006F0398">
            <w:r w:rsidRPr="00407863">
              <w:rPr>
                <w:rFonts w:eastAsia="Times New Roman"/>
                <w:spacing w:val="-1"/>
                <w:szCs w:val="20"/>
              </w:rPr>
              <w:t>string</w:t>
            </w:r>
          </w:p>
        </w:tc>
        <w:tc>
          <w:tcPr>
            <w:tcW w:w="1597" w:type="pct"/>
          </w:tcPr>
          <w:p w14:paraId="48361843" w14:textId="77777777" w:rsidR="006F0398" w:rsidRDefault="006F0398" w:rsidP="006F0398">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526182D0" w14:textId="5E4DA684" w:rsidR="006F0398" w:rsidRPr="00DD7E5A" w:rsidRDefault="006F0398" w:rsidP="006F0398">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67" w:type="pct"/>
          </w:tcPr>
          <w:p w14:paraId="01E4349E" w14:textId="0B5937E8" w:rsidR="006F0398" w:rsidRPr="00C771F9" w:rsidRDefault="006F0398" w:rsidP="006F0398">
            <w:pPr>
              <w:jc w:val="center"/>
              <w:rPr>
                <w:rFonts w:eastAsia="Times New Roman"/>
                <w:spacing w:val="-1"/>
                <w:szCs w:val="20"/>
              </w:rPr>
            </w:pPr>
            <w:r w:rsidRPr="00407863">
              <w:rPr>
                <w:rFonts w:eastAsia="Times New Roman"/>
                <w:spacing w:val="-1"/>
                <w:szCs w:val="20"/>
              </w:rPr>
              <w:t>0..1</w:t>
            </w:r>
          </w:p>
        </w:tc>
      </w:tr>
    </w:tbl>
    <w:p w14:paraId="1E16CF7F" w14:textId="77777777" w:rsidR="00101478" w:rsidRDefault="00101478" w:rsidP="00101478"/>
    <w:p w14:paraId="11C87F8E" w14:textId="77777777" w:rsidR="00101478" w:rsidRDefault="00101478" w:rsidP="00101478">
      <w:pPr>
        <w:pStyle w:val="Rubrik2"/>
        <w:numPr>
          <w:ilvl w:val="0"/>
          <w:numId w:val="0"/>
        </w:numPr>
        <w:ind w:left="576"/>
      </w:pPr>
    </w:p>
    <w:p w14:paraId="491B98CA" w14:textId="29646B45" w:rsidR="006F0398" w:rsidRPr="001A14C8" w:rsidRDefault="006F0398" w:rsidP="006F0398">
      <w:pPr>
        <w:pStyle w:val="Rubrik2"/>
      </w:pPr>
      <w:bookmarkStart w:id="162" w:name="_Toc149769345"/>
      <w:proofErr w:type="spellStart"/>
      <w:r w:rsidRPr="001A14C8">
        <w:t>GetHealthcareFacilit</w:t>
      </w:r>
      <w:r>
        <w:t>y</w:t>
      </w:r>
      <w:bookmarkEnd w:id="162"/>
      <w:proofErr w:type="spellEnd"/>
    </w:p>
    <w:p w14:paraId="42C14670" w14:textId="6BA11024" w:rsidR="006F0398" w:rsidRDefault="006F0398" w:rsidP="006F0398">
      <w:r>
        <w:t>Tjänstekontrakt</w:t>
      </w:r>
      <w:r w:rsidRPr="00DD7E5A">
        <w:t xml:space="preserve"> för att hämta </w:t>
      </w:r>
      <w:r w:rsidR="000E2568">
        <w:t xml:space="preserve">detaljerad </w:t>
      </w:r>
      <w:r w:rsidR="00E318CA">
        <w:t xml:space="preserve">information om </w:t>
      </w:r>
      <w:r w:rsidR="000E2568">
        <w:t xml:space="preserve">en </w:t>
      </w:r>
      <w:r w:rsidRPr="00DD7E5A">
        <w:t>vårdenhet</w:t>
      </w:r>
      <w:r w:rsidR="000E2568">
        <w:t xml:space="preserve">. Den detaljerade informationen kan innefatta en alternativ adress, om vårdenheten väljer att uttrycka en sådan. Den detaljerade informationen kan också innefatta information eller villkorstext som vårdenheten vill förmedla till invånaren/patienten i samband med bokningen.  </w:t>
      </w:r>
    </w:p>
    <w:p w14:paraId="1CF533EF" w14:textId="3320057C" w:rsidR="005410D5" w:rsidRDefault="005410D5" w:rsidP="006F0398">
      <w:r>
        <w:t xml:space="preserve">Begäran för detta tjänstekontrakt är tomt. Tjänstekontraktet adresseras, liksom tjänstedomänens samtliga tjänstekontrakt, gentemot vårdenheten enligt </w:t>
      </w:r>
      <w:proofErr w:type="spellStart"/>
      <w:r w:rsidRPr="005410D5">
        <w:rPr>
          <w:i/>
          <w:iCs/>
        </w:rPr>
        <w:t>logicalAddress</w:t>
      </w:r>
      <w:proofErr w:type="spellEnd"/>
      <w:r>
        <w:t>.</w:t>
      </w:r>
    </w:p>
    <w:p w14:paraId="0BB8145A" w14:textId="77777777" w:rsidR="006F0398" w:rsidRDefault="006F0398" w:rsidP="006F0398"/>
    <w:p w14:paraId="5207BA5D" w14:textId="77777777" w:rsidR="006F0398" w:rsidRDefault="006F0398" w:rsidP="006F0398"/>
    <w:p w14:paraId="0D855D0D" w14:textId="77777777" w:rsidR="006F0398" w:rsidRDefault="006F0398" w:rsidP="006F0398">
      <w:pPr>
        <w:pStyle w:val="Rubrik3"/>
      </w:pPr>
      <w:bookmarkStart w:id="163" w:name="_Toc149769346"/>
      <w:r>
        <w:lastRenderedPageBreak/>
        <w:t>Frivillighet</w:t>
      </w:r>
      <w:bookmarkEnd w:id="163"/>
    </w:p>
    <w:p w14:paraId="504F7857" w14:textId="396E6C27" w:rsidR="006F0398" w:rsidRDefault="006F0398" w:rsidP="006F0398">
      <w:r w:rsidRPr="00DD7E5A">
        <w:t>Tjänste</w:t>
      </w:r>
      <w:r>
        <w:t xml:space="preserve">kontraktet är </w:t>
      </w:r>
      <w:r w:rsidR="00AF5173">
        <w:t>obligatoriskt</w:t>
      </w:r>
      <w:r>
        <w:t xml:space="preserve"> att implementera för producent</w:t>
      </w:r>
      <w:r w:rsidR="003A2AB9">
        <w:t xml:space="preserve"> om producent stödjer </w:t>
      </w:r>
      <w:proofErr w:type="spellStart"/>
      <w:r w:rsidR="003A2AB9">
        <w:t>nybokning</w:t>
      </w:r>
      <w:proofErr w:type="spellEnd"/>
      <w:r w:rsidR="003A2AB9">
        <w:t>, ombokning eller avbokning</w:t>
      </w:r>
      <w:r>
        <w:t>.</w:t>
      </w:r>
      <w:r w:rsidR="003A2AB9">
        <w:t xml:space="preserve"> I annat fall är tjänstekontraktet frivilligt att implementera för producent.</w:t>
      </w:r>
    </w:p>
    <w:p w14:paraId="13C8796D" w14:textId="77777777" w:rsidR="006F0398" w:rsidRPr="00DD7E5A" w:rsidRDefault="006F0398" w:rsidP="006F0398"/>
    <w:p w14:paraId="0CE6F995" w14:textId="77777777" w:rsidR="006F0398" w:rsidRDefault="006F0398" w:rsidP="006F0398">
      <w:pPr>
        <w:pStyle w:val="Rubrik3"/>
      </w:pPr>
      <w:bookmarkStart w:id="164" w:name="_Toc149769347"/>
      <w:r>
        <w:t>Version</w:t>
      </w:r>
      <w:bookmarkEnd w:id="164"/>
    </w:p>
    <w:p w14:paraId="14017856" w14:textId="1EF202AA" w:rsidR="006F0398" w:rsidRDefault="006F0398" w:rsidP="006F0398">
      <w:r w:rsidRPr="00DD7E5A">
        <w:t>Tjänste</w:t>
      </w:r>
      <w:r>
        <w:t>kontraktet</w:t>
      </w:r>
      <w:r w:rsidRPr="00260822">
        <w:t xml:space="preserve"> </w:t>
      </w:r>
      <w:r w:rsidR="009748A5">
        <w:t>är nytt fr o</w:t>
      </w:r>
      <w:r w:rsidR="00AF5173">
        <w:t xml:space="preserve"> m</w:t>
      </w:r>
      <w:r w:rsidR="009748A5">
        <w:t xml:space="preserve"> 2.0</w:t>
      </w:r>
      <w:r w:rsidRPr="00260822">
        <w:t>.</w:t>
      </w:r>
      <w:r>
        <w:t xml:space="preserve"> Nuvarande version är 2.0</w:t>
      </w:r>
    </w:p>
    <w:p w14:paraId="17723F5B" w14:textId="77777777" w:rsidR="006F0398" w:rsidRDefault="006F0398" w:rsidP="006F0398"/>
    <w:p w14:paraId="14F53DCF" w14:textId="77777777" w:rsidR="006F0398" w:rsidRDefault="006F0398" w:rsidP="006F0398">
      <w:pPr>
        <w:pStyle w:val="Rubrik3"/>
      </w:pPr>
      <w:bookmarkStart w:id="165" w:name="_Toc149769348"/>
      <w:r>
        <w:t>Meddelandeinformationsmodell (MIM)</w:t>
      </w:r>
      <w:bookmarkEnd w:id="165"/>
    </w:p>
    <w:p w14:paraId="1F50E712" w14:textId="6FB8E389" w:rsidR="006F0398" w:rsidRDefault="00033759" w:rsidP="006F0398">
      <w:r>
        <w:rPr>
          <w:noProof/>
        </w:rPr>
        <w:drawing>
          <wp:inline distT="0" distB="0" distL="0" distR="0" wp14:anchorId="78B27CC9" wp14:editId="4C6F9521">
            <wp:extent cx="5255895" cy="2973705"/>
            <wp:effectExtent l="0" t="0" r="1905" b="0"/>
            <wp:docPr id="65" name="Bildobjekt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5895" cy="2973705"/>
                    </a:xfrm>
                    <a:prstGeom prst="rect">
                      <a:avLst/>
                    </a:prstGeom>
                    <a:noFill/>
                    <a:ln>
                      <a:noFill/>
                    </a:ln>
                  </pic:spPr>
                </pic:pic>
              </a:graphicData>
            </a:graphic>
          </wp:inline>
        </w:drawing>
      </w:r>
    </w:p>
    <w:p w14:paraId="7DBD7234" w14:textId="77777777" w:rsidR="006F0398" w:rsidRPr="00C55071" w:rsidRDefault="006F0398" w:rsidP="006F0398"/>
    <w:p w14:paraId="67D33ED5" w14:textId="77777777" w:rsidR="006F0398" w:rsidRDefault="006F0398" w:rsidP="006F0398">
      <w:pPr>
        <w:pStyle w:val="Rubrik3"/>
      </w:pPr>
      <w:bookmarkStart w:id="166" w:name="_Toc149769349"/>
      <w:r>
        <w:t>Fältregler</w:t>
      </w:r>
      <w:bookmarkEnd w:id="166"/>
    </w:p>
    <w:p w14:paraId="2E1E5AA8" w14:textId="77777777" w:rsidR="006F0398" w:rsidRPr="007E3F3B" w:rsidRDefault="006F0398" w:rsidP="006F0398">
      <w:pPr>
        <w:rPr>
          <w:i/>
        </w:rPr>
      </w:pPr>
      <w:r w:rsidRPr="007E3F3B">
        <w:rPr>
          <w:i/>
        </w:rPr>
        <w:t xml:space="preserve">Nedanstående tabell beskriver varje element i begäran och svar. Har namnet en * finns ytterligare regler för detta element och beskrivs mer i detalj i stycket Regler. </w:t>
      </w:r>
    </w:p>
    <w:p w14:paraId="5D889A5F" w14:textId="77777777" w:rsidR="006F0398" w:rsidRDefault="006F0398" w:rsidP="006F0398"/>
    <w:tbl>
      <w:tblPr>
        <w:tblStyle w:val="Tabellrutnt"/>
        <w:tblW w:w="5110" w:type="pct"/>
        <w:tblLayout w:type="fixed"/>
        <w:tblLook w:val="04A0" w:firstRow="1" w:lastRow="0" w:firstColumn="1" w:lastColumn="0" w:noHBand="0" w:noVBand="1"/>
      </w:tblPr>
      <w:tblGrid>
        <w:gridCol w:w="3437"/>
        <w:gridCol w:w="3052"/>
        <w:gridCol w:w="3413"/>
        <w:gridCol w:w="784"/>
      </w:tblGrid>
      <w:tr w:rsidR="006F0398" w:rsidRPr="000C2908" w14:paraId="08B08089" w14:textId="77777777" w:rsidTr="00B9612D">
        <w:trPr>
          <w:trHeight w:val="384"/>
        </w:trPr>
        <w:tc>
          <w:tcPr>
            <w:tcW w:w="1608" w:type="pct"/>
            <w:shd w:val="clear" w:color="auto" w:fill="D9D9D9" w:themeFill="background1" w:themeFillShade="D9"/>
            <w:vAlign w:val="center"/>
          </w:tcPr>
          <w:p w14:paraId="5C972951" w14:textId="77777777" w:rsidR="006F0398" w:rsidRPr="000C2908" w:rsidRDefault="006F0398" w:rsidP="00B9612D">
            <w:pPr>
              <w:rPr>
                <w:b/>
              </w:rPr>
            </w:pPr>
            <w:r w:rsidRPr="000C2908">
              <w:rPr>
                <w:b/>
              </w:rPr>
              <w:t>Namn</w:t>
            </w:r>
          </w:p>
        </w:tc>
        <w:tc>
          <w:tcPr>
            <w:tcW w:w="1428" w:type="pct"/>
            <w:shd w:val="clear" w:color="auto" w:fill="D9D9D9" w:themeFill="background1" w:themeFillShade="D9"/>
            <w:vAlign w:val="center"/>
          </w:tcPr>
          <w:p w14:paraId="2E18FD77" w14:textId="77777777" w:rsidR="006F0398" w:rsidRPr="000C2908" w:rsidRDefault="006F0398" w:rsidP="00B9612D">
            <w:pPr>
              <w:rPr>
                <w:b/>
              </w:rPr>
            </w:pPr>
            <w:r w:rsidRPr="000C2908">
              <w:rPr>
                <w:b/>
              </w:rPr>
              <w:t>Typ</w:t>
            </w:r>
          </w:p>
        </w:tc>
        <w:tc>
          <w:tcPr>
            <w:tcW w:w="1597" w:type="pct"/>
            <w:shd w:val="clear" w:color="auto" w:fill="D9D9D9" w:themeFill="background1" w:themeFillShade="D9"/>
            <w:vAlign w:val="center"/>
          </w:tcPr>
          <w:p w14:paraId="0FC08D6F" w14:textId="77777777" w:rsidR="006F0398" w:rsidRPr="000C2908" w:rsidRDefault="006F0398" w:rsidP="00B9612D">
            <w:pPr>
              <w:rPr>
                <w:b/>
              </w:rPr>
            </w:pPr>
            <w:r w:rsidRPr="000C2908">
              <w:rPr>
                <w:b/>
              </w:rPr>
              <w:t>Beskrivning</w:t>
            </w:r>
          </w:p>
        </w:tc>
        <w:tc>
          <w:tcPr>
            <w:tcW w:w="367" w:type="pct"/>
            <w:shd w:val="clear" w:color="auto" w:fill="D9D9D9" w:themeFill="background1" w:themeFillShade="D9"/>
            <w:vAlign w:val="center"/>
          </w:tcPr>
          <w:p w14:paraId="68FE8E93" w14:textId="77777777" w:rsidR="006F0398" w:rsidRPr="000C2908" w:rsidRDefault="006F0398" w:rsidP="00B9612D">
            <w:pPr>
              <w:jc w:val="center"/>
              <w:rPr>
                <w:b/>
              </w:rPr>
            </w:pPr>
            <w:proofErr w:type="spellStart"/>
            <w:r>
              <w:rPr>
                <w:b/>
              </w:rPr>
              <w:t>Kard</w:t>
            </w:r>
            <w:proofErr w:type="spellEnd"/>
            <w:r>
              <w:rPr>
                <w:b/>
              </w:rPr>
              <w:t>.</w:t>
            </w:r>
          </w:p>
        </w:tc>
      </w:tr>
      <w:tr w:rsidR="006F0398" w:rsidRPr="000C2908" w14:paraId="4A3EB3B1" w14:textId="77777777" w:rsidTr="00F633EF">
        <w:tc>
          <w:tcPr>
            <w:tcW w:w="1608" w:type="pct"/>
            <w:shd w:val="clear" w:color="auto" w:fill="BFBFBF" w:themeFill="background1" w:themeFillShade="BF"/>
            <w:vAlign w:val="center"/>
          </w:tcPr>
          <w:p w14:paraId="763FC728" w14:textId="77777777" w:rsidR="006F0398" w:rsidRPr="00A143A1" w:rsidRDefault="006F0398" w:rsidP="00B9612D">
            <w:pPr>
              <w:rPr>
                <w:b/>
              </w:rPr>
            </w:pPr>
            <w:r w:rsidRPr="00A143A1">
              <w:rPr>
                <w:b/>
              </w:rPr>
              <w:t>Begäran</w:t>
            </w:r>
          </w:p>
        </w:tc>
        <w:tc>
          <w:tcPr>
            <w:tcW w:w="1428" w:type="pct"/>
            <w:shd w:val="clear" w:color="auto" w:fill="BFBFBF" w:themeFill="background1" w:themeFillShade="BF"/>
            <w:vAlign w:val="center"/>
          </w:tcPr>
          <w:p w14:paraId="07C83D00" w14:textId="77777777" w:rsidR="006F0398" w:rsidRPr="000C2908" w:rsidRDefault="006F0398" w:rsidP="00B9612D">
            <w:pPr>
              <w:pStyle w:val="TableParagraph"/>
              <w:spacing w:line="226" w:lineRule="exact"/>
              <w:ind w:left="102"/>
              <w:rPr>
                <w:rFonts w:ascii="Georgia" w:eastAsia="Times New Roman" w:hAnsi="Georgia" w:cs="Times New Roman"/>
                <w:spacing w:val="-1"/>
                <w:sz w:val="20"/>
                <w:szCs w:val="20"/>
              </w:rPr>
            </w:pPr>
          </w:p>
        </w:tc>
        <w:tc>
          <w:tcPr>
            <w:tcW w:w="1597" w:type="pct"/>
            <w:shd w:val="clear" w:color="auto" w:fill="BFBFBF" w:themeFill="background1" w:themeFillShade="BF"/>
            <w:vAlign w:val="center"/>
          </w:tcPr>
          <w:p w14:paraId="27D8D908" w14:textId="77777777" w:rsidR="006F0398" w:rsidRPr="000C2908" w:rsidRDefault="006F0398" w:rsidP="00B9612D">
            <w:pPr>
              <w:pStyle w:val="TableParagraph"/>
              <w:spacing w:line="226" w:lineRule="exact"/>
              <w:ind w:left="102"/>
              <w:rPr>
                <w:rFonts w:ascii="Georgia" w:eastAsia="Times New Roman" w:hAnsi="Georgia" w:cs="Times New Roman"/>
                <w:spacing w:val="-1"/>
                <w:sz w:val="20"/>
                <w:szCs w:val="20"/>
              </w:rPr>
            </w:pPr>
          </w:p>
        </w:tc>
        <w:tc>
          <w:tcPr>
            <w:tcW w:w="367" w:type="pct"/>
            <w:shd w:val="clear" w:color="auto" w:fill="BFBFBF" w:themeFill="background1" w:themeFillShade="BF"/>
            <w:vAlign w:val="center"/>
          </w:tcPr>
          <w:p w14:paraId="450ACBF1" w14:textId="77777777" w:rsidR="006F0398" w:rsidRPr="000C2908" w:rsidRDefault="006F0398" w:rsidP="00B9612D">
            <w:pPr>
              <w:pStyle w:val="TableParagraph"/>
              <w:spacing w:line="226" w:lineRule="exact"/>
              <w:ind w:left="102"/>
              <w:jc w:val="center"/>
              <w:rPr>
                <w:rFonts w:ascii="Georgia" w:eastAsia="Times New Roman" w:hAnsi="Georgia" w:cs="Times New Roman"/>
                <w:spacing w:val="-1"/>
                <w:sz w:val="20"/>
                <w:szCs w:val="20"/>
              </w:rPr>
            </w:pPr>
          </w:p>
        </w:tc>
      </w:tr>
      <w:tr w:rsidR="006F0398" w:rsidRPr="000C2908" w14:paraId="54F2D6F3" w14:textId="77777777" w:rsidTr="00B9612D">
        <w:tc>
          <w:tcPr>
            <w:tcW w:w="1608" w:type="pct"/>
            <w:vAlign w:val="center"/>
          </w:tcPr>
          <w:p w14:paraId="628070A7" w14:textId="78DB59A4" w:rsidR="006F0398" w:rsidRPr="00E85C28" w:rsidRDefault="00E85C28" w:rsidP="00B9612D">
            <w:pPr>
              <w:rPr>
                <w:rFonts w:eastAsia="Times New Roman"/>
                <w:i/>
                <w:iCs/>
                <w:spacing w:val="-1"/>
                <w:szCs w:val="20"/>
                <w:highlight w:val="yellow"/>
              </w:rPr>
            </w:pPr>
            <w:r w:rsidRPr="00E85C28">
              <w:rPr>
                <w:rFonts w:eastAsia="Times New Roman"/>
                <w:i/>
                <w:iCs/>
                <w:spacing w:val="-1"/>
                <w:szCs w:val="20"/>
              </w:rPr>
              <w:t>Inga attribut i begäran</w:t>
            </w:r>
          </w:p>
        </w:tc>
        <w:tc>
          <w:tcPr>
            <w:tcW w:w="1428" w:type="pct"/>
            <w:vAlign w:val="center"/>
          </w:tcPr>
          <w:p w14:paraId="746EB153" w14:textId="782518A6" w:rsidR="006F0398" w:rsidRPr="000C2908" w:rsidRDefault="006F0398" w:rsidP="00B9612D">
            <w:pPr>
              <w:rPr>
                <w:rFonts w:eastAsia="Times New Roman"/>
                <w:spacing w:val="-1"/>
                <w:szCs w:val="20"/>
                <w:highlight w:val="yellow"/>
              </w:rPr>
            </w:pPr>
          </w:p>
        </w:tc>
        <w:tc>
          <w:tcPr>
            <w:tcW w:w="1597" w:type="pct"/>
            <w:vAlign w:val="center"/>
          </w:tcPr>
          <w:p w14:paraId="5595A441" w14:textId="69122512" w:rsidR="006F0398" w:rsidRPr="000C2908" w:rsidRDefault="006F0398" w:rsidP="00B9612D">
            <w:pPr>
              <w:rPr>
                <w:rFonts w:eastAsia="Times New Roman"/>
                <w:spacing w:val="-1"/>
                <w:szCs w:val="20"/>
                <w:highlight w:val="yellow"/>
              </w:rPr>
            </w:pPr>
          </w:p>
        </w:tc>
        <w:tc>
          <w:tcPr>
            <w:tcW w:w="367" w:type="pct"/>
            <w:vAlign w:val="center"/>
          </w:tcPr>
          <w:p w14:paraId="68CB290D" w14:textId="755C1803" w:rsidR="006F0398" w:rsidRPr="000C2908" w:rsidRDefault="006F0398" w:rsidP="00B9612D">
            <w:pPr>
              <w:pStyle w:val="TableParagraph"/>
              <w:spacing w:line="226" w:lineRule="exact"/>
              <w:ind w:left="102"/>
              <w:jc w:val="center"/>
              <w:rPr>
                <w:rFonts w:ascii="Georgia" w:eastAsia="Times New Roman" w:hAnsi="Georgia" w:cs="Times New Roman"/>
                <w:spacing w:val="-1"/>
                <w:sz w:val="20"/>
                <w:szCs w:val="20"/>
                <w:highlight w:val="yellow"/>
              </w:rPr>
            </w:pPr>
          </w:p>
        </w:tc>
      </w:tr>
      <w:tr w:rsidR="006F0398" w:rsidRPr="000C2908" w14:paraId="12898367" w14:textId="77777777" w:rsidTr="00F633EF">
        <w:tc>
          <w:tcPr>
            <w:tcW w:w="1608" w:type="pct"/>
            <w:shd w:val="clear" w:color="auto" w:fill="BFBFBF" w:themeFill="background1" w:themeFillShade="BF"/>
            <w:vAlign w:val="center"/>
          </w:tcPr>
          <w:p w14:paraId="09EDE949" w14:textId="77777777" w:rsidR="006F0398" w:rsidRPr="00EE046D" w:rsidRDefault="006F0398" w:rsidP="00B9612D">
            <w:pPr>
              <w:pStyle w:val="TableParagraph"/>
              <w:spacing w:line="229" w:lineRule="exact"/>
              <w:rPr>
                <w:rFonts w:ascii="Georgia" w:eastAsia="Times New Roman" w:hAnsi="Georgia" w:cs="Times New Roman"/>
                <w:b/>
                <w:spacing w:val="-1"/>
                <w:sz w:val="20"/>
                <w:szCs w:val="20"/>
              </w:rPr>
            </w:pPr>
            <w:r w:rsidRPr="00EE046D">
              <w:rPr>
                <w:rFonts w:ascii="Georgia" w:eastAsia="Times New Roman" w:hAnsi="Georgia" w:cs="Times New Roman"/>
                <w:b/>
                <w:spacing w:val="-1"/>
                <w:sz w:val="20"/>
                <w:szCs w:val="20"/>
              </w:rPr>
              <w:t>Svar</w:t>
            </w:r>
          </w:p>
        </w:tc>
        <w:tc>
          <w:tcPr>
            <w:tcW w:w="1428" w:type="pct"/>
            <w:shd w:val="clear" w:color="auto" w:fill="BFBFBF" w:themeFill="background1" w:themeFillShade="BF"/>
            <w:vAlign w:val="center"/>
          </w:tcPr>
          <w:p w14:paraId="071B4421" w14:textId="77777777" w:rsidR="006F0398" w:rsidRPr="00EE046D" w:rsidRDefault="006F0398" w:rsidP="00B9612D">
            <w:pPr>
              <w:pStyle w:val="TableParagraph"/>
              <w:spacing w:line="226" w:lineRule="exact"/>
              <w:rPr>
                <w:rFonts w:ascii="Georgia" w:eastAsia="Times New Roman" w:hAnsi="Georgia" w:cs="Times New Roman"/>
                <w:b/>
                <w:spacing w:val="-1"/>
                <w:sz w:val="20"/>
                <w:szCs w:val="20"/>
              </w:rPr>
            </w:pPr>
          </w:p>
        </w:tc>
        <w:tc>
          <w:tcPr>
            <w:tcW w:w="1597" w:type="pct"/>
            <w:shd w:val="clear" w:color="auto" w:fill="BFBFBF" w:themeFill="background1" w:themeFillShade="BF"/>
            <w:vAlign w:val="center"/>
          </w:tcPr>
          <w:p w14:paraId="3C1158B7" w14:textId="77777777" w:rsidR="006F0398" w:rsidRPr="00EE046D" w:rsidRDefault="006F0398" w:rsidP="00B9612D">
            <w:pPr>
              <w:pStyle w:val="TableParagraph"/>
              <w:spacing w:line="226" w:lineRule="exact"/>
              <w:rPr>
                <w:rFonts w:ascii="Georgia" w:eastAsia="Times New Roman" w:hAnsi="Georgia" w:cs="Times New Roman"/>
                <w:b/>
                <w:spacing w:val="-1"/>
                <w:sz w:val="20"/>
                <w:szCs w:val="20"/>
              </w:rPr>
            </w:pPr>
          </w:p>
        </w:tc>
        <w:tc>
          <w:tcPr>
            <w:tcW w:w="367" w:type="pct"/>
            <w:shd w:val="clear" w:color="auto" w:fill="BFBFBF" w:themeFill="background1" w:themeFillShade="BF"/>
            <w:vAlign w:val="center"/>
          </w:tcPr>
          <w:p w14:paraId="00853D33" w14:textId="77777777" w:rsidR="006F0398" w:rsidRPr="00EE046D" w:rsidRDefault="006F0398" w:rsidP="00B9612D">
            <w:pPr>
              <w:pStyle w:val="TableParagraph"/>
              <w:spacing w:line="226" w:lineRule="exact"/>
              <w:ind w:left="102"/>
              <w:jc w:val="center"/>
              <w:rPr>
                <w:rFonts w:ascii="Georgia" w:eastAsia="Times New Roman" w:hAnsi="Georgia" w:cs="Times New Roman"/>
                <w:b/>
                <w:spacing w:val="-1"/>
                <w:sz w:val="20"/>
                <w:szCs w:val="20"/>
              </w:rPr>
            </w:pPr>
          </w:p>
        </w:tc>
      </w:tr>
      <w:tr w:rsidR="006F0398" w:rsidRPr="000C2908" w14:paraId="6F40C801" w14:textId="77777777" w:rsidTr="00B9612D">
        <w:tc>
          <w:tcPr>
            <w:tcW w:w="1608" w:type="pct"/>
            <w:vAlign w:val="center"/>
          </w:tcPr>
          <w:p w14:paraId="4082D0E6" w14:textId="77777777" w:rsidR="006F0398" w:rsidRPr="000061FF" w:rsidRDefault="006F0398" w:rsidP="00B9612D">
            <w:proofErr w:type="spellStart"/>
            <w:r>
              <w:t>healthcareFacility</w:t>
            </w:r>
            <w:proofErr w:type="spellEnd"/>
          </w:p>
        </w:tc>
        <w:tc>
          <w:tcPr>
            <w:tcW w:w="1428" w:type="pct"/>
            <w:vAlign w:val="center"/>
          </w:tcPr>
          <w:p w14:paraId="7594DBA9" w14:textId="77777777" w:rsidR="006F0398" w:rsidRDefault="006F0398" w:rsidP="00B9612D">
            <w:proofErr w:type="spellStart"/>
            <w:r>
              <w:t>OrgUnitType</w:t>
            </w:r>
            <w:proofErr w:type="spellEnd"/>
          </w:p>
        </w:tc>
        <w:tc>
          <w:tcPr>
            <w:tcW w:w="1597" w:type="pct"/>
            <w:vAlign w:val="center"/>
          </w:tcPr>
          <w:p w14:paraId="6ABBCB4B" w14:textId="7FC23EA9" w:rsidR="006F0398" w:rsidRPr="006F0398" w:rsidRDefault="00854201" w:rsidP="00B9612D">
            <w:pPr>
              <w:rPr>
                <w:bCs/>
              </w:rPr>
            </w:pPr>
            <w:r>
              <w:rPr>
                <w:bCs/>
                <w:szCs w:val="20"/>
              </w:rPr>
              <w:t xml:space="preserve">Detaljer om </w:t>
            </w:r>
            <w:r w:rsidR="006F0398" w:rsidRPr="006F0398">
              <w:rPr>
                <w:bCs/>
                <w:szCs w:val="20"/>
              </w:rPr>
              <w:t>vårdenhete</w:t>
            </w:r>
            <w:r>
              <w:rPr>
                <w:bCs/>
                <w:szCs w:val="20"/>
              </w:rPr>
              <w:t>n</w:t>
            </w:r>
            <w:r w:rsidR="006F0398" w:rsidRPr="006F0398">
              <w:rPr>
                <w:bCs/>
                <w:szCs w:val="20"/>
              </w:rPr>
              <w:t>.</w:t>
            </w:r>
          </w:p>
        </w:tc>
        <w:tc>
          <w:tcPr>
            <w:tcW w:w="367" w:type="pct"/>
            <w:vAlign w:val="center"/>
          </w:tcPr>
          <w:p w14:paraId="4172E179" w14:textId="5265BBF8" w:rsidR="006F0398" w:rsidRPr="000061FF" w:rsidRDefault="00854201" w:rsidP="00B9612D">
            <w:pPr>
              <w:jc w:val="center"/>
              <w:rPr>
                <w:rFonts w:eastAsia="Times New Roman"/>
                <w:spacing w:val="-1"/>
                <w:szCs w:val="20"/>
              </w:rPr>
            </w:pPr>
            <w:r>
              <w:rPr>
                <w:rFonts w:eastAsia="Times New Roman"/>
                <w:spacing w:val="-1"/>
                <w:szCs w:val="20"/>
              </w:rPr>
              <w:t>1</w:t>
            </w:r>
            <w:r w:rsidR="006F0398">
              <w:rPr>
                <w:rFonts w:eastAsia="Times New Roman"/>
                <w:spacing w:val="-1"/>
                <w:szCs w:val="20"/>
              </w:rPr>
              <w:t>..</w:t>
            </w:r>
            <w:r>
              <w:rPr>
                <w:rFonts w:eastAsia="Times New Roman"/>
                <w:spacing w:val="-1"/>
                <w:szCs w:val="20"/>
              </w:rPr>
              <w:t>1</w:t>
            </w:r>
          </w:p>
        </w:tc>
      </w:tr>
      <w:tr w:rsidR="006F0398" w:rsidRPr="000C2908" w14:paraId="515C0AE4" w14:textId="77777777" w:rsidTr="00B9612D">
        <w:tc>
          <w:tcPr>
            <w:tcW w:w="1608" w:type="pct"/>
          </w:tcPr>
          <w:p w14:paraId="2345C188" w14:textId="77777777" w:rsidR="006F0398" w:rsidRPr="00407863" w:rsidRDefault="006F0398" w:rsidP="00B9612D">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461E38ED" w14:textId="77777777" w:rsidR="006F0398" w:rsidRPr="00DD7E5A" w:rsidRDefault="006F0398" w:rsidP="00B9612D"/>
        </w:tc>
        <w:tc>
          <w:tcPr>
            <w:tcW w:w="1428" w:type="pct"/>
          </w:tcPr>
          <w:p w14:paraId="107AB09F" w14:textId="77777777" w:rsidR="006F0398" w:rsidRPr="00DD7E5A" w:rsidRDefault="006F0398" w:rsidP="00B9612D">
            <w:proofErr w:type="spellStart"/>
            <w:r w:rsidRPr="00407863">
              <w:rPr>
                <w:rFonts w:eastAsia="Times New Roman"/>
                <w:spacing w:val="-1"/>
                <w:szCs w:val="20"/>
              </w:rPr>
              <w:t>ResultCodeEnum</w:t>
            </w:r>
            <w:proofErr w:type="spellEnd"/>
          </w:p>
        </w:tc>
        <w:tc>
          <w:tcPr>
            <w:tcW w:w="1597" w:type="pct"/>
          </w:tcPr>
          <w:p w14:paraId="4DD6730A" w14:textId="77777777" w:rsidR="006F0398" w:rsidRPr="00DD7E5A" w:rsidRDefault="006F0398" w:rsidP="00B9612D">
            <w:r w:rsidRPr="00407863">
              <w:rPr>
                <w:rFonts w:eastAsia="Times New Roman"/>
                <w:spacing w:val="-1"/>
                <w:szCs w:val="20"/>
              </w:rPr>
              <w:t>Kan endast vara OK, INFO eller ERROR.</w:t>
            </w:r>
          </w:p>
        </w:tc>
        <w:tc>
          <w:tcPr>
            <w:tcW w:w="367" w:type="pct"/>
          </w:tcPr>
          <w:p w14:paraId="37083813" w14:textId="77777777" w:rsidR="006F0398" w:rsidRPr="00C771F9" w:rsidRDefault="006F0398" w:rsidP="00B9612D">
            <w:pPr>
              <w:jc w:val="center"/>
              <w:rPr>
                <w:rFonts w:eastAsia="Times New Roman"/>
                <w:spacing w:val="-1"/>
                <w:szCs w:val="20"/>
              </w:rPr>
            </w:pPr>
            <w:r w:rsidRPr="00407863">
              <w:rPr>
                <w:rFonts w:eastAsia="Times New Roman"/>
                <w:spacing w:val="-1"/>
                <w:szCs w:val="20"/>
              </w:rPr>
              <w:t>1..1</w:t>
            </w:r>
          </w:p>
        </w:tc>
      </w:tr>
      <w:tr w:rsidR="006F0398" w:rsidRPr="000C2908" w14:paraId="5969F51C" w14:textId="77777777" w:rsidTr="00B9612D">
        <w:tc>
          <w:tcPr>
            <w:tcW w:w="1608" w:type="pct"/>
          </w:tcPr>
          <w:p w14:paraId="531AAC70" w14:textId="77777777" w:rsidR="006F0398" w:rsidRPr="00DD7E5A" w:rsidRDefault="006F0398" w:rsidP="00B9612D">
            <w:proofErr w:type="spellStart"/>
            <w:r w:rsidRPr="00407863">
              <w:rPr>
                <w:rFonts w:eastAsia="Times New Roman"/>
                <w:spacing w:val="-1"/>
                <w:szCs w:val="20"/>
              </w:rPr>
              <w:t>resultText</w:t>
            </w:r>
            <w:proofErr w:type="spellEnd"/>
          </w:p>
        </w:tc>
        <w:tc>
          <w:tcPr>
            <w:tcW w:w="1428" w:type="pct"/>
          </w:tcPr>
          <w:p w14:paraId="415615D6" w14:textId="77777777" w:rsidR="006F0398" w:rsidRPr="00DD7E5A" w:rsidRDefault="006F0398" w:rsidP="00B9612D">
            <w:r w:rsidRPr="00407863">
              <w:rPr>
                <w:rFonts w:eastAsia="Times New Roman"/>
                <w:spacing w:val="-1"/>
                <w:szCs w:val="20"/>
              </w:rPr>
              <w:t>string</w:t>
            </w:r>
          </w:p>
        </w:tc>
        <w:tc>
          <w:tcPr>
            <w:tcW w:w="1597" w:type="pct"/>
          </w:tcPr>
          <w:p w14:paraId="1E9081B8" w14:textId="77777777" w:rsidR="006F0398" w:rsidRDefault="006F0398" w:rsidP="00B9612D">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w:t>
            </w:r>
            <w:r>
              <w:rPr>
                <w:rFonts w:ascii="Georgia" w:eastAsia="Times New Roman" w:hAnsi="Georgia" w:cs="Times New Roman"/>
                <w:spacing w:val="-1"/>
                <w:sz w:val="20"/>
                <w:szCs w:val="20"/>
              </w:rPr>
              <w:lastRenderedPageBreak/>
              <w:t>OK.</w:t>
            </w:r>
          </w:p>
          <w:p w14:paraId="28CD348E" w14:textId="77777777" w:rsidR="006F0398" w:rsidRPr="00DD7E5A" w:rsidRDefault="006F0398" w:rsidP="00B9612D">
            <w:r>
              <w:rPr>
                <w:rFonts w:eastAsia="Times New Roman"/>
                <w:spacing w:val="-1"/>
                <w:szCs w:val="20"/>
              </w:rPr>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67" w:type="pct"/>
          </w:tcPr>
          <w:p w14:paraId="6365F4B7" w14:textId="77777777" w:rsidR="006F0398" w:rsidRPr="00C771F9" w:rsidRDefault="006F0398" w:rsidP="00B9612D">
            <w:pPr>
              <w:jc w:val="center"/>
              <w:rPr>
                <w:rFonts w:eastAsia="Times New Roman"/>
                <w:spacing w:val="-1"/>
                <w:szCs w:val="20"/>
              </w:rPr>
            </w:pPr>
            <w:r w:rsidRPr="00407863">
              <w:rPr>
                <w:rFonts w:eastAsia="Times New Roman"/>
                <w:spacing w:val="-1"/>
                <w:szCs w:val="20"/>
              </w:rPr>
              <w:lastRenderedPageBreak/>
              <w:t>0..1</w:t>
            </w:r>
          </w:p>
        </w:tc>
      </w:tr>
    </w:tbl>
    <w:p w14:paraId="50ED0AD6" w14:textId="77777777" w:rsidR="006F0398" w:rsidRDefault="006F0398" w:rsidP="006F0398"/>
    <w:p w14:paraId="3FD0C981" w14:textId="450E8A97" w:rsidR="002E14E7" w:rsidRPr="001A14C8" w:rsidRDefault="002E14E7" w:rsidP="002E14E7">
      <w:pPr>
        <w:pStyle w:val="Rubrik2"/>
      </w:pPr>
      <w:bookmarkStart w:id="167" w:name="_Toc149769350"/>
      <w:proofErr w:type="spellStart"/>
      <w:r w:rsidRPr="001A14C8">
        <w:t>Get</w:t>
      </w:r>
      <w:r>
        <w:t>Practitioners</w:t>
      </w:r>
      <w:bookmarkEnd w:id="167"/>
      <w:proofErr w:type="spellEnd"/>
    </w:p>
    <w:p w14:paraId="47CF3F3E" w14:textId="2B870A0D" w:rsidR="002E14E7" w:rsidRDefault="002E14E7" w:rsidP="002E14E7">
      <w:r w:rsidRPr="001A14C8">
        <w:t>Tjänst</w:t>
      </w:r>
      <w:r>
        <w:t>ekontrakt</w:t>
      </w:r>
      <w:r w:rsidRPr="001A14C8">
        <w:t xml:space="preserve"> för att hämta en lista över medarbetare i vårdprofessionen som är bokningsbara online hos angiven vårdenhet för aktuell</w:t>
      </w:r>
      <w:r w:rsidRPr="00DD7E5A">
        <w:t xml:space="preserve"> invånare. Tjänsteproducenten ansvarar för att tillämpa verksamhetens regelverk för att filtrera svaret (</w:t>
      </w:r>
      <w:proofErr w:type="gramStart"/>
      <w:r w:rsidRPr="00DD7E5A">
        <w:t>t.ex.</w:t>
      </w:r>
      <w:proofErr w:type="gramEnd"/>
      <w:r w:rsidRPr="00DD7E5A">
        <w:t xml:space="preserve"> en </w:t>
      </w:r>
      <w:r>
        <w:t>vårdenhet</w:t>
      </w:r>
      <w:r w:rsidRPr="00DD7E5A">
        <w:t xml:space="preserve"> som bara tillåter </w:t>
      </w:r>
      <w:r>
        <w:t>invånare</w:t>
      </w:r>
      <w:r w:rsidRPr="00DD7E5A">
        <w:t xml:space="preserve"> att boka tid enligt listad doktor).</w:t>
      </w:r>
    </w:p>
    <w:p w14:paraId="74B9FE25" w14:textId="77777777" w:rsidR="002E14E7" w:rsidRPr="00DD7E5A" w:rsidRDefault="002E14E7" w:rsidP="002E14E7"/>
    <w:p w14:paraId="1E57BC5E" w14:textId="28D49B6E" w:rsidR="002E14E7" w:rsidRDefault="002E14E7" w:rsidP="002E14E7">
      <w:r w:rsidRPr="001A14C8">
        <w:t>Tjänst</w:t>
      </w:r>
      <w:r>
        <w:t>ekontrakt</w:t>
      </w:r>
      <w:r w:rsidRPr="00DD7E5A">
        <w:t xml:space="preserve"> returnerar en lista med information om utförare (en medarbetare). För varje </w:t>
      </w:r>
      <w:r>
        <w:t>personal</w:t>
      </w:r>
      <w:r w:rsidRPr="00DD7E5A">
        <w:t xml:space="preserve"> ska HSA-id vara med.</w:t>
      </w:r>
    </w:p>
    <w:p w14:paraId="26E21D6B" w14:textId="77777777" w:rsidR="002E14E7" w:rsidRDefault="002E14E7" w:rsidP="002E14E7"/>
    <w:p w14:paraId="4B8F5F59" w14:textId="77777777" w:rsidR="002E14E7" w:rsidRDefault="002E14E7" w:rsidP="002E14E7">
      <w:pPr>
        <w:pStyle w:val="Rubrik3"/>
      </w:pPr>
      <w:bookmarkStart w:id="168" w:name="_Toc149769351"/>
      <w:r>
        <w:t>Frivillighet</w:t>
      </w:r>
      <w:bookmarkEnd w:id="168"/>
    </w:p>
    <w:p w14:paraId="5649AC20" w14:textId="6487B60F" w:rsidR="002E14E7" w:rsidRPr="00DD7E5A" w:rsidRDefault="002E14E7" w:rsidP="002E14E7">
      <w:r w:rsidRPr="001A14C8">
        <w:t>Tjänst</w:t>
      </w:r>
      <w:r>
        <w:t>ekontrakt är frivilligt att implementera.</w:t>
      </w:r>
    </w:p>
    <w:p w14:paraId="635D3CD0" w14:textId="77777777" w:rsidR="002E14E7" w:rsidRPr="00DD7E5A" w:rsidRDefault="002E14E7" w:rsidP="002E14E7"/>
    <w:p w14:paraId="0AF2D4B4" w14:textId="77777777" w:rsidR="002E14E7" w:rsidRDefault="002E14E7" w:rsidP="002E14E7">
      <w:pPr>
        <w:pStyle w:val="Rubrik3"/>
      </w:pPr>
      <w:bookmarkStart w:id="169" w:name="_Toc149769352"/>
      <w:r>
        <w:t>Version</w:t>
      </w:r>
      <w:bookmarkEnd w:id="169"/>
    </w:p>
    <w:p w14:paraId="20D6A867" w14:textId="6D708070" w:rsidR="002E14E7" w:rsidRDefault="002E14E7" w:rsidP="002E14E7">
      <w:r w:rsidRPr="001A14C8">
        <w:t>Tjänst</w:t>
      </w:r>
      <w:r>
        <w:t>ekontrakt</w:t>
      </w:r>
      <w:r w:rsidRPr="00FE394B">
        <w:t xml:space="preserve"> finns sedan 1.1</w:t>
      </w:r>
      <w:r>
        <w:t xml:space="preserve"> men har döpts om från </w:t>
      </w:r>
      <w:proofErr w:type="spellStart"/>
      <w:r w:rsidR="00CB1852">
        <w:t>GetAllPerformers</w:t>
      </w:r>
      <w:proofErr w:type="spellEnd"/>
      <w:r>
        <w:t xml:space="preserve"> till </w:t>
      </w:r>
      <w:proofErr w:type="spellStart"/>
      <w:r>
        <w:t>GetPractitioners</w:t>
      </w:r>
      <w:proofErr w:type="spellEnd"/>
      <w:r>
        <w:t xml:space="preserve">.  </w:t>
      </w:r>
      <w:r w:rsidR="00240321">
        <w:t>Aktuell version är 2.0.</w:t>
      </w:r>
    </w:p>
    <w:p w14:paraId="660734EF" w14:textId="77777777" w:rsidR="002E14E7" w:rsidRDefault="002E14E7" w:rsidP="002E14E7"/>
    <w:p w14:paraId="3D869389" w14:textId="77777777" w:rsidR="002E14E7" w:rsidRDefault="002E14E7" w:rsidP="002E14E7">
      <w:pPr>
        <w:pStyle w:val="Rubrik3"/>
      </w:pPr>
      <w:bookmarkStart w:id="170" w:name="_Toc149769353"/>
      <w:r>
        <w:t>Meddelandeinformationsmodell (MIM)</w:t>
      </w:r>
      <w:bookmarkEnd w:id="170"/>
    </w:p>
    <w:p w14:paraId="6ED6B905" w14:textId="7CC7AD65" w:rsidR="002E14E7" w:rsidRPr="00DD7E5A" w:rsidRDefault="007A656F" w:rsidP="002E14E7">
      <w:r>
        <w:rPr>
          <w:noProof/>
        </w:rPr>
        <w:drawing>
          <wp:inline distT="0" distB="0" distL="0" distR="0" wp14:anchorId="1353EE7C" wp14:editId="15F0D48E">
            <wp:extent cx="4819048" cy="1914286"/>
            <wp:effectExtent l="0" t="0" r="635" b="0"/>
            <wp:docPr id="179244587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5873" name="Bildobjekt 1" descr="En bild som visar text, skärmbild, Teckensnitt, linje&#10;&#10;Automatiskt genererad beskrivning"/>
                    <pic:cNvPicPr/>
                  </pic:nvPicPr>
                  <pic:blipFill>
                    <a:blip r:embed="rId36"/>
                    <a:stretch>
                      <a:fillRect/>
                    </a:stretch>
                  </pic:blipFill>
                  <pic:spPr>
                    <a:xfrm>
                      <a:off x="0" y="0"/>
                      <a:ext cx="4819048" cy="1914286"/>
                    </a:xfrm>
                    <a:prstGeom prst="rect">
                      <a:avLst/>
                    </a:prstGeom>
                  </pic:spPr>
                </pic:pic>
              </a:graphicData>
            </a:graphic>
          </wp:inline>
        </w:drawing>
      </w:r>
    </w:p>
    <w:p w14:paraId="3E84F53E" w14:textId="77777777" w:rsidR="002E14E7" w:rsidRPr="00C55071" w:rsidRDefault="002E14E7" w:rsidP="002E14E7"/>
    <w:p w14:paraId="0DC13241" w14:textId="77777777" w:rsidR="002E14E7" w:rsidRDefault="002E14E7" w:rsidP="002E14E7">
      <w:pPr>
        <w:pStyle w:val="Rubrik3"/>
      </w:pPr>
      <w:bookmarkStart w:id="171" w:name="_Toc149769354"/>
      <w:r>
        <w:t>Fältregler</w:t>
      </w:r>
      <w:bookmarkEnd w:id="171"/>
    </w:p>
    <w:p w14:paraId="47B19C36" w14:textId="77777777" w:rsidR="002E14E7" w:rsidRPr="007E3F3B" w:rsidRDefault="002E14E7" w:rsidP="002E14E7">
      <w:pPr>
        <w:rPr>
          <w:i/>
        </w:rPr>
      </w:pPr>
      <w:r w:rsidRPr="007E3F3B">
        <w:rPr>
          <w:i/>
        </w:rPr>
        <w:t xml:space="preserve">Nedanstående tabell beskriver varje element i begäran och svar. Har namnet en * finns ytterligare regler för detta element och beskrivs mer i detalj i stycket Regler. </w:t>
      </w:r>
    </w:p>
    <w:p w14:paraId="03C2B117" w14:textId="77777777" w:rsidR="002E14E7" w:rsidRDefault="002E14E7" w:rsidP="002E14E7"/>
    <w:tbl>
      <w:tblPr>
        <w:tblStyle w:val="Tabellrutnt"/>
        <w:tblW w:w="5110" w:type="pct"/>
        <w:tblLook w:val="04A0" w:firstRow="1" w:lastRow="0" w:firstColumn="1" w:lastColumn="0" w:noHBand="0" w:noVBand="1"/>
      </w:tblPr>
      <w:tblGrid>
        <w:gridCol w:w="3482"/>
        <w:gridCol w:w="2013"/>
        <w:gridCol w:w="4390"/>
        <w:gridCol w:w="801"/>
      </w:tblGrid>
      <w:tr w:rsidR="002E14E7" w:rsidRPr="000C2908" w14:paraId="17581FD0" w14:textId="77777777" w:rsidTr="00E85C28">
        <w:trPr>
          <w:trHeight w:val="384"/>
        </w:trPr>
        <w:tc>
          <w:tcPr>
            <w:tcW w:w="1629" w:type="pct"/>
            <w:shd w:val="clear" w:color="auto" w:fill="D9D9D9" w:themeFill="background1" w:themeFillShade="D9"/>
            <w:vAlign w:val="center"/>
          </w:tcPr>
          <w:p w14:paraId="5F10814A" w14:textId="77777777" w:rsidR="002E14E7" w:rsidRPr="000C2908" w:rsidRDefault="002E14E7" w:rsidP="00B9612D">
            <w:pPr>
              <w:rPr>
                <w:b/>
              </w:rPr>
            </w:pPr>
            <w:r w:rsidRPr="000C2908">
              <w:rPr>
                <w:b/>
              </w:rPr>
              <w:t>Namn</w:t>
            </w:r>
          </w:p>
        </w:tc>
        <w:tc>
          <w:tcPr>
            <w:tcW w:w="942" w:type="pct"/>
            <w:shd w:val="clear" w:color="auto" w:fill="D9D9D9" w:themeFill="background1" w:themeFillShade="D9"/>
            <w:vAlign w:val="center"/>
          </w:tcPr>
          <w:p w14:paraId="173CEE18" w14:textId="77777777" w:rsidR="002E14E7" w:rsidRPr="000C2908" w:rsidRDefault="002E14E7" w:rsidP="00B9612D">
            <w:pPr>
              <w:rPr>
                <w:b/>
              </w:rPr>
            </w:pPr>
            <w:r w:rsidRPr="000C2908">
              <w:rPr>
                <w:b/>
              </w:rPr>
              <w:t>Typ</w:t>
            </w:r>
          </w:p>
        </w:tc>
        <w:tc>
          <w:tcPr>
            <w:tcW w:w="2054" w:type="pct"/>
            <w:shd w:val="clear" w:color="auto" w:fill="D9D9D9" w:themeFill="background1" w:themeFillShade="D9"/>
            <w:vAlign w:val="center"/>
          </w:tcPr>
          <w:p w14:paraId="1786CC03" w14:textId="77777777" w:rsidR="002E14E7" w:rsidRPr="000C2908" w:rsidRDefault="002E14E7" w:rsidP="00B9612D">
            <w:pPr>
              <w:rPr>
                <w:b/>
              </w:rPr>
            </w:pPr>
            <w:r w:rsidRPr="000C2908">
              <w:rPr>
                <w:b/>
              </w:rPr>
              <w:t>Beskrivning</w:t>
            </w:r>
          </w:p>
        </w:tc>
        <w:tc>
          <w:tcPr>
            <w:tcW w:w="375" w:type="pct"/>
            <w:shd w:val="clear" w:color="auto" w:fill="D9D9D9" w:themeFill="background1" w:themeFillShade="D9"/>
            <w:vAlign w:val="center"/>
          </w:tcPr>
          <w:p w14:paraId="294D58E5" w14:textId="77777777" w:rsidR="002E14E7" w:rsidRPr="000C2908" w:rsidRDefault="002E14E7" w:rsidP="00B9612D">
            <w:pPr>
              <w:jc w:val="center"/>
              <w:rPr>
                <w:b/>
              </w:rPr>
            </w:pPr>
            <w:proofErr w:type="spellStart"/>
            <w:r w:rsidRPr="000C2908">
              <w:rPr>
                <w:b/>
              </w:rPr>
              <w:t>Kard</w:t>
            </w:r>
            <w:proofErr w:type="spellEnd"/>
            <w:r>
              <w:rPr>
                <w:b/>
              </w:rPr>
              <w:t>.</w:t>
            </w:r>
          </w:p>
        </w:tc>
      </w:tr>
      <w:tr w:rsidR="002E14E7" w:rsidRPr="000C2908" w14:paraId="61F111E5" w14:textId="77777777" w:rsidTr="00E85C28">
        <w:tc>
          <w:tcPr>
            <w:tcW w:w="1629" w:type="pct"/>
            <w:shd w:val="clear" w:color="auto" w:fill="BFBFBF" w:themeFill="background1" w:themeFillShade="BF"/>
            <w:vAlign w:val="center"/>
          </w:tcPr>
          <w:p w14:paraId="2AC92124" w14:textId="77777777" w:rsidR="002E14E7" w:rsidRPr="00A143A1" w:rsidRDefault="002E14E7" w:rsidP="00B9612D">
            <w:pPr>
              <w:rPr>
                <w:b/>
              </w:rPr>
            </w:pPr>
            <w:r w:rsidRPr="00A143A1">
              <w:rPr>
                <w:b/>
              </w:rPr>
              <w:lastRenderedPageBreak/>
              <w:t>Begäran</w:t>
            </w:r>
          </w:p>
        </w:tc>
        <w:tc>
          <w:tcPr>
            <w:tcW w:w="942" w:type="pct"/>
            <w:shd w:val="clear" w:color="auto" w:fill="BFBFBF" w:themeFill="background1" w:themeFillShade="BF"/>
            <w:vAlign w:val="center"/>
          </w:tcPr>
          <w:p w14:paraId="01092CDC" w14:textId="77777777" w:rsidR="002E14E7" w:rsidRPr="000C2908" w:rsidRDefault="002E14E7" w:rsidP="00B9612D">
            <w:pPr>
              <w:pStyle w:val="TableParagraph"/>
              <w:spacing w:line="226" w:lineRule="exact"/>
              <w:ind w:left="102"/>
              <w:rPr>
                <w:rFonts w:ascii="Georgia" w:eastAsia="Times New Roman" w:hAnsi="Georgia" w:cs="Times New Roman"/>
                <w:spacing w:val="-1"/>
                <w:sz w:val="20"/>
                <w:szCs w:val="20"/>
              </w:rPr>
            </w:pPr>
          </w:p>
        </w:tc>
        <w:tc>
          <w:tcPr>
            <w:tcW w:w="2054" w:type="pct"/>
            <w:shd w:val="clear" w:color="auto" w:fill="BFBFBF" w:themeFill="background1" w:themeFillShade="BF"/>
            <w:vAlign w:val="center"/>
          </w:tcPr>
          <w:p w14:paraId="580AB209" w14:textId="77777777" w:rsidR="002E14E7" w:rsidRPr="000C2908" w:rsidRDefault="002E14E7" w:rsidP="00B9612D">
            <w:pPr>
              <w:pStyle w:val="TableParagraph"/>
              <w:spacing w:line="226" w:lineRule="exact"/>
              <w:ind w:left="102"/>
              <w:rPr>
                <w:rFonts w:ascii="Georgia" w:eastAsia="Times New Roman" w:hAnsi="Georgia" w:cs="Times New Roman"/>
                <w:spacing w:val="-1"/>
                <w:sz w:val="20"/>
                <w:szCs w:val="20"/>
              </w:rPr>
            </w:pPr>
          </w:p>
        </w:tc>
        <w:tc>
          <w:tcPr>
            <w:tcW w:w="375" w:type="pct"/>
            <w:shd w:val="clear" w:color="auto" w:fill="BFBFBF" w:themeFill="background1" w:themeFillShade="BF"/>
            <w:vAlign w:val="center"/>
          </w:tcPr>
          <w:p w14:paraId="2D5CF35D" w14:textId="77777777" w:rsidR="002E14E7" w:rsidRPr="000C2908" w:rsidRDefault="002E14E7" w:rsidP="00B9612D">
            <w:pPr>
              <w:pStyle w:val="TableParagraph"/>
              <w:spacing w:line="226" w:lineRule="exact"/>
              <w:ind w:left="102"/>
              <w:jc w:val="center"/>
              <w:rPr>
                <w:rFonts w:ascii="Georgia" w:eastAsia="Times New Roman" w:hAnsi="Georgia" w:cs="Times New Roman"/>
                <w:spacing w:val="-1"/>
                <w:sz w:val="20"/>
                <w:szCs w:val="20"/>
              </w:rPr>
            </w:pPr>
          </w:p>
        </w:tc>
      </w:tr>
      <w:tr w:rsidR="001F64F6" w:rsidRPr="000C2908" w14:paraId="29D51E53" w14:textId="77777777" w:rsidTr="00E85C28">
        <w:tc>
          <w:tcPr>
            <w:tcW w:w="1629" w:type="pct"/>
            <w:vAlign w:val="center"/>
          </w:tcPr>
          <w:p w14:paraId="78487998" w14:textId="41DC1E66" w:rsidR="001F64F6" w:rsidRPr="000C2908" w:rsidRDefault="001F64F6" w:rsidP="001F64F6">
            <w:pPr>
              <w:rPr>
                <w:rFonts w:eastAsia="Times New Roman"/>
                <w:spacing w:val="-1"/>
                <w:szCs w:val="20"/>
                <w:highlight w:val="yellow"/>
              </w:rPr>
            </w:pPr>
            <w:proofErr w:type="spellStart"/>
            <w:r w:rsidRPr="002B3B21">
              <w:t>actor</w:t>
            </w:r>
            <w:proofErr w:type="spellEnd"/>
          </w:p>
        </w:tc>
        <w:tc>
          <w:tcPr>
            <w:tcW w:w="942" w:type="pct"/>
            <w:vAlign w:val="center"/>
          </w:tcPr>
          <w:p w14:paraId="0F6DC2A5" w14:textId="348701DA" w:rsidR="001F64F6" w:rsidRPr="000C2908" w:rsidRDefault="001F64F6" w:rsidP="001F64F6">
            <w:pPr>
              <w:rPr>
                <w:rFonts w:eastAsia="Times New Roman"/>
                <w:spacing w:val="-1"/>
                <w:szCs w:val="20"/>
                <w:highlight w:val="yellow"/>
              </w:rPr>
            </w:pPr>
            <w:proofErr w:type="spellStart"/>
            <w:r w:rsidRPr="002B3B21">
              <w:rPr>
                <w:rFonts w:eastAsia="Times New Roman"/>
                <w:spacing w:val="-1"/>
                <w:szCs w:val="20"/>
              </w:rPr>
              <w:t>ActorType</w:t>
            </w:r>
            <w:proofErr w:type="spellEnd"/>
          </w:p>
        </w:tc>
        <w:tc>
          <w:tcPr>
            <w:tcW w:w="2054" w:type="pct"/>
            <w:vAlign w:val="center"/>
          </w:tcPr>
          <w:p w14:paraId="00D0E254" w14:textId="79C4CEAD" w:rsidR="001F64F6" w:rsidRPr="000C2908" w:rsidRDefault="006E6403" w:rsidP="001F64F6">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 xml:space="preserve">. Om anropet sker i ett flöde där lediga tider ska hämtas utan att aktören är känd ska fältet </w:t>
            </w:r>
            <w:proofErr w:type="spellStart"/>
            <w:r w:rsidRPr="001B0DE0">
              <w:rPr>
                <w:i/>
                <w:iCs/>
              </w:rPr>
              <w:t>actor</w:t>
            </w:r>
            <w:proofErr w:type="spellEnd"/>
            <w:r>
              <w:t xml:space="preserve"> och fältet </w:t>
            </w:r>
            <w:proofErr w:type="spellStart"/>
            <w:r w:rsidRPr="001B0DE0">
              <w:rPr>
                <w:i/>
                <w:iCs/>
              </w:rPr>
              <w:t>personId</w:t>
            </w:r>
            <w:proofErr w:type="spellEnd"/>
            <w:r>
              <w:t xml:space="preserve"> utelämnas. Detta kan exempelvis vara applicerbart om anropet sker då ingen aktör autentiserat sig (”ej inloggat läge”).</w:t>
            </w:r>
          </w:p>
        </w:tc>
        <w:tc>
          <w:tcPr>
            <w:tcW w:w="375" w:type="pct"/>
            <w:vAlign w:val="center"/>
          </w:tcPr>
          <w:p w14:paraId="68874E56" w14:textId="57982B81" w:rsidR="001F64F6" w:rsidRPr="006E6403" w:rsidRDefault="006E6403" w:rsidP="001F64F6">
            <w:pPr>
              <w:pStyle w:val="TableParagraph"/>
              <w:spacing w:line="226" w:lineRule="exact"/>
              <w:ind w:left="102"/>
              <w:jc w:val="center"/>
              <w:rPr>
                <w:rFonts w:ascii="Georgia" w:eastAsia="Times New Roman" w:hAnsi="Georgia" w:cs="Times New Roman"/>
                <w:color w:val="FF0000"/>
                <w:spacing w:val="-1"/>
                <w:sz w:val="20"/>
                <w:szCs w:val="20"/>
                <w:highlight w:val="yellow"/>
              </w:rPr>
            </w:pPr>
            <w:r w:rsidRPr="006E6403">
              <w:rPr>
                <w:rFonts w:ascii="Georgia" w:eastAsia="Times New Roman" w:hAnsi="Georgia" w:cs="Times New Roman"/>
                <w:color w:val="FF0000"/>
                <w:spacing w:val="-1"/>
                <w:sz w:val="20"/>
                <w:szCs w:val="20"/>
              </w:rPr>
              <w:t>0</w:t>
            </w:r>
            <w:r w:rsidR="001F64F6" w:rsidRPr="006E6403">
              <w:rPr>
                <w:rFonts w:ascii="Georgia" w:eastAsia="Times New Roman" w:hAnsi="Georgia" w:cs="Times New Roman"/>
                <w:color w:val="FF0000"/>
                <w:spacing w:val="-1"/>
                <w:sz w:val="20"/>
                <w:szCs w:val="20"/>
              </w:rPr>
              <w:t>..1</w:t>
            </w:r>
          </w:p>
        </w:tc>
      </w:tr>
      <w:tr w:rsidR="00B55B4C" w:rsidRPr="000C2908" w14:paraId="5B57DFF1" w14:textId="77777777" w:rsidTr="00E85C28">
        <w:tc>
          <w:tcPr>
            <w:tcW w:w="1629" w:type="pct"/>
            <w:vAlign w:val="center"/>
          </w:tcPr>
          <w:p w14:paraId="405C8B2B" w14:textId="453FE6CC" w:rsidR="00B55B4C" w:rsidRDefault="00B55B4C" w:rsidP="00B55B4C">
            <w:proofErr w:type="spellStart"/>
            <w:r>
              <w:t>personId</w:t>
            </w:r>
            <w:proofErr w:type="spellEnd"/>
          </w:p>
        </w:tc>
        <w:tc>
          <w:tcPr>
            <w:tcW w:w="942" w:type="pct"/>
            <w:vAlign w:val="center"/>
          </w:tcPr>
          <w:p w14:paraId="3953D64D" w14:textId="104BC28A" w:rsidR="00B55B4C" w:rsidRDefault="00B55B4C" w:rsidP="00B55B4C">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2054" w:type="pct"/>
            <w:vAlign w:val="center"/>
          </w:tcPr>
          <w:p w14:paraId="60510E1B" w14:textId="37C7E2F2" w:rsidR="00B55B4C" w:rsidRPr="009974EF" w:rsidRDefault="00B55B4C" w:rsidP="00B55B4C">
            <w:pPr>
              <w:rPr>
                <w:rFonts w:eastAsia="Times New Roman"/>
                <w:spacing w:val="-1"/>
                <w:szCs w:val="20"/>
              </w:rPr>
            </w:pPr>
            <w:r>
              <w:t>Filtrering av tidstyper baserat på invånares personnummer</w:t>
            </w:r>
            <w:proofErr w:type="gramStart"/>
            <w:r>
              <w:t>. .</w:t>
            </w:r>
            <w:proofErr w:type="gramEnd"/>
            <w:r>
              <w:t xml:space="preserve">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75" w:type="pct"/>
            <w:vAlign w:val="center"/>
          </w:tcPr>
          <w:p w14:paraId="2096FC40" w14:textId="378637BD" w:rsidR="00B55B4C" w:rsidRPr="009974EF" w:rsidRDefault="00B55B4C" w:rsidP="00B55B4C">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Pr="00C771F9">
              <w:rPr>
                <w:rFonts w:ascii="Georgia" w:eastAsia="Times New Roman" w:hAnsi="Georgia" w:cs="Times New Roman"/>
                <w:spacing w:val="-1"/>
                <w:sz w:val="20"/>
                <w:szCs w:val="20"/>
              </w:rPr>
              <w:t>..1</w:t>
            </w:r>
          </w:p>
        </w:tc>
      </w:tr>
      <w:tr w:rsidR="00743165" w:rsidRPr="000C2908" w14:paraId="15B4F0F5" w14:textId="77777777" w:rsidTr="00E85C28">
        <w:tc>
          <w:tcPr>
            <w:tcW w:w="1629" w:type="pct"/>
            <w:vAlign w:val="center"/>
          </w:tcPr>
          <w:p w14:paraId="415915B3" w14:textId="4724834A" w:rsidR="00743165" w:rsidRDefault="00743165" w:rsidP="00743165">
            <w:proofErr w:type="spellStart"/>
            <w:r>
              <w:rPr>
                <w:rFonts w:eastAsia="Times New Roman"/>
                <w:spacing w:val="-1"/>
                <w:szCs w:val="20"/>
              </w:rPr>
              <w:t>originalAppointementId</w:t>
            </w:r>
            <w:proofErr w:type="spellEnd"/>
          </w:p>
        </w:tc>
        <w:tc>
          <w:tcPr>
            <w:tcW w:w="942" w:type="pct"/>
            <w:vAlign w:val="center"/>
          </w:tcPr>
          <w:p w14:paraId="11A253CA" w14:textId="4ED0E1B7" w:rsidR="00743165" w:rsidRDefault="00D57868" w:rsidP="00743165">
            <w:proofErr w:type="spellStart"/>
            <w:r>
              <w:rPr>
                <w:rFonts w:eastAsia="Times New Roman"/>
                <w:spacing w:val="-1"/>
                <w:szCs w:val="20"/>
              </w:rPr>
              <w:t>uuidType</w:t>
            </w:r>
            <w:proofErr w:type="spellEnd"/>
          </w:p>
        </w:tc>
        <w:tc>
          <w:tcPr>
            <w:tcW w:w="2054" w:type="pct"/>
            <w:vAlign w:val="center"/>
          </w:tcPr>
          <w:p w14:paraId="1B75251B" w14:textId="35F5D110" w:rsidR="00743165" w:rsidRDefault="00743165" w:rsidP="00743165">
            <w:r>
              <w:rPr>
                <w:rFonts w:eastAsia="Times New Roman"/>
                <w:spacing w:val="-1"/>
                <w:szCs w:val="20"/>
              </w:rPr>
              <w:t xml:space="preserve">Unikt id för ursprungsbokningen </w:t>
            </w:r>
            <w:r w:rsidRPr="00456722">
              <w:rPr>
                <w:rFonts w:eastAsia="Times New Roman"/>
                <w:spacing w:val="-1"/>
                <w:szCs w:val="20"/>
              </w:rPr>
              <w:t xml:space="preserve">Används för att indikera ombokning, så att tjänsteproducenten kan anpassa svaret till tider som är giltiga för ombokning av angiven </w:t>
            </w:r>
            <w:r>
              <w:rPr>
                <w:rFonts w:eastAsia="Times New Roman"/>
                <w:spacing w:val="-1"/>
                <w:szCs w:val="20"/>
              </w:rPr>
              <w:t>ursprungs</w:t>
            </w:r>
            <w:r w:rsidRPr="00456722">
              <w:rPr>
                <w:rFonts w:eastAsia="Times New Roman"/>
                <w:spacing w:val="-1"/>
                <w:szCs w:val="20"/>
              </w:rPr>
              <w:t>bokning.</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75" w:type="pct"/>
            <w:vAlign w:val="center"/>
          </w:tcPr>
          <w:p w14:paraId="781D438A" w14:textId="0C12FEF8" w:rsidR="00743165" w:rsidRDefault="00743165" w:rsidP="00743165">
            <w:pPr>
              <w:pStyle w:val="TableParagraph"/>
              <w:spacing w:line="226" w:lineRule="exact"/>
              <w:ind w:left="102"/>
              <w:jc w:val="center"/>
              <w:rPr>
                <w:rFonts w:ascii="Georgia" w:eastAsia="Times New Roman" w:hAnsi="Georgia" w:cs="Times New Roman"/>
                <w:spacing w:val="-1"/>
                <w:sz w:val="20"/>
                <w:szCs w:val="20"/>
              </w:rPr>
            </w:pPr>
            <w:r w:rsidRPr="00456722">
              <w:rPr>
                <w:rFonts w:ascii="Georgia" w:eastAsia="Times New Roman" w:hAnsi="Georgia" w:cs="Times New Roman"/>
                <w:spacing w:val="-1"/>
                <w:sz w:val="20"/>
                <w:szCs w:val="20"/>
              </w:rPr>
              <w:t>0..1</w:t>
            </w:r>
          </w:p>
        </w:tc>
      </w:tr>
      <w:tr w:rsidR="00F633EF" w:rsidRPr="000C2908" w14:paraId="40F3F6DE" w14:textId="77777777" w:rsidTr="00E85C28">
        <w:tc>
          <w:tcPr>
            <w:tcW w:w="1629" w:type="pct"/>
            <w:vAlign w:val="center"/>
          </w:tcPr>
          <w:p w14:paraId="6FF9165D" w14:textId="438FFCE4" w:rsidR="00F633EF" w:rsidRPr="000C2908" w:rsidRDefault="00F633EF" w:rsidP="00F633EF">
            <w:pPr>
              <w:rPr>
                <w:rFonts w:eastAsia="Times New Roman"/>
                <w:spacing w:val="-1"/>
                <w:szCs w:val="20"/>
                <w:highlight w:val="yellow"/>
              </w:rPr>
            </w:pPr>
            <w:proofErr w:type="spellStart"/>
            <w:r>
              <w:rPr>
                <w:rFonts w:eastAsia="Times New Roman"/>
                <w:spacing w:val="-1"/>
                <w:szCs w:val="20"/>
              </w:rPr>
              <w:t>timeTypeCode</w:t>
            </w:r>
            <w:proofErr w:type="spellEnd"/>
          </w:p>
        </w:tc>
        <w:tc>
          <w:tcPr>
            <w:tcW w:w="942" w:type="pct"/>
            <w:vAlign w:val="center"/>
          </w:tcPr>
          <w:p w14:paraId="41DBE12D" w14:textId="0E044F75" w:rsidR="00F633EF" w:rsidRPr="000C2908" w:rsidRDefault="00E80DBF" w:rsidP="00F633EF">
            <w:pPr>
              <w:rPr>
                <w:rFonts w:eastAsia="Times New Roman"/>
                <w:spacing w:val="-1"/>
                <w:szCs w:val="20"/>
                <w:highlight w:val="yellow"/>
              </w:rPr>
            </w:pPr>
            <w:r>
              <w:rPr>
                <w:rFonts w:eastAsia="Times New Roman"/>
                <w:spacing w:val="-1"/>
                <w:szCs w:val="20"/>
              </w:rPr>
              <w:t>string</w:t>
            </w:r>
          </w:p>
        </w:tc>
        <w:tc>
          <w:tcPr>
            <w:tcW w:w="2054" w:type="pct"/>
            <w:vAlign w:val="center"/>
          </w:tcPr>
          <w:p w14:paraId="50A9FBC9" w14:textId="57026C4F" w:rsidR="00F633EF" w:rsidRDefault="00F633EF" w:rsidP="00F633EF">
            <w:pPr>
              <w:rPr>
                <w:rFonts w:eastAsia="Times New Roman"/>
                <w:spacing w:val="-1"/>
                <w:szCs w:val="20"/>
              </w:rPr>
            </w:pPr>
            <w:proofErr w:type="spellStart"/>
            <w:r>
              <w:rPr>
                <w:rFonts w:eastAsia="Times New Roman"/>
                <w:spacing w:val="-1"/>
                <w:szCs w:val="20"/>
              </w:rPr>
              <w:t>T</w:t>
            </w:r>
            <w:r w:rsidRPr="00456722">
              <w:rPr>
                <w:rFonts w:eastAsia="Times New Roman"/>
                <w:spacing w:val="-1"/>
                <w:szCs w:val="20"/>
              </w:rPr>
              <w:t>idstyp</w:t>
            </w:r>
            <w:proofErr w:type="spellEnd"/>
            <w:r>
              <w:rPr>
                <w:rFonts w:eastAsia="Times New Roman"/>
                <w:spacing w:val="-1"/>
                <w:szCs w:val="20"/>
              </w:rPr>
              <w:t xml:space="preserve"> att söka personal för.</w:t>
            </w:r>
          </w:p>
          <w:p w14:paraId="2B5A4AB3" w14:textId="06EBA487" w:rsidR="00F633EF" w:rsidRPr="000C2908" w:rsidRDefault="00F633EF" w:rsidP="00F633EF">
            <w:pPr>
              <w:rPr>
                <w:rFonts w:eastAsia="Times New Roman"/>
                <w:spacing w:val="-1"/>
                <w:szCs w:val="20"/>
                <w:highlight w:val="yellow"/>
              </w:rPr>
            </w:pPr>
            <w:r w:rsidRPr="0077149D">
              <w:rPr>
                <w:rFonts w:eastAsia="Times New Roman"/>
                <w:spacing w:val="-1"/>
                <w:szCs w:val="20"/>
              </w:rPr>
              <w:t>En konsument</w:t>
            </w:r>
            <w:r>
              <w:rPr>
                <w:rFonts w:eastAsia="Times New Roman"/>
                <w:spacing w:val="-1"/>
                <w:szCs w:val="20"/>
              </w:rPr>
              <w:t xml:space="preserve"> kan välja att söka personal baserat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Pr="0077149D">
              <w:rPr>
                <w:rFonts w:eastAsia="Times New Roman"/>
                <w:spacing w:val="-1"/>
                <w:szCs w:val="20"/>
              </w:rPr>
              <w:t xml:space="preserve"> </w:t>
            </w:r>
          </w:p>
        </w:tc>
        <w:tc>
          <w:tcPr>
            <w:tcW w:w="375" w:type="pct"/>
            <w:vAlign w:val="center"/>
          </w:tcPr>
          <w:p w14:paraId="41F07637" w14:textId="76B4AE2E" w:rsidR="00F633EF" w:rsidRPr="000C2908" w:rsidRDefault="00F633EF" w:rsidP="00F633EF">
            <w:pPr>
              <w:pStyle w:val="TableParagraph"/>
              <w:spacing w:line="226" w:lineRule="exact"/>
              <w:ind w:left="102"/>
              <w:jc w:val="center"/>
              <w:rPr>
                <w:rFonts w:ascii="Georgia" w:eastAsia="Times New Roman" w:hAnsi="Georgia" w:cs="Times New Roman"/>
                <w:spacing w:val="-1"/>
                <w:sz w:val="20"/>
                <w:szCs w:val="20"/>
                <w:highlight w:val="yellow"/>
              </w:rPr>
            </w:pPr>
            <w:r w:rsidRPr="00456722">
              <w:rPr>
                <w:rFonts w:ascii="Georgia" w:eastAsia="Times New Roman" w:hAnsi="Georgia" w:cs="Times New Roman"/>
                <w:spacing w:val="-1"/>
                <w:sz w:val="20"/>
                <w:szCs w:val="20"/>
              </w:rPr>
              <w:t>0..1</w:t>
            </w:r>
          </w:p>
        </w:tc>
      </w:tr>
      <w:tr w:rsidR="00F633EF" w:rsidRPr="000C2908" w14:paraId="1308D115" w14:textId="77777777" w:rsidTr="00E85C28">
        <w:tc>
          <w:tcPr>
            <w:tcW w:w="1629" w:type="pct"/>
            <w:vAlign w:val="center"/>
          </w:tcPr>
          <w:p w14:paraId="4E66265B" w14:textId="41E43B35" w:rsidR="00F633EF" w:rsidRDefault="00F633EF" w:rsidP="00F633EF">
            <w:pPr>
              <w:rPr>
                <w:rFonts w:eastAsia="Times New Roman"/>
                <w:spacing w:val="-1"/>
                <w:szCs w:val="20"/>
              </w:rPr>
            </w:pPr>
            <w:proofErr w:type="spellStart"/>
            <w:r>
              <w:rPr>
                <w:rFonts w:eastAsia="Times New Roman"/>
                <w:spacing w:val="-1"/>
                <w:szCs w:val="20"/>
              </w:rPr>
              <w:t>healthcareServiceCode</w:t>
            </w:r>
            <w:proofErr w:type="spellEnd"/>
          </w:p>
        </w:tc>
        <w:tc>
          <w:tcPr>
            <w:tcW w:w="942" w:type="pct"/>
            <w:vAlign w:val="center"/>
          </w:tcPr>
          <w:p w14:paraId="3FDA4A86" w14:textId="79BCAFAA" w:rsidR="00F633EF" w:rsidRDefault="00E80DBF" w:rsidP="00F633EF">
            <w:pPr>
              <w:rPr>
                <w:rFonts w:eastAsia="Times New Roman"/>
                <w:spacing w:val="-1"/>
                <w:szCs w:val="20"/>
              </w:rPr>
            </w:pPr>
            <w:r>
              <w:rPr>
                <w:rFonts w:eastAsia="Times New Roman"/>
                <w:spacing w:val="-1"/>
                <w:szCs w:val="20"/>
              </w:rPr>
              <w:t>string</w:t>
            </w:r>
          </w:p>
        </w:tc>
        <w:tc>
          <w:tcPr>
            <w:tcW w:w="2054" w:type="pct"/>
            <w:vAlign w:val="center"/>
          </w:tcPr>
          <w:p w14:paraId="3469CBE0" w14:textId="56F31937" w:rsidR="00F633EF" w:rsidRDefault="00F633EF" w:rsidP="00F633EF">
            <w:pPr>
              <w:rPr>
                <w:rFonts w:eastAsia="Times New Roman"/>
                <w:spacing w:val="-1"/>
                <w:szCs w:val="20"/>
              </w:rPr>
            </w:pPr>
            <w:r>
              <w:rPr>
                <w:rFonts w:eastAsia="Times New Roman"/>
                <w:spacing w:val="-1"/>
                <w:szCs w:val="20"/>
              </w:rPr>
              <w:t xml:space="preserve">Vårdtjänst att söka personal för. </w:t>
            </w:r>
            <w:r w:rsidRPr="0077149D">
              <w:rPr>
                <w:rFonts w:eastAsia="Times New Roman"/>
                <w:spacing w:val="-1"/>
                <w:szCs w:val="20"/>
              </w:rPr>
              <w:t>En konsument</w:t>
            </w:r>
            <w:r>
              <w:rPr>
                <w:rFonts w:eastAsia="Times New Roman"/>
                <w:spacing w:val="-1"/>
                <w:szCs w:val="20"/>
              </w:rPr>
              <w:t xml:space="preserve"> kan välja att söka personal baserat på antingen </w:t>
            </w:r>
            <w:proofErr w:type="spellStart"/>
            <w:r>
              <w:rPr>
                <w:rFonts w:eastAsia="Times New Roman"/>
                <w:spacing w:val="-1"/>
                <w:szCs w:val="20"/>
              </w:rPr>
              <w:t>tidstyp</w:t>
            </w:r>
            <w:proofErr w:type="spellEnd"/>
            <w:r>
              <w:rPr>
                <w:rFonts w:eastAsia="Times New Roman"/>
                <w:spacing w:val="-1"/>
                <w:szCs w:val="20"/>
              </w:rPr>
              <w:t xml:space="preserve"> eller vårdtjänst. Båda ska inte sättas i samma anrop.</w:t>
            </w:r>
            <w:r w:rsidR="00E80DBF">
              <w:rPr>
                <w:rFonts w:eastAsia="Times New Roman"/>
                <w:spacing w:val="-1"/>
                <w:szCs w:val="20"/>
              </w:rPr>
              <w:t xml:space="preserve"> Kod för vårdtjänster uttrycks som SNOMED-CT koder (svensk upplaga).</w:t>
            </w:r>
          </w:p>
        </w:tc>
        <w:tc>
          <w:tcPr>
            <w:tcW w:w="375" w:type="pct"/>
            <w:vAlign w:val="center"/>
          </w:tcPr>
          <w:p w14:paraId="59BF1801" w14:textId="61826B00" w:rsidR="00F633EF" w:rsidRDefault="00F633EF" w:rsidP="00F633EF">
            <w:pPr>
              <w:pStyle w:val="TableParagraph"/>
              <w:spacing w:line="226" w:lineRule="exact"/>
              <w:ind w:left="102"/>
              <w:jc w:val="center"/>
              <w:rPr>
                <w:rFonts w:ascii="Georgia" w:eastAsia="Times New Roman" w:hAnsi="Georgia" w:cs="Times New Roman"/>
                <w:spacing w:val="-1"/>
                <w:sz w:val="20"/>
                <w:szCs w:val="20"/>
              </w:rPr>
            </w:pPr>
            <w:r w:rsidRPr="00456722">
              <w:rPr>
                <w:rFonts w:ascii="Georgia" w:eastAsia="Times New Roman" w:hAnsi="Georgia" w:cs="Times New Roman"/>
                <w:spacing w:val="-1"/>
                <w:sz w:val="20"/>
                <w:szCs w:val="20"/>
              </w:rPr>
              <w:t>0..1</w:t>
            </w:r>
          </w:p>
        </w:tc>
      </w:tr>
      <w:tr w:rsidR="002E14E7" w:rsidRPr="000C2908" w14:paraId="4E0B4DC4" w14:textId="77777777" w:rsidTr="00E85C28">
        <w:tc>
          <w:tcPr>
            <w:tcW w:w="1629" w:type="pct"/>
            <w:shd w:val="clear" w:color="auto" w:fill="BFBFBF" w:themeFill="background1" w:themeFillShade="BF"/>
            <w:vAlign w:val="center"/>
          </w:tcPr>
          <w:p w14:paraId="11ACA2E2" w14:textId="03E24908" w:rsidR="002E14E7" w:rsidRPr="00EE046D" w:rsidRDefault="002E14E7" w:rsidP="00B9612D">
            <w:pPr>
              <w:rPr>
                <w:b/>
                <w:szCs w:val="20"/>
              </w:rPr>
            </w:pPr>
            <w:r w:rsidRPr="00EE046D">
              <w:rPr>
                <w:b/>
                <w:szCs w:val="20"/>
              </w:rPr>
              <w:t>Svar</w:t>
            </w:r>
          </w:p>
        </w:tc>
        <w:tc>
          <w:tcPr>
            <w:tcW w:w="942" w:type="pct"/>
            <w:shd w:val="clear" w:color="auto" w:fill="BFBFBF" w:themeFill="background1" w:themeFillShade="BF"/>
            <w:vAlign w:val="center"/>
          </w:tcPr>
          <w:p w14:paraId="26F162D0" w14:textId="3875B08C" w:rsidR="002E14E7" w:rsidRPr="00EE046D" w:rsidRDefault="002E14E7" w:rsidP="00B9612D">
            <w:pPr>
              <w:pStyle w:val="TableParagraph"/>
              <w:spacing w:line="226" w:lineRule="exact"/>
              <w:rPr>
                <w:rFonts w:ascii="Georgia" w:eastAsia="Times New Roman" w:hAnsi="Georgia" w:cs="Times New Roman"/>
                <w:b/>
                <w:spacing w:val="-1"/>
                <w:sz w:val="20"/>
                <w:szCs w:val="20"/>
              </w:rPr>
            </w:pPr>
          </w:p>
        </w:tc>
        <w:tc>
          <w:tcPr>
            <w:tcW w:w="2054" w:type="pct"/>
            <w:shd w:val="clear" w:color="auto" w:fill="BFBFBF" w:themeFill="background1" w:themeFillShade="BF"/>
            <w:vAlign w:val="center"/>
          </w:tcPr>
          <w:p w14:paraId="15688D92" w14:textId="5F1B616E" w:rsidR="002E14E7" w:rsidRPr="00EE046D" w:rsidRDefault="002E14E7" w:rsidP="00B9612D">
            <w:pPr>
              <w:pStyle w:val="TableParagraph"/>
              <w:spacing w:line="226" w:lineRule="exact"/>
              <w:rPr>
                <w:rFonts w:ascii="Georgia" w:eastAsia="Times New Roman" w:hAnsi="Georgia" w:cs="Times New Roman"/>
                <w:b/>
                <w:spacing w:val="-1"/>
                <w:sz w:val="20"/>
                <w:szCs w:val="20"/>
              </w:rPr>
            </w:pPr>
          </w:p>
        </w:tc>
        <w:tc>
          <w:tcPr>
            <w:tcW w:w="375" w:type="pct"/>
            <w:shd w:val="clear" w:color="auto" w:fill="BFBFBF" w:themeFill="background1" w:themeFillShade="BF"/>
            <w:vAlign w:val="center"/>
          </w:tcPr>
          <w:p w14:paraId="670BE2DE" w14:textId="4E9256DE" w:rsidR="002E14E7" w:rsidRPr="00EE046D" w:rsidRDefault="002E14E7" w:rsidP="00B9612D">
            <w:pPr>
              <w:pStyle w:val="TableParagraph"/>
              <w:spacing w:line="226" w:lineRule="exact"/>
              <w:ind w:left="102"/>
              <w:jc w:val="center"/>
              <w:rPr>
                <w:rFonts w:ascii="Georgia" w:eastAsia="Times New Roman" w:hAnsi="Georgia" w:cs="Times New Roman"/>
                <w:b/>
                <w:spacing w:val="-1"/>
                <w:sz w:val="20"/>
                <w:szCs w:val="20"/>
              </w:rPr>
            </w:pPr>
          </w:p>
        </w:tc>
      </w:tr>
      <w:tr w:rsidR="002E14E7" w:rsidRPr="000C2908" w14:paraId="68C74851" w14:textId="77777777" w:rsidTr="00E85C28">
        <w:tc>
          <w:tcPr>
            <w:tcW w:w="1629" w:type="pct"/>
            <w:vAlign w:val="center"/>
          </w:tcPr>
          <w:p w14:paraId="22B3405B" w14:textId="5969BF93" w:rsidR="002E14E7" w:rsidRPr="00CD26A0" w:rsidRDefault="002E14E7" w:rsidP="00B9612D">
            <w:pPr>
              <w:rPr>
                <w:rFonts w:eastAsia="Times New Roman"/>
                <w:spacing w:val="-1"/>
                <w:szCs w:val="20"/>
              </w:rPr>
            </w:pPr>
            <w:proofErr w:type="spellStart"/>
            <w:r w:rsidRPr="00CD26A0">
              <w:rPr>
                <w:rFonts w:eastAsia="Times New Roman"/>
                <w:spacing w:val="-1"/>
                <w:szCs w:val="20"/>
              </w:rPr>
              <w:t>p</w:t>
            </w:r>
            <w:r w:rsidR="0061651F">
              <w:rPr>
                <w:rFonts w:eastAsia="Times New Roman"/>
                <w:spacing w:val="-1"/>
                <w:szCs w:val="20"/>
              </w:rPr>
              <w:t>ractitioner</w:t>
            </w:r>
            <w:proofErr w:type="spellEnd"/>
          </w:p>
        </w:tc>
        <w:tc>
          <w:tcPr>
            <w:tcW w:w="942" w:type="pct"/>
            <w:vAlign w:val="center"/>
          </w:tcPr>
          <w:p w14:paraId="51B8A8F7" w14:textId="5573E0F2" w:rsidR="002E14E7" w:rsidRPr="00C771F9" w:rsidRDefault="0061651F" w:rsidP="00B9612D">
            <w:pPr>
              <w:rPr>
                <w:rFonts w:eastAsia="Times New Roman"/>
                <w:spacing w:val="-1"/>
                <w:szCs w:val="20"/>
              </w:rPr>
            </w:pPr>
            <w:proofErr w:type="spellStart"/>
            <w:r>
              <w:rPr>
                <w:rFonts w:eastAsia="Times New Roman"/>
                <w:spacing w:val="-1"/>
                <w:szCs w:val="20"/>
              </w:rPr>
              <w:t>PractitionerType</w:t>
            </w:r>
            <w:proofErr w:type="spellEnd"/>
          </w:p>
        </w:tc>
        <w:tc>
          <w:tcPr>
            <w:tcW w:w="2054" w:type="pct"/>
            <w:vAlign w:val="center"/>
          </w:tcPr>
          <w:p w14:paraId="3BC6A48B" w14:textId="3F71B249" w:rsidR="002E14E7" w:rsidRPr="00C771F9" w:rsidRDefault="0061651F" w:rsidP="00B9612D">
            <w:r>
              <w:t xml:space="preserve">Information om </w:t>
            </w:r>
            <w:r w:rsidR="002E14E7">
              <w:t xml:space="preserve">bokningsbar </w:t>
            </w:r>
            <w:r>
              <w:t>vårdpersonal</w:t>
            </w:r>
            <w:r w:rsidR="002E14E7">
              <w:t xml:space="preserve">. </w:t>
            </w:r>
          </w:p>
        </w:tc>
        <w:tc>
          <w:tcPr>
            <w:tcW w:w="375" w:type="pct"/>
            <w:vAlign w:val="center"/>
          </w:tcPr>
          <w:p w14:paraId="4EA34628" w14:textId="3D826610" w:rsidR="002E14E7" w:rsidRPr="00C771F9" w:rsidRDefault="0061651F" w:rsidP="00B9612D">
            <w:pPr>
              <w:jc w:val="center"/>
              <w:rPr>
                <w:rFonts w:eastAsia="Times New Roman"/>
                <w:spacing w:val="-1"/>
                <w:szCs w:val="20"/>
              </w:rPr>
            </w:pPr>
            <w:r>
              <w:rPr>
                <w:rFonts w:eastAsia="Times New Roman"/>
                <w:spacing w:val="-1"/>
                <w:szCs w:val="20"/>
              </w:rPr>
              <w:t>0..*</w:t>
            </w:r>
          </w:p>
        </w:tc>
      </w:tr>
      <w:tr w:rsidR="0061651F" w:rsidRPr="000C2908" w14:paraId="6826DD28" w14:textId="77777777" w:rsidTr="00E85C28">
        <w:tc>
          <w:tcPr>
            <w:tcW w:w="1629" w:type="pct"/>
            <w:vAlign w:val="center"/>
          </w:tcPr>
          <w:p w14:paraId="726C80A0" w14:textId="664A2B4D" w:rsidR="0061651F" w:rsidRPr="00CD26A0" w:rsidRDefault="0061651F" w:rsidP="00B9612D">
            <w:proofErr w:type="spellStart"/>
            <w:proofErr w:type="gramStart"/>
            <w:r>
              <w:rPr>
                <w:rFonts w:eastAsia="Times New Roman"/>
                <w:spacing w:val="-1"/>
                <w:szCs w:val="20"/>
              </w:rPr>
              <w:t>practitioner.</w:t>
            </w:r>
            <w:r w:rsidRPr="0061651F">
              <w:rPr>
                <w:rFonts w:eastAsia="Times New Roman"/>
                <w:b/>
                <w:bCs/>
                <w:spacing w:val="-1"/>
                <w:szCs w:val="20"/>
              </w:rPr>
              <w:t>HSAId</w:t>
            </w:r>
            <w:proofErr w:type="spellEnd"/>
            <w:proofErr w:type="gramEnd"/>
          </w:p>
        </w:tc>
        <w:tc>
          <w:tcPr>
            <w:tcW w:w="942" w:type="pct"/>
            <w:vAlign w:val="center"/>
          </w:tcPr>
          <w:p w14:paraId="478F67D2" w14:textId="318841FA" w:rsidR="0061651F" w:rsidRPr="00CD26A0" w:rsidRDefault="00E80DBF" w:rsidP="00B9612D">
            <w:proofErr w:type="spellStart"/>
            <w:r>
              <w:t>HSAId</w:t>
            </w:r>
            <w:r w:rsidR="0061651F">
              <w:t>Type</w:t>
            </w:r>
            <w:proofErr w:type="spellEnd"/>
          </w:p>
        </w:tc>
        <w:tc>
          <w:tcPr>
            <w:tcW w:w="2054" w:type="pct"/>
            <w:vAlign w:val="center"/>
          </w:tcPr>
          <w:p w14:paraId="638EBA21" w14:textId="10B1B93B" w:rsidR="0061651F" w:rsidRPr="00CD26A0" w:rsidRDefault="0061651F" w:rsidP="00B9612D">
            <w:r>
              <w:t xml:space="preserve">Bokningsbar vårdpersonals </w:t>
            </w:r>
            <w:proofErr w:type="spellStart"/>
            <w:r>
              <w:t>HsaId</w:t>
            </w:r>
            <w:proofErr w:type="spellEnd"/>
          </w:p>
        </w:tc>
        <w:tc>
          <w:tcPr>
            <w:tcW w:w="375" w:type="pct"/>
            <w:vAlign w:val="center"/>
          </w:tcPr>
          <w:p w14:paraId="758771D5" w14:textId="77777777" w:rsidR="0061651F" w:rsidRPr="00CD26A0" w:rsidRDefault="0061651F" w:rsidP="00B9612D">
            <w:pPr>
              <w:jc w:val="center"/>
              <w:rPr>
                <w:rFonts w:eastAsia="Times New Roman"/>
                <w:spacing w:val="-1"/>
                <w:szCs w:val="20"/>
              </w:rPr>
            </w:pPr>
          </w:p>
        </w:tc>
      </w:tr>
      <w:tr w:rsidR="002E14E7" w:rsidRPr="000C2908" w14:paraId="037AAA86" w14:textId="77777777" w:rsidTr="00E85C28">
        <w:tc>
          <w:tcPr>
            <w:tcW w:w="1629" w:type="pct"/>
            <w:vAlign w:val="center"/>
          </w:tcPr>
          <w:p w14:paraId="402E38D2" w14:textId="5FEAAF32" w:rsidR="002E14E7" w:rsidRPr="00DD7E5A" w:rsidRDefault="0061651F" w:rsidP="00B9612D">
            <w:proofErr w:type="spellStart"/>
            <w:proofErr w:type="gramStart"/>
            <w:r>
              <w:rPr>
                <w:rFonts w:eastAsia="Times New Roman"/>
                <w:spacing w:val="-1"/>
                <w:szCs w:val="20"/>
              </w:rPr>
              <w:t>practitioner.</w:t>
            </w:r>
            <w:r w:rsidR="002E14E7" w:rsidRPr="0061651F">
              <w:rPr>
                <w:b/>
                <w:bCs/>
              </w:rPr>
              <w:t>firstName</w:t>
            </w:r>
            <w:proofErr w:type="spellEnd"/>
            <w:proofErr w:type="gramEnd"/>
          </w:p>
        </w:tc>
        <w:tc>
          <w:tcPr>
            <w:tcW w:w="942" w:type="pct"/>
            <w:vAlign w:val="center"/>
          </w:tcPr>
          <w:p w14:paraId="4846B19F" w14:textId="77777777" w:rsidR="002E14E7" w:rsidRPr="00DD7E5A" w:rsidRDefault="002E14E7" w:rsidP="00B9612D">
            <w:r w:rsidRPr="00CD26A0">
              <w:t>string</w:t>
            </w:r>
          </w:p>
        </w:tc>
        <w:tc>
          <w:tcPr>
            <w:tcW w:w="2054" w:type="pct"/>
            <w:vAlign w:val="center"/>
          </w:tcPr>
          <w:p w14:paraId="5B18F8BA" w14:textId="05941E08" w:rsidR="002E14E7" w:rsidRPr="00DD7E5A" w:rsidRDefault="00E85C28" w:rsidP="00B9612D">
            <w:r>
              <w:t>Vårdpersonals</w:t>
            </w:r>
            <w:r w:rsidR="002E14E7" w:rsidRPr="00CD26A0">
              <w:t xml:space="preserve"> förnamn</w:t>
            </w:r>
            <w:r w:rsidR="002E14E7">
              <w:t>.</w:t>
            </w:r>
          </w:p>
        </w:tc>
        <w:tc>
          <w:tcPr>
            <w:tcW w:w="375" w:type="pct"/>
            <w:vAlign w:val="center"/>
          </w:tcPr>
          <w:p w14:paraId="680ADAD9" w14:textId="77777777" w:rsidR="002E14E7" w:rsidRPr="00C771F9" w:rsidRDefault="002E14E7" w:rsidP="00B9612D">
            <w:pPr>
              <w:jc w:val="center"/>
              <w:rPr>
                <w:rFonts w:eastAsia="Times New Roman"/>
                <w:spacing w:val="-1"/>
                <w:szCs w:val="20"/>
              </w:rPr>
            </w:pPr>
            <w:r w:rsidRPr="00CD26A0">
              <w:rPr>
                <w:rFonts w:eastAsia="Times New Roman"/>
                <w:spacing w:val="-1"/>
                <w:szCs w:val="20"/>
              </w:rPr>
              <w:t>1..1</w:t>
            </w:r>
          </w:p>
        </w:tc>
      </w:tr>
      <w:tr w:rsidR="002E14E7" w:rsidRPr="000C2908" w14:paraId="2ACD3ED5" w14:textId="77777777" w:rsidTr="00E85C28">
        <w:tc>
          <w:tcPr>
            <w:tcW w:w="1629" w:type="pct"/>
            <w:vAlign w:val="center"/>
          </w:tcPr>
          <w:p w14:paraId="13EC9B8B" w14:textId="49500A8C" w:rsidR="002E14E7" w:rsidRPr="00DD7E5A" w:rsidRDefault="0061651F" w:rsidP="00B9612D">
            <w:proofErr w:type="spellStart"/>
            <w:proofErr w:type="gramStart"/>
            <w:r>
              <w:rPr>
                <w:rFonts w:eastAsia="Times New Roman"/>
                <w:spacing w:val="-1"/>
                <w:szCs w:val="20"/>
              </w:rPr>
              <w:t>practitioner.</w:t>
            </w:r>
            <w:r w:rsidR="002E14E7" w:rsidRPr="0061651F">
              <w:rPr>
                <w:b/>
                <w:bCs/>
              </w:rPr>
              <w:t>lastName</w:t>
            </w:r>
            <w:proofErr w:type="spellEnd"/>
            <w:proofErr w:type="gramEnd"/>
          </w:p>
        </w:tc>
        <w:tc>
          <w:tcPr>
            <w:tcW w:w="942" w:type="pct"/>
            <w:vAlign w:val="center"/>
          </w:tcPr>
          <w:p w14:paraId="7717D432" w14:textId="77777777" w:rsidR="002E14E7" w:rsidRPr="00DD7E5A" w:rsidRDefault="002E14E7" w:rsidP="00B9612D">
            <w:r w:rsidRPr="00CD26A0">
              <w:t>string</w:t>
            </w:r>
          </w:p>
        </w:tc>
        <w:tc>
          <w:tcPr>
            <w:tcW w:w="2054" w:type="pct"/>
            <w:vAlign w:val="center"/>
          </w:tcPr>
          <w:p w14:paraId="683484E9" w14:textId="27B4B61D" w:rsidR="002E14E7" w:rsidRPr="00DD7E5A" w:rsidRDefault="00E85C28" w:rsidP="00B9612D">
            <w:r>
              <w:t>Vårdpersonals</w:t>
            </w:r>
            <w:r w:rsidRPr="00CD26A0">
              <w:t xml:space="preserve"> </w:t>
            </w:r>
            <w:r w:rsidR="002E14E7" w:rsidRPr="00CD26A0">
              <w:t>efternamn</w:t>
            </w:r>
            <w:r w:rsidR="002E14E7">
              <w:t>.</w:t>
            </w:r>
          </w:p>
        </w:tc>
        <w:tc>
          <w:tcPr>
            <w:tcW w:w="375" w:type="pct"/>
            <w:vAlign w:val="center"/>
          </w:tcPr>
          <w:p w14:paraId="41DBDD80" w14:textId="77777777" w:rsidR="002E14E7" w:rsidRPr="00C771F9" w:rsidRDefault="002E14E7" w:rsidP="00B9612D">
            <w:pPr>
              <w:jc w:val="center"/>
              <w:rPr>
                <w:rFonts w:eastAsia="Times New Roman"/>
                <w:spacing w:val="-1"/>
                <w:szCs w:val="20"/>
              </w:rPr>
            </w:pPr>
            <w:r w:rsidRPr="00CD26A0">
              <w:rPr>
                <w:rFonts w:eastAsia="Times New Roman"/>
                <w:spacing w:val="-1"/>
                <w:szCs w:val="20"/>
              </w:rPr>
              <w:t>1..1</w:t>
            </w:r>
          </w:p>
        </w:tc>
      </w:tr>
      <w:tr w:rsidR="002E14E7" w:rsidRPr="000C2908" w14:paraId="4AA3AFA6" w14:textId="77777777" w:rsidTr="00E85C28">
        <w:tc>
          <w:tcPr>
            <w:tcW w:w="1629" w:type="pct"/>
            <w:vAlign w:val="center"/>
          </w:tcPr>
          <w:p w14:paraId="1EF04839" w14:textId="1EB18097" w:rsidR="002E14E7" w:rsidRPr="00DD7E5A" w:rsidRDefault="0061651F" w:rsidP="00B9612D">
            <w:proofErr w:type="spellStart"/>
            <w:proofErr w:type="gramStart"/>
            <w:r>
              <w:rPr>
                <w:rFonts w:eastAsia="Times New Roman"/>
                <w:spacing w:val="-1"/>
                <w:szCs w:val="20"/>
              </w:rPr>
              <w:t>practitioner.</w:t>
            </w:r>
            <w:r w:rsidR="002E14E7" w:rsidRPr="0061651F">
              <w:rPr>
                <w:b/>
                <w:bCs/>
              </w:rPr>
              <w:t>title</w:t>
            </w:r>
            <w:proofErr w:type="spellEnd"/>
            <w:proofErr w:type="gramEnd"/>
          </w:p>
        </w:tc>
        <w:tc>
          <w:tcPr>
            <w:tcW w:w="942" w:type="pct"/>
            <w:vAlign w:val="center"/>
          </w:tcPr>
          <w:p w14:paraId="030F7A31" w14:textId="77777777" w:rsidR="002E14E7" w:rsidRPr="00DD7E5A" w:rsidRDefault="002E14E7" w:rsidP="00B9612D">
            <w:r w:rsidRPr="00CD26A0">
              <w:t>string</w:t>
            </w:r>
          </w:p>
        </w:tc>
        <w:tc>
          <w:tcPr>
            <w:tcW w:w="2054" w:type="pct"/>
            <w:vAlign w:val="center"/>
          </w:tcPr>
          <w:p w14:paraId="03CF6838" w14:textId="7EA3AD9A" w:rsidR="002E14E7" w:rsidRPr="00DD7E5A" w:rsidRDefault="00E85C28" w:rsidP="00B9612D">
            <w:r>
              <w:t>Vårdpersonals</w:t>
            </w:r>
            <w:r w:rsidRPr="00CD26A0">
              <w:t xml:space="preserve"> </w:t>
            </w:r>
            <w:r w:rsidR="002E14E7" w:rsidRPr="00CD26A0">
              <w:t>titel</w:t>
            </w:r>
            <w:r w:rsidR="002E14E7">
              <w:t>.</w:t>
            </w:r>
          </w:p>
        </w:tc>
        <w:tc>
          <w:tcPr>
            <w:tcW w:w="375" w:type="pct"/>
            <w:vAlign w:val="center"/>
          </w:tcPr>
          <w:p w14:paraId="46DDEB96" w14:textId="77777777" w:rsidR="002E14E7" w:rsidRPr="00C771F9" w:rsidRDefault="002E14E7" w:rsidP="00B9612D">
            <w:pPr>
              <w:jc w:val="center"/>
              <w:rPr>
                <w:rFonts w:eastAsia="Times New Roman"/>
                <w:spacing w:val="-1"/>
                <w:szCs w:val="20"/>
              </w:rPr>
            </w:pPr>
            <w:r w:rsidRPr="00CD26A0">
              <w:rPr>
                <w:rFonts w:eastAsia="Times New Roman"/>
                <w:spacing w:val="-1"/>
                <w:szCs w:val="20"/>
              </w:rPr>
              <w:t>0..1</w:t>
            </w:r>
          </w:p>
        </w:tc>
      </w:tr>
      <w:tr w:rsidR="00F633EF" w:rsidRPr="000C2908" w14:paraId="7DEF0A53" w14:textId="77777777" w:rsidTr="00E85C28">
        <w:tc>
          <w:tcPr>
            <w:tcW w:w="1629" w:type="pct"/>
          </w:tcPr>
          <w:p w14:paraId="0F4EF7FD" w14:textId="77777777" w:rsidR="00F633EF" w:rsidRPr="00407863" w:rsidRDefault="00F633EF" w:rsidP="00F633EF">
            <w:pPr>
              <w:pStyle w:val="TableParagraph"/>
              <w:spacing w:line="229" w:lineRule="exact"/>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27291BE8" w14:textId="77777777" w:rsidR="00F633EF" w:rsidRDefault="00F633EF" w:rsidP="00F633EF">
            <w:pPr>
              <w:rPr>
                <w:rFonts w:eastAsia="Times New Roman"/>
                <w:spacing w:val="-1"/>
                <w:szCs w:val="20"/>
              </w:rPr>
            </w:pPr>
          </w:p>
        </w:tc>
        <w:tc>
          <w:tcPr>
            <w:tcW w:w="942" w:type="pct"/>
          </w:tcPr>
          <w:p w14:paraId="6F20518B" w14:textId="638C7010" w:rsidR="00F633EF" w:rsidRPr="00CD26A0" w:rsidRDefault="00F633EF" w:rsidP="00F633EF">
            <w:proofErr w:type="spellStart"/>
            <w:r w:rsidRPr="00407863">
              <w:rPr>
                <w:rFonts w:eastAsia="Times New Roman"/>
                <w:spacing w:val="-1"/>
                <w:szCs w:val="20"/>
              </w:rPr>
              <w:t>ResultCodeEnum</w:t>
            </w:r>
            <w:proofErr w:type="spellEnd"/>
          </w:p>
        </w:tc>
        <w:tc>
          <w:tcPr>
            <w:tcW w:w="2054" w:type="pct"/>
          </w:tcPr>
          <w:p w14:paraId="45E53F87" w14:textId="1DB3F6C6" w:rsidR="00F633EF" w:rsidRPr="00CD26A0" w:rsidRDefault="00F633EF" w:rsidP="00F633EF">
            <w:r w:rsidRPr="00407863">
              <w:rPr>
                <w:rFonts w:eastAsia="Times New Roman"/>
                <w:spacing w:val="-1"/>
                <w:szCs w:val="20"/>
              </w:rPr>
              <w:t>Kan endast vara OK, INFO eller ERROR.</w:t>
            </w:r>
          </w:p>
        </w:tc>
        <w:tc>
          <w:tcPr>
            <w:tcW w:w="375" w:type="pct"/>
          </w:tcPr>
          <w:p w14:paraId="06C2E59A" w14:textId="1C0EBF0E" w:rsidR="00F633EF" w:rsidRPr="00CD26A0" w:rsidRDefault="00F633EF" w:rsidP="00F633EF">
            <w:pPr>
              <w:jc w:val="center"/>
              <w:rPr>
                <w:rFonts w:eastAsia="Times New Roman"/>
                <w:spacing w:val="-1"/>
                <w:szCs w:val="20"/>
              </w:rPr>
            </w:pPr>
            <w:r w:rsidRPr="00407863">
              <w:rPr>
                <w:rFonts w:eastAsia="Times New Roman"/>
                <w:spacing w:val="-1"/>
                <w:szCs w:val="20"/>
              </w:rPr>
              <w:t>1..1</w:t>
            </w:r>
          </w:p>
        </w:tc>
      </w:tr>
      <w:tr w:rsidR="00F633EF" w:rsidRPr="000C2908" w14:paraId="523407D5" w14:textId="77777777" w:rsidTr="00E85C28">
        <w:tc>
          <w:tcPr>
            <w:tcW w:w="1629" w:type="pct"/>
          </w:tcPr>
          <w:p w14:paraId="566C19FF" w14:textId="7CC44D9B" w:rsidR="00F633EF" w:rsidRDefault="00F633EF" w:rsidP="00F633EF">
            <w:pPr>
              <w:rPr>
                <w:rFonts w:eastAsia="Times New Roman"/>
                <w:spacing w:val="-1"/>
                <w:szCs w:val="20"/>
              </w:rPr>
            </w:pPr>
            <w:proofErr w:type="spellStart"/>
            <w:r w:rsidRPr="00407863">
              <w:rPr>
                <w:rFonts w:eastAsia="Times New Roman"/>
                <w:spacing w:val="-1"/>
                <w:szCs w:val="20"/>
              </w:rPr>
              <w:t>resultText</w:t>
            </w:r>
            <w:proofErr w:type="spellEnd"/>
          </w:p>
        </w:tc>
        <w:tc>
          <w:tcPr>
            <w:tcW w:w="942" w:type="pct"/>
          </w:tcPr>
          <w:p w14:paraId="0C2E319E" w14:textId="11E22521" w:rsidR="00F633EF" w:rsidRPr="00CD26A0" w:rsidRDefault="00F633EF" w:rsidP="00F633EF">
            <w:r w:rsidRPr="00407863">
              <w:rPr>
                <w:rFonts w:eastAsia="Times New Roman"/>
                <w:spacing w:val="-1"/>
                <w:szCs w:val="20"/>
              </w:rPr>
              <w:t>string</w:t>
            </w:r>
          </w:p>
        </w:tc>
        <w:tc>
          <w:tcPr>
            <w:tcW w:w="2054" w:type="pct"/>
          </w:tcPr>
          <w:p w14:paraId="2BB7132B" w14:textId="77777777" w:rsidR="00F633EF" w:rsidRDefault="00F633EF" w:rsidP="00F633EF">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Kan utelämnas om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OK.</w:t>
            </w:r>
          </w:p>
          <w:p w14:paraId="6332360A" w14:textId="29672A98" w:rsidR="00F633EF" w:rsidRPr="00CD26A0" w:rsidRDefault="00F633EF" w:rsidP="00F633EF">
            <w:r>
              <w:rPr>
                <w:rFonts w:eastAsia="Times New Roman"/>
                <w:spacing w:val="-1"/>
                <w:szCs w:val="20"/>
              </w:rPr>
              <w:lastRenderedPageBreak/>
              <w:t xml:space="preserve">Producent förväntas skicka ett tillräckligt informativt meddelande som underlättar felsökning i de fall </w:t>
            </w:r>
            <w:proofErr w:type="spellStart"/>
            <w:r>
              <w:rPr>
                <w:rFonts w:eastAsia="Times New Roman"/>
                <w:spacing w:val="-1"/>
                <w:szCs w:val="20"/>
              </w:rPr>
              <w:t>resultCode</w:t>
            </w:r>
            <w:proofErr w:type="spellEnd"/>
            <w:r>
              <w:rPr>
                <w:rFonts w:eastAsia="Times New Roman"/>
                <w:spacing w:val="-1"/>
                <w:szCs w:val="20"/>
              </w:rPr>
              <w:t xml:space="preserve"> == ERROR</w:t>
            </w:r>
          </w:p>
        </w:tc>
        <w:tc>
          <w:tcPr>
            <w:tcW w:w="375" w:type="pct"/>
          </w:tcPr>
          <w:p w14:paraId="18500DF4" w14:textId="75D9D81E" w:rsidR="00F633EF" w:rsidRPr="00CD26A0" w:rsidRDefault="00F633EF" w:rsidP="00F633EF">
            <w:pPr>
              <w:jc w:val="center"/>
              <w:rPr>
                <w:rFonts w:eastAsia="Times New Roman"/>
                <w:spacing w:val="-1"/>
                <w:szCs w:val="20"/>
              </w:rPr>
            </w:pPr>
            <w:r w:rsidRPr="00407863">
              <w:rPr>
                <w:rFonts w:eastAsia="Times New Roman"/>
                <w:spacing w:val="-1"/>
                <w:szCs w:val="20"/>
              </w:rPr>
              <w:lastRenderedPageBreak/>
              <w:t>0..1</w:t>
            </w:r>
          </w:p>
        </w:tc>
      </w:tr>
    </w:tbl>
    <w:p w14:paraId="7C865945" w14:textId="0F0A241C" w:rsidR="006F0398" w:rsidRDefault="006F0398" w:rsidP="00251EF6">
      <w:pPr>
        <w:pStyle w:val="Rubrik2"/>
        <w:numPr>
          <w:ilvl w:val="0"/>
          <w:numId w:val="0"/>
        </w:numPr>
        <w:ind w:left="576"/>
      </w:pPr>
    </w:p>
    <w:p w14:paraId="1A8BFE93" w14:textId="65692810" w:rsidR="00251EF6" w:rsidRPr="001A14C8" w:rsidRDefault="00251EF6" w:rsidP="00251EF6">
      <w:pPr>
        <w:pStyle w:val="Rubrik2"/>
      </w:pPr>
      <w:bookmarkStart w:id="172" w:name="_Toc149769355"/>
      <w:proofErr w:type="spellStart"/>
      <w:r w:rsidRPr="001A14C8">
        <w:t>Make</w:t>
      </w:r>
      <w:r>
        <w:t>Appointment</w:t>
      </w:r>
      <w:bookmarkEnd w:id="172"/>
      <w:proofErr w:type="spellEnd"/>
    </w:p>
    <w:p w14:paraId="07B2011B" w14:textId="4DC37EED" w:rsidR="00251EF6" w:rsidRDefault="00251EF6" w:rsidP="00251EF6">
      <w:r>
        <w:t>Tjänstekontrakt</w:t>
      </w:r>
      <w:r w:rsidRPr="00460AED">
        <w:t xml:space="preserve"> för </w:t>
      </w:r>
      <w:proofErr w:type="spellStart"/>
      <w:r w:rsidRPr="00460AED">
        <w:t>nybokning</w:t>
      </w:r>
      <w:proofErr w:type="spellEnd"/>
      <w:r w:rsidRPr="00460AED">
        <w:t xml:space="preserve"> vid en vårdenhet.</w:t>
      </w:r>
      <w:r>
        <w:t xml:space="preserve"> </w:t>
      </w:r>
      <w:r w:rsidRPr="00460AED">
        <w:t xml:space="preserve">Tjänsten returnerar </w:t>
      </w:r>
      <w:r w:rsidR="005837B6">
        <w:t>det unika boknings-id för bokningen vid lyckad</w:t>
      </w:r>
      <w:r w:rsidRPr="00460AED">
        <w:t xml:space="preserve"> genomförd </w:t>
      </w:r>
      <w:proofErr w:type="spellStart"/>
      <w:r w:rsidRPr="00460AED">
        <w:t>nybokning</w:t>
      </w:r>
      <w:proofErr w:type="spellEnd"/>
      <w:r w:rsidRPr="00460AED">
        <w:t>.</w:t>
      </w:r>
    </w:p>
    <w:p w14:paraId="52E12905" w14:textId="77777777" w:rsidR="00251EF6" w:rsidRDefault="00251EF6" w:rsidP="00251EF6"/>
    <w:p w14:paraId="22EF9835" w14:textId="77777777" w:rsidR="00251EF6" w:rsidRDefault="00251EF6" w:rsidP="00251EF6">
      <w:pPr>
        <w:pStyle w:val="Rubrik3"/>
      </w:pPr>
      <w:bookmarkStart w:id="173" w:name="_Toc149769356"/>
      <w:r>
        <w:t>Frivillighet</w:t>
      </w:r>
      <w:bookmarkEnd w:id="173"/>
    </w:p>
    <w:p w14:paraId="5CAEF89A" w14:textId="77777777" w:rsidR="00251EF6" w:rsidRDefault="00251EF6" w:rsidP="00251EF6">
      <w:r>
        <w:t xml:space="preserve">Tjänstekontraktet är obligatoriskt att stödja för vårdenheter som erbjuder </w:t>
      </w:r>
      <w:proofErr w:type="spellStart"/>
      <w:r>
        <w:t>nybokning</w:t>
      </w:r>
      <w:proofErr w:type="spellEnd"/>
      <w:r>
        <w:t>.</w:t>
      </w:r>
    </w:p>
    <w:p w14:paraId="3F84137F" w14:textId="77777777" w:rsidR="00251EF6" w:rsidRPr="00DD7E5A" w:rsidRDefault="00251EF6" w:rsidP="00251EF6"/>
    <w:p w14:paraId="48ECCA06" w14:textId="77777777" w:rsidR="00251EF6" w:rsidRDefault="00251EF6" w:rsidP="00251EF6">
      <w:pPr>
        <w:pStyle w:val="Rubrik3"/>
      </w:pPr>
      <w:bookmarkStart w:id="174" w:name="_Toc149769357"/>
      <w:r>
        <w:t>Version</w:t>
      </w:r>
      <w:bookmarkEnd w:id="174"/>
    </w:p>
    <w:p w14:paraId="447EB5A2" w14:textId="2C5A794D" w:rsidR="00251EF6" w:rsidRDefault="005837B6" w:rsidP="00251EF6">
      <w:r w:rsidRPr="001A14C8">
        <w:t>Tjänst</w:t>
      </w:r>
      <w:r>
        <w:t>ekontrakt</w:t>
      </w:r>
      <w:r w:rsidRPr="00FE394B">
        <w:t xml:space="preserve"> finns sedan 1.1</w:t>
      </w:r>
      <w:r>
        <w:t xml:space="preserve"> men har döpts om från </w:t>
      </w:r>
      <w:proofErr w:type="spellStart"/>
      <w:r>
        <w:t>MakeBooking</w:t>
      </w:r>
      <w:proofErr w:type="spellEnd"/>
      <w:r>
        <w:t xml:space="preserve"> till </w:t>
      </w:r>
      <w:proofErr w:type="spellStart"/>
      <w:r>
        <w:t>MakeAppointment</w:t>
      </w:r>
      <w:proofErr w:type="spellEnd"/>
      <w:r>
        <w:t>.</w:t>
      </w:r>
    </w:p>
    <w:p w14:paraId="5957A919" w14:textId="12FF0CD6" w:rsidR="00240321" w:rsidRDefault="00240321" w:rsidP="00251EF6">
      <w:r>
        <w:t>Aktuell version är 2.0.</w:t>
      </w:r>
    </w:p>
    <w:p w14:paraId="4951776A" w14:textId="77777777" w:rsidR="00240321" w:rsidRDefault="00240321" w:rsidP="00251EF6"/>
    <w:p w14:paraId="4C0ADB52" w14:textId="77777777" w:rsidR="00251EF6" w:rsidRDefault="00251EF6" w:rsidP="00251EF6">
      <w:pPr>
        <w:pStyle w:val="Rubrik3"/>
      </w:pPr>
      <w:bookmarkStart w:id="175" w:name="_Toc149769358"/>
      <w:r>
        <w:t>Meddelandeinformationsmodell (MIM)</w:t>
      </w:r>
      <w:bookmarkEnd w:id="175"/>
    </w:p>
    <w:p w14:paraId="578CBFF7" w14:textId="0F07F55B" w:rsidR="00251EF6" w:rsidRDefault="00E80DBF" w:rsidP="00251EF6">
      <w:r>
        <w:rPr>
          <w:noProof/>
        </w:rPr>
        <w:drawing>
          <wp:inline distT="0" distB="0" distL="0" distR="0" wp14:anchorId="3F5C6625" wp14:editId="56C77B39">
            <wp:extent cx="4733333" cy="1800000"/>
            <wp:effectExtent l="0" t="0" r="0" b="0"/>
            <wp:docPr id="7030382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829" name="Bildobjekt 1" descr="En bild som visar text, skärmbild, Teckensnitt, linje&#10;&#10;Automatiskt genererad beskrivning"/>
                    <pic:cNvPicPr/>
                  </pic:nvPicPr>
                  <pic:blipFill>
                    <a:blip r:embed="rId37"/>
                    <a:stretch>
                      <a:fillRect/>
                    </a:stretch>
                  </pic:blipFill>
                  <pic:spPr>
                    <a:xfrm>
                      <a:off x="0" y="0"/>
                      <a:ext cx="4733333" cy="1800000"/>
                    </a:xfrm>
                    <a:prstGeom prst="rect">
                      <a:avLst/>
                    </a:prstGeom>
                  </pic:spPr>
                </pic:pic>
              </a:graphicData>
            </a:graphic>
          </wp:inline>
        </w:drawing>
      </w:r>
    </w:p>
    <w:p w14:paraId="4DAD4524" w14:textId="77777777" w:rsidR="00251EF6" w:rsidRPr="00C55071" w:rsidRDefault="00251EF6" w:rsidP="00251EF6"/>
    <w:p w14:paraId="0B424AD3" w14:textId="77777777" w:rsidR="00251EF6" w:rsidRDefault="00251EF6" w:rsidP="00251EF6">
      <w:pPr>
        <w:pStyle w:val="Rubrik3"/>
      </w:pPr>
      <w:bookmarkStart w:id="176" w:name="_Toc149769359"/>
      <w:r>
        <w:t>Fältregler</w:t>
      </w:r>
      <w:bookmarkEnd w:id="176"/>
    </w:p>
    <w:p w14:paraId="093D44D7" w14:textId="77777777" w:rsidR="00251EF6" w:rsidRPr="007E3F3B" w:rsidRDefault="00251EF6" w:rsidP="00251EF6">
      <w:pPr>
        <w:rPr>
          <w:i/>
        </w:rPr>
      </w:pPr>
      <w:r w:rsidRPr="007E3F3B">
        <w:rPr>
          <w:i/>
        </w:rPr>
        <w:t xml:space="preserve">Nedanstående tabell beskriver varje element i begäran och svar. Har namnet en * finns ytterligare regler för detta element och beskrivs mer i detalj i stycket Regler. </w:t>
      </w:r>
    </w:p>
    <w:p w14:paraId="0E86AAD3" w14:textId="77777777" w:rsidR="00251EF6" w:rsidRDefault="00251EF6" w:rsidP="00251EF6"/>
    <w:tbl>
      <w:tblPr>
        <w:tblStyle w:val="Tabellrutnt"/>
        <w:tblW w:w="5003" w:type="pct"/>
        <w:tblLook w:val="04A0" w:firstRow="1" w:lastRow="0" w:firstColumn="1" w:lastColumn="0" w:noHBand="0" w:noVBand="1"/>
      </w:tblPr>
      <w:tblGrid>
        <w:gridCol w:w="4250"/>
        <w:gridCol w:w="2046"/>
        <w:gridCol w:w="3365"/>
        <w:gridCol w:w="801"/>
      </w:tblGrid>
      <w:tr w:rsidR="00251EF6" w:rsidRPr="000C2908" w14:paraId="656051E9" w14:textId="77777777" w:rsidTr="005D357A">
        <w:trPr>
          <w:trHeight w:val="384"/>
        </w:trPr>
        <w:tc>
          <w:tcPr>
            <w:tcW w:w="2031" w:type="pct"/>
            <w:shd w:val="clear" w:color="auto" w:fill="D9D9D9" w:themeFill="background1" w:themeFillShade="D9"/>
            <w:vAlign w:val="center"/>
          </w:tcPr>
          <w:p w14:paraId="5F541566" w14:textId="77777777" w:rsidR="00251EF6" w:rsidRPr="000C2908" w:rsidRDefault="00251EF6" w:rsidP="00B9612D">
            <w:pPr>
              <w:rPr>
                <w:b/>
              </w:rPr>
            </w:pPr>
            <w:r w:rsidRPr="000C2908">
              <w:rPr>
                <w:b/>
              </w:rPr>
              <w:t>Namn</w:t>
            </w:r>
          </w:p>
        </w:tc>
        <w:tc>
          <w:tcPr>
            <w:tcW w:w="978" w:type="pct"/>
            <w:shd w:val="clear" w:color="auto" w:fill="D9D9D9" w:themeFill="background1" w:themeFillShade="D9"/>
            <w:vAlign w:val="center"/>
          </w:tcPr>
          <w:p w14:paraId="37C5E576" w14:textId="77777777" w:rsidR="00251EF6" w:rsidRPr="000C2908" w:rsidRDefault="00251EF6" w:rsidP="00B9612D">
            <w:pPr>
              <w:rPr>
                <w:b/>
              </w:rPr>
            </w:pPr>
            <w:r w:rsidRPr="000C2908">
              <w:rPr>
                <w:b/>
              </w:rPr>
              <w:t>Typ</w:t>
            </w:r>
          </w:p>
        </w:tc>
        <w:tc>
          <w:tcPr>
            <w:tcW w:w="1608" w:type="pct"/>
            <w:shd w:val="clear" w:color="auto" w:fill="D9D9D9" w:themeFill="background1" w:themeFillShade="D9"/>
            <w:vAlign w:val="center"/>
          </w:tcPr>
          <w:p w14:paraId="3E00BFED" w14:textId="77777777" w:rsidR="00251EF6" w:rsidRPr="000C2908" w:rsidRDefault="00251EF6" w:rsidP="00B9612D">
            <w:pPr>
              <w:rPr>
                <w:b/>
              </w:rPr>
            </w:pPr>
            <w:r w:rsidRPr="000C2908">
              <w:rPr>
                <w:b/>
              </w:rPr>
              <w:t>Beskrivning</w:t>
            </w:r>
          </w:p>
        </w:tc>
        <w:tc>
          <w:tcPr>
            <w:tcW w:w="383" w:type="pct"/>
            <w:shd w:val="clear" w:color="auto" w:fill="D9D9D9" w:themeFill="background1" w:themeFillShade="D9"/>
            <w:vAlign w:val="center"/>
          </w:tcPr>
          <w:p w14:paraId="3DCFBBB1" w14:textId="77777777" w:rsidR="00251EF6" w:rsidRPr="000C2908" w:rsidRDefault="00251EF6" w:rsidP="00B9612D">
            <w:pPr>
              <w:jc w:val="center"/>
              <w:rPr>
                <w:b/>
              </w:rPr>
            </w:pPr>
            <w:proofErr w:type="spellStart"/>
            <w:r w:rsidRPr="000C2908">
              <w:rPr>
                <w:b/>
              </w:rPr>
              <w:t>Kard</w:t>
            </w:r>
            <w:proofErr w:type="spellEnd"/>
            <w:r>
              <w:rPr>
                <w:b/>
              </w:rPr>
              <w:t>.</w:t>
            </w:r>
          </w:p>
        </w:tc>
      </w:tr>
      <w:tr w:rsidR="00251EF6" w:rsidRPr="000C2908" w14:paraId="56E354DF" w14:textId="77777777" w:rsidTr="0061651F">
        <w:tc>
          <w:tcPr>
            <w:tcW w:w="2031" w:type="pct"/>
            <w:shd w:val="clear" w:color="auto" w:fill="DDD9C3" w:themeFill="background2" w:themeFillShade="E6"/>
            <w:vAlign w:val="center"/>
          </w:tcPr>
          <w:p w14:paraId="3B3344F7" w14:textId="77777777" w:rsidR="00251EF6" w:rsidRPr="00A143A1" w:rsidRDefault="00251EF6" w:rsidP="00B9612D">
            <w:pPr>
              <w:rPr>
                <w:b/>
              </w:rPr>
            </w:pPr>
            <w:r w:rsidRPr="00A143A1">
              <w:rPr>
                <w:b/>
              </w:rPr>
              <w:t>Begäran</w:t>
            </w:r>
          </w:p>
        </w:tc>
        <w:tc>
          <w:tcPr>
            <w:tcW w:w="978" w:type="pct"/>
            <w:shd w:val="clear" w:color="auto" w:fill="DDD9C3" w:themeFill="background2" w:themeFillShade="E6"/>
            <w:vAlign w:val="center"/>
          </w:tcPr>
          <w:p w14:paraId="38E99218" w14:textId="77777777" w:rsidR="00251EF6" w:rsidRPr="00A143A1" w:rsidRDefault="00251EF6" w:rsidP="00B9612D">
            <w:pPr>
              <w:rPr>
                <w:b/>
              </w:rPr>
            </w:pPr>
          </w:p>
        </w:tc>
        <w:tc>
          <w:tcPr>
            <w:tcW w:w="1608" w:type="pct"/>
            <w:shd w:val="clear" w:color="auto" w:fill="DDD9C3" w:themeFill="background2" w:themeFillShade="E6"/>
            <w:vAlign w:val="center"/>
          </w:tcPr>
          <w:p w14:paraId="73967ECE" w14:textId="77777777" w:rsidR="00251EF6" w:rsidRPr="00A143A1" w:rsidRDefault="00251EF6" w:rsidP="00B9612D">
            <w:pPr>
              <w:rPr>
                <w:b/>
              </w:rPr>
            </w:pPr>
          </w:p>
        </w:tc>
        <w:tc>
          <w:tcPr>
            <w:tcW w:w="383" w:type="pct"/>
            <w:shd w:val="clear" w:color="auto" w:fill="DDD9C3" w:themeFill="background2" w:themeFillShade="E6"/>
            <w:vAlign w:val="center"/>
          </w:tcPr>
          <w:p w14:paraId="6F8B87BD" w14:textId="77777777" w:rsidR="00251EF6" w:rsidRPr="00A143A1" w:rsidRDefault="00251EF6" w:rsidP="00B9612D">
            <w:pPr>
              <w:rPr>
                <w:b/>
              </w:rPr>
            </w:pPr>
          </w:p>
        </w:tc>
      </w:tr>
      <w:tr w:rsidR="001F64F6" w:rsidRPr="000C2908" w14:paraId="46AFA133" w14:textId="77777777" w:rsidTr="005D357A">
        <w:tc>
          <w:tcPr>
            <w:tcW w:w="2031" w:type="pct"/>
            <w:vAlign w:val="center"/>
          </w:tcPr>
          <w:p w14:paraId="6A3BC88C" w14:textId="3CA42A3C" w:rsidR="001F64F6" w:rsidRPr="000C2908" w:rsidRDefault="001F64F6" w:rsidP="001F64F6">
            <w:pPr>
              <w:rPr>
                <w:rFonts w:eastAsia="Times New Roman"/>
                <w:spacing w:val="-1"/>
                <w:szCs w:val="20"/>
                <w:highlight w:val="yellow"/>
              </w:rPr>
            </w:pPr>
            <w:proofErr w:type="spellStart"/>
            <w:r w:rsidRPr="002B3B21">
              <w:t>actor</w:t>
            </w:r>
            <w:proofErr w:type="spellEnd"/>
          </w:p>
        </w:tc>
        <w:tc>
          <w:tcPr>
            <w:tcW w:w="978" w:type="pct"/>
            <w:vAlign w:val="center"/>
          </w:tcPr>
          <w:p w14:paraId="1289A563" w14:textId="00F50423" w:rsidR="001F64F6" w:rsidRPr="000C2908" w:rsidRDefault="001F64F6" w:rsidP="001F64F6">
            <w:pPr>
              <w:rPr>
                <w:rFonts w:eastAsia="Times New Roman"/>
                <w:spacing w:val="-1"/>
                <w:szCs w:val="20"/>
                <w:highlight w:val="yellow"/>
              </w:rPr>
            </w:pPr>
            <w:proofErr w:type="spellStart"/>
            <w:r w:rsidRPr="002B3B21">
              <w:rPr>
                <w:rFonts w:eastAsia="Times New Roman"/>
                <w:spacing w:val="-1"/>
                <w:szCs w:val="20"/>
              </w:rPr>
              <w:t>ActorType</w:t>
            </w:r>
            <w:proofErr w:type="spellEnd"/>
          </w:p>
        </w:tc>
        <w:tc>
          <w:tcPr>
            <w:tcW w:w="1608" w:type="pct"/>
            <w:vAlign w:val="center"/>
          </w:tcPr>
          <w:p w14:paraId="459A8A7A" w14:textId="5BBD963E" w:rsidR="001F64F6" w:rsidRPr="000C2908" w:rsidRDefault="00E85C28" w:rsidP="001F64F6">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w:t>
            </w:r>
            <w:r>
              <w:lastRenderedPageBreak/>
              <w:t xml:space="preserve">underliggande attributen </w:t>
            </w:r>
            <w:proofErr w:type="spellStart"/>
            <w:r>
              <w:t>populeras</w:t>
            </w:r>
            <w:proofErr w:type="spellEnd"/>
            <w:r>
              <w:t>.</w:t>
            </w:r>
          </w:p>
        </w:tc>
        <w:tc>
          <w:tcPr>
            <w:tcW w:w="383" w:type="pct"/>
            <w:vAlign w:val="center"/>
          </w:tcPr>
          <w:p w14:paraId="54BF370C" w14:textId="38DF4E3C" w:rsidR="001F64F6" w:rsidRPr="000C2908" w:rsidRDefault="001F64F6" w:rsidP="001F64F6">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lastRenderedPageBreak/>
              <w:t>1..1</w:t>
            </w:r>
          </w:p>
        </w:tc>
      </w:tr>
      <w:tr w:rsidR="00B55B4C" w:rsidRPr="000C2908" w14:paraId="5A7EB9A6" w14:textId="77777777" w:rsidTr="005D357A">
        <w:tc>
          <w:tcPr>
            <w:tcW w:w="2031" w:type="pct"/>
            <w:vAlign w:val="center"/>
          </w:tcPr>
          <w:p w14:paraId="35480D31" w14:textId="6C3BCDCC" w:rsidR="00B55B4C" w:rsidRDefault="00B55B4C" w:rsidP="00B55B4C">
            <w:proofErr w:type="spellStart"/>
            <w:r>
              <w:t>personId</w:t>
            </w:r>
            <w:proofErr w:type="spellEnd"/>
          </w:p>
        </w:tc>
        <w:tc>
          <w:tcPr>
            <w:tcW w:w="978" w:type="pct"/>
            <w:vAlign w:val="center"/>
          </w:tcPr>
          <w:p w14:paraId="282ED643" w14:textId="00DE07C0" w:rsidR="00B55B4C" w:rsidRDefault="00B55B4C" w:rsidP="00B55B4C">
            <w:pPr>
              <w:rPr>
                <w:rFonts w:eastAsia="Times New Roman"/>
                <w:spacing w:val="-1"/>
                <w:szCs w:val="20"/>
              </w:rPr>
            </w:pPr>
            <w:proofErr w:type="spellStart"/>
            <w:r>
              <w:t>PersonIdType</w:t>
            </w:r>
            <w:proofErr w:type="spellEnd"/>
            <w:r>
              <w:t xml:space="preserve"> (</w:t>
            </w:r>
            <w:proofErr w:type="spellStart"/>
            <w:r>
              <w:t>IIType</w:t>
            </w:r>
            <w:proofErr w:type="spellEnd"/>
            <w:r>
              <w:t>)</w:t>
            </w:r>
          </w:p>
        </w:tc>
        <w:tc>
          <w:tcPr>
            <w:tcW w:w="1608" w:type="pct"/>
            <w:vAlign w:val="center"/>
          </w:tcPr>
          <w:p w14:paraId="27DE8A6E" w14:textId="733F4D35" w:rsidR="00B55B4C" w:rsidRPr="000C2908" w:rsidRDefault="00B55B4C" w:rsidP="00B55B4C">
            <w:pPr>
              <w:rPr>
                <w:rFonts w:eastAsia="Times New Roman"/>
                <w:spacing w:val="-1"/>
                <w:szCs w:val="20"/>
                <w:highlight w:val="yellow"/>
              </w:rPr>
            </w:pPr>
            <w:r>
              <w:t xml:space="preserve">Filtrering av tidstyper baserat på invånares personnummer.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1F715962" w14:textId="6D12EF2D" w:rsidR="00B55B4C" w:rsidRPr="008C4247" w:rsidRDefault="00B55B4C" w:rsidP="00B55B4C">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r w:rsidRPr="00C771F9">
              <w:rPr>
                <w:rFonts w:ascii="Georgia" w:eastAsia="Times New Roman" w:hAnsi="Georgia" w:cs="Times New Roman"/>
                <w:spacing w:val="-1"/>
                <w:sz w:val="20"/>
                <w:szCs w:val="20"/>
              </w:rPr>
              <w:t>..1</w:t>
            </w:r>
          </w:p>
        </w:tc>
      </w:tr>
      <w:tr w:rsidR="00251EF6" w:rsidRPr="000C2908" w14:paraId="4BFFA538" w14:textId="77777777" w:rsidTr="005D357A">
        <w:tc>
          <w:tcPr>
            <w:tcW w:w="2031" w:type="pct"/>
            <w:vAlign w:val="center"/>
          </w:tcPr>
          <w:p w14:paraId="5AC7F333" w14:textId="0384C0C6" w:rsidR="00251EF6" w:rsidRPr="000C2908" w:rsidRDefault="00743165" w:rsidP="00B9612D">
            <w:pPr>
              <w:rPr>
                <w:rFonts w:eastAsia="Times New Roman"/>
                <w:spacing w:val="-1"/>
                <w:szCs w:val="20"/>
                <w:highlight w:val="yellow"/>
              </w:rPr>
            </w:pPr>
            <w:proofErr w:type="spellStart"/>
            <w:r>
              <w:rPr>
                <w:rFonts w:eastAsia="Times New Roman"/>
                <w:spacing w:val="-1"/>
                <w:szCs w:val="20"/>
              </w:rPr>
              <w:t>timeslotId</w:t>
            </w:r>
            <w:proofErr w:type="spellEnd"/>
          </w:p>
        </w:tc>
        <w:tc>
          <w:tcPr>
            <w:tcW w:w="978" w:type="pct"/>
            <w:vAlign w:val="center"/>
          </w:tcPr>
          <w:p w14:paraId="43C9C4EB" w14:textId="3FD49A76" w:rsidR="00251EF6" w:rsidRPr="000C2908" w:rsidRDefault="00000000" w:rsidP="00B9612D">
            <w:pPr>
              <w:rPr>
                <w:rFonts w:eastAsia="Times New Roman"/>
                <w:spacing w:val="-1"/>
                <w:szCs w:val="20"/>
                <w:highlight w:val="yellow"/>
              </w:rPr>
            </w:pPr>
            <w:hyperlink w:anchor="_TimeslotType" w:history="1">
              <w:proofErr w:type="spellStart"/>
              <w:r w:rsidR="00D57868">
                <w:rPr>
                  <w:rStyle w:val="Hyperlnk"/>
                  <w:rFonts w:eastAsia="Times New Roman"/>
                  <w:color w:val="000000" w:themeColor="text1"/>
                  <w:spacing w:val="-1"/>
                  <w:szCs w:val="20"/>
                </w:rPr>
                <w:t>u</w:t>
              </w:r>
              <w:r w:rsidR="00D57868">
                <w:rPr>
                  <w:rStyle w:val="Hyperlnk"/>
                  <w:rFonts w:eastAsia="Times New Roman"/>
                  <w:color w:val="000000" w:themeColor="text1"/>
                  <w:spacing w:val="-1"/>
                </w:rPr>
                <w:t>uidType</w:t>
              </w:r>
              <w:proofErr w:type="spellEnd"/>
            </w:hyperlink>
          </w:p>
        </w:tc>
        <w:tc>
          <w:tcPr>
            <w:tcW w:w="1608" w:type="pct"/>
            <w:vAlign w:val="center"/>
          </w:tcPr>
          <w:p w14:paraId="2E943999" w14:textId="1D74064F" w:rsidR="00251EF6" w:rsidRPr="000C2908" w:rsidRDefault="00743165" w:rsidP="00B9612D">
            <w:pPr>
              <w:rPr>
                <w:rFonts w:eastAsia="Times New Roman"/>
                <w:spacing w:val="-1"/>
                <w:szCs w:val="20"/>
                <w:highlight w:val="yellow"/>
              </w:rPr>
            </w:pPr>
            <w:r>
              <w:rPr>
                <w:rFonts w:eastAsia="Times New Roman"/>
                <w:spacing w:val="-1"/>
                <w:szCs w:val="20"/>
              </w:rPr>
              <w:t>Unik identifierare för tidsluckan som ska bokas</w:t>
            </w:r>
            <w:r w:rsidR="0006066A">
              <w:rPr>
                <w:rFonts w:eastAsia="Times New Roman"/>
                <w:spacing w:val="-1"/>
                <w:szCs w:val="20"/>
              </w:rPr>
              <w:t>.</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83" w:type="pct"/>
            <w:vAlign w:val="center"/>
          </w:tcPr>
          <w:p w14:paraId="07726E57" w14:textId="77777777" w:rsidR="00251EF6" w:rsidRPr="000C2908" w:rsidRDefault="00251EF6" w:rsidP="00B9612D">
            <w:pPr>
              <w:pStyle w:val="TableParagraph"/>
              <w:spacing w:line="226" w:lineRule="exact"/>
              <w:ind w:left="102"/>
              <w:jc w:val="center"/>
              <w:rPr>
                <w:rFonts w:ascii="Georgia" w:eastAsia="Times New Roman" w:hAnsi="Georgia" w:cs="Times New Roman"/>
                <w:spacing w:val="-1"/>
                <w:sz w:val="20"/>
                <w:szCs w:val="20"/>
                <w:highlight w:val="yellow"/>
              </w:rPr>
            </w:pPr>
            <w:r w:rsidRPr="008C4247">
              <w:rPr>
                <w:rFonts w:ascii="Georgia" w:eastAsia="Times New Roman" w:hAnsi="Georgia" w:cs="Times New Roman"/>
                <w:spacing w:val="-1"/>
                <w:sz w:val="20"/>
                <w:szCs w:val="20"/>
              </w:rPr>
              <w:t>1..1</w:t>
            </w:r>
          </w:p>
        </w:tc>
      </w:tr>
      <w:tr w:rsidR="00413ED8" w:rsidRPr="000C2908" w14:paraId="3BF7D1C1" w14:textId="77777777" w:rsidTr="005D357A">
        <w:tc>
          <w:tcPr>
            <w:tcW w:w="2031" w:type="pct"/>
            <w:vAlign w:val="center"/>
          </w:tcPr>
          <w:p w14:paraId="2972363A" w14:textId="0BA5E943" w:rsidR="00413ED8" w:rsidRPr="00460AED" w:rsidRDefault="00033759" w:rsidP="00413ED8">
            <w:pPr>
              <w:rPr>
                <w:rFonts w:eastAsia="Times New Roman"/>
                <w:spacing w:val="-1"/>
                <w:szCs w:val="20"/>
              </w:rPr>
            </w:pPr>
            <w:proofErr w:type="spellStart"/>
            <w:r>
              <w:t>r</w:t>
            </w:r>
            <w:r w:rsidR="00413ED8">
              <w:t>easonText</w:t>
            </w:r>
            <w:proofErr w:type="spellEnd"/>
          </w:p>
        </w:tc>
        <w:tc>
          <w:tcPr>
            <w:tcW w:w="978" w:type="pct"/>
            <w:vAlign w:val="center"/>
          </w:tcPr>
          <w:p w14:paraId="1D972398" w14:textId="5E54DA4D" w:rsidR="00413ED8" w:rsidRPr="00460AED" w:rsidRDefault="00413ED8" w:rsidP="00413ED8">
            <w:pPr>
              <w:rPr>
                <w:rFonts w:eastAsia="Times New Roman"/>
                <w:spacing w:val="-1"/>
                <w:szCs w:val="20"/>
              </w:rPr>
            </w:pPr>
            <w:r w:rsidRPr="00DD7E5A">
              <w:t>string</w:t>
            </w:r>
          </w:p>
        </w:tc>
        <w:tc>
          <w:tcPr>
            <w:tcW w:w="1608" w:type="pct"/>
            <w:vAlign w:val="center"/>
          </w:tcPr>
          <w:p w14:paraId="4A3D2D80" w14:textId="01140B34" w:rsidR="00413ED8" w:rsidRPr="000C2908" w:rsidRDefault="00413ED8" w:rsidP="00413ED8">
            <w:pPr>
              <w:rPr>
                <w:rFonts w:eastAsia="Times New Roman"/>
                <w:spacing w:val="-1"/>
                <w:szCs w:val="20"/>
                <w:highlight w:val="yellow"/>
              </w:rPr>
            </w:pPr>
            <w:r>
              <w:t>Patientens anledning till bokningen, uttryckt som fritext</w:t>
            </w:r>
            <w:r w:rsidRPr="00DD7E5A">
              <w:t xml:space="preserve"> </w:t>
            </w:r>
          </w:p>
        </w:tc>
        <w:tc>
          <w:tcPr>
            <w:tcW w:w="383" w:type="pct"/>
            <w:vAlign w:val="center"/>
          </w:tcPr>
          <w:p w14:paraId="28075294" w14:textId="6E595213" w:rsidR="00413ED8" w:rsidRPr="008C4247" w:rsidRDefault="00413ED8" w:rsidP="00413ED8">
            <w:pPr>
              <w:pStyle w:val="TableParagraph"/>
              <w:spacing w:line="226" w:lineRule="exact"/>
              <w:ind w:left="102"/>
              <w:jc w:val="center"/>
              <w:rPr>
                <w:rFonts w:ascii="Georgia" w:eastAsia="Times New Roman" w:hAnsi="Georgia" w:cs="Times New Roman"/>
                <w:spacing w:val="-1"/>
                <w:sz w:val="20"/>
                <w:szCs w:val="20"/>
              </w:rPr>
            </w:pPr>
            <w:r w:rsidRPr="00C771F9">
              <w:rPr>
                <w:rFonts w:ascii="Georgia" w:eastAsia="Times New Roman" w:hAnsi="Georgia" w:cs="Times New Roman"/>
                <w:spacing w:val="-1"/>
                <w:sz w:val="20"/>
                <w:szCs w:val="20"/>
              </w:rPr>
              <w:t>0..1</w:t>
            </w:r>
          </w:p>
        </w:tc>
      </w:tr>
      <w:tr w:rsidR="00413ED8" w:rsidRPr="000C2908" w14:paraId="42DD5B50" w14:textId="77777777" w:rsidTr="005D357A">
        <w:tc>
          <w:tcPr>
            <w:tcW w:w="2031" w:type="pct"/>
            <w:vAlign w:val="center"/>
          </w:tcPr>
          <w:p w14:paraId="2D36B8B9" w14:textId="4BA33F26" w:rsidR="00413ED8" w:rsidRPr="00460AED" w:rsidRDefault="00033759" w:rsidP="00413ED8">
            <w:pPr>
              <w:rPr>
                <w:rFonts w:eastAsia="Times New Roman"/>
                <w:spacing w:val="-1"/>
                <w:szCs w:val="20"/>
              </w:rPr>
            </w:pPr>
            <w:proofErr w:type="spellStart"/>
            <w:r>
              <w:t>r</w:t>
            </w:r>
            <w:r w:rsidR="00413ED8">
              <w:t>easonCode</w:t>
            </w:r>
            <w:proofErr w:type="spellEnd"/>
          </w:p>
        </w:tc>
        <w:tc>
          <w:tcPr>
            <w:tcW w:w="978" w:type="pct"/>
            <w:vAlign w:val="center"/>
          </w:tcPr>
          <w:p w14:paraId="2759625B" w14:textId="0D131BCD" w:rsidR="00413ED8" w:rsidRPr="00460AED" w:rsidRDefault="00413ED8" w:rsidP="00413ED8">
            <w:pPr>
              <w:rPr>
                <w:rFonts w:eastAsia="Times New Roman"/>
                <w:spacing w:val="-1"/>
                <w:szCs w:val="20"/>
              </w:rPr>
            </w:pPr>
            <w:proofErr w:type="spellStart"/>
            <w:r>
              <w:t>CVType</w:t>
            </w:r>
            <w:proofErr w:type="spellEnd"/>
          </w:p>
        </w:tc>
        <w:tc>
          <w:tcPr>
            <w:tcW w:w="1608" w:type="pct"/>
            <w:vAlign w:val="center"/>
          </w:tcPr>
          <w:p w14:paraId="2B1F0C09" w14:textId="609F1E25" w:rsidR="00413ED8" w:rsidRPr="000C2908" w:rsidRDefault="00413ED8" w:rsidP="00413ED8">
            <w:pPr>
              <w:rPr>
                <w:rFonts w:eastAsia="Times New Roman"/>
                <w:spacing w:val="-1"/>
                <w:szCs w:val="20"/>
                <w:highlight w:val="yellow"/>
              </w:rPr>
            </w:pPr>
            <w:r>
              <w:t xml:space="preserve">Patientens anledning till bokningen, uttryckt som anledningskod. Möjliga val som ges till patienten bestäms av tidbokningssystemet. Tidbokningssystemet ges möjlighet att erbjuda lista med möjliga val per </w:t>
            </w:r>
            <w:proofErr w:type="spellStart"/>
            <w:r>
              <w:t>tidstyp</w:t>
            </w:r>
            <w:proofErr w:type="spellEnd"/>
            <w:r>
              <w:t xml:space="preserve">. Tidbokningssystemet bestämmer </w:t>
            </w:r>
            <w:r w:rsidR="0006066A">
              <w:t>själva koder</w:t>
            </w:r>
            <w:r>
              <w:t xml:space="preserve"> och kodsystem att använda</w:t>
            </w:r>
          </w:p>
        </w:tc>
        <w:tc>
          <w:tcPr>
            <w:tcW w:w="383" w:type="pct"/>
            <w:vAlign w:val="center"/>
          </w:tcPr>
          <w:p w14:paraId="611D79FA" w14:textId="70DC4188" w:rsidR="00413ED8" w:rsidRPr="008C4247" w:rsidRDefault="00413ED8" w:rsidP="00413ED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413ED8" w:rsidRPr="000C2908" w14:paraId="40AFF64B" w14:textId="77777777" w:rsidTr="005D357A">
        <w:tc>
          <w:tcPr>
            <w:tcW w:w="2031" w:type="pct"/>
            <w:vAlign w:val="center"/>
          </w:tcPr>
          <w:p w14:paraId="4104F0B1" w14:textId="1CD16EFE" w:rsidR="00413ED8" w:rsidRPr="00460AED" w:rsidRDefault="00033759" w:rsidP="00413ED8">
            <w:pPr>
              <w:rPr>
                <w:rFonts w:eastAsia="Times New Roman"/>
                <w:spacing w:val="-1"/>
                <w:szCs w:val="20"/>
              </w:rPr>
            </w:pPr>
            <w:proofErr w:type="spellStart"/>
            <w:r>
              <w:t>r</w:t>
            </w:r>
            <w:r w:rsidR="00413ED8">
              <w:t>easonCode.</w:t>
            </w:r>
            <w:r w:rsidR="00413ED8" w:rsidRPr="006E4651">
              <w:rPr>
                <w:b/>
                <w:bCs/>
              </w:rPr>
              <w:t>code</w:t>
            </w:r>
            <w:proofErr w:type="spellEnd"/>
          </w:p>
        </w:tc>
        <w:tc>
          <w:tcPr>
            <w:tcW w:w="978" w:type="pct"/>
            <w:vAlign w:val="center"/>
          </w:tcPr>
          <w:p w14:paraId="75928DF7" w14:textId="20B94DE4" w:rsidR="00413ED8" w:rsidRPr="00460AED" w:rsidRDefault="00413ED8" w:rsidP="00413ED8">
            <w:pPr>
              <w:rPr>
                <w:rFonts w:eastAsia="Times New Roman"/>
                <w:spacing w:val="-1"/>
                <w:szCs w:val="20"/>
              </w:rPr>
            </w:pPr>
            <w:r>
              <w:t>string</w:t>
            </w:r>
          </w:p>
        </w:tc>
        <w:tc>
          <w:tcPr>
            <w:tcW w:w="1608" w:type="pct"/>
            <w:vAlign w:val="center"/>
          </w:tcPr>
          <w:p w14:paraId="125D2A81" w14:textId="6BA8F126" w:rsidR="00413ED8" w:rsidRPr="000C2908" w:rsidRDefault="00413ED8" w:rsidP="00413ED8">
            <w:pPr>
              <w:rPr>
                <w:rFonts w:eastAsia="Times New Roman"/>
                <w:spacing w:val="-1"/>
                <w:szCs w:val="20"/>
                <w:highlight w:val="yellow"/>
              </w:rPr>
            </w:pPr>
            <w:r>
              <w:t>Kod för anledningen till bokningen</w:t>
            </w:r>
          </w:p>
        </w:tc>
        <w:tc>
          <w:tcPr>
            <w:tcW w:w="383" w:type="pct"/>
            <w:vAlign w:val="center"/>
          </w:tcPr>
          <w:p w14:paraId="1B344E63" w14:textId="626C7CE0" w:rsidR="00413ED8" w:rsidRPr="008C4247" w:rsidRDefault="00413ED8" w:rsidP="00413ED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413ED8" w:rsidRPr="000C2908" w14:paraId="39E88315" w14:textId="77777777" w:rsidTr="005D357A">
        <w:tc>
          <w:tcPr>
            <w:tcW w:w="2031" w:type="pct"/>
            <w:vAlign w:val="center"/>
          </w:tcPr>
          <w:p w14:paraId="39887C47" w14:textId="592E6A05" w:rsidR="00413ED8" w:rsidRPr="00460AED" w:rsidRDefault="00033759" w:rsidP="00413ED8">
            <w:pPr>
              <w:rPr>
                <w:rFonts w:eastAsia="Times New Roman"/>
                <w:spacing w:val="-1"/>
                <w:szCs w:val="20"/>
              </w:rPr>
            </w:pPr>
            <w:proofErr w:type="spellStart"/>
            <w:r>
              <w:t>r</w:t>
            </w:r>
            <w:r w:rsidR="00413ED8">
              <w:t>easonCode.</w:t>
            </w:r>
            <w:r w:rsidR="00413ED8" w:rsidRPr="006E4651">
              <w:rPr>
                <w:b/>
                <w:bCs/>
              </w:rPr>
              <w:t>codeSystem</w:t>
            </w:r>
            <w:proofErr w:type="spellEnd"/>
          </w:p>
        </w:tc>
        <w:tc>
          <w:tcPr>
            <w:tcW w:w="978" w:type="pct"/>
            <w:vAlign w:val="center"/>
          </w:tcPr>
          <w:p w14:paraId="44149240" w14:textId="46A09032" w:rsidR="00413ED8" w:rsidRPr="00460AED" w:rsidRDefault="00413ED8" w:rsidP="00413ED8">
            <w:pPr>
              <w:rPr>
                <w:rFonts w:eastAsia="Times New Roman"/>
                <w:spacing w:val="-1"/>
                <w:szCs w:val="20"/>
              </w:rPr>
            </w:pPr>
            <w:r>
              <w:t>string</w:t>
            </w:r>
          </w:p>
        </w:tc>
        <w:tc>
          <w:tcPr>
            <w:tcW w:w="1608" w:type="pct"/>
            <w:vAlign w:val="center"/>
          </w:tcPr>
          <w:p w14:paraId="643B6EA6" w14:textId="18C8B8CA" w:rsidR="00413ED8" w:rsidRPr="000C2908" w:rsidRDefault="00413ED8" w:rsidP="00413ED8">
            <w:pPr>
              <w:rPr>
                <w:rFonts w:eastAsia="Times New Roman"/>
                <w:spacing w:val="-1"/>
                <w:szCs w:val="20"/>
                <w:highlight w:val="yellow"/>
              </w:rPr>
            </w:pPr>
            <w:r>
              <w:t xml:space="preserve">Definierar vilket kodsystem som fältet </w:t>
            </w:r>
            <w:proofErr w:type="spellStart"/>
            <w:r w:rsidRPr="006E4651">
              <w:rPr>
                <w:i/>
                <w:iCs/>
              </w:rPr>
              <w:t>code</w:t>
            </w:r>
            <w:proofErr w:type="spellEnd"/>
            <w:r>
              <w:t xml:space="preserve"> tillhör.</w:t>
            </w:r>
          </w:p>
        </w:tc>
        <w:tc>
          <w:tcPr>
            <w:tcW w:w="383" w:type="pct"/>
            <w:vAlign w:val="center"/>
          </w:tcPr>
          <w:p w14:paraId="5710C87F" w14:textId="6765E310" w:rsidR="00413ED8" w:rsidRPr="008C4247" w:rsidRDefault="00413ED8" w:rsidP="00413ED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413ED8" w:rsidRPr="000C2908" w14:paraId="7C233E0E" w14:textId="77777777" w:rsidTr="005D357A">
        <w:tc>
          <w:tcPr>
            <w:tcW w:w="2031" w:type="pct"/>
            <w:vAlign w:val="center"/>
          </w:tcPr>
          <w:p w14:paraId="27F99964" w14:textId="55E13249" w:rsidR="00413ED8" w:rsidRPr="00460AED" w:rsidRDefault="00033759" w:rsidP="00413ED8">
            <w:pPr>
              <w:rPr>
                <w:rFonts w:eastAsia="Times New Roman"/>
                <w:spacing w:val="-1"/>
                <w:szCs w:val="20"/>
              </w:rPr>
            </w:pPr>
            <w:proofErr w:type="spellStart"/>
            <w:r>
              <w:t>r</w:t>
            </w:r>
            <w:r w:rsidR="00413ED8">
              <w:t>easonCode.</w:t>
            </w:r>
            <w:r w:rsidR="00413ED8" w:rsidRPr="006E4651">
              <w:rPr>
                <w:b/>
                <w:bCs/>
              </w:rPr>
              <w:t>displayName</w:t>
            </w:r>
            <w:proofErr w:type="spellEnd"/>
          </w:p>
        </w:tc>
        <w:tc>
          <w:tcPr>
            <w:tcW w:w="978" w:type="pct"/>
            <w:vAlign w:val="center"/>
          </w:tcPr>
          <w:p w14:paraId="2D7E6639" w14:textId="7CF27909" w:rsidR="00413ED8" w:rsidRPr="00460AED" w:rsidRDefault="00413ED8" w:rsidP="00413ED8">
            <w:pPr>
              <w:rPr>
                <w:rFonts w:eastAsia="Times New Roman"/>
                <w:spacing w:val="-1"/>
                <w:szCs w:val="20"/>
              </w:rPr>
            </w:pPr>
            <w:r>
              <w:t>string</w:t>
            </w:r>
          </w:p>
        </w:tc>
        <w:tc>
          <w:tcPr>
            <w:tcW w:w="1608" w:type="pct"/>
            <w:vAlign w:val="center"/>
          </w:tcPr>
          <w:p w14:paraId="65246AD4" w14:textId="7D1A512A" w:rsidR="00413ED8" w:rsidRPr="000C2908" w:rsidRDefault="00413ED8" w:rsidP="00413ED8">
            <w:pPr>
              <w:rPr>
                <w:rFonts w:eastAsia="Times New Roman"/>
                <w:spacing w:val="-1"/>
                <w:szCs w:val="20"/>
                <w:highlight w:val="yellow"/>
              </w:rPr>
            </w:pPr>
            <w:r>
              <w:t>Den text som beskriver koden och ska visas till invånaren</w:t>
            </w:r>
          </w:p>
        </w:tc>
        <w:tc>
          <w:tcPr>
            <w:tcW w:w="383" w:type="pct"/>
            <w:vAlign w:val="center"/>
          </w:tcPr>
          <w:p w14:paraId="412323DA" w14:textId="75A8C50C" w:rsidR="00413ED8" w:rsidRPr="008C4247" w:rsidRDefault="00413ED8" w:rsidP="00413ED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251EF6" w:rsidRPr="000C2908" w14:paraId="0CAC3745" w14:textId="77777777" w:rsidTr="0061651F">
        <w:tc>
          <w:tcPr>
            <w:tcW w:w="2031" w:type="pct"/>
            <w:shd w:val="clear" w:color="auto" w:fill="DDD9C3" w:themeFill="background2" w:themeFillShade="E6"/>
            <w:vAlign w:val="center"/>
          </w:tcPr>
          <w:p w14:paraId="11179B69" w14:textId="77777777" w:rsidR="00251EF6" w:rsidRPr="00A143A1" w:rsidRDefault="00251EF6" w:rsidP="00B9612D">
            <w:pPr>
              <w:rPr>
                <w:b/>
              </w:rPr>
            </w:pPr>
            <w:r w:rsidRPr="00A143A1">
              <w:rPr>
                <w:b/>
              </w:rPr>
              <w:t>Svar</w:t>
            </w:r>
          </w:p>
        </w:tc>
        <w:tc>
          <w:tcPr>
            <w:tcW w:w="978" w:type="pct"/>
            <w:shd w:val="clear" w:color="auto" w:fill="DDD9C3" w:themeFill="background2" w:themeFillShade="E6"/>
            <w:vAlign w:val="center"/>
          </w:tcPr>
          <w:p w14:paraId="51B1C86F" w14:textId="77777777" w:rsidR="00251EF6" w:rsidRPr="00A143A1" w:rsidRDefault="00251EF6" w:rsidP="00B9612D">
            <w:pPr>
              <w:rPr>
                <w:b/>
              </w:rPr>
            </w:pPr>
          </w:p>
        </w:tc>
        <w:tc>
          <w:tcPr>
            <w:tcW w:w="1608" w:type="pct"/>
            <w:shd w:val="clear" w:color="auto" w:fill="DDD9C3" w:themeFill="background2" w:themeFillShade="E6"/>
            <w:vAlign w:val="center"/>
          </w:tcPr>
          <w:p w14:paraId="2C633A7E" w14:textId="77777777" w:rsidR="00251EF6" w:rsidRPr="00A143A1" w:rsidRDefault="00251EF6" w:rsidP="00B9612D">
            <w:pPr>
              <w:rPr>
                <w:b/>
              </w:rPr>
            </w:pPr>
          </w:p>
        </w:tc>
        <w:tc>
          <w:tcPr>
            <w:tcW w:w="383" w:type="pct"/>
            <w:shd w:val="clear" w:color="auto" w:fill="DDD9C3" w:themeFill="background2" w:themeFillShade="E6"/>
            <w:vAlign w:val="center"/>
          </w:tcPr>
          <w:p w14:paraId="75C7CA63" w14:textId="77777777" w:rsidR="00251EF6" w:rsidRPr="00A143A1" w:rsidRDefault="00251EF6" w:rsidP="00B9612D">
            <w:pPr>
              <w:rPr>
                <w:b/>
              </w:rPr>
            </w:pPr>
          </w:p>
        </w:tc>
      </w:tr>
      <w:tr w:rsidR="000617E0" w:rsidRPr="000C2908" w14:paraId="4C1B544F" w14:textId="77777777" w:rsidTr="005D357A">
        <w:tc>
          <w:tcPr>
            <w:tcW w:w="2031" w:type="pct"/>
            <w:vAlign w:val="center"/>
          </w:tcPr>
          <w:p w14:paraId="45D11CEB" w14:textId="2412E9DE" w:rsidR="000617E0" w:rsidRPr="00C771F9" w:rsidRDefault="000617E0" w:rsidP="000617E0">
            <w:pPr>
              <w:rPr>
                <w:rFonts w:eastAsia="Times New Roman"/>
                <w:spacing w:val="-1"/>
                <w:szCs w:val="20"/>
              </w:rPr>
            </w:pPr>
            <w:proofErr w:type="spellStart"/>
            <w:r>
              <w:t>appointmentId</w:t>
            </w:r>
            <w:proofErr w:type="spellEnd"/>
          </w:p>
        </w:tc>
        <w:tc>
          <w:tcPr>
            <w:tcW w:w="978" w:type="pct"/>
            <w:vAlign w:val="center"/>
          </w:tcPr>
          <w:p w14:paraId="024F4ED3" w14:textId="2A445498" w:rsidR="000617E0" w:rsidRPr="00C771F9" w:rsidRDefault="00ED0A54" w:rsidP="000617E0">
            <w:pPr>
              <w:rPr>
                <w:rFonts w:eastAsia="Times New Roman"/>
                <w:spacing w:val="-1"/>
                <w:szCs w:val="20"/>
              </w:rPr>
            </w:pPr>
            <w:proofErr w:type="spellStart"/>
            <w:r>
              <w:rPr>
                <w:iCs/>
              </w:rPr>
              <w:t>uuidType</w:t>
            </w:r>
            <w:proofErr w:type="spellEnd"/>
          </w:p>
        </w:tc>
        <w:tc>
          <w:tcPr>
            <w:tcW w:w="1608" w:type="pct"/>
            <w:vAlign w:val="center"/>
          </w:tcPr>
          <w:p w14:paraId="378F93E6" w14:textId="20F78495" w:rsidR="000617E0" w:rsidRPr="00C771F9" w:rsidRDefault="000617E0" w:rsidP="000617E0">
            <w:r>
              <w:t xml:space="preserve">Unikt id för nya bokningen. </w:t>
            </w:r>
            <w:r w:rsidR="00BC21C6">
              <w:t xml:space="preserve">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83" w:type="pct"/>
            <w:vAlign w:val="center"/>
          </w:tcPr>
          <w:p w14:paraId="1A29AE95" w14:textId="3D213934" w:rsidR="000617E0" w:rsidRPr="00C771F9" w:rsidRDefault="00F818D8" w:rsidP="000617E0">
            <w:pPr>
              <w:jc w:val="center"/>
              <w:rPr>
                <w:rFonts w:eastAsia="Times New Roman"/>
                <w:spacing w:val="-1"/>
                <w:szCs w:val="20"/>
              </w:rPr>
            </w:pPr>
            <w:r>
              <w:rPr>
                <w:rFonts w:eastAsia="Times New Roman"/>
                <w:spacing w:val="-1"/>
                <w:szCs w:val="20"/>
              </w:rPr>
              <w:t>0</w:t>
            </w:r>
            <w:r w:rsidR="000617E0" w:rsidRPr="00C771F9">
              <w:rPr>
                <w:rFonts w:eastAsia="Times New Roman"/>
                <w:spacing w:val="-1"/>
                <w:szCs w:val="20"/>
              </w:rPr>
              <w:t>..1</w:t>
            </w:r>
          </w:p>
        </w:tc>
      </w:tr>
      <w:tr w:rsidR="00251EF6" w:rsidRPr="000C2908" w14:paraId="3F350227" w14:textId="77777777" w:rsidTr="005D357A">
        <w:tc>
          <w:tcPr>
            <w:tcW w:w="2031" w:type="pct"/>
            <w:vAlign w:val="center"/>
          </w:tcPr>
          <w:p w14:paraId="4F7E2DCB" w14:textId="77777777" w:rsidR="00251EF6" w:rsidRPr="00DD7E5A" w:rsidRDefault="00251EF6" w:rsidP="00B9612D">
            <w:proofErr w:type="spellStart"/>
            <w:r w:rsidRPr="008C4247">
              <w:t>resultCode</w:t>
            </w:r>
            <w:proofErr w:type="spellEnd"/>
          </w:p>
        </w:tc>
        <w:tc>
          <w:tcPr>
            <w:tcW w:w="978" w:type="pct"/>
            <w:vAlign w:val="center"/>
          </w:tcPr>
          <w:p w14:paraId="36AFAF72" w14:textId="77777777" w:rsidR="00251EF6" w:rsidRPr="00DD7E5A" w:rsidRDefault="00251EF6" w:rsidP="00B9612D">
            <w:proofErr w:type="spellStart"/>
            <w:r>
              <w:t>ResultCodeEnum</w:t>
            </w:r>
            <w:proofErr w:type="spellEnd"/>
            <w:r>
              <w:t xml:space="preserve"> (string)</w:t>
            </w:r>
          </w:p>
        </w:tc>
        <w:tc>
          <w:tcPr>
            <w:tcW w:w="1608" w:type="pct"/>
            <w:vAlign w:val="center"/>
          </w:tcPr>
          <w:p w14:paraId="0CEA7512" w14:textId="5E8E4447" w:rsidR="00251EF6" w:rsidRPr="00DD7E5A" w:rsidRDefault="00251EF6" w:rsidP="00B9612D">
            <w:r w:rsidRPr="00F4252F">
              <w:t>Status för den gjorda bokningen.</w:t>
            </w:r>
          </w:p>
        </w:tc>
        <w:tc>
          <w:tcPr>
            <w:tcW w:w="383" w:type="pct"/>
            <w:vAlign w:val="center"/>
          </w:tcPr>
          <w:p w14:paraId="1999E00D" w14:textId="77777777" w:rsidR="00251EF6" w:rsidRPr="00C771F9" w:rsidRDefault="00251EF6" w:rsidP="00B9612D">
            <w:pPr>
              <w:jc w:val="center"/>
              <w:rPr>
                <w:rFonts w:eastAsia="Times New Roman"/>
                <w:spacing w:val="-1"/>
                <w:szCs w:val="20"/>
              </w:rPr>
            </w:pPr>
            <w:r w:rsidRPr="00F4252F">
              <w:rPr>
                <w:rFonts w:eastAsia="Times New Roman"/>
                <w:spacing w:val="-1"/>
                <w:szCs w:val="20"/>
              </w:rPr>
              <w:t>1..1</w:t>
            </w:r>
          </w:p>
        </w:tc>
      </w:tr>
      <w:tr w:rsidR="00251EF6" w:rsidRPr="000C2908" w14:paraId="24615309" w14:textId="77777777" w:rsidTr="005D357A">
        <w:tc>
          <w:tcPr>
            <w:tcW w:w="2031" w:type="pct"/>
            <w:vAlign w:val="center"/>
          </w:tcPr>
          <w:p w14:paraId="6FA06B2E" w14:textId="77777777" w:rsidR="00251EF6" w:rsidRPr="00DD7E5A" w:rsidRDefault="00251EF6" w:rsidP="00B9612D">
            <w:proofErr w:type="spellStart"/>
            <w:r w:rsidRPr="008C4247">
              <w:t>resultText</w:t>
            </w:r>
            <w:proofErr w:type="spellEnd"/>
          </w:p>
        </w:tc>
        <w:tc>
          <w:tcPr>
            <w:tcW w:w="978" w:type="pct"/>
            <w:vAlign w:val="center"/>
          </w:tcPr>
          <w:p w14:paraId="783CBBD1" w14:textId="77777777" w:rsidR="00251EF6" w:rsidRPr="00DD7E5A" w:rsidRDefault="00251EF6" w:rsidP="00B9612D">
            <w:r w:rsidRPr="008C4247">
              <w:t>string</w:t>
            </w:r>
          </w:p>
        </w:tc>
        <w:tc>
          <w:tcPr>
            <w:tcW w:w="1608" w:type="pct"/>
            <w:vAlign w:val="center"/>
          </w:tcPr>
          <w:p w14:paraId="4CFE47B9" w14:textId="77777777" w:rsidR="00251EF6" w:rsidRPr="00DD7E5A" w:rsidRDefault="00251EF6" w:rsidP="00B9612D">
            <w:r w:rsidRPr="00F4252F">
              <w:t>Ev. meddelande kopplat till resultatkoden.</w:t>
            </w:r>
          </w:p>
        </w:tc>
        <w:tc>
          <w:tcPr>
            <w:tcW w:w="383" w:type="pct"/>
            <w:vAlign w:val="center"/>
          </w:tcPr>
          <w:p w14:paraId="5212555B" w14:textId="77777777" w:rsidR="00251EF6" w:rsidRPr="00772BD9" w:rsidRDefault="00251EF6" w:rsidP="00B9612D">
            <w:pPr>
              <w:jc w:val="center"/>
            </w:pPr>
            <w:r w:rsidRPr="00772BD9">
              <w:t>0..1</w:t>
            </w:r>
          </w:p>
        </w:tc>
      </w:tr>
    </w:tbl>
    <w:p w14:paraId="44BB44FB" w14:textId="77777777" w:rsidR="00251EF6" w:rsidRDefault="00251EF6" w:rsidP="00251EF6"/>
    <w:p w14:paraId="5F521A50" w14:textId="77777777" w:rsidR="00251EF6" w:rsidRPr="00ED19D0" w:rsidRDefault="00251EF6" w:rsidP="00251EF6">
      <w:pPr>
        <w:pStyle w:val="Brdtext"/>
      </w:pPr>
    </w:p>
    <w:p w14:paraId="6BC853B0" w14:textId="77777777" w:rsidR="00251EF6" w:rsidRDefault="00251EF6" w:rsidP="00251EF6">
      <w:pPr>
        <w:pStyle w:val="Rubrik3"/>
      </w:pPr>
      <w:bookmarkStart w:id="177" w:name="_Toc149769360"/>
      <w:r>
        <w:lastRenderedPageBreak/>
        <w:t>Övriga regler</w:t>
      </w:r>
      <w:bookmarkEnd w:id="177"/>
    </w:p>
    <w:p w14:paraId="7F3F84F7" w14:textId="77777777" w:rsidR="00251EF6" w:rsidRPr="00C771F9" w:rsidRDefault="00251EF6" w:rsidP="00251EF6">
      <w:r w:rsidRPr="007E3F3B">
        <w:rPr>
          <w:i/>
        </w:rPr>
        <w:t>Till denna informationsmängd finns regler som ej uttrycks i schemafilerna och tabell</w:t>
      </w:r>
      <w:r>
        <w:rPr>
          <w:i/>
        </w:rPr>
        <w:t>en ovan. Dessa återfinns nedan.</w:t>
      </w:r>
    </w:p>
    <w:p w14:paraId="42DCE5A7" w14:textId="77777777" w:rsidR="00251EF6" w:rsidRPr="00C771F9" w:rsidRDefault="00251EF6" w:rsidP="00251EF6"/>
    <w:p w14:paraId="429C1377" w14:textId="5CF9C71B" w:rsidR="00251EF6" w:rsidRPr="001A14C8" w:rsidRDefault="00251EF6" w:rsidP="00251EF6">
      <w:pPr>
        <w:pStyle w:val="Rubrik2"/>
      </w:pPr>
      <w:bookmarkStart w:id="178" w:name="_Toc149769361"/>
      <w:proofErr w:type="spellStart"/>
      <w:r w:rsidRPr="001A14C8">
        <w:t>Update</w:t>
      </w:r>
      <w:r>
        <w:t>Appointment</w:t>
      </w:r>
      <w:bookmarkEnd w:id="178"/>
      <w:proofErr w:type="spellEnd"/>
    </w:p>
    <w:p w14:paraId="353733EE" w14:textId="623461D5" w:rsidR="00251EF6" w:rsidRDefault="00251EF6" w:rsidP="00251EF6">
      <w:r w:rsidRPr="001A14C8">
        <w:t>Tjänst</w:t>
      </w:r>
      <w:r w:rsidR="001453AE">
        <w:t>ekontrakt</w:t>
      </w:r>
      <w:r w:rsidRPr="00353EC0">
        <w:t xml:space="preserve"> för att uppdatera en </w:t>
      </w:r>
      <w:r w:rsidR="001453AE">
        <w:t xml:space="preserve">befintlig </w:t>
      </w:r>
      <w:r w:rsidRPr="00353EC0">
        <w:t xml:space="preserve">bokning med nytt datum och tid, alltså en ombokning. </w:t>
      </w:r>
    </w:p>
    <w:p w14:paraId="21D00010" w14:textId="6B6A5F0A" w:rsidR="00251EF6" w:rsidRDefault="001453AE" w:rsidP="00251EF6">
      <w:r w:rsidRPr="001A14C8">
        <w:t>Tjänst</w:t>
      </w:r>
      <w:r>
        <w:t>ekontraktet</w:t>
      </w:r>
      <w:r w:rsidRPr="00353EC0">
        <w:t xml:space="preserve"> </w:t>
      </w:r>
      <w:r w:rsidR="00251EF6" w:rsidRPr="00353EC0">
        <w:t>returnerar en status för genomförd ombokning.</w:t>
      </w:r>
    </w:p>
    <w:p w14:paraId="439F2E0B" w14:textId="77777777" w:rsidR="00251EF6" w:rsidRDefault="00251EF6" w:rsidP="00251EF6"/>
    <w:p w14:paraId="4CB639BB" w14:textId="77777777" w:rsidR="00251EF6" w:rsidRDefault="00251EF6" w:rsidP="00251EF6">
      <w:pPr>
        <w:pStyle w:val="Rubrik3"/>
      </w:pPr>
      <w:bookmarkStart w:id="179" w:name="_Toc149769362"/>
      <w:r>
        <w:t>Frivillighet</w:t>
      </w:r>
      <w:bookmarkEnd w:id="179"/>
    </w:p>
    <w:p w14:paraId="05D19DB1" w14:textId="333E94CA" w:rsidR="00251EF6" w:rsidRDefault="00251EF6" w:rsidP="00251EF6">
      <w:r>
        <w:t>Tjänsten är obligatorisk för vårdenheter som erbjuder ombokning och således kan svara ”sant” i fältet ”</w:t>
      </w:r>
      <w:proofErr w:type="spellStart"/>
      <w:proofErr w:type="gramStart"/>
      <w:r w:rsidR="00520046" w:rsidRPr="00520046">
        <w:rPr>
          <w:i/>
          <w:iCs/>
        </w:rPr>
        <w:t>timeslot.timeType.updateAppointmentAllowed</w:t>
      </w:r>
      <w:proofErr w:type="spellEnd"/>
      <w:proofErr w:type="gramEnd"/>
      <w:r>
        <w:t xml:space="preserve">” för någon av följande tjänster: </w:t>
      </w:r>
    </w:p>
    <w:p w14:paraId="54FE488E" w14:textId="17887558" w:rsidR="001453AE" w:rsidRDefault="001453AE">
      <w:pPr>
        <w:pStyle w:val="Liststycke"/>
        <w:numPr>
          <w:ilvl w:val="0"/>
          <w:numId w:val="6"/>
        </w:numPr>
      </w:pPr>
      <w:proofErr w:type="spellStart"/>
      <w:r>
        <w:t>GetAppoitment</w:t>
      </w:r>
      <w:proofErr w:type="spellEnd"/>
    </w:p>
    <w:p w14:paraId="559B5236" w14:textId="6ACCFC77" w:rsidR="00251EF6" w:rsidRDefault="00A4443E">
      <w:pPr>
        <w:pStyle w:val="Liststycke"/>
        <w:numPr>
          <w:ilvl w:val="0"/>
          <w:numId w:val="6"/>
        </w:numPr>
      </w:pPr>
      <w:proofErr w:type="spellStart"/>
      <w:r>
        <w:t>GetAppointments</w:t>
      </w:r>
      <w:proofErr w:type="spellEnd"/>
    </w:p>
    <w:p w14:paraId="42ADC353" w14:textId="77777777" w:rsidR="00251EF6" w:rsidRDefault="00251EF6">
      <w:pPr>
        <w:pStyle w:val="Liststycke"/>
        <w:numPr>
          <w:ilvl w:val="0"/>
          <w:numId w:val="6"/>
        </w:numPr>
      </w:pPr>
      <w:proofErr w:type="spellStart"/>
      <w:r>
        <w:t>GetAvailableTimeslots</w:t>
      </w:r>
      <w:proofErr w:type="spellEnd"/>
    </w:p>
    <w:p w14:paraId="53CE8B41" w14:textId="77777777" w:rsidR="00251EF6" w:rsidRDefault="00251EF6" w:rsidP="00251EF6">
      <w:pPr>
        <w:pStyle w:val="Liststycke"/>
        <w:ind w:firstLine="0"/>
      </w:pPr>
    </w:p>
    <w:p w14:paraId="35C1322D" w14:textId="77777777" w:rsidR="00251EF6" w:rsidRDefault="00251EF6" w:rsidP="00251EF6">
      <w:r>
        <w:t>I övriga fall är tjänsten frivillig.</w:t>
      </w:r>
    </w:p>
    <w:p w14:paraId="4FAEC1F6" w14:textId="77777777" w:rsidR="00251EF6" w:rsidRPr="00DD7E5A" w:rsidRDefault="00251EF6" w:rsidP="00251EF6"/>
    <w:p w14:paraId="7E53DD7E" w14:textId="77777777" w:rsidR="00251EF6" w:rsidRDefault="00251EF6" w:rsidP="00251EF6">
      <w:pPr>
        <w:pStyle w:val="Rubrik3"/>
      </w:pPr>
      <w:bookmarkStart w:id="180" w:name="_Toc149769363"/>
      <w:r>
        <w:t>Version</w:t>
      </w:r>
      <w:bookmarkEnd w:id="180"/>
    </w:p>
    <w:p w14:paraId="7E49CBF4" w14:textId="5DC6F307" w:rsidR="00520046" w:rsidRDefault="00520046" w:rsidP="00520046">
      <w:r w:rsidRPr="001A14C8">
        <w:t>Tjänst</w:t>
      </w:r>
      <w:r>
        <w:t>ekontrakt</w:t>
      </w:r>
      <w:r w:rsidRPr="00FE394B">
        <w:t xml:space="preserve"> finns sedan 1.1</w:t>
      </w:r>
      <w:r>
        <w:t xml:space="preserve"> men har döpts om från </w:t>
      </w:r>
      <w:proofErr w:type="spellStart"/>
      <w:r w:rsidRPr="00520046">
        <w:rPr>
          <w:i/>
          <w:iCs/>
        </w:rPr>
        <w:t>UpdateBooking</w:t>
      </w:r>
      <w:proofErr w:type="spellEnd"/>
      <w:r>
        <w:t xml:space="preserve"> till </w:t>
      </w:r>
      <w:proofErr w:type="spellStart"/>
      <w:r w:rsidRPr="00520046">
        <w:rPr>
          <w:i/>
          <w:iCs/>
        </w:rPr>
        <w:t>UpdateAppointment</w:t>
      </w:r>
      <w:proofErr w:type="spellEnd"/>
      <w:r>
        <w:t>.</w:t>
      </w:r>
      <w:r w:rsidR="00240321">
        <w:t xml:space="preserve"> Aktuell version är 2.0.</w:t>
      </w:r>
    </w:p>
    <w:p w14:paraId="2FF79615" w14:textId="77777777" w:rsidR="00251EF6" w:rsidRDefault="00251EF6" w:rsidP="00251EF6"/>
    <w:p w14:paraId="48456198" w14:textId="77777777" w:rsidR="00251EF6" w:rsidRDefault="00251EF6" w:rsidP="00251EF6">
      <w:pPr>
        <w:pStyle w:val="Rubrik3"/>
      </w:pPr>
      <w:bookmarkStart w:id="181" w:name="_Toc149769364"/>
      <w:r>
        <w:t>Meddelandeinformationsmodell (MIM)</w:t>
      </w:r>
      <w:bookmarkEnd w:id="181"/>
    </w:p>
    <w:p w14:paraId="28BDE660" w14:textId="2A467015" w:rsidR="00251EF6" w:rsidRPr="00DD7E5A" w:rsidRDefault="00E80DBF" w:rsidP="00251EF6">
      <w:r>
        <w:rPr>
          <w:noProof/>
        </w:rPr>
        <w:drawing>
          <wp:inline distT="0" distB="0" distL="0" distR="0" wp14:anchorId="6B469D7C" wp14:editId="0F147F4F">
            <wp:extent cx="4904762" cy="2028571"/>
            <wp:effectExtent l="0" t="0" r="0" b="0"/>
            <wp:docPr id="72117255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2555" name="Bildobjekt 1" descr="En bild som visar text, skärmbild, Teckensnitt, linje&#10;&#10;Automatiskt genererad beskrivning"/>
                    <pic:cNvPicPr/>
                  </pic:nvPicPr>
                  <pic:blipFill>
                    <a:blip r:embed="rId38"/>
                    <a:stretch>
                      <a:fillRect/>
                    </a:stretch>
                  </pic:blipFill>
                  <pic:spPr>
                    <a:xfrm>
                      <a:off x="0" y="0"/>
                      <a:ext cx="4904762" cy="2028571"/>
                    </a:xfrm>
                    <a:prstGeom prst="rect">
                      <a:avLst/>
                    </a:prstGeom>
                  </pic:spPr>
                </pic:pic>
              </a:graphicData>
            </a:graphic>
          </wp:inline>
        </w:drawing>
      </w:r>
    </w:p>
    <w:p w14:paraId="183BC8C5" w14:textId="77777777" w:rsidR="00251EF6" w:rsidRPr="00C55071" w:rsidRDefault="00251EF6" w:rsidP="00251EF6"/>
    <w:p w14:paraId="4891E384" w14:textId="77777777" w:rsidR="00251EF6" w:rsidRDefault="00251EF6" w:rsidP="00251EF6">
      <w:pPr>
        <w:pStyle w:val="Rubrik3"/>
      </w:pPr>
      <w:bookmarkStart w:id="182" w:name="_Toc149769365"/>
      <w:r>
        <w:t>Fältregler</w:t>
      </w:r>
      <w:bookmarkEnd w:id="182"/>
    </w:p>
    <w:p w14:paraId="1FD21067" w14:textId="77777777" w:rsidR="00251EF6" w:rsidRPr="007E3F3B" w:rsidRDefault="00251EF6" w:rsidP="00251EF6">
      <w:pPr>
        <w:rPr>
          <w:i/>
        </w:rPr>
      </w:pPr>
      <w:r w:rsidRPr="007E3F3B">
        <w:rPr>
          <w:i/>
        </w:rPr>
        <w:t xml:space="preserve">Nedanstående tabell beskriver varje element i begäran och svar. Har namnet en * finns ytterligare regler för detta element och beskrivs mer i detalj i stycket Regler. </w:t>
      </w:r>
    </w:p>
    <w:p w14:paraId="58CC03E7" w14:textId="77777777" w:rsidR="00251EF6" w:rsidRDefault="00251EF6" w:rsidP="00251EF6"/>
    <w:tbl>
      <w:tblPr>
        <w:tblStyle w:val="Tabellrutnt"/>
        <w:tblW w:w="5000" w:type="pct"/>
        <w:tblLook w:val="04A0" w:firstRow="1" w:lastRow="0" w:firstColumn="1" w:lastColumn="0" w:noHBand="0" w:noVBand="1"/>
      </w:tblPr>
      <w:tblGrid>
        <w:gridCol w:w="4498"/>
        <w:gridCol w:w="1847"/>
        <w:gridCol w:w="3310"/>
        <w:gridCol w:w="801"/>
      </w:tblGrid>
      <w:tr w:rsidR="00251EF6" w:rsidRPr="000C2908" w14:paraId="47DF52C5" w14:textId="77777777" w:rsidTr="005D357A">
        <w:trPr>
          <w:trHeight w:val="384"/>
        </w:trPr>
        <w:tc>
          <w:tcPr>
            <w:tcW w:w="2151" w:type="pct"/>
            <w:shd w:val="clear" w:color="auto" w:fill="D9D9D9" w:themeFill="background1" w:themeFillShade="D9"/>
            <w:vAlign w:val="center"/>
          </w:tcPr>
          <w:p w14:paraId="25BE8F82" w14:textId="77777777" w:rsidR="00251EF6" w:rsidRPr="000C2908" w:rsidRDefault="00251EF6" w:rsidP="00B9612D">
            <w:pPr>
              <w:rPr>
                <w:b/>
              </w:rPr>
            </w:pPr>
            <w:r w:rsidRPr="000C2908">
              <w:rPr>
                <w:b/>
              </w:rPr>
              <w:lastRenderedPageBreak/>
              <w:t>Namn</w:t>
            </w:r>
          </w:p>
        </w:tc>
        <w:tc>
          <w:tcPr>
            <w:tcW w:w="883" w:type="pct"/>
            <w:shd w:val="clear" w:color="auto" w:fill="D9D9D9" w:themeFill="background1" w:themeFillShade="D9"/>
            <w:vAlign w:val="center"/>
          </w:tcPr>
          <w:p w14:paraId="1A9438DC" w14:textId="77777777" w:rsidR="00251EF6" w:rsidRPr="000C2908" w:rsidRDefault="00251EF6" w:rsidP="00B9612D">
            <w:pPr>
              <w:rPr>
                <w:b/>
              </w:rPr>
            </w:pPr>
            <w:r w:rsidRPr="000C2908">
              <w:rPr>
                <w:b/>
              </w:rPr>
              <w:t>Typ</w:t>
            </w:r>
          </w:p>
        </w:tc>
        <w:tc>
          <w:tcPr>
            <w:tcW w:w="1583" w:type="pct"/>
            <w:shd w:val="clear" w:color="auto" w:fill="D9D9D9" w:themeFill="background1" w:themeFillShade="D9"/>
            <w:vAlign w:val="center"/>
          </w:tcPr>
          <w:p w14:paraId="4356001A" w14:textId="77777777" w:rsidR="00251EF6" w:rsidRPr="000C2908" w:rsidRDefault="00251EF6" w:rsidP="00B9612D">
            <w:pPr>
              <w:rPr>
                <w:b/>
              </w:rPr>
            </w:pPr>
            <w:r w:rsidRPr="000C2908">
              <w:rPr>
                <w:b/>
              </w:rPr>
              <w:t>Beskrivning</w:t>
            </w:r>
          </w:p>
        </w:tc>
        <w:tc>
          <w:tcPr>
            <w:tcW w:w="383" w:type="pct"/>
            <w:shd w:val="clear" w:color="auto" w:fill="D9D9D9" w:themeFill="background1" w:themeFillShade="D9"/>
            <w:vAlign w:val="center"/>
          </w:tcPr>
          <w:p w14:paraId="554EB76A" w14:textId="77777777" w:rsidR="00251EF6" w:rsidRPr="000C2908" w:rsidRDefault="00251EF6" w:rsidP="00B9612D">
            <w:pPr>
              <w:jc w:val="center"/>
              <w:rPr>
                <w:b/>
              </w:rPr>
            </w:pPr>
            <w:proofErr w:type="spellStart"/>
            <w:r w:rsidRPr="000C2908">
              <w:rPr>
                <w:b/>
              </w:rPr>
              <w:t>Kard</w:t>
            </w:r>
            <w:proofErr w:type="spellEnd"/>
            <w:r>
              <w:rPr>
                <w:b/>
              </w:rPr>
              <w:t>.</w:t>
            </w:r>
          </w:p>
        </w:tc>
      </w:tr>
      <w:tr w:rsidR="00251EF6" w:rsidRPr="000C2908" w14:paraId="0D593629" w14:textId="77777777" w:rsidTr="0061651F">
        <w:tc>
          <w:tcPr>
            <w:tcW w:w="2151" w:type="pct"/>
            <w:shd w:val="clear" w:color="auto" w:fill="DDD9C3" w:themeFill="background2" w:themeFillShade="E6"/>
            <w:vAlign w:val="center"/>
          </w:tcPr>
          <w:p w14:paraId="5D7733AB" w14:textId="77777777" w:rsidR="00251EF6" w:rsidRPr="00A143A1" w:rsidRDefault="00251EF6" w:rsidP="00B9612D">
            <w:pPr>
              <w:rPr>
                <w:b/>
              </w:rPr>
            </w:pPr>
            <w:r w:rsidRPr="00A143A1">
              <w:rPr>
                <w:b/>
              </w:rPr>
              <w:t>Begäran</w:t>
            </w:r>
          </w:p>
        </w:tc>
        <w:tc>
          <w:tcPr>
            <w:tcW w:w="883" w:type="pct"/>
            <w:shd w:val="clear" w:color="auto" w:fill="DDD9C3" w:themeFill="background2" w:themeFillShade="E6"/>
            <w:vAlign w:val="center"/>
          </w:tcPr>
          <w:p w14:paraId="41061ABC" w14:textId="77777777" w:rsidR="00251EF6" w:rsidRPr="00A143A1" w:rsidRDefault="00251EF6" w:rsidP="00B9612D">
            <w:pPr>
              <w:rPr>
                <w:b/>
              </w:rPr>
            </w:pPr>
          </w:p>
        </w:tc>
        <w:tc>
          <w:tcPr>
            <w:tcW w:w="1583" w:type="pct"/>
            <w:shd w:val="clear" w:color="auto" w:fill="DDD9C3" w:themeFill="background2" w:themeFillShade="E6"/>
            <w:vAlign w:val="center"/>
          </w:tcPr>
          <w:p w14:paraId="223C828E" w14:textId="77777777" w:rsidR="00251EF6" w:rsidRPr="00A143A1" w:rsidRDefault="00251EF6" w:rsidP="00B9612D">
            <w:pPr>
              <w:rPr>
                <w:b/>
              </w:rPr>
            </w:pPr>
          </w:p>
        </w:tc>
        <w:tc>
          <w:tcPr>
            <w:tcW w:w="383" w:type="pct"/>
            <w:shd w:val="clear" w:color="auto" w:fill="DDD9C3" w:themeFill="background2" w:themeFillShade="E6"/>
            <w:vAlign w:val="center"/>
          </w:tcPr>
          <w:p w14:paraId="0669366A" w14:textId="77777777" w:rsidR="00251EF6" w:rsidRPr="00A143A1" w:rsidRDefault="00251EF6" w:rsidP="00B9612D">
            <w:pPr>
              <w:rPr>
                <w:b/>
              </w:rPr>
            </w:pPr>
          </w:p>
        </w:tc>
      </w:tr>
      <w:tr w:rsidR="001F64F6" w:rsidRPr="000C2908" w14:paraId="3FFBB997" w14:textId="77777777" w:rsidTr="005D357A">
        <w:tc>
          <w:tcPr>
            <w:tcW w:w="2151" w:type="pct"/>
            <w:vAlign w:val="center"/>
          </w:tcPr>
          <w:p w14:paraId="327F7878" w14:textId="38A92503" w:rsidR="001F64F6" w:rsidRPr="000C2908" w:rsidRDefault="001F64F6" w:rsidP="001F64F6">
            <w:pPr>
              <w:rPr>
                <w:rFonts w:eastAsia="Times New Roman"/>
                <w:spacing w:val="-1"/>
                <w:szCs w:val="20"/>
                <w:highlight w:val="yellow"/>
              </w:rPr>
            </w:pPr>
            <w:proofErr w:type="spellStart"/>
            <w:r w:rsidRPr="002B3B21">
              <w:t>actor</w:t>
            </w:r>
            <w:proofErr w:type="spellEnd"/>
          </w:p>
        </w:tc>
        <w:tc>
          <w:tcPr>
            <w:tcW w:w="883" w:type="pct"/>
            <w:vAlign w:val="center"/>
          </w:tcPr>
          <w:p w14:paraId="5F3D6890" w14:textId="4BFDB17E" w:rsidR="001F64F6" w:rsidRPr="000C2908" w:rsidRDefault="001F64F6" w:rsidP="001F64F6">
            <w:pPr>
              <w:rPr>
                <w:rFonts w:eastAsia="Times New Roman"/>
                <w:spacing w:val="-1"/>
                <w:szCs w:val="20"/>
                <w:highlight w:val="yellow"/>
              </w:rPr>
            </w:pPr>
            <w:proofErr w:type="spellStart"/>
            <w:r w:rsidRPr="002B3B21">
              <w:rPr>
                <w:rFonts w:eastAsia="Times New Roman"/>
                <w:spacing w:val="-1"/>
                <w:szCs w:val="20"/>
              </w:rPr>
              <w:t>ActorType</w:t>
            </w:r>
            <w:proofErr w:type="spellEnd"/>
          </w:p>
        </w:tc>
        <w:tc>
          <w:tcPr>
            <w:tcW w:w="1583" w:type="pct"/>
            <w:vAlign w:val="center"/>
          </w:tcPr>
          <w:p w14:paraId="51E13567" w14:textId="4620B69A" w:rsidR="001F64F6" w:rsidRPr="000C2908" w:rsidRDefault="00E85C28" w:rsidP="001F64F6">
            <w:pPr>
              <w:rPr>
                <w:rFonts w:eastAsia="Times New Roman"/>
                <w:spacing w:val="-1"/>
                <w:szCs w:val="20"/>
                <w:highlight w:val="yellow"/>
              </w:rPr>
            </w:pPr>
            <w:r>
              <w:t xml:space="preserve">Typ av aktör som anropar tjänstekontraktet.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47CA8922" w14:textId="2E30B8E4" w:rsidR="001F64F6" w:rsidRPr="000C2908" w:rsidRDefault="001F64F6" w:rsidP="001F64F6">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B55B4C" w:rsidRPr="000C2908" w14:paraId="20672B62" w14:textId="77777777" w:rsidTr="005D357A">
        <w:tc>
          <w:tcPr>
            <w:tcW w:w="2151" w:type="pct"/>
            <w:vAlign w:val="center"/>
          </w:tcPr>
          <w:p w14:paraId="407C9C7F" w14:textId="50C6467C" w:rsidR="00B55B4C" w:rsidRPr="00353EC0" w:rsidRDefault="00B55B4C" w:rsidP="00B55B4C">
            <w:pPr>
              <w:rPr>
                <w:rFonts w:eastAsia="Times New Roman"/>
                <w:spacing w:val="-1"/>
                <w:szCs w:val="20"/>
              </w:rPr>
            </w:pPr>
            <w:proofErr w:type="spellStart"/>
            <w:r>
              <w:t>personId</w:t>
            </w:r>
            <w:proofErr w:type="spellEnd"/>
          </w:p>
        </w:tc>
        <w:tc>
          <w:tcPr>
            <w:tcW w:w="883" w:type="pct"/>
            <w:vAlign w:val="center"/>
          </w:tcPr>
          <w:p w14:paraId="078C85D0" w14:textId="2A483F9C" w:rsidR="00B55B4C" w:rsidRDefault="00B55B4C" w:rsidP="00B55B4C">
            <w:proofErr w:type="spellStart"/>
            <w:r>
              <w:t>PersonIdType</w:t>
            </w:r>
            <w:proofErr w:type="spellEnd"/>
            <w:r>
              <w:t xml:space="preserve"> (</w:t>
            </w:r>
            <w:proofErr w:type="spellStart"/>
            <w:r>
              <w:t>IIType</w:t>
            </w:r>
            <w:proofErr w:type="spellEnd"/>
            <w:r>
              <w:t>)</w:t>
            </w:r>
          </w:p>
        </w:tc>
        <w:tc>
          <w:tcPr>
            <w:tcW w:w="1583" w:type="pct"/>
            <w:vAlign w:val="center"/>
          </w:tcPr>
          <w:p w14:paraId="34F62F97" w14:textId="57FF3A47" w:rsidR="00B55B4C" w:rsidRPr="000C2908" w:rsidRDefault="00B55B4C" w:rsidP="00B55B4C">
            <w:pPr>
              <w:rPr>
                <w:rFonts w:eastAsia="Times New Roman"/>
                <w:spacing w:val="-1"/>
                <w:szCs w:val="20"/>
                <w:highlight w:val="yellow"/>
              </w:rPr>
            </w:pPr>
            <w:r>
              <w:t xml:space="preserve">Filtrering av tidstyper baserat på invånares personnummer. Se kapitel </w:t>
            </w:r>
            <w:r w:rsidRPr="00E85C28">
              <w:rPr>
                <w:i/>
                <w:iCs/>
              </w:rPr>
              <w:t>Definition av komplexa typer</w:t>
            </w:r>
            <w:r>
              <w:t xml:space="preserve"> för detaljerad information om hur de underliggande attributen </w:t>
            </w:r>
            <w:proofErr w:type="spellStart"/>
            <w:r>
              <w:t>populeras</w:t>
            </w:r>
            <w:proofErr w:type="spellEnd"/>
            <w:r>
              <w:t>.</w:t>
            </w:r>
          </w:p>
        </w:tc>
        <w:tc>
          <w:tcPr>
            <w:tcW w:w="383" w:type="pct"/>
            <w:vAlign w:val="center"/>
          </w:tcPr>
          <w:p w14:paraId="638C8214" w14:textId="5E258A2C" w:rsidR="00B55B4C" w:rsidRPr="00B1514C" w:rsidRDefault="00B55B4C" w:rsidP="00B55B4C">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r w:rsidRPr="00C771F9">
              <w:rPr>
                <w:rFonts w:ascii="Georgia" w:eastAsia="Times New Roman" w:hAnsi="Georgia" w:cs="Times New Roman"/>
                <w:spacing w:val="-1"/>
                <w:sz w:val="20"/>
                <w:szCs w:val="20"/>
              </w:rPr>
              <w:t>..1</w:t>
            </w:r>
          </w:p>
        </w:tc>
      </w:tr>
      <w:tr w:rsidR="00413ED8" w:rsidRPr="000C2908" w14:paraId="148B466B" w14:textId="77777777" w:rsidTr="005D357A">
        <w:tc>
          <w:tcPr>
            <w:tcW w:w="2151" w:type="pct"/>
            <w:vAlign w:val="center"/>
          </w:tcPr>
          <w:p w14:paraId="3F880CA8" w14:textId="0F9369FE" w:rsidR="00413ED8" w:rsidRDefault="00413ED8" w:rsidP="00413ED8">
            <w:proofErr w:type="spellStart"/>
            <w:r>
              <w:rPr>
                <w:rFonts w:eastAsia="Times New Roman"/>
                <w:spacing w:val="-1"/>
                <w:szCs w:val="20"/>
              </w:rPr>
              <w:t>originalAppointementId</w:t>
            </w:r>
            <w:proofErr w:type="spellEnd"/>
          </w:p>
        </w:tc>
        <w:tc>
          <w:tcPr>
            <w:tcW w:w="883" w:type="pct"/>
            <w:vAlign w:val="center"/>
          </w:tcPr>
          <w:p w14:paraId="615A6484" w14:textId="7D02AAAB" w:rsidR="00413ED8" w:rsidRDefault="00D57868" w:rsidP="00413ED8">
            <w:proofErr w:type="spellStart"/>
            <w:r>
              <w:rPr>
                <w:rFonts w:eastAsia="Times New Roman"/>
                <w:spacing w:val="-1"/>
                <w:szCs w:val="20"/>
              </w:rPr>
              <w:t>uuidType</w:t>
            </w:r>
            <w:proofErr w:type="spellEnd"/>
          </w:p>
        </w:tc>
        <w:tc>
          <w:tcPr>
            <w:tcW w:w="1583" w:type="pct"/>
            <w:vAlign w:val="center"/>
          </w:tcPr>
          <w:p w14:paraId="63CF13D6" w14:textId="1A35AA93" w:rsidR="00413ED8" w:rsidRDefault="00413ED8" w:rsidP="00413ED8">
            <w:r>
              <w:rPr>
                <w:rFonts w:eastAsia="Times New Roman"/>
                <w:spacing w:val="-1"/>
                <w:szCs w:val="20"/>
              </w:rPr>
              <w:t xml:space="preserve">Unikt id för ursprungsbokningen </w:t>
            </w:r>
            <w:r w:rsidRPr="00456722">
              <w:rPr>
                <w:rFonts w:eastAsia="Times New Roman"/>
                <w:spacing w:val="-1"/>
                <w:szCs w:val="20"/>
              </w:rPr>
              <w:t>Används för att indikera</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proofErr w:type="gramStart"/>
            <w:r w:rsidR="00D57868" w:rsidRPr="00BC21C6">
              <w:rPr>
                <w:color w:val="000000"/>
                <w:szCs w:val="20"/>
                <w:shd w:val="clear" w:color="auto" w:fill="FFFFFF"/>
              </w:rPr>
              <w:t>)</w:t>
            </w:r>
            <w:r w:rsidR="00D57868">
              <w:rPr>
                <w:color w:val="000000"/>
                <w:szCs w:val="20"/>
                <w:shd w:val="clear" w:color="auto" w:fill="FFFFFF"/>
              </w:rPr>
              <w:t>.</w:t>
            </w:r>
            <w:r w:rsidRPr="00456722">
              <w:rPr>
                <w:rFonts w:eastAsia="Times New Roman"/>
                <w:spacing w:val="-1"/>
                <w:szCs w:val="20"/>
              </w:rPr>
              <w:t>ombokning</w:t>
            </w:r>
            <w:proofErr w:type="gramEnd"/>
            <w:r w:rsidRPr="00456722">
              <w:rPr>
                <w:rFonts w:eastAsia="Times New Roman"/>
                <w:spacing w:val="-1"/>
                <w:szCs w:val="20"/>
              </w:rPr>
              <w:t xml:space="preserve">, så att tjänsteproducenten kan anpassa svaret till tider som är giltiga för ombokning av angiven </w:t>
            </w:r>
            <w:r>
              <w:rPr>
                <w:rFonts w:eastAsia="Times New Roman"/>
                <w:spacing w:val="-1"/>
                <w:szCs w:val="20"/>
              </w:rPr>
              <w:t>ursprungs</w:t>
            </w:r>
            <w:r w:rsidRPr="00456722">
              <w:rPr>
                <w:rFonts w:eastAsia="Times New Roman"/>
                <w:spacing w:val="-1"/>
                <w:szCs w:val="20"/>
              </w:rPr>
              <w:t>bokning.</w:t>
            </w:r>
          </w:p>
        </w:tc>
        <w:tc>
          <w:tcPr>
            <w:tcW w:w="383" w:type="pct"/>
            <w:vAlign w:val="center"/>
          </w:tcPr>
          <w:p w14:paraId="1A38EA90" w14:textId="03E07FF2" w:rsidR="00413ED8" w:rsidRDefault="00413ED8" w:rsidP="00413ED8">
            <w:pPr>
              <w:pStyle w:val="TableParagraph"/>
              <w:spacing w:line="226" w:lineRule="exact"/>
              <w:ind w:left="102"/>
              <w:jc w:val="center"/>
              <w:rPr>
                <w:rFonts w:ascii="Georgia" w:eastAsia="Times New Roman" w:hAnsi="Georgia" w:cs="Times New Roman"/>
                <w:spacing w:val="-1"/>
                <w:sz w:val="20"/>
                <w:szCs w:val="20"/>
              </w:rPr>
            </w:pPr>
            <w:r w:rsidRPr="00456722">
              <w:rPr>
                <w:rFonts w:ascii="Georgia" w:eastAsia="Times New Roman" w:hAnsi="Georgia" w:cs="Times New Roman"/>
                <w:spacing w:val="-1"/>
                <w:sz w:val="20"/>
                <w:szCs w:val="20"/>
              </w:rPr>
              <w:t>0..1</w:t>
            </w:r>
          </w:p>
        </w:tc>
      </w:tr>
      <w:tr w:rsidR="005D357A" w:rsidRPr="000C2908" w14:paraId="6FD14584" w14:textId="77777777" w:rsidTr="005D357A">
        <w:tc>
          <w:tcPr>
            <w:tcW w:w="2151" w:type="pct"/>
            <w:vAlign w:val="center"/>
          </w:tcPr>
          <w:p w14:paraId="59041A0D" w14:textId="261223A6" w:rsidR="005D357A" w:rsidRDefault="005D357A" w:rsidP="005D357A">
            <w:pPr>
              <w:rPr>
                <w:rFonts w:eastAsia="Times New Roman"/>
                <w:spacing w:val="-1"/>
                <w:szCs w:val="20"/>
              </w:rPr>
            </w:pPr>
            <w:proofErr w:type="spellStart"/>
            <w:r>
              <w:rPr>
                <w:rFonts w:eastAsia="Times New Roman"/>
                <w:spacing w:val="-1"/>
                <w:szCs w:val="20"/>
              </w:rPr>
              <w:t>timeslotId</w:t>
            </w:r>
            <w:proofErr w:type="spellEnd"/>
          </w:p>
        </w:tc>
        <w:tc>
          <w:tcPr>
            <w:tcW w:w="883" w:type="pct"/>
            <w:vAlign w:val="center"/>
          </w:tcPr>
          <w:p w14:paraId="0D6844DC" w14:textId="49D288EE" w:rsidR="005D357A" w:rsidRDefault="00000000" w:rsidP="005D357A">
            <w:pPr>
              <w:rPr>
                <w:iCs/>
              </w:rPr>
            </w:pPr>
            <w:hyperlink w:anchor="_TimeslotType" w:history="1">
              <w:proofErr w:type="spellStart"/>
              <w:r w:rsidR="00D57868">
                <w:rPr>
                  <w:rStyle w:val="Hyperlnk"/>
                  <w:rFonts w:eastAsia="Times New Roman"/>
                  <w:color w:val="000000" w:themeColor="text1"/>
                  <w:spacing w:val="-1"/>
                  <w:szCs w:val="20"/>
                </w:rPr>
                <w:t>u</w:t>
              </w:r>
              <w:r w:rsidR="00D57868">
                <w:rPr>
                  <w:rStyle w:val="Hyperlnk"/>
                  <w:color w:val="000000" w:themeColor="text1"/>
                </w:rPr>
                <w:t>uidType</w:t>
              </w:r>
              <w:proofErr w:type="spellEnd"/>
            </w:hyperlink>
          </w:p>
        </w:tc>
        <w:tc>
          <w:tcPr>
            <w:tcW w:w="1583" w:type="pct"/>
            <w:vAlign w:val="center"/>
          </w:tcPr>
          <w:p w14:paraId="7426611E" w14:textId="572D6DE6" w:rsidR="005D357A" w:rsidRPr="00B2253A" w:rsidRDefault="005D357A" w:rsidP="005D357A">
            <w:r>
              <w:rPr>
                <w:rFonts w:eastAsia="Times New Roman"/>
                <w:spacing w:val="-1"/>
                <w:szCs w:val="20"/>
              </w:rPr>
              <w:t>Unik identifierare för tidsluckan som ska bokas</w:t>
            </w:r>
            <w:r w:rsidR="00D57868">
              <w:rPr>
                <w:rFonts w:eastAsia="Times New Roman"/>
                <w:spacing w:val="-1"/>
                <w:szCs w:val="20"/>
              </w:rPr>
              <w:t xml:space="preserve">. </w:t>
            </w:r>
            <w:r w:rsidR="00D57868">
              <w:t xml:space="preserve">Ska uttryckas som </w:t>
            </w:r>
            <w:proofErr w:type="spellStart"/>
            <w:r w:rsidR="00D57868">
              <w:t>uuid</w:t>
            </w:r>
            <w:proofErr w:type="spellEnd"/>
            <w:r w:rsidR="00D57868">
              <w:t xml:space="preserve"> </w:t>
            </w:r>
            <w:r w:rsidR="00D57868" w:rsidRPr="00BC21C6">
              <w:rPr>
                <w:szCs w:val="20"/>
              </w:rPr>
              <w:t>(</w:t>
            </w:r>
            <w:proofErr w:type="spellStart"/>
            <w:r w:rsidR="00D57868" w:rsidRPr="00BC21C6">
              <w:rPr>
                <w:color w:val="000000"/>
                <w:szCs w:val="20"/>
                <w:shd w:val="clear" w:color="auto" w:fill="FFFFFF"/>
              </w:rPr>
              <w:t>universally</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unique</w:t>
            </w:r>
            <w:proofErr w:type="spellEnd"/>
            <w:r w:rsidR="00D57868" w:rsidRPr="00BC21C6">
              <w:rPr>
                <w:color w:val="000000"/>
                <w:szCs w:val="20"/>
                <w:shd w:val="clear" w:color="auto" w:fill="FFFFFF"/>
              </w:rPr>
              <w:t xml:space="preserve"> </w:t>
            </w:r>
            <w:proofErr w:type="spellStart"/>
            <w:r w:rsidR="00D57868" w:rsidRPr="00BC21C6">
              <w:rPr>
                <w:color w:val="000000"/>
                <w:szCs w:val="20"/>
                <w:shd w:val="clear" w:color="auto" w:fill="FFFFFF"/>
              </w:rPr>
              <w:t>identifier</w:t>
            </w:r>
            <w:proofErr w:type="spellEnd"/>
            <w:r w:rsidR="00D57868" w:rsidRPr="00BC21C6">
              <w:rPr>
                <w:color w:val="000000"/>
                <w:szCs w:val="20"/>
                <w:shd w:val="clear" w:color="auto" w:fill="FFFFFF"/>
              </w:rPr>
              <w:t>)</w:t>
            </w:r>
            <w:r w:rsidR="00D57868">
              <w:rPr>
                <w:color w:val="000000"/>
                <w:szCs w:val="20"/>
                <w:shd w:val="clear" w:color="auto" w:fill="FFFFFF"/>
              </w:rPr>
              <w:t>.</w:t>
            </w:r>
          </w:p>
        </w:tc>
        <w:tc>
          <w:tcPr>
            <w:tcW w:w="383" w:type="pct"/>
            <w:vAlign w:val="center"/>
          </w:tcPr>
          <w:p w14:paraId="7F68BAC0" w14:textId="3B763659" w:rsidR="005D357A" w:rsidRDefault="005D357A" w:rsidP="005D357A">
            <w:pPr>
              <w:pStyle w:val="TableParagraph"/>
              <w:spacing w:line="226" w:lineRule="exact"/>
              <w:ind w:left="102"/>
              <w:jc w:val="center"/>
              <w:rPr>
                <w:rFonts w:ascii="Georgia" w:eastAsia="Times New Roman" w:hAnsi="Georgia" w:cs="Times New Roman"/>
                <w:spacing w:val="-1"/>
                <w:sz w:val="20"/>
                <w:szCs w:val="20"/>
              </w:rPr>
            </w:pPr>
            <w:r w:rsidRPr="008C4247">
              <w:rPr>
                <w:rFonts w:ascii="Georgia" w:eastAsia="Times New Roman" w:hAnsi="Georgia" w:cs="Times New Roman"/>
                <w:spacing w:val="-1"/>
                <w:sz w:val="20"/>
                <w:szCs w:val="20"/>
              </w:rPr>
              <w:t>1..1</w:t>
            </w:r>
          </w:p>
        </w:tc>
      </w:tr>
      <w:tr w:rsidR="005D357A" w:rsidRPr="000C2908" w14:paraId="7502E672" w14:textId="77777777" w:rsidTr="005D357A">
        <w:tc>
          <w:tcPr>
            <w:tcW w:w="2151" w:type="pct"/>
            <w:vAlign w:val="center"/>
          </w:tcPr>
          <w:p w14:paraId="370BA056" w14:textId="5B0E781B" w:rsidR="005D357A" w:rsidRPr="000C2908" w:rsidRDefault="00033759" w:rsidP="005D357A">
            <w:pPr>
              <w:rPr>
                <w:rFonts w:eastAsia="Times New Roman"/>
                <w:spacing w:val="-1"/>
                <w:szCs w:val="20"/>
                <w:highlight w:val="yellow"/>
              </w:rPr>
            </w:pPr>
            <w:proofErr w:type="spellStart"/>
            <w:r>
              <w:t>r</w:t>
            </w:r>
            <w:r w:rsidR="005D357A">
              <w:t>easonText</w:t>
            </w:r>
            <w:proofErr w:type="spellEnd"/>
          </w:p>
        </w:tc>
        <w:tc>
          <w:tcPr>
            <w:tcW w:w="883" w:type="pct"/>
            <w:vAlign w:val="center"/>
          </w:tcPr>
          <w:p w14:paraId="5412CBD9" w14:textId="30E11445" w:rsidR="005D357A" w:rsidRPr="000C2908" w:rsidRDefault="005D357A" w:rsidP="005D357A">
            <w:pPr>
              <w:rPr>
                <w:rFonts w:eastAsia="Times New Roman"/>
                <w:spacing w:val="-1"/>
                <w:szCs w:val="20"/>
                <w:highlight w:val="yellow"/>
              </w:rPr>
            </w:pPr>
            <w:r w:rsidRPr="00DD7E5A">
              <w:t>string</w:t>
            </w:r>
          </w:p>
        </w:tc>
        <w:tc>
          <w:tcPr>
            <w:tcW w:w="1583" w:type="pct"/>
            <w:vAlign w:val="center"/>
          </w:tcPr>
          <w:p w14:paraId="70231E0B" w14:textId="64938D75" w:rsidR="005D357A" w:rsidRPr="000C2908" w:rsidRDefault="005D357A" w:rsidP="005D357A">
            <w:pPr>
              <w:rPr>
                <w:rFonts w:eastAsia="Times New Roman"/>
                <w:spacing w:val="-1"/>
                <w:szCs w:val="20"/>
                <w:highlight w:val="yellow"/>
              </w:rPr>
            </w:pPr>
            <w:r>
              <w:t>Patientens anledning till ombokningen, uttryckt som fritext</w:t>
            </w:r>
            <w:r w:rsidRPr="00DD7E5A">
              <w:t xml:space="preserve"> </w:t>
            </w:r>
          </w:p>
        </w:tc>
        <w:tc>
          <w:tcPr>
            <w:tcW w:w="383" w:type="pct"/>
            <w:vAlign w:val="center"/>
          </w:tcPr>
          <w:p w14:paraId="0E448083" w14:textId="57A3EEB8" w:rsidR="005D357A" w:rsidRPr="000C2908" w:rsidRDefault="005D357A" w:rsidP="005D357A">
            <w:pPr>
              <w:pStyle w:val="TableParagraph"/>
              <w:spacing w:line="226" w:lineRule="exact"/>
              <w:ind w:left="102"/>
              <w:jc w:val="center"/>
              <w:rPr>
                <w:rFonts w:ascii="Georgia" w:eastAsia="Times New Roman" w:hAnsi="Georgia" w:cs="Times New Roman"/>
                <w:spacing w:val="-1"/>
                <w:sz w:val="20"/>
                <w:szCs w:val="20"/>
                <w:highlight w:val="yellow"/>
              </w:rPr>
            </w:pPr>
            <w:r w:rsidRPr="00C771F9">
              <w:rPr>
                <w:rFonts w:ascii="Georgia" w:eastAsia="Times New Roman" w:hAnsi="Georgia" w:cs="Times New Roman"/>
                <w:spacing w:val="-1"/>
                <w:sz w:val="20"/>
                <w:szCs w:val="20"/>
              </w:rPr>
              <w:t>0..1</w:t>
            </w:r>
          </w:p>
        </w:tc>
      </w:tr>
      <w:tr w:rsidR="005D357A" w:rsidRPr="000C2908" w14:paraId="0B46F472" w14:textId="77777777" w:rsidTr="005D357A">
        <w:tc>
          <w:tcPr>
            <w:tcW w:w="2151" w:type="pct"/>
            <w:vAlign w:val="center"/>
          </w:tcPr>
          <w:p w14:paraId="0B4FA0D9" w14:textId="293DA3D4" w:rsidR="005D357A" w:rsidRPr="000C2908" w:rsidRDefault="00033759" w:rsidP="005D357A">
            <w:pPr>
              <w:rPr>
                <w:rFonts w:eastAsia="Times New Roman"/>
                <w:spacing w:val="-1"/>
                <w:szCs w:val="20"/>
                <w:highlight w:val="yellow"/>
              </w:rPr>
            </w:pPr>
            <w:proofErr w:type="spellStart"/>
            <w:r>
              <w:t>r</w:t>
            </w:r>
            <w:r w:rsidR="005D357A">
              <w:t>easonCode</w:t>
            </w:r>
            <w:proofErr w:type="spellEnd"/>
          </w:p>
        </w:tc>
        <w:tc>
          <w:tcPr>
            <w:tcW w:w="883" w:type="pct"/>
            <w:vAlign w:val="center"/>
          </w:tcPr>
          <w:p w14:paraId="08DA5B02" w14:textId="603BF167" w:rsidR="005D357A" w:rsidRPr="000C2908" w:rsidRDefault="005D357A" w:rsidP="005D357A">
            <w:pPr>
              <w:rPr>
                <w:rFonts w:eastAsia="Times New Roman"/>
                <w:spacing w:val="-1"/>
                <w:szCs w:val="20"/>
                <w:highlight w:val="yellow"/>
              </w:rPr>
            </w:pPr>
            <w:proofErr w:type="spellStart"/>
            <w:r>
              <w:t>CVType</w:t>
            </w:r>
            <w:proofErr w:type="spellEnd"/>
          </w:p>
        </w:tc>
        <w:tc>
          <w:tcPr>
            <w:tcW w:w="1583" w:type="pct"/>
            <w:vAlign w:val="center"/>
          </w:tcPr>
          <w:p w14:paraId="3BE21BB7" w14:textId="280E7F34" w:rsidR="005D357A" w:rsidRPr="000C2908" w:rsidRDefault="005D357A" w:rsidP="005D357A">
            <w:pPr>
              <w:rPr>
                <w:rFonts w:eastAsia="Times New Roman"/>
                <w:spacing w:val="-1"/>
                <w:szCs w:val="20"/>
                <w:highlight w:val="yellow"/>
              </w:rPr>
            </w:pPr>
            <w:r>
              <w:t xml:space="preserve">Patientens anledning till ombokningen, uttryckt som anledningskod. Möjliga val som ges till patienten bestäms av tidbokningssystemet. Tidbokningssystemet ges möjlighet att erbjuda lista med möjliga val per </w:t>
            </w:r>
            <w:proofErr w:type="spellStart"/>
            <w:r>
              <w:t>tidstyp</w:t>
            </w:r>
            <w:proofErr w:type="spellEnd"/>
            <w:r>
              <w:t xml:space="preserve">. Tidbokningssystemet bestämmer </w:t>
            </w:r>
            <w:proofErr w:type="gramStart"/>
            <w:r>
              <w:t>själv koder</w:t>
            </w:r>
            <w:proofErr w:type="gramEnd"/>
            <w:r>
              <w:t xml:space="preserve"> och kodsystem att använda</w:t>
            </w:r>
          </w:p>
        </w:tc>
        <w:tc>
          <w:tcPr>
            <w:tcW w:w="383" w:type="pct"/>
            <w:vAlign w:val="center"/>
          </w:tcPr>
          <w:p w14:paraId="6C4E19F6" w14:textId="46AEEDF5" w:rsidR="005D357A" w:rsidRPr="000C2908" w:rsidRDefault="005D357A" w:rsidP="005D357A">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0..1</w:t>
            </w:r>
          </w:p>
        </w:tc>
      </w:tr>
      <w:tr w:rsidR="005D357A" w:rsidRPr="000C2908" w14:paraId="6B6646D4" w14:textId="77777777" w:rsidTr="005D357A">
        <w:tc>
          <w:tcPr>
            <w:tcW w:w="2151" w:type="pct"/>
            <w:vAlign w:val="center"/>
          </w:tcPr>
          <w:p w14:paraId="3C1C797A" w14:textId="18317424" w:rsidR="005D357A" w:rsidRPr="000C2908" w:rsidRDefault="00033759" w:rsidP="005D357A">
            <w:pPr>
              <w:rPr>
                <w:rFonts w:eastAsia="Times New Roman"/>
                <w:spacing w:val="-1"/>
                <w:szCs w:val="20"/>
                <w:highlight w:val="yellow"/>
              </w:rPr>
            </w:pPr>
            <w:proofErr w:type="spellStart"/>
            <w:r>
              <w:lastRenderedPageBreak/>
              <w:t>r</w:t>
            </w:r>
            <w:r w:rsidR="005D357A">
              <w:t>easonCode.</w:t>
            </w:r>
            <w:r w:rsidR="005D357A" w:rsidRPr="006E4651">
              <w:rPr>
                <w:b/>
                <w:bCs/>
              </w:rPr>
              <w:t>code</w:t>
            </w:r>
            <w:proofErr w:type="spellEnd"/>
          </w:p>
        </w:tc>
        <w:tc>
          <w:tcPr>
            <w:tcW w:w="883" w:type="pct"/>
            <w:vAlign w:val="center"/>
          </w:tcPr>
          <w:p w14:paraId="2B6D22C6" w14:textId="5066838D" w:rsidR="005D357A" w:rsidRPr="000C2908" w:rsidRDefault="005D357A" w:rsidP="005D357A">
            <w:pPr>
              <w:rPr>
                <w:rFonts w:eastAsia="Times New Roman"/>
                <w:spacing w:val="-1"/>
                <w:szCs w:val="20"/>
                <w:highlight w:val="yellow"/>
              </w:rPr>
            </w:pPr>
            <w:r>
              <w:t>string</w:t>
            </w:r>
          </w:p>
        </w:tc>
        <w:tc>
          <w:tcPr>
            <w:tcW w:w="1583" w:type="pct"/>
            <w:vAlign w:val="center"/>
          </w:tcPr>
          <w:p w14:paraId="14DBDD86" w14:textId="77163BBB" w:rsidR="005D357A" w:rsidRPr="000C2908" w:rsidRDefault="005D357A" w:rsidP="005D357A">
            <w:pPr>
              <w:rPr>
                <w:rFonts w:eastAsia="Times New Roman"/>
                <w:spacing w:val="-1"/>
                <w:szCs w:val="20"/>
                <w:highlight w:val="yellow"/>
              </w:rPr>
            </w:pPr>
            <w:r>
              <w:t>Kod för anledningen till ombokningen</w:t>
            </w:r>
          </w:p>
        </w:tc>
        <w:tc>
          <w:tcPr>
            <w:tcW w:w="383" w:type="pct"/>
            <w:vAlign w:val="center"/>
          </w:tcPr>
          <w:p w14:paraId="51CE1E1E" w14:textId="100AE866" w:rsidR="005D357A" w:rsidRPr="000C2908" w:rsidRDefault="005D357A" w:rsidP="005D357A">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5D357A" w:rsidRPr="000C2908" w14:paraId="1449B048" w14:textId="77777777" w:rsidTr="005D357A">
        <w:tc>
          <w:tcPr>
            <w:tcW w:w="2151" w:type="pct"/>
            <w:vAlign w:val="center"/>
          </w:tcPr>
          <w:p w14:paraId="4DB81C5D" w14:textId="2EE4F7F0" w:rsidR="005D357A" w:rsidRPr="000C2908" w:rsidRDefault="00033759" w:rsidP="005D357A">
            <w:pPr>
              <w:rPr>
                <w:rFonts w:eastAsia="Times New Roman"/>
                <w:spacing w:val="-1"/>
                <w:szCs w:val="20"/>
                <w:highlight w:val="yellow"/>
              </w:rPr>
            </w:pPr>
            <w:proofErr w:type="spellStart"/>
            <w:r>
              <w:t>r</w:t>
            </w:r>
            <w:r w:rsidR="005D357A">
              <w:t>easonCode.</w:t>
            </w:r>
            <w:r w:rsidR="005D357A" w:rsidRPr="006E4651">
              <w:rPr>
                <w:b/>
                <w:bCs/>
              </w:rPr>
              <w:t>codeSystem</w:t>
            </w:r>
            <w:proofErr w:type="spellEnd"/>
          </w:p>
        </w:tc>
        <w:tc>
          <w:tcPr>
            <w:tcW w:w="883" w:type="pct"/>
            <w:vAlign w:val="center"/>
          </w:tcPr>
          <w:p w14:paraId="2B25049D" w14:textId="5A665D3F" w:rsidR="005D357A" w:rsidRPr="000C2908" w:rsidRDefault="005D357A" w:rsidP="005D357A">
            <w:pPr>
              <w:rPr>
                <w:rFonts w:eastAsia="Times New Roman"/>
                <w:spacing w:val="-1"/>
                <w:szCs w:val="20"/>
                <w:highlight w:val="yellow"/>
              </w:rPr>
            </w:pPr>
            <w:r>
              <w:t>string</w:t>
            </w:r>
          </w:p>
        </w:tc>
        <w:tc>
          <w:tcPr>
            <w:tcW w:w="1583" w:type="pct"/>
            <w:vAlign w:val="center"/>
          </w:tcPr>
          <w:p w14:paraId="462EB2EE" w14:textId="24143359" w:rsidR="005D357A" w:rsidRPr="000C2908" w:rsidRDefault="005D357A" w:rsidP="005D357A">
            <w:pPr>
              <w:rPr>
                <w:rFonts w:eastAsia="Times New Roman"/>
                <w:spacing w:val="-1"/>
                <w:szCs w:val="20"/>
                <w:highlight w:val="yellow"/>
              </w:rPr>
            </w:pPr>
            <w:r>
              <w:t xml:space="preserve">Definierar vilket kodsystem som fältet </w:t>
            </w:r>
            <w:proofErr w:type="spellStart"/>
            <w:r w:rsidRPr="006E4651">
              <w:rPr>
                <w:i/>
                <w:iCs/>
              </w:rPr>
              <w:t>code</w:t>
            </w:r>
            <w:proofErr w:type="spellEnd"/>
            <w:r>
              <w:t xml:space="preserve"> tillhör.</w:t>
            </w:r>
          </w:p>
        </w:tc>
        <w:tc>
          <w:tcPr>
            <w:tcW w:w="383" w:type="pct"/>
            <w:vAlign w:val="center"/>
          </w:tcPr>
          <w:p w14:paraId="089341A3" w14:textId="3602A1AB" w:rsidR="005D357A" w:rsidRPr="000C2908" w:rsidRDefault="005D357A" w:rsidP="005D357A">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5D357A" w:rsidRPr="000C2908" w14:paraId="0CBBC59E" w14:textId="77777777" w:rsidTr="005D357A">
        <w:tc>
          <w:tcPr>
            <w:tcW w:w="2151" w:type="pct"/>
            <w:vAlign w:val="center"/>
          </w:tcPr>
          <w:p w14:paraId="69FC781F" w14:textId="5F809F42" w:rsidR="005D357A" w:rsidRPr="000C2908" w:rsidRDefault="00033759" w:rsidP="005D357A">
            <w:pPr>
              <w:rPr>
                <w:rFonts w:eastAsia="Times New Roman"/>
                <w:spacing w:val="-1"/>
                <w:szCs w:val="20"/>
                <w:highlight w:val="yellow"/>
              </w:rPr>
            </w:pPr>
            <w:proofErr w:type="spellStart"/>
            <w:r>
              <w:t>r</w:t>
            </w:r>
            <w:r w:rsidR="005D357A">
              <w:t>easonCode.</w:t>
            </w:r>
            <w:r w:rsidR="005D357A" w:rsidRPr="006E4651">
              <w:rPr>
                <w:b/>
                <w:bCs/>
              </w:rPr>
              <w:t>displayName</w:t>
            </w:r>
            <w:proofErr w:type="spellEnd"/>
          </w:p>
        </w:tc>
        <w:tc>
          <w:tcPr>
            <w:tcW w:w="883" w:type="pct"/>
            <w:vAlign w:val="center"/>
          </w:tcPr>
          <w:p w14:paraId="15991F6C" w14:textId="241523CD" w:rsidR="005D357A" w:rsidRPr="000C2908" w:rsidRDefault="005D357A" w:rsidP="005D357A">
            <w:pPr>
              <w:rPr>
                <w:rFonts w:eastAsia="Times New Roman"/>
                <w:spacing w:val="-1"/>
                <w:szCs w:val="20"/>
                <w:highlight w:val="yellow"/>
              </w:rPr>
            </w:pPr>
            <w:r>
              <w:t>string</w:t>
            </w:r>
          </w:p>
        </w:tc>
        <w:tc>
          <w:tcPr>
            <w:tcW w:w="1583" w:type="pct"/>
            <w:vAlign w:val="center"/>
          </w:tcPr>
          <w:p w14:paraId="2E5723C3" w14:textId="5A0B4544" w:rsidR="005D357A" w:rsidRPr="000C2908" w:rsidRDefault="005D357A" w:rsidP="005D357A">
            <w:pPr>
              <w:rPr>
                <w:rFonts w:eastAsia="Times New Roman"/>
                <w:spacing w:val="-1"/>
                <w:szCs w:val="20"/>
                <w:highlight w:val="yellow"/>
              </w:rPr>
            </w:pPr>
            <w:r>
              <w:t>Den text som beskriver koden och ska visas till invånaren</w:t>
            </w:r>
          </w:p>
        </w:tc>
        <w:tc>
          <w:tcPr>
            <w:tcW w:w="383" w:type="pct"/>
            <w:vAlign w:val="center"/>
          </w:tcPr>
          <w:p w14:paraId="6003CC26" w14:textId="7D6D1AB7" w:rsidR="005D357A" w:rsidRPr="000C2908" w:rsidRDefault="005D357A" w:rsidP="005D357A">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eastAsia="Times New Roman" w:hAnsi="Georgia" w:cs="Times New Roman"/>
                <w:spacing w:val="-1"/>
                <w:sz w:val="20"/>
                <w:szCs w:val="20"/>
              </w:rPr>
              <w:t>1..1</w:t>
            </w:r>
          </w:p>
        </w:tc>
      </w:tr>
      <w:tr w:rsidR="005D357A" w:rsidRPr="000C2908" w14:paraId="77615A2A" w14:textId="77777777" w:rsidTr="0061651F">
        <w:tc>
          <w:tcPr>
            <w:tcW w:w="2151" w:type="pct"/>
            <w:shd w:val="clear" w:color="auto" w:fill="DDD9C3" w:themeFill="background2" w:themeFillShade="E6"/>
            <w:vAlign w:val="center"/>
          </w:tcPr>
          <w:p w14:paraId="0612F06C" w14:textId="77777777" w:rsidR="005D357A" w:rsidRPr="00A143A1" w:rsidRDefault="005D357A" w:rsidP="005D357A">
            <w:pPr>
              <w:rPr>
                <w:b/>
              </w:rPr>
            </w:pPr>
            <w:r w:rsidRPr="00A143A1">
              <w:rPr>
                <w:b/>
              </w:rPr>
              <w:t>Svar</w:t>
            </w:r>
          </w:p>
        </w:tc>
        <w:tc>
          <w:tcPr>
            <w:tcW w:w="883" w:type="pct"/>
            <w:shd w:val="clear" w:color="auto" w:fill="DDD9C3" w:themeFill="background2" w:themeFillShade="E6"/>
            <w:vAlign w:val="center"/>
          </w:tcPr>
          <w:p w14:paraId="1F9E1316" w14:textId="77777777" w:rsidR="005D357A" w:rsidRPr="00A143A1" w:rsidRDefault="005D357A" w:rsidP="005D357A">
            <w:pPr>
              <w:rPr>
                <w:b/>
              </w:rPr>
            </w:pPr>
          </w:p>
        </w:tc>
        <w:tc>
          <w:tcPr>
            <w:tcW w:w="1583" w:type="pct"/>
            <w:shd w:val="clear" w:color="auto" w:fill="DDD9C3" w:themeFill="background2" w:themeFillShade="E6"/>
            <w:vAlign w:val="center"/>
          </w:tcPr>
          <w:p w14:paraId="0E4F0125" w14:textId="77777777" w:rsidR="005D357A" w:rsidRPr="00A143A1" w:rsidRDefault="005D357A" w:rsidP="005D357A">
            <w:pPr>
              <w:rPr>
                <w:b/>
              </w:rPr>
            </w:pPr>
          </w:p>
        </w:tc>
        <w:tc>
          <w:tcPr>
            <w:tcW w:w="383" w:type="pct"/>
            <w:shd w:val="clear" w:color="auto" w:fill="DDD9C3" w:themeFill="background2" w:themeFillShade="E6"/>
            <w:vAlign w:val="center"/>
          </w:tcPr>
          <w:p w14:paraId="07EBAD3B" w14:textId="77777777" w:rsidR="005D357A" w:rsidRPr="00A143A1" w:rsidRDefault="005D357A" w:rsidP="005D357A">
            <w:pPr>
              <w:rPr>
                <w:b/>
              </w:rPr>
            </w:pPr>
          </w:p>
        </w:tc>
      </w:tr>
      <w:tr w:rsidR="000617E0" w:rsidRPr="000C2908" w14:paraId="612F9812" w14:textId="77777777" w:rsidTr="005D357A">
        <w:tc>
          <w:tcPr>
            <w:tcW w:w="2151" w:type="pct"/>
            <w:vAlign w:val="center"/>
          </w:tcPr>
          <w:p w14:paraId="38810A99" w14:textId="5FAC56E0" w:rsidR="000617E0" w:rsidRPr="00B1514C" w:rsidRDefault="000617E0" w:rsidP="000617E0">
            <w:pPr>
              <w:rPr>
                <w:rFonts w:eastAsia="Times New Roman"/>
                <w:spacing w:val="-1"/>
                <w:szCs w:val="20"/>
              </w:rPr>
            </w:pPr>
            <w:proofErr w:type="spellStart"/>
            <w:r>
              <w:t>appointmentId</w:t>
            </w:r>
            <w:proofErr w:type="spellEnd"/>
          </w:p>
        </w:tc>
        <w:tc>
          <w:tcPr>
            <w:tcW w:w="883" w:type="pct"/>
            <w:vAlign w:val="center"/>
          </w:tcPr>
          <w:p w14:paraId="49806872" w14:textId="7BD23FF0" w:rsidR="000617E0" w:rsidRDefault="00ED0A54" w:rsidP="000617E0">
            <w:pPr>
              <w:rPr>
                <w:rFonts w:eastAsia="Times New Roman"/>
                <w:spacing w:val="-1"/>
                <w:szCs w:val="20"/>
              </w:rPr>
            </w:pPr>
            <w:proofErr w:type="spellStart"/>
            <w:r>
              <w:rPr>
                <w:iCs/>
              </w:rPr>
              <w:t>uuidType</w:t>
            </w:r>
            <w:proofErr w:type="spellEnd"/>
          </w:p>
        </w:tc>
        <w:tc>
          <w:tcPr>
            <w:tcW w:w="1583" w:type="pct"/>
            <w:vAlign w:val="center"/>
          </w:tcPr>
          <w:p w14:paraId="5E33C796" w14:textId="44B23AFB" w:rsidR="000617E0" w:rsidRPr="00B1514C" w:rsidRDefault="000617E0" w:rsidP="000617E0">
            <w:r>
              <w:t xml:space="preserve">Unikt id för nya bokningen. Tidbokningssystemet kan välja att skapa </w:t>
            </w:r>
            <w:proofErr w:type="gramStart"/>
            <w:r>
              <w:t>ett nytt unikt id</w:t>
            </w:r>
            <w:proofErr w:type="gramEnd"/>
            <w:r>
              <w:t xml:space="preserve"> för nya bokningen eller återanvända id för ursprungsbokningen.</w:t>
            </w:r>
            <w:r w:rsidR="00BC21C6">
              <w:t xml:space="preserve"> Ska uttryckas som </w:t>
            </w:r>
            <w:proofErr w:type="spellStart"/>
            <w:r w:rsidR="00BC21C6">
              <w:t>uuid</w:t>
            </w:r>
            <w:proofErr w:type="spellEnd"/>
            <w:r w:rsidR="00BC21C6">
              <w:t xml:space="preserve"> </w:t>
            </w:r>
            <w:r w:rsidR="00BC21C6" w:rsidRPr="00BC21C6">
              <w:rPr>
                <w:szCs w:val="20"/>
              </w:rPr>
              <w:t>(</w:t>
            </w:r>
            <w:proofErr w:type="spellStart"/>
            <w:r w:rsidR="00BC21C6" w:rsidRPr="00BC21C6">
              <w:rPr>
                <w:color w:val="000000"/>
                <w:szCs w:val="20"/>
                <w:shd w:val="clear" w:color="auto" w:fill="FFFFFF"/>
              </w:rPr>
              <w:t>universally</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unique</w:t>
            </w:r>
            <w:proofErr w:type="spellEnd"/>
            <w:r w:rsidR="00BC21C6" w:rsidRPr="00BC21C6">
              <w:rPr>
                <w:color w:val="000000"/>
                <w:szCs w:val="20"/>
                <w:shd w:val="clear" w:color="auto" w:fill="FFFFFF"/>
              </w:rPr>
              <w:t xml:space="preserve"> </w:t>
            </w:r>
            <w:proofErr w:type="spellStart"/>
            <w:r w:rsidR="00BC21C6" w:rsidRPr="00BC21C6">
              <w:rPr>
                <w:color w:val="000000"/>
                <w:szCs w:val="20"/>
                <w:shd w:val="clear" w:color="auto" w:fill="FFFFFF"/>
              </w:rPr>
              <w:t>identifier</w:t>
            </w:r>
            <w:proofErr w:type="spellEnd"/>
            <w:r w:rsidR="00BC21C6" w:rsidRPr="00BC21C6">
              <w:rPr>
                <w:color w:val="000000"/>
                <w:szCs w:val="20"/>
                <w:shd w:val="clear" w:color="auto" w:fill="FFFFFF"/>
              </w:rPr>
              <w:t>)</w:t>
            </w:r>
            <w:r w:rsidR="00BC21C6">
              <w:rPr>
                <w:color w:val="000000"/>
                <w:szCs w:val="20"/>
                <w:shd w:val="clear" w:color="auto" w:fill="FFFFFF"/>
              </w:rPr>
              <w:t>.</w:t>
            </w:r>
          </w:p>
        </w:tc>
        <w:tc>
          <w:tcPr>
            <w:tcW w:w="383" w:type="pct"/>
            <w:vAlign w:val="center"/>
          </w:tcPr>
          <w:p w14:paraId="037CAE19" w14:textId="0CF4E616" w:rsidR="000617E0" w:rsidRPr="00B1514C" w:rsidRDefault="00F818D8" w:rsidP="000617E0">
            <w:pPr>
              <w:jc w:val="center"/>
              <w:rPr>
                <w:rFonts w:eastAsia="Times New Roman"/>
                <w:spacing w:val="-1"/>
                <w:szCs w:val="20"/>
              </w:rPr>
            </w:pPr>
            <w:r>
              <w:rPr>
                <w:rFonts w:eastAsia="Times New Roman"/>
                <w:spacing w:val="-1"/>
                <w:szCs w:val="20"/>
              </w:rPr>
              <w:t>0</w:t>
            </w:r>
            <w:r w:rsidR="000617E0" w:rsidRPr="00C771F9">
              <w:rPr>
                <w:rFonts w:eastAsia="Times New Roman"/>
                <w:spacing w:val="-1"/>
                <w:szCs w:val="20"/>
              </w:rPr>
              <w:t>..1</w:t>
            </w:r>
          </w:p>
        </w:tc>
      </w:tr>
      <w:tr w:rsidR="005D357A" w:rsidRPr="000C2908" w14:paraId="239AFFC4" w14:textId="77777777" w:rsidTr="005D357A">
        <w:tc>
          <w:tcPr>
            <w:tcW w:w="2151" w:type="pct"/>
            <w:vAlign w:val="center"/>
          </w:tcPr>
          <w:p w14:paraId="6CCD0420" w14:textId="77777777" w:rsidR="005D357A" w:rsidRPr="00C771F9" w:rsidRDefault="005D357A" w:rsidP="005D357A">
            <w:pPr>
              <w:rPr>
                <w:rFonts w:eastAsia="Times New Roman"/>
                <w:spacing w:val="-1"/>
                <w:szCs w:val="20"/>
              </w:rPr>
            </w:pPr>
            <w:proofErr w:type="spellStart"/>
            <w:r w:rsidRPr="00B1514C">
              <w:rPr>
                <w:rFonts w:eastAsia="Times New Roman"/>
                <w:spacing w:val="-1"/>
                <w:szCs w:val="20"/>
              </w:rPr>
              <w:t>resultCode</w:t>
            </w:r>
            <w:proofErr w:type="spellEnd"/>
          </w:p>
        </w:tc>
        <w:tc>
          <w:tcPr>
            <w:tcW w:w="883" w:type="pct"/>
            <w:vAlign w:val="center"/>
          </w:tcPr>
          <w:p w14:paraId="10243E08" w14:textId="77777777" w:rsidR="005D357A" w:rsidRPr="00C771F9" w:rsidRDefault="005D357A" w:rsidP="005D357A">
            <w:pPr>
              <w:rPr>
                <w:rFonts w:eastAsia="Times New Roman"/>
                <w:spacing w:val="-1"/>
                <w:szCs w:val="20"/>
              </w:rPr>
            </w:pPr>
            <w:proofErr w:type="spellStart"/>
            <w:r>
              <w:rPr>
                <w:rFonts w:eastAsia="Times New Roman"/>
                <w:spacing w:val="-1"/>
                <w:szCs w:val="20"/>
              </w:rPr>
              <w:t>ResultCodeEnum</w:t>
            </w:r>
            <w:proofErr w:type="spellEnd"/>
            <w:r>
              <w:rPr>
                <w:rFonts w:eastAsia="Times New Roman"/>
                <w:spacing w:val="-1"/>
                <w:szCs w:val="20"/>
              </w:rPr>
              <w:t xml:space="preserve"> (string)</w:t>
            </w:r>
          </w:p>
        </w:tc>
        <w:tc>
          <w:tcPr>
            <w:tcW w:w="1583" w:type="pct"/>
            <w:vAlign w:val="center"/>
          </w:tcPr>
          <w:p w14:paraId="596C7CDD" w14:textId="77777777" w:rsidR="005D357A" w:rsidRPr="00C771F9" w:rsidRDefault="005D357A" w:rsidP="005D357A">
            <w:r w:rsidRPr="00B1514C">
              <w:t>Status för den gjorda avbokningen.</w:t>
            </w:r>
          </w:p>
        </w:tc>
        <w:tc>
          <w:tcPr>
            <w:tcW w:w="383" w:type="pct"/>
            <w:vAlign w:val="center"/>
          </w:tcPr>
          <w:p w14:paraId="31FF20D3" w14:textId="77777777" w:rsidR="005D357A" w:rsidRPr="00C771F9" w:rsidRDefault="005D357A" w:rsidP="005D357A">
            <w:pPr>
              <w:jc w:val="center"/>
              <w:rPr>
                <w:rFonts w:eastAsia="Times New Roman"/>
                <w:spacing w:val="-1"/>
                <w:szCs w:val="20"/>
              </w:rPr>
            </w:pPr>
            <w:r w:rsidRPr="00B1514C">
              <w:rPr>
                <w:rFonts w:eastAsia="Times New Roman"/>
                <w:spacing w:val="-1"/>
                <w:szCs w:val="20"/>
              </w:rPr>
              <w:t>1..1</w:t>
            </w:r>
          </w:p>
        </w:tc>
      </w:tr>
      <w:tr w:rsidR="005D357A" w:rsidRPr="000C2908" w14:paraId="09BFEA88" w14:textId="77777777" w:rsidTr="005D357A">
        <w:tc>
          <w:tcPr>
            <w:tcW w:w="2151" w:type="pct"/>
            <w:vAlign w:val="center"/>
          </w:tcPr>
          <w:p w14:paraId="0C52D620" w14:textId="77777777" w:rsidR="005D357A" w:rsidRPr="00DD7E5A" w:rsidRDefault="005D357A" w:rsidP="005D357A">
            <w:proofErr w:type="spellStart"/>
            <w:r w:rsidRPr="00B1514C">
              <w:t>resultText</w:t>
            </w:r>
            <w:proofErr w:type="spellEnd"/>
          </w:p>
        </w:tc>
        <w:tc>
          <w:tcPr>
            <w:tcW w:w="883" w:type="pct"/>
            <w:vAlign w:val="center"/>
          </w:tcPr>
          <w:p w14:paraId="60ED4DE2" w14:textId="77777777" w:rsidR="005D357A" w:rsidRPr="00DD7E5A" w:rsidRDefault="005D357A" w:rsidP="005D357A">
            <w:r w:rsidRPr="003255FE">
              <w:rPr>
                <w:rFonts w:eastAsia="Times New Roman"/>
                <w:spacing w:val="-1"/>
                <w:szCs w:val="20"/>
              </w:rPr>
              <w:t>string</w:t>
            </w:r>
          </w:p>
        </w:tc>
        <w:tc>
          <w:tcPr>
            <w:tcW w:w="1583" w:type="pct"/>
            <w:vAlign w:val="center"/>
          </w:tcPr>
          <w:p w14:paraId="0AD1C327" w14:textId="77777777" w:rsidR="005D357A" w:rsidRPr="00DD7E5A" w:rsidRDefault="005D357A" w:rsidP="005D357A">
            <w:r w:rsidRPr="00B1514C">
              <w:t>Ev. meddelande kopplat till resultatkoden</w:t>
            </w:r>
            <w:r>
              <w:t>.</w:t>
            </w:r>
          </w:p>
        </w:tc>
        <w:tc>
          <w:tcPr>
            <w:tcW w:w="383" w:type="pct"/>
            <w:vAlign w:val="center"/>
          </w:tcPr>
          <w:p w14:paraId="2C385FCC" w14:textId="77777777" w:rsidR="005D357A" w:rsidRPr="00C771F9" w:rsidRDefault="005D357A" w:rsidP="005D357A">
            <w:pPr>
              <w:jc w:val="center"/>
              <w:rPr>
                <w:rFonts w:eastAsia="Times New Roman"/>
                <w:spacing w:val="-1"/>
                <w:szCs w:val="20"/>
              </w:rPr>
            </w:pPr>
            <w:r w:rsidRPr="00B1514C">
              <w:rPr>
                <w:rFonts w:eastAsia="Times New Roman"/>
                <w:spacing w:val="-1"/>
                <w:szCs w:val="20"/>
              </w:rPr>
              <w:t>0..1</w:t>
            </w:r>
          </w:p>
        </w:tc>
      </w:tr>
    </w:tbl>
    <w:p w14:paraId="22951995" w14:textId="77777777" w:rsidR="00251EF6" w:rsidRDefault="00251EF6" w:rsidP="00251EF6"/>
    <w:p w14:paraId="4D03291E" w14:textId="77777777" w:rsidR="00251EF6" w:rsidRPr="00ED19D0" w:rsidRDefault="00251EF6" w:rsidP="00251EF6">
      <w:pPr>
        <w:pStyle w:val="Brdtext"/>
      </w:pPr>
    </w:p>
    <w:p w14:paraId="0D4D4263" w14:textId="77777777" w:rsidR="00251EF6" w:rsidRDefault="00251EF6" w:rsidP="00251EF6">
      <w:pPr>
        <w:pStyle w:val="Rubrik3"/>
      </w:pPr>
      <w:bookmarkStart w:id="183" w:name="_Toc149769366"/>
      <w:r>
        <w:t>Övriga regler</w:t>
      </w:r>
      <w:bookmarkEnd w:id="183"/>
    </w:p>
    <w:p w14:paraId="67F88550" w14:textId="77777777" w:rsidR="00251EF6" w:rsidRPr="00C771F9" w:rsidRDefault="00251EF6" w:rsidP="00251EF6">
      <w:r w:rsidRPr="007E3F3B">
        <w:rPr>
          <w:i/>
        </w:rPr>
        <w:t>Till denna informationsmängd finns regler som ej uttrycks i schemafilerna och tabell</w:t>
      </w:r>
      <w:r>
        <w:rPr>
          <w:i/>
        </w:rPr>
        <w:t>en ovan. Dessa återfinns nedan.</w:t>
      </w:r>
    </w:p>
    <w:p w14:paraId="441F347D" w14:textId="77777777" w:rsidR="00251EF6" w:rsidRPr="00C771F9" w:rsidRDefault="00251EF6" w:rsidP="00251EF6"/>
    <w:p w14:paraId="623659A6" w14:textId="759F8146" w:rsidR="006E2EBA" w:rsidRDefault="006E2EBA" w:rsidP="006E2EBA">
      <w:pPr>
        <w:pStyle w:val="Rubrik1"/>
      </w:pPr>
      <w:bookmarkStart w:id="184" w:name="_Toc149769367"/>
      <w:r w:rsidRPr="006E2EBA">
        <w:t xml:space="preserve">Definition av </w:t>
      </w:r>
      <w:r w:rsidR="00546F62">
        <w:t xml:space="preserve">komplexa </w:t>
      </w:r>
      <w:r w:rsidRPr="006E2EBA">
        <w:t>typer</w:t>
      </w:r>
      <w:bookmarkEnd w:id="184"/>
    </w:p>
    <w:p w14:paraId="595DF3D7" w14:textId="54A706FD" w:rsidR="00D12F61" w:rsidRDefault="00D12F61" w:rsidP="00D12F61">
      <w:r w:rsidRPr="00D12F61">
        <w:t xml:space="preserve">För </w:t>
      </w:r>
      <w:proofErr w:type="spellStart"/>
      <w:r w:rsidRPr="00D12F61">
        <w:t>kardinalitet</w:t>
      </w:r>
      <w:proofErr w:type="spellEnd"/>
      <w:r w:rsidR="00E85C28">
        <w:t>,</w:t>
      </w:r>
      <w:r w:rsidRPr="00D12F61">
        <w:t xml:space="preserve"> se beskrivning för respektive tjänsteinteraktion, då den </w:t>
      </w:r>
      <w:r w:rsidR="00594D33">
        <w:t>kan skilja</w:t>
      </w:r>
      <w:r w:rsidRPr="00D12F61">
        <w:t xml:space="preserve"> sig </w:t>
      </w:r>
      <w:r w:rsidR="00594D33">
        <w:t xml:space="preserve">när datatypen används i </w:t>
      </w:r>
      <w:r w:rsidRPr="00D12F61">
        <w:t xml:space="preserve">olika </w:t>
      </w:r>
      <w:r w:rsidR="00594D33">
        <w:t>tjänstekontrakt</w:t>
      </w:r>
      <w:r w:rsidRPr="00D12F61">
        <w:t>.</w:t>
      </w:r>
    </w:p>
    <w:p w14:paraId="52B122EA" w14:textId="77777777" w:rsidR="007D53F9" w:rsidRDefault="007D53F9" w:rsidP="00D12F61"/>
    <w:p w14:paraId="7D87552F" w14:textId="77777777" w:rsidR="007D53F9" w:rsidRDefault="007D53F9" w:rsidP="007D53F9">
      <w:pPr>
        <w:pStyle w:val="Rubrik2"/>
      </w:pPr>
      <w:bookmarkStart w:id="185" w:name="_Toc149769368"/>
      <w:proofErr w:type="spellStart"/>
      <w:r>
        <w:t>ActorType</w:t>
      </w:r>
      <w:bookmarkEnd w:id="185"/>
      <w:proofErr w:type="spellEnd"/>
    </w:p>
    <w:p w14:paraId="4BDBD8A5" w14:textId="138DDB46" w:rsidR="007D53F9" w:rsidRDefault="007D53F9" w:rsidP="007D53F9">
      <w:r>
        <w:t>Flera</w:t>
      </w:r>
      <w:r w:rsidRPr="00DD7E5A">
        <w:t xml:space="preserve"> tjänsteinteraktioner i domänen har e</w:t>
      </w:r>
      <w:r>
        <w:t>tt</w:t>
      </w:r>
      <w:r w:rsidRPr="00DD7E5A">
        <w:t xml:space="preserve"> obligatorisk</w:t>
      </w:r>
      <w:r>
        <w:t>t</w:t>
      </w:r>
      <w:r w:rsidRPr="00DD7E5A">
        <w:t xml:space="preserve"> </w:t>
      </w:r>
      <w:r>
        <w:t>attribut</w:t>
      </w:r>
      <w:r w:rsidRPr="00DD7E5A">
        <w:t xml:space="preserve"> för att </w:t>
      </w:r>
      <w:r>
        <w:t xml:space="preserve">från tjänstekonsumenten </w:t>
      </w:r>
      <w:r w:rsidRPr="00DD7E5A">
        <w:t xml:space="preserve">ange </w:t>
      </w:r>
      <w:r>
        <w:t>typ av aktör som utför operationen</w:t>
      </w:r>
      <w:r w:rsidRPr="00DD7E5A">
        <w:t xml:space="preserve"> (</w:t>
      </w:r>
      <w:r>
        <w:t xml:space="preserve">attributet </w:t>
      </w:r>
      <w:proofErr w:type="spellStart"/>
      <w:r>
        <w:t>a</w:t>
      </w:r>
      <w:r w:rsidRPr="00DD7E5A">
        <w:t>ctor</w:t>
      </w:r>
      <w:proofErr w:type="spellEnd"/>
      <w:r w:rsidRPr="00DD7E5A">
        <w:t xml:space="preserve">). En aktör kan vara </w:t>
      </w:r>
      <w:r>
        <w:t>invånaren själv, vårdnadshavare</w:t>
      </w:r>
      <w:r w:rsidRPr="00DD7E5A">
        <w:t xml:space="preserve"> eller </w:t>
      </w:r>
      <w:r>
        <w:t>en</w:t>
      </w:r>
      <w:r w:rsidRPr="00DD7E5A">
        <w:t xml:space="preserve"> medarbetare i professionen som </w:t>
      </w:r>
      <w:proofErr w:type="spellStart"/>
      <w:r w:rsidRPr="00DD7E5A">
        <w:t>handräcker</w:t>
      </w:r>
      <w:proofErr w:type="spellEnd"/>
      <w:r w:rsidRPr="00DD7E5A">
        <w:t xml:space="preserve"> </w:t>
      </w:r>
      <w:r>
        <w:t>invånaren</w:t>
      </w:r>
      <w:r w:rsidRPr="00DD7E5A">
        <w:t xml:space="preserve"> med genomförandet av bokningen. Det kan </w:t>
      </w:r>
      <w:proofErr w:type="gramStart"/>
      <w:r w:rsidRPr="00DD7E5A">
        <w:t>t.ex.</w:t>
      </w:r>
      <w:proofErr w:type="gramEnd"/>
      <w:r w:rsidRPr="00DD7E5A">
        <w:t xml:space="preserve"> vara en sköterska på 1177 Sjukvårdsrådgivningen som på </w:t>
      </w:r>
      <w:r>
        <w:t>invånaren</w:t>
      </w:r>
      <w:r w:rsidRPr="00DD7E5A">
        <w:t xml:space="preserve">s begäran genomför en bokning via </w:t>
      </w:r>
      <w:r>
        <w:t>1177 Vårdguidens e-tjänster</w:t>
      </w:r>
      <w:r w:rsidRPr="00DD7E5A">
        <w:t xml:space="preserve"> eller via </w:t>
      </w:r>
      <w:r>
        <w:t xml:space="preserve">1177 </w:t>
      </w:r>
      <w:r w:rsidRPr="00DD7E5A">
        <w:t>Rådgivningsstödet.</w:t>
      </w:r>
      <w:r>
        <w:t xml:space="preserve"> </w:t>
      </w:r>
    </w:p>
    <w:p w14:paraId="4C13136C" w14:textId="77777777" w:rsidR="007D53F9" w:rsidRDefault="007D53F9" w:rsidP="007D53F9"/>
    <w:p w14:paraId="12DCFC24" w14:textId="77777777" w:rsidR="007D53F9" w:rsidRDefault="007D53F9" w:rsidP="007D53F9"/>
    <w:tbl>
      <w:tblPr>
        <w:tblStyle w:val="Tabellrutnt"/>
        <w:tblW w:w="5000" w:type="pct"/>
        <w:tblLook w:val="04A0" w:firstRow="1" w:lastRow="0" w:firstColumn="1" w:lastColumn="0" w:noHBand="0" w:noVBand="1"/>
      </w:tblPr>
      <w:tblGrid>
        <w:gridCol w:w="2880"/>
        <w:gridCol w:w="1561"/>
        <w:gridCol w:w="5214"/>
        <w:gridCol w:w="801"/>
      </w:tblGrid>
      <w:tr w:rsidR="007D53F9" w:rsidRPr="000C2908" w14:paraId="1C6E3E89" w14:textId="77777777" w:rsidTr="001A34F6">
        <w:trPr>
          <w:trHeight w:val="384"/>
        </w:trPr>
        <w:tc>
          <w:tcPr>
            <w:tcW w:w="1377" w:type="pct"/>
            <w:shd w:val="clear" w:color="auto" w:fill="D9D9D9" w:themeFill="background1" w:themeFillShade="D9"/>
            <w:vAlign w:val="center"/>
          </w:tcPr>
          <w:p w14:paraId="42C1A5C1" w14:textId="77777777" w:rsidR="007D53F9" w:rsidRPr="000C2908" w:rsidRDefault="007D53F9" w:rsidP="00AC6693">
            <w:pPr>
              <w:rPr>
                <w:b/>
              </w:rPr>
            </w:pPr>
            <w:r w:rsidRPr="000C2908">
              <w:rPr>
                <w:b/>
              </w:rPr>
              <w:lastRenderedPageBreak/>
              <w:t>Namn</w:t>
            </w:r>
          </w:p>
        </w:tc>
        <w:tc>
          <w:tcPr>
            <w:tcW w:w="433" w:type="pct"/>
            <w:shd w:val="clear" w:color="auto" w:fill="D9D9D9" w:themeFill="background1" w:themeFillShade="D9"/>
            <w:vAlign w:val="center"/>
          </w:tcPr>
          <w:p w14:paraId="1A00AB31" w14:textId="77777777" w:rsidR="007D53F9" w:rsidRPr="000C2908" w:rsidRDefault="007D53F9" w:rsidP="00AC6693">
            <w:pPr>
              <w:rPr>
                <w:b/>
              </w:rPr>
            </w:pPr>
            <w:r w:rsidRPr="000C2908">
              <w:rPr>
                <w:b/>
              </w:rPr>
              <w:t>Typ</w:t>
            </w:r>
          </w:p>
        </w:tc>
        <w:tc>
          <w:tcPr>
            <w:tcW w:w="2730" w:type="pct"/>
            <w:shd w:val="clear" w:color="auto" w:fill="D9D9D9" w:themeFill="background1" w:themeFillShade="D9"/>
            <w:vAlign w:val="center"/>
          </w:tcPr>
          <w:p w14:paraId="26B4349E" w14:textId="77777777" w:rsidR="007D53F9" w:rsidRPr="000C2908" w:rsidRDefault="007D53F9" w:rsidP="00AC6693">
            <w:pPr>
              <w:rPr>
                <w:b/>
              </w:rPr>
            </w:pPr>
            <w:r w:rsidRPr="000C2908">
              <w:rPr>
                <w:b/>
              </w:rPr>
              <w:t>Beskrivning</w:t>
            </w:r>
          </w:p>
        </w:tc>
        <w:tc>
          <w:tcPr>
            <w:tcW w:w="460" w:type="pct"/>
            <w:shd w:val="clear" w:color="auto" w:fill="D9D9D9" w:themeFill="background1" w:themeFillShade="D9"/>
          </w:tcPr>
          <w:p w14:paraId="6A53659E" w14:textId="77777777" w:rsidR="007D53F9" w:rsidRPr="000C2908" w:rsidRDefault="007D53F9" w:rsidP="00AC6693">
            <w:pPr>
              <w:jc w:val="center"/>
              <w:rPr>
                <w:b/>
              </w:rPr>
            </w:pPr>
            <w:proofErr w:type="spellStart"/>
            <w:r>
              <w:rPr>
                <w:b/>
              </w:rPr>
              <w:t>Kard</w:t>
            </w:r>
            <w:proofErr w:type="spellEnd"/>
            <w:r>
              <w:rPr>
                <w:b/>
              </w:rPr>
              <w:t>.</w:t>
            </w:r>
          </w:p>
        </w:tc>
      </w:tr>
      <w:tr w:rsidR="007D53F9" w:rsidRPr="000C2908" w14:paraId="18B6C59F" w14:textId="77777777" w:rsidTr="001A34F6">
        <w:tc>
          <w:tcPr>
            <w:tcW w:w="1377" w:type="pct"/>
            <w:vAlign w:val="center"/>
          </w:tcPr>
          <w:p w14:paraId="4C61C2F8" w14:textId="77777777" w:rsidR="007D53F9" w:rsidRPr="000C2908" w:rsidRDefault="007D53F9" w:rsidP="00AC6693">
            <w:pPr>
              <w:rPr>
                <w:rFonts w:eastAsia="Times New Roman"/>
                <w:spacing w:val="-1"/>
                <w:szCs w:val="20"/>
                <w:highlight w:val="yellow"/>
              </w:rPr>
            </w:pPr>
            <w:proofErr w:type="spellStart"/>
            <w:proofErr w:type="gramStart"/>
            <w:r>
              <w:t>actor.</w:t>
            </w:r>
            <w:r w:rsidRPr="00F1374E">
              <w:rPr>
                <w:b/>
                <w:bCs/>
              </w:rPr>
              <w:t>actorId</w:t>
            </w:r>
            <w:proofErr w:type="spellEnd"/>
            <w:proofErr w:type="gramEnd"/>
          </w:p>
        </w:tc>
        <w:tc>
          <w:tcPr>
            <w:tcW w:w="433" w:type="pct"/>
            <w:vAlign w:val="center"/>
          </w:tcPr>
          <w:p w14:paraId="5D817C95" w14:textId="77777777" w:rsidR="007D53F9" w:rsidRPr="000C2908" w:rsidRDefault="007D53F9" w:rsidP="00AC6693">
            <w:pPr>
              <w:rPr>
                <w:rFonts w:eastAsia="Times New Roman"/>
                <w:spacing w:val="-1"/>
                <w:szCs w:val="20"/>
                <w:highlight w:val="yellow"/>
              </w:rPr>
            </w:pPr>
            <w:proofErr w:type="spellStart"/>
            <w:r>
              <w:rPr>
                <w:rFonts w:eastAsia="Times New Roman"/>
                <w:spacing w:val="-1"/>
                <w:szCs w:val="20"/>
              </w:rPr>
              <w:t>IIType</w:t>
            </w:r>
            <w:proofErr w:type="spellEnd"/>
          </w:p>
        </w:tc>
        <w:tc>
          <w:tcPr>
            <w:tcW w:w="2730" w:type="pct"/>
            <w:vAlign w:val="center"/>
          </w:tcPr>
          <w:p w14:paraId="4B954DD3" w14:textId="77777777" w:rsidR="007D53F9" w:rsidRPr="000C2908" w:rsidRDefault="007D53F9" w:rsidP="00AC6693">
            <w:pPr>
              <w:rPr>
                <w:rFonts w:eastAsia="Times New Roman"/>
                <w:spacing w:val="-1"/>
                <w:szCs w:val="20"/>
                <w:highlight w:val="yellow"/>
              </w:rPr>
            </w:pPr>
            <w:r>
              <w:t xml:space="preserve">Identifierare för aktören. Kan vara ett personnummer, samordningsnummer eller </w:t>
            </w:r>
            <w:proofErr w:type="spellStart"/>
            <w:r>
              <w:t>HSAId</w:t>
            </w:r>
            <w:proofErr w:type="spellEnd"/>
            <w:r>
              <w:t xml:space="preserve"> beroende på typ av aktör</w:t>
            </w:r>
          </w:p>
        </w:tc>
        <w:tc>
          <w:tcPr>
            <w:tcW w:w="460" w:type="pct"/>
          </w:tcPr>
          <w:p w14:paraId="39D76E7F" w14:textId="77777777" w:rsidR="007D53F9" w:rsidRDefault="007D53F9" w:rsidP="00AC6693">
            <w:r>
              <w:t>1..1</w:t>
            </w:r>
          </w:p>
        </w:tc>
      </w:tr>
      <w:tr w:rsidR="007D53F9" w:rsidRPr="000C2908" w14:paraId="6BA62082" w14:textId="77777777" w:rsidTr="001A34F6">
        <w:tc>
          <w:tcPr>
            <w:tcW w:w="1377" w:type="pct"/>
            <w:vAlign w:val="center"/>
          </w:tcPr>
          <w:p w14:paraId="36C8232E" w14:textId="77777777" w:rsidR="007D53F9" w:rsidRPr="000C2908" w:rsidRDefault="007D53F9" w:rsidP="00AC6693">
            <w:pPr>
              <w:rPr>
                <w:rFonts w:eastAsia="Times New Roman"/>
                <w:spacing w:val="-1"/>
                <w:szCs w:val="20"/>
                <w:highlight w:val="yellow"/>
              </w:rPr>
            </w:pPr>
            <w:proofErr w:type="spellStart"/>
            <w:proofErr w:type="gramStart"/>
            <w:r>
              <w:t>actor.actorId.</w:t>
            </w:r>
            <w:r w:rsidRPr="00F1374E">
              <w:rPr>
                <w:b/>
                <w:bCs/>
              </w:rPr>
              <w:t>root</w:t>
            </w:r>
            <w:proofErr w:type="spellEnd"/>
            <w:proofErr w:type="gramEnd"/>
          </w:p>
        </w:tc>
        <w:tc>
          <w:tcPr>
            <w:tcW w:w="433" w:type="pct"/>
            <w:vAlign w:val="center"/>
          </w:tcPr>
          <w:p w14:paraId="36FA5AF4" w14:textId="77777777" w:rsidR="007D53F9" w:rsidRPr="000C2908" w:rsidRDefault="007D53F9" w:rsidP="00AC6693">
            <w:pPr>
              <w:rPr>
                <w:rFonts w:eastAsia="Times New Roman"/>
                <w:spacing w:val="-1"/>
                <w:szCs w:val="20"/>
                <w:highlight w:val="yellow"/>
              </w:rPr>
            </w:pPr>
            <w:r>
              <w:rPr>
                <w:rFonts w:eastAsia="Times New Roman"/>
                <w:spacing w:val="-1"/>
                <w:szCs w:val="20"/>
              </w:rPr>
              <w:t>string</w:t>
            </w:r>
          </w:p>
        </w:tc>
        <w:tc>
          <w:tcPr>
            <w:tcW w:w="2730" w:type="pct"/>
            <w:vAlign w:val="center"/>
          </w:tcPr>
          <w:p w14:paraId="3D8001CE" w14:textId="77777777" w:rsidR="007D53F9" w:rsidRDefault="007D53F9" w:rsidP="00AC6693">
            <w:r>
              <w:t>OID som definierar typ av identifierare.</w:t>
            </w:r>
          </w:p>
          <w:p w14:paraId="72D21A65" w14:textId="77777777" w:rsidR="007D53F9" w:rsidRPr="0062004C" w:rsidRDefault="007D53F9" w:rsidP="00AC6693">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1) För PNR </w:t>
            </w:r>
            <w:r>
              <w:rPr>
                <w:rFonts w:ascii="Georgia" w:hAnsi="Georgia"/>
                <w:spacing w:val="-1"/>
                <w:sz w:val="20"/>
                <w:szCs w:val="20"/>
              </w:rPr>
              <w:t xml:space="preserve">ska </w:t>
            </w:r>
            <w:r w:rsidRPr="0062004C">
              <w:rPr>
                <w:rFonts w:ascii="Georgia" w:hAnsi="Georgia"/>
                <w:spacing w:val="-1"/>
                <w:sz w:val="20"/>
                <w:szCs w:val="20"/>
              </w:rPr>
              <w:t xml:space="preserve">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PNR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.2.1.3.1) användas.</w:t>
            </w:r>
          </w:p>
          <w:p w14:paraId="014B7760" w14:textId="77777777" w:rsidR="007D53F9" w:rsidRPr="0062004C" w:rsidRDefault="007D53F9" w:rsidP="00AC6693">
            <w:pPr>
              <w:pStyle w:val="TableParagraph"/>
              <w:spacing w:line="226" w:lineRule="exact"/>
              <w:rPr>
                <w:rFonts w:ascii="Georgia" w:hAnsi="Georgia"/>
                <w:spacing w:val="-1"/>
                <w:sz w:val="20"/>
                <w:szCs w:val="20"/>
              </w:rPr>
            </w:pPr>
          </w:p>
          <w:p w14:paraId="472F59E4" w14:textId="77777777" w:rsidR="007D53F9" w:rsidRDefault="007D53F9" w:rsidP="00AC6693">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2) För SNR </w:t>
            </w:r>
            <w:r>
              <w:rPr>
                <w:rFonts w:ascii="Georgia" w:hAnsi="Georgia"/>
                <w:spacing w:val="-1"/>
                <w:sz w:val="20"/>
                <w:szCs w:val="20"/>
              </w:rPr>
              <w:t xml:space="preserve">ska </w:t>
            </w:r>
            <w:r w:rsidRPr="0062004C">
              <w:rPr>
                <w:rFonts w:ascii="Georgia" w:hAnsi="Georgia"/>
                <w:spacing w:val="-1"/>
                <w:sz w:val="20"/>
                <w:szCs w:val="20"/>
              </w:rPr>
              <w:t xml:space="preserve">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SNR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.2.1.3.3) användas.</w:t>
            </w:r>
          </w:p>
          <w:p w14:paraId="7E986C9F" w14:textId="77777777" w:rsidR="007D53F9" w:rsidRDefault="007D53F9" w:rsidP="00AC6693">
            <w:pPr>
              <w:pStyle w:val="TableParagraph"/>
              <w:spacing w:line="226" w:lineRule="exact"/>
              <w:rPr>
                <w:rFonts w:ascii="Georgia" w:hAnsi="Georgia"/>
                <w:spacing w:val="-1"/>
                <w:sz w:val="20"/>
                <w:szCs w:val="20"/>
              </w:rPr>
            </w:pPr>
          </w:p>
          <w:p w14:paraId="388C118A" w14:textId="77777777" w:rsidR="007D53F9" w:rsidRPr="000C2908" w:rsidRDefault="007D53F9" w:rsidP="00AC6693">
            <w:pPr>
              <w:rPr>
                <w:rFonts w:eastAsia="Times New Roman"/>
                <w:spacing w:val="-1"/>
                <w:szCs w:val="20"/>
                <w:highlight w:val="yellow"/>
              </w:rPr>
            </w:pPr>
            <w:r>
              <w:rPr>
                <w:spacing w:val="-1"/>
                <w:szCs w:val="20"/>
              </w:rPr>
              <w:t xml:space="preserve">3) </w:t>
            </w:r>
            <w:r w:rsidRPr="0062004C">
              <w:rPr>
                <w:spacing w:val="-1"/>
                <w:szCs w:val="20"/>
              </w:rPr>
              <w:t xml:space="preserve">För </w:t>
            </w:r>
            <w:proofErr w:type="spellStart"/>
            <w:r>
              <w:rPr>
                <w:spacing w:val="-1"/>
                <w:szCs w:val="20"/>
              </w:rPr>
              <w:t>HSAId</w:t>
            </w:r>
            <w:proofErr w:type="spellEnd"/>
            <w:r w:rsidRPr="0062004C">
              <w:rPr>
                <w:spacing w:val="-1"/>
                <w:szCs w:val="20"/>
              </w:rPr>
              <w:t xml:space="preserve"> </w:t>
            </w:r>
            <w:r>
              <w:rPr>
                <w:spacing w:val="-1"/>
                <w:szCs w:val="20"/>
              </w:rPr>
              <w:t xml:space="preserve">ska </w:t>
            </w:r>
            <w:proofErr w:type="spellStart"/>
            <w:r w:rsidRPr="0062004C">
              <w:rPr>
                <w:spacing w:val="-1"/>
                <w:szCs w:val="20"/>
              </w:rPr>
              <w:t>oid</w:t>
            </w:r>
            <w:proofErr w:type="spellEnd"/>
            <w:r w:rsidRPr="0062004C">
              <w:rPr>
                <w:spacing w:val="-1"/>
                <w:szCs w:val="20"/>
              </w:rPr>
              <w:t xml:space="preserve"> för </w:t>
            </w:r>
            <w:proofErr w:type="spellStart"/>
            <w:r>
              <w:rPr>
                <w:spacing w:val="-1"/>
                <w:szCs w:val="20"/>
              </w:rPr>
              <w:t>HSAId</w:t>
            </w:r>
            <w:proofErr w:type="spellEnd"/>
            <w:r w:rsidRPr="0062004C">
              <w:rPr>
                <w:spacing w:val="-1"/>
                <w:szCs w:val="20"/>
              </w:rPr>
              <w:t xml:space="preserve"> (</w:t>
            </w:r>
            <w:proofErr w:type="gramStart"/>
            <w:r w:rsidRPr="00411A4A">
              <w:rPr>
                <w:spacing w:val="-1"/>
                <w:szCs w:val="20"/>
              </w:rPr>
              <w:t>1.2.752.129</w:t>
            </w:r>
            <w:proofErr w:type="gramEnd"/>
            <w:r w:rsidRPr="00411A4A">
              <w:rPr>
                <w:spacing w:val="-1"/>
                <w:szCs w:val="20"/>
              </w:rPr>
              <w:t>.2.1.4.1</w:t>
            </w:r>
            <w:r w:rsidRPr="0062004C">
              <w:rPr>
                <w:spacing w:val="-1"/>
                <w:szCs w:val="20"/>
              </w:rPr>
              <w:t>) användas.</w:t>
            </w:r>
          </w:p>
        </w:tc>
        <w:tc>
          <w:tcPr>
            <w:tcW w:w="460" w:type="pct"/>
          </w:tcPr>
          <w:p w14:paraId="7089A5AF" w14:textId="77777777" w:rsidR="007D53F9" w:rsidRDefault="007D53F9" w:rsidP="00AC6693">
            <w:r>
              <w:t>1..1</w:t>
            </w:r>
          </w:p>
        </w:tc>
      </w:tr>
      <w:tr w:rsidR="001A34F6" w:rsidRPr="000C2908" w14:paraId="60A1A8EF" w14:textId="77777777" w:rsidTr="001A34F6">
        <w:tc>
          <w:tcPr>
            <w:tcW w:w="1377" w:type="pct"/>
            <w:vAlign w:val="center"/>
          </w:tcPr>
          <w:p w14:paraId="145AF268" w14:textId="1D9B1409" w:rsidR="001A34F6" w:rsidRDefault="001A34F6" w:rsidP="001A34F6">
            <w:proofErr w:type="spellStart"/>
            <w:proofErr w:type="gramStart"/>
            <w:r>
              <w:t>actor.</w:t>
            </w:r>
            <w:r w:rsidRPr="00F1374E">
              <w:rPr>
                <w:b/>
                <w:bCs/>
              </w:rPr>
              <w:t>actorType</w:t>
            </w:r>
            <w:proofErr w:type="spellEnd"/>
            <w:proofErr w:type="gramEnd"/>
          </w:p>
        </w:tc>
        <w:tc>
          <w:tcPr>
            <w:tcW w:w="433" w:type="pct"/>
            <w:vAlign w:val="center"/>
          </w:tcPr>
          <w:p w14:paraId="001238F5" w14:textId="1D221B25" w:rsidR="001A34F6" w:rsidRDefault="001A34F6" w:rsidP="001A34F6">
            <w:pPr>
              <w:rPr>
                <w:rFonts w:eastAsia="Times New Roman"/>
                <w:spacing w:val="-1"/>
                <w:szCs w:val="20"/>
              </w:rPr>
            </w:pPr>
            <w:proofErr w:type="spellStart"/>
            <w:r>
              <w:rPr>
                <w:rFonts w:eastAsia="Times New Roman"/>
                <w:spacing w:val="-1"/>
                <w:szCs w:val="20"/>
              </w:rPr>
              <w:t>SnomedCtType</w:t>
            </w:r>
            <w:proofErr w:type="spellEnd"/>
            <w:r>
              <w:rPr>
                <w:rFonts w:eastAsia="Times New Roman"/>
                <w:spacing w:val="-1"/>
                <w:szCs w:val="20"/>
              </w:rPr>
              <w:br/>
              <w:t>(</w:t>
            </w:r>
            <w:proofErr w:type="spellStart"/>
            <w:r>
              <w:rPr>
                <w:rFonts w:eastAsia="Times New Roman"/>
                <w:spacing w:val="-1"/>
                <w:szCs w:val="20"/>
              </w:rPr>
              <w:t>CVType</w:t>
            </w:r>
            <w:proofErr w:type="spellEnd"/>
            <w:r>
              <w:rPr>
                <w:rFonts w:eastAsia="Times New Roman"/>
                <w:spacing w:val="-1"/>
                <w:szCs w:val="20"/>
              </w:rPr>
              <w:t>)</w:t>
            </w:r>
          </w:p>
        </w:tc>
        <w:tc>
          <w:tcPr>
            <w:tcW w:w="2730" w:type="pct"/>
            <w:vAlign w:val="center"/>
          </w:tcPr>
          <w:p w14:paraId="561FB2D2" w14:textId="319A72A2" w:rsidR="001A34F6" w:rsidRDefault="001A34F6" w:rsidP="001A34F6">
            <w:r>
              <w:t>Kod som definierar typ av aktör</w:t>
            </w:r>
          </w:p>
        </w:tc>
        <w:tc>
          <w:tcPr>
            <w:tcW w:w="460" w:type="pct"/>
          </w:tcPr>
          <w:p w14:paraId="191BF563" w14:textId="0D2C7497" w:rsidR="001A34F6" w:rsidRDefault="001A34F6" w:rsidP="001A34F6">
            <w:r>
              <w:t>1..1</w:t>
            </w:r>
          </w:p>
        </w:tc>
      </w:tr>
      <w:tr w:rsidR="001A34F6" w:rsidRPr="000C2908" w14:paraId="3A3F3259" w14:textId="77777777" w:rsidTr="001A34F6">
        <w:tc>
          <w:tcPr>
            <w:tcW w:w="1377" w:type="pct"/>
            <w:vAlign w:val="center"/>
          </w:tcPr>
          <w:p w14:paraId="58F67A8A" w14:textId="7D81801F" w:rsidR="001A34F6" w:rsidRDefault="001A34F6" w:rsidP="001A34F6">
            <w:proofErr w:type="spellStart"/>
            <w:proofErr w:type="gramStart"/>
            <w:r>
              <w:t>actor.actorType.</w:t>
            </w:r>
            <w:r w:rsidRPr="00F1374E">
              <w:rPr>
                <w:b/>
                <w:bCs/>
              </w:rPr>
              <w:t>code</w:t>
            </w:r>
            <w:proofErr w:type="spellEnd"/>
            <w:proofErr w:type="gramEnd"/>
          </w:p>
        </w:tc>
        <w:tc>
          <w:tcPr>
            <w:tcW w:w="433" w:type="pct"/>
            <w:vAlign w:val="center"/>
          </w:tcPr>
          <w:p w14:paraId="02C7DC26" w14:textId="6C1D1919" w:rsidR="001A34F6" w:rsidRDefault="001A34F6" w:rsidP="001A34F6">
            <w:pPr>
              <w:rPr>
                <w:rFonts w:eastAsia="Times New Roman"/>
                <w:spacing w:val="-1"/>
                <w:szCs w:val="20"/>
              </w:rPr>
            </w:pPr>
            <w:r>
              <w:rPr>
                <w:rFonts w:eastAsia="Times New Roman"/>
                <w:spacing w:val="-1"/>
                <w:szCs w:val="20"/>
              </w:rPr>
              <w:t>string</w:t>
            </w:r>
          </w:p>
        </w:tc>
        <w:tc>
          <w:tcPr>
            <w:tcW w:w="2730" w:type="pct"/>
            <w:vAlign w:val="center"/>
          </w:tcPr>
          <w:p w14:paraId="65CF9646" w14:textId="3696C016" w:rsidR="001A34F6" w:rsidRDefault="001A34F6" w:rsidP="001A34F6">
            <w:r>
              <w:t>Följande aktörstyper kan uttryckas</w:t>
            </w:r>
            <w:r w:rsidR="00C15666">
              <w:t xml:space="preserve"> enligt följande koder (Se </w:t>
            </w:r>
            <w:proofErr w:type="spellStart"/>
            <w:r w:rsidR="00C15666">
              <w:t>Snomed</w:t>
            </w:r>
            <w:proofErr w:type="spellEnd"/>
            <w:r w:rsidR="00C15666">
              <w:t xml:space="preserve">-CT, </w:t>
            </w:r>
            <w:proofErr w:type="gramStart"/>
            <w:r w:rsidR="00C15666">
              <w:t>Svenska</w:t>
            </w:r>
            <w:proofErr w:type="gramEnd"/>
            <w:r w:rsidR="00C15666">
              <w:t xml:space="preserve"> upplagan)</w:t>
            </w:r>
            <w:r>
              <w:t>:</w:t>
            </w:r>
          </w:p>
          <w:p w14:paraId="75D9D032" w14:textId="77777777" w:rsidR="001A34F6" w:rsidRDefault="001A34F6" w:rsidP="001A34F6"/>
          <w:p w14:paraId="67284E71" w14:textId="1056294F" w:rsidR="001A34F6" w:rsidRDefault="001A34F6" w:rsidP="00C15666">
            <w:r>
              <w:t>Invånare är själv aktören</w:t>
            </w:r>
            <w:r w:rsidR="00C15666">
              <w:t xml:space="preserve"> = </w:t>
            </w:r>
            <w:proofErr w:type="gramStart"/>
            <w:r w:rsidR="00C15666" w:rsidRPr="00C15666">
              <w:t>116154003</w:t>
            </w:r>
            <w:proofErr w:type="gramEnd"/>
          </w:p>
          <w:p w14:paraId="2664C68C" w14:textId="3F1094C2" w:rsidR="00C15666" w:rsidRDefault="00C15666" w:rsidP="00C15666">
            <w:r>
              <w:t xml:space="preserve">Vårdnadshavare = </w:t>
            </w:r>
            <w:proofErr w:type="gramStart"/>
            <w:r w:rsidRPr="00C15666">
              <w:t>60101000052104</w:t>
            </w:r>
            <w:proofErr w:type="gramEnd"/>
          </w:p>
          <w:p w14:paraId="60BD986C" w14:textId="3B134C77" w:rsidR="00C15666" w:rsidRDefault="00C15666" w:rsidP="00C15666">
            <w:r>
              <w:t xml:space="preserve">God man = </w:t>
            </w:r>
            <w:proofErr w:type="gramStart"/>
            <w:r w:rsidRPr="00C15666">
              <w:t>60081000052107</w:t>
            </w:r>
            <w:proofErr w:type="gramEnd"/>
          </w:p>
          <w:p w14:paraId="59187BB5" w14:textId="713D0A9E" w:rsidR="00C15666" w:rsidRDefault="00C15666" w:rsidP="00C15666">
            <w:r>
              <w:t xml:space="preserve">Förmyndare = </w:t>
            </w:r>
            <w:proofErr w:type="gramStart"/>
            <w:r w:rsidRPr="00C15666">
              <w:t>60121000052105</w:t>
            </w:r>
            <w:proofErr w:type="gramEnd"/>
          </w:p>
          <w:p w14:paraId="55B6383F" w14:textId="2B0BA586" w:rsidR="00C15666" w:rsidRDefault="00C15666" w:rsidP="00C15666">
            <w:r>
              <w:t xml:space="preserve">Hälso- och sjukvårdspersonal = </w:t>
            </w:r>
            <w:proofErr w:type="gramStart"/>
            <w:r w:rsidRPr="00C15666">
              <w:t>223366009</w:t>
            </w:r>
            <w:proofErr w:type="gramEnd"/>
          </w:p>
          <w:p w14:paraId="48555361" w14:textId="49169F52" w:rsidR="00C15666" w:rsidRDefault="00C15666" w:rsidP="00C15666"/>
        </w:tc>
        <w:tc>
          <w:tcPr>
            <w:tcW w:w="460" w:type="pct"/>
          </w:tcPr>
          <w:p w14:paraId="0C6C8536" w14:textId="3358CD64" w:rsidR="001A34F6" w:rsidRDefault="001A34F6" w:rsidP="001A34F6">
            <w:r w:rsidRPr="00536F82">
              <w:rPr>
                <w:rFonts w:eastAsia="Times New Roman"/>
                <w:spacing w:val="-1"/>
                <w:szCs w:val="20"/>
              </w:rPr>
              <w:t>1..1</w:t>
            </w:r>
          </w:p>
        </w:tc>
      </w:tr>
      <w:tr w:rsidR="001A34F6" w:rsidRPr="000C2908" w14:paraId="50A58597" w14:textId="77777777" w:rsidTr="001A34F6">
        <w:tc>
          <w:tcPr>
            <w:tcW w:w="1377" w:type="pct"/>
            <w:vAlign w:val="center"/>
          </w:tcPr>
          <w:p w14:paraId="515E3670" w14:textId="70CC5229" w:rsidR="001A34F6" w:rsidRDefault="001A34F6" w:rsidP="001A34F6">
            <w:proofErr w:type="spellStart"/>
            <w:proofErr w:type="gramStart"/>
            <w:r>
              <w:t>actor.actorType.</w:t>
            </w:r>
            <w:r w:rsidRPr="00F1374E">
              <w:rPr>
                <w:b/>
                <w:bCs/>
              </w:rPr>
              <w:t>codeSystem</w:t>
            </w:r>
            <w:proofErr w:type="spellEnd"/>
            <w:proofErr w:type="gramEnd"/>
          </w:p>
        </w:tc>
        <w:tc>
          <w:tcPr>
            <w:tcW w:w="433" w:type="pct"/>
            <w:vAlign w:val="center"/>
          </w:tcPr>
          <w:p w14:paraId="265B3477" w14:textId="6978F11E" w:rsidR="001A34F6" w:rsidRDefault="001A34F6" w:rsidP="001A34F6">
            <w:pPr>
              <w:rPr>
                <w:rFonts w:eastAsia="Times New Roman"/>
                <w:spacing w:val="-1"/>
                <w:szCs w:val="20"/>
              </w:rPr>
            </w:pPr>
            <w:r>
              <w:rPr>
                <w:rFonts w:eastAsia="Times New Roman"/>
                <w:spacing w:val="-1"/>
                <w:szCs w:val="20"/>
              </w:rPr>
              <w:t>string</w:t>
            </w:r>
          </w:p>
        </w:tc>
        <w:tc>
          <w:tcPr>
            <w:tcW w:w="2730" w:type="pct"/>
            <w:vAlign w:val="center"/>
          </w:tcPr>
          <w:p w14:paraId="13F8818A" w14:textId="5CE6A704" w:rsidR="001A34F6" w:rsidRDefault="001A34F6" w:rsidP="001A34F6">
            <w:r>
              <w:t xml:space="preserve">Aktörstypen uttrycks som en </w:t>
            </w:r>
            <w:proofErr w:type="spellStart"/>
            <w:r>
              <w:t>Snomed</w:t>
            </w:r>
            <w:proofErr w:type="spellEnd"/>
            <w:r>
              <w:t xml:space="preserve">-CT kod. Attributet </w:t>
            </w:r>
            <w:proofErr w:type="spellStart"/>
            <w:r>
              <w:t>codeSystem</w:t>
            </w:r>
            <w:proofErr w:type="spellEnd"/>
            <w:r>
              <w:t xml:space="preserve"> sätts till ”</w:t>
            </w:r>
            <w:proofErr w:type="gramStart"/>
            <w:r w:rsidRPr="001A34F6">
              <w:t>1.2.752.116</w:t>
            </w:r>
            <w:proofErr w:type="gramEnd"/>
            <w:r w:rsidRPr="001A34F6">
              <w:t>.2.1.1</w:t>
            </w:r>
            <w:r>
              <w:t>”</w:t>
            </w:r>
          </w:p>
        </w:tc>
        <w:tc>
          <w:tcPr>
            <w:tcW w:w="460" w:type="pct"/>
          </w:tcPr>
          <w:p w14:paraId="3F8E4979" w14:textId="5FC70069" w:rsidR="001A34F6" w:rsidRDefault="001A34F6" w:rsidP="001A34F6">
            <w:r w:rsidRPr="00536F82">
              <w:rPr>
                <w:rFonts w:eastAsia="Times New Roman"/>
                <w:spacing w:val="-1"/>
                <w:szCs w:val="20"/>
              </w:rPr>
              <w:t>1..1</w:t>
            </w:r>
          </w:p>
        </w:tc>
      </w:tr>
    </w:tbl>
    <w:p w14:paraId="64CABEE9" w14:textId="77777777" w:rsidR="00D12F61" w:rsidRDefault="00D12F61" w:rsidP="00D12F61"/>
    <w:p w14:paraId="3BDBE259" w14:textId="77777777" w:rsidR="007D53F9" w:rsidRPr="00D12F61" w:rsidRDefault="007D53F9" w:rsidP="00D12F61"/>
    <w:p w14:paraId="34073C0F" w14:textId="77777777" w:rsidR="00594D33" w:rsidRDefault="00594D33" w:rsidP="00594D33">
      <w:bookmarkStart w:id="186" w:name="_TimeslotType"/>
      <w:bookmarkEnd w:id="186"/>
    </w:p>
    <w:p w14:paraId="5304DF85" w14:textId="5FBD5535" w:rsidR="00C21CCC" w:rsidRDefault="00C21CCC" w:rsidP="00C21CCC">
      <w:r w:rsidRPr="00DD7E5A">
        <w:t xml:space="preserve">Följande </w:t>
      </w:r>
      <w:r w:rsidR="0010069A">
        <w:t xml:space="preserve">exempel på </w:t>
      </w:r>
      <w:proofErr w:type="spellStart"/>
      <w:r w:rsidRPr="00DD7E5A">
        <w:t>xml</w:t>
      </w:r>
      <w:proofErr w:type="spellEnd"/>
      <w:r w:rsidRPr="00DD7E5A">
        <w:t xml:space="preserve">-struktur anger att aktören är en </w:t>
      </w:r>
      <w:r>
        <w:t>patient</w:t>
      </w:r>
      <w:r w:rsidRPr="00DD7E5A">
        <w:t>/</w:t>
      </w:r>
      <w:r>
        <w:t>invånare</w:t>
      </w:r>
      <w:r w:rsidRPr="00DD7E5A">
        <w:t xml:space="preserve">. </w:t>
      </w:r>
      <w:proofErr w:type="spellStart"/>
      <w:r w:rsidRPr="00DD7E5A">
        <w:t>ActorId</w:t>
      </w:r>
      <w:proofErr w:type="spellEnd"/>
      <w:r w:rsidRPr="00DD7E5A">
        <w:t xml:space="preserve"> ska d</w:t>
      </w:r>
      <w:r>
        <w:t xml:space="preserve">å vara </w:t>
      </w:r>
      <w:r w:rsidRPr="00DD7E5A">
        <w:t>personnummer/samordningsnummer:</w:t>
      </w:r>
    </w:p>
    <w:p w14:paraId="7CFFC9CE" w14:textId="77777777" w:rsidR="00C21CCC" w:rsidRDefault="00C21CCC" w:rsidP="00C21CCC"/>
    <w:tbl>
      <w:tblPr>
        <w:tblStyle w:val="Tabellrutnt"/>
        <w:tblW w:w="0" w:type="auto"/>
        <w:tblLook w:val="04A0" w:firstRow="1" w:lastRow="0" w:firstColumn="1" w:lastColumn="0" w:noHBand="0" w:noVBand="1"/>
      </w:tblPr>
      <w:tblGrid>
        <w:gridCol w:w="10456"/>
      </w:tblGrid>
      <w:tr w:rsidR="00C21CCC" w14:paraId="3C7B377C" w14:textId="77777777" w:rsidTr="00DA2D57">
        <w:tc>
          <w:tcPr>
            <w:tcW w:w="10456" w:type="dxa"/>
            <w:shd w:val="clear" w:color="auto" w:fill="DDD9C3" w:themeFill="background2" w:themeFillShade="E6"/>
          </w:tcPr>
          <w:p w14:paraId="7BEDD187"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&lt;</w:t>
            </w:r>
            <w:proofErr w:type="spellStart"/>
            <w:proofErr w:type="gramStart"/>
            <w:r w:rsidRPr="00824741">
              <w:rPr>
                <w:rFonts w:ascii="Courier New" w:hAnsi="Courier New" w:cs="Courier New"/>
                <w:color w:val="000000" w:themeColor="text1"/>
                <w:sz w:val="16"/>
                <w:szCs w:val="16"/>
                <w:lang w:val="en-US"/>
              </w:rPr>
              <w:t>ah:Actor</w:t>
            </w:r>
            <w:proofErr w:type="spellEnd"/>
            <w:proofErr w:type="gramEnd"/>
            <w:r w:rsidRPr="00824741">
              <w:rPr>
                <w:rFonts w:ascii="Courier New" w:hAnsi="Courier New" w:cs="Courier New"/>
                <w:color w:val="000000" w:themeColor="text1"/>
                <w:sz w:val="16"/>
                <w:szCs w:val="16"/>
                <w:lang w:val="en-US"/>
              </w:rPr>
              <w:t xml:space="preserve"> </w:t>
            </w:r>
            <w:proofErr w:type="spellStart"/>
            <w:r w:rsidRPr="00824741">
              <w:rPr>
                <w:rFonts w:ascii="Courier New" w:hAnsi="Courier New" w:cs="Courier New"/>
                <w:color w:val="000000" w:themeColor="text1"/>
                <w:sz w:val="16"/>
                <w:szCs w:val="16"/>
                <w:lang w:val="en-US"/>
              </w:rPr>
              <w:t>xmlns:ah</w:t>
            </w:r>
            <w:proofErr w:type="spellEnd"/>
            <w:r w:rsidRPr="00824741">
              <w:rPr>
                <w:rFonts w:ascii="Courier New" w:hAnsi="Courier New" w:cs="Courier New"/>
                <w:color w:val="000000" w:themeColor="text1"/>
                <w:sz w:val="16"/>
                <w:szCs w:val="16"/>
                <w:lang w:val="en-US"/>
              </w:rPr>
              <w:t>=”urn:riv:interoperability:headers:1” &gt;</w:t>
            </w:r>
          </w:p>
          <w:p w14:paraId="6D8C253F"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ah:actorId</w:t>
            </w:r>
            <w:proofErr w:type="spellEnd"/>
            <w:proofErr w:type="gramEnd"/>
            <w:r w:rsidRPr="00824741">
              <w:rPr>
                <w:rFonts w:ascii="Courier New" w:hAnsi="Courier New" w:cs="Courier New"/>
                <w:color w:val="000000" w:themeColor="text1"/>
                <w:sz w:val="16"/>
                <w:szCs w:val="16"/>
                <w:lang w:val="en-US"/>
              </w:rPr>
              <w:t>&gt;</w:t>
            </w:r>
          </w:p>
          <w:p w14:paraId="347DCFCF" w14:textId="6800288A"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ah:root</w:t>
            </w:r>
            <w:proofErr w:type="spellEnd"/>
            <w:proofErr w:type="gramEnd"/>
            <w:r w:rsidRPr="00824741">
              <w:rPr>
                <w:rFonts w:ascii="Courier New" w:hAnsi="Courier New" w:cs="Courier New"/>
                <w:color w:val="000000" w:themeColor="text1"/>
                <w:sz w:val="16"/>
                <w:szCs w:val="16"/>
                <w:lang w:val="en-US"/>
              </w:rPr>
              <w:t>&gt;</w:t>
            </w:r>
            <w:r w:rsidR="002D5E20" w:rsidRPr="002D5E20">
              <w:rPr>
                <w:rFonts w:ascii="Courier New" w:hAnsi="Courier New" w:cs="Courier New"/>
                <w:color w:val="000000" w:themeColor="text1"/>
                <w:sz w:val="16"/>
                <w:szCs w:val="16"/>
              </w:rPr>
              <w:t>1.2.752.129.2.1.3.1</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ah:root</w:t>
            </w:r>
            <w:proofErr w:type="spellEnd"/>
            <w:r w:rsidRPr="00824741">
              <w:rPr>
                <w:rFonts w:ascii="Courier New" w:hAnsi="Courier New" w:cs="Courier New"/>
                <w:color w:val="000000" w:themeColor="text1"/>
                <w:sz w:val="16"/>
                <w:szCs w:val="16"/>
                <w:lang w:val="en-US"/>
              </w:rPr>
              <w:t>&gt;</w:t>
            </w:r>
          </w:p>
          <w:p w14:paraId="5999FDA8" w14:textId="65F5E2FC"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ah:extension</w:t>
            </w:r>
            <w:proofErr w:type="spellEnd"/>
            <w:proofErr w:type="gramEnd"/>
            <w:r w:rsidRPr="00824741">
              <w:rPr>
                <w:rFonts w:ascii="Courier New" w:hAnsi="Courier New" w:cs="Courier New"/>
                <w:color w:val="000000" w:themeColor="text1"/>
                <w:sz w:val="16"/>
                <w:szCs w:val="16"/>
                <w:lang w:val="en-US"/>
              </w:rPr>
              <w:t>&gt;</w:t>
            </w:r>
            <w:r w:rsidR="002D5E20">
              <w:rPr>
                <w:rFonts w:ascii="Courier New" w:hAnsi="Courier New" w:cs="Courier New"/>
                <w:color w:val="000000" w:themeColor="text1"/>
                <w:sz w:val="16"/>
                <w:szCs w:val="16"/>
                <w:lang w:val="en-US"/>
              </w:rPr>
              <w:t>191212121212</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ah:extension</w:t>
            </w:r>
            <w:proofErr w:type="spellEnd"/>
            <w:r w:rsidRPr="00824741">
              <w:rPr>
                <w:rFonts w:ascii="Courier New" w:hAnsi="Courier New" w:cs="Courier New"/>
                <w:color w:val="000000" w:themeColor="text1"/>
                <w:sz w:val="16"/>
                <w:szCs w:val="16"/>
                <w:lang w:val="en-US"/>
              </w:rPr>
              <w:t>&gt;</w:t>
            </w:r>
          </w:p>
          <w:p w14:paraId="03A4FE7C"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ah:actorId</w:t>
            </w:r>
            <w:proofErr w:type="spellEnd"/>
            <w:proofErr w:type="gramEnd"/>
            <w:r w:rsidRPr="00824741">
              <w:rPr>
                <w:rFonts w:ascii="Courier New" w:hAnsi="Courier New" w:cs="Courier New"/>
                <w:color w:val="000000" w:themeColor="text1"/>
                <w:sz w:val="16"/>
                <w:szCs w:val="16"/>
                <w:lang w:val="en-US"/>
              </w:rPr>
              <w:t>&gt;</w:t>
            </w:r>
          </w:p>
          <w:p w14:paraId="6BC39676"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ah:actorType</w:t>
            </w:r>
            <w:proofErr w:type="spellEnd"/>
            <w:proofErr w:type="gramEnd"/>
            <w:r w:rsidRPr="00824741">
              <w:rPr>
                <w:rFonts w:ascii="Courier New" w:hAnsi="Courier New" w:cs="Courier New"/>
                <w:color w:val="000000" w:themeColor="text1"/>
                <w:sz w:val="16"/>
                <w:szCs w:val="16"/>
                <w:lang w:val="en-US"/>
              </w:rPr>
              <w:t>&gt;</w:t>
            </w:r>
          </w:p>
          <w:p w14:paraId="49702EA5" w14:textId="2D189F7E"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ah:code</w:t>
            </w:r>
            <w:proofErr w:type="spellEnd"/>
            <w:proofErr w:type="gramEnd"/>
            <w:r w:rsidRPr="00824741">
              <w:rPr>
                <w:rFonts w:ascii="Courier New" w:hAnsi="Courier New" w:cs="Courier New"/>
                <w:color w:val="000000" w:themeColor="text1"/>
                <w:sz w:val="16"/>
                <w:szCs w:val="16"/>
                <w:lang w:val="en-US"/>
              </w:rPr>
              <w:t>&gt;</w:t>
            </w:r>
            <w:r w:rsidR="0010069A" w:rsidRPr="0010069A">
              <w:rPr>
                <w:rFonts w:ascii="Courier New" w:hAnsi="Courier New" w:cs="Courier New"/>
                <w:color w:val="000000" w:themeColor="text1"/>
                <w:sz w:val="16"/>
                <w:szCs w:val="16"/>
              </w:rPr>
              <w:t>116154003</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ah:code</w:t>
            </w:r>
            <w:proofErr w:type="spellEnd"/>
            <w:r w:rsidRPr="00824741">
              <w:rPr>
                <w:rFonts w:ascii="Courier New" w:hAnsi="Courier New" w:cs="Courier New"/>
                <w:color w:val="000000" w:themeColor="text1"/>
                <w:sz w:val="16"/>
                <w:szCs w:val="16"/>
                <w:lang w:val="en-US"/>
              </w:rPr>
              <w:t>&gt;</w:t>
            </w:r>
          </w:p>
          <w:p w14:paraId="6FBA3A7E" w14:textId="5DCD158C"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ah:codeSystem</w:t>
            </w:r>
            <w:proofErr w:type="spellEnd"/>
            <w:proofErr w:type="gramEnd"/>
            <w:r w:rsidRPr="00824741">
              <w:rPr>
                <w:rFonts w:ascii="Courier New" w:hAnsi="Courier New" w:cs="Courier New"/>
                <w:color w:val="000000" w:themeColor="text1"/>
                <w:sz w:val="16"/>
                <w:szCs w:val="16"/>
                <w:lang w:val="en-US"/>
              </w:rPr>
              <w:t>&gt;</w:t>
            </w:r>
            <w:r w:rsidR="0010069A" w:rsidRPr="0010069A">
              <w:rPr>
                <w:rFonts w:ascii="Courier New" w:hAnsi="Courier New" w:cs="Courier New"/>
                <w:color w:val="000000" w:themeColor="text1"/>
                <w:sz w:val="16"/>
                <w:szCs w:val="16"/>
              </w:rPr>
              <w:t>1.2.752.116.2.1.1</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ah:codeSystem</w:t>
            </w:r>
            <w:proofErr w:type="spellEnd"/>
            <w:r w:rsidRPr="00824741">
              <w:rPr>
                <w:rFonts w:ascii="Courier New" w:hAnsi="Courier New" w:cs="Courier New"/>
                <w:color w:val="000000" w:themeColor="text1"/>
                <w:sz w:val="16"/>
                <w:szCs w:val="16"/>
                <w:lang w:val="en-US"/>
              </w:rPr>
              <w:t>&gt;</w:t>
            </w:r>
          </w:p>
          <w:p w14:paraId="5662E9B6"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lastRenderedPageBreak/>
              <w:t xml:space="preserve">    &lt;/</w:t>
            </w:r>
            <w:proofErr w:type="spellStart"/>
            <w:proofErr w:type="gramStart"/>
            <w:r w:rsidRPr="00824741">
              <w:rPr>
                <w:rFonts w:ascii="Courier New" w:hAnsi="Courier New" w:cs="Courier New"/>
                <w:color w:val="000000" w:themeColor="text1"/>
                <w:sz w:val="16"/>
                <w:szCs w:val="16"/>
                <w:lang w:val="en-US"/>
              </w:rPr>
              <w:t>ah:actorType</w:t>
            </w:r>
            <w:proofErr w:type="spellEnd"/>
            <w:proofErr w:type="gramEnd"/>
            <w:r w:rsidRPr="00824741">
              <w:rPr>
                <w:rFonts w:ascii="Courier New" w:hAnsi="Courier New" w:cs="Courier New"/>
                <w:color w:val="000000" w:themeColor="text1"/>
                <w:sz w:val="16"/>
                <w:szCs w:val="16"/>
                <w:lang w:val="en-US"/>
              </w:rPr>
              <w:t>&gt;</w:t>
            </w:r>
          </w:p>
          <w:p w14:paraId="2BACC15C" w14:textId="77777777" w:rsidR="00C21CCC" w:rsidRDefault="00C21CCC" w:rsidP="00DA2D57">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&lt;/</w:t>
            </w:r>
            <w:proofErr w:type="spellStart"/>
            <w:proofErr w:type="gramStart"/>
            <w:r w:rsidRPr="00824741">
              <w:rPr>
                <w:rFonts w:ascii="Courier New" w:hAnsi="Courier New" w:cs="Courier New"/>
                <w:color w:val="000000" w:themeColor="text1"/>
                <w:sz w:val="16"/>
                <w:szCs w:val="16"/>
              </w:rPr>
              <w:t>ah:Actor</w:t>
            </w:r>
            <w:proofErr w:type="spellEnd"/>
            <w:proofErr w:type="gramEnd"/>
            <w:r w:rsidRPr="00824741">
              <w:rPr>
                <w:rFonts w:ascii="Courier New" w:hAnsi="Courier New" w:cs="Courier New"/>
                <w:color w:val="000000" w:themeColor="text1"/>
                <w:sz w:val="16"/>
                <w:szCs w:val="16"/>
              </w:rPr>
              <w:t>&gt;</w:t>
            </w:r>
          </w:p>
          <w:p w14:paraId="1D82C2E3" w14:textId="77777777" w:rsidR="00C21CCC" w:rsidRDefault="00C21CCC" w:rsidP="00DA2D57"/>
        </w:tc>
      </w:tr>
    </w:tbl>
    <w:p w14:paraId="5E0C72A7" w14:textId="77777777" w:rsidR="00C21CCC" w:rsidRDefault="00C21CCC" w:rsidP="00C21CCC"/>
    <w:p w14:paraId="1E974C02" w14:textId="77777777" w:rsidR="00C21CCC" w:rsidRPr="00DD7E5A" w:rsidRDefault="00C21CCC" w:rsidP="00C21CCC"/>
    <w:p w14:paraId="2D4BAC50" w14:textId="77777777" w:rsidR="00C21CCC" w:rsidRPr="00DD7E5A" w:rsidRDefault="00C21CCC" w:rsidP="00C21CCC"/>
    <w:p w14:paraId="4B1E4CC2" w14:textId="02B89702" w:rsidR="00C21CCC" w:rsidRDefault="00C21CCC" w:rsidP="00C21CCC">
      <w:r w:rsidRPr="00DD7E5A">
        <w:t xml:space="preserve">Följande </w:t>
      </w:r>
      <w:r w:rsidR="0010069A">
        <w:t xml:space="preserve">exempel på </w:t>
      </w:r>
      <w:proofErr w:type="spellStart"/>
      <w:r w:rsidRPr="00DD7E5A">
        <w:t>xml</w:t>
      </w:r>
      <w:proofErr w:type="spellEnd"/>
      <w:r w:rsidRPr="00DD7E5A">
        <w:t>-struktur anger att aktören är en medarbetare i professionen</w:t>
      </w:r>
      <w:r w:rsidR="0010069A">
        <w:t xml:space="preserve"> (hälso- och sjukvårdspersonal)</w:t>
      </w:r>
      <w:r w:rsidRPr="00DD7E5A">
        <w:t xml:space="preserve">.  </w:t>
      </w:r>
      <w:proofErr w:type="spellStart"/>
      <w:r w:rsidRPr="00DD7E5A">
        <w:t>actorId</w:t>
      </w:r>
      <w:proofErr w:type="spellEnd"/>
      <w:r w:rsidRPr="00DD7E5A">
        <w:t xml:space="preserve"> ska då vara medarbetare</w:t>
      </w:r>
      <w:r>
        <w:t>ns</w:t>
      </w:r>
      <w:r w:rsidRPr="00DD7E5A">
        <w:t xml:space="preserve"> HSA-id:</w:t>
      </w:r>
    </w:p>
    <w:p w14:paraId="64738431" w14:textId="77777777" w:rsidR="00C21CCC" w:rsidRDefault="00C21CCC" w:rsidP="00C21CCC"/>
    <w:tbl>
      <w:tblPr>
        <w:tblStyle w:val="Tabellrutnt"/>
        <w:tblW w:w="0" w:type="auto"/>
        <w:tblLook w:val="04A0" w:firstRow="1" w:lastRow="0" w:firstColumn="1" w:lastColumn="0" w:noHBand="0" w:noVBand="1"/>
      </w:tblPr>
      <w:tblGrid>
        <w:gridCol w:w="10456"/>
      </w:tblGrid>
      <w:tr w:rsidR="00C21CCC" w14:paraId="464CA74F" w14:textId="77777777" w:rsidTr="00DA2D57">
        <w:tc>
          <w:tcPr>
            <w:tcW w:w="10456" w:type="dxa"/>
            <w:shd w:val="clear" w:color="auto" w:fill="DDD9C3" w:themeFill="background2" w:themeFillShade="E6"/>
          </w:tcPr>
          <w:p w14:paraId="3EA34436"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&lt;</w:t>
            </w:r>
            <w:proofErr w:type="spellStart"/>
            <w:proofErr w:type="gramStart"/>
            <w:r w:rsidRPr="00824741">
              <w:rPr>
                <w:rFonts w:ascii="Courier New" w:hAnsi="Courier New" w:cs="Courier New"/>
                <w:color w:val="000000" w:themeColor="text1"/>
                <w:sz w:val="16"/>
                <w:szCs w:val="16"/>
                <w:lang w:val="en-US"/>
              </w:rPr>
              <w:t>ah:Actor</w:t>
            </w:r>
            <w:proofErr w:type="spellEnd"/>
            <w:proofErr w:type="gramEnd"/>
            <w:r w:rsidRPr="00824741">
              <w:rPr>
                <w:rFonts w:ascii="Courier New" w:hAnsi="Courier New" w:cs="Courier New"/>
                <w:color w:val="000000" w:themeColor="text1"/>
                <w:sz w:val="16"/>
                <w:szCs w:val="16"/>
                <w:lang w:val="en-US"/>
              </w:rPr>
              <w:t xml:space="preserve"> </w:t>
            </w:r>
            <w:proofErr w:type="spellStart"/>
            <w:r w:rsidRPr="00824741">
              <w:rPr>
                <w:rFonts w:ascii="Courier New" w:hAnsi="Courier New" w:cs="Courier New"/>
                <w:color w:val="000000" w:themeColor="text1"/>
                <w:sz w:val="16"/>
                <w:szCs w:val="16"/>
                <w:lang w:val="en-US"/>
              </w:rPr>
              <w:t>xmlns:ah</w:t>
            </w:r>
            <w:proofErr w:type="spellEnd"/>
            <w:r w:rsidRPr="00824741">
              <w:rPr>
                <w:rFonts w:ascii="Courier New" w:hAnsi="Courier New" w:cs="Courier New"/>
                <w:color w:val="000000" w:themeColor="text1"/>
                <w:sz w:val="16"/>
                <w:szCs w:val="16"/>
                <w:lang w:val="en-US"/>
              </w:rPr>
              <w:t>=”urn:riv:interoperability:headers:1” &gt;</w:t>
            </w:r>
          </w:p>
          <w:p w14:paraId="187CA17D"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ah:actorId</w:t>
            </w:r>
            <w:proofErr w:type="spellEnd"/>
            <w:proofErr w:type="gramEnd"/>
            <w:r w:rsidRPr="00824741">
              <w:rPr>
                <w:rFonts w:ascii="Courier New" w:hAnsi="Courier New" w:cs="Courier New"/>
                <w:color w:val="000000" w:themeColor="text1"/>
                <w:sz w:val="16"/>
                <w:szCs w:val="16"/>
                <w:lang w:val="en-US"/>
              </w:rPr>
              <w:t>&gt;</w:t>
            </w:r>
          </w:p>
          <w:p w14:paraId="004BF209" w14:textId="2ED14F8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ah:root</w:t>
            </w:r>
            <w:proofErr w:type="spellEnd"/>
            <w:proofErr w:type="gramEnd"/>
            <w:r w:rsidRPr="00824741">
              <w:rPr>
                <w:rFonts w:ascii="Courier New" w:hAnsi="Courier New" w:cs="Courier New"/>
                <w:color w:val="000000" w:themeColor="text1"/>
                <w:sz w:val="16"/>
                <w:szCs w:val="16"/>
                <w:lang w:val="en-US"/>
              </w:rPr>
              <w:t>&gt;</w:t>
            </w:r>
            <w:r w:rsidR="000E36AC" w:rsidRPr="002D5E20">
              <w:rPr>
                <w:rFonts w:ascii="Courier New" w:hAnsi="Courier New" w:cs="Courier New"/>
                <w:color w:val="000000" w:themeColor="text1"/>
                <w:sz w:val="16"/>
                <w:szCs w:val="16"/>
              </w:rPr>
              <w:t>1.2.752.129.2.1.4.1</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ah:root</w:t>
            </w:r>
            <w:proofErr w:type="spellEnd"/>
            <w:r w:rsidRPr="00824741">
              <w:rPr>
                <w:rFonts w:ascii="Courier New" w:hAnsi="Courier New" w:cs="Courier New"/>
                <w:color w:val="000000" w:themeColor="text1"/>
                <w:sz w:val="16"/>
                <w:szCs w:val="16"/>
                <w:lang w:val="en-US"/>
              </w:rPr>
              <w:t>&gt;</w:t>
            </w:r>
          </w:p>
          <w:p w14:paraId="7C90EA87" w14:textId="7D351429"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ah:extension</w:t>
            </w:r>
            <w:proofErr w:type="spellEnd"/>
            <w:proofErr w:type="gramEnd"/>
            <w:r w:rsidRPr="00824741">
              <w:rPr>
                <w:rFonts w:ascii="Courier New" w:hAnsi="Courier New" w:cs="Courier New"/>
                <w:color w:val="000000" w:themeColor="text1"/>
                <w:sz w:val="16"/>
                <w:szCs w:val="16"/>
                <w:lang w:val="en-US"/>
              </w:rPr>
              <w:t>&gt;</w:t>
            </w:r>
            <w:r w:rsidR="000E36AC" w:rsidRPr="00824741">
              <w:rPr>
                <w:rFonts w:ascii="Courier New" w:hAnsi="Courier New" w:cs="Courier New"/>
                <w:color w:val="000000" w:themeColor="text1"/>
                <w:sz w:val="16"/>
                <w:szCs w:val="16"/>
                <w:lang w:val="en-US"/>
              </w:rPr>
              <w:t>SE123456-ETT-HSAID</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ah:extension</w:t>
            </w:r>
            <w:proofErr w:type="spellEnd"/>
            <w:r w:rsidRPr="00824741">
              <w:rPr>
                <w:rFonts w:ascii="Courier New" w:hAnsi="Courier New" w:cs="Courier New"/>
                <w:color w:val="000000" w:themeColor="text1"/>
                <w:sz w:val="16"/>
                <w:szCs w:val="16"/>
                <w:lang w:val="en-US"/>
              </w:rPr>
              <w:t>&gt;</w:t>
            </w:r>
          </w:p>
          <w:p w14:paraId="5E824423"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ah:actorId</w:t>
            </w:r>
            <w:proofErr w:type="spellEnd"/>
            <w:proofErr w:type="gramEnd"/>
            <w:r w:rsidRPr="00824741">
              <w:rPr>
                <w:rFonts w:ascii="Courier New" w:hAnsi="Courier New" w:cs="Courier New"/>
                <w:color w:val="000000" w:themeColor="text1"/>
                <w:sz w:val="16"/>
                <w:szCs w:val="16"/>
                <w:lang w:val="en-US"/>
              </w:rPr>
              <w:t>&gt;</w:t>
            </w:r>
          </w:p>
          <w:p w14:paraId="467CEE1F"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ah:actorType</w:t>
            </w:r>
            <w:proofErr w:type="spellEnd"/>
            <w:proofErr w:type="gramEnd"/>
            <w:r w:rsidRPr="00824741">
              <w:rPr>
                <w:rFonts w:ascii="Courier New" w:hAnsi="Courier New" w:cs="Courier New"/>
                <w:color w:val="000000" w:themeColor="text1"/>
                <w:sz w:val="16"/>
                <w:szCs w:val="16"/>
                <w:lang w:val="en-US"/>
              </w:rPr>
              <w:t>&gt;</w:t>
            </w:r>
          </w:p>
          <w:p w14:paraId="41C7FB52" w14:textId="23D84A0E"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ah:code</w:t>
            </w:r>
            <w:proofErr w:type="spellEnd"/>
            <w:proofErr w:type="gramEnd"/>
            <w:r w:rsidRPr="00824741">
              <w:rPr>
                <w:rFonts w:ascii="Courier New" w:hAnsi="Courier New" w:cs="Courier New"/>
                <w:color w:val="000000" w:themeColor="text1"/>
                <w:sz w:val="16"/>
                <w:szCs w:val="16"/>
                <w:lang w:val="en-US"/>
              </w:rPr>
              <w:t>&gt;</w:t>
            </w:r>
            <w:r w:rsidR="0010069A" w:rsidRPr="0010069A">
              <w:rPr>
                <w:rFonts w:ascii="Courier New" w:hAnsi="Courier New" w:cs="Courier New"/>
                <w:color w:val="000000" w:themeColor="text1"/>
                <w:sz w:val="16"/>
                <w:szCs w:val="16"/>
              </w:rPr>
              <w:t>223366009</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ah:code</w:t>
            </w:r>
            <w:proofErr w:type="spellEnd"/>
            <w:r w:rsidRPr="00824741">
              <w:rPr>
                <w:rFonts w:ascii="Courier New" w:hAnsi="Courier New" w:cs="Courier New"/>
                <w:color w:val="000000" w:themeColor="text1"/>
                <w:sz w:val="16"/>
                <w:szCs w:val="16"/>
                <w:lang w:val="en-US"/>
              </w:rPr>
              <w:t>&gt;</w:t>
            </w:r>
          </w:p>
          <w:p w14:paraId="30014D62" w14:textId="35B41791"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ah:codeSystem</w:t>
            </w:r>
            <w:proofErr w:type="spellEnd"/>
            <w:proofErr w:type="gramEnd"/>
            <w:r w:rsidRPr="00824741">
              <w:rPr>
                <w:rFonts w:ascii="Courier New" w:hAnsi="Courier New" w:cs="Courier New"/>
                <w:color w:val="000000" w:themeColor="text1"/>
                <w:sz w:val="16"/>
                <w:szCs w:val="16"/>
                <w:lang w:val="en-US"/>
              </w:rPr>
              <w:t>&gt;</w:t>
            </w:r>
            <w:r w:rsidR="0010069A" w:rsidRPr="0010069A">
              <w:rPr>
                <w:rFonts w:ascii="Courier New" w:hAnsi="Courier New" w:cs="Courier New"/>
                <w:color w:val="000000" w:themeColor="text1"/>
                <w:sz w:val="16"/>
                <w:szCs w:val="16"/>
              </w:rPr>
              <w:t>1.2.752.116.2.1.1</w:t>
            </w:r>
            <w:r w:rsidRPr="00824741">
              <w:rPr>
                <w:rFonts w:ascii="Courier New" w:hAnsi="Courier New" w:cs="Courier New"/>
                <w:color w:val="000000" w:themeColor="text1"/>
                <w:sz w:val="16"/>
                <w:szCs w:val="16"/>
                <w:lang w:val="en-US"/>
              </w:rPr>
              <w:t>&lt;/</w:t>
            </w:r>
            <w:proofErr w:type="spellStart"/>
            <w:r w:rsidRPr="00824741">
              <w:rPr>
                <w:rFonts w:ascii="Courier New" w:hAnsi="Courier New" w:cs="Courier New"/>
                <w:color w:val="000000" w:themeColor="text1"/>
                <w:sz w:val="16"/>
                <w:szCs w:val="16"/>
                <w:lang w:val="en-US"/>
              </w:rPr>
              <w:t>ah:codeSystem</w:t>
            </w:r>
            <w:proofErr w:type="spellEnd"/>
            <w:r w:rsidRPr="00824741">
              <w:rPr>
                <w:rFonts w:ascii="Courier New" w:hAnsi="Courier New" w:cs="Courier New"/>
                <w:color w:val="000000" w:themeColor="text1"/>
                <w:sz w:val="16"/>
                <w:szCs w:val="16"/>
                <w:lang w:val="en-US"/>
              </w:rPr>
              <w:t>&gt;</w:t>
            </w:r>
          </w:p>
          <w:p w14:paraId="3D028537" w14:textId="77777777" w:rsidR="00C21CCC" w:rsidRPr="00824741" w:rsidRDefault="00C21CCC" w:rsidP="00DA2D57">
            <w:pPr>
              <w:rPr>
                <w:rFonts w:ascii="Courier New" w:hAnsi="Courier New" w:cs="Courier New"/>
                <w:color w:val="000000" w:themeColor="text1"/>
                <w:sz w:val="16"/>
                <w:szCs w:val="16"/>
                <w:lang w:val="en-US"/>
              </w:rPr>
            </w:pPr>
            <w:r w:rsidRPr="00824741">
              <w:rPr>
                <w:rFonts w:ascii="Courier New" w:hAnsi="Courier New" w:cs="Courier New"/>
                <w:color w:val="000000" w:themeColor="text1"/>
                <w:sz w:val="16"/>
                <w:szCs w:val="16"/>
                <w:lang w:val="en-US"/>
              </w:rPr>
              <w:t xml:space="preserve">    &lt;/</w:t>
            </w:r>
            <w:proofErr w:type="spellStart"/>
            <w:proofErr w:type="gramStart"/>
            <w:r w:rsidRPr="00824741">
              <w:rPr>
                <w:rFonts w:ascii="Courier New" w:hAnsi="Courier New" w:cs="Courier New"/>
                <w:color w:val="000000" w:themeColor="text1"/>
                <w:sz w:val="16"/>
                <w:szCs w:val="16"/>
                <w:lang w:val="en-US"/>
              </w:rPr>
              <w:t>ah:actorType</w:t>
            </w:r>
            <w:proofErr w:type="spellEnd"/>
            <w:proofErr w:type="gramEnd"/>
            <w:r w:rsidRPr="00824741">
              <w:rPr>
                <w:rFonts w:ascii="Courier New" w:hAnsi="Courier New" w:cs="Courier New"/>
                <w:color w:val="000000" w:themeColor="text1"/>
                <w:sz w:val="16"/>
                <w:szCs w:val="16"/>
                <w:lang w:val="en-US"/>
              </w:rPr>
              <w:t>&gt;</w:t>
            </w:r>
          </w:p>
          <w:p w14:paraId="24BD55F1" w14:textId="77777777" w:rsidR="00C21CCC" w:rsidRPr="00824741" w:rsidRDefault="00C21CCC" w:rsidP="00DA2D57">
            <w:pPr>
              <w:rPr>
                <w:rFonts w:ascii="Courier New" w:hAnsi="Courier New" w:cs="Courier New"/>
                <w:color w:val="000000" w:themeColor="text1"/>
                <w:sz w:val="16"/>
                <w:szCs w:val="16"/>
              </w:rPr>
            </w:pPr>
            <w:r w:rsidRPr="00824741">
              <w:rPr>
                <w:rFonts w:ascii="Courier New" w:hAnsi="Courier New" w:cs="Courier New"/>
                <w:color w:val="000000" w:themeColor="text1"/>
                <w:sz w:val="16"/>
                <w:szCs w:val="16"/>
              </w:rPr>
              <w:t>&lt;/</w:t>
            </w:r>
            <w:proofErr w:type="spellStart"/>
            <w:proofErr w:type="gramStart"/>
            <w:r w:rsidRPr="00824741">
              <w:rPr>
                <w:rFonts w:ascii="Courier New" w:hAnsi="Courier New" w:cs="Courier New"/>
                <w:color w:val="000000" w:themeColor="text1"/>
                <w:sz w:val="16"/>
                <w:szCs w:val="16"/>
              </w:rPr>
              <w:t>ah:Actor</w:t>
            </w:r>
            <w:proofErr w:type="spellEnd"/>
            <w:proofErr w:type="gramEnd"/>
            <w:r w:rsidRPr="00824741">
              <w:rPr>
                <w:rFonts w:ascii="Courier New" w:hAnsi="Courier New" w:cs="Courier New"/>
                <w:color w:val="000000" w:themeColor="text1"/>
                <w:sz w:val="16"/>
                <w:szCs w:val="16"/>
              </w:rPr>
              <w:t>&gt;</w:t>
            </w:r>
          </w:p>
          <w:p w14:paraId="0E96B28E" w14:textId="77777777" w:rsidR="00C21CCC" w:rsidRDefault="00C21CCC" w:rsidP="00DA2D57"/>
        </w:tc>
      </w:tr>
    </w:tbl>
    <w:p w14:paraId="05BB649C" w14:textId="77777777" w:rsidR="00C21CCC" w:rsidRPr="00DD7E5A" w:rsidRDefault="00C21CCC" w:rsidP="00C21CCC"/>
    <w:p w14:paraId="010F5F29" w14:textId="77777777" w:rsidR="00C21CCC" w:rsidRDefault="00C21CCC" w:rsidP="00C21CCC"/>
    <w:p w14:paraId="45C25AFF" w14:textId="377D4005" w:rsidR="00C21CCC" w:rsidRDefault="00C21CCC" w:rsidP="00C21CCC">
      <w:r>
        <w:t xml:space="preserve">För aktören </w:t>
      </w:r>
      <w:r w:rsidRPr="004B1DE1">
        <w:rPr>
          <w:i/>
          <w:iCs/>
        </w:rPr>
        <w:t>medarbetare i professionen</w:t>
      </w:r>
      <w:r>
        <w:t xml:space="preserve"> får endast </w:t>
      </w:r>
      <w:r w:rsidRPr="00C21CCC">
        <w:rPr>
          <w:i/>
          <w:iCs/>
        </w:rPr>
        <w:t xml:space="preserve">Flöden </w:t>
      </w:r>
      <w:proofErr w:type="gramStart"/>
      <w:r w:rsidRPr="00C21CCC">
        <w:rPr>
          <w:i/>
          <w:iCs/>
        </w:rPr>
        <w:t>1-3</w:t>
      </w:r>
      <w:proofErr w:type="gramEnd"/>
      <w:r w:rsidRPr="00C21CCC">
        <w:rPr>
          <w:i/>
          <w:iCs/>
        </w:rPr>
        <w:t xml:space="preserve"> - Boka tid</w:t>
      </w:r>
      <w:r>
        <w:t xml:space="preserve"> tillgängliggöras i tjänstekonsument. Detta för att inte tjänstekonsument ska hamna inom lagrum </w:t>
      </w:r>
      <w:r w:rsidRPr="004B1DE1">
        <w:rPr>
          <w:i/>
          <w:iCs/>
        </w:rPr>
        <w:t>direktåtkomst/sammanhållen journalföring</w:t>
      </w:r>
      <w:r>
        <w:t xml:space="preserve">. </w:t>
      </w:r>
    </w:p>
    <w:p w14:paraId="21CAB845" w14:textId="77777777" w:rsidR="00B36DA0" w:rsidRDefault="00B36DA0" w:rsidP="00C21CCC"/>
    <w:p w14:paraId="202819A3" w14:textId="77777777" w:rsidR="00594D33" w:rsidRPr="00594D33" w:rsidRDefault="00594D33" w:rsidP="00594D33"/>
    <w:p w14:paraId="65E6BB28" w14:textId="77777777" w:rsidR="00B36DA0" w:rsidRDefault="00B36DA0" w:rsidP="00B36DA0">
      <w:pPr>
        <w:pStyle w:val="Rubrik2"/>
      </w:pPr>
      <w:bookmarkStart w:id="187" w:name="_Toc149769369"/>
      <w:proofErr w:type="spellStart"/>
      <w:r>
        <w:t>AvailableDateType</w:t>
      </w:r>
      <w:bookmarkEnd w:id="187"/>
      <w:proofErr w:type="spellEnd"/>
    </w:p>
    <w:p w14:paraId="5FA6C9FE" w14:textId="5CF26722" w:rsidR="00B36DA0" w:rsidRDefault="00B36DA0" w:rsidP="00B36DA0">
      <w:r>
        <w:t>Datatypen används för att förmedla ett datum där verksamheten erbjuder minst en ledig tid.</w:t>
      </w:r>
    </w:p>
    <w:p w14:paraId="1C9FF4A9" w14:textId="77777777" w:rsidR="00B36DA0" w:rsidRDefault="00B36DA0" w:rsidP="00B36DA0"/>
    <w:p w14:paraId="3F79B3A3" w14:textId="77777777" w:rsidR="00B36DA0" w:rsidRDefault="00B36DA0" w:rsidP="00B36DA0"/>
    <w:tbl>
      <w:tblPr>
        <w:tblStyle w:val="Tabellrutnt"/>
        <w:tblW w:w="5000" w:type="pct"/>
        <w:tblLook w:val="04A0" w:firstRow="1" w:lastRow="0" w:firstColumn="1" w:lastColumn="0" w:noHBand="0" w:noVBand="1"/>
      </w:tblPr>
      <w:tblGrid>
        <w:gridCol w:w="2568"/>
        <w:gridCol w:w="1690"/>
        <w:gridCol w:w="5397"/>
        <w:gridCol w:w="801"/>
      </w:tblGrid>
      <w:tr w:rsidR="00B36DA0" w:rsidRPr="000C2908" w14:paraId="53C97D82" w14:textId="77777777" w:rsidTr="00AC6693">
        <w:trPr>
          <w:trHeight w:val="384"/>
        </w:trPr>
        <w:tc>
          <w:tcPr>
            <w:tcW w:w="1228" w:type="pct"/>
            <w:shd w:val="clear" w:color="auto" w:fill="D9D9D9" w:themeFill="background1" w:themeFillShade="D9"/>
            <w:vAlign w:val="center"/>
          </w:tcPr>
          <w:p w14:paraId="3AED4F8E" w14:textId="77777777" w:rsidR="00B36DA0" w:rsidRPr="000C2908" w:rsidRDefault="00B36DA0" w:rsidP="00AC6693">
            <w:pPr>
              <w:rPr>
                <w:b/>
              </w:rPr>
            </w:pPr>
            <w:r w:rsidRPr="000C2908">
              <w:rPr>
                <w:b/>
              </w:rPr>
              <w:t>Namn</w:t>
            </w:r>
          </w:p>
        </w:tc>
        <w:tc>
          <w:tcPr>
            <w:tcW w:w="808" w:type="pct"/>
            <w:shd w:val="clear" w:color="auto" w:fill="D9D9D9" w:themeFill="background1" w:themeFillShade="D9"/>
            <w:vAlign w:val="center"/>
          </w:tcPr>
          <w:p w14:paraId="3D11BE2C" w14:textId="77777777" w:rsidR="00B36DA0" w:rsidRPr="000C2908" w:rsidRDefault="00B36DA0" w:rsidP="00AC6693">
            <w:pPr>
              <w:rPr>
                <w:b/>
              </w:rPr>
            </w:pPr>
            <w:r w:rsidRPr="000C2908">
              <w:rPr>
                <w:b/>
              </w:rPr>
              <w:t>Typ</w:t>
            </w:r>
          </w:p>
        </w:tc>
        <w:tc>
          <w:tcPr>
            <w:tcW w:w="2581" w:type="pct"/>
            <w:shd w:val="clear" w:color="auto" w:fill="D9D9D9" w:themeFill="background1" w:themeFillShade="D9"/>
            <w:vAlign w:val="center"/>
          </w:tcPr>
          <w:p w14:paraId="6CB971AD" w14:textId="77777777" w:rsidR="00B36DA0" w:rsidRPr="000C2908" w:rsidRDefault="00B36DA0" w:rsidP="00AC6693">
            <w:pPr>
              <w:rPr>
                <w:b/>
              </w:rPr>
            </w:pPr>
            <w:r w:rsidRPr="000C2908">
              <w:rPr>
                <w:b/>
              </w:rPr>
              <w:t>Beskrivning</w:t>
            </w:r>
          </w:p>
        </w:tc>
        <w:tc>
          <w:tcPr>
            <w:tcW w:w="383" w:type="pct"/>
            <w:shd w:val="clear" w:color="auto" w:fill="D9D9D9" w:themeFill="background1" w:themeFillShade="D9"/>
          </w:tcPr>
          <w:p w14:paraId="214AF5EE" w14:textId="77777777" w:rsidR="00B36DA0" w:rsidRPr="000C2908" w:rsidRDefault="00B36DA0" w:rsidP="00AC6693">
            <w:pPr>
              <w:jc w:val="center"/>
              <w:rPr>
                <w:b/>
              </w:rPr>
            </w:pPr>
            <w:proofErr w:type="spellStart"/>
            <w:r>
              <w:rPr>
                <w:b/>
              </w:rPr>
              <w:t>Kard</w:t>
            </w:r>
            <w:proofErr w:type="spellEnd"/>
            <w:r>
              <w:rPr>
                <w:b/>
              </w:rPr>
              <w:t>.</w:t>
            </w:r>
          </w:p>
        </w:tc>
      </w:tr>
      <w:tr w:rsidR="00B36DA0" w:rsidRPr="000C2908" w14:paraId="18E224EA" w14:textId="77777777" w:rsidTr="00AC6693">
        <w:tc>
          <w:tcPr>
            <w:tcW w:w="1228" w:type="pct"/>
            <w:vAlign w:val="center"/>
          </w:tcPr>
          <w:p w14:paraId="73E0BA17" w14:textId="77777777" w:rsidR="00B36DA0" w:rsidRPr="000C2908" w:rsidRDefault="00B36DA0" w:rsidP="00AC6693">
            <w:pPr>
              <w:rPr>
                <w:rFonts w:eastAsia="Times New Roman"/>
                <w:spacing w:val="-1"/>
                <w:szCs w:val="20"/>
                <w:highlight w:val="yellow"/>
              </w:rPr>
            </w:pPr>
            <w:r w:rsidRPr="00AA47C9">
              <w:rPr>
                <w:rFonts w:eastAsia="Times New Roman"/>
                <w:spacing w:val="-1"/>
              </w:rPr>
              <w:t>date</w:t>
            </w:r>
          </w:p>
        </w:tc>
        <w:tc>
          <w:tcPr>
            <w:tcW w:w="808" w:type="pct"/>
            <w:vAlign w:val="center"/>
          </w:tcPr>
          <w:p w14:paraId="0F500AB5" w14:textId="77777777" w:rsidR="00B36DA0" w:rsidRPr="000C2908" w:rsidRDefault="00B36DA0" w:rsidP="00AC6693">
            <w:pPr>
              <w:rPr>
                <w:rFonts w:eastAsia="Times New Roman"/>
                <w:spacing w:val="-1"/>
                <w:szCs w:val="20"/>
                <w:highlight w:val="yellow"/>
              </w:rPr>
            </w:pPr>
            <w:r>
              <w:rPr>
                <w:rFonts w:eastAsia="Times New Roman"/>
                <w:spacing w:val="-1"/>
                <w:szCs w:val="20"/>
              </w:rPr>
              <w:t>DT</w:t>
            </w:r>
          </w:p>
        </w:tc>
        <w:tc>
          <w:tcPr>
            <w:tcW w:w="2581" w:type="pct"/>
            <w:vAlign w:val="center"/>
          </w:tcPr>
          <w:p w14:paraId="0CB76918" w14:textId="77777777" w:rsidR="00B36DA0" w:rsidRPr="000C2908" w:rsidRDefault="00B36DA0" w:rsidP="00AC6693">
            <w:pPr>
              <w:rPr>
                <w:rFonts w:eastAsia="Times New Roman"/>
                <w:spacing w:val="-1"/>
                <w:szCs w:val="20"/>
                <w:highlight w:val="yellow"/>
              </w:rPr>
            </w:pPr>
            <w:r>
              <w:t>Datumet där verksamheten erbjuder minst en ledig tid</w:t>
            </w:r>
          </w:p>
        </w:tc>
        <w:tc>
          <w:tcPr>
            <w:tcW w:w="383" w:type="pct"/>
          </w:tcPr>
          <w:p w14:paraId="73477F0E" w14:textId="77777777" w:rsidR="00B36DA0" w:rsidRDefault="00B36DA0" w:rsidP="00AC6693">
            <w:r>
              <w:t>1..1</w:t>
            </w:r>
          </w:p>
        </w:tc>
      </w:tr>
      <w:tr w:rsidR="00B36DA0" w:rsidRPr="000C2908" w14:paraId="196249F2" w14:textId="77777777" w:rsidTr="00AC6693">
        <w:tc>
          <w:tcPr>
            <w:tcW w:w="1228" w:type="pct"/>
            <w:vAlign w:val="center"/>
          </w:tcPr>
          <w:p w14:paraId="36AEDCFB" w14:textId="77777777" w:rsidR="00B36DA0" w:rsidRPr="000C2908" w:rsidRDefault="00B36DA0" w:rsidP="00AC6693">
            <w:pPr>
              <w:rPr>
                <w:rFonts w:eastAsia="Times New Roman"/>
                <w:spacing w:val="-1"/>
                <w:szCs w:val="20"/>
                <w:highlight w:val="yellow"/>
              </w:rPr>
            </w:pPr>
            <w:proofErr w:type="spellStart"/>
            <w:r>
              <w:t>noOfTimeslots</w:t>
            </w:r>
            <w:proofErr w:type="spellEnd"/>
          </w:p>
        </w:tc>
        <w:tc>
          <w:tcPr>
            <w:tcW w:w="808" w:type="pct"/>
            <w:vAlign w:val="center"/>
          </w:tcPr>
          <w:p w14:paraId="6D6056F5" w14:textId="77777777" w:rsidR="00B36DA0" w:rsidRPr="000C2908" w:rsidRDefault="00B36DA0" w:rsidP="00AC6693">
            <w:pPr>
              <w:rPr>
                <w:rFonts w:eastAsia="Times New Roman"/>
                <w:spacing w:val="-1"/>
                <w:szCs w:val="20"/>
                <w:highlight w:val="yellow"/>
              </w:rPr>
            </w:pPr>
            <w:proofErr w:type="spellStart"/>
            <w:r>
              <w:rPr>
                <w:rFonts w:eastAsia="Times New Roman"/>
                <w:spacing w:val="-1"/>
                <w:szCs w:val="20"/>
              </w:rPr>
              <w:t>integer</w:t>
            </w:r>
            <w:proofErr w:type="spellEnd"/>
          </w:p>
        </w:tc>
        <w:tc>
          <w:tcPr>
            <w:tcW w:w="2581" w:type="pct"/>
            <w:vAlign w:val="center"/>
          </w:tcPr>
          <w:p w14:paraId="23F4E3AD" w14:textId="77777777" w:rsidR="00B36DA0" w:rsidRPr="000C2908" w:rsidRDefault="00B36DA0" w:rsidP="00AC6693">
            <w:pPr>
              <w:rPr>
                <w:rFonts w:eastAsia="Times New Roman"/>
                <w:spacing w:val="-1"/>
                <w:szCs w:val="20"/>
                <w:highlight w:val="yellow"/>
              </w:rPr>
            </w:pPr>
            <w:r>
              <w:t>Antal lediga tider (tidsluckor) som erbjuds för det aktuella datumet</w:t>
            </w:r>
          </w:p>
        </w:tc>
        <w:tc>
          <w:tcPr>
            <w:tcW w:w="383" w:type="pct"/>
          </w:tcPr>
          <w:p w14:paraId="04CF2244" w14:textId="77777777" w:rsidR="00B36DA0" w:rsidRDefault="00B36DA0" w:rsidP="00AC6693">
            <w:r>
              <w:t>1..1</w:t>
            </w:r>
          </w:p>
        </w:tc>
      </w:tr>
      <w:tr w:rsidR="00B36DA0" w:rsidRPr="000C2908" w14:paraId="5AF455E7" w14:textId="77777777" w:rsidTr="00AC6693">
        <w:tc>
          <w:tcPr>
            <w:tcW w:w="1228" w:type="pct"/>
            <w:vAlign w:val="center"/>
          </w:tcPr>
          <w:p w14:paraId="6ABB8814" w14:textId="77777777" w:rsidR="00B36DA0" w:rsidRPr="000C2908" w:rsidRDefault="00B36DA0" w:rsidP="00AC6693">
            <w:pPr>
              <w:rPr>
                <w:rFonts w:eastAsia="Times New Roman"/>
                <w:spacing w:val="-1"/>
                <w:szCs w:val="20"/>
                <w:highlight w:val="yellow"/>
              </w:rPr>
            </w:pPr>
            <w:proofErr w:type="spellStart"/>
            <w:r>
              <w:t>timeType</w:t>
            </w:r>
            <w:proofErr w:type="spellEnd"/>
          </w:p>
        </w:tc>
        <w:tc>
          <w:tcPr>
            <w:tcW w:w="808" w:type="pct"/>
            <w:vAlign w:val="center"/>
          </w:tcPr>
          <w:p w14:paraId="376045D3" w14:textId="77777777" w:rsidR="00B36DA0" w:rsidRPr="000C2908" w:rsidRDefault="00B36DA0" w:rsidP="00AC6693">
            <w:pPr>
              <w:rPr>
                <w:rFonts w:eastAsia="Times New Roman"/>
                <w:spacing w:val="-1"/>
                <w:szCs w:val="20"/>
                <w:highlight w:val="yellow"/>
              </w:rPr>
            </w:pPr>
            <w:proofErr w:type="spellStart"/>
            <w:r>
              <w:rPr>
                <w:rFonts w:eastAsia="Times New Roman"/>
                <w:spacing w:val="-1"/>
                <w:szCs w:val="20"/>
              </w:rPr>
              <w:t>TimeTypeType</w:t>
            </w:r>
            <w:proofErr w:type="spellEnd"/>
          </w:p>
        </w:tc>
        <w:tc>
          <w:tcPr>
            <w:tcW w:w="2581" w:type="pct"/>
            <w:vAlign w:val="center"/>
          </w:tcPr>
          <w:p w14:paraId="03639256" w14:textId="77777777" w:rsidR="00B36DA0" w:rsidRPr="000C2908" w:rsidRDefault="00B36DA0" w:rsidP="00AC6693">
            <w:pPr>
              <w:rPr>
                <w:rFonts w:eastAsia="Times New Roman"/>
                <w:spacing w:val="-1"/>
                <w:szCs w:val="20"/>
                <w:highlight w:val="yellow"/>
              </w:rPr>
            </w:pPr>
            <w:r>
              <w:t>Tidstypen som erbjuds för aktuellt datum</w:t>
            </w:r>
          </w:p>
        </w:tc>
        <w:tc>
          <w:tcPr>
            <w:tcW w:w="383" w:type="pct"/>
          </w:tcPr>
          <w:p w14:paraId="1DF1A930" w14:textId="77777777" w:rsidR="00B36DA0" w:rsidRDefault="00B36DA0" w:rsidP="00AC6693">
            <w:r>
              <w:t>1..1</w:t>
            </w:r>
          </w:p>
        </w:tc>
      </w:tr>
      <w:tr w:rsidR="00B36DA0" w:rsidRPr="000C2908" w14:paraId="5EC20BAB" w14:textId="77777777" w:rsidTr="00AC6693">
        <w:tc>
          <w:tcPr>
            <w:tcW w:w="1228" w:type="pct"/>
            <w:vAlign w:val="center"/>
          </w:tcPr>
          <w:p w14:paraId="6A9052FC" w14:textId="77777777" w:rsidR="00B36DA0" w:rsidRPr="00800D3C" w:rsidRDefault="00B36DA0" w:rsidP="00AC6693">
            <w:pPr>
              <w:rPr>
                <w:rFonts w:eastAsia="Times New Roman"/>
                <w:spacing w:val="-1"/>
                <w:szCs w:val="20"/>
                <w:highlight w:val="yellow"/>
              </w:rPr>
            </w:pPr>
            <w:proofErr w:type="spellStart"/>
            <w:r>
              <w:t>practitioner</w:t>
            </w:r>
            <w:proofErr w:type="spellEnd"/>
          </w:p>
        </w:tc>
        <w:tc>
          <w:tcPr>
            <w:tcW w:w="808" w:type="pct"/>
            <w:vAlign w:val="center"/>
          </w:tcPr>
          <w:p w14:paraId="3DCC861B" w14:textId="77777777" w:rsidR="00B36DA0" w:rsidRPr="000C2908" w:rsidRDefault="00B36DA0" w:rsidP="00AC6693">
            <w:pPr>
              <w:rPr>
                <w:rFonts w:eastAsia="Times New Roman"/>
                <w:spacing w:val="-1"/>
                <w:szCs w:val="20"/>
                <w:highlight w:val="yellow"/>
              </w:rPr>
            </w:pPr>
            <w:proofErr w:type="spellStart"/>
            <w:r>
              <w:rPr>
                <w:rFonts w:eastAsia="Times New Roman"/>
                <w:spacing w:val="-1"/>
                <w:szCs w:val="20"/>
              </w:rPr>
              <w:t>PractitionerType</w:t>
            </w:r>
            <w:proofErr w:type="spellEnd"/>
          </w:p>
        </w:tc>
        <w:tc>
          <w:tcPr>
            <w:tcW w:w="2581" w:type="pct"/>
            <w:vAlign w:val="center"/>
          </w:tcPr>
          <w:p w14:paraId="6A419D9C" w14:textId="77777777" w:rsidR="00B36DA0" w:rsidRPr="000C2908" w:rsidRDefault="00B36DA0" w:rsidP="00AC6693">
            <w:pPr>
              <w:rPr>
                <w:rFonts w:eastAsia="Times New Roman"/>
                <w:spacing w:val="-1"/>
                <w:szCs w:val="20"/>
                <w:highlight w:val="yellow"/>
              </w:rPr>
            </w:pPr>
            <w:r>
              <w:t>Personal som är relaterad till de lediga tiderna</w:t>
            </w:r>
          </w:p>
        </w:tc>
        <w:tc>
          <w:tcPr>
            <w:tcW w:w="383" w:type="pct"/>
          </w:tcPr>
          <w:p w14:paraId="724867C6" w14:textId="77777777" w:rsidR="00B36DA0" w:rsidRDefault="00B36DA0" w:rsidP="00AC6693">
            <w:r>
              <w:t>0..1</w:t>
            </w:r>
          </w:p>
        </w:tc>
      </w:tr>
      <w:tr w:rsidR="00B36DA0" w:rsidRPr="000C2908" w14:paraId="43480989" w14:textId="77777777" w:rsidTr="00AC6693">
        <w:tc>
          <w:tcPr>
            <w:tcW w:w="1228" w:type="pct"/>
            <w:vAlign w:val="center"/>
          </w:tcPr>
          <w:p w14:paraId="554678F6" w14:textId="77777777" w:rsidR="00B36DA0" w:rsidRPr="00800D3C" w:rsidRDefault="00B36DA0" w:rsidP="00AC6693">
            <w:pPr>
              <w:rPr>
                <w:rFonts w:eastAsia="Times New Roman"/>
                <w:spacing w:val="-1"/>
                <w:szCs w:val="20"/>
                <w:highlight w:val="yellow"/>
              </w:rPr>
            </w:pPr>
            <w:proofErr w:type="spellStart"/>
            <w:r>
              <w:t>resource</w:t>
            </w:r>
            <w:proofErr w:type="spellEnd"/>
          </w:p>
        </w:tc>
        <w:tc>
          <w:tcPr>
            <w:tcW w:w="808" w:type="pct"/>
            <w:vAlign w:val="center"/>
          </w:tcPr>
          <w:p w14:paraId="0B9B470B" w14:textId="77777777" w:rsidR="00B36DA0" w:rsidRPr="000C2908" w:rsidRDefault="00B36DA0" w:rsidP="00AC6693">
            <w:pPr>
              <w:rPr>
                <w:rFonts w:eastAsia="Times New Roman"/>
                <w:spacing w:val="-1"/>
                <w:szCs w:val="20"/>
                <w:highlight w:val="yellow"/>
              </w:rPr>
            </w:pPr>
            <w:proofErr w:type="spellStart"/>
            <w:r>
              <w:rPr>
                <w:rFonts w:eastAsia="Times New Roman"/>
                <w:spacing w:val="-1"/>
                <w:szCs w:val="20"/>
              </w:rPr>
              <w:t>ResourceType</w:t>
            </w:r>
            <w:proofErr w:type="spellEnd"/>
          </w:p>
        </w:tc>
        <w:tc>
          <w:tcPr>
            <w:tcW w:w="2581" w:type="pct"/>
            <w:vAlign w:val="center"/>
          </w:tcPr>
          <w:p w14:paraId="5F012405" w14:textId="77777777" w:rsidR="00B36DA0" w:rsidRPr="000C2908" w:rsidRDefault="00B36DA0" w:rsidP="00AC6693">
            <w:pPr>
              <w:rPr>
                <w:rFonts w:eastAsia="Times New Roman"/>
                <w:spacing w:val="-1"/>
                <w:szCs w:val="20"/>
                <w:highlight w:val="yellow"/>
              </w:rPr>
            </w:pPr>
            <w:r>
              <w:t>Resurs som är relaterad till de lediga tiderna</w:t>
            </w:r>
          </w:p>
        </w:tc>
        <w:tc>
          <w:tcPr>
            <w:tcW w:w="383" w:type="pct"/>
          </w:tcPr>
          <w:p w14:paraId="49CFC868" w14:textId="77777777" w:rsidR="00B36DA0" w:rsidRPr="002D5E20" w:rsidRDefault="00B36DA0" w:rsidP="00AC6693">
            <w:pPr>
              <w:rPr>
                <w:rFonts w:eastAsia="Times New Roman"/>
                <w:spacing w:val="-1"/>
                <w:szCs w:val="20"/>
              </w:rPr>
            </w:pPr>
            <w:r>
              <w:rPr>
                <w:rFonts w:eastAsia="Times New Roman"/>
                <w:spacing w:val="-1"/>
                <w:szCs w:val="20"/>
              </w:rPr>
              <w:t>0</w:t>
            </w:r>
            <w:r w:rsidRPr="002D5E20">
              <w:rPr>
                <w:rFonts w:eastAsia="Times New Roman"/>
                <w:spacing w:val="-1"/>
                <w:szCs w:val="20"/>
              </w:rPr>
              <w:t>..1</w:t>
            </w:r>
          </w:p>
        </w:tc>
      </w:tr>
    </w:tbl>
    <w:p w14:paraId="543A160E" w14:textId="77777777" w:rsidR="00A1664B" w:rsidRDefault="00A1664B" w:rsidP="00A1664B">
      <w:pPr>
        <w:pStyle w:val="Rubrik2"/>
        <w:numPr>
          <w:ilvl w:val="0"/>
          <w:numId w:val="0"/>
        </w:numPr>
        <w:ind w:left="576"/>
      </w:pPr>
    </w:p>
    <w:p w14:paraId="463CF2B2" w14:textId="5178EEB3" w:rsidR="00A1664B" w:rsidRDefault="00A1664B" w:rsidP="00A1664B">
      <w:pPr>
        <w:pStyle w:val="Rubrik2"/>
      </w:pPr>
      <w:proofErr w:type="spellStart"/>
      <w:r>
        <w:t>InformationType</w:t>
      </w:r>
      <w:proofErr w:type="spellEnd"/>
    </w:p>
    <w:p w14:paraId="675192E7" w14:textId="77777777" w:rsidR="00C608E6" w:rsidRDefault="00A1664B" w:rsidP="00A1664B">
      <w:r>
        <w:t xml:space="preserve">Datatypen används för att från verksamheten förmedla informations- och villkorstexter. Informations- och villkorstexter är relaterade till olika objekt i tjänstedomänen. </w:t>
      </w:r>
      <w:r w:rsidR="00C608E6" w:rsidRPr="00C608E6">
        <w:rPr>
          <w:i/>
          <w:iCs/>
        </w:rPr>
        <w:t>Informationstexter</w:t>
      </w:r>
      <w:r w:rsidR="00C608E6">
        <w:t xml:space="preserve"> är information som verksamheten vill förmedla till invånare men inte kräver att invånare aktivt bekräftar att invånare tagit del av informationen. </w:t>
      </w:r>
      <w:r w:rsidR="00C608E6" w:rsidRPr="00C608E6">
        <w:rPr>
          <w:i/>
          <w:iCs/>
        </w:rPr>
        <w:t>Villkorstexter</w:t>
      </w:r>
      <w:r w:rsidR="00C608E6">
        <w:t xml:space="preserve"> ska däremot aktivt bekräftas av invånare för att invånare ska tillåtas fortsätta i flödet. </w:t>
      </w:r>
    </w:p>
    <w:p w14:paraId="7ADB09A6" w14:textId="3F7D9217" w:rsidR="00A1664B" w:rsidRDefault="00A1664B" w:rsidP="00A1664B">
      <w:r>
        <w:t>Det är möjligt att uttrycka informations- och villkorstexter för följande objekt:</w:t>
      </w:r>
    </w:p>
    <w:p w14:paraId="2B377ED1" w14:textId="312129DF" w:rsidR="00A1664B" w:rsidRDefault="00A1664B" w:rsidP="00A1664B">
      <w:pPr>
        <w:pStyle w:val="Liststycke"/>
        <w:numPr>
          <w:ilvl w:val="0"/>
          <w:numId w:val="6"/>
        </w:numPr>
      </w:pPr>
      <w:r>
        <w:t>Bokning (</w:t>
      </w:r>
      <w:proofErr w:type="spellStart"/>
      <w:r>
        <w:t>AppointmentType</w:t>
      </w:r>
      <w:proofErr w:type="spellEnd"/>
      <w:r>
        <w:t>) *</w:t>
      </w:r>
    </w:p>
    <w:p w14:paraId="0B40B7F6" w14:textId="486383C8" w:rsidR="00A1664B" w:rsidRDefault="00A1664B" w:rsidP="00A1664B">
      <w:pPr>
        <w:pStyle w:val="Liststycke"/>
        <w:numPr>
          <w:ilvl w:val="0"/>
          <w:numId w:val="6"/>
        </w:numPr>
      </w:pPr>
      <w:proofErr w:type="spellStart"/>
      <w:r>
        <w:t>Tidstyp</w:t>
      </w:r>
      <w:proofErr w:type="spellEnd"/>
      <w:r>
        <w:t xml:space="preserve"> (</w:t>
      </w:r>
      <w:proofErr w:type="spellStart"/>
      <w:r>
        <w:t>TimeTypeType</w:t>
      </w:r>
      <w:proofErr w:type="spellEnd"/>
      <w:r>
        <w:t xml:space="preserve"> genom </w:t>
      </w:r>
      <w:proofErr w:type="spellStart"/>
      <w:r>
        <w:t>TimeTypeRulesType</w:t>
      </w:r>
      <w:proofErr w:type="spellEnd"/>
      <w:r>
        <w:t>)</w:t>
      </w:r>
    </w:p>
    <w:p w14:paraId="0690B148" w14:textId="52EA0EAE" w:rsidR="00A1664B" w:rsidRDefault="00A1664B" w:rsidP="00A1664B">
      <w:pPr>
        <w:pStyle w:val="Liststycke"/>
        <w:numPr>
          <w:ilvl w:val="0"/>
          <w:numId w:val="6"/>
        </w:numPr>
      </w:pPr>
      <w:r>
        <w:t>Vårdtjänst (</w:t>
      </w:r>
      <w:proofErr w:type="spellStart"/>
      <w:r>
        <w:t>HealthcareServiceType</w:t>
      </w:r>
      <w:proofErr w:type="spellEnd"/>
      <w:r>
        <w:t>)</w:t>
      </w:r>
    </w:p>
    <w:p w14:paraId="5C62DF95" w14:textId="4D57A17D" w:rsidR="00A1664B" w:rsidRDefault="00A1664B" w:rsidP="00A1664B">
      <w:pPr>
        <w:pStyle w:val="Liststycke"/>
        <w:numPr>
          <w:ilvl w:val="0"/>
          <w:numId w:val="6"/>
        </w:numPr>
      </w:pPr>
      <w:r>
        <w:t>Vårdenheten (</w:t>
      </w:r>
      <w:proofErr w:type="spellStart"/>
      <w:r>
        <w:t>OrgUnitType</w:t>
      </w:r>
      <w:proofErr w:type="spellEnd"/>
      <w:r>
        <w:t>)</w:t>
      </w:r>
    </w:p>
    <w:p w14:paraId="7B54850A" w14:textId="77777777" w:rsidR="00A1664B" w:rsidRDefault="00A1664B" w:rsidP="00A1664B"/>
    <w:p w14:paraId="02E1F7CC" w14:textId="45E97160" w:rsidR="00A1664B" w:rsidRDefault="00A1664B" w:rsidP="00A1664B">
      <w:r>
        <w:t>(*) För bokningen (</w:t>
      </w:r>
      <w:proofErr w:type="spellStart"/>
      <w:r>
        <w:t>AppointmentType</w:t>
      </w:r>
      <w:proofErr w:type="spellEnd"/>
      <w:r>
        <w:t xml:space="preserve">) kan </w:t>
      </w:r>
      <w:r w:rsidR="00C608E6">
        <w:t xml:space="preserve">verksamheten </w:t>
      </w:r>
      <w:r>
        <w:t xml:space="preserve">bara </w:t>
      </w:r>
      <w:r w:rsidR="00C608E6">
        <w:t xml:space="preserve">uttrycka </w:t>
      </w:r>
      <w:r>
        <w:t>informat</w:t>
      </w:r>
      <w:r w:rsidR="00C608E6">
        <w:t>ionstexter, ej villkorstexter. Detta för att det inte är applicerbart att efterkräva att invånare ska godkänna villkor efter att bokningen är bokad.</w:t>
      </w:r>
    </w:p>
    <w:p w14:paraId="0B08DDD6" w14:textId="77777777" w:rsidR="00A1664B" w:rsidRDefault="00A1664B" w:rsidP="00A1664B"/>
    <w:p w14:paraId="6E332046" w14:textId="77777777" w:rsidR="00A1664B" w:rsidRDefault="00A1664B" w:rsidP="00A1664B"/>
    <w:tbl>
      <w:tblPr>
        <w:tblStyle w:val="Tabellrutnt"/>
        <w:tblW w:w="5000" w:type="pct"/>
        <w:tblLook w:val="04A0" w:firstRow="1" w:lastRow="0" w:firstColumn="1" w:lastColumn="0" w:noHBand="0" w:noVBand="1"/>
      </w:tblPr>
      <w:tblGrid>
        <w:gridCol w:w="2568"/>
        <w:gridCol w:w="1690"/>
        <w:gridCol w:w="5397"/>
        <w:gridCol w:w="801"/>
      </w:tblGrid>
      <w:tr w:rsidR="00A1664B" w:rsidRPr="000C2908" w14:paraId="6EB28B80" w14:textId="77777777" w:rsidTr="00AC6693">
        <w:trPr>
          <w:trHeight w:val="384"/>
        </w:trPr>
        <w:tc>
          <w:tcPr>
            <w:tcW w:w="1228" w:type="pct"/>
            <w:shd w:val="clear" w:color="auto" w:fill="D9D9D9" w:themeFill="background1" w:themeFillShade="D9"/>
            <w:vAlign w:val="center"/>
          </w:tcPr>
          <w:p w14:paraId="3A6A0CD9" w14:textId="77777777" w:rsidR="00A1664B" w:rsidRPr="000C2908" w:rsidRDefault="00A1664B" w:rsidP="00AC6693">
            <w:pPr>
              <w:rPr>
                <w:b/>
              </w:rPr>
            </w:pPr>
            <w:r w:rsidRPr="000C2908">
              <w:rPr>
                <w:b/>
              </w:rPr>
              <w:t>Namn</w:t>
            </w:r>
          </w:p>
        </w:tc>
        <w:tc>
          <w:tcPr>
            <w:tcW w:w="808" w:type="pct"/>
            <w:shd w:val="clear" w:color="auto" w:fill="D9D9D9" w:themeFill="background1" w:themeFillShade="D9"/>
            <w:vAlign w:val="center"/>
          </w:tcPr>
          <w:p w14:paraId="117BBE92" w14:textId="77777777" w:rsidR="00A1664B" w:rsidRPr="000C2908" w:rsidRDefault="00A1664B" w:rsidP="00AC6693">
            <w:pPr>
              <w:rPr>
                <w:b/>
              </w:rPr>
            </w:pPr>
            <w:r w:rsidRPr="000C2908">
              <w:rPr>
                <w:b/>
              </w:rPr>
              <w:t>Typ</w:t>
            </w:r>
          </w:p>
        </w:tc>
        <w:tc>
          <w:tcPr>
            <w:tcW w:w="2581" w:type="pct"/>
            <w:shd w:val="clear" w:color="auto" w:fill="D9D9D9" w:themeFill="background1" w:themeFillShade="D9"/>
            <w:vAlign w:val="center"/>
          </w:tcPr>
          <w:p w14:paraId="534AA36E" w14:textId="77777777" w:rsidR="00A1664B" w:rsidRPr="000C2908" w:rsidRDefault="00A1664B" w:rsidP="00AC6693">
            <w:pPr>
              <w:rPr>
                <w:b/>
              </w:rPr>
            </w:pPr>
            <w:r w:rsidRPr="000C2908">
              <w:rPr>
                <w:b/>
              </w:rPr>
              <w:t>Beskrivning</w:t>
            </w:r>
          </w:p>
        </w:tc>
        <w:tc>
          <w:tcPr>
            <w:tcW w:w="383" w:type="pct"/>
            <w:shd w:val="clear" w:color="auto" w:fill="D9D9D9" w:themeFill="background1" w:themeFillShade="D9"/>
          </w:tcPr>
          <w:p w14:paraId="716C9C3C" w14:textId="77777777" w:rsidR="00A1664B" w:rsidRPr="000C2908" w:rsidRDefault="00A1664B" w:rsidP="00AC6693">
            <w:pPr>
              <w:jc w:val="center"/>
              <w:rPr>
                <w:b/>
              </w:rPr>
            </w:pPr>
            <w:proofErr w:type="spellStart"/>
            <w:r>
              <w:rPr>
                <w:b/>
              </w:rPr>
              <w:t>Kard</w:t>
            </w:r>
            <w:proofErr w:type="spellEnd"/>
            <w:r>
              <w:rPr>
                <w:b/>
              </w:rPr>
              <w:t>.</w:t>
            </w:r>
          </w:p>
        </w:tc>
      </w:tr>
      <w:tr w:rsidR="00A1664B" w:rsidRPr="000C2908" w14:paraId="0253485D" w14:textId="77777777" w:rsidTr="00AC6693">
        <w:tc>
          <w:tcPr>
            <w:tcW w:w="1228" w:type="pct"/>
            <w:vAlign w:val="center"/>
          </w:tcPr>
          <w:p w14:paraId="529EA84F" w14:textId="089D9794" w:rsidR="00A1664B" w:rsidRPr="000C2908" w:rsidRDefault="00C608E6" w:rsidP="00AC6693">
            <w:pPr>
              <w:rPr>
                <w:rFonts w:eastAsia="Times New Roman"/>
                <w:spacing w:val="-1"/>
                <w:szCs w:val="20"/>
                <w:highlight w:val="yellow"/>
              </w:rPr>
            </w:pPr>
            <w:proofErr w:type="spellStart"/>
            <w:r>
              <w:rPr>
                <w:rFonts w:eastAsia="Times New Roman"/>
                <w:spacing w:val="-1"/>
              </w:rPr>
              <w:t>header</w:t>
            </w:r>
            <w:proofErr w:type="spellEnd"/>
          </w:p>
        </w:tc>
        <w:tc>
          <w:tcPr>
            <w:tcW w:w="808" w:type="pct"/>
            <w:vAlign w:val="center"/>
          </w:tcPr>
          <w:p w14:paraId="2BABAD73" w14:textId="3E4816D6" w:rsidR="00A1664B" w:rsidRPr="000C2908" w:rsidRDefault="00C608E6" w:rsidP="00AC6693">
            <w:pPr>
              <w:rPr>
                <w:rFonts w:eastAsia="Times New Roman"/>
                <w:spacing w:val="-1"/>
                <w:szCs w:val="20"/>
                <w:highlight w:val="yellow"/>
              </w:rPr>
            </w:pPr>
            <w:r w:rsidRPr="00FA16E6">
              <w:rPr>
                <w:rFonts w:eastAsia="Times New Roman"/>
                <w:spacing w:val="-1"/>
                <w:szCs w:val="20"/>
              </w:rPr>
              <w:t>string</w:t>
            </w:r>
          </w:p>
        </w:tc>
        <w:tc>
          <w:tcPr>
            <w:tcW w:w="2581" w:type="pct"/>
            <w:vAlign w:val="center"/>
          </w:tcPr>
          <w:p w14:paraId="7429EAF1" w14:textId="1B24BEE1" w:rsidR="00A1664B" w:rsidRPr="000C2908" w:rsidRDefault="00C608E6" w:rsidP="00AC6693">
            <w:pPr>
              <w:rPr>
                <w:rFonts w:eastAsia="Times New Roman"/>
                <w:spacing w:val="-1"/>
                <w:szCs w:val="20"/>
                <w:highlight w:val="yellow"/>
              </w:rPr>
            </w:pPr>
            <w:r>
              <w:t>Rubrik för informations- eller villkorstexten.</w:t>
            </w:r>
          </w:p>
        </w:tc>
        <w:tc>
          <w:tcPr>
            <w:tcW w:w="383" w:type="pct"/>
          </w:tcPr>
          <w:p w14:paraId="07271B69" w14:textId="77777777" w:rsidR="00A1664B" w:rsidRDefault="00A1664B" w:rsidP="00AC6693">
            <w:r>
              <w:t>1..1</w:t>
            </w:r>
          </w:p>
        </w:tc>
      </w:tr>
      <w:tr w:rsidR="00A1664B" w:rsidRPr="000C2908" w14:paraId="17DD8859" w14:textId="77777777" w:rsidTr="00AC6693">
        <w:tc>
          <w:tcPr>
            <w:tcW w:w="1228" w:type="pct"/>
            <w:vAlign w:val="center"/>
          </w:tcPr>
          <w:p w14:paraId="500BDA9F" w14:textId="02568CDA" w:rsidR="00A1664B" w:rsidRPr="000C2908" w:rsidRDefault="00FA16E6" w:rsidP="00AC6693">
            <w:pPr>
              <w:rPr>
                <w:rFonts w:eastAsia="Times New Roman"/>
                <w:spacing w:val="-1"/>
                <w:szCs w:val="20"/>
                <w:highlight w:val="yellow"/>
              </w:rPr>
            </w:pPr>
            <w:proofErr w:type="spellStart"/>
            <w:r>
              <w:t>description</w:t>
            </w:r>
            <w:proofErr w:type="spellEnd"/>
          </w:p>
        </w:tc>
        <w:tc>
          <w:tcPr>
            <w:tcW w:w="808" w:type="pct"/>
            <w:vAlign w:val="center"/>
          </w:tcPr>
          <w:p w14:paraId="71CEE080" w14:textId="7F0B8FA7" w:rsidR="00A1664B" w:rsidRPr="000C2908" w:rsidRDefault="00FA16E6" w:rsidP="00AC6693">
            <w:pPr>
              <w:rPr>
                <w:rFonts w:eastAsia="Times New Roman"/>
                <w:spacing w:val="-1"/>
                <w:szCs w:val="20"/>
                <w:highlight w:val="yellow"/>
              </w:rPr>
            </w:pPr>
            <w:r>
              <w:rPr>
                <w:rFonts w:eastAsia="Times New Roman"/>
                <w:spacing w:val="-1"/>
                <w:szCs w:val="20"/>
              </w:rPr>
              <w:t>string</w:t>
            </w:r>
          </w:p>
        </w:tc>
        <w:tc>
          <w:tcPr>
            <w:tcW w:w="2581" w:type="pct"/>
            <w:vAlign w:val="center"/>
          </w:tcPr>
          <w:p w14:paraId="28877E12" w14:textId="210C7096" w:rsidR="00A1664B" w:rsidRPr="000C2908" w:rsidRDefault="00FA16E6" w:rsidP="00AC6693">
            <w:pPr>
              <w:rPr>
                <w:rFonts w:eastAsia="Times New Roman"/>
                <w:spacing w:val="-1"/>
                <w:szCs w:val="20"/>
                <w:highlight w:val="yellow"/>
              </w:rPr>
            </w:pPr>
            <w:r>
              <w:t>Informationstexten eller villkorstexten som ska förmedlas till invånare</w:t>
            </w:r>
          </w:p>
        </w:tc>
        <w:tc>
          <w:tcPr>
            <w:tcW w:w="383" w:type="pct"/>
          </w:tcPr>
          <w:p w14:paraId="70FC3DD8" w14:textId="50CB7ACB" w:rsidR="00A1664B" w:rsidRDefault="00FA16E6" w:rsidP="00AC6693">
            <w:r>
              <w:t>0</w:t>
            </w:r>
            <w:r w:rsidR="00A1664B">
              <w:t>..1</w:t>
            </w:r>
          </w:p>
        </w:tc>
      </w:tr>
      <w:tr w:rsidR="00A1664B" w:rsidRPr="000C2908" w14:paraId="13953966" w14:textId="77777777" w:rsidTr="00AC6693">
        <w:tc>
          <w:tcPr>
            <w:tcW w:w="1228" w:type="pct"/>
            <w:vAlign w:val="center"/>
          </w:tcPr>
          <w:p w14:paraId="28C481FE" w14:textId="79827B0E" w:rsidR="00A1664B" w:rsidRPr="000C2908" w:rsidRDefault="00FA16E6" w:rsidP="00AC6693">
            <w:pPr>
              <w:rPr>
                <w:rFonts w:eastAsia="Times New Roman"/>
                <w:spacing w:val="-1"/>
                <w:szCs w:val="20"/>
                <w:highlight w:val="yellow"/>
              </w:rPr>
            </w:pPr>
            <w:proofErr w:type="spellStart"/>
            <w:r>
              <w:t>link</w:t>
            </w:r>
            <w:proofErr w:type="spellEnd"/>
          </w:p>
        </w:tc>
        <w:tc>
          <w:tcPr>
            <w:tcW w:w="808" w:type="pct"/>
            <w:vAlign w:val="center"/>
          </w:tcPr>
          <w:p w14:paraId="15BBC7F1" w14:textId="3F0960C4" w:rsidR="00A1664B" w:rsidRPr="000C2908" w:rsidRDefault="00FA16E6" w:rsidP="00AC6693">
            <w:pPr>
              <w:rPr>
                <w:rFonts w:eastAsia="Times New Roman"/>
                <w:spacing w:val="-1"/>
                <w:szCs w:val="20"/>
                <w:highlight w:val="yellow"/>
              </w:rPr>
            </w:pPr>
            <w:proofErr w:type="spellStart"/>
            <w:r>
              <w:rPr>
                <w:rFonts w:eastAsia="Times New Roman"/>
                <w:spacing w:val="-1"/>
                <w:szCs w:val="20"/>
              </w:rPr>
              <w:t>anyURI</w:t>
            </w:r>
            <w:proofErr w:type="spellEnd"/>
          </w:p>
        </w:tc>
        <w:tc>
          <w:tcPr>
            <w:tcW w:w="2581" w:type="pct"/>
            <w:vAlign w:val="center"/>
          </w:tcPr>
          <w:p w14:paraId="5FF213C8" w14:textId="4CF108B9" w:rsidR="00A1664B" w:rsidRPr="000C2908" w:rsidRDefault="00FA16E6" w:rsidP="00AC6693">
            <w:pPr>
              <w:rPr>
                <w:rFonts w:eastAsia="Times New Roman"/>
                <w:spacing w:val="-1"/>
                <w:szCs w:val="20"/>
                <w:highlight w:val="yellow"/>
              </w:rPr>
            </w:pPr>
            <w:r>
              <w:t>Länk till relaterad information där invånare kan läsa mer om informationstexten eller villkorstexten</w:t>
            </w:r>
          </w:p>
        </w:tc>
        <w:tc>
          <w:tcPr>
            <w:tcW w:w="383" w:type="pct"/>
          </w:tcPr>
          <w:p w14:paraId="64EDD870" w14:textId="18B6DB95" w:rsidR="00A1664B" w:rsidRDefault="00FA16E6" w:rsidP="00AC6693">
            <w:r>
              <w:t>0</w:t>
            </w:r>
            <w:r w:rsidR="00A1664B">
              <w:t>..1</w:t>
            </w:r>
          </w:p>
        </w:tc>
      </w:tr>
    </w:tbl>
    <w:p w14:paraId="36AD62DC" w14:textId="77777777" w:rsidR="00A1664B" w:rsidRDefault="00A1664B" w:rsidP="00A1664B">
      <w:pPr>
        <w:pStyle w:val="Rubrik2"/>
        <w:numPr>
          <w:ilvl w:val="0"/>
          <w:numId w:val="0"/>
        </w:numPr>
        <w:ind w:left="576"/>
      </w:pPr>
    </w:p>
    <w:p w14:paraId="4CD015F2" w14:textId="77777777" w:rsidR="00B36DA0" w:rsidRDefault="00B36DA0" w:rsidP="00B36DA0">
      <w:pPr>
        <w:pStyle w:val="Rubrik2"/>
        <w:numPr>
          <w:ilvl w:val="0"/>
          <w:numId w:val="0"/>
        </w:numPr>
        <w:ind w:left="576"/>
      </w:pPr>
    </w:p>
    <w:p w14:paraId="4B977980" w14:textId="7D4B4CD9" w:rsidR="00EA3FEF" w:rsidRDefault="00150E19" w:rsidP="00546F62">
      <w:pPr>
        <w:pStyle w:val="Rubrik2"/>
      </w:pPr>
      <w:bookmarkStart w:id="188" w:name="_Toc149769370"/>
      <w:proofErr w:type="spellStart"/>
      <w:r>
        <w:t>Person</w:t>
      </w:r>
      <w:r w:rsidR="00EA3FEF">
        <w:t>IdType</w:t>
      </w:r>
      <w:bookmarkEnd w:id="188"/>
      <w:proofErr w:type="spellEnd"/>
    </w:p>
    <w:p w14:paraId="283A8BFD" w14:textId="31FB4E99" w:rsidR="00EA3FEF" w:rsidRDefault="00EC3654" w:rsidP="00EA3FEF">
      <w:proofErr w:type="spellStart"/>
      <w:r w:rsidRPr="00A62003">
        <w:rPr>
          <w:i/>
          <w:iCs/>
        </w:rPr>
        <w:t>PersonIdType</w:t>
      </w:r>
      <w:proofErr w:type="spellEnd"/>
      <w:r>
        <w:t xml:space="preserve"> förmedlar ett person-id för individ (</w:t>
      </w:r>
      <w:r w:rsidR="00A62003">
        <w:t xml:space="preserve">motsvarande </w:t>
      </w:r>
      <w:r>
        <w:t xml:space="preserve">det aktuella subjektet i tjänstekontraktsanropet). Begreppsmässigt används både begreppet </w:t>
      </w:r>
      <w:r w:rsidRPr="00A62003">
        <w:rPr>
          <w:i/>
          <w:iCs/>
        </w:rPr>
        <w:t>invånare</w:t>
      </w:r>
      <w:r>
        <w:t xml:space="preserve"> och </w:t>
      </w:r>
      <w:r w:rsidRPr="00A62003">
        <w:rPr>
          <w:i/>
          <w:iCs/>
        </w:rPr>
        <w:t>patient</w:t>
      </w:r>
      <w:r>
        <w:t xml:space="preserve"> blandat i denna domän. Se domänens begreppsmodell i informationsspecifikationen för vidare förklaring.</w:t>
      </w:r>
      <w:r>
        <w:br/>
        <w:t xml:space="preserve">Datatypen </w:t>
      </w:r>
      <w:proofErr w:type="spellStart"/>
      <w:r w:rsidR="00150E19" w:rsidRPr="00A62003">
        <w:rPr>
          <w:i/>
          <w:iCs/>
        </w:rPr>
        <w:t>Person</w:t>
      </w:r>
      <w:r w:rsidR="00EA3FEF" w:rsidRPr="00A62003">
        <w:rPr>
          <w:i/>
          <w:iCs/>
        </w:rPr>
        <w:t>IdType</w:t>
      </w:r>
      <w:proofErr w:type="spellEnd"/>
      <w:r w:rsidR="00EA3FEF">
        <w:t xml:space="preserve"> </w:t>
      </w:r>
      <w:r>
        <w:t xml:space="preserve">ärver från datatypen </w:t>
      </w:r>
      <w:proofErr w:type="spellStart"/>
      <w:r w:rsidRPr="00A62003">
        <w:rPr>
          <w:i/>
          <w:iCs/>
        </w:rPr>
        <w:t>IIType</w:t>
      </w:r>
      <w:proofErr w:type="spellEnd"/>
      <w:r>
        <w:t xml:space="preserve"> och har i sin utökning en syntaktisk begränsning i vad attributet </w:t>
      </w:r>
      <w:proofErr w:type="spellStart"/>
      <w:r w:rsidRPr="00EC3654">
        <w:rPr>
          <w:i/>
          <w:iCs/>
        </w:rPr>
        <w:t>root</w:t>
      </w:r>
      <w:proofErr w:type="spellEnd"/>
      <w:r>
        <w:t xml:space="preserve"> får anta. Datatypen </w:t>
      </w:r>
      <w:proofErr w:type="spellStart"/>
      <w:r w:rsidRPr="00A62003">
        <w:rPr>
          <w:i/>
          <w:iCs/>
        </w:rPr>
        <w:t>PersonIdType</w:t>
      </w:r>
      <w:proofErr w:type="spellEnd"/>
      <w:r>
        <w:t xml:space="preserve"> kan således endast </w:t>
      </w:r>
      <w:r w:rsidR="00A62003">
        <w:t>förmedla personnummer eller samordningsnummer.</w:t>
      </w:r>
    </w:p>
    <w:p w14:paraId="0EB324BB" w14:textId="0994E34B" w:rsidR="00150E19" w:rsidRDefault="00150E19" w:rsidP="00EA3FEF"/>
    <w:tbl>
      <w:tblPr>
        <w:tblStyle w:val="Tabellrutnt"/>
        <w:tblW w:w="5000" w:type="pct"/>
        <w:tblLook w:val="04A0" w:firstRow="1" w:lastRow="0" w:firstColumn="1" w:lastColumn="0" w:noHBand="0" w:noVBand="1"/>
      </w:tblPr>
      <w:tblGrid>
        <w:gridCol w:w="1603"/>
        <w:gridCol w:w="1000"/>
        <w:gridCol w:w="7031"/>
        <w:gridCol w:w="822"/>
      </w:tblGrid>
      <w:tr w:rsidR="005D60F2" w:rsidRPr="000C2908" w14:paraId="5DF98BE4" w14:textId="161BB56F" w:rsidTr="00343142">
        <w:trPr>
          <w:trHeight w:val="384"/>
        </w:trPr>
        <w:tc>
          <w:tcPr>
            <w:tcW w:w="767" w:type="pct"/>
            <w:shd w:val="clear" w:color="auto" w:fill="D9D9D9" w:themeFill="background1" w:themeFillShade="D9"/>
            <w:vAlign w:val="center"/>
          </w:tcPr>
          <w:p w14:paraId="4DF82163" w14:textId="77777777" w:rsidR="005D60F2" w:rsidRPr="000C2908" w:rsidRDefault="005D60F2" w:rsidP="00DA2D57">
            <w:pPr>
              <w:rPr>
                <w:b/>
              </w:rPr>
            </w:pPr>
            <w:r w:rsidRPr="000C2908">
              <w:rPr>
                <w:b/>
              </w:rPr>
              <w:t>Namn</w:t>
            </w:r>
          </w:p>
        </w:tc>
        <w:tc>
          <w:tcPr>
            <w:tcW w:w="478" w:type="pct"/>
            <w:shd w:val="clear" w:color="auto" w:fill="D9D9D9" w:themeFill="background1" w:themeFillShade="D9"/>
            <w:vAlign w:val="center"/>
          </w:tcPr>
          <w:p w14:paraId="4325C1DC" w14:textId="77777777" w:rsidR="005D60F2" w:rsidRPr="000C2908" w:rsidRDefault="005D60F2" w:rsidP="00DA2D57">
            <w:pPr>
              <w:rPr>
                <w:b/>
              </w:rPr>
            </w:pPr>
            <w:r w:rsidRPr="000C2908">
              <w:rPr>
                <w:b/>
              </w:rPr>
              <w:t>Typ</w:t>
            </w:r>
          </w:p>
        </w:tc>
        <w:tc>
          <w:tcPr>
            <w:tcW w:w="3362" w:type="pct"/>
            <w:shd w:val="clear" w:color="auto" w:fill="D9D9D9" w:themeFill="background1" w:themeFillShade="D9"/>
            <w:vAlign w:val="center"/>
          </w:tcPr>
          <w:p w14:paraId="1A8AE82B" w14:textId="77777777" w:rsidR="005D60F2" w:rsidRPr="000C2908" w:rsidRDefault="005D60F2" w:rsidP="00DA2D57">
            <w:pPr>
              <w:rPr>
                <w:b/>
              </w:rPr>
            </w:pPr>
            <w:r w:rsidRPr="000C2908">
              <w:rPr>
                <w:b/>
              </w:rPr>
              <w:t>Beskrivning</w:t>
            </w:r>
          </w:p>
        </w:tc>
        <w:tc>
          <w:tcPr>
            <w:tcW w:w="393" w:type="pct"/>
            <w:shd w:val="clear" w:color="auto" w:fill="D9D9D9" w:themeFill="background1" w:themeFillShade="D9"/>
          </w:tcPr>
          <w:p w14:paraId="400C263C" w14:textId="451E9E46" w:rsidR="005D60F2" w:rsidRPr="000C2908" w:rsidRDefault="005D60F2" w:rsidP="00DA2D57">
            <w:pPr>
              <w:rPr>
                <w:b/>
              </w:rPr>
            </w:pPr>
            <w:proofErr w:type="spellStart"/>
            <w:r>
              <w:rPr>
                <w:b/>
              </w:rPr>
              <w:t>Kard</w:t>
            </w:r>
            <w:proofErr w:type="spellEnd"/>
            <w:r>
              <w:rPr>
                <w:b/>
              </w:rPr>
              <w:t>.</w:t>
            </w:r>
          </w:p>
        </w:tc>
      </w:tr>
      <w:tr w:rsidR="005D60F2" w:rsidRPr="000C2908" w14:paraId="5FB533C3" w14:textId="2D23AD81" w:rsidTr="00343142">
        <w:tc>
          <w:tcPr>
            <w:tcW w:w="767" w:type="pct"/>
            <w:vAlign w:val="center"/>
          </w:tcPr>
          <w:p w14:paraId="4978949A" w14:textId="7515D9FE" w:rsidR="005D60F2" w:rsidRPr="000C2908" w:rsidRDefault="005D60F2" w:rsidP="00150E19">
            <w:pPr>
              <w:rPr>
                <w:rFonts w:eastAsia="Times New Roman"/>
                <w:spacing w:val="-1"/>
                <w:szCs w:val="20"/>
                <w:highlight w:val="yellow"/>
              </w:rPr>
            </w:pPr>
            <w:proofErr w:type="spellStart"/>
            <w:r>
              <w:t>root</w:t>
            </w:r>
            <w:proofErr w:type="spellEnd"/>
          </w:p>
        </w:tc>
        <w:tc>
          <w:tcPr>
            <w:tcW w:w="478" w:type="pct"/>
            <w:vAlign w:val="center"/>
          </w:tcPr>
          <w:p w14:paraId="31E9AB91" w14:textId="5E26E67E" w:rsidR="005D60F2" w:rsidRPr="000C2908" w:rsidRDefault="005D60F2" w:rsidP="00150E19">
            <w:pPr>
              <w:rPr>
                <w:rFonts w:eastAsia="Times New Roman"/>
                <w:spacing w:val="-1"/>
                <w:szCs w:val="20"/>
                <w:highlight w:val="yellow"/>
              </w:rPr>
            </w:pPr>
            <w:r>
              <w:t>string</w:t>
            </w:r>
          </w:p>
        </w:tc>
        <w:tc>
          <w:tcPr>
            <w:tcW w:w="3362" w:type="pct"/>
            <w:vAlign w:val="center"/>
          </w:tcPr>
          <w:p w14:paraId="156547BF" w14:textId="77777777" w:rsidR="005D60F2" w:rsidRDefault="005D60F2" w:rsidP="00150E19">
            <w:r>
              <w:t>OID som definierar typ av identifierare.</w:t>
            </w:r>
          </w:p>
          <w:p w14:paraId="697E17F1" w14:textId="77777777" w:rsidR="005D60F2" w:rsidRPr="0062004C" w:rsidRDefault="005D60F2" w:rsidP="00150E19">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1) För PNR </w:t>
            </w:r>
            <w:r>
              <w:rPr>
                <w:rFonts w:ascii="Georgia" w:hAnsi="Georgia"/>
                <w:spacing w:val="-1"/>
                <w:sz w:val="20"/>
                <w:szCs w:val="20"/>
              </w:rPr>
              <w:t xml:space="preserve">ska </w:t>
            </w:r>
            <w:r w:rsidRPr="0062004C">
              <w:rPr>
                <w:rFonts w:ascii="Georgia" w:hAnsi="Georgia"/>
                <w:spacing w:val="-1"/>
                <w:sz w:val="20"/>
                <w:szCs w:val="20"/>
              </w:rPr>
              <w:t xml:space="preserve">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PNR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.2.1.3.1) användas.</w:t>
            </w:r>
          </w:p>
          <w:p w14:paraId="2569632D" w14:textId="77777777" w:rsidR="005D60F2" w:rsidRPr="0062004C" w:rsidRDefault="005D60F2" w:rsidP="00150E19">
            <w:pPr>
              <w:pStyle w:val="TableParagraph"/>
              <w:spacing w:line="226" w:lineRule="exact"/>
              <w:rPr>
                <w:rFonts w:ascii="Georgia" w:hAnsi="Georgia"/>
                <w:spacing w:val="-1"/>
                <w:sz w:val="20"/>
                <w:szCs w:val="20"/>
              </w:rPr>
            </w:pPr>
          </w:p>
          <w:p w14:paraId="6C67A86C" w14:textId="570E7B08" w:rsidR="005D60F2" w:rsidRPr="000C2908" w:rsidRDefault="005D60F2" w:rsidP="00150E19">
            <w:pPr>
              <w:rPr>
                <w:rFonts w:eastAsia="Times New Roman"/>
                <w:spacing w:val="-1"/>
                <w:szCs w:val="20"/>
                <w:highlight w:val="yellow"/>
              </w:rPr>
            </w:pPr>
            <w:r w:rsidRPr="0062004C">
              <w:rPr>
                <w:spacing w:val="-1"/>
                <w:szCs w:val="20"/>
              </w:rPr>
              <w:t xml:space="preserve">2) För SNR </w:t>
            </w:r>
            <w:r>
              <w:rPr>
                <w:spacing w:val="-1"/>
                <w:szCs w:val="20"/>
              </w:rPr>
              <w:t xml:space="preserve">ska </w:t>
            </w:r>
            <w:r w:rsidRPr="0062004C">
              <w:rPr>
                <w:spacing w:val="-1"/>
                <w:szCs w:val="20"/>
              </w:rPr>
              <w:t xml:space="preserve">Skatteverkets </w:t>
            </w:r>
            <w:proofErr w:type="spellStart"/>
            <w:r w:rsidRPr="0062004C">
              <w:rPr>
                <w:spacing w:val="-1"/>
                <w:szCs w:val="20"/>
              </w:rPr>
              <w:t>oid</w:t>
            </w:r>
            <w:proofErr w:type="spellEnd"/>
            <w:r w:rsidRPr="0062004C">
              <w:rPr>
                <w:spacing w:val="-1"/>
                <w:szCs w:val="20"/>
              </w:rPr>
              <w:t xml:space="preserve"> för SNR (</w:t>
            </w:r>
            <w:proofErr w:type="gramStart"/>
            <w:r w:rsidRPr="0062004C">
              <w:rPr>
                <w:spacing w:val="-1"/>
                <w:szCs w:val="20"/>
              </w:rPr>
              <w:t>1.2.752.129</w:t>
            </w:r>
            <w:proofErr w:type="gramEnd"/>
            <w:r w:rsidRPr="0062004C">
              <w:rPr>
                <w:spacing w:val="-1"/>
                <w:szCs w:val="20"/>
              </w:rPr>
              <w:t>.2.1.3.3) användas.</w:t>
            </w:r>
          </w:p>
        </w:tc>
        <w:tc>
          <w:tcPr>
            <w:tcW w:w="393" w:type="pct"/>
          </w:tcPr>
          <w:p w14:paraId="4CC4024F" w14:textId="35F0578D" w:rsidR="005D60F2" w:rsidRDefault="005D60F2" w:rsidP="00150E19">
            <w:r>
              <w:t>1..1</w:t>
            </w:r>
          </w:p>
        </w:tc>
      </w:tr>
      <w:tr w:rsidR="005D60F2" w:rsidRPr="000C2908" w14:paraId="14640877" w14:textId="16995F60" w:rsidTr="00343142">
        <w:tc>
          <w:tcPr>
            <w:tcW w:w="767" w:type="pct"/>
            <w:vAlign w:val="center"/>
          </w:tcPr>
          <w:p w14:paraId="458FBBD9" w14:textId="6258E33A" w:rsidR="005D60F2" w:rsidRPr="00150E19" w:rsidRDefault="005D60F2" w:rsidP="00150E19">
            <w:pPr>
              <w:rPr>
                <w:rFonts w:eastAsia="Times New Roman"/>
                <w:spacing w:val="-1"/>
                <w:szCs w:val="20"/>
                <w:highlight w:val="yellow"/>
              </w:rPr>
            </w:pPr>
            <w:r w:rsidRPr="00150E19">
              <w:rPr>
                <w:szCs w:val="20"/>
              </w:rPr>
              <w:t>extension</w:t>
            </w:r>
          </w:p>
        </w:tc>
        <w:tc>
          <w:tcPr>
            <w:tcW w:w="478" w:type="pct"/>
            <w:vAlign w:val="center"/>
          </w:tcPr>
          <w:p w14:paraId="36263EE9" w14:textId="54CC24F9" w:rsidR="005D60F2" w:rsidRPr="000C2908" w:rsidRDefault="005D60F2" w:rsidP="00150E19">
            <w:pPr>
              <w:rPr>
                <w:rFonts w:eastAsia="Times New Roman"/>
                <w:spacing w:val="-1"/>
                <w:szCs w:val="20"/>
                <w:highlight w:val="yellow"/>
              </w:rPr>
            </w:pPr>
            <w:r>
              <w:t>string</w:t>
            </w:r>
          </w:p>
        </w:tc>
        <w:tc>
          <w:tcPr>
            <w:tcW w:w="3362" w:type="pct"/>
            <w:vAlign w:val="center"/>
          </w:tcPr>
          <w:p w14:paraId="74484AA1" w14:textId="36B340FF" w:rsidR="005D60F2" w:rsidRPr="000C2908" w:rsidRDefault="005D60F2" w:rsidP="00150E19">
            <w:pPr>
              <w:rPr>
                <w:rFonts w:eastAsia="Times New Roman"/>
                <w:spacing w:val="-1"/>
                <w:szCs w:val="20"/>
                <w:highlight w:val="yellow"/>
              </w:rPr>
            </w:pPr>
            <w:r>
              <w:t>Personnummer eller samordningsnummer</w:t>
            </w:r>
          </w:p>
        </w:tc>
        <w:tc>
          <w:tcPr>
            <w:tcW w:w="393" w:type="pct"/>
          </w:tcPr>
          <w:p w14:paraId="14ECB514" w14:textId="0E375FD9" w:rsidR="005D60F2" w:rsidRDefault="005D60F2" w:rsidP="00150E19">
            <w:r>
              <w:t>1..1</w:t>
            </w:r>
          </w:p>
        </w:tc>
      </w:tr>
    </w:tbl>
    <w:p w14:paraId="2FE0610E" w14:textId="77777777" w:rsidR="00150E19" w:rsidRPr="00EA3FEF" w:rsidRDefault="00150E19" w:rsidP="00EA3FEF"/>
    <w:p w14:paraId="6CE03CF2" w14:textId="4D8D7922" w:rsidR="00AA47C9" w:rsidRDefault="00AA47C9" w:rsidP="00AA47C9">
      <w:pPr>
        <w:pStyle w:val="Rubrik2"/>
      </w:pPr>
      <w:bookmarkStart w:id="189" w:name="_Toc149769371"/>
      <w:proofErr w:type="spellStart"/>
      <w:r>
        <w:lastRenderedPageBreak/>
        <w:t>ReferenceType</w:t>
      </w:r>
      <w:bookmarkEnd w:id="189"/>
      <w:proofErr w:type="spellEnd"/>
    </w:p>
    <w:p w14:paraId="718F0F5D" w14:textId="287F925F" w:rsidR="00AA47C9" w:rsidRDefault="00AA47C9" w:rsidP="00AA47C9">
      <w:r w:rsidRPr="007A1A64">
        <w:t>Datatypen</w:t>
      </w:r>
      <w:r>
        <w:t xml:space="preserve"> förmedlar en referens som kan vara en rubrik tillsammans med en beskrivning och/eller en hyperlänk.</w:t>
      </w:r>
    </w:p>
    <w:p w14:paraId="184D61F1" w14:textId="77777777" w:rsidR="00AA47C9" w:rsidRDefault="00AA47C9" w:rsidP="00AA47C9"/>
    <w:tbl>
      <w:tblPr>
        <w:tblStyle w:val="Tabellrutnt"/>
        <w:tblW w:w="5000" w:type="pct"/>
        <w:tblLook w:val="04A0" w:firstRow="1" w:lastRow="0" w:firstColumn="1" w:lastColumn="0" w:noHBand="0" w:noVBand="1"/>
      </w:tblPr>
      <w:tblGrid>
        <w:gridCol w:w="1603"/>
        <w:gridCol w:w="1000"/>
        <w:gridCol w:w="7031"/>
        <w:gridCol w:w="822"/>
      </w:tblGrid>
      <w:tr w:rsidR="00AA47C9" w:rsidRPr="000C2908" w14:paraId="47B1940E" w14:textId="77777777" w:rsidTr="00AC6693">
        <w:trPr>
          <w:trHeight w:val="384"/>
        </w:trPr>
        <w:tc>
          <w:tcPr>
            <w:tcW w:w="767" w:type="pct"/>
            <w:shd w:val="clear" w:color="auto" w:fill="D9D9D9" w:themeFill="background1" w:themeFillShade="D9"/>
            <w:vAlign w:val="center"/>
          </w:tcPr>
          <w:p w14:paraId="6BB31777" w14:textId="77777777" w:rsidR="00AA47C9" w:rsidRPr="000C2908" w:rsidRDefault="00AA47C9" w:rsidP="00AC6693">
            <w:pPr>
              <w:rPr>
                <w:b/>
              </w:rPr>
            </w:pPr>
            <w:r w:rsidRPr="000C2908">
              <w:rPr>
                <w:b/>
              </w:rPr>
              <w:t>Namn</w:t>
            </w:r>
          </w:p>
        </w:tc>
        <w:tc>
          <w:tcPr>
            <w:tcW w:w="478" w:type="pct"/>
            <w:shd w:val="clear" w:color="auto" w:fill="D9D9D9" w:themeFill="background1" w:themeFillShade="D9"/>
            <w:vAlign w:val="center"/>
          </w:tcPr>
          <w:p w14:paraId="509823EB" w14:textId="77777777" w:rsidR="00AA47C9" w:rsidRPr="000C2908" w:rsidRDefault="00AA47C9" w:rsidP="00AC6693">
            <w:pPr>
              <w:rPr>
                <w:b/>
              </w:rPr>
            </w:pPr>
            <w:r w:rsidRPr="000C2908">
              <w:rPr>
                <w:b/>
              </w:rPr>
              <w:t>Typ</w:t>
            </w:r>
          </w:p>
        </w:tc>
        <w:tc>
          <w:tcPr>
            <w:tcW w:w="3362" w:type="pct"/>
            <w:shd w:val="clear" w:color="auto" w:fill="D9D9D9" w:themeFill="background1" w:themeFillShade="D9"/>
            <w:vAlign w:val="center"/>
          </w:tcPr>
          <w:p w14:paraId="77A6D997" w14:textId="77777777" w:rsidR="00AA47C9" w:rsidRPr="000C2908" w:rsidRDefault="00AA47C9" w:rsidP="00AC6693">
            <w:pPr>
              <w:rPr>
                <w:b/>
              </w:rPr>
            </w:pPr>
            <w:r w:rsidRPr="000C2908">
              <w:rPr>
                <w:b/>
              </w:rPr>
              <w:t>Beskrivning</w:t>
            </w:r>
          </w:p>
        </w:tc>
        <w:tc>
          <w:tcPr>
            <w:tcW w:w="393" w:type="pct"/>
            <w:shd w:val="clear" w:color="auto" w:fill="D9D9D9" w:themeFill="background1" w:themeFillShade="D9"/>
          </w:tcPr>
          <w:p w14:paraId="56F67349" w14:textId="77777777" w:rsidR="00AA47C9" w:rsidRPr="000C2908" w:rsidRDefault="00AA47C9" w:rsidP="00AC6693">
            <w:pPr>
              <w:rPr>
                <w:b/>
              </w:rPr>
            </w:pPr>
            <w:proofErr w:type="spellStart"/>
            <w:r>
              <w:rPr>
                <w:b/>
              </w:rPr>
              <w:t>Kard</w:t>
            </w:r>
            <w:proofErr w:type="spellEnd"/>
            <w:r>
              <w:rPr>
                <w:b/>
              </w:rPr>
              <w:t>.</w:t>
            </w:r>
          </w:p>
        </w:tc>
      </w:tr>
      <w:tr w:rsidR="00AA47C9" w:rsidRPr="000C2908" w14:paraId="5CE32A7C" w14:textId="77777777" w:rsidTr="00AC6693">
        <w:tc>
          <w:tcPr>
            <w:tcW w:w="767" w:type="pct"/>
            <w:vAlign w:val="center"/>
          </w:tcPr>
          <w:p w14:paraId="1A022E01" w14:textId="0E63A133" w:rsidR="00AA47C9" w:rsidRDefault="00AA47C9" w:rsidP="00AC6693">
            <w:proofErr w:type="spellStart"/>
            <w:r>
              <w:t>name</w:t>
            </w:r>
            <w:proofErr w:type="spellEnd"/>
          </w:p>
        </w:tc>
        <w:tc>
          <w:tcPr>
            <w:tcW w:w="478" w:type="pct"/>
            <w:vAlign w:val="center"/>
          </w:tcPr>
          <w:p w14:paraId="60AB8CC4" w14:textId="28A4A007" w:rsidR="00AA47C9" w:rsidRDefault="00AA47C9" w:rsidP="00AC6693">
            <w:r>
              <w:t>string</w:t>
            </w:r>
          </w:p>
        </w:tc>
        <w:tc>
          <w:tcPr>
            <w:tcW w:w="3362" w:type="pct"/>
            <w:vAlign w:val="center"/>
          </w:tcPr>
          <w:p w14:paraId="30442215" w14:textId="12EAEAEA" w:rsidR="00AA47C9" w:rsidRDefault="00AA47C9" w:rsidP="00AC6693">
            <w:pPr>
              <w:rPr>
                <w:rFonts w:eastAsia="Times New Roman"/>
                <w:spacing w:val="-1"/>
              </w:rPr>
            </w:pPr>
            <w:r>
              <w:rPr>
                <w:rFonts w:eastAsia="Times New Roman"/>
                <w:spacing w:val="-1"/>
              </w:rPr>
              <w:t>Namn på referensen</w:t>
            </w:r>
          </w:p>
        </w:tc>
        <w:tc>
          <w:tcPr>
            <w:tcW w:w="393" w:type="pct"/>
          </w:tcPr>
          <w:p w14:paraId="40DC422A" w14:textId="69ED21B0" w:rsidR="00AA47C9" w:rsidRDefault="00AA47C9" w:rsidP="00AC6693">
            <w:r>
              <w:t>1..1</w:t>
            </w:r>
          </w:p>
        </w:tc>
      </w:tr>
      <w:tr w:rsidR="00AA47C9" w:rsidRPr="000C2908" w14:paraId="7DDDD7F9" w14:textId="77777777" w:rsidTr="00AC6693">
        <w:tc>
          <w:tcPr>
            <w:tcW w:w="767" w:type="pct"/>
            <w:vAlign w:val="center"/>
          </w:tcPr>
          <w:p w14:paraId="0289C371" w14:textId="77777777" w:rsidR="00AA47C9" w:rsidRDefault="00AA47C9" w:rsidP="00AC6693">
            <w:proofErr w:type="spellStart"/>
            <w:r>
              <w:t>description</w:t>
            </w:r>
            <w:proofErr w:type="spellEnd"/>
          </w:p>
        </w:tc>
        <w:tc>
          <w:tcPr>
            <w:tcW w:w="478" w:type="pct"/>
            <w:vAlign w:val="center"/>
          </w:tcPr>
          <w:p w14:paraId="7A1B7E2B" w14:textId="77777777" w:rsidR="00AA47C9" w:rsidRDefault="00AA47C9" w:rsidP="00AC6693">
            <w:r>
              <w:t>string</w:t>
            </w:r>
          </w:p>
        </w:tc>
        <w:tc>
          <w:tcPr>
            <w:tcW w:w="3362" w:type="pct"/>
            <w:vAlign w:val="center"/>
          </w:tcPr>
          <w:p w14:paraId="0BC439B4" w14:textId="4234A066" w:rsidR="00AA47C9" w:rsidRPr="007A1A64" w:rsidRDefault="00AA47C9" w:rsidP="00AC6693">
            <w:pPr>
              <w:rPr>
                <w:rFonts w:eastAsia="Times New Roman"/>
                <w:spacing w:val="-1"/>
              </w:rPr>
            </w:pPr>
            <w:r>
              <w:rPr>
                <w:rFonts w:eastAsia="Times New Roman"/>
                <w:spacing w:val="-1"/>
              </w:rPr>
              <w:t>Beskrivning av referensen</w:t>
            </w:r>
          </w:p>
        </w:tc>
        <w:tc>
          <w:tcPr>
            <w:tcW w:w="393" w:type="pct"/>
          </w:tcPr>
          <w:p w14:paraId="01E65F2C" w14:textId="77777777" w:rsidR="00AA47C9" w:rsidRDefault="00AA47C9" w:rsidP="00AC6693">
            <w:r>
              <w:t>0..1</w:t>
            </w:r>
          </w:p>
        </w:tc>
      </w:tr>
      <w:tr w:rsidR="00AA47C9" w:rsidRPr="000C2908" w14:paraId="0CF82264" w14:textId="77777777" w:rsidTr="00AC6693">
        <w:tc>
          <w:tcPr>
            <w:tcW w:w="767" w:type="pct"/>
            <w:vAlign w:val="center"/>
          </w:tcPr>
          <w:p w14:paraId="42B3661E" w14:textId="59B2DA81" w:rsidR="00AA47C9" w:rsidRPr="000C2908" w:rsidRDefault="00AA47C9" w:rsidP="00AC6693">
            <w:pPr>
              <w:rPr>
                <w:rFonts w:eastAsia="Times New Roman"/>
                <w:spacing w:val="-1"/>
                <w:szCs w:val="20"/>
                <w:highlight w:val="yellow"/>
              </w:rPr>
            </w:pPr>
            <w:proofErr w:type="spellStart"/>
            <w:r>
              <w:t>link</w:t>
            </w:r>
            <w:proofErr w:type="spellEnd"/>
          </w:p>
        </w:tc>
        <w:tc>
          <w:tcPr>
            <w:tcW w:w="478" w:type="pct"/>
            <w:vAlign w:val="center"/>
          </w:tcPr>
          <w:p w14:paraId="776164A3" w14:textId="09F4B0F8" w:rsidR="00AA47C9" w:rsidRPr="000C2908" w:rsidRDefault="00AA47C9" w:rsidP="00AC6693">
            <w:pPr>
              <w:rPr>
                <w:rFonts w:eastAsia="Times New Roman"/>
                <w:spacing w:val="-1"/>
                <w:szCs w:val="20"/>
                <w:highlight w:val="yellow"/>
              </w:rPr>
            </w:pPr>
            <w:proofErr w:type="spellStart"/>
            <w:r>
              <w:t>anyURI</w:t>
            </w:r>
            <w:proofErr w:type="spellEnd"/>
          </w:p>
        </w:tc>
        <w:tc>
          <w:tcPr>
            <w:tcW w:w="3362" w:type="pct"/>
            <w:vAlign w:val="center"/>
          </w:tcPr>
          <w:p w14:paraId="15653507" w14:textId="2B7993E0" w:rsidR="00AA47C9" w:rsidRPr="000C2908" w:rsidRDefault="00AA47C9" w:rsidP="00AA47C9">
            <w:pPr>
              <w:rPr>
                <w:rFonts w:eastAsia="Times New Roman"/>
                <w:spacing w:val="-1"/>
                <w:szCs w:val="20"/>
                <w:highlight w:val="yellow"/>
              </w:rPr>
            </w:pPr>
            <w:r>
              <w:rPr>
                <w:rFonts w:eastAsia="Times New Roman"/>
                <w:spacing w:val="-1"/>
              </w:rPr>
              <w:t>Länk till referensen</w:t>
            </w:r>
          </w:p>
        </w:tc>
        <w:tc>
          <w:tcPr>
            <w:tcW w:w="393" w:type="pct"/>
          </w:tcPr>
          <w:p w14:paraId="66B01A91" w14:textId="77777777" w:rsidR="00AA47C9" w:rsidRDefault="00AA47C9" w:rsidP="00AC6693">
            <w:r>
              <w:t>0..1</w:t>
            </w:r>
          </w:p>
        </w:tc>
      </w:tr>
    </w:tbl>
    <w:p w14:paraId="14B13238" w14:textId="77777777" w:rsidR="00AA47C9" w:rsidRDefault="00AA47C9" w:rsidP="00AA47C9">
      <w:pPr>
        <w:pStyle w:val="Rubrik2"/>
        <w:numPr>
          <w:ilvl w:val="0"/>
          <w:numId w:val="0"/>
        </w:numPr>
        <w:ind w:left="576"/>
      </w:pPr>
    </w:p>
    <w:p w14:paraId="40819411" w14:textId="2228DCF4" w:rsidR="007A1A64" w:rsidRDefault="007A1A64" w:rsidP="007A1A64">
      <w:pPr>
        <w:pStyle w:val="Rubrik2"/>
      </w:pPr>
      <w:bookmarkStart w:id="190" w:name="_Toc149769372"/>
      <w:proofErr w:type="spellStart"/>
      <w:r>
        <w:t>ResourceType</w:t>
      </w:r>
      <w:bookmarkEnd w:id="190"/>
      <w:proofErr w:type="spellEnd"/>
    </w:p>
    <w:p w14:paraId="461A284B" w14:textId="2F002189" w:rsidR="007A1A64" w:rsidRDefault="007A1A64" w:rsidP="007A1A64">
      <w:r w:rsidRPr="007A1A64">
        <w:t>Datatypen</w:t>
      </w:r>
      <w:r>
        <w:t xml:space="preserve"> förmedlar en resurs som är relaterad till besöket eller den lediga tiden. En resurs är n</w:t>
      </w:r>
      <w:r w:rsidRPr="00B303E5">
        <w:t>ågot som kan tas i anspråk för eller krävs för genomförande av aktiviteter eller processer inom vård och omsorg och som inte avser personer eller organisationer. Exempel är olika typer av medicintekniska produkter inom hälso- och sjukvård och pengar som betalas ut till brukaren inom socialtjänst</w:t>
      </w:r>
      <w:r>
        <w:t>.</w:t>
      </w:r>
    </w:p>
    <w:p w14:paraId="74889019" w14:textId="77777777" w:rsidR="007A1A64" w:rsidRDefault="007A1A64" w:rsidP="007A1A64"/>
    <w:tbl>
      <w:tblPr>
        <w:tblStyle w:val="Tabellrutnt"/>
        <w:tblW w:w="5000" w:type="pct"/>
        <w:tblLook w:val="04A0" w:firstRow="1" w:lastRow="0" w:firstColumn="1" w:lastColumn="0" w:noHBand="0" w:noVBand="1"/>
      </w:tblPr>
      <w:tblGrid>
        <w:gridCol w:w="1779"/>
        <w:gridCol w:w="922"/>
        <w:gridCol w:w="6954"/>
        <w:gridCol w:w="801"/>
      </w:tblGrid>
      <w:tr w:rsidR="007A1A64" w:rsidRPr="000C2908" w14:paraId="4253BF90" w14:textId="77777777" w:rsidTr="00AC6693">
        <w:trPr>
          <w:trHeight w:val="384"/>
        </w:trPr>
        <w:tc>
          <w:tcPr>
            <w:tcW w:w="767" w:type="pct"/>
            <w:shd w:val="clear" w:color="auto" w:fill="D9D9D9" w:themeFill="background1" w:themeFillShade="D9"/>
            <w:vAlign w:val="center"/>
          </w:tcPr>
          <w:p w14:paraId="360CFA88" w14:textId="77777777" w:rsidR="007A1A64" w:rsidRPr="000C2908" w:rsidRDefault="007A1A64" w:rsidP="00AC6693">
            <w:pPr>
              <w:rPr>
                <w:b/>
              </w:rPr>
            </w:pPr>
            <w:r w:rsidRPr="000C2908">
              <w:rPr>
                <w:b/>
              </w:rPr>
              <w:t>Namn</w:t>
            </w:r>
          </w:p>
        </w:tc>
        <w:tc>
          <w:tcPr>
            <w:tcW w:w="478" w:type="pct"/>
            <w:shd w:val="clear" w:color="auto" w:fill="D9D9D9" w:themeFill="background1" w:themeFillShade="D9"/>
            <w:vAlign w:val="center"/>
          </w:tcPr>
          <w:p w14:paraId="2AF3F92B" w14:textId="77777777" w:rsidR="007A1A64" w:rsidRPr="000C2908" w:rsidRDefault="007A1A64" w:rsidP="00AC6693">
            <w:pPr>
              <w:rPr>
                <w:b/>
              </w:rPr>
            </w:pPr>
            <w:r w:rsidRPr="000C2908">
              <w:rPr>
                <w:b/>
              </w:rPr>
              <w:t>Typ</w:t>
            </w:r>
          </w:p>
        </w:tc>
        <w:tc>
          <w:tcPr>
            <w:tcW w:w="3362" w:type="pct"/>
            <w:shd w:val="clear" w:color="auto" w:fill="D9D9D9" w:themeFill="background1" w:themeFillShade="D9"/>
            <w:vAlign w:val="center"/>
          </w:tcPr>
          <w:p w14:paraId="6CAA9E37" w14:textId="77777777" w:rsidR="007A1A64" w:rsidRPr="000C2908" w:rsidRDefault="007A1A64" w:rsidP="00AC6693">
            <w:pPr>
              <w:rPr>
                <w:b/>
              </w:rPr>
            </w:pPr>
            <w:r w:rsidRPr="000C2908">
              <w:rPr>
                <w:b/>
              </w:rPr>
              <w:t>Beskrivning</w:t>
            </w:r>
          </w:p>
        </w:tc>
        <w:tc>
          <w:tcPr>
            <w:tcW w:w="393" w:type="pct"/>
            <w:shd w:val="clear" w:color="auto" w:fill="D9D9D9" w:themeFill="background1" w:themeFillShade="D9"/>
          </w:tcPr>
          <w:p w14:paraId="68849BA4" w14:textId="77777777" w:rsidR="007A1A64" w:rsidRPr="000C2908" w:rsidRDefault="007A1A64" w:rsidP="00AC6693">
            <w:pPr>
              <w:rPr>
                <w:b/>
              </w:rPr>
            </w:pPr>
            <w:proofErr w:type="spellStart"/>
            <w:r>
              <w:rPr>
                <w:b/>
              </w:rPr>
              <w:t>Kard</w:t>
            </w:r>
            <w:proofErr w:type="spellEnd"/>
            <w:r>
              <w:rPr>
                <w:b/>
              </w:rPr>
              <w:t>.</w:t>
            </w:r>
          </w:p>
        </w:tc>
      </w:tr>
      <w:tr w:rsidR="00592DCD" w:rsidRPr="000C2908" w14:paraId="11932396" w14:textId="77777777" w:rsidTr="00AC6693">
        <w:tc>
          <w:tcPr>
            <w:tcW w:w="767" w:type="pct"/>
            <w:vAlign w:val="center"/>
          </w:tcPr>
          <w:p w14:paraId="6B64B93F" w14:textId="5D10FB69" w:rsidR="00592DCD" w:rsidRDefault="00592DCD" w:rsidP="00AC6693">
            <w:proofErr w:type="spellStart"/>
            <w:r>
              <w:t>description</w:t>
            </w:r>
            <w:proofErr w:type="spellEnd"/>
          </w:p>
        </w:tc>
        <w:tc>
          <w:tcPr>
            <w:tcW w:w="478" w:type="pct"/>
            <w:vAlign w:val="center"/>
          </w:tcPr>
          <w:p w14:paraId="12239AC7" w14:textId="1AA268C7" w:rsidR="00592DCD" w:rsidRDefault="00592DCD" w:rsidP="00AC6693">
            <w:r>
              <w:t>string</w:t>
            </w:r>
          </w:p>
        </w:tc>
        <w:tc>
          <w:tcPr>
            <w:tcW w:w="3362" w:type="pct"/>
            <w:vAlign w:val="center"/>
          </w:tcPr>
          <w:p w14:paraId="7AF5858D" w14:textId="2A2F3B3B" w:rsidR="00592DCD" w:rsidRPr="007A1A64" w:rsidRDefault="00592DCD" w:rsidP="00AC6693">
            <w:pPr>
              <w:rPr>
                <w:rFonts w:eastAsia="Times New Roman"/>
                <w:spacing w:val="-1"/>
              </w:rPr>
            </w:pPr>
            <w:r>
              <w:rPr>
                <w:rFonts w:eastAsia="Times New Roman"/>
                <w:spacing w:val="-1"/>
              </w:rPr>
              <w:t>Beskrivning av resurs</w:t>
            </w:r>
          </w:p>
        </w:tc>
        <w:tc>
          <w:tcPr>
            <w:tcW w:w="393" w:type="pct"/>
          </w:tcPr>
          <w:p w14:paraId="38117A71" w14:textId="38FDC85C" w:rsidR="00592DCD" w:rsidRDefault="00592DCD" w:rsidP="00AC6693">
            <w:r>
              <w:t>0..1</w:t>
            </w:r>
          </w:p>
        </w:tc>
      </w:tr>
      <w:tr w:rsidR="007A1A64" w:rsidRPr="000C2908" w14:paraId="4E60EDF7" w14:textId="77777777" w:rsidTr="00AC6693">
        <w:tc>
          <w:tcPr>
            <w:tcW w:w="767" w:type="pct"/>
            <w:vAlign w:val="center"/>
          </w:tcPr>
          <w:p w14:paraId="21E8E11D" w14:textId="5A4F50E6" w:rsidR="007A1A64" w:rsidRPr="000C2908" w:rsidRDefault="007A1A64" w:rsidP="00AC6693">
            <w:pPr>
              <w:rPr>
                <w:rFonts w:eastAsia="Times New Roman"/>
                <w:spacing w:val="-1"/>
                <w:szCs w:val="20"/>
                <w:highlight w:val="yellow"/>
              </w:rPr>
            </w:pPr>
            <w:proofErr w:type="spellStart"/>
            <w:r>
              <w:t>typeOfResource</w:t>
            </w:r>
            <w:proofErr w:type="spellEnd"/>
          </w:p>
        </w:tc>
        <w:tc>
          <w:tcPr>
            <w:tcW w:w="478" w:type="pct"/>
            <w:vAlign w:val="center"/>
          </w:tcPr>
          <w:p w14:paraId="7E10DB4A" w14:textId="3BF298A4" w:rsidR="007A1A64" w:rsidRPr="000C2908" w:rsidRDefault="007A1A64" w:rsidP="00AC6693">
            <w:pPr>
              <w:rPr>
                <w:rFonts w:eastAsia="Times New Roman"/>
                <w:spacing w:val="-1"/>
                <w:szCs w:val="20"/>
                <w:highlight w:val="yellow"/>
              </w:rPr>
            </w:pPr>
            <w:proofErr w:type="spellStart"/>
            <w:r>
              <w:t>CVType</w:t>
            </w:r>
            <w:proofErr w:type="spellEnd"/>
          </w:p>
        </w:tc>
        <w:tc>
          <w:tcPr>
            <w:tcW w:w="3362" w:type="pct"/>
            <w:vAlign w:val="center"/>
          </w:tcPr>
          <w:p w14:paraId="019FA6DE" w14:textId="77777777" w:rsidR="007A1A64" w:rsidRDefault="007A1A64" w:rsidP="00AC6693">
            <w:pPr>
              <w:rPr>
                <w:rFonts w:eastAsia="Times New Roman"/>
                <w:spacing w:val="-1"/>
              </w:rPr>
            </w:pPr>
            <w:r w:rsidRPr="007A1A64">
              <w:rPr>
                <w:rFonts w:eastAsia="Times New Roman"/>
                <w:spacing w:val="-1"/>
              </w:rPr>
              <w:t xml:space="preserve">Typ av resurs. </w:t>
            </w:r>
            <w:r>
              <w:rPr>
                <w:rFonts w:eastAsia="Times New Roman"/>
                <w:spacing w:val="-1"/>
              </w:rPr>
              <w:t xml:space="preserve">Kan exempelvis uttryckas som en </w:t>
            </w:r>
            <w:proofErr w:type="spellStart"/>
            <w:r>
              <w:rPr>
                <w:rFonts w:eastAsia="Times New Roman"/>
                <w:spacing w:val="-1"/>
              </w:rPr>
              <w:t>Snomed</w:t>
            </w:r>
            <w:proofErr w:type="spellEnd"/>
            <w:r>
              <w:rPr>
                <w:rFonts w:eastAsia="Times New Roman"/>
                <w:spacing w:val="-1"/>
              </w:rPr>
              <w:t xml:space="preserve">-CT kod </w:t>
            </w:r>
          </w:p>
          <w:p w14:paraId="24B1AAD2" w14:textId="5AFF6E33" w:rsidR="007A1A64" w:rsidRDefault="007A1A64" w:rsidP="00AC6693">
            <w:pPr>
              <w:rPr>
                <w:rFonts w:eastAsia="Times New Roman"/>
                <w:spacing w:val="-1"/>
              </w:rPr>
            </w:pPr>
            <w:r>
              <w:rPr>
                <w:rFonts w:eastAsia="Times New Roman"/>
                <w:spacing w:val="-1"/>
              </w:rPr>
              <w:t xml:space="preserve">Exempel: </w:t>
            </w:r>
          </w:p>
          <w:p w14:paraId="6E808FC4" w14:textId="00DEFB0C" w:rsidR="00592DCD" w:rsidRDefault="007A1A64" w:rsidP="00592DCD">
            <w:pPr>
              <w:rPr>
                <w:spacing w:val="-1"/>
              </w:rPr>
            </w:pPr>
            <w:proofErr w:type="gramStart"/>
            <w:r w:rsidRPr="007A1A64">
              <w:rPr>
                <w:rFonts w:eastAsia="Times New Roman"/>
                <w:spacing w:val="-1"/>
              </w:rPr>
              <w:t>272181003</w:t>
            </w:r>
            <w:proofErr w:type="gramEnd"/>
            <w:r w:rsidRPr="007A1A64">
              <w:rPr>
                <w:rFonts w:eastAsia="Times New Roman"/>
                <w:spacing w:val="-1"/>
              </w:rPr>
              <w:t> </w:t>
            </w:r>
            <w:r>
              <w:rPr>
                <w:rFonts w:eastAsia="Times New Roman"/>
                <w:spacing w:val="-1"/>
              </w:rPr>
              <w:t xml:space="preserve">/ </w:t>
            </w:r>
            <w:r w:rsidRPr="007A1A64">
              <w:rPr>
                <w:rFonts w:eastAsia="Times New Roman"/>
                <w:spacing w:val="-1"/>
              </w:rPr>
              <w:t>1.2.752.116.2.1.1</w:t>
            </w:r>
            <w:r>
              <w:rPr>
                <w:rFonts w:eastAsia="Times New Roman"/>
                <w:spacing w:val="-1"/>
              </w:rPr>
              <w:t xml:space="preserve"> = </w:t>
            </w:r>
            <w:r w:rsidR="00592DCD">
              <w:rPr>
                <w:rFonts w:eastAsia="Times New Roman"/>
                <w:spacing w:val="-1"/>
              </w:rPr>
              <w:t>”</w:t>
            </w:r>
            <w:r w:rsidRPr="007A1A64">
              <w:rPr>
                <w:spacing w:val="-1"/>
              </w:rPr>
              <w:t>klinisk utrustning och/eller kliniska</w:t>
            </w:r>
            <w:r w:rsidR="00592DCD">
              <w:rPr>
                <w:spacing w:val="-1"/>
              </w:rPr>
              <w:t>”</w:t>
            </w:r>
            <w:r w:rsidRPr="007A1A64">
              <w:rPr>
                <w:spacing w:val="-1"/>
              </w:rPr>
              <w:t xml:space="preserve"> hjälpmedel</w:t>
            </w:r>
          </w:p>
          <w:p w14:paraId="7C14D118" w14:textId="7A85E992" w:rsidR="00592DCD" w:rsidRPr="00592DCD" w:rsidRDefault="00592DCD" w:rsidP="00592DCD">
            <w:pPr>
              <w:rPr>
                <w:spacing w:val="-1"/>
              </w:rPr>
            </w:pPr>
            <w:proofErr w:type="gramStart"/>
            <w:r w:rsidRPr="00592DCD">
              <w:rPr>
                <w:spacing w:val="-1"/>
              </w:rPr>
              <w:t>466808009</w:t>
            </w:r>
            <w:proofErr w:type="gramEnd"/>
            <w:r>
              <w:rPr>
                <w:spacing w:val="-1"/>
              </w:rPr>
              <w:t xml:space="preserve"> / </w:t>
            </w:r>
            <w:r w:rsidRPr="007A1A64">
              <w:rPr>
                <w:rFonts w:eastAsia="Times New Roman"/>
                <w:spacing w:val="-1"/>
              </w:rPr>
              <w:t>1.2.752.116.2.1.1</w:t>
            </w:r>
            <w:r>
              <w:rPr>
                <w:rFonts w:eastAsia="Times New Roman"/>
                <w:spacing w:val="-1"/>
              </w:rPr>
              <w:t xml:space="preserve"> = ”videoprocessor” m </w:t>
            </w:r>
            <w:proofErr w:type="spellStart"/>
            <w:r>
              <w:rPr>
                <w:rFonts w:eastAsia="Times New Roman"/>
                <w:spacing w:val="-1"/>
              </w:rPr>
              <w:t>fl</w:t>
            </w:r>
            <w:proofErr w:type="spellEnd"/>
          </w:p>
          <w:p w14:paraId="3817A943" w14:textId="77777777" w:rsidR="00592DCD" w:rsidRPr="007A1A64" w:rsidRDefault="00592DCD" w:rsidP="00592DCD">
            <w:pPr>
              <w:rPr>
                <w:spacing w:val="-1"/>
              </w:rPr>
            </w:pPr>
          </w:p>
          <w:p w14:paraId="772A52D9" w14:textId="171C6B45" w:rsidR="007A1A64" w:rsidRPr="007A1A64" w:rsidRDefault="007A1A64" w:rsidP="007A1A64">
            <w:pPr>
              <w:rPr>
                <w:rFonts w:eastAsia="Times New Roman"/>
                <w:spacing w:val="-1"/>
              </w:rPr>
            </w:pPr>
          </w:p>
          <w:p w14:paraId="64A2B8F6" w14:textId="2DB93B68" w:rsidR="007A1A64" w:rsidRPr="000C2908" w:rsidRDefault="007A1A64" w:rsidP="00AC6693">
            <w:pPr>
              <w:rPr>
                <w:rFonts w:eastAsia="Times New Roman"/>
                <w:spacing w:val="-1"/>
                <w:szCs w:val="20"/>
                <w:highlight w:val="yellow"/>
              </w:rPr>
            </w:pPr>
          </w:p>
        </w:tc>
        <w:tc>
          <w:tcPr>
            <w:tcW w:w="393" w:type="pct"/>
          </w:tcPr>
          <w:p w14:paraId="519EA65C" w14:textId="16192EFB" w:rsidR="007A1A64" w:rsidRDefault="00592DCD" w:rsidP="00AC6693">
            <w:r>
              <w:t>0</w:t>
            </w:r>
            <w:r w:rsidR="007A1A64">
              <w:t>..1</w:t>
            </w:r>
          </w:p>
        </w:tc>
      </w:tr>
      <w:tr w:rsidR="007A1A64" w:rsidRPr="000C2908" w14:paraId="19856E0B" w14:textId="77777777" w:rsidTr="00AC6693">
        <w:tc>
          <w:tcPr>
            <w:tcW w:w="767" w:type="pct"/>
            <w:vAlign w:val="center"/>
          </w:tcPr>
          <w:p w14:paraId="7795EEB3" w14:textId="0D66BB31" w:rsidR="007A1A64" w:rsidRPr="00150E19" w:rsidRDefault="007A1A64" w:rsidP="00AC6693">
            <w:pPr>
              <w:rPr>
                <w:rFonts w:eastAsia="Times New Roman"/>
                <w:spacing w:val="-1"/>
                <w:szCs w:val="20"/>
                <w:highlight w:val="yellow"/>
              </w:rPr>
            </w:pPr>
            <w:proofErr w:type="spellStart"/>
            <w:r>
              <w:rPr>
                <w:szCs w:val="20"/>
              </w:rPr>
              <w:t>resourceAttribute</w:t>
            </w:r>
            <w:proofErr w:type="spellEnd"/>
          </w:p>
        </w:tc>
        <w:tc>
          <w:tcPr>
            <w:tcW w:w="478" w:type="pct"/>
            <w:vAlign w:val="center"/>
          </w:tcPr>
          <w:p w14:paraId="4DF33E4A" w14:textId="618E44FB" w:rsidR="007A1A64" w:rsidRPr="000C2908" w:rsidRDefault="007A1A64" w:rsidP="00AC6693">
            <w:pPr>
              <w:rPr>
                <w:rFonts w:eastAsia="Times New Roman"/>
                <w:spacing w:val="-1"/>
                <w:szCs w:val="20"/>
                <w:highlight w:val="yellow"/>
              </w:rPr>
            </w:pPr>
            <w:proofErr w:type="spellStart"/>
            <w:r>
              <w:t>CVType</w:t>
            </w:r>
            <w:proofErr w:type="spellEnd"/>
          </w:p>
        </w:tc>
        <w:tc>
          <w:tcPr>
            <w:tcW w:w="3362" w:type="pct"/>
            <w:vAlign w:val="center"/>
          </w:tcPr>
          <w:p w14:paraId="07A98111" w14:textId="3A075DC5" w:rsidR="007A1A64" w:rsidRPr="000C2908" w:rsidRDefault="00592DCD" w:rsidP="00AC6693">
            <w:pPr>
              <w:rPr>
                <w:rFonts w:eastAsia="Times New Roman"/>
                <w:spacing w:val="-1"/>
                <w:szCs w:val="20"/>
                <w:highlight w:val="yellow"/>
              </w:rPr>
            </w:pPr>
            <w:r>
              <w:t>Detaljerade egenskaper för resursen</w:t>
            </w:r>
          </w:p>
        </w:tc>
        <w:tc>
          <w:tcPr>
            <w:tcW w:w="393" w:type="pct"/>
          </w:tcPr>
          <w:p w14:paraId="0CC91709" w14:textId="36C0764D" w:rsidR="007A1A64" w:rsidRDefault="00592DCD" w:rsidP="00AC6693">
            <w:r>
              <w:t>0</w:t>
            </w:r>
            <w:r w:rsidR="007A1A64">
              <w:t>..1</w:t>
            </w:r>
          </w:p>
        </w:tc>
      </w:tr>
    </w:tbl>
    <w:p w14:paraId="688B3BCA" w14:textId="77777777" w:rsidR="007A1A64" w:rsidRDefault="007A1A64" w:rsidP="007A1A64">
      <w:pPr>
        <w:pStyle w:val="Rubrik2"/>
        <w:numPr>
          <w:ilvl w:val="0"/>
          <w:numId w:val="0"/>
        </w:numPr>
        <w:ind w:left="576"/>
      </w:pPr>
    </w:p>
    <w:p w14:paraId="19B87B80" w14:textId="53B88320" w:rsidR="00D12F61" w:rsidRDefault="00D12F61" w:rsidP="00546F62">
      <w:pPr>
        <w:pStyle w:val="Rubrik2"/>
      </w:pPr>
      <w:bookmarkStart w:id="191" w:name="_Toc149769373"/>
      <w:proofErr w:type="spellStart"/>
      <w:r w:rsidRPr="00D12F61">
        <w:t>TimeslotType</w:t>
      </w:r>
      <w:bookmarkEnd w:id="191"/>
      <w:proofErr w:type="spellEnd"/>
    </w:p>
    <w:p w14:paraId="05F37222" w14:textId="08F61D32" w:rsidR="00D12F61" w:rsidRDefault="00D12F61" w:rsidP="00D12F61">
      <w:proofErr w:type="spellStart"/>
      <w:r w:rsidRPr="00D12F61">
        <w:t>TimeslotType</w:t>
      </w:r>
      <w:proofErr w:type="spellEnd"/>
      <w:r w:rsidRPr="00D12F61">
        <w:t xml:space="preserve"> återkommer i flera interaktioner och innehåller detaljer om en tid oavsett om denna är bokad eller ledig</w:t>
      </w:r>
      <w:r>
        <w:t>.</w:t>
      </w:r>
    </w:p>
    <w:p w14:paraId="510ACFE1" w14:textId="77777777" w:rsidR="00D12F61" w:rsidRDefault="00D12F61" w:rsidP="00D12F61"/>
    <w:tbl>
      <w:tblPr>
        <w:tblStyle w:val="Tabellrutnt"/>
        <w:tblW w:w="5000" w:type="pct"/>
        <w:tblLook w:val="04A0" w:firstRow="1" w:lastRow="0" w:firstColumn="1" w:lastColumn="0" w:noHBand="0" w:noVBand="1"/>
      </w:tblPr>
      <w:tblGrid>
        <w:gridCol w:w="2399"/>
        <w:gridCol w:w="1705"/>
        <w:gridCol w:w="5530"/>
        <w:gridCol w:w="822"/>
      </w:tblGrid>
      <w:tr w:rsidR="00343142" w:rsidRPr="000C2908" w14:paraId="3E03F8ED" w14:textId="30F5C836" w:rsidTr="00343142">
        <w:trPr>
          <w:trHeight w:val="384"/>
        </w:trPr>
        <w:tc>
          <w:tcPr>
            <w:tcW w:w="1147" w:type="pct"/>
            <w:shd w:val="clear" w:color="auto" w:fill="D9D9D9" w:themeFill="background1" w:themeFillShade="D9"/>
            <w:vAlign w:val="center"/>
          </w:tcPr>
          <w:p w14:paraId="577E026C" w14:textId="77777777" w:rsidR="00343142" w:rsidRPr="000C2908" w:rsidRDefault="00343142" w:rsidP="00D12F61">
            <w:pPr>
              <w:rPr>
                <w:b/>
              </w:rPr>
            </w:pPr>
            <w:r w:rsidRPr="000C2908">
              <w:rPr>
                <w:b/>
              </w:rPr>
              <w:t>Namn</w:t>
            </w:r>
          </w:p>
        </w:tc>
        <w:tc>
          <w:tcPr>
            <w:tcW w:w="815" w:type="pct"/>
            <w:shd w:val="clear" w:color="auto" w:fill="D9D9D9" w:themeFill="background1" w:themeFillShade="D9"/>
            <w:vAlign w:val="center"/>
          </w:tcPr>
          <w:p w14:paraId="182FDCED" w14:textId="77777777" w:rsidR="00343142" w:rsidRPr="000C2908" w:rsidRDefault="00343142" w:rsidP="00D12F61">
            <w:pPr>
              <w:rPr>
                <w:b/>
              </w:rPr>
            </w:pPr>
            <w:r w:rsidRPr="000C2908">
              <w:rPr>
                <w:b/>
              </w:rPr>
              <w:t>Typ</w:t>
            </w:r>
          </w:p>
        </w:tc>
        <w:tc>
          <w:tcPr>
            <w:tcW w:w="2644" w:type="pct"/>
            <w:shd w:val="clear" w:color="auto" w:fill="D9D9D9" w:themeFill="background1" w:themeFillShade="D9"/>
            <w:vAlign w:val="center"/>
          </w:tcPr>
          <w:p w14:paraId="7F3B34F4" w14:textId="77777777" w:rsidR="00343142" w:rsidRPr="000C2908" w:rsidRDefault="00343142" w:rsidP="00D12F61">
            <w:pPr>
              <w:rPr>
                <w:b/>
              </w:rPr>
            </w:pPr>
            <w:r w:rsidRPr="000C2908">
              <w:rPr>
                <w:b/>
              </w:rPr>
              <w:t>Beskrivning</w:t>
            </w:r>
          </w:p>
        </w:tc>
        <w:tc>
          <w:tcPr>
            <w:tcW w:w="393" w:type="pct"/>
            <w:shd w:val="clear" w:color="auto" w:fill="D9D9D9" w:themeFill="background1" w:themeFillShade="D9"/>
          </w:tcPr>
          <w:p w14:paraId="600E8C91" w14:textId="3D75C6B7" w:rsidR="00343142" w:rsidRPr="000C2908" w:rsidRDefault="00343142" w:rsidP="00D12F61">
            <w:pPr>
              <w:rPr>
                <w:b/>
              </w:rPr>
            </w:pPr>
            <w:proofErr w:type="spellStart"/>
            <w:r>
              <w:rPr>
                <w:b/>
              </w:rPr>
              <w:t>Kard</w:t>
            </w:r>
            <w:proofErr w:type="spellEnd"/>
            <w:r>
              <w:rPr>
                <w:b/>
              </w:rPr>
              <w:t>.</w:t>
            </w:r>
          </w:p>
        </w:tc>
      </w:tr>
      <w:tr w:rsidR="00343142" w:rsidRPr="000C2908" w14:paraId="6DA5393F" w14:textId="2933856C" w:rsidTr="00343142">
        <w:tc>
          <w:tcPr>
            <w:tcW w:w="1147" w:type="pct"/>
            <w:vAlign w:val="center"/>
          </w:tcPr>
          <w:p w14:paraId="4CCFDF28" w14:textId="3007DBF8" w:rsidR="00343142" w:rsidRPr="000C2908" w:rsidRDefault="00343142" w:rsidP="00691180">
            <w:pPr>
              <w:rPr>
                <w:rFonts w:eastAsia="Times New Roman"/>
                <w:spacing w:val="-1"/>
                <w:szCs w:val="20"/>
                <w:highlight w:val="yellow"/>
              </w:rPr>
            </w:pPr>
            <w:proofErr w:type="spellStart"/>
            <w:r>
              <w:t>timeslotId</w:t>
            </w:r>
            <w:proofErr w:type="spellEnd"/>
          </w:p>
        </w:tc>
        <w:tc>
          <w:tcPr>
            <w:tcW w:w="815" w:type="pct"/>
            <w:vAlign w:val="center"/>
          </w:tcPr>
          <w:p w14:paraId="5DB0E602" w14:textId="07BCE151" w:rsidR="00343142" w:rsidRPr="000C2908" w:rsidRDefault="00343142" w:rsidP="00691180">
            <w:pPr>
              <w:rPr>
                <w:rFonts w:eastAsia="Times New Roman"/>
                <w:spacing w:val="-1"/>
                <w:szCs w:val="20"/>
                <w:highlight w:val="yellow"/>
              </w:rPr>
            </w:pPr>
            <w:proofErr w:type="spellStart"/>
            <w:r>
              <w:t>uuidType</w:t>
            </w:r>
            <w:proofErr w:type="spellEnd"/>
          </w:p>
        </w:tc>
        <w:tc>
          <w:tcPr>
            <w:tcW w:w="2644" w:type="pct"/>
            <w:vAlign w:val="center"/>
          </w:tcPr>
          <w:p w14:paraId="6674CAD1" w14:textId="2765B3E0" w:rsidR="00343142" w:rsidRPr="000C2908" w:rsidRDefault="00343142" w:rsidP="00691180">
            <w:pPr>
              <w:rPr>
                <w:rFonts w:eastAsia="Times New Roman"/>
                <w:spacing w:val="-1"/>
                <w:szCs w:val="20"/>
                <w:highlight w:val="yellow"/>
              </w:rPr>
            </w:pPr>
            <w:r>
              <w:t xml:space="preserve">Unikt id för tidsluckan. Ska uttryckas som </w:t>
            </w:r>
            <w:proofErr w:type="spellStart"/>
            <w:r>
              <w:t>uuid</w:t>
            </w:r>
            <w:proofErr w:type="spellEnd"/>
            <w:r>
              <w:t xml:space="preserve"> </w:t>
            </w:r>
            <w:r w:rsidRPr="00BC21C6">
              <w:rPr>
                <w:szCs w:val="20"/>
              </w:rPr>
              <w:t>(</w:t>
            </w:r>
            <w:proofErr w:type="spellStart"/>
            <w:r w:rsidRPr="00BC21C6">
              <w:rPr>
                <w:color w:val="000000"/>
                <w:szCs w:val="20"/>
                <w:shd w:val="clear" w:color="auto" w:fill="FFFFFF"/>
              </w:rPr>
              <w:t>universally</w:t>
            </w:r>
            <w:proofErr w:type="spellEnd"/>
            <w:r w:rsidRPr="00BC21C6">
              <w:rPr>
                <w:color w:val="000000"/>
                <w:szCs w:val="20"/>
                <w:shd w:val="clear" w:color="auto" w:fill="FFFFFF"/>
              </w:rPr>
              <w:t xml:space="preserve"> </w:t>
            </w:r>
            <w:proofErr w:type="spellStart"/>
            <w:r w:rsidRPr="00BC21C6">
              <w:rPr>
                <w:color w:val="000000"/>
                <w:szCs w:val="20"/>
                <w:shd w:val="clear" w:color="auto" w:fill="FFFFFF"/>
              </w:rPr>
              <w:t>unique</w:t>
            </w:r>
            <w:proofErr w:type="spellEnd"/>
            <w:r w:rsidRPr="00BC21C6">
              <w:rPr>
                <w:color w:val="000000"/>
                <w:szCs w:val="20"/>
                <w:shd w:val="clear" w:color="auto" w:fill="FFFFFF"/>
              </w:rPr>
              <w:t xml:space="preserve"> </w:t>
            </w:r>
            <w:proofErr w:type="spellStart"/>
            <w:r w:rsidRPr="00BC21C6">
              <w:rPr>
                <w:color w:val="000000"/>
                <w:szCs w:val="20"/>
                <w:shd w:val="clear" w:color="auto" w:fill="FFFFFF"/>
              </w:rPr>
              <w:t>identifier</w:t>
            </w:r>
            <w:proofErr w:type="spellEnd"/>
            <w:r w:rsidRPr="00BC21C6">
              <w:rPr>
                <w:color w:val="000000"/>
                <w:szCs w:val="20"/>
                <w:shd w:val="clear" w:color="auto" w:fill="FFFFFF"/>
              </w:rPr>
              <w:t>)</w:t>
            </w:r>
            <w:r>
              <w:rPr>
                <w:color w:val="000000"/>
                <w:szCs w:val="20"/>
                <w:shd w:val="clear" w:color="auto" w:fill="FFFFFF"/>
              </w:rPr>
              <w:t>.</w:t>
            </w:r>
          </w:p>
        </w:tc>
        <w:tc>
          <w:tcPr>
            <w:tcW w:w="393" w:type="pct"/>
          </w:tcPr>
          <w:p w14:paraId="3892458B" w14:textId="27DBBB21" w:rsidR="00343142" w:rsidRDefault="00343142" w:rsidP="00691180">
            <w:r>
              <w:t>1..1</w:t>
            </w:r>
          </w:p>
        </w:tc>
      </w:tr>
      <w:tr w:rsidR="00343142" w:rsidRPr="000C2908" w14:paraId="7AC5B309" w14:textId="5E82C002" w:rsidTr="00343142">
        <w:tc>
          <w:tcPr>
            <w:tcW w:w="1147" w:type="pct"/>
            <w:vAlign w:val="center"/>
          </w:tcPr>
          <w:p w14:paraId="7B98227B" w14:textId="57B5648D" w:rsidR="00343142" w:rsidRPr="00800D3C" w:rsidRDefault="00343142" w:rsidP="00691180">
            <w:pPr>
              <w:rPr>
                <w:rFonts w:eastAsia="Times New Roman"/>
                <w:spacing w:val="-1"/>
                <w:szCs w:val="20"/>
                <w:highlight w:val="yellow"/>
              </w:rPr>
            </w:pPr>
            <w:proofErr w:type="spellStart"/>
            <w:r w:rsidRPr="00800D3C">
              <w:t>timeType</w:t>
            </w:r>
            <w:proofErr w:type="spellEnd"/>
          </w:p>
        </w:tc>
        <w:tc>
          <w:tcPr>
            <w:tcW w:w="815" w:type="pct"/>
            <w:vAlign w:val="center"/>
          </w:tcPr>
          <w:p w14:paraId="166FBE2D" w14:textId="7DFDCE0D" w:rsidR="00343142" w:rsidRPr="000C2908" w:rsidRDefault="00343142" w:rsidP="00691180">
            <w:pPr>
              <w:rPr>
                <w:rFonts w:eastAsia="Times New Roman"/>
                <w:spacing w:val="-1"/>
                <w:szCs w:val="20"/>
                <w:highlight w:val="yellow"/>
              </w:rPr>
            </w:pPr>
            <w:proofErr w:type="spellStart"/>
            <w:r>
              <w:t>TimeTypeType</w:t>
            </w:r>
            <w:proofErr w:type="spellEnd"/>
          </w:p>
        </w:tc>
        <w:tc>
          <w:tcPr>
            <w:tcW w:w="2644" w:type="pct"/>
            <w:vAlign w:val="center"/>
          </w:tcPr>
          <w:p w14:paraId="57DF70A1" w14:textId="3BDCC850" w:rsidR="00343142" w:rsidRPr="000C2908" w:rsidRDefault="00343142" w:rsidP="00691180">
            <w:pPr>
              <w:rPr>
                <w:rFonts w:eastAsia="Times New Roman"/>
                <w:spacing w:val="-1"/>
                <w:szCs w:val="20"/>
                <w:highlight w:val="yellow"/>
              </w:rPr>
            </w:pPr>
            <w:r>
              <w:t xml:space="preserve">Typ av tid som uttrycker var bokningen/besöket avser. Se datatypen </w:t>
            </w:r>
            <w:proofErr w:type="spellStart"/>
            <w:r>
              <w:t>TimeTypeType</w:t>
            </w:r>
            <w:proofErr w:type="spellEnd"/>
            <w:r>
              <w:t xml:space="preserve"> för vidare information</w:t>
            </w:r>
          </w:p>
        </w:tc>
        <w:tc>
          <w:tcPr>
            <w:tcW w:w="393" w:type="pct"/>
          </w:tcPr>
          <w:p w14:paraId="590CF6C0" w14:textId="1367C411" w:rsidR="00343142" w:rsidRDefault="00343142" w:rsidP="00691180">
            <w:r>
              <w:t>1..1</w:t>
            </w:r>
          </w:p>
        </w:tc>
      </w:tr>
      <w:tr w:rsidR="00343142" w:rsidRPr="000C2908" w14:paraId="052CD7F8" w14:textId="6162FE69" w:rsidTr="00343142">
        <w:tc>
          <w:tcPr>
            <w:tcW w:w="1147" w:type="pct"/>
            <w:vAlign w:val="center"/>
          </w:tcPr>
          <w:p w14:paraId="47348683" w14:textId="07CDFBD1" w:rsidR="00343142" w:rsidRPr="00800D3C" w:rsidRDefault="00343142" w:rsidP="00691180">
            <w:pPr>
              <w:rPr>
                <w:rFonts w:eastAsia="Times New Roman"/>
                <w:spacing w:val="-1"/>
                <w:szCs w:val="20"/>
                <w:highlight w:val="yellow"/>
              </w:rPr>
            </w:pPr>
            <w:proofErr w:type="spellStart"/>
            <w:r w:rsidRPr="00800D3C">
              <w:t>startTime</w:t>
            </w:r>
            <w:proofErr w:type="spellEnd"/>
          </w:p>
        </w:tc>
        <w:tc>
          <w:tcPr>
            <w:tcW w:w="815" w:type="pct"/>
            <w:vAlign w:val="center"/>
          </w:tcPr>
          <w:p w14:paraId="45193A23" w14:textId="7BA406FA" w:rsidR="00343142" w:rsidRPr="000C2908" w:rsidRDefault="00343142" w:rsidP="00691180">
            <w:pPr>
              <w:rPr>
                <w:rFonts w:eastAsia="Times New Roman"/>
                <w:spacing w:val="-1"/>
                <w:szCs w:val="20"/>
                <w:highlight w:val="yellow"/>
              </w:rPr>
            </w:pPr>
            <w:r w:rsidRPr="00115129">
              <w:t>TS</w:t>
            </w:r>
            <w:r>
              <w:t xml:space="preserve"> (string)</w:t>
            </w:r>
          </w:p>
        </w:tc>
        <w:tc>
          <w:tcPr>
            <w:tcW w:w="2644" w:type="pct"/>
            <w:vAlign w:val="center"/>
          </w:tcPr>
          <w:p w14:paraId="73D835CA" w14:textId="5EACA6F8" w:rsidR="00343142" w:rsidRPr="000C2908" w:rsidRDefault="00343142" w:rsidP="00691180">
            <w:pPr>
              <w:rPr>
                <w:rFonts w:eastAsia="Times New Roman"/>
                <w:spacing w:val="-1"/>
                <w:szCs w:val="20"/>
                <w:highlight w:val="yellow"/>
              </w:rPr>
            </w:pPr>
            <w:r w:rsidRPr="0070631A">
              <w:t xml:space="preserve">Startdatum och klockslag för bokad tid, på formatet </w:t>
            </w:r>
            <w:proofErr w:type="spellStart"/>
            <w:r w:rsidRPr="0070631A">
              <w:t>ÅÅÅÅMMDDttmmss</w:t>
            </w:r>
            <w:proofErr w:type="spellEnd"/>
            <w:r w:rsidRPr="0070631A">
              <w:t>.</w:t>
            </w:r>
          </w:p>
        </w:tc>
        <w:tc>
          <w:tcPr>
            <w:tcW w:w="393" w:type="pct"/>
          </w:tcPr>
          <w:p w14:paraId="2DC6FA1B" w14:textId="11335895" w:rsidR="00343142" w:rsidRPr="0070631A" w:rsidRDefault="00343142" w:rsidP="00691180">
            <w:r>
              <w:t>1..1</w:t>
            </w:r>
          </w:p>
        </w:tc>
      </w:tr>
      <w:tr w:rsidR="00343142" w:rsidRPr="000C2908" w14:paraId="0FFCCF86" w14:textId="4575B03B" w:rsidTr="00343142">
        <w:tc>
          <w:tcPr>
            <w:tcW w:w="1147" w:type="pct"/>
            <w:vAlign w:val="center"/>
          </w:tcPr>
          <w:p w14:paraId="2465FECA" w14:textId="04423D3F" w:rsidR="00343142" w:rsidRPr="00800D3C" w:rsidRDefault="00343142" w:rsidP="00691180">
            <w:pPr>
              <w:rPr>
                <w:rFonts w:eastAsia="Times New Roman"/>
                <w:spacing w:val="-1"/>
                <w:szCs w:val="20"/>
                <w:highlight w:val="yellow"/>
              </w:rPr>
            </w:pPr>
            <w:proofErr w:type="spellStart"/>
            <w:r w:rsidRPr="00800D3C">
              <w:lastRenderedPageBreak/>
              <w:t>endTime</w:t>
            </w:r>
            <w:proofErr w:type="spellEnd"/>
          </w:p>
        </w:tc>
        <w:tc>
          <w:tcPr>
            <w:tcW w:w="815" w:type="pct"/>
            <w:vAlign w:val="center"/>
          </w:tcPr>
          <w:p w14:paraId="77EC5FF9" w14:textId="11DB2D9E" w:rsidR="00343142" w:rsidRPr="000C2908" w:rsidRDefault="00343142" w:rsidP="00691180">
            <w:pPr>
              <w:rPr>
                <w:rFonts w:eastAsia="Times New Roman"/>
                <w:spacing w:val="-1"/>
                <w:szCs w:val="20"/>
                <w:highlight w:val="yellow"/>
              </w:rPr>
            </w:pPr>
            <w:r w:rsidRPr="00115129">
              <w:t>TS</w:t>
            </w:r>
            <w:r>
              <w:t xml:space="preserve"> (string)</w:t>
            </w:r>
          </w:p>
        </w:tc>
        <w:tc>
          <w:tcPr>
            <w:tcW w:w="2644" w:type="pct"/>
            <w:vAlign w:val="center"/>
          </w:tcPr>
          <w:p w14:paraId="422AD66F" w14:textId="2071B3E2" w:rsidR="00343142" w:rsidRPr="000C2908" w:rsidRDefault="00343142" w:rsidP="00691180">
            <w:pPr>
              <w:rPr>
                <w:rFonts w:eastAsia="Times New Roman"/>
                <w:spacing w:val="-1"/>
                <w:szCs w:val="20"/>
                <w:highlight w:val="yellow"/>
              </w:rPr>
            </w:pPr>
            <w:r w:rsidRPr="0070631A">
              <w:t xml:space="preserve">Slutdatum och klockslag för bokad tid, på formatet </w:t>
            </w:r>
            <w:proofErr w:type="spellStart"/>
            <w:r w:rsidRPr="0070631A">
              <w:t>ÅÅÅÅMMDDttmmss</w:t>
            </w:r>
            <w:proofErr w:type="spellEnd"/>
            <w:r w:rsidRPr="0070631A">
              <w:t>.</w:t>
            </w:r>
          </w:p>
        </w:tc>
        <w:tc>
          <w:tcPr>
            <w:tcW w:w="393" w:type="pct"/>
          </w:tcPr>
          <w:p w14:paraId="4EF699C7" w14:textId="0297728D" w:rsidR="00343142" w:rsidRPr="0070631A" w:rsidRDefault="00343142" w:rsidP="00691180">
            <w:r>
              <w:t>0..1</w:t>
            </w:r>
          </w:p>
        </w:tc>
      </w:tr>
      <w:tr w:rsidR="00343142" w:rsidRPr="000C2908" w14:paraId="2EF0DB5E" w14:textId="65765908" w:rsidTr="00343142">
        <w:tc>
          <w:tcPr>
            <w:tcW w:w="1147" w:type="pct"/>
            <w:vAlign w:val="center"/>
          </w:tcPr>
          <w:p w14:paraId="70B1FD67" w14:textId="7C3455D3" w:rsidR="00343142" w:rsidRPr="00800D3C" w:rsidRDefault="00343142" w:rsidP="00691180">
            <w:pPr>
              <w:rPr>
                <w:rFonts w:eastAsia="Times New Roman"/>
                <w:spacing w:val="-1"/>
                <w:szCs w:val="20"/>
                <w:highlight w:val="yellow"/>
              </w:rPr>
            </w:pPr>
            <w:proofErr w:type="spellStart"/>
            <w:r w:rsidRPr="00800D3C">
              <w:t>timeLength</w:t>
            </w:r>
            <w:proofErr w:type="spellEnd"/>
          </w:p>
        </w:tc>
        <w:tc>
          <w:tcPr>
            <w:tcW w:w="815" w:type="pct"/>
            <w:vAlign w:val="center"/>
          </w:tcPr>
          <w:p w14:paraId="775346D2" w14:textId="5D78C67F" w:rsidR="00343142" w:rsidRPr="000C2908" w:rsidRDefault="00343142" w:rsidP="00691180">
            <w:pPr>
              <w:rPr>
                <w:rFonts w:eastAsia="Times New Roman"/>
                <w:spacing w:val="-1"/>
                <w:szCs w:val="20"/>
                <w:highlight w:val="yellow"/>
              </w:rPr>
            </w:pPr>
            <w:r>
              <w:t>double</w:t>
            </w:r>
          </w:p>
        </w:tc>
        <w:tc>
          <w:tcPr>
            <w:tcW w:w="2644" w:type="pct"/>
            <w:vAlign w:val="center"/>
          </w:tcPr>
          <w:p w14:paraId="50D0EC2F" w14:textId="7D63CCC0" w:rsidR="00343142" w:rsidRPr="000C2908" w:rsidRDefault="00343142" w:rsidP="00691180">
            <w:pPr>
              <w:rPr>
                <w:rFonts w:eastAsia="Times New Roman"/>
                <w:spacing w:val="-1"/>
                <w:szCs w:val="20"/>
                <w:highlight w:val="yellow"/>
              </w:rPr>
            </w:pPr>
            <w:r>
              <w:t>Längd på besöket i minuter</w:t>
            </w:r>
          </w:p>
        </w:tc>
        <w:tc>
          <w:tcPr>
            <w:tcW w:w="393" w:type="pct"/>
          </w:tcPr>
          <w:p w14:paraId="08427DC6" w14:textId="4222EFE8" w:rsidR="00343142" w:rsidRDefault="00343142" w:rsidP="00691180">
            <w:r>
              <w:t>0..1</w:t>
            </w:r>
          </w:p>
        </w:tc>
      </w:tr>
      <w:tr w:rsidR="00343142" w:rsidRPr="000C2908" w14:paraId="22F01985" w14:textId="79DFBDB0" w:rsidTr="00343142">
        <w:tc>
          <w:tcPr>
            <w:tcW w:w="1147" w:type="pct"/>
            <w:vAlign w:val="center"/>
          </w:tcPr>
          <w:p w14:paraId="691C655C" w14:textId="363B843B" w:rsidR="00343142" w:rsidRPr="00800D3C" w:rsidRDefault="00343142" w:rsidP="00691180">
            <w:pPr>
              <w:rPr>
                <w:rFonts w:eastAsia="Times New Roman"/>
                <w:spacing w:val="-1"/>
                <w:szCs w:val="20"/>
                <w:highlight w:val="yellow"/>
              </w:rPr>
            </w:pPr>
            <w:proofErr w:type="spellStart"/>
            <w:r w:rsidRPr="00800D3C">
              <w:t>healthcareFacility</w:t>
            </w:r>
            <w:r>
              <w:t>HSAId</w:t>
            </w:r>
            <w:proofErr w:type="spellEnd"/>
          </w:p>
        </w:tc>
        <w:tc>
          <w:tcPr>
            <w:tcW w:w="815" w:type="pct"/>
            <w:vAlign w:val="center"/>
          </w:tcPr>
          <w:p w14:paraId="01696DD1" w14:textId="214B7308" w:rsidR="00343142" w:rsidRPr="000C2908" w:rsidRDefault="00343142" w:rsidP="00691180">
            <w:pPr>
              <w:rPr>
                <w:rFonts w:eastAsia="Times New Roman"/>
                <w:spacing w:val="-1"/>
                <w:szCs w:val="20"/>
                <w:highlight w:val="yellow"/>
              </w:rPr>
            </w:pPr>
            <w:proofErr w:type="spellStart"/>
            <w:r>
              <w:t>HSAIdType</w:t>
            </w:r>
            <w:proofErr w:type="spellEnd"/>
            <w:r>
              <w:t xml:space="preserve"> (string)</w:t>
            </w:r>
          </w:p>
        </w:tc>
        <w:tc>
          <w:tcPr>
            <w:tcW w:w="2644" w:type="pct"/>
            <w:vAlign w:val="center"/>
          </w:tcPr>
          <w:p w14:paraId="44A693E9" w14:textId="58DB02B5" w:rsidR="00343142" w:rsidRPr="000C2908" w:rsidRDefault="00343142" w:rsidP="00691180">
            <w:pPr>
              <w:rPr>
                <w:rFonts w:eastAsia="Times New Roman"/>
                <w:spacing w:val="-1"/>
                <w:szCs w:val="20"/>
                <w:highlight w:val="yellow"/>
              </w:rPr>
            </w:pPr>
            <w:r>
              <w:t>Vårdenheten som bokningen gäller hos</w:t>
            </w:r>
          </w:p>
        </w:tc>
        <w:tc>
          <w:tcPr>
            <w:tcW w:w="393" w:type="pct"/>
          </w:tcPr>
          <w:p w14:paraId="177D01F3" w14:textId="545059D5" w:rsidR="00343142" w:rsidRDefault="00343142" w:rsidP="00691180">
            <w:r>
              <w:t>1..1</w:t>
            </w:r>
          </w:p>
        </w:tc>
      </w:tr>
      <w:tr w:rsidR="00343142" w:rsidRPr="000C2908" w14:paraId="5188604E" w14:textId="31C0883E" w:rsidTr="00343142">
        <w:tc>
          <w:tcPr>
            <w:tcW w:w="1147" w:type="pct"/>
            <w:vAlign w:val="center"/>
          </w:tcPr>
          <w:p w14:paraId="700FBB6F" w14:textId="1FFD868C" w:rsidR="00343142" w:rsidRPr="00800D3C" w:rsidRDefault="00343142" w:rsidP="00691180">
            <w:pPr>
              <w:rPr>
                <w:rFonts w:eastAsia="Times New Roman"/>
                <w:spacing w:val="-1"/>
                <w:szCs w:val="20"/>
                <w:highlight w:val="yellow"/>
              </w:rPr>
            </w:pPr>
            <w:proofErr w:type="spellStart"/>
            <w:r w:rsidRPr="00800D3C">
              <w:t>practitioner</w:t>
            </w:r>
            <w:proofErr w:type="spellEnd"/>
          </w:p>
        </w:tc>
        <w:tc>
          <w:tcPr>
            <w:tcW w:w="815" w:type="pct"/>
            <w:vAlign w:val="center"/>
          </w:tcPr>
          <w:p w14:paraId="26969367" w14:textId="5DD0A007" w:rsidR="00343142" w:rsidRPr="000C2908" w:rsidRDefault="00343142" w:rsidP="00691180">
            <w:pPr>
              <w:rPr>
                <w:rFonts w:eastAsia="Times New Roman"/>
                <w:spacing w:val="-1"/>
                <w:szCs w:val="20"/>
                <w:highlight w:val="yellow"/>
              </w:rPr>
            </w:pPr>
            <w:proofErr w:type="spellStart"/>
            <w:r>
              <w:t>PractitionerType</w:t>
            </w:r>
            <w:proofErr w:type="spellEnd"/>
          </w:p>
        </w:tc>
        <w:tc>
          <w:tcPr>
            <w:tcW w:w="2644" w:type="pct"/>
            <w:vAlign w:val="center"/>
          </w:tcPr>
          <w:p w14:paraId="79A1967A" w14:textId="695AE137" w:rsidR="00343142" w:rsidRPr="000C2908" w:rsidRDefault="00343142" w:rsidP="00691180">
            <w:pPr>
              <w:rPr>
                <w:rFonts w:eastAsia="Times New Roman"/>
                <w:spacing w:val="-1"/>
                <w:szCs w:val="20"/>
                <w:highlight w:val="yellow"/>
              </w:rPr>
            </w:pPr>
            <w:proofErr w:type="spellStart"/>
            <w:r w:rsidRPr="0070631A">
              <w:t>Ho</w:t>
            </w:r>
            <w:r>
              <w:t>S</w:t>
            </w:r>
            <w:proofErr w:type="spellEnd"/>
            <w:r w:rsidRPr="0070631A">
              <w:t>-person som besöket är bokat hos.</w:t>
            </w:r>
          </w:p>
        </w:tc>
        <w:tc>
          <w:tcPr>
            <w:tcW w:w="393" w:type="pct"/>
          </w:tcPr>
          <w:p w14:paraId="42377882" w14:textId="00C969A6" w:rsidR="00343142" w:rsidRPr="0070631A" w:rsidRDefault="00343142" w:rsidP="00691180">
            <w:r>
              <w:t>0..*</w:t>
            </w:r>
          </w:p>
        </w:tc>
      </w:tr>
      <w:tr w:rsidR="00343142" w:rsidRPr="000C2908" w14:paraId="12E93DE0" w14:textId="6516DFBA" w:rsidTr="00343142">
        <w:tc>
          <w:tcPr>
            <w:tcW w:w="1147" w:type="pct"/>
            <w:vAlign w:val="center"/>
          </w:tcPr>
          <w:p w14:paraId="089C0484" w14:textId="5C1F6866" w:rsidR="00343142" w:rsidRPr="00800D3C" w:rsidRDefault="00343142" w:rsidP="00691180">
            <w:pPr>
              <w:rPr>
                <w:rFonts w:eastAsia="Times New Roman"/>
                <w:spacing w:val="-1"/>
                <w:szCs w:val="20"/>
                <w:highlight w:val="yellow"/>
              </w:rPr>
            </w:pPr>
            <w:proofErr w:type="spellStart"/>
            <w:r w:rsidRPr="00800D3C">
              <w:t>resource</w:t>
            </w:r>
            <w:proofErr w:type="spellEnd"/>
          </w:p>
        </w:tc>
        <w:tc>
          <w:tcPr>
            <w:tcW w:w="815" w:type="pct"/>
            <w:vAlign w:val="center"/>
          </w:tcPr>
          <w:p w14:paraId="6465FC04" w14:textId="39B1D96E" w:rsidR="00343142" w:rsidRPr="000C2908" w:rsidRDefault="00343142" w:rsidP="00691180">
            <w:pPr>
              <w:rPr>
                <w:rFonts w:eastAsia="Times New Roman"/>
                <w:spacing w:val="-1"/>
                <w:szCs w:val="20"/>
                <w:highlight w:val="yellow"/>
              </w:rPr>
            </w:pPr>
            <w:proofErr w:type="spellStart"/>
            <w:r>
              <w:t>ResourceType</w:t>
            </w:r>
            <w:proofErr w:type="spellEnd"/>
          </w:p>
        </w:tc>
        <w:tc>
          <w:tcPr>
            <w:tcW w:w="2644" w:type="pct"/>
            <w:vAlign w:val="center"/>
          </w:tcPr>
          <w:p w14:paraId="37820AE8" w14:textId="76EF1DD6" w:rsidR="00343142" w:rsidRPr="000C2908" w:rsidRDefault="00343142" w:rsidP="00691180">
            <w:pPr>
              <w:rPr>
                <w:rFonts w:eastAsia="Times New Roman"/>
                <w:spacing w:val="-1"/>
                <w:szCs w:val="20"/>
                <w:highlight w:val="yellow"/>
              </w:rPr>
            </w:pPr>
            <w:r>
              <w:t>En resurs är n</w:t>
            </w:r>
            <w:r w:rsidRPr="00B303E5">
              <w:t>ågot som kan tas i anspråk för eller krävs för genomförande av aktiviteter eller processer inom vård och omsorg och som inte avser personer eller organisationer. Exempel är olika typer av medicintekniska produkter inom hälso- och sjukvård och pengar som betalas ut till brukaren inom socialtjänst</w:t>
            </w:r>
            <w:r>
              <w:t xml:space="preserve">. </w:t>
            </w:r>
          </w:p>
        </w:tc>
        <w:tc>
          <w:tcPr>
            <w:tcW w:w="393" w:type="pct"/>
          </w:tcPr>
          <w:p w14:paraId="3991CDDE" w14:textId="19B78278" w:rsidR="00343142" w:rsidRDefault="00343142" w:rsidP="00691180">
            <w:r>
              <w:t>0..*</w:t>
            </w:r>
          </w:p>
        </w:tc>
      </w:tr>
      <w:tr w:rsidR="00343142" w:rsidRPr="000C2908" w14:paraId="51BA51FC" w14:textId="29939BAF" w:rsidTr="00343142">
        <w:tc>
          <w:tcPr>
            <w:tcW w:w="1147" w:type="pct"/>
            <w:vAlign w:val="center"/>
          </w:tcPr>
          <w:p w14:paraId="22793E83" w14:textId="3E1222CB" w:rsidR="00343142" w:rsidRPr="00800D3C" w:rsidRDefault="00343142" w:rsidP="00691180">
            <w:pPr>
              <w:rPr>
                <w:rFonts w:eastAsia="Times New Roman"/>
                <w:spacing w:val="-1"/>
                <w:szCs w:val="20"/>
                <w:highlight w:val="yellow"/>
              </w:rPr>
            </w:pPr>
            <w:proofErr w:type="spellStart"/>
            <w:r w:rsidRPr="00800D3C">
              <w:t>withinCareGuarantee</w:t>
            </w:r>
            <w:proofErr w:type="spellEnd"/>
          </w:p>
        </w:tc>
        <w:tc>
          <w:tcPr>
            <w:tcW w:w="815" w:type="pct"/>
            <w:vAlign w:val="center"/>
          </w:tcPr>
          <w:p w14:paraId="205FF6A4" w14:textId="56BC3A2D" w:rsidR="00343142" w:rsidRPr="000C2908" w:rsidRDefault="00343142" w:rsidP="00691180">
            <w:pPr>
              <w:rPr>
                <w:rFonts w:eastAsia="Times New Roman"/>
                <w:spacing w:val="-1"/>
                <w:szCs w:val="20"/>
                <w:highlight w:val="yellow"/>
              </w:rPr>
            </w:pPr>
            <w:proofErr w:type="spellStart"/>
            <w:r>
              <w:t>boolean</w:t>
            </w:r>
            <w:proofErr w:type="spellEnd"/>
          </w:p>
        </w:tc>
        <w:tc>
          <w:tcPr>
            <w:tcW w:w="2644" w:type="pct"/>
            <w:vAlign w:val="center"/>
          </w:tcPr>
          <w:p w14:paraId="1C85BD42" w14:textId="0E10C2EB" w:rsidR="00343142" w:rsidRPr="000C2908" w:rsidRDefault="00343142" w:rsidP="00691180">
            <w:pPr>
              <w:rPr>
                <w:rFonts w:eastAsia="Times New Roman"/>
                <w:spacing w:val="-1"/>
                <w:szCs w:val="20"/>
                <w:highlight w:val="yellow"/>
              </w:rPr>
            </w:pPr>
            <w:r>
              <w:t xml:space="preserve">Flagga som visar huruvida denna tidslucka ligger inom Vårdgarantin. Flaggan är intressant att förmedla i samband med exempelvis ett </w:t>
            </w:r>
            <w:proofErr w:type="spellStart"/>
            <w:r>
              <w:t>nybokningsflöde</w:t>
            </w:r>
            <w:proofErr w:type="spellEnd"/>
            <w:r>
              <w:t>, då invånaren söker efter lediga tider. Flaggan relaterar således till den tidpunkt då invånaren begärde att söka efter lediga tider.</w:t>
            </w:r>
          </w:p>
        </w:tc>
        <w:tc>
          <w:tcPr>
            <w:tcW w:w="393" w:type="pct"/>
          </w:tcPr>
          <w:p w14:paraId="1EC860D8" w14:textId="37F6431C" w:rsidR="00343142" w:rsidRDefault="00343142" w:rsidP="00691180">
            <w:r>
              <w:t>0..1</w:t>
            </w:r>
          </w:p>
        </w:tc>
      </w:tr>
      <w:tr w:rsidR="00343142" w:rsidRPr="000C2908" w14:paraId="00D9559F" w14:textId="0837F0E6" w:rsidTr="00343142">
        <w:tc>
          <w:tcPr>
            <w:tcW w:w="1147" w:type="pct"/>
            <w:vAlign w:val="center"/>
          </w:tcPr>
          <w:p w14:paraId="73E8158C" w14:textId="58CDA9ED" w:rsidR="00343142" w:rsidRPr="00800D3C" w:rsidRDefault="00343142" w:rsidP="00691180">
            <w:pPr>
              <w:rPr>
                <w:rFonts w:eastAsia="Times New Roman"/>
                <w:spacing w:val="-1"/>
                <w:szCs w:val="20"/>
                <w:highlight w:val="yellow"/>
              </w:rPr>
            </w:pPr>
            <w:proofErr w:type="spellStart"/>
            <w:r w:rsidRPr="00800D3C">
              <w:t>alternativeAddress</w:t>
            </w:r>
            <w:proofErr w:type="spellEnd"/>
          </w:p>
        </w:tc>
        <w:tc>
          <w:tcPr>
            <w:tcW w:w="815" w:type="pct"/>
            <w:vAlign w:val="center"/>
          </w:tcPr>
          <w:p w14:paraId="298F965E" w14:textId="3F241C7B" w:rsidR="00343142" w:rsidRPr="000C2908" w:rsidRDefault="00343142" w:rsidP="00691180">
            <w:pPr>
              <w:rPr>
                <w:rFonts w:eastAsia="Times New Roman"/>
                <w:spacing w:val="-1"/>
                <w:szCs w:val="20"/>
                <w:highlight w:val="yellow"/>
              </w:rPr>
            </w:pPr>
            <w:r>
              <w:t>string</w:t>
            </w:r>
          </w:p>
        </w:tc>
        <w:tc>
          <w:tcPr>
            <w:tcW w:w="2644" w:type="pct"/>
            <w:vAlign w:val="center"/>
          </w:tcPr>
          <w:p w14:paraId="04886D64" w14:textId="2876AB04" w:rsidR="00343142" w:rsidRPr="000C2908" w:rsidRDefault="00343142" w:rsidP="00691180">
            <w:pPr>
              <w:rPr>
                <w:rFonts w:eastAsia="Times New Roman"/>
                <w:spacing w:val="-1"/>
                <w:szCs w:val="20"/>
                <w:highlight w:val="yellow"/>
              </w:rPr>
            </w:pPr>
            <w:r>
              <w:t xml:space="preserve">En alternativ adress som kan anges av verksamheten, kopplat till den specifika tidsluckan. Om vårdcentralen vill förmedla en alternativ adress mer generellt rekommenderas motsvarande attribut i </w:t>
            </w:r>
            <w:proofErr w:type="spellStart"/>
            <w:r>
              <w:t>OrgUnitType</w:t>
            </w:r>
            <w:proofErr w:type="spellEnd"/>
          </w:p>
        </w:tc>
        <w:tc>
          <w:tcPr>
            <w:tcW w:w="393" w:type="pct"/>
          </w:tcPr>
          <w:p w14:paraId="65216465" w14:textId="7D7CDCD4" w:rsidR="00343142" w:rsidRDefault="00343142" w:rsidP="00691180">
            <w:r>
              <w:t>0..1</w:t>
            </w:r>
          </w:p>
        </w:tc>
      </w:tr>
    </w:tbl>
    <w:p w14:paraId="26D5BF69" w14:textId="77777777" w:rsidR="00D12F61" w:rsidRDefault="00D12F61" w:rsidP="00D12F61"/>
    <w:p w14:paraId="7E0FA7FA" w14:textId="77777777" w:rsidR="0074066C" w:rsidRDefault="0074066C" w:rsidP="0074066C">
      <w:bookmarkStart w:id="192" w:name="_SubjectOfCareType"/>
      <w:bookmarkEnd w:id="192"/>
    </w:p>
    <w:p w14:paraId="1223D7B6" w14:textId="16A57973" w:rsidR="00D12F61" w:rsidRDefault="00925104" w:rsidP="00546F62">
      <w:pPr>
        <w:pStyle w:val="Rubrik2"/>
      </w:pPr>
      <w:bookmarkStart w:id="193" w:name="_PerformerInfoType"/>
      <w:bookmarkStart w:id="194" w:name="_Toc149769374"/>
      <w:bookmarkEnd w:id="193"/>
      <w:proofErr w:type="spellStart"/>
      <w:r>
        <w:t>Practitioner</w:t>
      </w:r>
      <w:r w:rsidR="00D12F61" w:rsidRPr="00D12F61">
        <w:t>Type</w:t>
      </w:r>
      <w:bookmarkEnd w:id="194"/>
      <w:proofErr w:type="spellEnd"/>
    </w:p>
    <w:p w14:paraId="2E3FF400" w14:textId="77777777" w:rsidR="0074066C" w:rsidRDefault="0074066C" w:rsidP="0074066C"/>
    <w:tbl>
      <w:tblPr>
        <w:tblStyle w:val="Tabellrutnt"/>
        <w:tblW w:w="5000" w:type="pct"/>
        <w:tblLook w:val="04A0" w:firstRow="1" w:lastRow="0" w:firstColumn="1" w:lastColumn="0" w:noHBand="0" w:noVBand="1"/>
      </w:tblPr>
      <w:tblGrid>
        <w:gridCol w:w="1271"/>
        <w:gridCol w:w="1558"/>
        <w:gridCol w:w="6805"/>
        <w:gridCol w:w="822"/>
      </w:tblGrid>
      <w:tr w:rsidR="00343142" w:rsidRPr="000C2908" w14:paraId="492CF0E2" w14:textId="5B849560" w:rsidTr="00343142">
        <w:trPr>
          <w:trHeight w:val="384"/>
        </w:trPr>
        <w:tc>
          <w:tcPr>
            <w:tcW w:w="608" w:type="pct"/>
            <w:shd w:val="clear" w:color="auto" w:fill="D9D9D9" w:themeFill="background1" w:themeFillShade="D9"/>
            <w:vAlign w:val="center"/>
          </w:tcPr>
          <w:p w14:paraId="71B864DC" w14:textId="77777777" w:rsidR="00343142" w:rsidRPr="000C2908" w:rsidRDefault="00343142" w:rsidP="00F14016">
            <w:pPr>
              <w:rPr>
                <w:b/>
              </w:rPr>
            </w:pPr>
            <w:r w:rsidRPr="000C2908">
              <w:rPr>
                <w:b/>
              </w:rPr>
              <w:t>Namn</w:t>
            </w:r>
          </w:p>
        </w:tc>
        <w:tc>
          <w:tcPr>
            <w:tcW w:w="745" w:type="pct"/>
            <w:shd w:val="clear" w:color="auto" w:fill="D9D9D9" w:themeFill="background1" w:themeFillShade="D9"/>
            <w:vAlign w:val="center"/>
          </w:tcPr>
          <w:p w14:paraId="4A023DD0" w14:textId="77777777" w:rsidR="00343142" w:rsidRPr="000C2908" w:rsidRDefault="00343142" w:rsidP="00F14016">
            <w:pPr>
              <w:rPr>
                <w:b/>
              </w:rPr>
            </w:pPr>
            <w:r w:rsidRPr="000C2908">
              <w:rPr>
                <w:b/>
              </w:rPr>
              <w:t>Typ</w:t>
            </w:r>
          </w:p>
        </w:tc>
        <w:tc>
          <w:tcPr>
            <w:tcW w:w="3254" w:type="pct"/>
            <w:shd w:val="clear" w:color="auto" w:fill="D9D9D9" w:themeFill="background1" w:themeFillShade="D9"/>
            <w:vAlign w:val="center"/>
          </w:tcPr>
          <w:p w14:paraId="530A31FF" w14:textId="77777777" w:rsidR="00343142" w:rsidRPr="000C2908" w:rsidRDefault="00343142" w:rsidP="00F14016">
            <w:pPr>
              <w:rPr>
                <w:b/>
              </w:rPr>
            </w:pPr>
            <w:r w:rsidRPr="000C2908">
              <w:rPr>
                <w:b/>
              </w:rPr>
              <w:t>Beskrivning</w:t>
            </w:r>
          </w:p>
        </w:tc>
        <w:tc>
          <w:tcPr>
            <w:tcW w:w="393" w:type="pct"/>
            <w:shd w:val="clear" w:color="auto" w:fill="D9D9D9" w:themeFill="background1" w:themeFillShade="D9"/>
          </w:tcPr>
          <w:p w14:paraId="08636283" w14:textId="635747FB" w:rsidR="00343142" w:rsidRPr="000C2908" w:rsidRDefault="00343142" w:rsidP="00343142">
            <w:pPr>
              <w:jc w:val="center"/>
              <w:rPr>
                <w:b/>
              </w:rPr>
            </w:pPr>
            <w:proofErr w:type="spellStart"/>
            <w:r>
              <w:rPr>
                <w:b/>
              </w:rPr>
              <w:t>Kard</w:t>
            </w:r>
            <w:proofErr w:type="spellEnd"/>
            <w:r>
              <w:rPr>
                <w:b/>
              </w:rPr>
              <w:t>.</w:t>
            </w:r>
          </w:p>
        </w:tc>
      </w:tr>
      <w:tr w:rsidR="00343142" w:rsidRPr="000C2908" w14:paraId="7C0B19DE" w14:textId="67C6FEE0" w:rsidTr="00343142">
        <w:tc>
          <w:tcPr>
            <w:tcW w:w="608" w:type="pct"/>
            <w:vAlign w:val="center"/>
          </w:tcPr>
          <w:p w14:paraId="5C21E17F" w14:textId="693BD829" w:rsidR="00343142" w:rsidRPr="000C2908" w:rsidRDefault="00343142" w:rsidP="00F14016">
            <w:pPr>
              <w:rPr>
                <w:rFonts w:eastAsia="Times New Roman"/>
                <w:spacing w:val="-1"/>
                <w:szCs w:val="20"/>
                <w:highlight w:val="yellow"/>
              </w:rPr>
            </w:pPr>
            <w:r>
              <w:rPr>
                <w:rFonts w:eastAsia="Times New Roman"/>
                <w:spacing w:val="-1"/>
                <w:szCs w:val="20"/>
              </w:rPr>
              <w:t>id</w:t>
            </w:r>
          </w:p>
        </w:tc>
        <w:tc>
          <w:tcPr>
            <w:tcW w:w="745" w:type="pct"/>
            <w:vAlign w:val="center"/>
          </w:tcPr>
          <w:p w14:paraId="1AD4A559" w14:textId="47FC1194" w:rsidR="00343142" w:rsidRPr="000C2908" w:rsidRDefault="00343142" w:rsidP="00F14016">
            <w:pPr>
              <w:rPr>
                <w:rFonts w:eastAsia="Times New Roman"/>
                <w:spacing w:val="-1"/>
                <w:szCs w:val="20"/>
                <w:highlight w:val="yellow"/>
              </w:rPr>
            </w:pPr>
            <w:proofErr w:type="spellStart"/>
            <w:r>
              <w:rPr>
                <w:rFonts w:eastAsia="Times New Roman"/>
                <w:spacing w:val="-1"/>
                <w:szCs w:val="20"/>
              </w:rPr>
              <w:t>HsaIdType</w:t>
            </w:r>
            <w:proofErr w:type="spellEnd"/>
            <w:r>
              <w:rPr>
                <w:rFonts w:eastAsia="Times New Roman"/>
                <w:spacing w:val="-1"/>
                <w:szCs w:val="20"/>
              </w:rPr>
              <w:t xml:space="preserve"> (string)</w:t>
            </w:r>
          </w:p>
        </w:tc>
        <w:tc>
          <w:tcPr>
            <w:tcW w:w="3254" w:type="pct"/>
            <w:vAlign w:val="center"/>
          </w:tcPr>
          <w:p w14:paraId="6AD8037F" w14:textId="211AA6EE" w:rsidR="00343142" w:rsidRPr="003A7579" w:rsidRDefault="00343142" w:rsidP="00B46F22">
            <w:pPr>
              <w:rPr>
                <w:rFonts w:eastAsia="Times New Roman"/>
                <w:spacing w:val="-1"/>
                <w:szCs w:val="20"/>
              </w:rPr>
            </w:pPr>
            <w:r w:rsidRPr="00B46F22">
              <w:rPr>
                <w:rFonts w:eastAsia="Times New Roman"/>
                <w:spacing w:val="-1"/>
                <w:szCs w:val="20"/>
              </w:rPr>
              <w:t xml:space="preserve">HSA-id för bokningsbar </w:t>
            </w:r>
            <w:r>
              <w:rPr>
                <w:rFonts w:eastAsia="Times New Roman"/>
                <w:spacing w:val="-1"/>
                <w:szCs w:val="20"/>
              </w:rPr>
              <w:t>vårdpersonal</w:t>
            </w:r>
            <w:r w:rsidRPr="00B46F22">
              <w:rPr>
                <w:rFonts w:eastAsia="Times New Roman"/>
                <w:spacing w:val="-1"/>
                <w:szCs w:val="20"/>
              </w:rPr>
              <w:t xml:space="preserve">. </w:t>
            </w:r>
          </w:p>
        </w:tc>
        <w:tc>
          <w:tcPr>
            <w:tcW w:w="393" w:type="pct"/>
          </w:tcPr>
          <w:p w14:paraId="582CB58F" w14:textId="6E250554" w:rsidR="00343142" w:rsidRPr="00B46F22" w:rsidRDefault="00343142" w:rsidP="00B46F22">
            <w:pPr>
              <w:rPr>
                <w:rFonts w:eastAsia="Times New Roman"/>
                <w:spacing w:val="-1"/>
                <w:szCs w:val="20"/>
              </w:rPr>
            </w:pPr>
            <w:r>
              <w:rPr>
                <w:rFonts w:eastAsia="Times New Roman"/>
                <w:spacing w:val="-1"/>
                <w:szCs w:val="20"/>
              </w:rPr>
              <w:t>1..1</w:t>
            </w:r>
          </w:p>
        </w:tc>
      </w:tr>
      <w:tr w:rsidR="00343142" w:rsidRPr="000C2908" w14:paraId="27CDE5AE" w14:textId="463E1527" w:rsidTr="00343142">
        <w:tc>
          <w:tcPr>
            <w:tcW w:w="608" w:type="pct"/>
            <w:vAlign w:val="center"/>
          </w:tcPr>
          <w:p w14:paraId="50EC47B8" w14:textId="1D1E8B21" w:rsidR="00343142" w:rsidRPr="000C2908" w:rsidRDefault="00343142" w:rsidP="00F14016">
            <w:pPr>
              <w:rPr>
                <w:rFonts w:eastAsia="Times New Roman"/>
                <w:spacing w:val="-1"/>
                <w:szCs w:val="20"/>
                <w:highlight w:val="yellow"/>
              </w:rPr>
            </w:pPr>
            <w:proofErr w:type="spellStart"/>
            <w:r w:rsidRPr="00B46F22">
              <w:rPr>
                <w:rFonts w:eastAsia="Times New Roman"/>
                <w:spacing w:val="-1"/>
                <w:szCs w:val="20"/>
              </w:rPr>
              <w:t>firstName</w:t>
            </w:r>
            <w:proofErr w:type="spellEnd"/>
          </w:p>
        </w:tc>
        <w:tc>
          <w:tcPr>
            <w:tcW w:w="745" w:type="pct"/>
            <w:vAlign w:val="center"/>
          </w:tcPr>
          <w:p w14:paraId="1388313E" w14:textId="10B3E253" w:rsidR="00343142" w:rsidRPr="000C2908" w:rsidRDefault="00343142" w:rsidP="00F14016">
            <w:pPr>
              <w:rPr>
                <w:rFonts w:eastAsia="Times New Roman"/>
                <w:spacing w:val="-1"/>
                <w:szCs w:val="20"/>
                <w:highlight w:val="yellow"/>
              </w:rPr>
            </w:pPr>
            <w:r w:rsidRPr="00B46F22">
              <w:rPr>
                <w:rFonts w:eastAsia="Times New Roman"/>
                <w:spacing w:val="-1"/>
                <w:szCs w:val="20"/>
              </w:rPr>
              <w:t>string</w:t>
            </w:r>
          </w:p>
        </w:tc>
        <w:tc>
          <w:tcPr>
            <w:tcW w:w="3254" w:type="pct"/>
            <w:vAlign w:val="center"/>
          </w:tcPr>
          <w:p w14:paraId="6AD5D15E" w14:textId="4083159E" w:rsidR="00343142" w:rsidRPr="000C2908" w:rsidRDefault="00343142" w:rsidP="00F14016">
            <w:pPr>
              <w:rPr>
                <w:rFonts w:eastAsia="Times New Roman"/>
                <w:spacing w:val="-1"/>
                <w:szCs w:val="20"/>
                <w:highlight w:val="yellow"/>
              </w:rPr>
            </w:pPr>
            <w:r>
              <w:rPr>
                <w:rFonts w:eastAsia="Times New Roman"/>
                <w:spacing w:val="-1"/>
                <w:szCs w:val="20"/>
              </w:rPr>
              <w:t>Vårdpersonals</w:t>
            </w:r>
            <w:r w:rsidRPr="00B46F22">
              <w:rPr>
                <w:rFonts w:eastAsia="Times New Roman"/>
                <w:spacing w:val="-1"/>
                <w:szCs w:val="20"/>
              </w:rPr>
              <w:t xml:space="preserve"> förnamn</w:t>
            </w:r>
            <w:r>
              <w:rPr>
                <w:rFonts w:eastAsia="Times New Roman"/>
                <w:spacing w:val="-1"/>
                <w:szCs w:val="20"/>
              </w:rPr>
              <w:t>.</w:t>
            </w:r>
          </w:p>
        </w:tc>
        <w:tc>
          <w:tcPr>
            <w:tcW w:w="393" w:type="pct"/>
          </w:tcPr>
          <w:p w14:paraId="56BE49B7" w14:textId="2474C531" w:rsidR="00343142" w:rsidRDefault="00343142" w:rsidP="00F14016">
            <w:pPr>
              <w:rPr>
                <w:rFonts w:eastAsia="Times New Roman"/>
                <w:spacing w:val="-1"/>
                <w:szCs w:val="20"/>
              </w:rPr>
            </w:pPr>
            <w:r>
              <w:rPr>
                <w:rFonts w:eastAsia="Times New Roman"/>
                <w:spacing w:val="-1"/>
                <w:szCs w:val="20"/>
              </w:rPr>
              <w:t>1..1</w:t>
            </w:r>
          </w:p>
        </w:tc>
      </w:tr>
      <w:tr w:rsidR="00343142" w:rsidRPr="000C2908" w14:paraId="4D9D6B41" w14:textId="5D1ED56F" w:rsidTr="00343142">
        <w:tc>
          <w:tcPr>
            <w:tcW w:w="608" w:type="pct"/>
            <w:vAlign w:val="center"/>
          </w:tcPr>
          <w:p w14:paraId="20F118A8" w14:textId="27C89EEE" w:rsidR="00343142" w:rsidRPr="000C2908" w:rsidRDefault="00343142" w:rsidP="00F14016">
            <w:pPr>
              <w:rPr>
                <w:rFonts w:eastAsia="Times New Roman"/>
                <w:spacing w:val="-1"/>
                <w:szCs w:val="20"/>
                <w:highlight w:val="yellow"/>
              </w:rPr>
            </w:pPr>
            <w:proofErr w:type="spellStart"/>
            <w:r w:rsidRPr="00B46F22">
              <w:rPr>
                <w:rFonts w:eastAsia="Times New Roman"/>
                <w:spacing w:val="-1"/>
                <w:szCs w:val="20"/>
              </w:rPr>
              <w:t>lastName</w:t>
            </w:r>
            <w:proofErr w:type="spellEnd"/>
          </w:p>
        </w:tc>
        <w:tc>
          <w:tcPr>
            <w:tcW w:w="745" w:type="pct"/>
            <w:vAlign w:val="center"/>
          </w:tcPr>
          <w:p w14:paraId="5C4BB3B4" w14:textId="69F38858" w:rsidR="00343142" w:rsidRPr="000C2908" w:rsidRDefault="00343142" w:rsidP="00F14016">
            <w:pPr>
              <w:rPr>
                <w:rFonts w:eastAsia="Times New Roman"/>
                <w:spacing w:val="-1"/>
                <w:szCs w:val="20"/>
                <w:highlight w:val="yellow"/>
              </w:rPr>
            </w:pPr>
            <w:r w:rsidRPr="00B46F22">
              <w:rPr>
                <w:rFonts w:eastAsia="Times New Roman"/>
                <w:spacing w:val="-1"/>
                <w:szCs w:val="20"/>
              </w:rPr>
              <w:t>string</w:t>
            </w:r>
          </w:p>
        </w:tc>
        <w:tc>
          <w:tcPr>
            <w:tcW w:w="3254" w:type="pct"/>
            <w:vAlign w:val="center"/>
          </w:tcPr>
          <w:p w14:paraId="5F39F5F4" w14:textId="3642F9B8" w:rsidR="00343142" w:rsidRPr="000C2908" w:rsidRDefault="00343142" w:rsidP="00F14016">
            <w:pPr>
              <w:rPr>
                <w:rFonts w:eastAsia="Times New Roman"/>
                <w:spacing w:val="-1"/>
                <w:szCs w:val="20"/>
                <w:highlight w:val="yellow"/>
              </w:rPr>
            </w:pPr>
            <w:r>
              <w:rPr>
                <w:rFonts w:eastAsia="Times New Roman"/>
                <w:spacing w:val="-1"/>
                <w:szCs w:val="20"/>
              </w:rPr>
              <w:t>Vårdpersonals</w:t>
            </w:r>
            <w:r w:rsidRPr="00B46F22">
              <w:rPr>
                <w:rFonts w:eastAsia="Times New Roman"/>
                <w:spacing w:val="-1"/>
                <w:szCs w:val="20"/>
              </w:rPr>
              <w:t xml:space="preserve"> efternamn</w:t>
            </w:r>
            <w:r>
              <w:rPr>
                <w:rFonts w:eastAsia="Times New Roman"/>
                <w:spacing w:val="-1"/>
                <w:szCs w:val="20"/>
              </w:rPr>
              <w:t>.</w:t>
            </w:r>
          </w:p>
        </w:tc>
        <w:tc>
          <w:tcPr>
            <w:tcW w:w="393" w:type="pct"/>
          </w:tcPr>
          <w:p w14:paraId="02EEE902" w14:textId="0E0C4046" w:rsidR="00343142" w:rsidRDefault="00343142" w:rsidP="00F14016">
            <w:pPr>
              <w:rPr>
                <w:rFonts w:eastAsia="Times New Roman"/>
                <w:spacing w:val="-1"/>
                <w:szCs w:val="20"/>
              </w:rPr>
            </w:pPr>
            <w:r>
              <w:rPr>
                <w:rFonts w:eastAsia="Times New Roman"/>
                <w:spacing w:val="-1"/>
                <w:szCs w:val="20"/>
              </w:rPr>
              <w:t>1..1</w:t>
            </w:r>
          </w:p>
        </w:tc>
      </w:tr>
      <w:tr w:rsidR="00343142" w:rsidRPr="000C2908" w14:paraId="75150502" w14:textId="226D9180" w:rsidTr="00343142">
        <w:tc>
          <w:tcPr>
            <w:tcW w:w="608" w:type="pct"/>
            <w:vAlign w:val="center"/>
          </w:tcPr>
          <w:p w14:paraId="2B287FBF" w14:textId="3A5F2817" w:rsidR="00343142" w:rsidRPr="000C2908" w:rsidRDefault="00343142" w:rsidP="00F14016">
            <w:pPr>
              <w:rPr>
                <w:rFonts w:eastAsia="Times New Roman"/>
                <w:spacing w:val="-1"/>
                <w:szCs w:val="20"/>
                <w:highlight w:val="yellow"/>
              </w:rPr>
            </w:pPr>
            <w:proofErr w:type="spellStart"/>
            <w:r w:rsidRPr="00B46F22">
              <w:rPr>
                <w:rFonts w:eastAsia="Times New Roman"/>
                <w:spacing w:val="-1"/>
                <w:szCs w:val="20"/>
              </w:rPr>
              <w:t>title</w:t>
            </w:r>
            <w:proofErr w:type="spellEnd"/>
          </w:p>
        </w:tc>
        <w:tc>
          <w:tcPr>
            <w:tcW w:w="745" w:type="pct"/>
            <w:vAlign w:val="center"/>
          </w:tcPr>
          <w:p w14:paraId="4BB981C7" w14:textId="4DF6E841" w:rsidR="00343142" w:rsidRPr="000C2908" w:rsidRDefault="00343142" w:rsidP="00F14016">
            <w:pPr>
              <w:rPr>
                <w:rFonts w:eastAsia="Times New Roman"/>
                <w:spacing w:val="-1"/>
                <w:szCs w:val="20"/>
                <w:highlight w:val="yellow"/>
              </w:rPr>
            </w:pPr>
            <w:r w:rsidRPr="00B46F22">
              <w:rPr>
                <w:rFonts w:eastAsia="Times New Roman"/>
                <w:spacing w:val="-1"/>
                <w:szCs w:val="20"/>
              </w:rPr>
              <w:t>string</w:t>
            </w:r>
          </w:p>
        </w:tc>
        <w:tc>
          <w:tcPr>
            <w:tcW w:w="3254" w:type="pct"/>
            <w:vAlign w:val="center"/>
          </w:tcPr>
          <w:p w14:paraId="26B47C65" w14:textId="6A294D0E" w:rsidR="00343142" w:rsidRPr="000C2908" w:rsidRDefault="00343142" w:rsidP="00F14016">
            <w:pPr>
              <w:rPr>
                <w:rFonts w:eastAsia="Times New Roman"/>
                <w:spacing w:val="-1"/>
                <w:szCs w:val="20"/>
                <w:highlight w:val="yellow"/>
              </w:rPr>
            </w:pPr>
            <w:r>
              <w:rPr>
                <w:rFonts w:eastAsia="Times New Roman"/>
                <w:spacing w:val="-1"/>
                <w:szCs w:val="20"/>
              </w:rPr>
              <w:t>Vårdpersonals</w:t>
            </w:r>
            <w:r w:rsidRPr="00B46F22">
              <w:rPr>
                <w:rFonts w:eastAsia="Times New Roman"/>
                <w:spacing w:val="-1"/>
                <w:szCs w:val="20"/>
              </w:rPr>
              <w:t xml:space="preserve"> titel</w:t>
            </w:r>
            <w:r>
              <w:rPr>
                <w:rFonts w:eastAsia="Times New Roman"/>
                <w:spacing w:val="-1"/>
                <w:szCs w:val="20"/>
              </w:rPr>
              <w:t>.</w:t>
            </w:r>
          </w:p>
        </w:tc>
        <w:tc>
          <w:tcPr>
            <w:tcW w:w="393" w:type="pct"/>
          </w:tcPr>
          <w:p w14:paraId="60738F93" w14:textId="5D75555D" w:rsidR="00343142" w:rsidRDefault="00343142" w:rsidP="00F14016">
            <w:pPr>
              <w:rPr>
                <w:rFonts w:eastAsia="Times New Roman"/>
                <w:spacing w:val="-1"/>
                <w:szCs w:val="20"/>
              </w:rPr>
            </w:pPr>
            <w:r>
              <w:rPr>
                <w:rFonts w:eastAsia="Times New Roman"/>
                <w:spacing w:val="-1"/>
                <w:szCs w:val="20"/>
              </w:rPr>
              <w:t>0..1</w:t>
            </w:r>
          </w:p>
        </w:tc>
      </w:tr>
    </w:tbl>
    <w:p w14:paraId="68070E31" w14:textId="77777777" w:rsidR="0074066C" w:rsidRPr="0074066C" w:rsidRDefault="0074066C" w:rsidP="0074066C"/>
    <w:p w14:paraId="21DFEA41" w14:textId="3FCEA8EC" w:rsidR="00B80AD6" w:rsidRDefault="00CE35D5" w:rsidP="003A7579">
      <w:pPr>
        <w:pStyle w:val="Rubrik2"/>
      </w:pPr>
      <w:bookmarkStart w:id="195" w:name="_HealthcareFacilityInfoType"/>
      <w:bookmarkStart w:id="196" w:name="_PerformerAvailabilityByDateType"/>
      <w:bookmarkStart w:id="197" w:name="_Toc149769375"/>
      <w:bookmarkEnd w:id="195"/>
      <w:bookmarkEnd w:id="196"/>
      <w:proofErr w:type="spellStart"/>
      <w:r>
        <w:t>TimeTypeRules</w:t>
      </w:r>
      <w:r w:rsidR="003775AD">
        <w:t>Type</w:t>
      </w:r>
      <w:bookmarkEnd w:id="197"/>
      <w:proofErr w:type="spellEnd"/>
    </w:p>
    <w:p w14:paraId="01E2A62B" w14:textId="3BD03036" w:rsidR="00234AE1" w:rsidRPr="00234AE1" w:rsidRDefault="003775AD" w:rsidP="00234AE1">
      <w:r>
        <w:t xml:space="preserve">Generell typ för att uttrycka regler kopplade till tidstypen, i kombination med det flöde som reglerna ska gälla. De olika flödena är </w:t>
      </w:r>
      <w:proofErr w:type="spellStart"/>
      <w:r>
        <w:t>nybokningsflöde</w:t>
      </w:r>
      <w:proofErr w:type="spellEnd"/>
      <w:r>
        <w:t xml:space="preserve">, ombokningsflöde eller avbokningsflöde. </w:t>
      </w:r>
    </w:p>
    <w:p w14:paraId="58FF6F04" w14:textId="77777777" w:rsidR="003A7579" w:rsidRPr="003A7579" w:rsidRDefault="003A7579" w:rsidP="003A7579"/>
    <w:tbl>
      <w:tblPr>
        <w:tblStyle w:val="Tabellrutnt"/>
        <w:tblW w:w="5000" w:type="pct"/>
        <w:tblLook w:val="04A0" w:firstRow="1" w:lastRow="0" w:firstColumn="1" w:lastColumn="0" w:noHBand="0" w:noVBand="1"/>
      </w:tblPr>
      <w:tblGrid>
        <w:gridCol w:w="2054"/>
        <w:gridCol w:w="2205"/>
        <w:gridCol w:w="5375"/>
        <w:gridCol w:w="822"/>
      </w:tblGrid>
      <w:tr w:rsidR="00343142" w:rsidRPr="000C2908" w14:paraId="1B1A7D2E" w14:textId="502DDCCC" w:rsidTr="00343142">
        <w:trPr>
          <w:trHeight w:val="384"/>
        </w:trPr>
        <w:tc>
          <w:tcPr>
            <w:tcW w:w="982" w:type="pct"/>
            <w:shd w:val="clear" w:color="auto" w:fill="D9D9D9" w:themeFill="background1" w:themeFillShade="D9"/>
            <w:vAlign w:val="center"/>
          </w:tcPr>
          <w:p w14:paraId="4BA75F08" w14:textId="77777777" w:rsidR="00343142" w:rsidRPr="000C2908" w:rsidRDefault="00343142" w:rsidP="00667351">
            <w:pPr>
              <w:rPr>
                <w:b/>
              </w:rPr>
            </w:pPr>
            <w:r w:rsidRPr="000C2908">
              <w:rPr>
                <w:b/>
              </w:rPr>
              <w:t>Namn</w:t>
            </w:r>
          </w:p>
        </w:tc>
        <w:tc>
          <w:tcPr>
            <w:tcW w:w="1054" w:type="pct"/>
            <w:shd w:val="clear" w:color="auto" w:fill="D9D9D9" w:themeFill="background1" w:themeFillShade="D9"/>
            <w:vAlign w:val="center"/>
          </w:tcPr>
          <w:p w14:paraId="6EF581CE" w14:textId="77777777" w:rsidR="00343142" w:rsidRPr="000C2908" w:rsidRDefault="00343142" w:rsidP="00667351">
            <w:pPr>
              <w:rPr>
                <w:b/>
              </w:rPr>
            </w:pPr>
            <w:r w:rsidRPr="000C2908">
              <w:rPr>
                <w:b/>
              </w:rPr>
              <w:t>Typ</w:t>
            </w:r>
          </w:p>
        </w:tc>
        <w:tc>
          <w:tcPr>
            <w:tcW w:w="2570" w:type="pct"/>
            <w:shd w:val="clear" w:color="auto" w:fill="D9D9D9" w:themeFill="background1" w:themeFillShade="D9"/>
            <w:vAlign w:val="center"/>
          </w:tcPr>
          <w:p w14:paraId="5B81BC1D" w14:textId="77777777" w:rsidR="00343142" w:rsidRPr="000C2908" w:rsidRDefault="00343142" w:rsidP="00667351">
            <w:pPr>
              <w:rPr>
                <w:b/>
              </w:rPr>
            </w:pPr>
            <w:r w:rsidRPr="000C2908">
              <w:rPr>
                <w:b/>
              </w:rPr>
              <w:t>Beskrivning</w:t>
            </w:r>
          </w:p>
        </w:tc>
        <w:tc>
          <w:tcPr>
            <w:tcW w:w="393" w:type="pct"/>
            <w:shd w:val="clear" w:color="auto" w:fill="D9D9D9" w:themeFill="background1" w:themeFillShade="D9"/>
          </w:tcPr>
          <w:p w14:paraId="0A7C679D" w14:textId="514CF35D" w:rsidR="00343142" w:rsidRPr="000C2908" w:rsidRDefault="00343142" w:rsidP="00667351">
            <w:pPr>
              <w:rPr>
                <w:b/>
              </w:rPr>
            </w:pPr>
            <w:proofErr w:type="spellStart"/>
            <w:r>
              <w:rPr>
                <w:b/>
              </w:rPr>
              <w:t>Kard</w:t>
            </w:r>
            <w:proofErr w:type="spellEnd"/>
            <w:r>
              <w:rPr>
                <w:b/>
              </w:rPr>
              <w:t>.</w:t>
            </w:r>
          </w:p>
        </w:tc>
      </w:tr>
      <w:tr w:rsidR="00343142" w:rsidRPr="000C2908" w14:paraId="7F45E85B" w14:textId="619F9BEB" w:rsidTr="00343142">
        <w:tc>
          <w:tcPr>
            <w:tcW w:w="982" w:type="pct"/>
            <w:vAlign w:val="center"/>
          </w:tcPr>
          <w:p w14:paraId="62B6909F" w14:textId="78F41471" w:rsidR="00343142" w:rsidRPr="001F50F3" w:rsidRDefault="00343142" w:rsidP="00667351">
            <w:pPr>
              <w:rPr>
                <w:rFonts w:eastAsia="Times New Roman"/>
                <w:spacing w:val="-1"/>
                <w:szCs w:val="20"/>
              </w:rPr>
            </w:pPr>
            <w:proofErr w:type="spellStart"/>
            <w:r>
              <w:rPr>
                <w:rFonts w:eastAsia="Times New Roman"/>
                <w:spacing w:val="-1"/>
                <w:szCs w:val="20"/>
              </w:rPr>
              <w:lastRenderedPageBreak/>
              <w:t>type</w:t>
            </w:r>
            <w:proofErr w:type="spellEnd"/>
          </w:p>
        </w:tc>
        <w:tc>
          <w:tcPr>
            <w:tcW w:w="1054" w:type="pct"/>
            <w:vAlign w:val="center"/>
          </w:tcPr>
          <w:p w14:paraId="10D71116" w14:textId="1222B839" w:rsidR="00343142" w:rsidRDefault="00343142" w:rsidP="00667351">
            <w:pPr>
              <w:rPr>
                <w:rFonts w:eastAsia="Times New Roman"/>
                <w:spacing w:val="-1"/>
                <w:szCs w:val="20"/>
              </w:rPr>
            </w:pPr>
            <w:proofErr w:type="spellStart"/>
            <w:r>
              <w:rPr>
                <w:rFonts w:eastAsia="Times New Roman"/>
                <w:spacing w:val="-1"/>
                <w:szCs w:val="20"/>
              </w:rPr>
              <w:t>ProcessEnum</w:t>
            </w:r>
            <w:proofErr w:type="spellEnd"/>
          </w:p>
        </w:tc>
        <w:tc>
          <w:tcPr>
            <w:tcW w:w="2570" w:type="pct"/>
            <w:vAlign w:val="center"/>
          </w:tcPr>
          <w:p w14:paraId="25B72CFF" w14:textId="21BE8171" w:rsidR="00343142" w:rsidRPr="000C2908" w:rsidRDefault="00343142" w:rsidP="00667351">
            <w:pPr>
              <w:rPr>
                <w:rFonts w:eastAsia="Times New Roman"/>
                <w:spacing w:val="-1"/>
                <w:szCs w:val="20"/>
                <w:highlight w:val="yellow"/>
              </w:rPr>
            </w:pPr>
            <w:r w:rsidRPr="003775AD">
              <w:rPr>
                <w:rFonts w:eastAsia="Times New Roman"/>
                <w:spacing w:val="-1"/>
                <w:szCs w:val="20"/>
              </w:rPr>
              <w:t>Definierar vilken</w:t>
            </w:r>
            <w:r>
              <w:rPr>
                <w:rFonts w:eastAsia="Times New Roman"/>
                <w:spacing w:val="-1"/>
                <w:szCs w:val="20"/>
              </w:rPr>
              <w:t xml:space="preserve"> process/vilket tidbokningsflöde som reglerna gäller.</w:t>
            </w:r>
            <w:r w:rsidRPr="003775AD">
              <w:rPr>
                <w:rFonts w:eastAsia="Times New Roman"/>
                <w:spacing w:val="-1"/>
                <w:szCs w:val="20"/>
              </w:rPr>
              <w:t xml:space="preserve"> </w:t>
            </w:r>
            <w:r>
              <w:rPr>
                <w:rFonts w:eastAsia="Times New Roman"/>
                <w:spacing w:val="-1"/>
                <w:szCs w:val="20"/>
              </w:rPr>
              <w:t>Möjliga värden är:</w:t>
            </w:r>
            <w:r>
              <w:rPr>
                <w:rFonts w:eastAsia="Times New Roman"/>
                <w:spacing w:val="-1"/>
                <w:szCs w:val="20"/>
              </w:rPr>
              <w:br/>
            </w:r>
            <w:r w:rsidRPr="00F07E56">
              <w:rPr>
                <w:rFonts w:eastAsia="Times New Roman"/>
                <w:spacing w:val="-1"/>
                <w:szCs w:val="20"/>
              </w:rPr>
              <w:t>NYBOKNING</w:t>
            </w:r>
            <w:r>
              <w:rPr>
                <w:rFonts w:eastAsia="Times New Roman"/>
                <w:spacing w:val="-1"/>
                <w:szCs w:val="20"/>
              </w:rPr>
              <w:t xml:space="preserve"> = </w:t>
            </w:r>
            <w:proofErr w:type="spellStart"/>
            <w:r>
              <w:rPr>
                <w:rFonts w:eastAsia="Times New Roman"/>
                <w:spacing w:val="-1"/>
                <w:szCs w:val="20"/>
              </w:rPr>
              <w:t>nybokningsflöde</w:t>
            </w:r>
            <w:proofErr w:type="spellEnd"/>
            <w:r w:rsidRPr="00F07E56">
              <w:rPr>
                <w:rFonts w:eastAsia="Times New Roman"/>
                <w:spacing w:val="-1"/>
                <w:szCs w:val="20"/>
              </w:rPr>
              <w:br/>
              <w:t>AVBOKNING</w:t>
            </w:r>
            <w:r>
              <w:rPr>
                <w:rFonts w:eastAsia="Times New Roman"/>
                <w:spacing w:val="-1"/>
                <w:szCs w:val="20"/>
              </w:rPr>
              <w:t xml:space="preserve"> = avbokningsflöde</w:t>
            </w:r>
            <w:r w:rsidRPr="00F07E56">
              <w:rPr>
                <w:rFonts w:eastAsia="Times New Roman"/>
                <w:spacing w:val="-1"/>
                <w:szCs w:val="20"/>
              </w:rPr>
              <w:br/>
              <w:t>OMBOKNING</w:t>
            </w:r>
            <w:r>
              <w:rPr>
                <w:rFonts w:eastAsia="Times New Roman"/>
                <w:spacing w:val="-1"/>
                <w:szCs w:val="20"/>
              </w:rPr>
              <w:t xml:space="preserve"> = ombokningsflöde</w:t>
            </w:r>
          </w:p>
        </w:tc>
        <w:tc>
          <w:tcPr>
            <w:tcW w:w="393" w:type="pct"/>
          </w:tcPr>
          <w:p w14:paraId="432D74D1" w14:textId="4EC2870A" w:rsidR="00343142" w:rsidRPr="003775AD" w:rsidRDefault="00343142" w:rsidP="00667351">
            <w:pPr>
              <w:rPr>
                <w:rFonts w:eastAsia="Times New Roman"/>
                <w:spacing w:val="-1"/>
                <w:szCs w:val="20"/>
              </w:rPr>
            </w:pPr>
            <w:r>
              <w:rPr>
                <w:rFonts w:eastAsia="Times New Roman"/>
                <w:spacing w:val="-1"/>
                <w:szCs w:val="20"/>
              </w:rPr>
              <w:t>1..1</w:t>
            </w:r>
          </w:p>
        </w:tc>
      </w:tr>
      <w:tr w:rsidR="00343142" w:rsidRPr="000C2908" w14:paraId="7BC0A52A" w14:textId="41E745BA" w:rsidTr="00343142">
        <w:tc>
          <w:tcPr>
            <w:tcW w:w="982" w:type="pct"/>
            <w:vAlign w:val="center"/>
          </w:tcPr>
          <w:p w14:paraId="6240FC9D" w14:textId="4ED3C019" w:rsidR="00343142" w:rsidRPr="000C2908" w:rsidRDefault="00343142" w:rsidP="00667351">
            <w:pPr>
              <w:rPr>
                <w:rFonts w:eastAsia="Times New Roman"/>
                <w:spacing w:val="-1"/>
                <w:szCs w:val="20"/>
                <w:highlight w:val="yellow"/>
              </w:rPr>
            </w:pPr>
            <w:proofErr w:type="spellStart"/>
            <w:r>
              <w:rPr>
                <w:rFonts w:eastAsia="Times New Roman"/>
                <w:spacing w:val="-1"/>
                <w:szCs w:val="20"/>
              </w:rPr>
              <w:t>reasonTextRequired</w:t>
            </w:r>
            <w:proofErr w:type="spellEnd"/>
          </w:p>
        </w:tc>
        <w:tc>
          <w:tcPr>
            <w:tcW w:w="1054" w:type="pct"/>
            <w:vAlign w:val="center"/>
          </w:tcPr>
          <w:p w14:paraId="722807FF" w14:textId="27F32C42" w:rsidR="00343142" w:rsidRPr="000C2908" w:rsidRDefault="00343142" w:rsidP="00667351">
            <w:pPr>
              <w:rPr>
                <w:rFonts w:eastAsia="Times New Roman"/>
                <w:spacing w:val="-1"/>
                <w:szCs w:val="20"/>
                <w:highlight w:val="yellow"/>
              </w:rPr>
            </w:pPr>
            <w:proofErr w:type="spellStart"/>
            <w:r>
              <w:rPr>
                <w:rFonts w:eastAsia="Times New Roman"/>
                <w:spacing w:val="-1"/>
                <w:szCs w:val="20"/>
              </w:rPr>
              <w:t>ReasonRequiredEnum</w:t>
            </w:r>
            <w:proofErr w:type="spellEnd"/>
          </w:p>
        </w:tc>
        <w:tc>
          <w:tcPr>
            <w:tcW w:w="2570" w:type="pct"/>
            <w:vAlign w:val="center"/>
          </w:tcPr>
          <w:p w14:paraId="0FF202AB" w14:textId="77777777" w:rsidR="00343142" w:rsidRDefault="00343142" w:rsidP="00667351">
            <w:pPr>
              <w:rPr>
                <w:rFonts w:eastAsia="Times New Roman"/>
                <w:spacing w:val="-1"/>
                <w:szCs w:val="20"/>
              </w:rPr>
            </w:pPr>
            <w:r w:rsidRPr="00F07E56">
              <w:rPr>
                <w:rFonts w:eastAsia="Times New Roman"/>
                <w:spacing w:val="-1"/>
                <w:szCs w:val="20"/>
              </w:rPr>
              <w:t>Definierar huruvida invånaren ska ange en anledning till ny-, om eller avbokningen. Vilket av flödena det gäller definieras av föregående attribut (</w:t>
            </w:r>
            <w:proofErr w:type="spellStart"/>
            <w:r w:rsidRPr="00F07E56">
              <w:rPr>
                <w:rFonts w:eastAsia="Times New Roman"/>
                <w:spacing w:val="-1"/>
                <w:szCs w:val="20"/>
              </w:rPr>
              <w:t>type</w:t>
            </w:r>
            <w:proofErr w:type="spellEnd"/>
            <w:r w:rsidRPr="00F07E56">
              <w:rPr>
                <w:rFonts w:eastAsia="Times New Roman"/>
                <w:spacing w:val="-1"/>
                <w:szCs w:val="20"/>
              </w:rPr>
              <w:t xml:space="preserve">). </w:t>
            </w:r>
          </w:p>
          <w:p w14:paraId="525D0415" w14:textId="0C948316" w:rsidR="00343142" w:rsidRDefault="00343142" w:rsidP="00F07E56">
            <w:pPr>
              <w:rPr>
                <w:rFonts w:eastAsia="Times New Roman"/>
                <w:spacing w:val="-1"/>
                <w:szCs w:val="20"/>
              </w:rPr>
            </w:pPr>
            <w:r>
              <w:rPr>
                <w:rFonts w:eastAsia="Times New Roman"/>
                <w:spacing w:val="-1"/>
                <w:szCs w:val="20"/>
              </w:rPr>
              <w:t>Att ange anledning i form av fritext kan kombineras med anledning i form ett fördefinierat val (</w:t>
            </w:r>
            <w:proofErr w:type="spellStart"/>
            <w:r>
              <w:rPr>
                <w:rFonts w:eastAsia="Times New Roman"/>
                <w:spacing w:val="-1"/>
                <w:szCs w:val="20"/>
              </w:rPr>
              <w:t>reasonCodeRequired</w:t>
            </w:r>
            <w:proofErr w:type="spellEnd"/>
            <w:r>
              <w:rPr>
                <w:rFonts w:eastAsia="Times New Roman"/>
                <w:spacing w:val="-1"/>
                <w:szCs w:val="20"/>
              </w:rPr>
              <w:t>).</w:t>
            </w:r>
          </w:p>
          <w:p w14:paraId="2DD58553" w14:textId="050E4822" w:rsidR="00343142" w:rsidRPr="00F07E56" w:rsidRDefault="00343142" w:rsidP="00667351">
            <w:pPr>
              <w:rPr>
                <w:rFonts w:eastAsia="Times New Roman"/>
                <w:spacing w:val="-1"/>
                <w:szCs w:val="20"/>
              </w:rPr>
            </w:pPr>
            <w:r w:rsidRPr="00F07E56">
              <w:rPr>
                <w:rFonts w:eastAsia="Times New Roman"/>
                <w:spacing w:val="-1"/>
                <w:szCs w:val="20"/>
              </w:rPr>
              <w:t>Möjliga värden är:</w:t>
            </w:r>
          </w:p>
          <w:p w14:paraId="04C7B03C" w14:textId="5E9F02B0" w:rsidR="00343142" w:rsidRPr="000C2908" w:rsidRDefault="00343142" w:rsidP="00667351">
            <w:pPr>
              <w:rPr>
                <w:rFonts w:eastAsia="Times New Roman"/>
                <w:spacing w:val="-1"/>
                <w:szCs w:val="20"/>
                <w:highlight w:val="yellow"/>
              </w:rPr>
            </w:pPr>
            <w:proofErr w:type="spellStart"/>
            <w:r w:rsidRPr="00F07E56">
              <w:rPr>
                <w:rFonts w:eastAsia="Times New Roman"/>
                <w:spacing w:val="-1"/>
                <w:szCs w:val="20"/>
              </w:rPr>
              <w:t>Mandatory</w:t>
            </w:r>
            <w:proofErr w:type="spellEnd"/>
            <w:r w:rsidRPr="00F07E56">
              <w:rPr>
                <w:rFonts w:eastAsia="Times New Roman"/>
                <w:spacing w:val="-1"/>
                <w:szCs w:val="20"/>
              </w:rPr>
              <w:t xml:space="preserve"> = Invånaren måste ange en anledning</w:t>
            </w:r>
            <w:r w:rsidRPr="00F07E56">
              <w:rPr>
                <w:rFonts w:eastAsia="Times New Roman"/>
                <w:spacing w:val="-1"/>
                <w:szCs w:val="20"/>
              </w:rPr>
              <w:br/>
            </w:r>
            <w:proofErr w:type="spellStart"/>
            <w:r w:rsidRPr="00F07E56">
              <w:rPr>
                <w:rFonts w:eastAsia="Times New Roman"/>
                <w:spacing w:val="-1"/>
                <w:szCs w:val="20"/>
              </w:rPr>
              <w:t>Optional</w:t>
            </w:r>
            <w:proofErr w:type="spellEnd"/>
            <w:r w:rsidRPr="00F07E56">
              <w:rPr>
                <w:rFonts w:eastAsia="Times New Roman"/>
                <w:spacing w:val="-1"/>
                <w:szCs w:val="20"/>
              </w:rPr>
              <w:t xml:space="preserve"> = Invånaren kan ange en anledning (frivilligt)</w:t>
            </w:r>
            <w:r w:rsidRPr="00F07E56">
              <w:rPr>
                <w:rFonts w:eastAsia="Times New Roman"/>
                <w:spacing w:val="-1"/>
                <w:szCs w:val="20"/>
              </w:rPr>
              <w:br/>
            </w:r>
            <w:proofErr w:type="spellStart"/>
            <w:r w:rsidRPr="00F07E56">
              <w:rPr>
                <w:rFonts w:eastAsia="Times New Roman"/>
                <w:spacing w:val="-1"/>
                <w:szCs w:val="20"/>
              </w:rPr>
              <w:t>ReasonNotSupported</w:t>
            </w:r>
            <w:proofErr w:type="spellEnd"/>
            <w:r w:rsidRPr="00F07E56">
              <w:rPr>
                <w:rFonts w:eastAsia="Times New Roman"/>
                <w:spacing w:val="-1"/>
                <w:szCs w:val="20"/>
              </w:rPr>
              <w:t xml:space="preserve"> = Invånaren kan inte ange en anledning</w:t>
            </w:r>
          </w:p>
        </w:tc>
        <w:tc>
          <w:tcPr>
            <w:tcW w:w="393" w:type="pct"/>
          </w:tcPr>
          <w:p w14:paraId="606AB534" w14:textId="70A36271" w:rsidR="00343142" w:rsidRPr="00F07E56" w:rsidRDefault="00343142" w:rsidP="00667351">
            <w:pPr>
              <w:rPr>
                <w:rFonts w:eastAsia="Times New Roman"/>
                <w:spacing w:val="-1"/>
                <w:szCs w:val="20"/>
              </w:rPr>
            </w:pPr>
            <w:r>
              <w:rPr>
                <w:rFonts w:eastAsia="Times New Roman"/>
                <w:spacing w:val="-1"/>
                <w:szCs w:val="20"/>
              </w:rPr>
              <w:t>1..1</w:t>
            </w:r>
          </w:p>
        </w:tc>
      </w:tr>
      <w:tr w:rsidR="00343142" w:rsidRPr="000C2908" w14:paraId="3A73B5D1" w14:textId="78B6746A" w:rsidTr="00343142">
        <w:tc>
          <w:tcPr>
            <w:tcW w:w="982" w:type="pct"/>
            <w:vAlign w:val="center"/>
          </w:tcPr>
          <w:p w14:paraId="288D4561" w14:textId="3D07EB5A" w:rsidR="00343142" w:rsidRPr="000C2908" w:rsidRDefault="00343142" w:rsidP="00667351">
            <w:pPr>
              <w:rPr>
                <w:rFonts w:eastAsia="Times New Roman"/>
                <w:spacing w:val="-1"/>
                <w:szCs w:val="20"/>
                <w:highlight w:val="yellow"/>
              </w:rPr>
            </w:pPr>
            <w:proofErr w:type="spellStart"/>
            <w:r>
              <w:rPr>
                <w:rFonts w:eastAsia="Times New Roman"/>
                <w:spacing w:val="-1"/>
                <w:szCs w:val="20"/>
              </w:rPr>
              <w:t>reasonCodeRequired</w:t>
            </w:r>
            <w:proofErr w:type="spellEnd"/>
          </w:p>
        </w:tc>
        <w:tc>
          <w:tcPr>
            <w:tcW w:w="1054" w:type="pct"/>
            <w:vAlign w:val="center"/>
          </w:tcPr>
          <w:p w14:paraId="4EAB5D4C" w14:textId="12527A8C" w:rsidR="00343142" w:rsidRPr="000C2908" w:rsidRDefault="00343142" w:rsidP="00667351">
            <w:pPr>
              <w:rPr>
                <w:rFonts w:eastAsia="Times New Roman"/>
                <w:spacing w:val="-1"/>
                <w:szCs w:val="20"/>
                <w:highlight w:val="yellow"/>
              </w:rPr>
            </w:pPr>
            <w:proofErr w:type="spellStart"/>
            <w:r>
              <w:rPr>
                <w:rFonts w:eastAsia="Times New Roman"/>
                <w:spacing w:val="-1"/>
                <w:szCs w:val="20"/>
              </w:rPr>
              <w:t>ReasonRequiredEnum</w:t>
            </w:r>
            <w:proofErr w:type="spellEnd"/>
          </w:p>
        </w:tc>
        <w:tc>
          <w:tcPr>
            <w:tcW w:w="2570" w:type="pct"/>
            <w:vAlign w:val="center"/>
          </w:tcPr>
          <w:p w14:paraId="54B5762D" w14:textId="77777777" w:rsidR="00343142" w:rsidRDefault="00343142" w:rsidP="00F07E56">
            <w:pPr>
              <w:rPr>
                <w:rFonts w:eastAsia="Times New Roman"/>
                <w:spacing w:val="-1"/>
                <w:szCs w:val="20"/>
              </w:rPr>
            </w:pPr>
            <w:r w:rsidRPr="00F07E56">
              <w:rPr>
                <w:rFonts w:eastAsia="Times New Roman"/>
                <w:spacing w:val="-1"/>
                <w:szCs w:val="20"/>
              </w:rPr>
              <w:t>Definierar huruvida invånaren ska ange en anledning till ny-, om eller avbokningen</w:t>
            </w:r>
            <w:r>
              <w:rPr>
                <w:rFonts w:eastAsia="Times New Roman"/>
                <w:spacing w:val="-1"/>
                <w:szCs w:val="20"/>
              </w:rPr>
              <w:t xml:space="preserve">, uttryckt som </w:t>
            </w:r>
            <w:proofErr w:type="gramStart"/>
            <w:r>
              <w:rPr>
                <w:rFonts w:eastAsia="Times New Roman"/>
                <w:spacing w:val="-1"/>
                <w:szCs w:val="20"/>
              </w:rPr>
              <w:t>ett av</w:t>
            </w:r>
            <w:proofErr w:type="gramEnd"/>
            <w:r>
              <w:rPr>
                <w:rFonts w:eastAsia="Times New Roman"/>
                <w:spacing w:val="-1"/>
                <w:szCs w:val="20"/>
              </w:rPr>
              <w:t xml:space="preserve"> flera fördefinierade anledningar som verksamheten i förväg har definierat</w:t>
            </w:r>
            <w:r w:rsidRPr="00F07E56">
              <w:rPr>
                <w:rFonts w:eastAsia="Times New Roman"/>
                <w:spacing w:val="-1"/>
                <w:szCs w:val="20"/>
              </w:rPr>
              <w:t>. Vilket av flödena det gäller definieras av föregående attribut (</w:t>
            </w:r>
            <w:proofErr w:type="spellStart"/>
            <w:r w:rsidRPr="00F07E56">
              <w:rPr>
                <w:rFonts w:eastAsia="Times New Roman"/>
                <w:spacing w:val="-1"/>
                <w:szCs w:val="20"/>
              </w:rPr>
              <w:t>type</w:t>
            </w:r>
            <w:proofErr w:type="spellEnd"/>
            <w:r w:rsidRPr="00F07E56">
              <w:rPr>
                <w:rFonts w:eastAsia="Times New Roman"/>
                <w:spacing w:val="-1"/>
                <w:szCs w:val="20"/>
              </w:rPr>
              <w:t xml:space="preserve">). </w:t>
            </w:r>
          </w:p>
          <w:p w14:paraId="61032275" w14:textId="5CF8EC09" w:rsidR="00343142" w:rsidRDefault="00343142" w:rsidP="00F07E56">
            <w:pPr>
              <w:rPr>
                <w:rFonts w:eastAsia="Times New Roman"/>
                <w:spacing w:val="-1"/>
                <w:szCs w:val="20"/>
              </w:rPr>
            </w:pPr>
            <w:r>
              <w:rPr>
                <w:rFonts w:eastAsia="Times New Roman"/>
                <w:spacing w:val="-1"/>
                <w:szCs w:val="20"/>
              </w:rPr>
              <w:t>Att ange anledning i form av ett förval kan kombineras med anledning i form av fritext (</w:t>
            </w:r>
            <w:proofErr w:type="spellStart"/>
            <w:r>
              <w:rPr>
                <w:rFonts w:eastAsia="Times New Roman"/>
                <w:spacing w:val="-1"/>
                <w:szCs w:val="20"/>
              </w:rPr>
              <w:t>reasonTextRequired</w:t>
            </w:r>
            <w:proofErr w:type="spellEnd"/>
            <w:r>
              <w:rPr>
                <w:rFonts w:eastAsia="Times New Roman"/>
                <w:spacing w:val="-1"/>
                <w:szCs w:val="20"/>
              </w:rPr>
              <w:t>).</w:t>
            </w:r>
          </w:p>
          <w:p w14:paraId="4C73F78B" w14:textId="508387F2" w:rsidR="00343142" w:rsidRPr="00F07E56" w:rsidRDefault="00343142" w:rsidP="00F07E56">
            <w:pPr>
              <w:rPr>
                <w:rFonts w:eastAsia="Times New Roman"/>
                <w:spacing w:val="-1"/>
                <w:szCs w:val="20"/>
              </w:rPr>
            </w:pPr>
            <w:r w:rsidRPr="00F07E56">
              <w:rPr>
                <w:rFonts w:eastAsia="Times New Roman"/>
                <w:spacing w:val="-1"/>
                <w:szCs w:val="20"/>
              </w:rPr>
              <w:t>Möjliga värden är:</w:t>
            </w:r>
          </w:p>
          <w:p w14:paraId="1F271C41" w14:textId="17EC70D5" w:rsidR="00343142" w:rsidRPr="000C2908" w:rsidRDefault="00343142" w:rsidP="00F07E56">
            <w:pPr>
              <w:rPr>
                <w:rFonts w:eastAsia="Times New Roman"/>
                <w:spacing w:val="-1"/>
                <w:szCs w:val="20"/>
                <w:highlight w:val="yellow"/>
              </w:rPr>
            </w:pPr>
            <w:proofErr w:type="spellStart"/>
            <w:r w:rsidRPr="00F07E56">
              <w:rPr>
                <w:rFonts w:eastAsia="Times New Roman"/>
                <w:spacing w:val="-1"/>
                <w:szCs w:val="20"/>
              </w:rPr>
              <w:t>Mandatory</w:t>
            </w:r>
            <w:proofErr w:type="spellEnd"/>
            <w:r w:rsidRPr="00F07E56">
              <w:rPr>
                <w:rFonts w:eastAsia="Times New Roman"/>
                <w:spacing w:val="-1"/>
                <w:szCs w:val="20"/>
              </w:rPr>
              <w:t xml:space="preserve"> = Invånaren måste ange en anledning</w:t>
            </w:r>
            <w:r w:rsidRPr="00F07E56">
              <w:rPr>
                <w:rFonts w:eastAsia="Times New Roman"/>
                <w:spacing w:val="-1"/>
                <w:szCs w:val="20"/>
              </w:rPr>
              <w:br/>
            </w:r>
            <w:proofErr w:type="spellStart"/>
            <w:r w:rsidRPr="00F07E56">
              <w:rPr>
                <w:rFonts w:eastAsia="Times New Roman"/>
                <w:spacing w:val="-1"/>
                <w:szCs w:val="20"/>
              </w:rPr>
              <w:t>Optional</w:t>
            </w:r>
            <w:proofErr w:type="spellEnd"/>
            <w:r w:rsidRPr="00F07E56">
              <w:rPr>
                <w:rFonts w:eastAsia="Times New Roman"/>
                <w:spacing w:val="-1"/>
                <w:szCs w:val="20"/>
              </w:rPr>
              <w:t xml:space="preserve"> = Invånaren kan ange en anledning (frivilligt)</w:t>
            </w:r>
            <w:r w:rsidRPr="00F07E56">
              <w:rPr>
                <w:rFonts w:eastAsia="Times New Roman"/>
                <w:spacing w:val="-1"/>
                <w:szCs w:val="20"/>
              </w:rPr>
              <w:br/>
            </w:r>
            <w:proofErr w:type="spellStart"/>
            <w:r w:rsidRPr="00F07E56">
              <w:rPr>
                <w:rFonts w:eastAsia="Times New Roman"/>
                <w:spacing w:val="-1"/>
                <w:szCs w:val="20"/>
              </w:rPr>
              <w:t>ReasonNotSupported</w:t>
            </w:r>
            <w:proofErr w:type="spellEnd"/>
            <w:r w:rsidRPr="00F07E56">
              <w:rPr>
                <w:rFonts w:eastAsia="Times New Roman"/>
                <w:spacing w:val="-1"/>
                <w:szCs w:val="20"/>
              </w:rPr>
              <w:t xml:space="preserve"> = Invånaren kan inte ange en anledning</w:t>
            </w:r>
          </w:p>
        </w:tc>
        <w:tc>
          <w:tcPr>
            <w:tcW w:w="393" w:type="pct"/>
          </w:tcPr>
          <w:p w14:paraId="0A9CEF43" w14:textId="21A4D125" w:rsidR="00343142" w:rsidRPr="00F07E56" w:rsidRDefault="00343142" w:rsidP="00F07E56">
            <w:pPr>
              <w:rPr>
                <w:rFonts w:eastAsia="Times New Roman"/>
                <w:spacing w:val="-1"/>
                <w:szCs w:val="20"/>
              </w:rPr>
            </w:pPr>
            <w:r>
              <w:rPr>
                <w:rFonts w:eastAsia="Times New Roman"/>
                <w:spacing w:val="-1"/>
                <w:szCs w:val="20"/>
              </w:rPr>
              <w:t>1..1</w:t>
            </w:r>
          </w:p>
        </w:tc>
      </w:tr>
      <w:tr w:rsidR="00343142" w:rsidRPr="000C2908" w14:paraId="7897C9D5" w14:textId="41938E6B" w:rsidTr="00343142">
        <w:tc>
          <w:tcPr>
            <w:tcW w:w="982" w:type="pct"/>
            <w:vAlign w:val="center"/>
          </w:tcPr>
          <w:p w14:paraId="4FB80019" w14:textId="5539D795" w:rsidR="00343142" w:rsidRDefault="00343142" w:rsidP="00667351">
            <w:pPr>
              <w:rPr>
                <w:rFonts w:eastAsia="Times New Roman"/>
                <w:spacing w:val="-1"/>
                <w:szCs w:val="20"/>
              </w:rPr>
            </w:pPr>
            <w:proofErr w:type="spellStart"/>
            <w:r>
              <w:rPr>
                <w:rFonts w:eastAsia="Times New Roman"/>
                <w:spacing w:val="-1"/>
                <w:szCs w:val="20"/>
              </w:rPr>
              <w:t>reasonCodes</w:t>
            </w:r>
            <w:proofErr w:type="spellEnd"/>
          </w:p>
        </w:tc>
        <w:tc>
          <w:tcPr>
            <w:tcW w:w="1054" w:type="pct"/>
            <w:vAlign w:val="center"/>
          </w:tcPr>
          <w:p w14:paraId="60E8A6DB" w14:textId="72CFA9C4" w:rsidR="00343142" w:rsidRDefault="00343142" w:rsidP="00667351">
            <w:pPr>
              <w:rPr>
                <w:rFonts w:eastAsia="Times New Roman"/>
                <w:spacing w:val="-1"/>
                <w:szCs w:val="20"/>
              </w:rPr>
            </w:pPr>
            <w:proofErr w:type="spellStart"/>
            <w:r>
              <w:rPr>
                <w:rFonts w:eastAsia="Times New Roman"/>
                <w:spacing w:val="-1"/>
                <w:szCs w:val="20"/>
              </w:rPr>
              <w:t>CVType</w:t>
            </w:r>
            <w:proofErr w:type="spellEnd"/>
          </w:p>
        </w:tc>
        <w:tc>
          <w:tcPr>
            <w:tcW w:w="2570" w:type="pct"/>
            <w:vAlign w:val="center"/>
          </w:tcPr>
          <w:p w14:paraId="58560F5A" w14:textId="1AFD9043" w:rsidR="00343142" w:rsidRPr="000C2908" w:rsidRDefault="00343142" w:rsidP="00667351">
            <w:pPr>
              <w:rPr>
                <w:rFonts w:eastAsia="Times New Roman"/>
                <w:spacing w:val="-1"/>
                <w:szCs w:val="20"/>
                <w:highlight w:val="yellow"/>
              </w:rPr>
            </w:pPr>
            <w:r w:rsidRPr="00B609D7">
              <w:rPr>
                <w:rFonts w:eastAsia="Times New Roman"/>
                <w:spacing w:val="-1"/>
                <w:szCs w:val="20"/>
              </w:rPr>
              <w:t>Lista med förval som invånaren ska välja bland, så som anledning till ny-, om- eller avbokningen.</w:t>
            </w:r>
          </w:p>
        </w:tc>
        <w:tc>
          <w:tcPr>
            <w:tcW w:w="393" w:type="pct"/>
          </w:tcPr>
          <w:p w14:paraId="54CB77BC" w14:textId="31B6AB31" w:rsidR="00343142" w:rsidRPr="00B609D7" w:rsidRDefault="00343142" w:rsidP="00667351">
            <w:pPr>
              <w:rPr>
                <w:rFonts w:eastAsia="Times New Roman"/>
                <w:spacing w:val="-1"/>
                <w:szCs w:val="20"/>
              </w:rPr>
            </w:pPr>
            <w:r>
              <w:rPr>
                <w:rFonts w:eastAsia="Times New Roman"/>
                <w:spacing w:val="-1"/>
                <w:szCs w:val="20"/>
              </w:rPr>
              <w:t>0..*</w:t>
            </w:r>
          </w:p>
        </w:tc>
      </w:tr>
      <w:tr w:rsidR="00343142" w:rsidRPr="000C2908" w14:paraId="0EC3ED64" w14:textId="1CBD5179" w:rsidTr="00343142">
        <w:tc>
          <w:tcPr>
            <w:tcW w:w="982" w:type="pct"/>
            <w:vAlign w:val="center"/>
          </w:tcPr>
          <w:p w14:paraId="6B0907AC" w14:textId="1ED6AF25" w:rsidR="00343142" w:rsidRDefault="00343142" w:rsidP="00667351">
            <w:pPr>
              <w:rPr>
                <w:rFonts w:eastAsia="Times New Roman"/>
                <w:spacing w:val="-1"/>
                <w:szCs w:val="20"/>
              </w:rPr>
            </w:pPr>
            <w:r>
              <w:rPr>
                <w:rFonts w:eastAsia="Times New Roman"/>
                <w:spacing w:val="-1"/>
                <w:szCs w:val="20"/>
              </w:rPr>
              <w:t>information</w:t>
            </w:r>
          </w:p>
        </w:tc>
        <w:tc>
          <w:tcPr>
            <w:tcW w:w="1054" w:type="pct"/>
            <w:vAlign w:val="center"/>
          </w:tcPr>
          <w:p w14:paraId="54783AC2" w14:textId="42437C17" w:rsidR="00343142" w:rsidRDefault="00343142" w:rsidP="00667351">
            <w:pPr>
              <w:rPr>
                <w:rFonts w:eastAsia="Times New Roman"/>
                <w:spacing w:val="-1"/>
                <w:szCs w:val="20"/>
              </w:rPr>
            </w:pPr>
            <w:proofErr w:type="spellStart"/>
            <w:r>
              <w:rPr>
                <w:rFonts w:eastAsia="Times New Roman"/>
                <w:spacing w:val="-1"/>
                <w:szCs w:val="20"/>
              </w:rPr>
              <w:t>InformationType</w:t>
            </w:r>
            <w:proofErr w:type="spellEnd"/>
          </w:p>
        </w:tc>
        <w:tc>
          <w:tcPr>
            <w:tcW w:w="2570" w:type="pct"/>
            <w:vAlign w:val="center"/>
          </w:tcPr>
          <w:p w14:paraId="23730643" w14:textId="224CB393" w:rsidR="00343142" w:rsidRPr="000C2908" w:rsidRDefault="00343142" w:rsidP="00667351">
            <w:pPr>
              <w:rPr>
                <w:rFonts w:eastAsia="Times New Roman"/>
                <w:spacing w:val="-1"/>
                <w:szCs w:val="20"/>
                <w:highlight w:val="yellow"/>
              </w:rPr>
            </w:pPr>
            <w:r w:rsidRPr="00B609D7">
              <w:rPr>
                <w:rFonts w:eastAsia="Times New Roman"/>
                <w:spacing w:val="-1"/>
                <w:szCs w:val="20"/>
              </w:rPr>
              <w:t>Informationstext att presentera till invånaren, kopplat till tidstype</w:t>
            </w:r>
            <w:r>
              <w:rPr>
                <w:rFonts w:eastAsia="Times New Roman"/>
                <w:spacing w:val="-1"/>
                <w:szCs w:val="20"/>
              </w:rPr>
              <w:t>n</w:t>
            </w:r>
            <w:r w:rsidRPr="00B609D7">
              <w:rPr>
                <w:rFonts w:eastAsia="Times New Roman"/>
                <w:spacing w:val="-1"/>
                <w:szCs w:val="20"/>
              </w:rPr>
              <w:t xml:space="preserve"> samt till aktuellt flöde</w:t>
            </w:r>
          </w:p>
        </w:tc>
        <w:tc>
          <w:tcPr>
            <w:tcW w:w="393" w:type="pct"/>
          </w:tcPr>
          <w:p w14:paraId="25EB5132" w14:textId="4EA2E0FF" w:rsidR="00343142" w:rsidRPr="00B609D7" w:rsidRDefault="00343142" w:rsidP="00667351">
            <w:pPr>
              <w:rPr>
                <w:rFonts w:eastAsia="Times New Roman"/>
                <w:spacing w:val="-1"/>
                <w:szCs w:val="20"/>
              </w:rPr>
            </w:pPr>
            <w:r>
              <w:rPr>
                <w:rFonts w:eastAsia="Times New Roman"/>
                <w:spacing w:val="-1"/>
                <w:szCs w:val="20"/>
              </w:rPr>
              <w:t>0..*</w:t>
            </w:r>
          </w:p>
        </w:tc>
      </w:tr>
      <w:tr w:rsidR="00343142" w:rsidRPr="000C2908" w14:paraId="0F9133F0" w14:textId="4F96B485" w:rsidTr="00343142">
        <w:tc>
          <w:tcPr>
            <w:tcW w:w="982" w:type="pct"/>
            <w:vAlign w:val="center"/>
          </w:tcPr>
          <w:p w14:paraId="07FA9614" w14:textId="3F0BED45" w:rsidR="00343142" w:rsidRDefault="00343142" w:rsidP="00667351">
            <w:pPr>
              <w:rPr>
                <w:rFonts w:eastAsia="Times New Roman"/>
                <w:spacing w:val="-1"/>
                <w:szCs w:val="20"/>
              </w:rPr>
            </w:pPr>
            <w:proofErr w:type="spellStart"/>
            <w:r>
              <w:rPr>
                <w:rFonts w:eastAsia="Times New Roman"/>
                <w:spacing w:val="-1"/>
                <w:szCs w:val="20"/>
              </w:rPr>
              <w:t>conditionToConfirm</w:t>
            </w:r>
            <w:proofErr w:type="spellEnd"/>
          </w:p>
        </w:tc>
        <w:tc>
          <w:tcPr>
            <w:tcW w:w="1054" w:type="pct"/>
            <w:vAlign w:val="center"/>
          </w:tcPr>
          <w:p w14:paraId="335C3E87" w14:textId="65C0F156" w:rsidR="00343142" w:rsidRDefault="00343142" w:rsidP="00667351">
            <w:pPr>
              <w:rPr>
                <w:rFonts w:eastAsia="Times New Roman"/>
                <w:spacing w:val="-1"/>
                <w:szCs w:val="20"/>
              </w:rPr>
            </w:pPr>
            <w:proofErr w:type="spellStart"/>
            <w:r>
              <w:rPr>
                <w:rFonts w:eastAsia="Times New Roman"/>
                <w:spacing w:val="-1"/>
                <w:szCs w:val="20"/>
              </w:rPr>
              <w:t>InformationType</w:t>
            </w:r>
            <w:proofErr w:type="spellEnd"/>
          </w:p>
        </w:tc>
        <w:tc>
          <w:tcPr>
            <w:tcW w:w="2570" w:type="pct"/>
            <w:vAlign w:val="center"/>
          </w:tcPr>
          <w:p w14:paraId="74D7A2E5" w14:textId="3B2656A2" w:rsidR="00343142" w:rsidRPr="000C2908" w:rsidRDefault="00343142" w:rsidP="00667351">
            <w:pPr>
              <w:rPr>
                <w:rFonts w:eastAsia="Times New Roman"/>
                <w:spacing w:val="-1"/>
                <w:szCs w:val="20"/>
                <w:highlight w:val="yellow"/>
              </w:rPr>
            </w:pPr>
            <w:r>
              <w:rPr>
                <w:rFonts w:eastAsia="Times New Roman"/>
                <w:spacing w:val="-1"/>
                <w:szCs w:val="20"/>
              </w:rPr>
              <w:t>Villkorstext</w:t>
            </w:r>
            <w:r w:rsidRPr="00B609D7">
              <w:rPr>
                <w:rFonts w:eastAsia="Times New Roman"/>
                <w:spacing w:val="-1"/>
                <w:szCs w:val="20"/>
              </w:rPr>
              <w:t xml:space="preserve"> att presentera till invånaren, kopplat till tidstype</w:t>
            </w:r>
            <w:r>
              <w:rPr>
                <w:rFonts w:eastAsia="Times New Roman"/>
                <w:spacing w:val="-1"/>
                <w:szCs w:val="20"/>
              </w:rPr>
              <w:t>n</w:t>
            </w:r>
            <w:r w:rsidRPr="00B609D7">
              <w:rPr>
                <w:rFonts w:eastAsia="Times New Roman"/>
                <w:spacing w:val="-1"/>
                <w:szCs w:val="20"/>
              </w:rPr>
              <w:t xml:space="preserve"> samt till aktuellt flöde</w:t>
            </w:r>
          </w:p>
        </w:tc>
        <w:tc>
          <w:tcPr>
            <w:tcW w:w="393" w:type="pct"/>
          </w:tcPr>
          <w:p w14:paraId="6398257C" w14:textId="21131B2A" w:rsidR="00343142" w:rsidRDefault="00343142" w:rsidP="00667351">
            <w:pPr>
              <w:rPr>
                <w:rFonts w:eastAsia="Times New Roman"/>
                <w:spacing w:val="-1"/>
                <w:szCs w:val="20"/>
              </w:rPr>
            </w:pPr>
            <w:r>
              <w:rPr>
                <w:rFonts w:eastAsia="Times New Roman"/>
                <w:spacing w:val="-1"/>
                <w:szCs w:val="20"/>
              </w:rPr>
              <w:t>0..*</w:t>
            </w:r>
          </w:p>
        </w:tc>
      </w:tr>
    </w:tbl>
    <w:p w14:paraId="48504D04" w14:textId="3CD6540B" w:rsidR="003A7579" w:rsidRDefault="003A7579"/>
    <w:p w14:paraId="05630E54" w14:textId="7F3E0D5A" w:rsidR="003775AD" w:rsidRPr="00DD0090" w:rsidRDefault="003775AD">
      <w:pPr>
        <w:rPr>
          <w:b/>
          <w:bCs/>
        </w:rPr>
      </w:pPr>
      <w:r w:rsidRPr="00DD0090">
        <w:rPr>
          <w:b/>
          <w:bCs/>
        </w:rPr>
        <w:t>Exempel</w:t>
      </w:r>
      <w:r w:rsidR="00F769C9" w:rsidRPr="00DD0090">
        <w:rPr>
          <w:b/>
          <w:bCs/>
        </w:rPr>
        <w:t xml:space="preserve"> 1</w:t>
      </w:r>
      <w:r w:rsidRPr="00DD0090">
        <w:rPr>
          <w:b/>
          <w:bCs/>
        </w:rPr>
        <w:t>:</w:t>
      </w:r>
    </w:p>
    <w:p w14:paraId="335A9321" w14:textId="116D81A7" w:rsidR="00F769C9" w:rsidRDefault="00F769C9">
      <w:r>
        <w:t xml:space="preserve">Verksamheten önskar att invånaren måste fylla i anledning till </w:t>
      </w:r>
      <w:proofErr w:type="spellStart"/>
      <w:r>
        <w:t>nybokningen</w:t>
      </w:r>
      <w:proofErr w:type="spellEnd"/>
      <w:r>
        <w:t xml:space="preserve"> i form av fritext:</w:t>
      </w:r>
    </w:p>
    <w:p w14:paraId="3113A95A" w14:textId="77777777" w:rsidR="00F769C9" w:rsidRDefault="00F769C9"/>
    <w:tbl>
      <w:tblPr>
        <w:tblStyle w:val="Tabellrutnt"/>
        <w:tblW w:w="0" w:type="auto"/>
        <w:tblLook w:val="04A0" w:firstRow="1" w:lastRow="0" w:firstColumn="1" w:lastColumn="0" w:noHBand="0" w:noVBand="1"/>
      </w:tblPr>
      <w:tblGrid>
        <w:gridCol w:w="10456"/>
      </w:tblGrid>
      <w:tr w:rsidR="00F769C9" w14:paraId="0D7CF8E3" w14:textId="77777777" w:rsidTr="00F769C9">
        <w:tc>
          <w:tcPr>
            <w:tcW w:w="10456" w:type="dxa"/>
            <w:shd w:val="clear" w:color="auto" w:fill="DBE5F1" w:themeFill="accent1" w:themeFillTint="33"/>
          </w:tcPr>
          <w:p w14:paraId="2B05AFCF" w14:textId="77777777" w:rsidR="00DD0090" w:rsidRDefault="00F769C9" w:rsidP="00F769C9">
            <w:pPr>
              <w:autoSpaceDE w:val="0"/>
              <w:autoSpaceDN w:val="0"/>
              <w:adjustRightInd w:val="0"/>
              <w:spacing w:line="240" w:lineRule="auto"/>
              <w:rPr>
                <w:rFonts w:ascii="Cascadia Mono" w:hAnsi="Cascadia Mono" w:cs="Cascadia Mono"/>
                <w:color w:val="0000FF"/>
                <w:sz w:val="16"/>
                <w:szCs w:val="16"/>
                <w:lang w:eastAsia="sv-SE"/>
              </w:rPr>
            </w:pPr>
            <w:r w:rsidRPr="00F769C9">
              <w:rPr>
                <w:rFonts w:ascii="Cascadia Mono" w:hAnsi="Cascadia Mono" w:cs="Cascadia Mono"/>
                <w:color w:val="0000FF"/>
                <w:sz w:val="16"/>
                <w:szCs w:val="16"/>
                <w:lang w:eastAsia="sv-SE"/>
              </w:rPr>
              <w:t xml:space="preserve">  </w:t>
            </w:r>
          </w:p>
          <w:p w14:paraId="086CFABF" w14:textId="7D07B05C" w:rsidR="00F769C9" w:rsidRPr="00F769C9" w:rsidRDefault="00F769C9" w:rsidP="00F769C9">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 xml:space="preserve"> </w:t>
            </w:r>
            <w:proofErr w:type="spellStart"/>
            <w:r w:rsidRPr="00F769C9">
              <w:rPr>
                <w:rFonts w:ascii="Cascadia Mono" w:hAnsi="Cascadia Mono" w:cs="Cascadia Mono"/>
                <w:color w:val="FF0000"/>
                <w:sz w:val="16"/>
                <w:szCs w:val="16"/>
                <w:lang w:eastAsia="sv-SE"/>
              </w:rPr>
              <w:t>xmlns</w:t>
            </w:r>
            <w:proofErr w:type="spellEnd"/>
            <w:r w:rsidRPr="00F769C9">
              <w:rPr>
                <w:rFonts w:ascii="Cascadia Mono" w:hAnsi="Cascadia Mono" w:cs="Cascadia Mono"/>
                <w:color w:val="0000FF"/>
                <w:sz w:val="16"/>
                <w:szCs w:val="16"/>
                <w:lang w:eastAsia="sv-SE"/>
              </w:rPr>
              <w:t>=</w:t>
            </w:r>
            <w:r w:rsidRPr="00F769C9">
              <w:rPr>
                <w:rFonts w:ascii="Cascadia Mono" w:hAnsi="Cascadia Mono" w:cs="Cascadia Mono"/>
                <w:color w:val="000000"/>
                <w:sz w:val="16"/>
                <w:szCs w:val="16"/>
                <w:lang w:eastAsia="sv-SE"/>
              </w:rPr>
              <w:t>"</w:t>
            </w:r>
            <w:proofErr w:type="gramStart"/>
            <w:r w:rsidRPr="00F769C9">
              <w:rPr>
                <w:rFonts w:ascii="Cascadia Mono" w:hAnsi="Cascadia Mono" w:cs="Cascadia Mono"/>
                <w:color w:val="0000FF"/>
                <w:sz w:val="16"/>
                <w:szCs w:val="16"/>
                <w:lang w:eastAsia="sv-SE"/>
              </w:rPr>
              <w:t>urn:riv</w:t>
            </w:r>
            <w:proofErr w:type="gramEnd"/>
            <w:r w:rsidRPr="00F769C9">
              <w:rPr>
                <w:rFonts w:ascii="Cascadia Mono" w:hAnsi="Cascadia Mono" w:cs="Cascadia Mono"/>
                <w:color w:val="0000FF"/>
                <w:sz w:val="16"/>
                <w:szCs w:val="16"/>
                <w:lang w:eastAsia="sv-SE"/>
              </w:rPr>
              <w:t>:supportprocess:logistics:scheduling:2</w:t>
            </w:r>
            <w:r w:rsidRPr="00F769C9">
              <w:rPr>
                <w:rFonts w:ascii="Cascadia Mono" w:hAnsi="Cascadia Mono" w:cs="Cascadia Mono"/>
                <w:color w:val="000000"/>
                <w:sz w:val="16"/>
                <w:szCs w:val="16"/>
                <w:lang w:eastAsia="sv-SE"/>
              </w:rPr>
              <w:t>"</w:t>
            </w:r>
            <w:r w:rsidRPr="00F769C9">
              <w:rPr>
                <w:rFonts w:ascii="Cascadia Mono" w:hAnsi="Cascadia Mono" w:cs="Cascadia Mono"/>
                <w:color w:val="0000FF"/>
                <w:sz w:val="16"/>
                <w:szCs w:val="16"/>
                <w:lang w:eastAsia="sv-SE"/>
              </w:rPr>
              <w:t>&gt;</w:t>
            </w:r>
          </w:p>
          <w:p w14:paraId="57DC27EF" w14:textId="58634F6F" w:rsidR="00F769C9" w:rsidRPr="00F769C9" w:rsidRDefault="00F769C9" w:rsidP="00F769C9">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r w:rsidRPr="00F769C9">
              <w:rPr>
                <w:rFonts w:ascii="Cascadia Mono" w:hAnsi="Cascadia Mono" w:cs="Cascadia Mono"/>
                <w:color w:val="000000"/>
                <w:sz w:val="16"/>
                <w:szCs w:val="16"/>
                <w:lang w:eastAsia="sv-SE"/>
              </w:rPr>
              <w:t>N</w:t>
            </w:r>
            <w:r w:rsidR="00DD0090">
              <w:rPr>
                <w:rFonts w:ascii="Cascadia Mono" w:hAnsi="Cascadia Mono" w:cs="Cascadia Mono"/>
                <w:color w:val="000000"/>
                <w:sz w:val="16"/>
                <w:szCs w:val="16"/>
                <w:lang w:eastAsia="sv-SE"/>
              </w:rPr>
              <w:t>Y</w:t>
            </w:r>
            <w:r w:rsidRPr="00F769C9">
              <w:rPr>
                <w:rFonts w:ascii="Cascadia Mono" w:hAnsi="Cascadia Mono" w:cs="Cascadia Mono"/>
                <w:color w:val="000000"/>
                <w:sz w:val="16"/>
                <w:szCs w:val="16"/>
                <w:lang w:eastAsia="sv-SE"/>
              </w:rPr>
              <w:t>BOKNING</w:t>
            </w: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p>
          <w:p w14:paraId="33F4DEA8" w14:textId="77777777" w:rsidR="00F769C9" w:rsidRPr="00F769C9" w:rsidRDefault="00F769C9" w:rsidP="00F769C9">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lastRenderedPageBreak/>
              <w:t xml:space="preserve">      &lt;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proofErr w:type="spellStart"/>
            <w:r w:rsidRPr="00F769C9">
              <w:rPr>
                <w:rFonts w:ascii="Cascadia Mono" w:hAnsi="Cascadia Mono" w:cs="Cascadia Mono"/>
                <w:color w:val="000000"/>
                <w:sz w:val="16"/>
                <w:szCs w:val="16"/>
                <w:lang w:eastAsia="sv-SE"/>
              </w:rPr>
              <w:t>Mandatory</w:t>
            </w:r>
            <w:proofErr w:type="spellEnd"/>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p>
          <w:p w14:paraId="4259EA9C" w14:textId="5DDD5A2B" w:rsidR="00F769C9" w:rsidRPr="00DD0090" w:rsidRDefault="00F769C9" w:rsidP="00DD0090">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reasonCodeRequired</w:t>
            </w:r>
            <w:proofErr w:type="spellEnd"/>
            <w:r w:rsidRPr="00F769C9">
              <w:rPr>
                <w:rFonts w:ascii="Cascadia Mono" w:hAnsi="Cascadia Mono" w:cs="Cascadia Mono"/>
                <w:color w:val="0000FF"/>
                <w:sz w:val="16"/>
                <w:szCs w:val="16"/>
                <w:lang w:eastAsia="sv-SE"/>
              </w:rPr>
              <w:t>&gt;</w:t>
            </w:r>
            <w:proofErr w:type="spellStart"/>
            <w:r w:rsidR="00DD0090">
              <w:rPr>
                <w:rFonts w:ascii="Cascadia Mono" w:hAnsi="Cascadia Mono" w:cs="Cascadia Mono"/>
                <w:color w:val="000000"/>
                <w:sz w:val="16"/>
                <w:szCs w:val="16"/>
                <w:lang w:eastAsia="sv-SE"/>
              </w:rPr>
              <w:t>ReasonNotSupported</w:t>
            </w:r>
            <w:proofErr w:type="spellEnd"/>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reasonCodeRequired</w:t>
            </w:r>
            <w:proofErr w:type="spellEnd"/>
            <w:r w:rsidRPr="00F769C9">
              <w:rPr>
                <w:rFonts w:ascii="Cascadia Mono" w:hAnsi="Cascadia Mono" w:cs="Cascadia Mono"/>
                <w:color w:val="0000FF"/>
                <w:sz w:val="16"/>
                <w:szCs w:val="16"/>
                <w:lang w:eastAsia="sv-SE"/>
              </w:rPr>
              <w:t>&gt;</w:t>
            </w:r>
            <w:r w:rsidR="00DD0090">
              <w:rPr>
                <w:rFonts w:ascii="Cascadia Mono" w:hAnsi="Cascadia Mono" w:cs="Cascadia Mono"/>
                <w:color w:val="0000FF"/>
                <w:sz w:val="16"/>
                <w:szCs w:val="16"/>
                <w:lang w:eastAsia="sv-SE"/>
              </w:rPr>
              <w:br/>
            </w: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&gt;</w:t>
            </w:r>
          </w:p>
          <w:p w14:paraId="0C1E9D15" w14:textId="2CAB4A9B" w:rsidR="00DD0090" w:rsidRDefault="00DD0090" w:rsidP="00F769C9"/>
        </w:tc>
      </w:tr>
    </w:tbl>
    <w:p w14:paraId="5AB26353" w14:textId="5D697FD9" w:rsidR="00F769C9" w:rsidRDefault="00F769C9">
      <w:r>
        <w:lastRenderedPageBreak/>
        <w:t xml:space="preserve"> </w:t>
      </w:r>
    </w:p>
    <w:p w14:paraId="306F4CE1" w14:textId="34C6904C" w:rsidR="00DD0090" w:rsidRPr="00DD0090" w:rsidRDefault="00DD0090" w:rsidP="00DD0090">
      <w:pPr>
        <w:rPr>
          <w:b/>
          <w:bCs/>
        </w:rPr>
      </w:pPr>
      <w:r w:rsidRPr="00DD0090">
        <w:rPr>
          <w:b/>
          <w:bCs/>
        </w:rPr>
        <w:t xml:space="preserve">Exempel </w:t>
      </w:r>
      <w:r>
        <w:rPr>
          <w:b/>
          <w:bCs/>
        </w:rPr>
        <w:t>2</w:t>
      </w:r>
      <w:r w:rsidRPr="00DD0090">
        <w:rPr>
          <w:b/>
          <w:bCs/>
        </w:rPr>
        <w:t>:</w:t>
      </w:r>
    </w:p>
    <w:p w14:paraId="38E51321" w14:textId="3F85A13D" w:rsidR="00DD0090" w:rsidRDefault="00DD0090" w:rsidP="00DD0090">
      <w:r>
        <w:t>Verksamheten önskar att invånaren måste fylla i anledning till ombokningen i form av ett av tre förval som verksamheten bestämt. De tre förvalen i exemplet är ”Tiden passar inte”, ”Har inget vårdbehov längre”, ”Bokad på annan mottagning”:</w:t>
      </w:r>
    </w:p>
    <w:p w14:paraId="048764D3" w14:textId="02DCB157" w:rsidR="00213A6A" w:rsidRDefault="00213A6A" w:rsidP="00DD0090">
      <w:r>
        <w:t>(</w:t>
      </w:r>
      <w:r w:rsidRPr="00213A6A">
        <w:rPr>
          <w:i/>
          <w:iCs/>
        </w:rPr>
        <w:t>code1, code2, code3</w:t>
      </w:r>
      <w:r>
        <w:t xml:space="preserve"> är koderna som motsvarar valen. Koderna kan exempelvis vara hämtade från nationellt </w:t>
      </w:r>
      <w:proofErr w:type="spellStart"/>
      <w:r>
        <w:t>kodverk</w:t>
      </w:r>
      <w:proofErr w:type="spellEnd"/>
      <w:r>
        <w:t xml:space="preserve">, </w:t>
      </w:r>
      <w:proofErr w:type="gramStart"/>
      <w:r>
        <w:t>exempelvis  SNOMED</w:t>
      </w:r>
      <w:proofErr w:type="gramEnd"/>
      <w:r>
        <w:t xml:space="preserve">-CT eller från ett regionalt förvaltat </w:t>
      </w:r>
      <w:proofErr w:type="spellStart"/>
      <w:r>
        <w:t>kodverk</w:t>
      </w:r>
      <w:proofErr w:type="spellEnd"/>
      <w:r>
        <w:t xml:space="preserve">. </w:t>
      </w:r>
      <w:proofErr w:type="gramStart"/>
      <w:r w:rsidRPr="00213A6A">
        <w:rPr>
          <w:i/>
          <w:iCs/>
        </w:rPr>
        <w:t>OID:codesystem</w:t>
      </w:r>
      <w:proofErr w:type="gramEnd"/>
      <w:r w:rsidRPr="00213A6A">
        <w:rPr>
          <w:i/>
          <w:iCs/>
        </w:rPr>
        <w:t>1</w:t>
      </w:r>
      <w:r>
        <w:t xml:space="preserve"> ska då peka ut det </w:t>
      </w:r>
      <w:proofErr w:type="spellStart"/>
      <w:r>
        <w:t>kodverk</w:t>
      </w:r>
      <w:proofErr w:type="spellEnd"/>
      <w:r>
        <w:t xml:space="preserve"> varifrån koden är hämtad.)</w:t>
      </w:r>
    </w:p>
    <w:p w14:paraId="471BA617" w14:textId="77777777" w:rsidR="00DD0090" w:rsidRDefault="00DD0090" w:rsidP="00DD0090"/>
    <w:tbl>
      <w:tblPr>
        <w:tblStyle w:val="Tabellrutnt"/>
        <w:tblW w:w="0" w:type="auto"/>
        <w:tblLook w:val="04A0" w:firstRow="1" w:lastRow="0" w:firstColumn="1" w:lastColumn="0" w:noHBand="0" w:noVBand="1"/>
      </w:tblPr>
      <w:tblGrid>
        <w:gridCol w:w="10456"/>
      </w:tblGrid>
      <w:tr w:rsidR="00DD0090" w14:paraId="494E4C76" w14:textId="77777777" w:rsidTr="00F50B06">
        <w:tc>
          <w:tcPr>
            <w:tcW w:w="10456" w:type="dxa"/>
            <w:shd w:val="clear" w:color="auto" w:fill="DBE5F1" w:themeFill="accent1" w:themeFillTint="33"/>
          </w:tcPr>
          <w:p w14:paraId="0ABF96AD" w14:textId="77777777" w:rsidR="00DD0090" w:rsidRDefault="00DD0090" w:rsidP="00F50B06">
            <w:pPr>
              <w:autoSpaceDE w:val="0"/>
              <w:autoSpaceDN w:val="0"/>
              <w:adjustRightInd w:val="0"/>
              <w:spacing w:line="240" w:lineRule="auto"/>
              <w:rPr>
                <w:rFonts w:ascii="Cascadia Mono" w:hAnsi="Cascadia Mono" w:cs="Cascadia Mono"/>
                <w:color w:val="0000FF"/>
                <w:sz w:val="16"/>
                <w:szCs w:val="16"/>
                <w:lang w:eastAsia="sv-SE"/>
              </w:rPr>
            </w:pPr>
            <w:r w:rsidRPr="00F769C9">
              <w:rPr>
                <w:rFonts w:ascii="Cascadia Mono" w:hAnsi="Cascadia Mono" w:cs="Cascadia Mono"/>
                <w:color w:val="0000FF"/>
                <w:sz w:val="16"/>
                <w:szCs w:val="16"/>
                <w:lang w:eastAsia="sv-SE"/>
              </w:rPr>
              <w:t xml:space="preserve">  </w:t>
            </w:r>
          </w:p>
          <w:p w14:paraId="730427E9" w14:textId="77777777" w:rsidR="00DD0090" w:rsidRPr="00F769C9" w:rsidRDefault="00DD0090"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 xml:space="preserve"> </w:t>
            </w:r>
            <w:proofErr w:type="spellStart"/>
            <w:r w:rsidRPr="00F769C9">
              <w:rPr>
                <w:rFonts w:ascii="Cascadia Mono" w:hAnsi="Cascadia Mono" w:cs="Cascadia Mono"/>
                <w:color w:val="FF0000"/>
                <w:sz w:val="16"/>
                <w:szCs w:val="16"/>
                <w:lang w:eastAsia="sv-SE"/>
              </w:rPr>
              <w:t>xmlns</w:t>
            </w:r>
            <w:proofErr w:type="spellEnd"/>
            <w:r w:rsidRPr="00F769C9">
              <w:rPr>
                <w:rFonts w:ascii="Cascadia Mono" w:hAnsi="Cascadia Mono" w:cs="Cascadia Mono"/>
                <w:color w:val="0000FF"/>
                <w:sz w:val="16"/>
                <w:szCs w:val="16"/>
                <w:lang w:eastAsia="sv-SE"/>
              </w:rPr>
              <w:t>=</w:t>
            </w:r>
            <w:r w:rsidRPr="00F769C9">
              <w:rPr>
                <w:rFonts w:ascii="Cascadia Mono" w:hAnsi="Cascadia Mono" w:cs="Cascadia Mono"/>
                <w:color w:val="000000"/>
                <w:sz w:val="16"/>
                <w:szCs w:val="16"/>
                <w:lang w:eastAsia="sv-SE"/>
              </w:rPr>
              <w:t>"</w:t>
            </w:r>
            <w:proofErr w:type="gramStart"/>
            <w:r w:rsidRPr="00F769C9">
              <w:rPr>
                <w:rFonts w:ascii="Cascadia Mono" w:hAnsi="Cascadia Mono" w:cs="Cascadia Mono"/>
                <w:color w:val="0000FF"/>
                <w:sz w:val="16"/>
                <w:szCs w:val="16"/>
                <w:lang w:eastAsia="sv-SE"/>
              </w:rPr>
              <w:t>urn:riv</w:t>
            </w:r>
            <w:proofErr w:type="gramEnd"/>
            <w:r w:rsidRPr="00F769C9">
              <w:rPr>
                <w:rFonts w:ascii="Cascadia Mono" w:hAnsi="Cascadia Mono" w:cs="Cascadia Mono"/>
                <w:color w:val="0000FF"/>
                <w:sz w:val="16"/>
                <w:szCs w:val="16"/>
                <w:lang w:eastAsia="sv-SE"/>
              </w:rPr>
              <w:t>:supportprocess:logistics:scheduling:2</w:t>
            </w:r>
            <w:r w:rsidRPr="00F769C9">
              <w:rPr>
                <w:rFonts w:ascii="Cascadia Mono" w:hAnsi="Cascadia Mono" w:cs="Cascadia Mono"/>
                <w:color w:val="000000"/>
                <w:sz w:val="16"/>
                <w:szCs w:val="16"/>
                <w:lang w:eastAsia="sv-SE"/>
              </w:rPr>
              <w:t>"</w:t>
            </w:r>
            <w:r w:rsidRPr="00F769C9">
              <w:rPr>
                <w:rFonts w:ascii="Cascadia Mono" w:hAnsi="Cascadia Mono" w:cs="Cascadia Mono"/>
                <w:color w:val="0000FF"/>
                <w:sz w:val="16"/>
                <w:szCs w:val="16"/>
                <w:lang w:eastAsia="sv-SE"/>
              </w:rPr>
              <w:t>&gt;</w:t>
            </w:r>
          </w:p>
          <w:p w14:paraId="017C1746" w14:textId="792FC68B" w:rsidR="00DD0090" w:rsidRPr="00F769C9" w:rsidRDefault="00DD0090"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r>
              <w:rPr>
                <w:rFonts w:ascii="Cascadia Mono" w:hAnsi="Cascadia Mono" w:cs="Cascadia Mono"/>
                <w:color w:val="000000"/>
                <w:sz w:val="16"/>
                <w:szCs w:val="16"/>
                <w:lang w:eastAsia="sv-SE"/>
              </w:rPr>
              <w:t>OM</w:t>
            </w:r>
            <w:r w:rsidRPr="00F769C9">
              <w:rPr>
                <w:rFonts w:ascii="Cascadia Mono" w:hAnsi="Cascadia Mono" w:cs="Cascadia Mono"/>
                <w:color w:val="000000"/>
                <w:sz w:val="16"/>
                <w:szCs w:val="16"/>
                <w:lang w:eastAsia="sv-SE"/>
              </w:rPr>
              <w:t>BOKNING</w:t>
            </w: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p>
          <w:p w14:paraId="10959533" w14:textId="780E1ECE" w:rsidR="00DD0090" w:rsidRPr="00F769C9" w:rsidRDefault="00DD0090"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r>
              <w:rPr>
                <w:rFonts w:ascii="Cascadia Mono" w:hAnsi="Cascadia Mono" w:cs="Cascadia Mono"/>
                <w:color w:val="000000"/>
                <w:sz w:val="16"/>
                <w:szCs w:val="16"/>
                <w:lang w:eastAsia="sv-SE"/>
              </w:rPr>
              <w:t xml:space="preserve"> </w:t>
            </w:r>
            <w:proofErr w:type="spellStart"/>
            <w:r>
              <w:rPr>
                <w:rFonts w:ascii="Cascadia Mono" w:hAnsi="Cascadia Mono" w:cs="Cascadia Mono"/>
                <w:color w:val="000000"/>
                <w:sz w:val="16"/>
                <w:szCs w:val="16"/>
                <w:lang w:eastAsia="sv-SE"/>
              </w:rPr>
              <w:t>ReasonNotSupported</w:t>
            </w:r>
            <w:proofErr w:type="spellEnd"/>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p>
          <w:p w14:paraId="4C10B35A" w14:textId="19DD39CE" w:rsidR="00DD0090" w:rsidRPr="00DD0090"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reasonCodeRequired</w:t>
            </w:r>
            <w:proofErr w:type="spellEnd"/>
            <w:r w:rsidRPr="00DD0090">
              <w:rPr>
                <w:rFonts w:ascii="Cascadia Mono" w:hAnsi="Cascadia Mono" w:cs="Cascadia Mono"/>
                <w:color w:val="0000FF"/>
                <w:sz w:val="16"/>
                <w:szCs w:val="16"/>
                <w:lang w:eastAsia="sv-SE"/>
              </w:rPr>
              <w:t>&gt;</w:t>
            </w:r>
            <w:proofErr w:type="spellStart"/>
            <w:r w:rsidRPr="00DD0090">
              <w:rPr>
                <w:rFonts w:ascii="Cascadia Mono" w:hAnsi="Cascadia Mono" w:cs="Cascadia Mono"/>
                <w:color w:val="000000"/>
                <w:sz w:val="16"/>
                <w:szCs w:val="16"/>
                <w:lang w:eastAsia="sv-SE"/>
              </w:rPr>
              <w:t>Mandatory</w:t>
            </w:r>
            <w:proofErr w:type="spellEnd"/>
            <w:r w:rsidRPr="00DD0090">
              <w:rPr>
                <w:rFonts w:ascii="Cascadia Mono" w:hAnsi="Cascadia Mono" w:cs="Cascadia Mono"/>
                <w:color w:val="0000FF"/>
                <w:sz w:val="16"/>
                <w:szCs w:val="16"/>
                <w:lang w:eastAsia="sv-SE"/>
              </w:rPr>
              <w:t>&lt;/</w:t>
            </w:r>
            <w:proofErr w:type="spellStart"/>
            <w:r w:rsidRPr="00DD0090">
              <w:rPr>
                <w:rFonts w:ascii="Cascadia Mono" w:hAnsi="Cascadia Mono" w:cs="Cascadia Mono"/>
                <w:color w:val="A31515"/>
                <w:sz w:val="16"/>
                <w:szCs w:val="16"/>
                <w:lang w:eastAsia="sv-SE"/>
              </w:rPr>
              <w:t>reasonCodeRequired</w:t>
            </w:r>
            <w:proofErr w:type="spellEnd"/>
            <w:r w:rsidRPr="00DD0090">
              <w:rPr>
                <w:rFonts w:ascii="Cascadia Mono" w:hAnsi="Cascadia Mono" w:cs="Cascadia Mono"/>
                <w:color w:val="0000FF"/>
                <w:sz w:val="16"/>
                <w:szCs w:val="16"/>
                <w:lang w:eastAsia="sv-SE"/>
              </w:rPr>
              <w:t>&gt;</w:t>
            </w:r>
            <w:r w:rsidRPr="00DD0090">
              <w:rPr>
                <w:rFonts w:ascii="Cascadia Mono" w:hAnsi="Cascadia Mono" w:cs="Cascadia Mono"/>
                <w:color w:val="0000FF"/>
                <w:sz w:val="16"/>
                <w:szCs w:val="16"/>
                <w:lang w:eastAsia="sv-SE"/>
              </w:rPr>
              <w:br/>
              <w:t xml:space="preserve">   </w:t>
            </w:r>
            <w:proofErr w:type="gramStart"/>
            <w:r>
              <w:rPr>
                <w:rFonts w:ascii="Cascadia Mono" w:hAnsi="Cascadia Mono" w:cs="Cascadia Mono"/>
                <w:color w:val="0000FF"/>
                <w:sz w:val="16"/>
                <w:szCs w:val="16"/>
                <w:lang w:eastAsia="sv-SE"/>
              </w:rPr>
              <w:t xml:space="preserve">   </w:t>
            </w:r>
            <w:r w:rsidRPr="00DD0090">
              <w:rPr>
                <w:rFonts w:ascii="Cascadia Mono" w:hAnsi="Cascadia Mono" w:cs="Cascadia Mono"/>
                <w:color w:val="0000FF"/>
                <w:sz w:val="16"/>
                <w:szCs w:val="16"/>
                <w:lang w:eastAsia="sv-SE"/>
              </w:rPr>
              <w:t>&lt;</w:t>
            </w:r>
            <w:proofErr w:type="spellStart"/>
            <w:proofErr w:type="gramEnd"/>
            <w:r w:rsidRPr="00DD0090">
              <w:rPr>
                <w:rFonts w:ascii="Cascadia Mono" w:hAnsi="Cascadia Mono" w:cs="Cascadia Mono"/>
                <w:color w:val="A31515"/>
                <w:sz w:val="16"/>
                <w:szCs w:val="16"/>
                <w:lang w:eastAsia="sv-SE"/>
              </w:rPr>
              <w:t>reasonCodes</w:t>
            </w:r>
            <w:proofErr w:type="spellEnd"/>
            <w:r w:rsidRPr="00DD0090">
              <w:rPr>
                <w:rFonts w:ascii="Cascadia Mono" w:hAnsi="Cascadia Mono" w:cs="Cascadia Mono"/>
                <w:color w:val="0000FF"/>
                <w:sz w:val="16"/>
                <w:szCs w:val="16"/>
                <w:lang w:eastAsia="sv-SE"/>
              </w:rPr>
              <w:t>&gt;</w:t>
            </w:r>
          </w:p>
          <w:p w14:paraId="37BD63C1" w14:textId="77777777" w:rsidR="00DD0090" w:rsidRPr="00DD0090"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code</w:t>
            </w:r>
            <w:proofErr w:type="spellEnd"/>
            <w:r w:rsidRPr="00DD0090">
              <w:rPr>
                <w:rFonts w:ascii="Cascadia Mono" w:hAnsi="Cascadia Mono" w:cs="Cascadia Mono"/>
                <w:color w:val="0000FF"/>
                <w:sz w:val="16"/>
                <w:szCs w:val="16"/>
                <w:lang w:eastAsia="sv-SE"/>
              </w:rPr>
              <w:t>&gt;</w:t>
            </w:r>
            <w:r w:rsidRPr="00DD0090">
              <w:rPr>
                <w:rFonts w:ascii="Cascadia Mono" w:hAnsi="Cascadia Mono" w:cs="Cascadia Mono"/>
                <w:color w:val="000000"/>
                <w:sz w:val="16"/>
                <w:szCs w:val="16"/>
                <w:lang w:eastAsia="sv-SE"/>
              </w:rPr>
              <w:t>code1</w:t>
            </w:r>
            <w:r w:rsidRPr="00DD0090">
              <w:rPr>
                <w:rFonts w:ascii="Cascadia Mono" w:hAnsi="Cascadia Mono" w:cs="Cascadia Mono"/>
                <w:color w:val="0000FF"/>
                <w:sz w:val="16"/>
                <w:szCs w:val="16"/>
                <w:lang w:eastAsia="sv-SE"/>
              </w:rPr>
              <w:t>&lt;/</w:t>
            </w:r>
            <w:proofErr w:type="spellStart"/>
            <w:r w:rsidRPr="00DD0090">
              <w:rPr>
                <w:rFonts w:ascii="Cascadia Mono" w:hAnsi="Cascadia Mono" w:cs="Cascadia Mono"/>
                <w:color w:val="A31515"/>
                <w:sz w:val="16"/>
                <w:szCs w:val="16"/>
                <w:lang w:eastAsia="sv-SE"/>
              </w:rPr>
              <w:t>code</w:t>
            </w:r>
            <w:proofErr w:type="spellEnd"/>
            <w:r w:rsidRPr="00DD0090">
              <w:rPr>
                <w:rFonts w:ascii="Cascadia Mono" w:hAnsi="Cascadia Mono" w:cs="Cascadia Mono"/>
                <w:color w:val="0000FF"/>
                <w:sz w:val="16"/>
                <w:szCs w:val="16"/>
                <w:lang w:eastAsia="sv-SE"/>
              </w:rPr>
              <w:t>&gt;</w:t>
            </w:r>
          </w:p>
          <w:p w14:paraId="77A8B7B4" w14:textId="0026EAC3"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roofErr w:type="gramStart"/>
            <w:r w:rsidR="00213A6A">
              <w:rPr>
                <w:rFonts w:ascii="Cascadia Mono" w:hAnsi="Cascadia Mono" w:cs="Cascadia Mono"/>
                <w:color w:val="000000"/>
                <w:sz w:val="16"/>
                <w:szCs w:val="16"/>
                <w:lang w:eastAsia="sv-SE"/>
              </w:rPr>
              <w:t>OID:</w:t>
            </w:r>
            <w:r w:rsidR="00213A6A" w:rsidRPr="00213A6A">
              <w:rPr>
                <w:rFonts w:ascii="Cascadia Mono" w:hAnsi="Cascadia Mono" w:cs="Cascadia Mono"/>
                <w:color w:val="000000"/>
                <w:sz w:val="16"/>
                <w:szCs w:val="16"/>
                <w:lang w:eastAsia="sv-SE"/>
              </w:rPr>
              <w:t>codeSystem</w:t>
            </w:r>
            <w:proofErr w:type="gramEnd"/>
            <w:r w:rsidR="00213A6A" w:rsidRPr="00213A6A">
              <w:rPr>
                <w:rFonts w:ascii="Cascadia Mono" w:hAnsi="Cascadia Mono" w:cs="Cascadia Mono"/>
                <w:color w:val="000000"/>
                <w:sz w:val="16"/>
                <w:szCs w:val="16"/>
                <w:lang w:eastAsia="sv-SE"/>
              </w:rPr>
              <w:t>1</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
          <w:p w14:paraId="46559E2C" w14:textId="6BEF2E19"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displayName</w:t>
            </w:r>
            <w:proofErr w:type="spellEnd"/>
            <w:r w:rsidRPr="00213A6A">
              <w:rPr>
                <w:rFonts w:ascii="Cascadia Mono" w:hAnsi="Cascadia Mono" w:cs="Cascadia Mono"/>
                <w:color w:val="0000FF"/>
                <w:sz w:val="16"/>
                <w:szCs w:val="16"/>
                <w:lang w:eastAsia="sv-SE"/>
              </w:rPr>
              <w:t>&gt;</w:t>
            </w:r>
            <w:r w:rsidRPr="00213A6A">
              <w:rPr>
                <w:rFonts w:ascii="Cascadia Mono" w:hAnsi="Cascadia Mono"/>
                <w:sz w:val="16"/>
                <w:szCs w:val="16"/>
              </w:rPr>
              <w:t>Tiden passar inte</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displayName</w:t>
            </w:r>
            <w:proofErr w:type="spellEnd"/>
            <w:r w:rsidRPr="00213A6A">
              <w:rPr>
                <w:rFonts w:ascii="Cascadia Mono" w:hAnsi="Cascadia Mono" w:cs="Cascadia Mono"/>
                <w:color w:val="0000FF"/>
                <w:sz w:val="16"/>
                <w:szCs w:val="16"/>
                <w:lang w:eastAsia="sv-SE"/>
              </w:rPr>
              <w:t>&gt;</w:t>
            </w:r>
          </w:p>
          <w:p w14:paraId="253D8730"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reasonCodes</w:t>
            </w:r>
            <w:proofErr w:type="spellEnd"/>
            <w:r w:rsidRPr="00213A6A">
              <w:rPr>
                <w:rFonts w:ascii="Cascadia Mono" w:hAnsi="Cascadia Mono" w:cs="Cascadia Mono"/>
                <w:color w:val="0000FF"/>
                <w:sz w:val="16"/>
                <w:szCs w:val="16"/>
                <w:lang w:eastAsia="sv-SE"/>
              </w:rPr>
              <w:t>&gt;</w:t>
            </w:r>
          </w:p>
          <w:p w14:paraId="4478050B"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reasonCodes</w:t>
            </w:r>
            <w:proofErr w:type="spellEnd"/>
            <w:r w:rsidRPr="00213A6A">
              <w:rPr>
                <w:rFonts w:ascii="Cascadia Mono" w:hAnsi="Cascadia Mono" w:cs="Cascadia Mono"/>
                <w:color w:val="0000FF"/>
                <w:sz w:val="16"/>
                <w:szCs w:val="16"/>
                <w:lang w:eastAsia="sv-SE"/>
              </w:rPr>
              <w:t>&gt;</w:t>
            </w:r>
          </w:p>
          <w:p w14:paraId="4B665136"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code</w:t>
            </w:r>
            <w:proofErr w:type="spellEnd"/>
            <w:r w:rsidRPr="00213A6A">
              <w:rPr>
                <w:rFonts w:ascii="Cascadia Mono" w:hAnsi="Cascadia Mono" w:cs="Cascadia Mono"/>
                <w:color w:val="0000FF"/>
                <w:sz w:val="16"/>
                <w:szCs w:val="16"/>
                <w:lang w:eastAsia="sv-SE"/>
              </w:rPr>
              <w:t>&gt;</w:t>
            </w:r>
            <w:r w:rsidRPr="00213A6A">
              <w:rPr>
                <w:rFonts w:ascii="Cascadia Mono" w:hAnsi="Cascadia Mono" w:cs="Cascadia Mono"/>
                <w:color w:val="000000"/>
                <w:sz w:val="16"/>
                <w:szCs w:val="16"/>
                <w:lang w:eastAsia="sv-SE"/>
              </w:rPr>
              <w:t>code2</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code</w:t>
            </w:r>
            <w:proofErr w:type="spellEnd"/>
            <w:r w:rsidRPr="00213A6A">
              <w:rPr>
                <w:rFonts w:ascii="Cascadia Mono" w:hAnsi="Cascadia Mono" w:cs="Cascadia Mono"/>
                <w:color w:val="0000FF"/>
                <w:sz w:val="16"/>
                <w:szCs w:val="16"/>
                <w:lang w:eastAsia="sv-SE"/>
              </w:rPr>
              <w:t>&gt;</w:t>
            </w:r>
          </w:p>
          <w:p w14:paraId="2F4652C5" w14:textId="09743E51"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roofErr w:type="gramStart"/>
            <w:r w:rsidR="00213A6A">
              <w:rPr>
                <w:rFonts w:ascii="Cascadia Mono" w:hAnsi="Cascadia Mono" w:cs="Cascadia Mono"/>
                <w:color w:val="000000"/>
                <w:sz w:val="16"/>
                <w:szCs w:val="16"/>
                <w:lang w:eastAsia="sv-SE"/>
              </w:rPr>
              <w:t>OID:</w:t>
            </w:r>
            <w:r w:rsidRPr="00213A6A">
              <w:rPr>
                <w:rFonts w:ascii="Cascadia Mono" w:hAnsi="Cascadia Mono" w:cs="Cascadia Mono"/>
                <w:color w:val="000000"/>
                <w:sz w:val="16"/>
                <w:szCs w:val="16"/>
                <w:lang w:eastAsia="sv-SE"/>
              </w:rPr>
              <w:t>codeSystem</w:t>
            </w:r>
            <w:proofErr w:type="gramEnd"/>
            <w:r w:rsidRPr="00213A6A">
              <w:rPr>
                <w:rFonts w:ascii="Cascadia Mono" w:hAnsi="Cascadia Mono" w:cs="Cascadia Mono"/>
                <w:color w:val="000000"/>
                <w:sz w:val="16"/>
                <w:szCs w:val="16"/>
                <w:lang w:eastAsia="sv-SE"/>
              </w:rPr>
              <w:t>1</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
          <w:p w14:paraId="10469C42" w14:textId="51C85CEF"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displayName</w:t>
            </w:r>
            <w:proofErr w:type="spellEnd"/>
            <w:r w:rsidRPr="00213A6A">
              <w:rPr>
                <w:rFonts w:ascii="Cascadia Mono" w:hAnsi="Cascadia Mono" w:cs="Cascadia Mono"/>
                <w:color w:val="0000FF"/>
                <w:sz w:val="16"/>
                <w:szCs w:val="16"/>
                <w:lang w:eastAsia="sv-SE"/>
              </w:rPr>
              <w:t>&gt;</w:t>
            </w:r>
            <w:r w:rsidRPr="00213A6A">
              <w:rPr>
                <w:rFonts w:ascii="Cascadia Mono" w:hAnsi="Cascadia Mono"/>
                <w:sz w:val="16"/>
                <w:szCs w:val="16"/>
              </w:rPr>
              <w:t>Har inget vårdbehov längre</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displayName</w:t>
            </w:r>
            <w:proofErr w:type="spellEnd"/>
            <w:r w:rsidRPr="00213A6A">
              <w:rPr>
                <w:rFonts w:ascii="Cascadia Mono" w:hAnsi="Cascadia Mono" w:cs="Cascadia Mono"/>
                <w:color w:val="0000FF"/>
                <w:sz w:val="16"/>
                <w:szCs w:val="16"/>
                <w:lang w:eastAsia="sv-SE"/>
              </w:rPr>
              <w:t>&gt;</w:t>
            </w:r>
          </w:p>
          <w:p w14:paraId="19148DEB"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reasonCodes</w:t>
            </w:r>
            <w:proofErr w:type="spellEnd"/>
            <w:r w:rsidRPr="00213A6A">
              <w:rPr>
                <w:rFonts w:ascii="Cascadia Mono" w:hAnsi="Cascadia Mono" w:cs="Cascadia Mono"/>
                <w:color w:val="0000FF"/>
                <w:sz w:val="16"/>
                <w:szCs w:val="16"/>
                <w:lang w:eastAsia="sv-SE"/>
              </w:rPr>
              <w:t>&gt;</w:t>
            </w:r>
          </w:p>
          <w:p w14:paraId="449539BA"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reasonCodes</w:t>
            </w:r>
            <w:proofErr w:type="spellEnd"/>
            <w:r w:rsidRPr="00213A6A">
              <w:rPr>
                <w:rFonts w:ascii="Cascadia Mono" w:hAnsi="Cascadia Mono" w:cs="Cascadia Mono"/>
                <w:color w:val="0000FF"/>
                <w:sz w:val="16"/>
                <w:szCs w:val="16"/>
                <w:lang w:eastAsia="sv-SE"/>
              </w:rPr>
              <w:t>&gt;</w:t>
            </w:r>
          </w:p>
          <w:p w14:paraId="2BD467BE" w14:textId="77777777"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code</w:t>
            </w:r>
            <w:proofErr w:type="spellEnd"/>
            <w:r w:rsidRPr="00213A6A">
              <w:rPr>
                <w:rFonts w:ascii="Cascadia Mono" w:hAnsi="Cascadia Mono" w:cs="Cascadia Mono"/>
                <w:color w:val="0000FF"/>
                <w:sz w:val="16"/>
                <w:szCs w:val="16"/>
                <w:lang w:eastAsia="sv-SE"/>
              </w:rPr>
              <w:t>&gt;</w:t>
            </w:r>
            <w:r w:rsidRPr="00213A6A">
              <w:rPr>
                <w:rFonts w:ascii="Cascadia Mono" w:hAnsi="Cascadia Mono" w:cs="Cascadia Mono"/>
                <w:color w:val="000000"/>
                <w:sz w:val="16"/>
                <w:szCs w:val="16"/>
                <w:lang w:eastAsia="sv-SE"/>
              </w:rPr>
              <w:t>code3</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code</w:t>
            </w:r>
            <w:proofErr w:type="spellEnd"/>
            <w:r w:rsidRPr="00213A6A">
              <w:rPr>
                <w:rFonts w:ascii="Cascadia Mono" w:hAnsi="Cascadia Mono" w:cs="Cascadia Mono"/>
                <w:color w:val="0000FF"/>
                <w:sz w:val="16"/>
                <w:szCs w:val="16"/>
                <w:lang w:eastAsia="sv-SE"/>
              </w:rPr>
              <w:t>&gt;</w:t>
            </w:r>
          </w:p>
          <w:p w14:paraId="0E9CAF54" w14:textId="4EBCE40D" w:rsidR="00DD0090" w:rsidRPr="00213A6A"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roofErr w:type="gramStart"/>
            <w:r w:rsidR="00213A6A">
              <w:rPr>
                <w:rFonts w:ascii="Cascadia Mono" w:hAnsi="Cascadia Mono" w:cs="Cascadia Mono"/>
                <w:color w:val="000000"/>
                <w:sz w:val="16"/>
                <w:szCs w:val="16"/>
                <w:lang w:eastAsia="sv-SE"/>
              </w:rPr>
              <w:t>OID:</w:t>
            </w:r>
            <w:r w:rsidRPr="00213A6A">
              <w:rPr>
                <w:rFonts w:ascii="Cascadia Mono" w:hAnsi="Cascadia Mono" w:cs="Cascadia Mono"/>
                <w:color w:val="000000"/>
                <w:sz w:val="16"/>
                <w:szCs w:val="16"/>
                <w:lang w:eastAsia="sv-SE"/>
              </w:rPr>
              <w:t>codeSystem</w:t>
            </w:r>
            <w:proofErr w:type="gramEnd"/>
            <w:r w:rsidRPr="00213A6A">
              <w:rPr>
                <w:rFonts w:ascii="Cascadia Mono" w:hAnsi="Cascadia Mono" w:cs="Cascadia Mono"/>
                <w:color w:val="000000"/>
                <w:sz w:val="16"/>
                <w:szCs w:val="16"/>
                <w:lang w:eastAsia="sv-SE"/>
              </w:rPr>
              <w:t>1</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codeSystem</w:t>
            </w:r>
            <w:proofErr w:type="spellEnd"/>
            <w:r w:rsidRPr="00213A6A">
              <w:rPr>
                <w:rFonts w:ascii="Cascadia Mono" w:hAnsi="Cascadia Mono" w:cs="Cascadia Mono"/>
                <w:color w:val="0000FF"/>
                <w:sz w:val="16"/>
                <w:szCs w:val="16"/>
                <w:lang w:eastAsia="sv-SE"/>
              </w:rPr>
              <w:t>&gt;</w:t>
            </w:r>
          </w:p>
          <w:p w14:paraId="6CE3D194" w14:textId="0EA20D60" w:rsidR="00DD0090" w:rsidRPr="00DD0090"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213A6A">
              <w:rPr>
                <w:rFonts w:ascii="Cascadia Mono" w:hAnsi="Cascadia Mono" w:cs="Cascadia Mono"/>
                <w:color w:val="0000FF"/>
                <w:sz w:val="16"/>
                <w:szCs w:val="16"/>
                <w:lang w:eastAsia="sv-SE"/>
              </w:rPr>
              <w:t xml:space="preserve">        &lt;</w:t>
            </w:r>
            <w:proofErr w:type="spellStart"/>
            <w:r w:rsidRPr="00213A6A">
              <w:rPr>
                <w:rFonts w:ascii="Cascadia Mono" w:hAnsi="Cascadia Mono" w:cs="Cascadia Mono"/>
                <w:color w:val="A31515"/>
                <w:sz w:val="16"/>
                <w:szCs w:val="16"/>
                <w:lang w:eastAsia="sv-SE"/>
              </w:rPr>
              <w:t>displayName</w:t>
            </w:r>
            <w:proofErr w:type="spellEnd"/>
            <w:r w:rsidRPr="00213A6A">
              <w:rPr>
                <w:rFonts w:ascii="Cascadia Mono" w:hAnsi="Cascadia Mono" w:cs="Cascadia Mono"/>
                <w:color w:val="0000FF"/>
                <w:sz w:val="16"/>
                <w:szCs w:val="16"/>
                <w:lang w:eastAsia="sv-SE"/>
              </w:rPr>
              <w:t>&gt;</w:t>
            </w:r>
            <w:r w:rsidRPr="00213A6A">
              <w:rPr>
                <w:rFonts w:ascii="Cascadia Mono" w:hAnsi="Cascadia Mono"/>
                <w:sz w:val="16"/>
                <w:szCs w:val="16"/>
              </w:rPr>
              <w:t>Bokad på annan mottagning</w:t>
            </w:r>
            <w:r w:rsidRPr="00213A6A">
              <w:rPr>
                <w:rFonts w:ascii="Cascadia Mono" w:hAnsi="Cascadia Mono" w:cs="Cascadia Mono"/>
                <w:color w:val="0000FF"/>
                <w:sz w:val="16"/>
                <w:szCs w:val="16"/>
                <w:lang w:eastAsia="sv-SE"/>
              </w:rPr>
              <w:t>&lt;/</w:t>
            </w:r>
            <w:proofErr w:type="spellStart"/>
            <w:r w:rsidRPr="00213A6A">
              <w:rPr>
                <w:rFonts w:ascii="Cascadia Mono" w:hAnsi="Cascadia Mono" w:cs="Cascadia Mono"/>
                <w:color w:val="A31515"/>
                <w:sz w:val="16"/>
                <w:szCs w:val="16"/>
                <w:lang w:eastAsia="sv-SE"/>
              </w:rPr>
              <w:t>displayName</w:t>
            </w:r>
            <w:proofErr w:type="spellEnd"/>
            <w:r w:rsidRPr="00DD0090">
              <w:rPr>
                <w:rFonts w:ascii="Cascadia Mono" w:hAnsi="Cascadia Mono" w:cs="Cascadia Mono"/>
                <w:color w:val="0000FF"/>
                <w:sz w:val="16"/>
                <w:szCs w:val="16"/>
                <w:lang w:eastAsia="sv-SE"/>
              </w:rPr>
              <w:t>&gt;</w:t>
            </w:r>
          </w:p>
          <w:p w14:paraId="558984EB" w14:textId="4BA31292" w:rsidR="00DD0090" w:rsidRPr="00DD0090" w:rsidRDefault="00DD0090" w:rsidP="00DD0090">
            <w:pPr>
              <w:autoSpaceDE w:val="0"/>
              <w:autoSpaceDN w:val="0"/>
              <w:adjustRightInd w:val="0"/>
              <w:spacing w:line="240" w:lineRule="auto"/>
              <w:rPr>
                <w:rFonts w:ascii="Cascadia Mono" w:hAnsi="Cascadia Mono" w:cs="Cascadia Mono"/>
                <w:color w:val="000000"/>
                <w:sz w:val="16"/>
                <w:szCs w:val="16"/>
                <w:lang w:eastAsia="sv-SE"/>
              </w:rPr>
            </w:pPr>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reasonCodes</w:t>
            </w:r>
            <w:proofErr w:type="spellEnd"/>
            <w:r w:rsidRPr="00DD0090">
              <w:rPr>
                <w:rFonts w:ascii="Cascadia Mono" w:hAnsi="Cascadia Mono" w:cs="Cascadia Mono"/>
                <w:color w:val="0000FF"/>
                <w:sz w:val="16"/>
                <w:szCs w:val="16"/>
                <w:lang w:eastAsia="sv-SE"/>
              </w:rPr>
              <w:t>&gt;</w:t>
            </w:r>
            <w:r>
              <w:rPr>
                <w:rFonts w:ascii="Cascadia Mono" w:hAnsi="Cascadia Mono" w:cs="Cascadia Mono"/>
                <w:color w:val="0000FF"/>
                <w:sz w:val="16"/>
                <w:szCs w:val="16"/>
                <w:lang w:eastAsia="sv-SE"/>
              </w:rPr>
              <w:br/>
            </w: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&gt;</w:t>
            </w:r>
          </w:p>
          <w:p w14:paraId="17BD03FA" w14:textId="77777777" w:rsidR="00DD0090" w:rsidRDefault="00DD0090" w:rsidP="00F50B06"/>
        </w:tc>
      </w:tr>
    </w:tbl>
    <w:p w14:paraId="5BD81F03" w14:textId="77777777" w:rsidR="00DD0090" w:rsidRDefault="00DD0090" w:rsidP="00DD0090">
      <w:r>
        <w:t xml:space="preserve"> </w:t>
      </w:r>
    </w:p>
    <w:p w14:paraId="76F6E060" w14:textId="69D8D475" w:rsidR="008B76EC" w:rsidRPr="00DD0090" w:rsidRDefault="008B76EC" w:rsidP="008B76EC">
      <w:pPr>
        <w:rPr>
          <w:b/>
          <w:bCs/>
        </w:rPr>
      </w:pPr>
      <w:r w:rsidRPr="00DD0090">
        <w:rPr>
          <w:b/>
          <w:bCs/>
        </w:rPr>
        <w:t xml:space="preserve">Exempel </w:t>
      </w:r>
      <w:r>
        <w:rPr>
          <w:b/>
          <w:bCs/>
        </w:rPr>
        <w:t>3</w:t>
      </w:r>
      <w:r w:rsidRPr="00DD0090">
        <w:rPr>
          <w:b/>
          <w:bCs/>
        </w:rPr>
        <w:t>:</w:t>
      </w:r>
    </w:p>
    <w:p w14:paraId="4CD42B80" w14:textId="12ED9A6F" w:rsidR="008B76EC" w:rsidRDefault="008B76EC" w:rsidP="008B76EC">
      <w:r>
        <w:t xml:space="preserve">Verksamhetens tidbokssystem kan inte inhämta och hantera invånares anledning till besöket i samband med en </w:t>
      </w:r>
      <w:proofErr w:type="spellStart"/>
      <w:r>
        <w:t>nybokning</w:t>
      </w:r>
      <w:proofErr w:type="spellEnd"/>
      <w:r>
        <w:t>. Verksamheten vill därmed inte att invånare ska fylla i något.</w:t>
      </w:r>
    </w:p>
    <w:p w14:paraId="0295BBB9" w14:textId="77777777" w:rsidR="008B76EC" w:rsidRDefault="008B76EC" w:rsidP="008B76EC"/>
    <w:tbl>
      <w:tblPr>
        <w:tblStyle w:val="Tabellrutnt"/>
        <w:tblW w:w="0" w:type="auto"/>
        <w:tblLook w:val="04A0" w:firstRow="1" w:lastRow="0" w:firstColumn="1" w:lastColumn="0" w:noHBand="0" w:noVBand="1"/>
      </w:tblPr>
      <w:tblGrid>
        <w:gridCol w:w="10456"/>
      </w:tblGrid>
      <w:tr w:rsidR="008B76EC" w14:paraId="5FFFF290" w14:textId="77777777" w:rsidTr="00F50B06">
        <w:tc>
          <w:tcPr>
            <w:tcW w:w="10456" w:type="dxa"/>
            <w:shd w:val="clear" w:color="auto" w:fill="DBE5F1" w:themeFill="accent1" w:themeFillTint="33"/>
          </w:tcPr>
          <w:p w14:paraId="454F631A" w14:textId="77777777" w:rsidR="008B76EC" w:rsidRDefault="008B76EC" w:rsidP="00F50B06">
            <w:pPr>
              <w:autoSpaceDE w:val="0"/>
              <w:autoSpaceDN w:val="0"/>
              <w:adjustRightInd w:val="0"/>
              <w:spacing w:line="240" w:lineRule="auto"/>
              <w:rPr>
                <w:rFonts w:ascii="Cascadia Mono" w:hAnsi="Cascadia Mono" w:cs="Cascadia Mono"/>
                <w:color w:val="0000FF"/>
                <w:sz w:val="16"/>
                <w:szCs w:val="16"/>
                <w:lang w:eastAsia="sv-SE"/>
              </w:rPr>
            </w:pPr>
            <w:r w:rsidRPr="00F769C9">
              <w:rPr>
                <w:rFonts w:ascii="Cascadia Mono" w:hAnsi="Cascadia Mono" w:cs="Cascadia Mono"/>
                <w:color w:val="0000FF"/>
                <w:sz w:val="16"/>
                <w:szCs w:val="16"/>
                <w:lang w:eastAsia="sv-SE"/>
              </w:rPr>
              <w:t xml:space="preserve">  </w:t>
            </w:r>
          </w:p>
          <w:p w14:paraId="1199AD73" w14:textId="77777777" w:rsidR="008B76EC" w:rsidRPr="00F769C9" w:rsidRDefault="008B76EC"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 xml:space="preserve"> </w:t>
            </w:r>
            <w:proofErr w:type="spellStart"/>
            <w:r w:rsidRPr="00F769C9">
              <w:rPr>
                <w:rFonts w:ascii="Cascadia Mono" w:hAnsi="Cascadia Mono" w:cs="Cascadia Mono"/>
                <w:color w:val="FF0000"/>
                <w:sz w:val="16"/>
                <w:szCs w:val="16"/>
                <w:lang w:eastAsia="sv-SE"/>
              </w:rPr>
              <w:t>xmlns</w:t>
            </w:r>
            <w:proofErr w:type="spellEnd"/>
            <w:r w:rsidRPr="00F769C9">
              <w:rPr>
                <w:rFonts w:ascii="Cascadia Mono" w:hAnsi="Cascadia Mono" w:cs="Cascadia Mono"/>
                <w:color w:val="0000FF"/>
                <w:sz w:val="16"/>
                <w:szCs w:val="16"/>
                <w:lang w:eastAsia="sv-SE"/>
              </w:rPr>
              <w:t>=</w:t>
            </w:r>
            <w:r w:rsidRPr="00F769C9">
              <w:rPr>
                <w:rFonts w:ascii="Cascadia Mono" w:hAnsi="Cascadia Mono" w:cs="Cascadia Mono"/>
                <w:color w:val="000000"/>
                <w:sz w:val="16"/>
                <w:szCs w:val="16"/>
                <w:lang w:eastAsia="sv-SE"/>
              </w:rPr>
              <w:t>"</w:t>
            </w:r>
            <w:proofErr w:type="gramStart"/>
            <w:r w:rsidRPr="00F769C9">
              <w:rPr>
                <w:rFonts w:ascii="Cascadia Mono" w:hAnsi="Cascadia Mono" w:cs="Cascadia Mono"/>
                <w:color w:val="0000FF"/>
                <w:sz w:val="16"/>
                <w:szCs w:val="16"/>
                <w:lang w:eastAsia="sv-SE"/>
              </w:rPr>
              <w:t>urn:riv</w:t>
            </w:r>
            <w:proofErr w:type="gramEnd"/>
            <w:r w:rsidRPr="00F769C9">
              <w:rPr>
                <w:rFonts w:ascii="Cascadia Mono" w:hAnsi="Cascadia Mono" w:cs="Cascadia Mono"/>
                <w:color w:val="0000FF"/>
                <w:sz w:val="16"/>
                <w:szCs w:val="16"/>
                <w:lang w:eastAsia="sv-SE"/>
              </w:rPr>
              <w:t>:supportprocess:logistics:scheduling:2</w:t>
            </w:r>
            <w:r w:rsidRPr="00F769C9">
              <w:rPr>
                <w:rFonts w:ascii="Cascadia Mono" w:hAnsi="Cascadia Mono" w:cs="Cascadia Mono"/>
                <w:color w:val="000000"/>
                <w:sz w:val="16"/>
                <w:szCs w:val="16"/>
                <w:lang w:eastAsia="sv-SE"/>
              </w:rPr>
              <w:t>"</w:t>
            </w:r>
            <w:r w:rsidRPr="00F769C9">
              <w:rPr>
                <w:rFonts w:ascii="Cascadia Mono" w:hAnsi="Cascadia Mono" w:cs="Cascadia Mono"/>
                <w:color w:val="0000FF"/>
                <w:sz w:val="16"/>
                <w:szCs w:val="16"/>
                <w:lang w:eastAsia="sv-SE"/>
              </w:rPr>
              <w:t>&gt;</w:t>
            </w:r>
          </w:p>
          <w:p w14:paraId="4F9FC674" w14:textId="38AF7B5F" w:rsidR="008B76EC" w:rsidRPr="00F769C9" w:rsidRDefault="008B76EC"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r>
              <w:rPr>
                <w:rFonts w:ascii="Cascadia Mono" w:hAnsi="Cascadia Mono" w:cs="Cascadia Mono"/>
                <w:color w:val="000000"/>
                <w:sz w:val="16"/>
                <w:szCs w:val="16"/>
                <w:lang w:eastAsia="sv-SE"/>
              </w:rPr>
              <w:t>NY</w:t>
            </w:r>
            <w:r w:rsidRPr="00F769C9">
              <w:rPr>
                <w:rFonts w:ascii="Cascadia Mono" w:hAnsi="Cascadia Mono" w:cs="Cascadia Mono"/>
                <w:color w:val="000000"/>
                <w:sz w:val="16"/>
                <w:szCs w:val="16"/>
                <w:lang w:eastAsia="sv-SE"/>
              </w:rPr>
              <w:t>BOKNING</w:t>
            </w: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type</w:t>
            </w:r>
            <w:proofErr w:type="spellEnd"/>
            <w:r w:rsidRPr="00F769C9">
              <w:rPr>
                <w:rFonts w:ascii="Cascadia Mono" w:hAnsi="Cascadia Mono" w:cs="Cascadia Mono"/>
                <w:color w:val="0000FF"/>
                <w:sz w:val="16"/>
                <w:szCs w:val="16"/>
                <w:lang w:eastAsia="sv-SE"/>
              </w:rPr>
              <w:t>&gt;</w:t>
            </w:r>
          </w:p>
          <w:p w14:paraId="3F8D3A64" w14:textId="5839E727" w:rsidR="008B76EC" w:rsidRPr="00F769C9" w:rsidRDefault="008B76EC"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 xml:space="preserve">      &lt;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proofErr w:type="spellStart"/>
            <w:r>
              <w:rPr>
                <w:rFonts w:ascii="Cascadia Mono" w:hAnsi="Cascadia Mono" w:cs="Cascadia Mono"/>
                <w:color w:val="000000"/>
                <w:sz w:val="16"/>
                <w:szCs w:val="16"/>
                <w:lang w:eastAsia="sv-SE"/>
              </w:rPr>
              <w:t>ReasonNotSupported</w:t>
            </w:r>
            <w:proofErr w:type="spellEnd"/>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reasonTextRequired</w:t>
            </w:r>
            <w:proofErr w:type="spellEnd"/>
            <w:r w:rsidRPr="00F769C9">
              <w:rPr>
                <w:rFonts w:ascii="Cascadia Mono" w:hAnsi="Cascadia Mono" w:cs="Cascadia Mono"/>
                <w:color w:val="0000FF"/>
                <w:sz w:val="16"/>
                <w:szCs w:val="16"/>
                <w:lang w:eastAsia="sv-SE"/>
              </w:rPr>
              <w:t>&gt;</w:t>
            </w:r>
          </w:p>
          <w:p w14:paraId="10F579E2" w14:textId="4065A34D" w:rsidR="008B76EC" w:rsidRPr="00F769C9" w:rsidRDefault="008B76EC" w:rsidP="008B76EC">
            <w:pPr>
              <w:autoSpaceDE w:val="0"/>
              <w:autoSpaceDN w:val="0"/>
              <w:adjustRightInd w:val="0"/>
              <w:spacing w:line="240" w:lineRule="auto"/>
              <w:rPr>
                <w:rFonts w:ascii="Cascadia Mono" w:hAnsi="Cascadia Mono" w:cs="Cascadia Mono"/>
                <w:color w:val="0000FF"/>
                <w:sz w:val="16"/>
                <w:szCs w:val="16"/>
                <w:lang w:eastAsia="sv-SE"/>
              </w:rPr>
            </w:pPr>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reasonCodeRequired</w:t>
            </w:r>
            <w:proofErr w:type="spellEnd"/>
            <w:r w:rsidRPr="00DD0090">
              <w:rPr>
                <w:rFonts w:ascii="Cascadia Mono" w:hAnsi="Cascadia Mono" w:cs="Cascadia Mono"/>
                <w:color w:val="0000FF"/>
                <w:sz w:val="16"/>
                <w:szCs w:val="16"/>
                <w:lang w:eastAsia="sv-SE"/>
              </w:rPr>
              <w:t>&gt;</w:t>
            </w:r>
            <w:proofErr w:type="spellStart"/>
            <w:r>
              <w:rPr>
                <w:rFonts w:ascii="Cascadia Mono" w:hAnsi="Cascadia Mono" w:cs="Cascadia Mono"/>
                <w:color w:val="000000"/>
                <w:sz w:val="16"/>
                <w:szCs w:val="16"/>
                <w:lang w:eastAsia="sv-SE"/>
              </w:rPr>
              <w:t>ReasonNotSupported</w:t>
            </w:r>
            <w:proofErr w:type="spellEnd"/>
            <w:r w:rsidRPr="00DD0090">
              <w:rPr>
                <w:rFonts w:ascii="Cascadia Mono" w:hAnsi="Cascadia Mono" w:cs="Cascadia Mono"/>
                <w:color w:val="0000FF"/>
                <w:sz w:val="16"/>
                <w:szCs w:val="16"/>
                <w:lang w:eastAsia="sv-SE"/>
              </w:rPr>
              <w:t xml:space="preserve"> &lt;/</w:t>
            </w:r>
            <w:proofErr w:type="spellStart"/>
            <w:r w:rsidRPr="00DD0090">
              <w:rPr>
                <w:rFonts w:ascii="Cascadia Mono" w:hAnsi="Cascadia Mono" w:cs="Cascadia Mono"/>
                <w:color w:val="A31515"/>
                <w:sz w:val="16"/>
                <w:szCs w:val="16"/>
                <w:lang w:eastAsia="sv-SE"/>
              </w:rPr>
              <w:t>reasonCodeRequired</w:t>
            </w:r>
            <w:proofErr w:type="spellEnd"/>
            <w:r w:rsidRPr="00DD0090">
              <w:rPr>
                <w:rFonts w:ascii="Cascadia Mono" w:hAnsi="Cascadia Mono" w:cs="Cascadia Mono"/>
                <w:color w:val="0000FF"/>
                <w:sz w:val="16"/>
                <w:szCs w:val="16"/>
                <w:lang w:eastAsia="sv-SE"/>
              </w:rPr>
              <w:t>&gt;</w:t>
            </w:r>
          </w:p>
          <w:p w14:paraId="202F0404" w14:textId="21E47648" w:rsidR="008B76EC" w:rsidRPr="00DD0090" w:rsidRDefault="008B76EC" w:rsidP="00F50B06">
            <w:pPr>
              <w:autoSpaceDE w:val="0"/>
              <w:autoSpaceDN w:val="0"/>
              <w:adjustRightInd w:val="0"/>
              <w:spacing w:line="240" w:lineRule="auto"/>
              <w:rPr>
                <w:rFonts w:ascii="Cascadia Mono" w:hAnsi="Cascadia Mono" w:cs="Cascadia Mono"/>
                <w:color w:val="000000"/>
                <w:sz w:val="16"/>
                <w:szCs w:val="16"/>
                <w:lang w:eastAsia="sv-SE"/>
              </w:rPr>
            </w:pPr>
            <w:r w:rsidRPr="00F769C9">
              <w:rPr>
                <w:rFonts w:ascii="Cascadia Mono" w:hAnsi="Cascadia Mono" w:cs="Cascadia Mono"/>
                <w:color w:val="0000FF"/>
                <w:sz w:val="16"/>
                <w:szCs w:val="16"/>
                <w:lang w:eastAsia="sv-SE"/>
              </w:rPr>
              <w:t>&lt;/</w:t>
            </w:r>
            <w:proofErr w:type="spellStart"/>
            <w:r w:rsidRPr="00F769C9">
              <w:rPr>
                <w:rFonts w:ascii="Cascadia Mono" w:hAnsi="Cascadia Mono" w:cs="Cascadia Mono"/>
                <w:color w:val="A31515"/>
                <w:sz w:val="16"/>
                <w:szCs w:val="16"/>
                <w:lang w:eastAsia="sv-SE"/>
              </w:rPr>
              <w:t>appointmentRules</w:t>
            </w:r>
            <w:proofErr w:type="spellEnd"/>
            <w:r w:rsidRPr="00F769C9">
              <w:rPr>
                <w:rFonts w:ascii="Cascadia Mono" w:hAnsi="Cascadia Mono" w:cs="Cascadia Mono"/>
                <w:color w:val="0000FF"/>
                <w:sz w:val="16"/>
                <w:szCs w:val="16"/>
                <w:lang w:eastAsia="sv-SE"/>
              </w:rPr>
              <w:t>&gt;</w:t>
            </w:r>
          </w:p>
          <w:p w14:paraId="46B9C679" w14:textId="77777777" w:rsidR="008B76EC" w:rsidRDefault="008B76EC" w:rsidP="00F50B06"/>
        </w:tc>
      </w:tr>
    </w:tbl>
    <w:p w14:paraId="29D72EFE" w14:textId="5A19F5DA" w:rsidR="003775AD" w:rsidRPr="001F50F3" w:rsidRDefault="003775AD"/>
    <w:sectPr w:rsidR="003775AD" w:rsidRPr="001F50F3" w:rsidSect="00AF54B1">
      <w:headerReference w:type="default" r:id="rId39"/>
      <w:footerReference w:type="default" r:id="rId40"/>
      <w:headerReference w:type="first" r:id="rId41"/>
      <w:footerReference w:type="first" r:id="rId42"/>
      <w:pgSz w:w="11906" w:h="16838" w:code="9"/>
      <w:pgMar w:top="3232" w:right="720" w:bottom="720" w:left="720" w:header="0" w:footer="90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Fafoutis Thomas" w:date="2022-09-28T20:58:00Z" w:initials="FT">
    <w:p w14:paraId="53606931" w14:textId="77777777" w:rsidR="00697D56" w:rsidRDefault="00697D56">
      <w:pPr>
        <w:pStyle w:val="Kommentarer"/>
      </w:pPr>
      <w:r>
        <w:rPr>
          <w:rStyle w:val="Kommentarsreferens"/>
        </w:rPr>
        <w:annotationRef/>
      </w:r>
      <w:r>
        <w:t>Detta behöver utredas vidare. Kan vara intressant att t ex låta delegera agg tjänst till region, baserat på länskod</w:t>
      </w:r>
    </w:p>
    <w:p w14:paraId="34B063D4" w14:textId="77777777" w:rsidR="00697D56" w:rsidRDefault="00697D56">
      <w:pPr>
        <w:pStyle w:val="Kommentarer"/>
      </w:pPr>
    </w:p>
    <w:p w14:paraId="4F03E892" w14:textId="77777777" w:rsidR="00697D56" w:rsidRDefault="00697D56" w:rsidP="002773AD">
      <w:pPr>
        <w:pStyle w:val="Kommentarer"/>
      </w:pPr>
      <w:r>
        <w:t>Vi skulle behöva i så fall beskriva anropsmönstret</w:t>
      </w:r>
    </w:p>
  </w:comment>
  <w:comment w:id="78" w:author="Fafoutis Thomas" w:date="2022-09-28T20:58:00Z" w:initials="FT">
    <w:p w14:paraId="1440CA69" w14:textId="77777777" w:rsidR="00697D56" w:rsidRDefault="00697D56" w:rsidP="00FA225B">
      <w:pPr>
        <w:pStyle w:val="Kommentarer"/>
      </w:pPr>
      <w:r>
        <w:rPr>
          <w:rStyle w:val="Kommentarsreferens"/>
        </w:rPr>
        <w:annotationRef/>
      </w:r>
      <w:r>
        <w:t>Detta bör flyttas till IS</w:t>
      </w:r>
    </w:p>
  </w:comment>
  <w:comment w:id="90" w:author="Fafoutis Thomas" w:date="2022-09-28T20:59:00Z" w:initials="FT">
    <w:p w14:paraId="2217529C" w14:textId="77777777" w:rsidR="00697D56" w:rsidRDefault="00697D56" w:rsidP="00B974E1">
      <w:pPr>
        <w:pStyle w:val="Kommentarer"/>
      </w:pPr>
      <w:r>
        <w:rPr>
          <w:rStyle w:val="Kommentarsreferens"/>
        </w:rPr>
        <w:annotationRef/>
      </w:r>
      <w:r>
        <w:t>Felkoder!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03E892" w15:done="0"/>
  <w15:commentEx w15:paraId="1440CA69" w15:done="0"/>
  <w15:commentEx w15:paraId="221752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DF33ED" w16cex:dateUtc="2022-09-28T18:58:00Z"/>
  <w16cex:commentExtensible w16cex:durableId="26DF3406" w16cex:dateUtc="2022-09-28T18:58:00Z"/>
  <w16cex:commentExtensible w16cex:durableId="26DF3426" w16cex:dateUtc="2022-09-28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03E892" w16cid:durableId="26DF33ED"/>
  <w16cid:commentId w16cid:paraId="1440CA69" w16cid:durableId="26DF3406"/>
  <w16cid:commentId w16cid:paraId="2217529C" w16cid:durableId="26DF34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0F7A5" w14:textId="77777777" w:rsidR="00D21449" w:rsidRDefault="00D21449" w:rsidP="00C72B17">
      <w:pPr>
        <w:spacing w:line="240" w:lineRule="auto"/>
      </w:pPr>
      <w:r>
        <w:separator/>
      </w:r>
    </w:p>
  </w:endnote>
  <w:endnote w:type="continuationSeparator" w:id="0">
    <w:p w14:paraId="3E81AC2C" w14:textId="77777777" w:rsidR="00D21449" w:rsidRDefault="00D21449"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ヒラギノ角ゴ Pro W3">
    <w:altName w:val="Yu Gothic"/>
    <w:charset w:val="80"/>
    <w:family w:val="auto"/>
    <w:pitch w:val="variable"/>
    <w:sig w:usb0="00000000" w:usb1="7AC7FFFF" w:usb2="00000012" w:usb3="00000000" w:csb0="0002000D"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8801" w14:textId="77777777" w:rsidR="007233F5" w:rsidRDefault="007233F5"/>
  <w:p w14:paraId="1FC233E8" w14:textId="77777777" w:rsidR="007233F5" w:rsidRDefault="007233F5"/>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7233F5" w:rsidRPr="004A7C1C" w14:paraId="3C5A492F" w14:textId="77777777" w:rsidTr="00095A0D">
      <w:trPr>
        <w:trHeight w:val="629"/>
      </w:trPr>
      <w:tc>
        <w:tcPr>
          <w:tcW w:w="1559" w:type="dxa"/>
        </w:tcPr>
        <w:p w14:paraId="784DFED4" w14:textId="77777777" w:rsidR="007233F5" w:rsidRPr="001304B6" w:rsidRDefault="007233F5"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7233F5" w:rsidRPr="001304B6" w:rsidRDefault="007233F5"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40209C45" w14:textId="77777777" w:rsidR="007233F5" w:rsidRDefault="007233F5" w:rsidP="00095A0D">
          <w:pPr>
            <w:pStyle w:val="Sidfot"/>
            <w:ind w:left="0"/>
            <w:rPr>
              <w:rFonts w:ascii="Arial" w:eastAsia="Times New Roman" w:hAnsi="Arial"/>
              <w:color w:val="00A9A7"/>
              <w:sz w:val="14"/>
              <w:szCs w:val="24"/>
              <w:lang w:eastAsia="en-GB"/>
            </w:rPr>
          </w:pPr>
          <w:r w:rsidRPr="002C57DE">
            <w:rPr>
              <w:rFonts w:ascii="Arial" w:eastAsia="Times New Roman" w:hAnsi="Arial"/>
              <w:color w:val="00A9A7"/>
              <w:sz w:val="14"/>
              <w:szCs w:val="24"/>
              <w:lang w:eastAsia="en-GB"/>
            </w:rPr>
            <w:t>Tjärhovsgatan 21 B</w:t>
          </w:r>
        </w:p>
        <w:p w14:paraId="33EFF577" w14:textId="2C5125B7" w:rsidR="007233F5" w:rsidRPr="001304B6" w:rsidRDefault="007233F5"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7233F5" w:rsidRPr="002D75CA" w:rsidRDefault="007233F5"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7233F5" w:rsidRPr="002D75CA" w:rsidRDefault="007233F5"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7233F5" w:rsidRPr="0091623E" w:rsidRDefault="007233F5"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7233F5" w:rsidRPr="001304B6" w:rsidRDefault="007233F5"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7233F5" w:rsidRPr="001304B6" w:rsidRDefault="007233F5" w:rsidP="00095A0D">
          <w:pPr>
            <w:pStyle w:val="Sidfot"/>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603862CD" w14:textId="77777777" w:rsidR="007233F5" w:rsidRPr="004A7C1C" w:rsidRDefault="007233F5" w:rsidP="001304B6">
          <w:pPr>
            <w:pStyle w:val="Sidfot"/>
          </w:pPr>
        </w:p>
      </w:tc>
      <w:tc>
        <w:tcPr>
          <w:tcW w:w="709" w:type="dxa"/>
        </w:tcPr>
        <w:p w14:paraId="6E332D35" w14:textId="77777777" w:rsidR="007233F5" w:rsidRPr="004A7C1C" w:rsidRDefault="007233F5"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9</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61</w:t>
          </w:r>
          <w:r w:rsidRPr="004A7C1C">
            <w:rPr>
              <w:rStyle w:val="Sidnummer"/>
            </w:rPr>
            <w:fldChar w:fldCharType="end"/>
          </w:r>
        </w:p>
      </w:tc>
    </w:tr>
  </w:tbl>
  <w:p w14:paraId="6EB65E86" w14:textId="77777777" w:rsidR="007233F5" w:rsidRDefault="007233F5"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91F8" w14:textId="77777777" w:rsidR="007233F5" w:rsidRDefault="007233F5">
    <w:pPr>
      <w:pStyle w:val="Sidfot"/>
    </w:pPr>
  </w:p>
  <w:p w14:paraId="36E0CB75" w14:textId="77777777" w:rsidR="007233F5" w:rsidRDefault="007233F5">
    <w:pPr>
      <w:pStyle w:val="Sidfot"/>
    </w:pPr>
  </w:p>
  <w:p w14:paraId="68EA24B6" w14:textId="77777777" w:rsidR="007233F5" w:rsidRDefault="007233F5">
    <w:pPr>
      <w:pStyle w:val="Sidfot"/>
    </w:pPr>
  </w:p>
  <w:p w14:paraId="798F58D1" w14:textId="77777777" w:rsidR="007233F5" w:rsidRDefault="007233F5">
    <w:pPr>
      <w:pStyle w:val="Sidfot"/>
    </w:pPr>
  </w:p>
  <w:p w14:paraId="0B4F500D" w14:textId="77777777" w:rsidR="007233F5" w:rsidRDefault="007233F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EF7F6" w14:textId="77777777" w:rsidR="00D21449" w:rsidRDefault="00D21449" w:rsidP="00C72B17">
      <w:pPr>
        <w:spacing w:line="240" w:lineRule="auto"/>
      </w:pPr>
      <w:r>
        <w:separator/>
      </w:r>
    </w:p>
  </w:footnote>
  <w:footnote w:type="continuationSeparator" w:id="0">
    <w:p w14:paraId="56706621" w14:textId="77777777" w:rsidR="00D21449" w:rsidRDefault="00D21449"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D9D9" w14:textId="77777777" w:rsidR="007233F5" w:rsidRDefault="007233F5"/>
  <w:p w14:paraId="69BC34DE" w14:textId="77777777" w:rsidR="007233F5" w:rsidRDefault="007233F5"/>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7233F5" w:rsidRPr="00333716" w14:paraId="38E1EC6E" w14:textId="77777777" w:rsidTr="7A9D6206">
      <w:trPr>
        <w:trHeight w:hRule="exact" w:val="539"/>
      </w:trPr>
      <w:tc>
        <w:tcPr>
          <w:tcW w:w="3168" w:type="dxa"/>
          <w:tcBorders>
            <w:top w:val="nil"/>
            <w:bottom w:val="nil"/>
          </w:tcBorders>
        </w:tcPr>
        <w:p w14:paraId="74451D16" w14:textId="77777777" w:rsidR="007233F5" w:rsidRPr="00095A0D" w:rsidRDefault="007233F5" w:rsidP="00095A0D">
          <w:pPr>
            <w:pStyle w:val="Sidfot"/>
            <w:rPr>
              <w:rFonts w:ascii="Arial" w:eastAsia="Times New Roman" w:hAnsi="Arial"/>
              <w:color w:val="00A9A7"/>
              <w:sz w:val="14"/>
              <w:szCs w:val="24"/>
              <w:lang w:eastAsia="en-GB"/>
            </w:rPr>
          </w:pPr>
          <w:bookmarkStart w:id="198" w:name="LDnr1"/>
          <w:bookmarkEnd w:id="198"/>
        </w:p>
        <w:p w14:paraId="1A79B92D" w14:textId="77777777" w:rsidR="007233F5" w:rsidRPr="00095A0D" w:rsidRDefault="007233F5"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71FA92B9" w:rsidR="007233F5" w:rsidRDefault="007233F5"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Tidbokning</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Tidbokning</w:t>
          </w:r>
          <w:r w:rsidRPr="007D7250">
            <w:rPr>
              <w:rFonts w:ascii="Arial" w:eastAsia="Times New Roman" w:hAnsi="Arial"/>
              <w:color w:val="008000"/>
              <w:sz w:val="14"/>
              <w:szCs w:val="24"/>
              <w:lang w:eastAsia="en-GB"/>
            </w:rPr>
            <w:fldChar w:fldCharType="end"/>
          </w:r>
        </w:p>
        <w:p w14:paraId="015507E6" w14:textId="0E654BB0" w:rsidR="007233F5" w:rsidRDefault="007233F5"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00ED06CB">
            <w:rPr>
              <w:rFonts w:ascii="Arial" w:eastAsia="Times New Roman" w:hAnsi="Arial"/>
              <w:color w:val="008000"/>
              <w:sz w:val="14"/>
              <w:szCs w:val="24"/>
              <w:lang w:eastAsia="en-GB"/>
            </w:rPr>
            <w:t>2.0 RC1</w:t>
          </w:r>
        </w:p>
        <w:p w14:paraId="361CB3A2" w14:textId="77777777" w:rsidR="007233F5" w:rsidRPr="00095A0D" w:rsidRDefault="007233F5"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1D62B40E" w:rsidR="007233F5" w:rsidRDefault="007233F5"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7233F5" w:rsidRPr="00095A0D" w:rsidRDefault="007233F5"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7233F5" w:rsidRPr="00095A0D" w:rsidRDefault="007233F5"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3110359A" w:rsidR="007233F5" w:rsidRPr="000A531A" w:rsidRDefault="007233F5"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1A34F6">
            <w:rPr>
              <w:rFonts w:ascii="Arial" w:eastAsia="Times New Roman" w:hAnsi="Arial"/>
              <w:noProof/>
              <w:color w:val="00A9A7"/>
              <w:sz w:val="14"/>
              <w:szCs w:val="24"/>
              <w:lang w:eastAsia="en-GB"/>
            </w:rPr>
            <w:t>2023-11-03 13:12:00</w:t>
          </w:r>
          <w:r>
            <w:rPr>
              <w:rFonts w:ascii="Arial" w:eastAsia="Times New Roman" w:hAnsi="Arial"/>
              <w:color w:val="00A9A7"/>
              <w:sz w:val="14"/>
              <w:szCs w:val="24"/>
              <w:lang w:eastAsia="en-GB"/>
            </w:rPr>
            <w:fldChar w:fldCharType="end"/>
          </w:r>
        </w:p>
      </w:tc>
    </w:tr>
    <w:tr w:rsidR="007233F5" w:rsidRPr="00095A0D" w14:paraId="62888772" w14:textId="77777777" w:rsidTr="7A9D6206">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4B0A4B60" w:rsidR="007233F5" w:rsidRPr="00095A0D" w:rsidRDefault="00BA24BD" w:rsidP="00095A0D">
          <w:pPr>
            <w:pStyle w:val="Sidfot"/>
            <w:rPr>
              <w:rFonts w:ascii="Arial" w:eastAsia="Times New Roman" w:hAnsi="Arial"/>
              <w:color w:val="00A9A7"/>
              <w:sz w:val="14"/>
              <w:szCs w:val="24"/>
              <w:lang w:eastAsia="en-GB"/>
            </w:rPr>
          </w:pPr>
          <w:r>
            <w:rPr>
              <w:noProof/>
              <w:lang w:eastAsia="sv-SE"/>
            </w:rPr>
            <w:drawing>
              <wp:inline distT="0" distB="0" distL="0" distR="0" wp14:anchorId="64FA8202" wp14:editId="795A6249">
                <wp:extent cx="1087200" cy="654162"/>
                <wp:effectExtent l="0" t="0" r="0" b="0"/>
                <wp:docPr id="4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7233F5" w:rsidRPr="00095A0D" w:rsidRDefault="007233F5" w:rsidP="00095A0D">
          <w:pPr>
            <w:pStyle w:val="Sidfot"/>
            <w:rPr>
              <w:rFonts w:ascii="Arial" w:eastAsia="Times New Roman" w:hAnsi="Arial"/>
              <w:color w:val="00A9A7"/>
              <w:sz w:val="14"/>
              <w:szCs w:val="24"/>
              <w:lang w:eastAsia="en-GB"/>
            </w:rPr>
          </w:pPr>
        </w:p>
      </w:tc>
    </w:tr>
  </w:tbl>
  <w:p w14:paraId="2AC110CF" w14:textId="77777777" w:rsidR="007233F5" w:rsidRDefault="007233F5" w:rsidP="008303EF">
    <w:pPr>
      <w:tabs>
        <w:tab w:val="left" w:pos="6237"/>
      </w:tabs>
    </w:pPr>
    <w:r>
      <w:t xml:space="preserve"> </w:t>
    </w:r>
    <w:bookmarkStart w:id="199" w:name="Dnr1"/>
    <w:bookmarkEnd w:id="19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6985F" w14:textId="77777777" w:rsidR="007233F5" w:rsidRDefault="007233F5" w:rsidP="00D774BC">
    <w:pPr>
      <w:tabs>
        <w:tab w:val="left" w:pos="6237"/>
      </w:tabs>
    </w:pPr>
  </w:p>
  <w:p w14:paraId="51103E17" w14:textId="77777777" w:rsidR="007233F5" w:rsidRDefault="007233F5" w:rsidP="00D774BC">
    <w:pPr>
      <w:tabs>
        <w:tab w:val="left" w:pos="6237"/>
      </w:tabs>
    </w:pPr>
  </w:p>
  <w:p w14:paraId="772AE06E" w14:textId="77777777" w:rsidR="007233F5" w:rsidRDefault="007233F5" w:rsidP="00D774BC">
    <w:pPr>
      <w:tabs>
        <w:tab w:val="left" w:pos="6237"/>
      </w:tabs>
    </w:pPr>
  </w:p>
  <w:p w14:paraId="42F0C144" w14:textId="1F68F72D" w:rsidR="007233F5" w:rsidRDefault="00C90E5E" w:rsidP="00D774BC">
    <w:pPr>
      <w:tabs>
        <w:tab w:val="left" w:pos="6237"/>
      </w:tabs>
    </w:pPr>
    <w:r>
      <w:rPr>
        <w:noProof/>
        <w:lang w:eastAsia="sv-SE"/>
      </w:rPr>
      <w:drawing>
        <wp:inline distT="0" distB="0" distL="0" distR="0" wp14:anchorId="36BF6ADA" wp14:editId="6872FABE">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r w:rsidR="007233F5">
      <w:tab/>
    </w:r>
    <w:r w:rsidR="007233F5">
      <w:tab/>
    </w:r>
    <w:bookmarkStart w:id="200" w:name="LDnr"/>
    <w:bookmarkEnd w:id="200"/>
    <w:r w:rsidR="007233F5">
      <w:t xml:space="preserve"> </w:t>
    </w:r>
    <w:bookmarkStart w:id="201" w:name="Dnr"/>
    <w:bookmarkEnd w:id="201"/>
  </w:p>
  <w:tbl>
    <w:tblPr>
      <w:tblW w:w="9180" w:type="dxa"/>
      <w:tblLayout w:type="fixed"/>
      <w:tblLook w:val="04A0" w:firstRow="1" w:lastRow="0" w:firstColumn="1" w:lastColumn="0" w:noHBand="0" w:noVBand="1"/>
    </w:tblPr>
    <w:tblGrid>
      <w:gridCol w:w="956"/>
      <w:gridCol w:w="1199"/>
      <w:gridCol w:w="4049"/>
      <w:gridCol w:w="2976"/>
    </w:tblGrid>
    <w:tr w:rsidR="007233F5" w:rsidRPr="0024387D" w14:paraId="6E3EED84" w14:textId="77777777" w:rsidTr="00364AE6">
      <w:tc>
        <w:tcPr>
          <w:tcW w:w="2155" w:type="dxa"/>
          <w:gridSpan w:val="2"/>
        </w:tcPr>
        <w:p w14:paraId="2933175C" w14:textId="77777777" w:rsidR="007233F5" w:rsidRPr="0024387D" w:rsidRDefault="007233F5" w:rsidP="002A2120">
          <w:pPr>
            <w:pStyle w:val="Sidhuvud"/>
            <w:rPr>
              <w:rFonts w:cs="Georgia"/>
              <w:sz w:val="12"/>
              <w:szCs w:val="12"/>
            </w:rPr>
          </w:pPr>
        </w:p>
      </w:tc>
      <w:tc>
        <w:tcPr>
          <w:tcW w:w="4049" w:type="dxa"/>
        </w:tcPr>
        <w:p w14:paraId="2813ED1B" w14:textId="77777777" w:rsidR="007233F5" w:rsidRPr="0024387D" w:rsidRDefault="007233F5" w:rsidP="00DE4030">
          <w:pPr>
            <w:pStyle w:val="Sidhuvud"/>
            <w:rPr>
              <w:rFonts w:cs="Georgia"/>
              <w:sz w:val="14"/>
              <w:szCs w:val="14"/>
            </w:rPr>
          </w:pPr>
        </w:p>
      </w:tc>
      <w:tc>
        <w:tcPr>
          <w:tcW w:w="2976" w:type="dxa"/>
        </w:tcPr>
        <w:p w14:paraId="1F7BDFA1" w14:textId="77777777" w:rsidR="007233F5" w:rsidRDefault="007233F5" w:rsidP="00DE4030">
          <w:r>
            <w:t xml:space="preserve"> </w:t>
          </w:r>
          <w:bookmarkStart w:id="202" w:name="slask"/>
          <w:bookmarkStart w:id="203" w:name="Addressee"/>
          <w:bookmarkEnd w:id="202"/>
          <w:bookmarkEnd w:id="203"/>
        </w:p>
      </w:tc>
    </w:tr>
    <w:tr w:rsidR="007233F5" w:rsidRPr="00F456CC" w14:paraId="7817C09A" w14:textId="77777777" w:rsidTr="00364AE6">
      <w:tc>
        <w:tcPr>
          <w:tcW w:w="956" w:type="dxa"/>
          <w:tcBorders>
            <w:right w:val="single" w:sz="4" w:space="0" w:color="auto"/>
          </w:tcBorders>
        </w:tcPr>
        <w:p w14:paraId="7F2ACC79" w14:textId="77777777" w:rsidR="007233F5" w:rsidRPr="00F456CC" w:rsidRDefault="007233F5" w:rsidP="00025527">
          <w:pPr>
            <w:pStyle w:val="Sidhuvud"/>
            <w:rPr>
              <w:rFonts w:cs="Georgia"/>
              <w:sz w:val="12"/>
              <w:szCs w:val="12"/>
            </w:rPr>
          </w:pPr>
        </w:p>
      </w:tc>
      <w:tc>
        <w:tcPr>
          <w:tcW w:w="1199" w:type="dxa"/>
          <w:tcBorders>
            <w:left w:val="single" w:sz="4" w:space="0" w:color="auto"/>
          </w:tcBorders>
        </w:tcPr>
        <w:p w14:paraId="27F330F9" w14:textId="77777777" w:rsidR="007233F5" w:rsidRPr="00F456CC" w:rsidRDefault="007233F5" w:rsidP="00DE4030">
          <w:pPr>
            <w:pStyle w:val="Sidhuvud"/>
            <w:rPr>
              <w:rFonts w:cs="Georgia"/>
              <w:sz w:val="12"/>
              <w:szCs w:val="12"/>
            </w:rPr>
          </w:pPr>
        </w:p>
      </w:tc>
      <w:tc>
        <w:tcPr>
          <w:tcW w:w="4049" w:type="dxa"/>
        </w:tcPr>
        <w:p w14:paraId="37AA9367" w14:textId="77777777" w:rsidR="007233F5" w:rsidRPr="002C11AF" w:rsidRDefault="007233F5" w:rsidP="00DE4030">
          <w:pPr>
            <w:pStyle w:val="Sidhuvud"/>
            <w:rPr>
              <w:rFonts w:cs="Georgia"/>
              <w:sz w:val="12"/>
              <w:szCs w:val="12"/>
            </w:rPr>
          </w:pPr>
        </w:p>
      </w:tc>
      <w:tc>
        <w:tcPr>
          <w:tcW w:w="2976" w:type="dxa"/>
        </w:tcPr>
        <w:p w14:paraId="25E5B32E" w14:textId="77777777" w:rsidR="007233F5" w:rsidRPr="002C11AF" w:rsidRDefault="007233F5" w:rsidP="00DE4030">
          <w:pPr>
            <w:pStyle w:val="Sidhuvud"/>
            <w:rPr>
              <w:rFonts w:cs="Georgia"/>
              <w:sz w:val="12"/>
              <w:szCs w:val="12"/>
            </w:rPr>
          </w:pPr>
        </w:p>
      </w:tc>
    </w:tr>
  </w:tbl>
  <w:p w14:paraId="4244CC6E" w14:textId="77777777" w:rsidR="007233F5" w:rsidRPr="003755FD" w:rsidRDefault="007233F5" w:rsidP="008866A6">
    <w:bookmarkStart w:id="204" w:name="Radera2"/>
    <w:bookmarkEnd w:id="20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singleLevel"/>
    <w:tmpl w:val="00000007"/>
    <w:name w:val="WW8Num6"/>
    <w:lvl w:ilvl="0">
      <w:start w:val="1"/>
      <w:numFmt w:val="bullet"/>
      <w:lvlText w:val="-"/>
      <w:lvlJc w:val="left"/>
      <w:pPr>
        <w:tabs>
          <w:tab w:val="num" w:pos="0"/>
        </w:tabs>
        <w:ind w:left="927" w:hanging="360"/>
      </w:pPr>
      <w:rPr>
        <w:rFonts w:ascii="Arial" w:hAnsi="Arial"/>
        <w:color w:val="000000"/>
        <w:spacing w:val="0"/>
        <w:position w:val="0"/>
        <w:sz w:val="24"/>
        <w:vertAlign w:val="baseline"/>
      </w:rPr>
    </w:lvl>
  </w:abstractNum>
  <w:abstractNum w:abstractNumId="1" w15:restartNumberingAfterBreak="0">
    <w:nsid w:val="0000000B"/>
    <w:multiLevelType w:val="singleLevel"/>
    <w:tmpl w:val="0000000B"/>
    <w:name w:val="WW8Num10"/>
    <w:lvl w:ilvl="0">
      <w:start w:val="1"/>
      <w:numFmt w:val="bullet"/>
      <w:lvlText w:val=""/>
      <w:lvlJc w:val="left"/>
      <w:pPr>
        <w:tabs>
          <w:tab w:val="num" w:pos="720"/>
        </w:tabs>
        <w:ind w:left="720" w:hanging="360"/>
      </w:pPr>
      <w:rPr>
        <w:rFonts w:ascii="Symbol" w:hAnsi="Symbol" w:cs="Symbol"/>
      </w:rPr>
    </w:lvl>
  </w:abstractNum>
  <w:abstractNum w:abstractNumId="2" w15:restartNumberingAfterBreak="0">
    <w:nsid w:val="0000000D"/>
    <w:multiLevelType w:val="singleLevel"/>
    <w:tmpl w:val="0000000D"/>
    <w:name w:val="WW8Num12"/>
    <w:lvl w:ilvl="0">
      <w:start w:val="1"/>
      <w:numFmt w:val="bullet"/>
      <w:lvlText w:val=""/>
      <w:lvlJc w:val="left"/>
      <w:pPr>
        <w:tabs>
          <w:tab w:val="num" w:pos="0"/>
        </w:tabs>
        <w:ind w:left="1287" w:hanging="360"/>
      </w:pPr>
      <w:rPr>
        <w:rFonts w:ascii="Symbol" w:hAnsi="Symbol" w:cs="Symbol"/>
      </w:rPr>
    </w:lvl>
  </w:abstractNum>
  <w:abstractNum w:abstractNumId="3"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769205F"/>
    <w:multiLevelType w:val="hybridMultilevel"/>
    <w:tmpl w:val="09AA2E2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79E2594"/>
    <w:multiLevelType w:val="hybridMultilevel"/>
    <w:tmpl w:val="B7245AF0"/>
    <w:lvl w:ilvl="0" w:tplc="3AD21DC2">
      <w:start w:val="1"/>
      <w:numFmt w:val="decimal"/>
      <w:pStyle w:val="Rubrik4N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8C1323D"/>
    <w:multiLevelType w:val="hybridMultilevel"/>
    <w:tmpl w:val="3C0E6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9A1442F"/>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8" w15:restartNumberingAfterBreak="0">
    <w:nsid w:val="31705098"/>
    <w:multiLevelType w:val="hybridMultilevel"/>
    <w:tmpl w:val="2D0C6D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D5D4EBC"/>
    <w:multiLevelType w:val="hybridMultilevel"/>
    <w:tmpl w:val="A80090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9F752FC"/>
    <w:multiLevelType w:val="hybridMultilevel"/>
    <w:tmpl w:val="863061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DAA45E6"/>
    <w:multiLevelType w:val="multilevel"/>
    <w:tmpl w:val="4C6ACEAA"/>
    <w:lvl w:ilvl="0">
      <w:start w:val="1"/>
      <w:numFmt w:val="decimal"/>
      <w:pStyle w:val="Rubrik1Nr"/>
      <w:lvlText w:val="%1."/>
      <w:lvlJc w:val="left"/>
      <w:pPr>
        <w:tabs>
          <w:tab w:val="num" w:pos="454"/>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Rubrik2Nr"/>
      <w:lvlText w:val="%1.%2"/>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Rubrik3Nr"/>
      <w:lvlText w:val="%1.%2.%3"/>
      <w:lvlJc w:val="left"/>
      <w:pPr>
        <w:tabs>
          <w:tab w:val="num" w:pos="794"/>
        </w:tabs>
        <w:ind w:left="794" w:hanging="794"/>
      </w:pPr>
    </w:lvl>
    <w:lvl w:ilvl="3">
      <w:start w:val="1"/>
      <w:numFmt w:val="decimal"/>
      <w:lvlText w:val="%1.%2.%3.%4"/>
      <w:lvlJc w:val="left"/>
      <w:pPr>
        <w:tabs>
          <w:tab w:val="num" w:pos="6532"/>
        </w:tabs>
        <w:ind w:left="6460"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56316BA1"/>
    <w:multiLevelType w:val="hybridMultilevel"/>
    <w:tmpl w:val="83EC7A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668A0EA0"/>
    <w:multiLevelType w:val="hybridMultilevel"/>
    <w:tmpl w:val="919C72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2226257"/>
    <w:multiLevelType w:val="hybridMultilevel"/>
    <w:tmpl w:val="E37A517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122993628">
    <w:abstractNumId w:val="7"/>
  </w:num>
  <w:num w:numId="2" w16cid:durableId="188416552">
    <w:abstractNumId w:val="14"/>
  </w:num>
  <w:num w:numId="3" w16cid:durableId="373163304">
    <w:abstractNumId w:val="8"/>
  </w:num>
  <w:num w:numId="4" w16cid:durableId="1948197727">
    <w:abstractNumId w:val="10"/>
  </w:num>
  <w:num w:numId="5" w16cid:durableId="1560242012">
    <w:abstractNumId w:val="9"/>
  </w:num>
  <w:num w:numId="6" w16cid:durableId="491726629">
    <w:abstractNumId w:val="6"/>
  </w:num>
  <w:num w:numId="7" w16cid:durableId="168252159">
    <w:abstractNumId w:val="13"/>
  </w:num>
  <w:num w:numId="8" w16cid:durableId="1946691406">
    <w:abstractNumId w:val="11"/>
  </w:num>
  <w:num w:numId="9" w16cid:durableId="1975062937">
    <w:abstractNumId w:val="12"/>
  </w:num>
  <w:num w:numId="10" w16cid:durableId="2068607521">
    <w:abstractNumId w:val="5"/>
  </w:num>
  <w:num w:numId="11" w16cid:durableId="1694307249">
    <w:abstractNumId w:val="3"/>
  </w:num>
  <w:num w:numId="12" w16cid:durableId="338124245">
    <w:abstractNumId w:val="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foutis Thomas">
    <w15:presenceInfo w15:providerId="None" w15:userId="Fafoutis Thomas"/>
  </w15:person>
  <w15:person w15:author="Malin Ljunggren">
    <w15:presenceInfo w15:providerId="None" w15:userId="Malin Ljunggr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22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3FF5"/>
    <w:rsid w:val="000061FF"/>
    <w:rsid w:val="000065DE"/>
    <w:rsid w:val="000076D5"/>
    <w:rsid w:val="00012A40"/>
    <w:rsid w:val="00013301"/>
    <w:rsid w:val="00013583"/>
    <w:rsid w:val="0001564D"/>
    <w:rsid w:val="000163B9"/>
    <w:rsid w:val="00016C6B"/>
    <w:rsid w:val="00017D30"/>
    <w:rsid w:val="00021B2B"/>
    <w:rsid w:val="00022027"/>
    <w:rsid w:val="00023B82"/>
    <w:rsid w:val="00024CE2"/>
    <w:rsid w:val="00025527"/>
    <w:rsid w:val="00027B6C"/>
    <w:rsid w:val="000308E4"/>
    <w:rsid w:val="0003168D"/>
    <w:rsid w:val="00033759"/>
    <w:rsid w:val="00036FF1"/>
    <w:rsid w:val="00043520"/>
    <w:rsid w:val="00047662"/>
    <w:rsid w:val="00047E25"/>
    <w:rsid w:val="000512A9"/>
    <w:rsid w:val="00053977"/>
    <w:rsid w:val="00054ECC"/>
    <w:rsid w:val="0006066A"/>
    <w:rsid w:val="000617E0"/>
    <w:rsid w:val="000701E3"/>
    <w:rsid w:val="0007085C"/>
    <w:rsid w:val="00072600"/>
    <w:rsid w:val="00072801"/>
    <w:rsid w:val="0007617C"/>
    <w:rsid w:val="00080152"/>
    <w:rsid w:val="0008100A"/>
    <w:rsid w:val="000826C1"/>
    <w:rsid w:val="00084026"/>
    <w:rsid w:val="000844ED"/>
    <w:rsid w:val="00087FEE"/>
    <w:rsid w:val="00093DFA"/>
    <w:rsid w:val="000951B1"/>
    <w:rsid w:val="000954B2"/>
    <w:rsid w:val="00095A0D"/>
    <w:rsid w:val="00096A53"/>
    <w:rsid w:val="000A1EAB"/>
    <w:rsid w:val="000A528B"/>
    <w:rsid w:val="000A531A"/>
    <w:rsid w:val="000A69BD"/>
    <w:rsid w:val="000B30E6"/>
    <w:rsid w:val="000B4684"/>
    <w:rsid w:val="000B6060"/>
    <w:rsid w:val="000C0B84"/>
    <w:rsid w:val="000C1ACF"/>
    <w:rsid w:val="000C1D24"/>
    <w:rsid w:val="000C2908"/>
    <w:rsid w:val="000C2D4D"/>
    <w:rsid w:val="000C56AA"/>
    <w:rsid w:val="000C7433"/>
    <w:rsid w:val="000C75F8"/>
    <w:rsid w:val="000C776C"/>
    <w:rsid w:val="000D4323"/>
    <w:rsid w:val="000D4E05"/>
    <w:rsid w:val="000D685C"/>
    <w:rsid w:val="000E020A"/>
    <w:rsid w:val="000E1232"/>
    <w:rsid w:val="000E190F"/>
    <w:rsid w:val="000E2568"/>
    <w:rsid w:val="000E2E31"/>
    <w:rsid w:val="000E36AC"/>
    <w:rsid w:val="000E56AB"/>
    <w:rsid w:val="000E73B8"/>
    <w:rsid w:val="000F4BEB"/>
    <w:rsid w:val="000F54CA"/>
    <w:rsid w:val="000F5565"/>
    <w:rsid w:val="000F72A4"/>
    <w:rsid w:val="0010069A"/>
    <w:rsid w:val="00100B52"/>
    <w:rsid w:val="00101478"/>
    <w:rsid w:val="001129F0"/>
    <w:rsid w:val="00115129"/>
    <w:rsid w:val="00116504"/>
    <w:rsid w:val="0012290C"/>
    <w:rsid w:val="001232CD"/>
    <w:rsid w:val="001233FB"/>
    <w:rsid w:val="00125160"/>
    <w:rsid w:val="00125EDF"/>
    <w:rsid w:val="00127FD8"/>
    <w:rsid w:val="001304B6"/>
    <w:rsid w:val="00130ADD"/>
    <w:rsid w:val="001327C9"/>
    <w:rsid w:val="001340E3"/>
    <w:rsid w:val="00135389"/>
    <w:rsid w:val="00140767"/>
    <w:rsid w:val="00141EA6"/>
    <w:rsid w:val="00144FB7"/>
    <w:rsid w:val="001453AE"/>
    <w:rsid w:val="0014571C"/>
    <w:rsid w:val="001502F9"/>
    <w:rsid w:val="00150E19"/>
    <w:rsid w:val="00154D2F"/>
    <w:rsid w:val="00160052"/>
    <w:rsid w:val="001605A7"/>
    <w:rsid w:val="001608E6"/>
    <w:rsid w:val="001618EA"/>
    <w:rsid w:val="00161FBF"/>
    <w:rsid w:val="00162E48"/>
    <w:rsid w:val="0016591B"/>
    <w:rsid w:val="00166245"/>
    <w:rsid w:val="001713B8"/>
    <w:rsid w:val="001714C5"/>
    <w:rsid w:val="001752B9"/>
    <w:rsid w:val="00176A83"/>
    <w:rsid w:val="00183401"/>
    <w:rsid w:val="00184431"/>
    <w:rsid w:val="00184750"/>
    <w:rsid w:val="00185653"/>
    <w:rsid w:val="00187DAA"/>
    <w:rsid w:val="00187FA2"/>
    <w:rsid w:val="00191649"/>
    <w:rsid w:val="00191B2C"/>
    <w:rsid w:val="001939B5"/>
    <w:rsid w:val="0019510F"/>
    <w:rsid w:val="001A14C8"/>
    <w:rsid w:val="001A1F73"/>
    <w:rsid w:val="001A34F6"/>
    <w:rsid w:val="001A4C67"/>
    <w:rsid w:val="001B0DE0"/>
    <w:rsid w:val="001B1302"/>
    <w:rsid w:val="001B2B95"/>
    <w:rsid w:val="001B2C00"/>
    <w:rsid w:val="001B3584"/>
    <w:rsid w:val="001C046C"/>
    <w:rsid w:val="001C06C8"/>
    <w:rsid w:val="001C1E6E"/>
    <w:rsid w:val="001C4302"/>
    <w:rsid w:val="001C4DC4"/>
    <w:rsid w:val="001C6BA7"/>
    <w:rsid w:val="001C7D35"/>
    <w:rsid w:val="001D15B6"/>
    <w:rsid w:val="001D1F8B"/>
    <w:rsid w:val="001D2EC6"/>
    <w:rsid w:val="001D5C7D"/>
    <w:rsid w:val="001E4521"/>
    <w:rsid w:val="001E4EEE"/>
    <w:rsid w:val="001F25BD"/>
    <w:rsid w:val="001F2719"/>
    <w:rsid w:val="001F3085"/>
    <w:rsid w:val="001F3C32"/>
    <w:rsid w:val="001F50F3"/>
    <w:rsid w:val="001F524B"/>
    <w:rsid w:val="001F64F6"/>
    <w:rsid w:val="00200BE1"/>
    <w:rsid w:val="002013D2"/>
    <w:rsid w:val="0020302A"/>
    <w:rsid w:val="002047F2"/>
    <w:rsid w:val="00211DAD"/>
    <w:rsid w:val="00212825"/>
    <w:rsid w:val="002128D5"/>
    <w:rsid w:val="00213A6A"/>
    <w:rsid w:val="00215CAC"/>
    <w:rsid w:val="00223D32"/>
    <w:rsid w:val="00224476"/>
    <w:rsid w:val="00226F03"/>
    <w:rsid w:val="002304C4"/>
    <w:rsid w:val="00230EF4"/>
    <w:rsid w:val="00234AE1"/>
    <w:rsid w:val="00240321"/>
    <w:rsid w:val="002432AC"/>
    <w:rsid w:val="0024387D"/>
    <w:rsid w:val="00244DB9"/>
    <w:rsid w:val="00245433"/>
    <w:rsid w:val="00246426"/>
    <w:rsid w:val="00251EF6"/>
    <w:rsid w:val="00253E37"/>
    <w:rsid w:val="002546DF"/>
    <w:rsid w:val="00254EA8"/>
    <w:rsid w:val="002562A2"/>
    <w:rsid w:val="00256455"/>
    <w:rsid w:val="00260482"/>
    <w:rsid w:val="00260822"/>
    <w:rsid w:val="00261ABE"/>
    <w:rsid w:val="00264561"/>
    <w:rsid w:val="002662CF"/>
    <w:rsid w:val="00266F03"/>
    <w:rsid w:val="00267208"/>
    <w:rsid w:val="0027313B"/>
    <w:rsid w:val="00276C94"/>
    <w:rsid w:val="00277ADB"/>
    <w:rsid w:val="0028449B"/>
    <w:rsid w:val="002871E2"/>
    <w:rsid w:val="0028759B"/>
    <w:rsid w:val="0029087A"/>
    <w:rsid w:val="0029263D"/>
    <w:rsid w:val="00297328"/>
    <w:rsid w:val="002A0074"/>
    <w:rsid w:val="002A0EE8"/>
    <w:rsid w:val="002A2120"/>
    <w:rsid w:val="002A59E4"/>
    <w:rsid w:val="002A77D2"/>
    <w:rsid w:val="002B1C91"/>
    <w:rsid w:val="002B3B21"/>
    <w:rsid w:val="002C0062"/>
    <w:rsid w:val="002C11AF"/>
    <w:rsid w:val="002C1711"/>
    <w:rsid w:val="002C4A35"/>
    <w:rsid w:val="002C57DE"/>
    <w:rsid w:val="002C787F"/>
    <w:rsid w:val="002D00E5"/>
    <w:rsid w:val="002D0A51"/>
    <w:rsid w:val="002D1B5C"/>
    <w:rsid w:val="002D3943"/>
    <w:rsid w:val="002D5B10"/>
    <w:rsid w:val="002D5E20"/>
    <w:rsid w:val="002D69F5"/>
    <w:rsid w:val="002D75CA"/>
    <w:rsid w:val="002E14E7"/>
    <w:rsid w:val="002E38E6"/>
    <w:rsid w:val="002E6348"/>
    <w:rsid w:val="002E77DE"/>
    <w:rsid w:val="002F061C"/>
    <w:rsid w:val="002F276C"/>
    <w:rsid w:val="002F6FC6"/>
    <w:rsid w:val="002F7307"/>
    <w:rsid w:val="002F7E28"/>
    <w:rsid w:val="00302F5C"/>
    <w:rsid w:val="003046F6"/>
    <w:rsid w:val="0030710D"/>
    <w:rsid w:val="00307D45"/>
    <w:rsid w:val="003132F6"/>
    <w:rsid w:val="00313454"/>
    <w:rsid w:val="0031526C"/>
    <w:rsid w:val="00315CC8"/>
    <w:rsid w:val="00322A41"/>
    <w:rsid w:val="0032401C"/>
    <w:rsid w:val="003255FE"/>
    <w:rsid w:val="00325EBF"/>
    <w:rsid w:val="00326B7D"/>
    <w:rsid w:val="003278EB"/>
    <w:rsid w:val="00327D20"/>
    <w:rsid w:val="0033127F"/>
    <w:rsid w:val="003344A3"/>
    <w:rsid w:val="00337395"/>
    <w:rsid w:val="00343142"/>
    <w:rsid w:val="00343249"/>
    <w:rsid w:val="00345243"/>
    <w:rsid w:val="003472B0"/>
    <w:rsid w:val="003474DB"/>
    <w:rsid w:val="003474DD"/>
    <w:rsid w:val="00347E75"/>
    <w:rsid w:val="00353EC0"/>
    <w:rsid w:val="0035580D"/>
    <w:rsid w:val="00360241"/>
    <w:rsid w:val="00360CAD"/>
    <w:rsid w:val="003613E6"/>
    <w:rsid w:val="00362731"/>
    <w:rsid w:val="00364AE6"/>
    <w:rsid w:val="00364D31"/>
    <w:rsid w:val="00364DEE"/>
    <w:rsid w:val="0036539F"/>
    <w:rsid w:val="003755FD"/>
    <w:rsid w:val="003775AD"/>
    <w:rsid w:val="00377B5A"/>
    <w:rsid w:val="003817E8"/>
    <w:rsid w:val="00385BF4"/>
    <w:rsid w:val="00390030"/>
    <w:rsid w:val="0039481C"/>
    <w:rsid w:val="00394F76"/>
    <w:rsid w:val="003975B7"/>
    <w:rsid w:val="003A1347"/>
    <w:rsid w:val="003A1AEA"/>
    <w:rsid w:val="003A1F89"/>
    <w:rsid w:val="003A2AB9"/>
    <w:rsid w:val="003A4374"/>
    <w:rsid w:val="003A7579"/>
    <w:rsid w:val="003A7FB9"/>
    <w:rsid w:val="003B1F76"/>
    <w:rsid w:val="003B4256"/>
    <w:rsid w:val="003B5DB0"/>
    <w:rsid w:val="003C2319"/>
    <w:rsid w:val="003C28A9"/>
    <w:rsid w:val="003C2D14"/>
    <w:rsid w:val="003D0A05"/>
    <w:rsid w:val="003D1CF3"/>
    <w:rsid w:val="003D21E1"/>
    <w:rsid w:val="003D44B7"/>
    <w:rsid w:val="003D6708"/>
    <w:rsid w:val="003E39CC"/>
    <w:rsid w:val="003E4B8E"/>
    <w:rsid w:val="003E7778"/>
    <w:rsid w:val="003F5F5D"/>
    <w:rsid w:val="004005FF"/>
    <w:rsid w:val="00403878"/>
    <w:rsid w:val="00405057"/>
    <w:rsid w:val="00407FBA"/>
    <w:rsid w:val="00411371"/>
    <w:rsid w:val="004122FD"/>
    <w:rsid w:val="00413ED8"/>
    <w:rsid w:val="00415214"/>
    <w:rsid w:val="00415791"/>
    <w:rsid w:val="004178CE"/>
    <w:rsid w:val="00421DF1"/>
    <w:rsid w:val="00425021"/>
    <w:rsid w:val="004375C9"/>
    <w:rsid w:val="00441FA1"/>
    <w:rsid w:val="004423F8"/>
    <w:rsid w:val="00442C68"/>
    <w:rsid w:val="004433BE"/>
    <w:rsid w:val="00443C24"/>
    <w:rsid w:val="00444C74"/>
    <w:rsid w:val="00446EA0"/>
    <w:rsid w:val="004477E8"/>
    <w:rsid w:val="00456722"/>
    <w:rsid w:val="00456ECE"/>
    <w:rsid w:val="00460033"/>
    <w:rsid w:val="004603A9"/>
    <w:rsid w:val="00460AED"/>
    <w:rsid w:val="00460BEE"/>
    <w:rsid w:val="00463879"/>
    <w:rsid w:val="0047168A"/>
    <w:rsid w:val="00473095"/>
    <w:rsid w:val="004810C8"/>
    <w:rsid w:val="00482B99"/>
    <w:rsid w:val="00490E5D"/>
    <w:rsid w:val="00490F44"/>
    <w:rsid w:val="00491FA2"/>
    <w:rsid w:val="00493C18"/>
    <w:rsid w:val="004940CC"/>
    <w:rsid w:val="0049416E"/>
    <w:rsid w:val="00494A3A"/>
    <w:rsid w:val="00497316"/>
    <w:rsid w:val="004A0908"/>
    <w:rsid w:val="004A54DD"/>
    <w:rsid w:val="004A7159"/>
    <w:rsid w:val="004B0B17"/>
    <w:rsid w:val="004B0F2C"/>
    <w:rsid w:val="004B1DE1"/>
    <w:rsid w:val="004B2012"/>
    <w:rsid w:val="004B347C"/>
    <w:rsid w:val="004B38F9"/>
    <w:rsid w:val="004C2C46"/>
    <w:rsid w:val="004C338F"/>
    <w:rsid w:val="004C349F"/>
    <w:rsid w:val="004C4B0B"/>
    <w:rsid w:val="004D041E"/>
    <w:rsid w:val="004D0510"/>
    <w:rsid w:val="004D1461"/>
    <w:rsid w:val="004D3196"/>
    <w:rsid w:val="004D3EB7"/>
    <w:rsid w:val="004D4B97"/>
    <w:rsid w:val="004D4C4F"/>
    <w:rsid w:val="004D5C43"/>
    <w:rsid w:val="004D5CFB"/>
    <w:rsid w:val="004E1130"/>
    <w:rsid w:val="004E1A2E"/>
    <w:rsid w:val="004E2629"/>
    <w:rsid w:val="004E2867"/>
    <w:rsid w:val="004E4508"/>
    <w:rsid w:val="004E62E0"/>
    <w:rsid w:val="004E6950"/>
    <w:rsid w:val="004F2686"/>
    <w:rsid w:val="004F39E1"/>
    <w:rsid w:val="00502DD0"/>
    <w:rsid w:val="00506201"/>
    <w:rsid w:val="00511039"/>
    <w:rsid w:val="005115F2"/>
    <w:rsid w:val="00514B19"/>
    <w:rsid w:val="00517F9D"/>
    <w:rsid w:val="00520046"/>
    <w:rsid w:val="005203D7"/>
    <w:rsid w:val="005207A1"/>
    <w:rsid w:val="00520999"/>
    <w:rsid w:val="00525CF4"/>
    <w:rsid w:val="00525EA2"/>
    <w:rsid w:val="00526551"/>
    <w:rsid w:val="005304A9"/>
    <w:rsid w:val="005336D9"/>
    <w:rsid w:val="005340D4"/>
    <w:rsid w:val="00536944"/>
    <w:rsid w:val="0053712A"/>
    <w:rsid w:val="005408F3"/>
    <w:rsid w:val="005410D5"/>
    <w:rsid w:val="00543356"/>
    <w:rsid w:val="005437FC"/>
    <w:rsid w:val="00546F62"/>
    <w:rsid w:val="005477ED"/>
    <w:rsid w:val="00551D99"/>
    <w:rsid w:val="005521B0"/>
    <w:rsid w:val="00555A91"/>
    <w:rsid w:val="00556CD7"/>
    <w:rsid w:val="0056497A"/>
    <w:rsid w:val="00566ACF"/>
    <w:rsid w:val="00567C54"/>
    <w:rsid w:val="0057032F"/>
    <w:rsid w:val="005731FB"/>
    <w:rsid w:val="005768F9"/>
    <w:rsid w:val="00577C76"/>
    <w:rsid w:val="005810A5"/>
    <w:rsid w:val="00582693"/>
    <w:rsid w:val="005837B6"/>
    <w:rsid w:val="00586924"/>
    <w:rsid w:val="00592B08"/>
    <w:rsid w:val="00592DCD"/>
    <w:rsid w:val="00594938"/>
    <w:rsid w:val="00594D33"/>
    <w:rsid w:val="0059544B"/>
    <w:rsid w:val="005957FC"/>
    <w:rsid w:val="00596966"/>
    <w:rsid w:val="00597C09"/>
    <w:rsid w:val="005A0069"/>
    <w:rsid w:val="005A11F9"/>
    <w:rsid w:val="005A1E3E"/>
    <w:rsid w:val="005A2DFC"/>
    <w:rsid w:val="005A6077"/>
    <w:rsid w:val="005A6380"/>
    <w:rsid w:val="005B6762"/>
    <w:rsid w:val="005B67FF"/>
    <w:rsid w:val="005B6826"/>
    <w:rsid w:val="005B78F8"/>
    <w:rsid w:val="005C0A41"/>
    <w:rsid w:val="005C2540"/>
    <w:rsid w:val="005C3FFC"/>
    <w:rsid w:val="005C4805"/>
    <w:rsid w:val="005C5369"/>
    <w:rsid w:val="005C76D0"/>
    <w:rsid w:val="005C79FD"/>
    <w:rsid w:val="005C7F98"/>
    <w:rsid w:val="005D0E7A"/>
    <w:rsid w:val="005D357A"/>
    <w:rsid w:val="005D60F2"/>
    <w:rsid w:val="005D655F"/>
    <w:rsid w:val="005D6C3E"/>
    <w:rsid w:val="005E00C1"/>
    <w:rsid w:val="005E3416"/>
    <w:rsid w:val="005E4FDF"/>
    <w:rsid w:val="005E5523"/>
    <w:rsid w:val="005E628A"/>
    <w:rsid w:val="005E710A"/>
    <w:rsid w:val="005E7262"/>
    <w:rsid w:val="005F40D9"/>
    <w:rsid w:val="005F4558"/>
    <w:rsid w:val="005F7E0A"/>
    <w:rsid w:val="00601842"/>
    <w:rsid w:val="00602874"/>
    <w:rsid w:val="00605996"/>
    <w:rsid w:val="00607852"/>
    <w:rsid w:val="006116A4"/>
    <w:rsid w:val="00614EF1"/>
    <w:rsid w:val="0061651F"/>
    <w:rsid w:val="006217E0"/>
    <w:rsid w:val="00625F07"/>
    <w:rsid w:val="00632A77"/>
    <w:rsid w:val="00633EAD"/>
    <w:rsid w:val="006407C6"/>
    <w:rsid w:val="00641A3D"/>
    <w:rsid w:val="00645DA1"/>
    <w:rsid w:val="00650709"/>
    <w:rsid w:val="00653081"/>
    <w:rsid w:val="006541E9"/>
    <w:rsid w:val="00661F2C"/>
    <w:rsid w:val="00662DAE"/>
    <w:rsid w:val="006648CB"/>
    <w:rsid w:val="00666BF3"/>
    <w:rsid w:val="00666EE8"/>
    <w:rsid w:val="00675CBA"/>
    <w:rsid w:val="00680555"/>
    <w:rsid w:val="00680827"/>
    <w:rsid w:val="00681DC8"/>
    <w:rsid w:val="00683ED8"/>
    <w:rsid w:val="00685677"/>
    <w:rsid w:val="00686189"/>
    <w:rsid w:val="00691180"/>
    <w:rsid w:val="00692E2D"/>
    <w:rsid w:val="00692FA5"/>
    <w:rsid w:val="0069359C"/>
    <w:rsid w:val="00693981"/>
    <w:rsid w:val="00696B83"/>
    <w:rsid w:val="00696BF2"/>
    <w:rsid w:val="00696E50"/>
    <w:rsid w:val="00697D56"/>
    <w:rsid w:val="006A350F"/>
    <w:rsid w:val="006A4A7F"/>
    <w:rsid w:val="006A4E14"/>
    <w:rsid w:val="006A61F2"/>
    <w:rsid w:val="006B2E01"/>
    <w:rsid w:val="006B4583"/>
    <w:rsid w:val="006B48AE"/>
    <w:rsid w:val="006C0630"/>
    <w:rsid w:val="006C0C9A"/>
    <w:rsid w:val="006D51B7"/>
    <w:rsid w:val="006D633F"/>
    <w:rsid w:val="006E1B8E"/>
    <w:rsid w:val="006E2EBA"/>
    <w:rsid w:val="006E4651"/>
    <w:rsid w:val="006E5514"/>
    <w:rsid w:val="006E6403"/>
    <w:rsid w:val="006E7C71"/>
    <w:rsid w:val="006F0398"/>
    <w:rsid w:val="006F0813"/>
    <w:rsid w:val="006F32EC"/>
    <w:rsid w:val="007014B8"/>
    <w:rsid w:val="00702AFD"/>
    <w:rsid w:val="0070631A"/>
    <w:rsid w:val="00707704"/>
    <w:rsid w:val="007108F4"/>
    <w:rsid w:val="00714301"/>
    <w:rsid w:val="0072035C"/>
    <w:rsid w:val="007231DB"/>
    <w:rsid w:val="007233F5"/>
    <w:rsid w:val="00723D5F"/>
    <w:rsid w:val="00724362"/>
    <w:rsid w:val="00727057"/>
    <w:rsid w:val="00730175"/>
    <w:rsid w:val="007306AD"/>
    <w:rsid w:val="00732F8A"/>
    <w:rsid w:val="00734DE5"/>
    <w:rsid w:val="00734E5E"/>
    <w:rsid w:val="007371EB"/>
    <w:rsid w:val="0074066C"/>
    <w:rsid w:val="00740A7D"/>
    <w:rsid w:val="00741B70"/>
    <w:rsid w:val="00743165"/>
    <w:rsid w:val="00744FE4"/>
    <w:rsid w:val="00750193"/>
    <w:rsid w:val="00755E44"/>
    <w:rsid w:val="00761AC6"/>
    <w:rsid w:val="00763391"/>
    <w:rsid w:val="0077149D"/>
    <w:rsid w:val="00771EA8"/>
    <w:rsid w:val="00772057"/>
    <w:rsid w:val="00772680"/>
    <w:rsid w:val="00772BD9"/>
    <w:rsid w:val="00777DE2"/>
    <w:rsid w:val="007804CB"/>
    <w:rsid w:val="00780C51"/>
    <w:rsid w:val="007871FB"/>
    <w:rsid w:val="00791D64"/>
    <w:rsid w:val="00793064"/>
    <w:rsid w:val="007A0162"/>
    <w:rsid w:val="007A1A64"/>
    <w:rsid w:val="007A2939"/>
    <w:rsid w:val="007A656F"/>
    <w:rsid w:val="007B025E"/>
    <w:rsid w:val="007B16A7"/>
    <w:rsid w:val="007B2DED"/>
    <w:rsid w:val="007B48F1"/>
    <w:rsid w:val="007B73DD"/>
    <w:rsid w:val="007C1646"/>
    <w:rsid w:val="007C2A05"/>
    <w:rsid w:val="007C34B3"/>
    <w:rsid w:val="007C4F73"/>
    <w:rsid w:val="007C7D7A"/>
    <w:rsid w:val="007D2AB3"/>
    <w:rsid w:val="007D53F9"/>
    <w:rsid w:val="007D5D13"/>
    <w:rsid w:val="007D7250"/>
    <w:rsid w:val="007E3B73"/>
    <w:rsid w:val="007E3F3B"/>
    <w:rsid w:val="007E481B"/>
    <w:rsid w:val="007F0F3A"/>
    <w:rsid w:val="007F72EE"/>
    <w:rsid w:val="007F758E"/>
    <w:rsid w:val="00800D3C"/>
    <w:rsid w:val="00801971"/>
    <w:rsid w:val="008024F3"/>
    <w:rsid w:val="00804527"/>
    <w:rsid w:val="00805333"/>
    <w:rsid w:val="008055D7"/>
    <w:rsid w:val="0080590C"/>
    <w:rsid w:val="008060FF"/>
    <w:rsid w:val="00812654"/>
    <w:rsid w:val="00817886"/>
    <w:rsid w:val="00824741"/>
    <w:rsid w:val="008303EF"/>
    <w:rsid w:val="00832587"/>
    <w:rsid w:val="008325DB"/>
    <w:rsid w:val="00832F02"/>
    <w:rsid w:val="0083342D"/>
    <w:rsid w:val="00833B77"/>
    <w:rsid w:val="008401D3"/>
    <w:rsid w:val="0084060E"/>
    <w:rsid w:val="008409C3"/>
    <w:rsid w:val="00840F68"/>
    <w:rsid w:val="00843310"/>
    <w:rsid w:val="00843EE6"/>
    <w:rsid w:val="008465AF"/>
    <w:rsid w:val="00853356"/>
    <w:rsid w:val="008534D6"/>
    <w:rsid w:val="00854201"/>
    <w:rsid w:val="008574CF"/>
    <w:rsid w:val="00862A07"/>
    <w:rsid w:val="008634D0"/>
    <w:rsid w:val="00867A4A"/>
    <w:rsid w:val="00871747"/>
    <w:rsid w:val="00872383"/>
    <w:rsid w:val="0087412B"/>
    <w:rsid w:val="00876FF0"/>
    <w:rsid w:val="008809DD"/>
    <w:rsid w:val="008866A6"/>
    <w:rsid w:val="00886A80"/>
    <w:rsid w:val="00887188"/>
    <w:rsid w:val="00892196"/>
    <w:rsid w:val="00892362"/>
    <w:rsid w:val="00895980"/>
    <w:rsid w:val="008962E0"/>
    <w:rsid w:val="008977F7"/>
    <w:rsid w:val="008A01A0"/>
    <w:rsid w:val="008A6B6D"/>
    <w:rsid w:val="008A7164"/>
    <w:rsid w:val="008B1166"/>
    <w:rsid w:val="008B23F2"/>
    <w:rsid w:val="008B2E16"/>
    <w:rsid w:val="008B34A4"/>
    <w:rsid w:val="008B666E"/>
    <w:rsid w:val="008B76EC"/>
    <w:rsid w:val="008C31C7"/>
    <w:rsid w:val="008C400C"/>
    <w:rsid w:val="008C4247"/>
    <w:rsid w:val="008C53F4"/>
    <w:rsid w:val="008C7C3E"/>
    <w:rsid w:val="008D5013"/>
    <w:rsid w:val="008D5758"/>
    <w:rsid w:val="008D6F76"/>
    <w:rsid w:val="008D7540"/>
    <w:rsid w:val="008D797D"/>
    <w:rsid w:val="008E0D4E"/>
    <w:rsid w:val="008E3C51"/>
    <w:rsid w:val="008E5265"/>
    <w:rsid w:val="008E6F83"/>
    <w:rsid w:val="008E73EF"/>
    <w:rsid w:val="008E7E8D"/>
    <w:rsid w:val="008F38AA"/>
    <w:rsid w:val="008F63DB"/>
    <w:rsid w:val="008F6ADA"/>
    <w:rsid w:val="009036DE"/>
    <w:rsid w:val="00904051"/>
    <w:rsid w:val="009052AA"/>
    <w:rsid w:val="009119E6"/>
    <w:rsid w:val="009139FB"/>
    <w:rsid w:val="00914AD7"/>
    <w:rsid w:val="00917AF8"/>
    <w:rsid w:val="00920884"/>
    <w:rsid w:val="009219B3"/>
    <w:rsid w:val="00925104"/>
    <w:rsid w:val="009260B7"/>
    <w:rsid w:val="009272A0"/>
    <w:rsid w:val="00927BC3"/>
    <w:rsid w:val="00932401"/>
    <w:rsid w:val="00932DCE"/>
    <w:rsid w:val="00932F28"/>
    <w:rsid w:val="00934DF5"/>
    <w:rsid w:val="00944EE8"/>
    <w:rsid w:val="00944F96"/>
    <w:rsid w:val="00946594"/>
    <w:rsid w:val="00950AF3"/>
    <w:rsid w:val="00956547"/>
    <w:rsid w:val="00960D81"/>
    <w:rsid w:val="009645E6"/>
    <w:rsid w:val="00971B98"/>
    <w:rsid w:val="00973456"/>
    <w:rsid w:val="009748A5"/>
    <w:rsid w:val="00976EE0"/>
    <w:rsid w:val="00980ABF"/>
    <w:rsid w:val="009818F8"/>
    <w:rsid w:val="00981C0F"/>
    <w:rsid w:val="00984AC6"/>
    <w:rsid w:val="00984B50"/>
    <w:rsid w:val="009862CA"/>
    <w:rsid w:val="00987592"/>
    <w:rsid w:val="009973FA"/>
    <w:rsid w:val="009974EF"/>
    <w:rsid w:val="009A056B"/>
    <w:rsid w:val="009A24FD"/>
    <w:rsid w:val="009A420B"/>
    <w:rsid w:val="009A6F45"/>
    <w:rsid w:val="009A70FF"/>
    <w:rsid w:val="009A7229"/>
    <w:rsid w:val="009B1690"/>
    <w:rsid w:val="009B473C"/>
    <w:rsid w:val="009B5AA8"/>
    <w:rsid w:val="009C00E0"/>
    <w:rsid w:val="009C153D"/>
    <w:rsid w:val="009C3868"/>
    <w:rsid w:val="009C400D"/>
    <w:rsid w:val="009C589B"/>
    <w:rsid w:val="009C5E05"/>
    <w:rsid w:val="009C682C"/>
    <w:rsid w:val="009C6A1D"/>
    <w:rsid w:val="009C7C63"/>
    <w:rsid w:val="009D07E0"/>
    <w:rsid w:val="009D5269"/>
    <w:rsid w:val="009E057D"/>
    <w:rsid w:val="009E2D96"/>
    <w:rsid w:val="009E2F3A"/>
    <w:rsid w:val="009E3385"/>
    <w:rsid w:val="009E508B"/>
    <w:rsid w:val="009E7E93"/>
    <w:rsid w:val="009F1D5A"/>
    <w:rsid w:val="009F3594"/>
    <w:rsid w:val="00A03382"/>
    <w:rsid w:val="00A03D94"/>
    <w:rsid w:val="00A04533"/>
    <w:rsid w:val="00A05F6A"/>
    <w:rsid w:val="00A06459"/>
    <w:rsid w:val="00A143A1"/>
    <w:rsid w:val="00A15F53"/>
    <w:rsid w:val="00A1664B"/>
    <w:rsid w:val="00A1765A"/>
    <w:rsid w:val="00A20B4A"/>
    <w:rsid w:val="00A21BB4"/>
    <w:rsid w:val="00A273FA"/>
    <w:rsid w:val="00A322F9"/>
    <w:rsid w:val="00A33265"/>
    <w:rsid w:val="00A35315"/>
    <w:rsid w:val="00A35D2A"/>
    <w:rsid w:val="00A36D0A"/>
    <w:rsid w:val="00A4127A"/>
    <w:rsid w:val="00A415A4"/>
    <w:rsid w:val="00A4443E"/>
    <w:rsid w:val="00A45363"/>
    <w:rsid w:val="00A462B3"/>
    <w:rsid w:val="00A46FFA"/>
    <w:rsid w:val="00A4779C"/>
    <w:rsid w:val="00A50E40"/>
    <w:rsid w:val="00A52A27"/>
    <w:rsid w:val="00A55D72"/>
    <w:rsid w:val="00A60E12"/>
    <w:rsid w:val="00A616E2"/>
    <w:rsid w:val="00A61940"/>
    <w:rsid w:val="00A62003"/>
    <w:rsid w:val="00A6409E"/>
    <w:rsid w:val="00A64464"/>
    <w:rsid w:val="00A66998"/>
    <w:rsid w:val="00A7347F"/>
    <w:rsid w:val="00A75CC0"/>
    <w:rsid w:val="00A766AA"/>
    <w:rsid w:val="00A80E12"/>
    <w:rsid w:val="00A81177"/>
    <w:rsid w:val="00A81BE1"/>
    <w:rsid w:val="00A83887"/>
    <w:rsid w:val="00A83EEC"/>
    <w:rsid w:val="00A87130"/>
    <w:rsid w:val="00A8749F"/>
    <w:rsid w:val="00A90101"/>
    <w:rsid w:val="00A92305"/>
    <w:rsid w:val="00A927C1"/>
    <w:rsid w:val="00A935A0"/>
    <w:rsid w:val="00A9417C"/>
    <w:rsid w:val="00A94B51"/>
    <w:rsid w:val="00A94C7D"/>
    <w:rsid w:val="00AA013D"/>
    <w:rsid w:val="00AA20BC"/>
    <w:rsid w:val="00AA3E23"/>
    <w:rsid w:val="00AA47C9"/>
    <w:rsid w:val="00AA67ED"/>
    <w:rsid w:val="00AB4834"/>
    <w:rsid w:val="00AB63BF"/>
    <w:rsid w:val="00AC1E4D"/>
    <w:rsid w:val="00AC5CB2"/>
    <w:rsid w:val="00AC6372"/>
    <w:rsid w:val="00AC651F"/>
    <w:rsid w:val="00AC7525"/>
    <w:rsid w:val="00AD488B"/>
    <w:rsid w:val="00AD6D79"/>
    <w:rsid w:val="00AE5DEC"/>
    <w:rsid w:val="00AF057A"/>
    <w:rsid w:val="00AF1559"/>
    <w:rsid w:val="00AF3B49"/>
    <w:rsid w:val="00AF3D44"/>
    <w:rsid w:val="00AF5173"/>
    <w:rsid w:val="00AF53ED"/>
    <w:rsid w:val="00AF54B1"/>
    <w:rsid w:val="00AF7B2A"/>
    <w:rsid w:val="00B10EEB"/>
    <w:rsid w:val="00B1310A"/>
    <w:rsid w:val="00B13422"/>
    <w:rsid w:val="00B1373E"/>
    <w:rsid w:val="00B14041"/>
    <w:rsid w:val="00B14A29"/>
    <w:rsid w:val="00B14DBA"/>
    <w:rsid w:val="00B1514C"/>
    <w:rsid w:val="00B160F5"/>
    <w:rsid w:val="00B212A3"/>
    <w:rsid w:val="00B223B9"/>
    <w:rsid w:val="00B2253A"/>
    <w:rsid w:val="00B274F2"/>
    <w:rsid w:val="00B303E5"/>
    <w:rsid w:val="00B33E28"/>
    <w:rsid w:val="00B34B1A"/>
    <w:rsid w:val="00B35FF4"/>
    <w:rsid w:val="00B36DA0"/>
    <w:rsid w:val="00B401BF"/>
    <w:rsid w:val="00B4176D"/>
    <w:rsid w:val="00B41F6F"/>
    <w:rsid w:val="00B450E8"/>
    <w:rsid w:val="00B4587D"/>
    <w:rsid w:val="00B45BAF"/>
    <w:rsid w:val="00B46F22"/>
    <w:rsid w:val="00B54221"/>
    <w:rsid w:val="00B5462E"/>
    <w:rsid w:val="00B55B4C"/>
    <w:rsid w:val="00B609D7"/>
    <w:rsid w:val="00B6227B"/>
    <w:rsid w:val="00B673B3"/>
    <w:rsid w:val="00B71D07"/>
    <w:rsid w:val="00B720CB"/>
    <w:rsid w:val="00B72189"/>
    <w:rsid w:val="00B7445B"/>
    <w:rsid w:val="00B77D5E"/>
    <w:rsid w:val="00B80AD6"/>
    <w:rsid w:val="00B80AF3"/>
    <w:rsid w:val="00B81197"/>
    <w:rsid w:val="00B83184"/>
    <w:rsid w:val="00B86215"/>
    <w:rsid w:val="00B90A42"/>
    <w:rsid w:val="00B93FC5"/>
    <w:rsid w:val="00BA24BD"/>
    <w:rsid w:val="00BA2F9C"/>
    <w:rsid w:val="00BA32FB"/>
    <w:rsid w:val="00BA4CC1"/>
    <w:rsid w:val="00BB02BA"/>
    <w:rsid w:val="00BB3037"/>
    <w:rsid w:val="00BB483E"/>
    <w:rsid w:val="00BB64FA"/>
    <w:rsid w:val="00BB7BD1"/>
    <w:rsid w:val="00BC21C6"/>
    <w:rsid w:val="00BC619B"/>
    <w:rsid w:val="00BD0B94"/>
    <w:rsid w:val="00BD1F8F"/>
    <w:rsid w:val="00BD3476"/>
    <w:rsid w:val="00BD3CFD"/>
    <w:rsid w:val="00BD4B48"/>
    <w:rsid w:val="00BD60E9"/>
    <w:rsid w:val="00BD68EB"/>
    <w:rsid w:val="00BF035E"/>
    <w:rsid w:val="00C00D40"/>
    <w:rsid w:val="00C01629"/>
    <w:rsid w:val="00C024A6"/>
    <w:rsid w:val="00C02EA9"/>
    <w:rsid w:val="00C03CA0"/>
    <w:rsid w:val="00C04B41"/>
    <w:rsid w:val="00C04FED"/>
    <w:rsid w:val="00C07464"/>
    <w:rsid w:val="00C10AC6"/>
    <w:rsid w:val="00C10D6D"/>
    <w:rsid w:val="00C14894"/>
    <w:rsid w:val="00C14D25"/>
    <w:rsid w:val="00C15666"/>
    <w:rsid w:val="00C17465"/>
    <w:rsid w:val="00C207D3"/>
    <w:rsid w:val="00C20B59"/>
    <w:rsid w:val="00C20DBF"/>
    <w:rsid w:val="00C21769"/>
    <w:rsid w:val="00C21CCC"/>
    <w:rsid w:val="00C227B6"/>
    <w:rsid w:val="00C26EAC"/>
    <w:rsid w:val="00C31C2D"/>
    <w:rsid w:val="00C327DE"/>
    <w:rsid w:val="00C375AB"/>
    <w:rsid w:val="00C427B8"/>
    <w:rsid w:val="00C441D7"/>
    <w:rsid w:val="00C478D1"/>
    <w:rsid w:val="00C47DD5"/>
    <w:rsid w:val="00C52D77"/>
    <w:rsid w:val="00C5331E"/>
    <w:rsid w:val="00C54788"/>
    <w:rsid w:val="00C556AC"/>
    <w:rsid w:val="00C57DE4"/>
    <w:rsid w:val="00C607F3"/>
    <w:rsid w:val="00C608E6"/>
    <w:rsid w:val="00C611F0"/>
    <w:rsid w:val="00C6162C"/>
    <w:rsid w:val="00C66377"/>
    <w:rsid w:val="00C670F6"/>
    <w:rsid w:val="00C67D98"/>
    <w:rsid w:val="00C70079"/>
    <w:rsid w:val="00C71635"/>
    <w:rsid w:val="00C72B17"/>
    <w:rsid w:val="00C72FDC"/>
    <w:rsid w:val="00C73058"/>
    <w:rsid w:val="00C771F9"/>
    <w:rsid w:val="00C821D8"/>
    <w:rsid w:val="00C840C6"/>
    <w:rsid w:val="00C85208"/>
    <w:rsid w:val="00C875DE"/>
    <w:rsid w:val="00C907B6"/>
    <w:rsid w:val="00C90E5E"/>
    <w:rsid w:val="00C92A26"/>
    <w:rsid w:val="00C9380A"/>
    <w:rsid w:val="00C97307"/>
    <w:rsid w:val="00C9798A"/>
    <w:rsid w:val="00CA0957"/>
    <w:rsid w:val="00CA1AA2"/>
    <w:rsid w:val="00CA3CEE"/>
    <w:rsid w:val="00CA6970"/>
    <w:rsid w:val="00CB162C"/>
    <w:rsid w:val="00CB1852"/>
    <w:rsid w:val="00CB56C7"/>
    <w:rsid w:val="00CB66A1"/>
    <w:rsid w:val="00CC07F5"/>
    <w:rsid w:val="00CC270E"/>
    <w:rsid w:val="00CC7016"/>
    <w:rsid w:val="00CC70DA"/>
    <w:rsid w:val="00CD26A0"/>
    <w:rsid w:val="00CD381E"/>
    <w:rsid w:val="00CD722A"/>
    <w:rsid w:val="00CD7D0B"/>
    <w:rsid w:val="00CE0FA6"/>
    <w:rsid w:val="00CE1031"/>
    <w:rsid w:val="00CE35D5"/>
    <w:rsid w:val="00CE5E7E"/>
    <w:rsid w:val="00CE7DFC"/>
    <w:rsid w:val="00CF0297"/>
    <w:rsid w:val="00CF2565"/>
    <w:rsid w:val="00CF4460"/>
    <w:rsid w:val="00CF47A0"/>
    <w:rsid w:val="00D037DF"/>
    <w:rsid w:val="00D05769"/>
    <w:rsid w:val="00D11D8F"/>
    <w:rsid w:val="00D12F61"/>
    <w:rsid w:val="00D13770"/>
    <w:rsid w:val="00D21449"/>
    <w:rsid w:val="00D21C11"/>
    <w:rsid w:val="00D23CE4"/>
    <w:rsid w:val="00D3182D"/>
    <w:rsid w:val="00D33635"/>
    <w:rsid w:val="00D420E3"/>
    <w:rsid w:val="00D42B7B"/>
    <w:rsid w:val="00D46315"/>
    <w:rsid w:val="00D51845"/>
    <w:rsid w:val="00D53A9A"/>
    <w:rsid w:val="00D55E4E"/>
    <w:rsid w:val="00D57868"/>
    <w:rsid w:val="00D602B8"/>
    <w:rsid w:val="00D60B8F"/>
    <w:rsid w:val="00D62AB6"/>
    <w:rsid w:val="00D644F3"/>
    <w:rsid w:val="00D70878"/>
    <w:rsid w:val="00D718FB"/>
    <w:rsid w:val="00D720D4"/>
    <w:rsid w:val="00D76050"/>
    <w:rsid w:val="00D774BC"/>
    <w:rsid w:val="00D81A83"/>
    <w:rsid w:val="00D81F6E"/>
    <w:rsid w:val="00D91240"/>
    <w:rsid w:val="00D93512"/>
    <w:rsid w:val="00D964D3"/>
    <w:rsid w:val="00DA1759"/>
    <w:rsid w:val="00DA4C71"/>
    <w:rsid w:val="00DA5D2D"/>
    <w:rsid w:val="00DA6C44"/>
    <w:rsid w:val="00DB36AC"/>
    <w:rsid w:val="00DB4EB1"/>
    <w:rsid w:val="00DB56E2"/>
    <w:rsid w:val="00DC2650"/>
    <w:rsid w:val="00DC3968"/>
    <w:rsid w:val="00DD0090"/>
    <w:rsid w:val="00DD2664"/>
    <w:rsid w:val="00DD695B"/>
    <w:rsid w:val="00DD75A3"/>
    <w:rsid w:val="00DE3E5B"/>
    <w:rsid w:val="00DE3F8A"/>
    <w:rsid w:val="00DE4030"/>
    <w:rsid w:val="00DE7CD1"/>
    <w:rsid w:val="00DF72CC"/>
    <w:rsid w:val="00E03E20"/>
    <w:rsid w:val="00E0564A"/>
    <w:rsid w:val="00E06637"/>
    <w:rsid w:val="00E1012B"/>
    <w:rsid w:val="00E127E3"/>
    <w:rsid w:val="00E12C4A"/>
    <w:rsid w:val="00E13309"/>
    <w:rsid w:val="00E1501B"/>
    <w:rsid w:val="00E2029C"/>
    <w:rsid w:val="00E2294E"/>
    <w:rsid w:val="00E23ADC"/>
    <w:rsid w:val="00E248D1"/>
    <w:rsid w:val="00E25357"/>
    <w:rsid w:val="00E26605"/>
    <w:rsid w:val="00E318CA"/>
    <w:rsid w:val="00E32835"/>
    <w:rsid w:val="00E46C51"/>
    <w:rsid w:val="00E50675"/>
    <w:rsid w:val="00E50D21"/>
    <w:rsid w:val="00E5418A"/>
    <w:rsid w:val="00E55BC8"/>
    <w:rsid w:val="00E57C71"/>
    <w:rsid w:val="00E6422A"/>
    <w:rsid w:val="00E679F3"/>
    <w:rsid w:val="00E70A82"/>
    <w:rsid w:val="00E738E4"/>
    <w:rsid w:val="00E809F3"/>
    <w:rsid w:val="00E80DBF"/>
    <w:rsid w:val="00E85C28"/>
    <w:rsid w:val="00E9321F"/>
    <w:rsid w:val="00E935AE"/>
    <w:rsid w:val="00E938AF"/>
    <w:rsid w:val="00E948CC"/>
    <w:rsid w:val="00E968B5"/>
    <w:rsid w:val="00E9789B"/>
    <w:rsid w:val="00EA28D8"/>
    <w:rsid w:val="00EA3FEF"/>
    <w:rsid w:val="00EA5B19"/>
    <w:rsid w:val="00EB1451"/>
    <w:rsid w:val="00EB18FB"/>
    <w:rsid w:val="00EB1E88"/>
    <w:rsid w:val="00EB3EAB"/>
    <w:rsid w:val="00EB4E2B"/>
    <w:rsid w:val="00EB63D6"/>
    <w:rsid w:val="00EC06CD"/>
    <w:rsid w:val="00EC097A"/>
    <w:rsid w:val="00EC0F0F"/>
    <w:rsid w:val="00EC24EE"/>
    <w:rsid w:val="00EC3654"/>
    <w:rsid w:val="00EC3D16"/>
    <w:rsid w:val="00EC3FBC"/>
    <w:rsid w:val="00EC5E28"/>
    <w:rsid w:val="00EC66C7"/>
    <w:rsid w:val="00ED06CB"/>
    <w:rsid w:val="00ED0A54"/>
    <w:rsid w:val="00ED2EB3"/>
    <w:rsid w:val="00ED3446"/>
    <w:rsid w:val="00EE046D"/>
    <w:rsid w:val="00EE04DB"/>
    <w:rsid w:val="00EE0737"/>
    <w:rsid w:val="00EE6473"/>
    <w:rsid w:val="00EE64E3"/>
    <w:rsid w:val="00EE6767"/>
    <w:rsid w:val="00EE78C7"/>
    <w:rsid w:val="00EE7A67"/>
    <w:rsid w:val="00EE7FE7"/>
    <w:rsid w:val="00EF077F"/>
    <w:rsid w:val="00EF47DC"/>
    <w:rsid w:val="00EF558E"/>
    <w:rsid w:val="00EF58FC"/>
    <w:rsid w:val="00EF66B7"/>
    <w:rsid w:val="00EF71E0"/>
    <w:rsid w:val="00F0300C"/>
    <w:rsid w:val="00F03056"/>
    <w:rsid w:val="00F046AE"/>
    <w:rsid w:val="00F05CC4"/>
    <w:rsid w:val="00F07598"/>
    <w:rsid w:val="00F07E56"/>
    <w:rsid w:val="00F100DA"/>
    <w:rsid w:val="00F1374E"/>
    <w:rsid w:val="00F14016"/>
    <w:rsid w:val="00F161BA"/>
    <w:rsid w:val="00F21017"/>
    <w:rsid w:val="00F25F5B"/>
    <w:rsid w:val="00F26452"/>
    <w:rsid w:val="00F276F4"/>
    <w:rsid w:val="00F27836"/>
    <w:rsid w:val="00F33745"/>
    <w:rsid w:val="00F34376"/>
    <w:rsid w:val="00F34EBF"/>
    <w:rsid w:val="00F35278"/>
    <w:rsid w:val="00F4252F"/>
    <w:rsid w:val="00F42B07"/>
    <w:rsid w:val="00F456CC"/>
    <w:rsid w:val="00F46890"/>
    <w:rsid w:val="00F46893"/>
    <w:rsid w:val="00F50ECD"/>
    <w:rsid w:val="00F51B8F"/>
    <w:rsid w:val="00F633EF"/>
    <w:rsid w:val="00F64D01"/>
    <w:rsid w:val="00F725C3"/>
    <w:rsid w:val="00F728C0"/>
    <w:rsid w:val="00F74A33"/>
    <w:rsid w:val="00F75CB1"/>
    <w:rsid w:val="00F766F1"/>
    <w:rsid w:val="00F769C9"/>
    <w:rsid w:val="00F8057A"/>
    <w:rsid w:val="00F818D8"/>
    <w:rsid w:val="00F842C4"/>
    <w:rsid w:val="00F85F1F"/>
    <w:rsid w:val="00F913B6"/>
    <w:rsid w:val="00F970C4"/>
    <w:rsid w:val="00FA16E6"/>
    <w:rsid w:val="00FA5885"/>
    <w:rsid w:val="00FA74F5"/>
    <w:rsid w:val="00FB1144"/>
    <w:rsid w:val="00FB1505"/>
    <w:rsid w:val="00FB1B7F"/>
    <w:rsid w:val="00FB20B9"/>
    <w:rsid w:val="00FB3539"/>
    <w:rsid w:val="00FB4760"/>
    <w:rsid w:val="00FB4CDC"/>
    <w:rsid w:val="00FB6C3E"/>
    <w:rsid w:val="00FB7732"/>
    <w:rsid w:val="00FC6D89"/>
    <w:rsid w:val="00FC7998"/>
    <w:rsid w:val="00FC7B1A"/>
    <w:rsid w:val="00FD00C9"/>
    <w:rsid w:val="00FD1C8B"/>
    <w:rsid w:val="00FD2E7E"/>
    <w:rsid w:val="00FD4E8C"/>
    <w:rsid w:val="00FE146C"/>
    <w:rsid w:val="00FE29F5"/>
    <w:rsid w:val="00FE394B"/>
    <w:rsid w:val="00FE7544"/>
    <w:rsid w:val="2B656525"/>
    <w:rsid w:val="2F43841E"/>
    <w:rsid w:val="739C4B64"/>
    <w:rsid w:val="7A9D6206"/>
    <w:rsid w:val="7B00B87C"/>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99F7BC5A-580F-46A5-8E36-D51CC183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6C"/>
    <w:pPr>
      <w:spacing w:line="280" w:lineRule="atLeast"/>
    </w:pPr>
    <w:rPr>
      <w:rFonts w:ascii="Georgia" w:hAnsi="Georgia"/>
      <w:szCs w:val="22"/>
      <w:lang w:eastAsia="en-US"/>
    </w:rPr>
  </w:style>
  <w:style w:type="paragraph" w:styleId="Rubrik1">
    <w:name w:val="heading 1"/>
    <w:basedOn w:val="Normal"/>
    <w:next w:val="Normal"/>
    <w:link w:val="Rubrik1Char"/>
    <w:uiPriority w:val="9"/>
    <w:qFormat/>
    <w:rsid w:val="007B025E"/>
    <w:pPr>
      <w:keepNext/>
      <w:keepLines/>
      <w:numPr>
        <w:numId w:val="1"/>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uiPriority w:val="9"/>
    <w:qFormat/>
    <w:rsid w:val="002A59E4"/>
    <w:pPr>
      <w:keepNext/>
      <w:keepLines/>
      <w:numPr>
        <w:ilvl w:val="1"/>
        <w:numId w:val="1"/>
      </w:numPr>
      <w:spacing w:after="80"/>
      <w:outlineLvl w:val="1"/>
    </w:pPr>
    <w:rPr>
      <w:rFonts w:eastAsia="Times New Roman"/>
      <w:bCs/>
      <w:sz w:val="24"/>
      <w:szCs w:val="26"/>
    </w:rPr>
  </w:style>
  <w:style w:type="paragraph" w:styleId="Rubrik3">
    <w:name w:val="heading 3"/>
    <w:basedOn w:val="Normal"/>
    <w:next w:val="Normal"/>
    <w:link w:val="Rubrik3Char"/>
    <w:uiPriority w:val="9"/>
    <w:qFormat/>
    <w:rsid w:val="00793064"/>
    <w:pPr>
      <w:keepNext/>
      <w:keepLines/>
      <w:numPr>
        <w:ilvl w:val="2"/>
        <w:numId w:val="1"/>
      </w:numPr>
      <w:spacing w:after="80" w:line="300" w:lineRule="atLeast"/>
      <w:outlineLvl w:val="2"/>
    </w:pPr>
    <w:rPr>
      <w:rFonts w:eastAsia="Times New Roman"/>
      <w:bCs/>
      <w:sz w:val="24"/>
    </w:rPr>
  </w:style>
  <w:style w:type="paragraph" w:styleId="Rubrik4">
    <w:name w:val="heading 4"/>
    <w:basedOn w:val="Normal"/>
    <w:next w:val="Normal"/>
    <w:link w:val="Rubrik4Char"/>
    <w:uiPriority w:val="9"/>
    <w:qFormat/>
    <w:rsid w:val="005A0069"/>
    <w:pPr>
      <w:keepNext/>
      <w:keepLines/>
      <w:numPr>
        <w:ilvl w:val="3"/>
        <w:numId w:val="1"/>
      </w:numPr>
      <w:spacing w:after="80"/>
      <w:outlineLvl w:val="3"/>
    </w:pPr>
    <w:rPr>
      <w:rFonts w:eastAsia="Times New Roman"/>
      <w:bCs/>
      <w:iCs/>
      <w:sz w:val="24"/>
    </w:rPr>
  </w:style>
  <w:style w:type="paragraph" w:styleId="Rubrik5">
    <w:name w:val="heading 5"/>
    <w:basedOn w:val="Normal"/>
    <w:next w:val="Normal"/>
    <w:link w:val="Rubrik5Char"/>
    <w:uiPriority w:val="9"/>
    <w:qFormat/>
    <w:rsid w:val="00793064"/>
    <w:pPr>
      <w:keepNext/>
      <w:keepLines/>
      <w:numPr>
        <w:ilvl w:val="4"/>
        <w:numId w:val="1"/>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1"/>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rsid w:val="00003FF5"/>
    <w:pPr>
      <w:widowControl w:val="0"/>
      <w:numPr>
        <w:ilvl w:val="6"/>
        <w:numId w:val="1"/>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rsid w:val="00003FF5"/>
    <w:pPr>
      <w:widowControl w:val="0"/>
      <w:numPr>
        <w:ilvl w:val="7"/>
        <w:numId w:val="1"/>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rsid w:val="00003FF5"/>
    <w:pPr>
      <w:widowControl w:val="0"/>
      <w:numPr>
        <w:ilvl w:val="8"/>
        <w:numId w:val="1"/>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qFormat/>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qFormat/>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character" w:styleId="Kommentarsreferens">
    <w:name w:val="annotation reference"/>
    <w:basedOn w:val="Standardstycketeckensnitt"/>
    <w:uiPriority w:val="99"/>
    <w:semiHidden/>
    <w:unhideWhenUsed/>
    <w:rsid w:val="00047662"/>
    <w:rPr>
      <w:sz w:val="16"/>
      <w:szCs w:val="16"/>
    </w:rPr>
  </w:style>
  <w:style w:type="paragraph" w:styleId="Kommentarer">
    <w:name w:val="annotation text"/>
    <w:basedOn w:val="Normal"/>
    <w:link w:val="KommentarerChar"/>
    <w:uiPriority w:val="99"/>
    <w:unhideWhenUsed/>
    <w:rsid w:val="00047662"/>
    <w:pPr>
      <w:spacing w:line="240" w:lineRule="auto"/>
    </w:pPr>
    <w:rPr>
      <w:szCs w:val="20"/>
    </w:rPr>
  </w:style>
  <w:style w:type="character" w:customStyle="1" w:styleId="KommentarerChar">
    <w:name w:val="Kommentarer Char"/>
    <w:basedOn w:val="Standardstycketeckensnitt"/>
    <w:link w:val="Kommentarer"/>
    <w:uiPriority w:val="99"/>
    <w:rsid w:val="00047662"/>
    <w:rPr>
      <w:rFonts w:ascii="Georgia" w:hAnsi="Georgia"/>
      <w:lang w:eastAsia="en-US"/>
    </w:rPr>
  </w:style>
  <w:style w:type="paragraph" w:styleId="Kommentarsmne">
    <w:name w:val="annotation subject"/>
    <w:basedOn w:val="Kommentarer"/>
    <w:next w:val="Kommentarer"/>
    <w:link w:val="KommentarsmneChar"/>
    <w:uiPriority w:val="99"/>
    <w:semiHidden/>
    <w:unhideWhenUsed/>
    <w:rsid w:val="00047662"/>
    <w:rPr>
      <w:b/>
      <w:bCs/>
    </w:rPr>
  </w:style>
  <w:style w:type="character" w:customStyle="1" w:styleId="KommentarsmneChar">
    <w:name w:val="Kommentarsämne Char"/>
    <w:basedOn w:val="KommentarerChar"/>
    <w:link w:val="Kommentarsmne"/>
    <w:uiPriority w:val="99"/>
    <w:semiHidden/>
    <w:rsid w:val="00047662"/>
    <w:rPr>
      <w:rFonts w:ascii="Georgia" w:hAnsi="Georgia"/>
      <w:b/>
      <w:bCs/>
      <w:lang w:eastAsia="en-US"/>
    </w:rPr>
  </w:style>
  <w:style w:type="character" w:customStyle="1" w:styleId="WW8Num6z3">
    <w:name w:val="WW8Num6z3"/>
    <w:rsid w:val="00C771F9"/>
    <w:rPr>
      <w:rFonts w:ascii="Lucida Grande" w:eastAsia="ヒラギノ角ゴ Pro W3" w:hAnsi="Lucida Grande" w:cs="Symbol"/>
      <w:color w:val="000000"/>
      <w:position w:val="0"/>
      <w:sz w:val="24"/>
      <w:vertAlign w:val="baseline"/>
    </w:rPr>
  </w:style>
  <w:style w:type="paragraph" w:styleId="Revision">
    <w:name w:val="Revision"/>
    <w:hidden/>
    <w:uiPriority w:val="99"/>
    <w:semiHidden/>
    <w:rsid w:val="00BA32FB"/>
    <w:rPr>
      <w:rFonts w:ascii="Georgia" w:hAnsi="Georgia"/>
      <w:szCs w:val="22"/>
      <w:lang w:eastAsia="en-US"/>
    </w:rPr>
  </w:style>
  <w:style w:type="paragraph" w:styleId="Innehll4">
    <w:name w:val="toc 4"/>
    <w:basedOn w:val="Normal"/>
    <w:next w:val="Normal"/>
    <w:autoRedefine/>
    <w:uiPriority w:val="39"/>
    <w:unhideWhenUsed/>
    <w:rsid w:val="00973456"/>
    <w:pPr>
      <w:spacing w:after="100" w:line="276" w:lineRule="auto"/>
      <w:ind w:left="660"/>
    </w:pPr>
    <w:rPr>
      <w:rFonts w:asciiTheme="minorHAnsi" w:eastAsiaTheme="minorEastAsia" w:hAnsiTheme="minorHAnsi" w:cstheme="minorBidi"/>
      <w:sz w:val="22"/>
      <w:lang w:eastAsia="sv-SE"/>
    </w:rPr>
  </w:style>
  <w:style w:type="paragraph" w:styleId="Innehll5">
    <w:name w:val="toc 5"/>
    <w:basedOn w:val="Normal"/>
    <w:next w:val="Normal"/>
    <w:autoRedefine/>
    <w:uiPriority w:val="39"/>
    <w:unhideWhenUsed/>
    <w:rsid w:val="00973456"/>
    <w:pPr>
      <w:spacing w:after="100" w:line="276" w:lineRule="auto"/>
      <w:ind w:left="880"/>
    </w:pPr>
    <w:rPr>
      <w:rFonts w:asciiTheme="minorHAnsi" w:eastAsiaTheme="minorEastAsia" w:hAnsiTheme="minorHAnsi" w:cstheme="minorBidi"/>
      <w:sz w:val="22"/>
      <w:lang w:eastAsia="sv-SE"/>
    </w:rPr>
  </w:style>
  <w:style w:type="paragraph" w:styleId="Innehll6">
    <w:name w:val="toc 6"/>
    <w:basedOn w:val="Normal"/>
    <w:next w:val="Normal"/>
    <w:autoRedefine/>
    <w:uiPriority w:val="39"/>
    <w:unhideWhenUsed/>
    <w:rsid w:val="00973456"/>
    <w:pPr>
      <w:spacing w:after="100" w:line="276" w:lineRule="auto"/>
      <w:ind w:left="1100"/>
    </w:pPr>
    <w:rPr>
      <w:rFonts w:asciiTheme="minorHAnsi" w:eastAsiaTheme="minorEastAsia" w:hAnsiTheme="minorHAnsi" w:cstheme="minorBidi"/>
      <w:sz w:val="22"/>
      <w:lang w:eastAsia="sv-SE"/>
    </w:rPr>
  </w:style>
  <w:style w:type="paragraph" w:styleId="Innehll7">
    <w:name w:val="toc 7"/>
    <w:basedOn w:val="Normal"/>
    <w:next w:val="Normal"/>
    <w:autoRedefine/>
    <w:uiPriority w:val="39"/>
    <w:unhideWhenUsed/>
    <w:rsid w:val="00973456"/>
    <w:pPr>
      <w:spacing w:after="100" w:line="276" w:lineRule="auto"/>
      <w:ind w:left="1320"/>
    </w:pPr>
    <w:rPr>
      <w:rFonts w:asciiTheme="minorHAnsi" w:eastAsiaTheme="minorEastAsia" w:hAnsiTheme="minorHAnsi" w:cstheme="minorBidi"/>
      <w:sz w:val="22"/>
      <w:lang w:eastAsia="sv-SE"/>
    </w:rPr>
  </w:style>
  <w:style w:type="paragraph" w:styleId="Innehll8">
    <w:name w:val="toc 8"/>
    <w:basedOn w:val="Normal"/>
    <w:next w:val="Normal"/>
    <w:autoRedefine/>
    <w:uiPriority w:val="39"/>
    <w:unhideWhenUsed/>
    <w:rsid w:val="00973456"/>
    <w:pPr>
      <w:spacing w:after="100" w:line="276" w:lineRule="auto"/>
      <w:ind w:left="1540"/>
    </w:pPr>
    <w:rPr>
      <w:rFonts w:asciiTheme="minorHAnsi" w:eastAsiaTheme="minorEastAsia" w:hAnsiTheme="minorHAnsi" w:cstheme="minorBidi"/>
      <w:sz w:val="22"/>
      <w:lang w:eastAsia="sv-SE"/>
    </w:rPr>
  </w:style>
  <w:style w:type="paragraph" w:styleId="Innehll9">
    <w:name w:val="toc 9"/>
    <w:basedOn w:val="Normal"/>
    <w:next w:val="Normal"/>
    <w:autoRedefine/>
    <w:uiPriority w:val="39"/>
    <w:unhideWhenUsed/>
    <w:rsid w:val="00973456"/>
    <w:pPr>
      <w:spacing w:after="100" w:line="276" w:lineRule="auto"/>
      <w:ind w:left="1760"/>
    </w:pPr>
    <w:rPr>
      <w:rFonts w:asciiTheme="minorHAnsi" w:eastAsiaTheme="minorEastAsia" w:hAnsiTheme="minorHAnsi" w:cstheme="minorBidi"/>
      <w:sz w:val="22"/>
      <w:lang w:eastAsia="sv-SE"/>
    </w:rPr>
  </w:style>
  <w:style w:type="character" w:styleId="Olstomnmnande">
    <w:name w:val="Unresolved Mention"/>
    <w:basedOn w:val="Standardstycketeckensnitt"/>
    <w:uiPriority w:val="99"/>
    <w:semiHidden/>
    <w:unhideWhenUsed/>
    <w:rsid w:val="006F0813"/>
    <w:rPr>
      <w:color w:val="605E5C"/>
      <w:shd w:val="clear" w:color="auto" w:fill="E1DFDD"/>
    </w:rPr>
  </w:style>
  <w:style w:type="paragraph" w:customStyle="1" w:styleId="Rubrik1Nr">
    <w:name w:val="Rubrik 1 Nr"/>
    <w:next w:val="Normal"/>
    <w:qFormat/>
    <w:rsid w:val="00A04533"/>
    <w:pPr>
      <w:numPr>
        <w:numId w:val="8"/>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qFormat/>
    <w:rsid w:val="00A04533"/>
    <w:pPr>
      <w:numPr>
        <w:ilvl w:val="1"/>
        <w:numId w:val="8"/>
      </w:numPr>
      <w:spacing w:before="480" w:after="120"/>
      <w:outlineLvl w:val="1"/>
    </w:pPr>
    <w:rPr>
      <w:rFonts w:ascii="Arial" w:eastAsia="Times New Roman" w:hAnsi="Arial" w:cs="Arial"/>
      <w:bCs/>
      <w:iCs/>
      <w:sz w:val="28"/>
      <w:szCs w:val="28"/>
    </w:rPr>
  </w:style>
  <w:style w:type="paragraph" w:customStyle="1" w:styleId="Rubrik3Nr">
    <w:name w:val="Rubrik 3 Nr"/>
    <w:basedOn w:val="Rubrik3"/>
    <w:next w:val="Normal"/>
    <w:link w:val="Rubrik3NrChar"/>
    <w:qFormat/>
    <w:rsid w:val="00A04533"/>
    <w:pPr>
      <w:keepLines w:val="0"/>
      <w:numPr>
        <w:numId w:val="8"/>
      </w:numPr>
      <w:spacing w:before="400" w:after="0" w:line="240" w:lineRule="auto"/>
    </w:pPr>
    <w:rPr>
      <w:rFonts w:ascii="Arial" w:hAnsi="Arial" w:cs="Arial"/>
      <w:b/>
      <w:bCs w:val="0"/>
      <w:iCs/>
      <w:sz w:val="22"/>
      <w:szCs w:val="26"/>
    </w:rPr>
  </w:style>
  <w:style w:type="paragraph" w:customStyle="1" w:styleId="Rubrik4Nr">
    <w:name w:val="Rubrik4 Nr"/>
    <w:basedOn w:val="Rubrik3Nr"/>
    <w:link w:val="Rubrik4NrChar"/>
    <w:qFormat/>
    <w:rsid w:val="00A04533"/>
    <w:pPr>
      <w:numPr>
        <w:ilvl w:val="0"/>
        <w:numId w:val="10"/>
      </w:numPr>
      <w:tabs>
        <w:tab w:val="num" w:pos="1800"/>
      </w:tabs>
      <w:spacing w:before="240"/>
      <w:outlineLvl w:val="3"/>
    </w:pPr>
    <w:rPr>
      <w:b w:val="0"/>
    </w:rPr>
  </w:style>
  <w:style w:type="character" w:customStyle="1" w:styleId="Rubrik3NrChar">
    <w:name w:val="Rubrik 3 Nr Char"/>
    <w:basedOn w:val="Rubrik3Char"/>
    <w:link w:val="Rubrik3Nr"/>
    <w:rsid w:val="00A04533"/>
    <w:rPr>
      <w:rFonts w:ascii="Arial" w:eastAsia="Times New Roman" w:hAnsi="Arial" w:cs="Arial"/>
      <w:b/>
      <w:bCs w:val="0"/>
      <w:iCs/>
      <w:sz w:val="22"/>
      <w:szCs w:val="26"/>
      <w:lang w:eastAsia="en-US"/>
    </w:rPr>
  </w:style>
  <w:style w:type="character" w:customStyle="1" w:styleId="Rubrik4NrChar">
    <w:name w:val="Rubrik4 Nr Char"/>
    <w:basedOn w:val="Rubrik3NrChar"/>
    <w:link w:val="Rubrik4Nr"/>
    <w:rsid w:val="00A04533"/>
    <w:rPr>
      <w:rFonts w:ascii="Arial" w:eastAsia="Times New Roman" w:hAnsi="Arial" w:cs="Arial"/>
      <w:b w:val="0"/>
      <w:bCs w:val="0"/>
      <w:iCs/>
      <w:sz w:val="22"/>
      <w:szCs w:val="26"/>
      <w:lang w:eastAsia="en-US"/>
    </w:rPr>
  </w:style>
  <w:style w:type="table" w:styleId="Listtabell3dekorfrg5">
    <w:name w:val="List Table 3 Accent 5"/>
    <w:basedOn w:val="Normaltabell"/>
    <w:uiPriority w:val="48"/>
    <w:rsid w:val="00460033"/>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Rutntstabell1ljusdekorfrg5">
    <w:name w:val="Grid Table 1 Light Accent 5"/>
    <w:basedOn w:val="Normaltabell"/>
    <w:uiPriority w:val="46"/>
    <w:rsid w:val="004C338F"/>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ell4dekorfrg1">
    <w:name w:val="List Table 4 Accent 1"/>
    <w:basedOn w:val="Normaltabell"/>
    <w:uiPriority w:val="49"/>
    <w:rsid w:val="00555A9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Rutntstabell6frgstarkdekorfrg1">
    <w:name w:val="Grid Table 6 Colorful Accent 1"/>
    <w:basedOn w:val="Normaltabell"/>
    <w:uiPriority w:val="51"/>
    <w:rsid w:val="00555A9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ark">
    <w:name w:val="Strong"/>
    <w:basedOn w:val="Standardstycketeckensnitt"/>
    <w:uiPriority w:val="22"/>
    <w:qFormat/>
    <w:rsid w:val="00832587"/>
    <w:rPr>
      <w:b/>
      <w:bCs/>
    </w:rPr>
  </w:style>
  <w:style w:type="paragraph" w:customStyle="1" w:styleId="SoSTabelltext">
    <w:name w:val="SoS_Tabell text"/>
    <w:rsid w:val="000F54CA"/>
    <w:pPr>
      <w:spacing w:before="20" w:after="20"/>
    </w:pPr>
    <w:rPr>
      <w:rFonts w:ascii="Century Gothic" w:eastAsia="Times New Roman" w:hAnsi="Century Gothic"/>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90774">
      <w:bodyDiv w:val="1"/>
      <w:marLeft w:val="0"/>
      <w:marRight w:val="0"/>
      <w:marTop w:val="0"/>
      <w:marBottom w:val="0"/>
      <w:divBdr>
        <w:top w:val="none" w:sz="0" w:space="0" w:color="auto"/>
        <w:left w:val="none" w:sz="0" w:space="0" w:color="auto"/>
        <w:bottom w:val="none" w:sz="0" w:space="0" w:color="auto"/>
        <w:right w:val="none" w:sz="0" w:space="0" w:color="auto"/>
      </w:divBdr>
      <w:divsChild>
        <w:div w:id="1813254722">
          <w:marLeft w:val="0"/>
          <w:marRight w:val="0"/>
          <w:marTop w:val="0"/>
          <w:marBottom w:val="0"/>
          <w:divBdr>
            <w:top w:val="none" w:sz="0" w:space="0" w:color="auto"/>
            <w:left w:val="none" w:sz="0" w:space="0" w:color="auto"/>
            <w:bottom w:val="none" w:sz="0" w:space="0" w:color="auto"/>
            <w:right w:val="none" w:sz="0" w:space="0" w:color="auto"/>
          </w:divBdr>
          <w:divsChild>
            <w:div w:id="4982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4894">
      <w:bodyDiv w:val="1"/>
      <w:marLeft w:val="0"/>
      <w:marRight w:val="0"/>
      <w:marTop w:val="0"/>
      <w:marBottom w:val="0"/>
      <w:divBdr>
        <w:top w:val="none" w:sz="0" w:space="0" w:color="auto"/>
        <w:left w:val="none" w:sz="0" w:space="0" w:color="auto"/>
        <w:bottom w:val="none" w:sz="0" w:space="0" w:color="auto"/>
        <w:right w:val="none" w:sz="0" w:space="0" w:color="auto"/>
      </w:divBdr>
    </w:div>
    <w:div w:id="142893788">
      <w:bodyDiv w:val="1"/>
      <w:marLeft w:val="0"/>
      <w:marRight w:val="0"/>
      <w:marTop w:val="0"/>
      <w:marBottom w:val="0"/>
      <w:divBdr>
        <w:top w:val="none" w:sz="0" w:space="0" w:color="auto"/>
        <w:left w:val="none" w:sz="0" w:space="0" w:color="auto"/>
        <w:bottom w:val="none" w:sz="0" w:space="0" w:color="auto"/>
        <w:right w:val="none" w:sz="0" w:space="0" w:color="auto"/>
      </w:divBdr>
      <w:divsChild>
        <w:div w:id="698624186">
          <w:marLeft w:val="0"/>
          <w:marRight w:val="0"/>
          <w:marTop w:val="0"/>
          <w:marBottom w:val="0"/>
          <w:divBdr>
            <w:top w:val="none" w:sz="0" w:space="0" w:color="auto"/>
            <w:left w:val="none" w:sz="0" w:space="0" w:color="auto"/>
            <w:bottom w:val="none" w:sz="0" w:space="0" w:color="auto"/>
            <w:right w:val="none" w:sz="0" w:space="0" w:color="auto"/>
          </w:divBdr>
          <w:divsChild>
            <w:div w:id="21332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4819">
      <w:bodyDiv w:val="1"/>
      <w:marLeft w:val="0"/>
      <w:marRight w:val="0"/>
      <w:marTop w:val="0"/>
      <w:marBottom w:val="0"/>
      <w:divBdr>
        <w:top w:val="none" w:sz="0" w:space="0" w:color="auto"/>
        <w:left w:val="none" w:sz="0" w:space="0" w:color="auto"/>
        <w:bottom w:val="none" w:sz="0" w:space="0" w:color="auto"/>
        <w:right w:val="none" w:sz="0" w:space="0" w:color="auto"/>
      </w:divBdr>
      <w:divsChild>
        <w:div w:id="1469588306">
          <w:marLeft w:val="0"/>
          <w:marRight w:val="0"/>
          <w:marTop w:val="0"/>
          <w:marBottom w:val="0"/>
          <w:divBdr>
            <w:top w:val="none" w:sz="0" w:space="0" w:color="auto"/>
            <w:left w:val="none" w:sz="0" w:space="0" w:color="auto"/>
            <w:bottom w:val="none" w:sz="0" w:space="0" w:color="auto"/>
            <w:right w:val="none" w:sz="0" w:space="0" w:color="auto"/>
          </w:divBdr>
          <w:divsChild>
            <w:div w:id="5139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3437">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630862037">
      <w:bodyDiv w:val="1"/>
      <w:marLeft w:val="0"/>
      <w:marRight w:val="0"/>
      <w:marTop w:val="0"/>
      <w:marBottom w:val="0"/>
      <w:divBdr>
        <w:top w:val="none" w:sz="0" w:space="0" w:color="auto"/>
        <w:left w:val="none" w:sz="0" w:space="0" w:color="auto"/>
        <w:bottom w:val="none" w:sz="0" w:space="0" w:color="auto"/>
        <w:right w:val="none" w:sz="0" w:space="0" w:color="auto"/>
      </w:divBdr>
    </w:div>
    <w:div w:id="820122581">
      <w:bodyDiv w:val="1"/>
      <w:marLeft w:val="0"/>
      <w:marRight w:val="0"/>
      <w:marTop w:val="0"/>
      <w:marBottom w:val="0"/>
      <w:divBdr>
        <w:top w:val="none" w:sz="0" w:space="0" w:color="auto"/>
        <w:left w:val="none" w:sz="0" w:space="0" w:color="auto"/>
        <w:bottom w:val="none" w:sz="0" w:space="0" w:color="auto"/>
        <w:right w:val="none" w:sz="0" w:space="0" w:color="auto"/>
      </w:divBdr>
      <w:divsChild>
        <w:div w:id="310601493">
          <w:marLeft w:val="0"/>
          <w:marRight w:val="0"/>
          <w:marTop w:val="0"/>
          <w:marBottom w:val="0"/>
          <w:divBdr>
            <w:top w:val="none" w:sz="0" w:space="0" w:color="auto"/>
            <w:left w:val="none" w:sz="0" w:space="0" w:color="auto"/>
            <w:bottom w:val="none" w:sz="0" w:space="0" w:color="auto"/>
            <w:right w:val="none" w:sz="0" w:space="0" w:color="auto"/>
          </w:divBdr>
          <w:divsChild>
            <w:div w:id="4930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8566">
      <w:bodyDiv w:val="1"/>
      <w:marLeft w:val="0"/>
      <w:marRight w:val="0"/>
      <w:marTop w:val="0"/>
      <w:marBottom w:val="0"/>
      <w:divBdr>
        <w:top w:val="none" w:sz="0" w:space="0" w:color="auto"/>
        <w:left w:val="none" w:sz="0" w:space="0" w:color="auto"/>
        <w:bottom w:val="none" w:sz="0" w:space="0" w:color="auto"/>
        <w:right w:val="none" w:sz="0" w:space="0" w:color="auto"/>
      </w:divBdr>
      <w:divsChild>
        <w:div w:id="326370696">
          <w:marLeft w:val="0"/>
          <w:marRight w:val="0"/>
          <w:marTop w:val="0"/>
          <w:marBottom w:val="0"/>
          <w:divBdr>
            <w:top w:val="none" w:sz="0" w:space="0" w:color="auto"/>
            <w:left w:val="none" w:sz="0" w:space="0" w:color="auto"/>
            <w:bottom w:val="none" w:sz="0" w:space="0" w:color="auto"/>
            <w:right w:val="none" w:sz="0" w:space="0" w:color="auto"/>
          </w:divBdr>
          <w:divsChild>
            <w:div w:id="16980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75589272">
      <w:bodyDiv w:val="1"/>
      <w:marLeft w:val="0"/>
      <w:marRight w:val="0"/>
      <w:marTop w:val="0"/>
      <w:marBottom w:val="0"/>
      <w:divBdr>
        <w:top w:val="none" w:sz="0" w:space="0" w:color="auto"/>
        <w:left w:val="none" w:sz="0" w:space="0" w:color="auto"/>
        <w:bottom w:val="none" w:sz="0" w:space="0" w:color="auto"/>
        <w:right w:val="none" w:sz="0" w:space="0" w:color="auto"/>
      </w:divBdr>
    </w:div>
    <w:div w:id="1109545295">
      <w:bodyDiv w:val="1"/>
      <w:marLeft w:val="0"/>
      <w:marRight w:val="0"/>
      <w:marTop w:val="0"/>
      <w:marBottom w:val="0"/>
      <w:divBdr>
        <w:top w:val="none" w:sz="0" w:space="0" w:color="auto"/>
        <w:left w:val="none" w:sz="0" w:space="0" w:color="auto"/>
        <w:bottom w:val="none" w:sz="0" w:space="0" w:color="auto"/>
        <w:right w:val="none" w:sz="0" w:space="0" w:color="auto"/>
      </w:divBdr>
    </w:div>
    <w:div w:id="1131089832">
      <w:bodyDiv w:val="1"/>
      <w:marLeft w:val="0"/>
      <w:marRight w:val="0"/>
      <w:marTop w:val="0"/>
      <w:marBottom w:val="0"/>
      <w:divBdr>
        <w:top w:val="none" w:sz="0" w:space="0" w:color="auto"/>
        <w:left w:val="none" w:sz="0" w:space="0" w:color="auto"/>
        <w:bottom w:val="none" w:sz="0" w:space="0" w:color="auto"/>
        <w:right w:val="none" w:sz="0" w:space="0" w:color="auto"/>
      </w:divBdr>
    </w:div>
    <w:div w:id="1167945043">
      <w:bodyDiv w:val="1"/>
      <w:marLeft w:val="0"/>
      <w:marRight w:val="0"/>
      <w:marTop w:val="0"/>
      <w:marBottom w:val="0"/>
      <w:divBdr>
        <w:top w:val="none" w:sz="0" w:space="0" w:color="auto"/>
        <w:left w:val="none" w:sz="0" w:space="0" w:color="auto"/>
        <w:bottom w:val="none" w:sz="0" w:space="0" w:color="auto"/>
        <w:right w:val="none" w:sz="0" w:space="0" w:color="auto"/>
      </w:divBdr>
    </w:div>
    <w:div w:id="1173184293">
      <w:bodyDiv w:val="1"/>
      <w:marLeft w:val="0"/>
      <w:marRight w:val="0"/>
      <w:marTop w:val="0"/>
      <w:marBottom w:val="0"/>
      <w:divBdr>
        <w:top w:val="none" w:sz="0" w:space="0" w:color="auto"/>
        <w:left w:val="none" w:sz="0" w:space="0" w:color="auto"/>
        <w:bottom w:val="none" w:sz="0" w:space="0" w:color="auto"/>
        <w:right w:val="none" w:sz="0" w:space="0" w:color="auto"/>
      </w:divBdr>
    </w:div>
    <w:div w:id="1192452869">
      <w:bodyDiv w:val="1"/>
      <w:marLeft w:val="0"/>
      <w:marRight w:val="0"/>
      <w:marTop w:val="0"/>
      <w:marBottom w:val="0"/>
      <w:divBdr>
        <w:top w:val="none" w:sz="0" w:space="0" w:color="auto"/>
        <w:left w:val="none" w:sz="0" w:space="0" w:color="auto"/>
        <w:bottom w:val="none" w:sz="0" w:space="0" w:color="auto"/>
        <w:right w:val="none" w:sz="0" w:space="0" w:color="auto"/>
      </w:divBdr>
      <w:divsChild>
        <w:div w:id="1298955696">
          <w:marLeft w:val="0"/>
          <w:marRight w:val="0"/>
          <w:marTop w:val="0"/>
          <w:marBottom w:val="0"/>
          <w:divBdr>
            <w:top w:val="single" w:sz="8" w:space="6" w:color="auto"/>
            <w:left w:val="single" w:sz="8" w:space="6" w:color="auto"/>
            <w:bottom w:val="single" w:sz="8" w:space="6" w:color="auto"/>
            <w:right w:val="single" w:sz="8" w:space="6" w:color="auto"/>
          </w:divBdr>
        </w:div>
        <w:div w:id="1982612334">
          <w:marLeft w:val="0"/>
          <w:marRight w:val="0"/>
          <w:marTop w:val="0"/>
          <w:marBottom w:val="0"/>
          <w:divBdr>
            <w:top w:val="single" w:sz="8" w:space="6" w:color="auto"/>
            <w:left w:val="single" w:sz="8" w:space="6" w:color="auto"/>
            <w:bottom w:val="single" w:sz="8" w:space="6" w:color="auto"/>
            <w:right w:val="single" w:sz="8" w:space="6" w:color="auto"/>
          </w:divBdr>
        </w:div>
      </w:divsChild>
    </w:div>
    <w:div w:id="1244027885">
      <w:bodyDiv w:val="1"/>
      <w:marLeft w:val="0"/>
      <w:marRight w:val="0"/>
      <w:marTop w:val="0"/>
      <w:marBottom w:val="0"/>
      <w:divBdr>
        <w:top w:val="none" w:sz="0" w:space="0" w:color="auto"/>
        <w:left w:val="none" w:sz="0" w:space="0" w:color="auto"/>
        <w:bottom w:val="none" w:sz="0" w:space="0" w:color="auto"/>
        <w:right w:val="none" w:sz="0" w:space="0" w:color="auto"/>
      </w:divBdr>
    </w:div>
    <w:div w:id="1249343393">
      <w:bodyDiv w:val="1"/>
      <w:marLeft w:val="0"/>
      <w:marRight w:val="0"/>
      <w:marTop w:val="0"/>
      <w:marBottom w:val="0"/>
      <w:divBdr>
        <w:top w:val="none" w:sz="0" w:space="0" w:color="auto"/>
        <w:left w:val="none" w:sz="0" w:space="0" w:color="auto"/>
        <w:bottom w:val="none" w:sz="0" w:space="0" w:color="auto"/>
        <w:right w:val="none" w:sz="0" w:space="0" w:color="auto"/>
      </w:divBdr>
    </w:div>
    <w:div w:id="1275139726">
      <w:bodyDiv w:val="1"/>
      <w:marLeft w:val="0"/>
      <w:marRight w:val="0"/>
      <w:marTop w:val="0"/>
      <w:marBottom w:val="0"/>
      <w:divBdr>
        <w:top w:val="none" w:sz="0" w:space="0" w:color="auto"/>
        <w:left w:val="none" w:sz="0" w:space="0" w:color="auto"/>
        <w:bottom w:val="none" w:sz="0" w:space="0" w:color="auto"/>
        <w:right w:val="none" w:sz="0" w:space="0" w:color="auto"/>
      </w:divBdr>
      <w:divsChild>
        <w:div w:id="1423838431">
          <w:marLeft w:val="0"/>
          <w:marRight w:val="0"/>
          <w:marTop w:val="0"/>
          <w:marBottom w:val="0"/>
          <w:divBdr>
            <w:top w:val="none" w:sz="0" w:space="0" w:color="auto"/>
            <w:left w:val="none" w:sz="0" w:space="0" w:color="auto"/>
            <w:bottom w:val="none" w:sz="0" w:space="0" w:color="auto"/>
            <w:right w:val="none" w:sz="0" w:space="0" w:color="auto"/>
          </w:divBdr>
          <w:divsChild>
            <w:div w:id="10876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7472">
      <w:bodyDiv w:val="1"/>
      <w:marLeft w:val="0"/>
      <w:marRight w:val="0"/>
      <w:marTop w:val="0"/>
      <w:marBottom w:val="0"/>
      <w:divBdr>
        <w:top w:val="none" w:sz="0" w:space="0" w:color="auto"/>
        <w:left w:val="none" w:sz="0" w:space="0" w:color="auto"/>
        <w:bottom w:val="none" w:sz="0" w:space="0" w:color="auto"/>
        <w:right w:val="none" w:sz="0" w:space="0" w:color="auto"/>
      </w:divBdr>
    </w:div>
    <w:div w:id="1551917895">
      <w:bodyDiv w:val="1"/>
      <w:marLeft w:val="0"/>
      <w:marRight w:val="0"/>
      <w:marTop w:val="0"/>
      <w:marBottom w:val="0"/>
      <w:divBdr>
        <w:top w:val="none" w:sz="0" w:space="0" w:color="auto"/>
        <w:left w:val="none" w:sz="0" w:space="0" w:color="auto"/>
        <w:bottom w:val="none" w:sz="0" w:space="0" w:color="auto"/>
        <w:right w:val="none" w:sz="0" w:space="0" w:color="auto"/>
      </w:divBdr>
    </w:div>
    <w:div w:id="1649674501">
      <w:bodyDiv w:val="1"/>
      <w:marLeft w:val="0"/>
      <w:marRight w:val="0"/>
      <w:marTop w:val="0"/>
      <w:marBottom w:val="0"/>
      <w:divBdr>
        <w:top w:val="none" w:sz="0" w:space="0" w:color="auto"/>
        <w:left w:val="none" w:sz="0" w:space="0" w:color="auto"/>
        <w:bottom w:val="none" w:sz="0" w:space="0" w:color="auto"/>
        <w:right w:val="none" w:sz="0" w:space="0" w:color="auto"/>
      </w:divBdr>
    </w:div>
    <w:div w:id="1665354976">
      <w:bodyDiv w:val="1"/>
      <w:marLeft w:val="0"/>
      <w:marRight w:val="0"/>
      <w:marTop w:val="0"/>
      <w:marBottom w:val="0"/>
      <w:divBdr>
        <w:top w:val="none" w:sz="0" w:space="0" w:color="auto"/>
        <w:left w:val="none" w:sz="0" w:space="0" w:color="auto"/>
        <w:bottom w:val="none" w:sz="0" w:space="0" w:color="auto"/>
        <w:right w:val="none" w:sz="0" w:space="0" w:color="auto"/>
      </w:divBdr>
      <w:divsChild>
        <w:div w:id="1346052114">
          <w:marLeft w:val="0"/>
          <w:marRight w:val="0"/>
          <w:marTop w:val="0"/>
          <w:marBottom w:val="0"/>
          <w:divBdr>
            <w:top w:val="none" w:sz="0" w:space="0" w:color="auto"/>
            <w:left w:val="none" w:sz="0" w:space="0" w:color="auto"/>
            <w:bottom w:val="none" w:sz="0" w:space="0" w:color="auto"/>
            <w:right w:val="none" w:sz="0" w:space="0" w:color="auto"/>
          </w:divBdr>
          <w:divsChild>
            <w:div w:id="15586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7290">
      <w:bodyDiv w:val="1"/>
      <w:marLeft w:val="0"/>
      <w:marRight w:val="0"/>
      <w:marTop w:val="0"/>
      <w:marBottom w:val="0"/>
      <w:divBdr>
        <w:top w:val="none" w:sz="0" w:space="0" w:color="auto"/>
        <w:left w:val="none" w:sz="0" w:space="0" w:color="auto"/>
        <w:bottom w:val="none" w:sz="0" w:space="0" w:color="auto"/>
        <w:right w:val="none" w:sz="0" w:space="0" w:color="auto"/>
      </w:divBdr>
      <w:divsChild>
        <w:div w:id="1203403781">
          <w:marLeft w:val="0"/>
          <w:marRight w:val="0"/>
          <w:marTop w:val="0"/>
          <w:marBottom w:val="0"/>
          <w:divBdr>
            <w:top w:val="none" w:sz="0" w:space="0" w:color="auto"/>
            <w:left w:val="none" w:sz="0" w:space="0" w:color="auto"/>
            <w:bottom w:val="none" w:sz="0" w:space="0" w:color="auto"/>
            <w:right w:val="none" w:sz="0" w:space="0" w:color="auto"/>
          </w:divBdr>
          <w:divsChild>
            <w:div w:id="13730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http://www.rivta.se" TargetMode="External"/><Relationship Id="rId39" Type="http://schemas.openxmlformats.org/officeDocument/2006/relationships/header" Target="header1.xml"/><Relationship Id="rId21" Type="http://schemas.openxmlformats.org/officeDocument/2006/relationships/image" Target="media/image10.jpeg"/><Relationship Id="rId34" Type="http://schemas.openxmlformats.org/officeDocument/2006/relationships/image" Target="media/image18.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 TargetMode="External"/><Relationship Id="rId24" Type="http://schemas.microsoft.com/office/2016/09/relationships/commentsIds" Target="commentsIds.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microsoft.com/office/2011/relationships/commentsExtended" Target="commentsExtended.xml"/><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5.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comments" Target="comments.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jpeg"/><Relationship Id="rId25" Type="http://schemas.microsoft.com/office/2018/08/relationships/commentsExtensible" Target="commentsExtensible.xml"/><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9.jpe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header2.xml.rels><?xml version="1.0" encoding="UTF-8" standalone="yes"?>
<Relationships xmlns="http://schemas.openxmlformats.org/package/2006/relationships"><Relationship Id="rId1" Type="http://schemas.openxmlformats.org/officeDocument/2006/relationships/image" Target="media/image2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6EEDE5A08CE093478478BB05764197BD" ma:contentTypeVersion="9" ma:contentTypeDescription="Skapa ett nytt dokument." ma:contentTypeScope="" ma:versionID="2cb3e33f60ba449d6c788b60c274036d">
  <xsd:schema xmlns:xsd="http://www.w3.org/2001/XMLSchema" xmlns:xs="http://www.w3.org/2001/XMLSchema" xmlns:p="http://schemas.microsoft.com/office/2006/metadata/properties" xmlns:ns2="0d6c1b23-835d-46bf-9d2e-c7a5935761d4" xmlns:ns3="01d2b0ce-81a8-44d1-b8a7-3c8396920282" targetNamespace="http://schemas.microsoft.com/office/2006/metadata/properties" ma:root="true" ma:fieldsID="c90ac42373c004cf19d7f5192c5e035e" ns2:_="" ns3:_="">
    <xsd:import namespace="0d6c1b23-835d-46bf-9d2e-c7a5935761d4"/>
    <xsd:import namespace="01d2b0ce-81a8-44d1-b8a7-3c83969202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c1b23-835d-46bf-9d2e-c7a593576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2b0ce-81a8-44d1-b8a7-3c8396920282"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A9A9BE-4190-43CD-B5E4-EA9EA23070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CDD6EC-95CA-40CE-8434-DDB86A4946CC}">
  <ds:schemaRefs>
    <ds:schemaRef ds:uri="http://schemas.openxmlformats.org/officeDocument/2006/bibliography"/>
  </ds:schemaRefs>
</ds:datastoreItem>
</file>

<file path=customXml/itemProps3.xml><?xml version="1.0" encoding="utf-8"?>
<ds:datastoreItem xmlns:ds="http://schemas.openxmlformats.org/officeDocument/2006/customXml" ds:itemID="{3439F377-8FF7-4996-B299-339FF059B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c1b23-835d-46bf-9d2e-c7a5935761d4"/>
    <ds:schemaRef ds:uri="01d2b0ce-81a8-44d1-b8a7-3c8396920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4A8247-47E4-4B11-9C89-82456C82DE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25733</TotalTime>
  <Pages>89</Pages>
  <Words>20494</Words>
  <Characters>108624</Characters>
  <Application>Microsoft Office Word</Application>
  <DocSecurity>0</DocSecurity>
  <Lines>905</Lines>
  <Paragraphs>257</Paragraphs>
  <ScaleCrop>false</ScaleCrop>
  <HeadingPairs>
    <vt:vector size="2" baseType="variant">
      <vt:variant>
        <vt:lpstr>Rubrik</vt:lpstr>
      </vt:variant>
      <vt:variant>
        <vt:i4>1</vt:i4>
      </vt:variant>
    </vt:vector>
  </HeadingPairs>
  <TitlesOfParts>
    <vt:vector size="1" baseType="lpstr">
      <vt:lpstr>Tidbokning</vt:lpstr>
    </vt:vector>
  </TitlesOfParts>
  <Company>Inera AB</Company>
  <LinksUpToDate>false</LinksUpToDate>
  <CharactersWithSpaces>128861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Tidbokning</dc:title>
  <dc:subject>Arkitektur</dc:subject>
  <dc:creator>Inera AR</dc:creator>
  <cp:keywords>TKB,Arkitektur, Krav</cp:keywords>
  <cp:lastModifiedBy>Fafoutis Thomas</cp:lastModifiedBy>
  <cp:revision>279</cp:revision>
  <dcterms:created xsi:type="dcterms:W3CDTF">2021-06-07T08:36:00Z</dcterms:created>
  <dcterms:modified xsi:type="dcterms:W3CDTF">2023-11-06T21:06:00Z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tidbokning</vt:lpwstr>
  </property>
  <property fmtid="{D5CDD505-2E9C-101B-9397-08002B2CF9AE}" pid="4" name="domain_2">
    <vt:lpwstr>scheduling</vt:lpwstr>
  </property>
  <property fmtid="{D5CDD505-2E9C-101B-9397-08002B2CF9AE}" pid="5" name="domain_1">
    <vt:lpwstr>crm</vt:lpwstr>
  </property>
  <property fmtid="{D5CDD505-2E9C-101B-9397-08002B2CF9AE}" pid="6" name="svenamn">
    <vt:lpwstr>individens processtöd: tillgängliggör kontaktväg: tidbokning</vt:lpwstr>
  </property>
  <property fmtid="{D5CDD505-2E9C-101B-9397-08002B2CF9AE}" pid="7" name="datumpubliserad">
    <vt:lpwstr>2017-01-30</vt:lpwstr>
  </property>
  <property fmtid="{D5CDD505-2E9C-101B-9397-08002B2CF9AE}" pid="8" name="domain_3">
    <vt:lpwstr>EngNamn_del3</vt:lpwstr>
  </property>
  <property fmtid="{D5CDD505-2E9C-101B-9397-08002B2CF9AE}" pid="9" name="version">
    <vt:lpwstr>1.1.5</vt:lpwstr>
  </property>
  <property fmtid="{D5CDD505-2E9C-101B-9397-08002B2CF9AE}" pid="10" name="ContentTypeId">
    <vt:lpwstr>0x0101006EEDE5A08CE093478478BB05764197BD</vt:lpwstr>
  </property>
</Properties>
</file>