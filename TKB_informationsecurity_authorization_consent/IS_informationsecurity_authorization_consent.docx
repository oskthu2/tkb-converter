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710" w:type="dxa"/>
        <w:tblInd w:w="1951" w:type="dxa"/>
        <w:tblBorders>
          <w:left w:val="single" w:sz="18" w:space="0" w:color="00A9A7"/>
        </w:tblBorders>
        <w:tblLook w:val="0400" w:firstRow="0" w:lastRow="0" w:firstColumn="0" w:lastColumn="0" w:noHBand="0" w:noVBand="1"/>
      </w:tblPr>
      <w:tblGrid>
        <w:gridCol w:w="284"/>
        <w:gridCol w:w="7426"/>
      </w:tblGrid>
      <w:tr w:rsidR="006E0E27" w:rsidRPr="004A7C1C" w14:paraId="32BE46CC" w14:textId="77777777" w:rsidTr="006E0E27">
        <w:trPr>
          <w:cantSplit/>
          <w:trHeight w:val="3628"/>
        </w:trPr>
        <w:tc>
          <w:tcPr>
            <w:tcW w:w="284" w:type="dxa"/>
            <w:tcBorders>
              <w:left w:val="nil"/>
            </w:tcBorders>
            <w:vAlign w:val="bottom"/>
          </w:tcPr>
          <w:p w14:paraId="39D5B0F0" w14:textId="77777777" w:rsidR="006E0E27" w:rsidRPr="004A7C1C" w:rsidRDefault="006E0E27" w:rsidP="006E0E27">
            <w:pPr>
              <w:pStyle w:val="Brdtext"/>
            </w:pPr>
          </w:p>
        </w:tc>
        <w:tc>
          <w:tcPr>
            <w:tcW w:w="7426" w:type="dxa"/>
            <w:vAlign w:val="bottom"/>
          </w:tcPr>
          <w:p w14:paraId="55F1A7C6" w14:textId="77777777" w:rsidR="006E0E27" w:rsidRPr="004A7C1C" w:rsidRDefault="006E0E27" w:rsidP="006E0E27"/>
        </w:tc>
      </w:tr>
      <w:tr w:rsidR="000927B9" w:rsidRPr="004A7C1C" w14:paraId="2310B92B" w14:textId="77777777" w:rsidTr="00DC0131">
        <w:trPr>
          <w:cantSplit/>
        </w:trPr>
        <w:tc>
          <w:tcPr>
            <w:tcW w:w="284" w:type="dxa"/>
          </w:tcPr>
          <w:p w14:paraId="48AEE137" w14:textId="77777777" w:rsidR="000927B9" w:rsidRPr="004A7C1C" w:rsidRDefault="000927B9" w:rsidP="00C15048">
            <w:pPr>
              <w:pStyle w:val="Brdtext"/>
            </w:pPr>
          </w:p>
        </w:tc>
        <w:tc>
          <w:tcPr>
            <w:tcW w:w="7426" w:type="dxa"/>
          </w:tcPr>
          <w:p w14:paraId="7802E467" w14:textId="5C31CD33" w:rsidR="00C9250E" w:rsidRPr="00F20B8D" w:rsidRDefault="00C9250E" w:rsidP="00C9250E">
            <w:pPr>
              <w:pStyle w:val="Rubrik"/>
            </w:pPr>
            <w:r>
              <w:t>Informationsspecifikation för</w:t>
            </w:r>
            <w:r w:rsidR="00C80CD6">
              <w:t xml:space="preserve"> </w:t>
            </w:r>
            <w:r w:rsidR="00B472AE">
              <w:t>samtyckes</w:t>
            </w:r>
            <w:r w:rsidR="006A465E">
              <w:t>tjänst</w:t>
            </w:r>
            <w:r>
              <w:t xml:space="preserve"> </w:t>
            </w:r>
            <w:proofErr w:type="spellStart"/>
            <w:r w:rsidR="00B323E4" w:rsidRPr="00B323E4">
              <w:rPr>
                <w:sz w:val="32"/>
                <w:szCs w:val="32"/>
              </w:rPr>
              <w:t>Informationsecurity_authorization_</w:t>
            </w:r>
            <w:r w:rsidR="00896782">
              <w:rPr>
                <w:sz w:val="32"/>
                <w:szCs w:val="32"/>
              </w:rPr>
              <w:t>consent</w:t>
            </w:r>
            <w:proofErr w:type="spellEnd"/>
          </w:p>
          <w:p w14:paraId="22013310" w14:textId="5DDE5DC2" w:rsidR="000927B9" w:rsidRPr="004A7C1C" w:rsidRDefault="00896782" w:rsidP="00DE0233">
            <w:pPr>
              <w:pStyle w:val="FrsttsbladUnderrubrik"/>
            </w:pPr>
            <w:r>
              <w:t>Version 2</w:t>
            </w:r>
            <w:r w:rsidR="00B323E4">
              <w:t>.0</w:t>
            </w:r>
            <w:r w:rsidR="00224C03">
              <w:t>.</w:t>
            </w:r>
            <w:r w:rsidR="007D22B6">
              <w:t>4</w:t>
            </w:r>
          </w:p>
        </w:tc>
      </w:tr>
    </w:tbl>
    <w:p w14:paraId="539C5D9E" w14:textId="77777777" w:rsidR="000927B9" w:rsidRPr="004A7C1C" w:rsidRDefault="000927B9" w:rsidP="00A47B77"/>
    <w:p w14:paraId="30C05CAD" w14:textId="77777777" w:rsidR="00495E86" w:rsidRDefault="000927B9" w:rsidP="00495E86">
      <w:pPr>
        <w:pStyle w:val="Indexrubrik"/>
      </w:pPr>
      <w:r w:rsidRPr="004A7C1C">
        <w:rPr>
          <w:rFonts w:cs="Arial"/>
          <w:color w:val="00A9A7"/>
          <w:sz w:val="56"/>
          <w:szCs w:val="56"/>
        </w:rPr>
        <w:br w:type="page"/>
      </w:r>
      <w:bookmarkStart w:id="0" w:name="_Toc321289647"/>
      <w:bookmarkStart w:id="1" w:name="_Toc32128982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4"/>
          <w:lang w:eastAsia="en-GB"/>
        </w:rPr>
        <w:id w:val="1065996246"/>
        <w:docPartObj>
          <w:docPartGallery w:val="Table of Contents"/>
          <w:docPartUnique/>
        </w:docPartObj>
      </w:sdtPr>
      <w:sdtContent>
        <w:p w14:paraId="5EB0305D" w14:textId="77777777" w:rsidR="00B26C77" w:rsidRPr="00B26C77" w:rsidRDefault="00B26C77" w:rsidP="00B26C77">
          <w:pPr>
            <w:pStyle w:val="Innehllsfrteckningsrubrik"/>
            <w:rPr>
              <w:rStyle w:val="FrsttsbladUnderrubrikChar"/>
            </w:rPr>
          </w:pPr>
          <w:r w:rsidRPr="00B26C77">
            <w:rPr>
              <w:rStyle w:val="FrsttsbladUnderrubrikChar"/>
            </w:rPr>
            <w:t>Innehåll</w:t>
          </w:r>
        </w:p>
        <w:p w14:paraId="1153A7FB" w14:textId="055DF995" w:rsidR="00FC0EA0" w:rsidRDefault="00B26C77">
          <w:pPr>
            <w:pStyle w:val="Innehll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132602" w:history="1">
            <w:r w:rsidR="00FC0EA0" w:rsidRPr="001C7C0A">
              <w:rPr>
                <w:rStyle w:val="Hyperlnk"/>
                <w:noProof/>
              </w:rPr>
              <w:t>Revisionshistorik</w:t>
            </w:r>
            <w:r w:rsidR="00FC0EA0">
              <w:rPr>
                <w:noProof/>
                <w:webHidden/>
              </w:rPr>
              <w:tab/>
            </w:r>
            <w:r w:rsidR="00FC0EA0">
              <w:rPr>
                <w:noProof/>
                <w:webHidden/>
              </w:rPr>
              <w:fldChar w:fldCharType="begin"/>
            </w:r>
            <w:r w:rsidR="00FC0EA0">
              <w:rPr>
                <w:noProof/>
                <w:webHidden/>
              </w:rPr>
              <w:instrText xml:space="preserve"> PAGEREF _Toc198132602 \h </w:instrText>
            </w:r>
            <w:r w:rsidR="00FC0EA0">
              <w:rPr>
                <w:noProof/>
                <w:webHidden/>
              </w:rPr>
            </w:r>
            <w:r w:rsidR="00FC0EA0">
              <w:rPr>
                <w:noProof/>
                <w:webHidden/>
              </w:rPr>
              <w:fldChar w:fldCharType="separate"/>
            </w:r>
            <w:r w:rsidR="00FC0EA0">
              <w:rPr>
                <w:noProof/>
                <w:webHidden/>
              </w:rPr>
              <w:t>4</w:t>
            </w:r>
            <w:r w:rsidR="00FC0EA0">
              <w:rPr>
                <w:noProof/>
                <w:webHidden/>
              </w:rPr>
              <w:fldChar w:fldCharType="end"/>
            </w:r>
          </w:hyperlink>
        </w:p>
        <w:p w14:paraId="515FFF68" w14:textId="637A75AD" w:rsidR="00FC0EA0" w:rsidRDefault="00FC0EA0">
          <w:pPr>
            <w:pStyle w:val="Innehll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03" w:history="1">
            <w:r w:rsidRPr="001C7C0A">
              <w:rPr>
                <w:rStyle w:val="Hyperlnk"/>
                <w:noProof/>
              </w:rPr>
              <w:t>Referenser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60D99" w14:textId="1DE95BE0" w:rsidR="00FC0EA0" w:rsidRDefault="00FC0EA0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04" w:history="1">
            <w:r w:rsidRPr="001C7C0A">
              <w:rPr>
                <w:rStyle w:val="Hyperl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Inledning/Sammanfattning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4981A" w14:textId="01854838" w:rsidR="00FC0EA0" w:rsidRDefault="00FC0EA0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05" w:history="1">
            <w:r w:rsidRPr="001C7C0A">
              <w:rPr>
                <w:rStyle w:val="Hyperl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Informationssäkerhet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BD81D" w14:textId="74339919" w:rsidR="00FC0EA0" w:rsidRDefault="00FC0EA0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06" w:history="1">
            <w:r w:rsidRPr="001C7C0A">
              <w:rPr>
                <w:rStyle w:val="Hyperl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Referensmodellsförteckning (RIM)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EB2FE" w14:textId="1FDA4D8E" w:rsidR="00FC0EA0" w:rsidRDefault="00FC0EA0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07" w:history="1">
            <w:r w:rsidRPr="001C7C0A">
              <w:rPr>
                <w:rStyle w:val="Hyperl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Processmodell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587AD" w14:textId="2DDD48FF" w:rsidR="00FC0EA0" w:rsidRDefault="00FC0EA0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08" w:history="1">
            <w:r w:rsidRPr="001C7C0A">
              <w:rPr>
                <w:rStyle w:val="Hyperl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Beskrivning av processmodellen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2C3AE" w14:textId="36C6FB59" w:rsidR="00FC0EA0" w:rsidRDefault="00FC0EA0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09" w:history="1">
            <w:r w:rsidRPr="001C7C0A">
              <w:rPr>
                <w:rStyle w:val="Hyperl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Arbetsflöde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996CB" w14:textId="176D84CE" w:rsidR="00FC0EA0" w:rsidRDefault="00FC0EA0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10" w:history="1">
            <w:r w:rsidRPr="001C7C0A">
              <w:rPr>
                <w:rStyle w:val="Hyperl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Användningsfall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AC683" w14:textId="789F90E6" w:rsidR="00FC0EA0" w:rsidRDefault="00FC0EA0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11" w:history="1">
            <w:r w:rsidRPr="001C7C0A">
              <w:rPr>
                <w:rStyle w:val="Hyperl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Flödesbeskrivning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E3E20" w14:textId="4C9DB855" w:rsidR="00FC0EA0" w:rsidRDefault="00FC0EA0">
          <w:pPr>
            <w:pStyle w:val="Innehll3"/>
            <w:tabs>
              <w:tab w:val="left" w:pos="132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98132612" w:history="1">
            <w:r w:rsidRPr="001C7C0A">
              <w:rPr>
                <w:rStyle w:val="Hyperlnk"/>
                <w:noProof/>
              </w:rPr>
              <w:t>5.2.1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Läsa sammanhållen vård- och omsorgsdokumentation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1FD63" w14:textId="5382B9B8" w:rsidR="00FC0EA0" w:rsidRDefault="00FC0EA0">
          <w:pPr>
            <w:pStyle w:val="Innehll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98132613" w:history="1">
            <w:r w:rsidRPr="001C7C0A">
              <w:rPr>
                <w:rStyle w:val="Hyperlnk"/>
                <w:noProof/>
              </w:rPr>
              <w:t>Roller (Aktörer) i arbetsflödet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2756F" w14:textId="03D9951F" w:rsidR="00FC0EA0" w:rsidRDefault="00FC0EA0">
          <w:pPr>
            <w:pStyle w:val="Innehll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98132614" w:history="1">
            <w:r w:rsidRPr="001C7C0A">
              <w:rPr>
                <w:rStyle w:val="Hyperlnk"/>
                <w:noProof/>
              </w:rPr>
              <w:t>Arbetssteg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0258D" w14:textId="1477A45B" w:rsidR="00FC0EA0" w:rsidRDefault="00FC0EA0">
          <w:pPr>
            <w:pStyle w:val="Innehll3"/>
            <w:tabs>
              <w:tab w:val="left" w:pos="132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98132615" w:history="1">
            <w:r w:rsidRPr="001C7C0A">
              <w:rPr>
                <w:rStyle w:val="Hyperlnk"/>
                <w:noProof/>
              </w:rPr>
              <w:t>5.2.2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rFonts w:eastAsiaTheme="majorEastAsia"/>
                <w:noProof/>
              </w:rPr>
              <w:t>Skapa samtycke i samband med inhämtning av sammanhållen vård- och omsorgsdokumentation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D6060" w14:textId="4F19EFDD" w:rsidR="00FC0EA0" w:rsidRDefault="00FC0EA0">
          <w:pPr>
            <w:pStyle w:val="Innehll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98132616" w:history="1">
            <w:r w:rsidRPr="001C7C0A">
              <w:rPr>
                <w:rStyle w:val="Hyperlnk"/>
                <w:noProof/>
              </w:rPr>
              <w:t>Roller (Aktörer) i arbetsflödet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707AA" w14:textId="3BB70611" w:rsidR="00FC0EA0" w:rsidRDefault="00FC0EA0">
          <w:pPr>
            <w:pStyle w:val="Innehll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98132617" w:history="1">
            <w:r w:rsidRPr="001C7C0A">
              <w:rPr>
                <w:rStyle w:val="Hyperlnk"/>
                <w:noProof/>
              </w:rPr>
              <w:t>Arbetssteg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DAE7F" w14:textId="4D8CA459" w:rsidR="00FC0EA0" w:rsidRDefault="00FC0EA0">
          <w:pPr>
            <w:pStyle w:val="Innehll3"/>
            <w:tabs>
              <w:tab w:val="left" w:pos="132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98132618" w:history="1">
            <w:r w:rsidRPr="001C7C0A">
              <w:rPr>
                <w:rStyle w:val="Hyperlnk"/>
                <w:rFonts w:eastAsiaTheme="majorEastAsia"/>
                <w:noProof/>
              </w:rPr>
              <w:t>5.2.3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rFonts w:eastAsiaTheme="majorEastAsia"/>
                <w:noProof/>
              </w:rPr>
              <w:t>Begära patients samtycke om sammanhållen vård- och omsorgsdokumentation i förväg inför besök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BF847" w14:textId="0496978A" w:rsidR="00FC0EA0" w:rsidRDefault="00FC0EA0">
          <w:pPr>
            <w:pStyle w:val="Innehll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98132619" w:history="1">
            <w:r w:rsidRPr="001C7C0A">
              <w:rPr>
                <w:rStyle w:val="Hyperlnk"/>
                <w:noProof/>
              </w:rPr>
              <w:t>Roller (Aktörer) i arbetsflödet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0BA32" w14:textId="109A12DC" w:rsidR="00FC0EA0" w:rsidRDefault="00FC0EA0">
          <w:pPr>
            <w:pStyle w:val="Innehll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98132620" w:history="1">
            <w:r w:rsidRPr="001C7C0A">
              <w:rPr>
                <w:rStyle w:val="Hyperlnk"/>
                <w:noProof/>
              </w:rPr>
              <w:t>Arbetssteg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3FA69" w14:textId="2696446D" w:rsidR="00FC0EA0" w:rsidRDefault="00FC0EA0">
          <w:pPr>
            <w:pStyle w:val="Innehll3"/>
            <w:tabs>
              <w:tab w:val="left" w:pos="132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98132621" w:history="1">
            <w:r w:rsidRPr="001C7C0A">
              <w:rPr>
                <w:rStyle w:val="Hyperlnk"/>
                <w:noProof/>
              </w:rPr>
              <w:t>5.2.4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Häva samtycke (patient häver samtycke via vårdgivare)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A7DB6" w14:textId="00EB2F55" w:rsidR="00FC0EA0" w:rsidRDefault="00FC0EA0">
          <w:pPr>
            <w:pStyle w:val="Innehll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98132622" w:history="1">
            <w:r w:rsidRPr="001C7C0A">
              <w:rPr>
                <w:rStyle w:val="Hyperlnk"/>
                <w:noProof/>
              </w:rPr>
              <w:t>Roller (Aktörer) i arbetsflödet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59ACB" w14:textId="3547CA65" w:rsidR="00FC0EA0" w:rsidRDefault="00FC0EA0">
          <w:pPr>
            <w:pStyle w:val="Innehll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98132623" w:history="1">
            <w:r w:rsidRPr="001C7C0A">
              <w:rPr>
                <w:rStyle w:val="Hyperlnk"/>
                <w:noProof/>
              </w:rPr>
              <w:t>Arbetssteg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011E6" w14:textId="3D49F95A" w:rsidR="00FC0EA0" w:rsidRDefault="00FC0EA0">
          <w:pPr>
            <w:pStyle w:val="Innehll3"/>
            <w:tabs>
              <w:tab w:val="left" w:pos="132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98132624" w:history="1">
            <w:r w:rsidRPr="001C7C0A">
              <w:rPr>
                <w:rStyle w:val="Hyperlnk"/>
                <w:noProof/>
              </w:rPr>
              <w:t>5.2.5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Makulera samtycke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B6837" w14:textId="346BEDE6" w:rsidR="00FC0EA0" w:rsidRDefault="00FC0EA0">
          <w:pPr>
            <w:pStyle w:val="Innehll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98132625" w:history="1">
            <w:r w:rsidRPr="001C7C0A">
              <w:rPr>
                <w:rStyle w:val="Hyperlnk"/>
                <w:noProof/>
              </w:rPr>
              <w:t>Roller (Aktörer) i arbetsflödet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9E0A5" w14:textId="4FB60577" w:rsidR="00FC0EA0" w:rsidRDefault="00FC0EA0">
          <w:pPr>
            <w:pStyle w:val="Innehll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98132626" w:history="1">
            <w:r w:rsidRPr="001C7C0A">
              <w:rPr>
                <w:rStyle w:val="Hyperlnk"/>
                <w:noProof/>
              </w:rPr>
              <w:t>Arbetssteg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BEB8A" w14:textId="0C2BAF74" w:rsidR="00FC0EA0" w:rsidRDefault="00FC0EA0">
          <w:pPr>
            <w:pStyle w:val="Innehll3"/>
            <w:tabs>
              <w:tab w:val="left" w:pos="132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98132627" w:history="1">
            <w:r w:rsidRPr="001C7C0A">
              <w:rPr>
                <w:rStyle w:val="Hyperlnk"/>
                <w:noProof/>
              </w:rPr>
              <w:t>5.2.6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Häva samtycke (patient häver samtycke själv via e-tjänst)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7DF8E" w14:textId="68F02611" w:rsidR="00FC0EA0" w:rsidRDefault="00FC0EA0">
          <w:pPr>
            <w:pStyle w:val="Innehll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98132628" w:history="1">
            <w:r w:rsidRPr="001C7C0A">
              <w:rPr>
                <w:rStyle w:val="Hyperlnk"/>
                <w:noProof/>
              </w:rPr>
              <w:t>Roller (Aktörer) i arbetsflödet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81CEF" w14:textId="6C98CB1B" w:rsidR="00FC0EA0" w:rsidRDefault="00FC0EA0">
          <w:pPr>
            <w:pStyle w:val="Innehll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98132629" w:history="1">
            <w:r w:rsidRPr="001C7C0A">
              <w:rPr>
                <w:rStyle w:val="Hyperlnk"/>
                <w:noProof/>
              </w:rPr>
              <w:t>Arbetssteg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AC834" w14:textId="03F50B72" w:rsidR="00FC0EA0" w:rsidRDefault="00FC0EA0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30" w:history="1">
            <w:r w:rsidRPr="001C7C0A">
              <w:rPr>
                <w:rStyle w:val="Hyperl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Begreppsmodell och beskrivning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F4263" w14:textId="3451C994" w:rsidR="00FC0EA0" w:rsidRDefault="00FC0EA0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31" w:history="1">
            <w:r w:rsidRPr="001C7C0A">
              <w:rPr>
                <w:rStyle w:val="Hyperl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Begreppsmodell, bild.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2C575" w14:textId="5E1795F5" w:rsidR="00FC0EA0" w:rsidRDefault="00FC0EA0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32" w:history="1">
            <w:r w:rsidRPr="001C7C0A">
              <w:rPr>
                <w:rStyle w:val="Hyperl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Beskrivning av begrepp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DC5CA" w14:textId="5B13A063" w:rsidR="00FC0EA0" w:rsidRDefault="00FC0EA0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33" w:history="1">
            <w:r w:rsidRPr="001C7C0A">
              <w:rPr>
                <w:rStyle w:val="Hyperl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Informationsmodell och beskrivning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99745" w14:textId="6B2E331C" w:rsidR="00FC0EA0" w:rsidRDefault="00FC0EA0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34" w:history="1">
            <w:r w:rsidRPr="001C7C0A">
              <w:rPr>
                <w:rStyle w:val="Hyperlnk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Informationsmodell, bild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D1771" w14:textId="757D697B" w:rsidR="00FC0EA0" w:rsidRDefault="00FC0EA0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35" w:history="1">
            <w:r w:rsidRPr="001C7C0A">
              <w:rPr>
                <w:rStyle w:val="Hyperlnk"/>
                <w:i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iCs/>
                <w:noProof/>
              </w:rPr>
              <w:t>Klasser och attribut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9410A" w14:textId="7ADF6DCF" w:rsidR="00FC0EA0" w:rsidRDefault="00FC0EA0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36" w:history="1">
            <w:r w:rsidRPr="001C7C0A">
              <w:rPr>
                <w:rStyle w:val="Hyperlnk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Samtycke: samtycke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0E131" w14:textId="74DD09CD" w:rsidR="00FC0EA0" w:rsidRDefault="00FC0EA0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37" w:history="1">
            <w:r w:rsidRPr="001C7C0A">
              <w:rPr>
                <w:rStyle w:val="Hyperlnk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Aktör: ej mappad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BF65C" w14:textId="4DAF757C" w:rsidR="00FC0EA0" w:rsidRDefault="00FC0EA0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38" w:history="1">
            <w:r w:rsidRPr="001C7C0A">
              <w:rPr>
                <w:rStyle w:val="Hyperlnk"/>
                <w:noProof/>
              </w:rPr>
              <w:t>8.3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Medarbetare: vård och omsorgsutövare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6EDED" w14:textId="1B904E9A" w:rsidR="00FC0EA0" w:rsidRDefault="00FC0EA0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39" w:history="1">
            <w:r w:rsidRPr="001C7C0A">
              <w:rPr>
                <w:rStyle w:val="Hyperlnk"/>
                <w:noProof/>
              </w:rPr>
              <w:t>8.4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Patient: patient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29A60" w14:textId="2CBD5705" w:rsidR="00FC0EA0" w:rsidRDefault="00FC0EA0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40" w:history="1">
            <w:r w:rsidRPr="001C7C0A">
              <w:rPr>
                <w:rStyle w:val="Hyperlnk"/>
                <w:noProof/>
              </w:rPr>
              <w:t>8.5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Vårdenhet: villkor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949B0" w14:textId="7DC4CD83" w:rsidR="00FC0EA0" w:rsidRDefault="00FC0EA0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41" w:history="1">
            <w:r w:rsidRPr="001C7C0A">
              <w:rPr>
                <w:rStyle w:val="Hyperlnk"/>
                <w:noProof/>
              </w:rPr>
              <w:t>8.6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Vårdgivare: saknas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CC599" w14:textId="42D38B66" w:rsidR="00FC0EA0" w:rsidRDefault="00FC0EA0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42" w:history="1">
            <w:r w:rsidRPr="001C7C0A">
              <w:rPr>
                <w:rStyle w:val="Hyperlnk"/>
                <w:noProof/>
              </w:rPr>
              <w:t>8.7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Handling: ej mappad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53E33" w14:textId="7E3ED0C1" w:rsidR="00FC0EA0" w:rsidRDefault="00FC0EA0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43" w:history="1">
            <w:r w:rsidRPr="001C7C0A">
              <w:rPr>
                <w:rStyle w:val="Hyperl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Datatyper i informationsmodellen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FE62C" w14:textId="4B613276" w:rsidR="00FC0EA0" w:rsidRDefault="00FC0EA0">
          <w:pPr>
            <w:pStyle w:val="Innehll1"/>
            <w:tabs>
              <w:tab w:val="left" w:pos="658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44" w:history="1">
            <w:r w:rsidRPr="001C7C0A">
              <w:rPr>
                <w:rStyle w:val="Hyperl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Multipliciteter i informationsmodellen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DEFF0" w14:textId="00990298" w:rsidR="00FC0EA0" w:rsidRDefault="00FC0EA0">
          <w:pPr>
            <w:pStyle w:val="Innehll1"/>
            <w:tabs>
              <w:tab w:val="left" w:pos="658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98132645" w:history="1">
            <w:r w:rsidRPr="001C7C0A">
              <w:rPr>
                <w:rStyle w:val="Hyperl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1C7C0A">
              <w:rPr>
                <w:rStyle w:val="Hyperlnk"/>
                <w:noProof/>
              </w:rPr>
              <w:t>Begreppssystem, klassifikationer och kodverk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1BB68" w14:textId="03FAAEBF" w:rsidR="00B26C77" w:rsidRDefault="00B26C77" w:rsidP="00B26C77">
          <w:r>
            <w:rPr>
              <w:b/>
              <w:bCs/>
            </w:rPr>
            <w:fldChar w:fldCharType="end"/>
          </w:r>
        </w:p>
      </w:sdtContent>
    </w:sdt>
    <w:p w14:paraId="3F45E9BA" w14:textId="77777777" w:rsidR="00577C74" w:rsidRDefault="00577C74">
      <w:pPr>
        <w:spacing w:before="0" w:after="0"/>
        <w:rPr>
          <w:rFonts w:ascii="Arial" w:hAnsi="Arial" w:cs="Arial"/>
          <w:bCs/>
          <w:kern w:val="32"/>
          <w:sz w:val="36"/>
          <w:szCs w:val="32"/>
        </w:rPr>
      </w:pPr>
      <w:bookmarkStart w:id="2" w:name="_Toc449170157"/>
      <w:r>
        <w:br w:type="page"/>
      </w:r>
    </w:p>
    <w:p w14:paraId="04B40B26" w14:textId="4F8BBFB2" w:rsidR="00C9250E" w:rsidRDefault="00C9250E" w:rsidP="00C9250E">
      <w:pPr>
        <w:pStyle w:val="Rubrik1"/>
      </w:pPr>
      <w:bookmarkStart w:id="3" w:name="_Toc198132602"/>
      <w:r>
        <w:lastRenderedPageBreak/>
        <w:t>Revisionshistorik</w:t>
      </w:r>
      <w:bookmarkEnd w:id="2"/>
      <w:bookmarkEnd w:id="3"/>
    </w:p>
    <w:tbl>
      <w:tblPr>
        <w:tblStyle w:val="Tabellrutnt"/>
        <w:tblpPr w:leftFromText="141" w:rightFromText="141" w:vertAnchor="text" w:horzAnchor="margin" w:tblpY="236"/>
        <w:tblW w:w="9493" w:type="dxa"/>
        <w:tblLook w:val="04A0" w:firstRow="1" w:lastRow="0" w:firstColumn="1" w:lastColumn="0" w:noHBand="0" w:noVBand="1"/>
      </w:tblPr>
      <w:tblGrid>
        <w:gridCol w:w="1065"/>
        <w:gridCol w:w="1340"/>
        <w:gridCol w:w="1701"/>
        <w:gridCol w:w="5387"/>
      </w:tblGrid>
      <w:tr w:rsidR="00C9250E" w14:paraId="55D22E3A" w14:textId="77777777" w:rsidTr="00577C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65" w:type="dxa"/>
          </w:tcPr>
          <w:p w14:paraId="0A1C68EE" w14:textId="77777777" w:rsidR="00C9250E" w:rsidRDefault="00C9250E" w:rsidP="00DC0131">
            <w:pPr>
              <w:pStyle w:val="Brdtext"/>
              <w:rPr>
                <w:b w:val="0"/>
              </w:rPr>
            </w:pPr>
            <w:r>
              <w:t>Version</w:t>
            </w:r>
          </w:p>
        </w:tc>
        <w:tc>
          <w:tcPr>
            <w:tcW w:w="1340" w:type="dxa"/>
          </w:tcPr>
          <w:p w14:paraId="7EF227CE" w14:textId="77777777" w:rsidR="00C9250E" w:rsidRDefault="00C9250E" w:rsidP="00DC0131">
            <w:pPr>
              <w:pStyle w:val="Brdtext"/>
            </w:pPr>
            <w:r>
              <w:t>Datum</w:t>
            </w:r>
          </w:p>
        </w:tc>
        <w:tc>
          <w:tcPr>
            <w:tcW w:w="1701" w:type="dxa"/>
          </w:tcPr>
          <w:p w14:paraId="2AEE16A1" w14:textId="77777777" w:rsidR="00C9250E" w:rsidRDefault="00C9250E" w:rsidP="00DC0131">
            <w:pPr>
              <w:pStyle w:val="Brdtext"/>
              <w:rPr>
                <w:b w:val="0"/>
              </w:rPr>
            </w:pPr>
            <w:r>
              <w:t>Författare</w:t>
            </w:r>
          </w:p>
        </w:tc>
        <w:tc>
          <w:tcPr>
            <w:tcW w:w="5387" w:type="dxa"/>
          </w:tcPr>
          <w:p w14:paraId="0AE6DDA8" w14:textId="77777777" w:rsidR="00C9250E" w:rsidRDefault="00C9250E" w:rsidP="00DC0131">
            <w:pPr>
              <w:pStyle w:val="Brdtext"/>
            </w:pPr>
            <w:r>
              <w:t>Kommentar</w:t>
            </w:r>
          </w:p>
        </w:tc>
      </w:tr>
      <w:tr w:rsidR="00C9250E" w14:paraId="30EE5177" w14:textId="77777777" w:rsidTr="00577C74">
        <w:tc>
          <w:tcPr>
            <w:tcW w:w="1065" w:type="dxa"/>
          </w:tcPr>
          <w:p w14:paraId="7B4449BF" w14:textId="77777777" w:rsidR="00C9250E" w:rsidRPr="002347F2" w:rsidRDefault="0012142E" w:rsidP="00DC0131">
            <w:pPr>
              <w:pStyle w:val="Brdtext"/>
              <w:rPr>
                <w:rFonts w:asciiTheme="minorHAnsi" w:hAnsiTheme="minorHAnsi"/>
              </w:rPr>
            </w:pPr>
            <w:r w:rsidRPr="002347F2">
              <w:rPr>
                <w:rFonts w:asciiTheme="minorHAnsi" w:hAnsiTheme="minorHAnsi"/>
              </w:rPr>
              <w:t xml:space="preserve">PA </w:t>
            </w:r>
            <w:r w:rsidR="00C9250E" w:rsidRPr="002347F2">
              <w:rPr>
                <w:rFonts w:asciiTheme="minorHAnsi" w:hAnsiTheme="minorHAnsi"/>
              </w:rPr>
              <w:t>1.0</w:t>
            </w:r>
          </w:p>
        </w:tc>
        <w:tc>
          <w:tcPr>
            <w:tcW w:w="1340" w:type="dxa"/>
          </w:tcPr>
          <w:p w14:paraId="05CE2D0F" w14:textId="77777777" w:rsidR="00C9250E" w:rsidRPr="002347F2" w:rsidRDefault="0012142E" w:rsidP="00DC0131">
            <w:pPr>
              <w:pStyle w:val="Brdtext"/>
              <w:rPr>
                <w:rFonts w:asciiTheme="minorHAnsi" w:hAnsiTheme="minorHAnsi"/>
              </w:rPr>
            </w:pPr>
            <w:r w:rsidRPr="002347F2">
              <w:rPr>
                <w:rFonts w:asciiTheme="minorHAnsi" w:hAnsiTheme="minorHAnsi"/>
              </w:rPr>
              <w:t>2017-05-05</w:t>
            </w:r>
          </w:p>
        </w:tc>
        <w:tc>
          <w:tcPr>
            <w:tcW w:w="1701" w:type="dxa"/>
          </w:tcPr>
          <w:p w14:paraId="51A357EA" w14:textId="77777777" w:rsidR="00C9250E" w:rsidRPr="002347F2" w:rsidRDefault="0012142E" w:rsidP="00DC0131">
            <w:pPr>
              <w:pStyle w:val="Brdtext"/>
              <w:rPr>
                <w:rFonts w:asciiTheme="minorHAnsi" w:hAnsiTheme="minorHAnsi"/>
              </w:rPr>
            </w:pPr>
            <w:r w:rsidRPr="002347F2">
              <w:rPr>
                <w:rFonts w:asciiTheme="minorHAnsi" w:hAnsiTheme="minorHAnsi"/>
              </w:rPr>
              <w:t xml:space="preserve">Björn </w:t>
            </w:r>
            <w:proofErr w:type="spellStart"/>
            <w:r w:rsidRPr="002347F2">
              <w:rPr>
                <w:rFonts w:asciiTheme="minorHAnsi" w:hAnsiTheme="minorHAnsi"/>
              </w:rPr>
              <w:t>Skeppner</w:t>
            </w:r>
            <w:proofErr w:type="spellEnd"/>
          </w:p>
        </w:tc>
        <w:tc>
          <w:tcPr>
            <w:tcW w:w="5387" w:type="dxa"/>
          </w:tcPr>
          <w:p w14:paraId="02708015" w14:textId="77777777" w:rsidR="00C9250E" w:rsidRPr="002347F2" w:rsidRDefault="0012142E" w:rsidP="00DC0131">
            <w:pPr>
              <w:pStyle w:val="Brdtext"/>
              <w:rPr>
                <w:rFonts w:asciiTheme="minorHAnsi" w:hAnsiTheme="minorHAnsi"/>
              </w:rPr>
            </w:pPr>
            <w:r w:rsidRPr="002347F2">
              <w:rPr>
                <w:rFonts w:asciiTheme="minorHAnsi" w:hAnsiTheme="minorHAnsi"/>
              </w:rPr>
              <w:t>Första arbetsutkastet</w:t>
            </w:r>
          </w:p>
        </w:tc>
      </w:tr>
      <w:tr w:rsidR="0065330A" w14:paraId="62487BF8" w14:textId="77777777" w:rsidTr="00577C74">
        <w:tc>
          <w:tcPr>
            <w:tcW w:w="1065" w:type="dxa"/>
          </w:tcPr>
          <w:p w14:paraId="69E9ADE4" w14:textId="676354AF" w:rsidR="0065330A" w:rsidRPr="002347F2" w:rsidRDefault="0065330A" w:rsidP="00DC0131">
            <w:pPr>
              <w:pStyle w:val="Brdtext"/>
              <w:rPr>
                <w:rFonts w:asciiTheme="minorHAnsi" w:hAnsiTheme="minorHAnsi"/>
              </w:rPr>
            </w:pPr>
            <w:r w:rsidRPr="002347F2">
              <w:rPr>
                <w:rFonts w:asciiTheme="minorHAnsi" w:hAnsiTheme="minorHAnsi"/>
              </w:rPr>
              <w:t>1.0</w:t>
            </w:r>
          </w:p>
        </w:tc>
        <w:tc>
          <w:tcPr>
            <w:tcW w:w="1340" w:type="dxa"/>
          </w:tcPr>
          <w:p w14:paraId="44C0FE0A" w14:textId="13DE6430" w:rsidR="0065330A" w:rsidRPr="002347F2" w:rsidRDefault="00084436" w:rsidP="00DC0131">
            <w:pPr>
              <w:pStyle w:val="Brdtext"/>
              <w:rPr>
                <w:rFonts w:asciiTheme="minorHAnsi" w:hAnsiTheme="minorHAnsi"/>
              </w:rPr>
            </w:pPr>
            <w:r w:rsidRPr="002347F2">
              <w:rPr>
                <w:rFonts w:asciiTheme="minorHAnsi" w:hAnsiTheme="minorHAnsi"/>
              </w:rPr>
              <w:t>2017-06-28</w:t>
            </w:r>
          </w:p>
        </w:tc>
        <w:tc>
          <w:tcPr>
            <w:tcW w:w="1701" w:type="dxa"/>
          </w:tcPr>
          <w:p w14:paraId="3ADE99EE" w14:textId="58D0D12D" w:rsidR="0065330A" w:rsidRPr="002347F2" w:rsidRDefault="0065330A" w:rsidP="00DC0131">
            <w:pPr>
              <w:pStyle w:val="Brdtext"/>
              <w:rPr>
                <w:rFonts w:asciiTheme="minorHAnsi" w:hAnsiTheme="minorHAnsi"/>
              </w:rPr>
            </w:pPr>
            <w:r w:rsidRPr="002347F2">
              <w:rPr>
                <w:rFonts w:asciiTheme="minorHAnsi" w:hAnsiTheme="minorHAnsi"/>
              </w:rPr>
              <w:t xml:space="preserve">Björn </w:t>
            </w:r>
            <w:proofErr w:type="spellStart"/>
            <w:r w:rsidRPr="002347F2">
              <w:rPr>
                <w:rFonts w:asciiTheme="minorHAnsi" w:hAnsiTheme="minorHAnsi"/>
              </w:rPr>
              <w:t>Skeppner</w:t>
            </w:r>
            <w:proofErr w:type="spellEnd"/>
            <w:r w:rsidRPr="002347F2">
              <w:rPr>
                <w:rFonts w:asciiTheme="minorHAnsi" w:hAnsiTheme="minorHAnsi"/>
              </w:rPr>
              <w:t>, Malin Ljunggren</w:t>
            </w:r>
          </w:p>
        </w:tc>
        <w:tc>
          <w:tcPr>
            <w:tcW w:w="5387" w:type="dxa"/>
          </w:tcPr>
          <w:p w14:paraId="08C40034" w14:textId="6AE3655F" w:rsidR="0065330A" w:rsidRPr="002347F2" w:rsidRDefault="0065330A" w:rsidP="00DC0131">
            <w:pPr>
              <w:pStyle w:val="Brdtext"/>
              <w:rPr>
                <w:rFonts w:asciiTheme="minorHAnsi" w:hAnsiTheme="minorHAnsi"/>
              </w:rPr>
            </w:pPr>
            <w:r w:rsidRPr="002347F2">
              <w:rPr>
                <w:rFonts w:asciiTheme="minorHAnsi" w:hAnsiTheme="minorHAnsi"/>
              </w:rPr>
              <w:t>Första utgåvan</w:t>
            </w:r>
          </w:p>
        </w:tc>
      </w:tr>
      <w:tr w:rsidR="002347F2" w14:paraId="54CB1EB6" w14:textId="77777777" w:rsidTr="00577C74">
        <w:tc>
          <w:tcPr>
            <w:tcW w:w="1065" w:type="dxa"/>
          </w:tcPr>
          <w:p w14:paraId="164CF1BA" w14:textId="1BCB9223" w:rsidR="002347F2" w:rsidRPr="002347F2" w:rsidRDefault="002347F2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</w:t>
            </w:r>
            <w:r w:rsidRPr="002347F2">
              <w:rPr>
                <w:rFonts w:asciiTheme="minorHAnsi" w:hAnsiTheme="minorHAnsi"/>
              </w:rPr>
              <w:t>.0</w:t>
            </w:r>
          </w:p>
        </w:tc>
        <w:tc>
          <w:tcPr>
            <w:tcW w:w="1340" w:type="dxa"/>
          </w:tcPr>
          <w:p w14:paraId="20E22CF0" w14:textId="4E7900E3" w:rsidR="002347F2" w:rsidRPr="002347F2" w:rsidRDefault="00577C74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2017-07-04</w:t>
            </w:r>
          </w:p>
        </w:tc>
        <w:tc>
          <w:tcPr>
            <w:tcW w:w="1701" w:type="dxa"/>
          </w:tcPr>
          <w:p w14:paraId="1FE2A7CA" w14:textId="52CC80D2" w:rsidR="002347F2" w:rsidRPr="002347F2" w:rsidRDefault="002347F2" w:rsidP="00DC0131">
            <w:pPr>
              <w:pStyle w:val="Brdtext"/>
              <w:rPr>
                <w:rFonts w:asciiTheme="minorHAnsi" w:hAnsiTheme="minorHAnsi"/>
              </w:rPr>
            </w:pPr>
            <w:r w:rsidRPr="002347F2">
              <w:rPr>
                <w:rFonts w:asciiTheme="minorHAnsi" w:hAnsiTheme="minorHAnsi"/>
              </w:rPr>
              <w:t xml:space="preserve">Björn </w:t>
            </w:r>
            <w:proofErr w:type="spellStart"/>
            <w:r w:rsidRPr="002347F2">
              <w:rPr>
                <w:rFonts w:asciiTheme="minorHAnsi" w:hAnsiTheme="minorHAnsi"/>
              </w:rPr>
              <w:t>Skeppner</w:t>
            </w:r>
            <w:proofErr w:type="spellEnd"/>
          </w:p>
        </w:tc>
        <w:tc>
          <w:tcPr>
            <w:tcW w:w="5387" w:type="dxa"/>
          </w:tcPr>
          <w:p w14:paraId="554BB77D" w14:textId="0357E3B0" w:rsidR="002347F2" w:rsidRPr="002347F2" w:rsidRDefault="002347F2" w:rsidP="00DC0131">
            <w:pPr>
              <w:pStyle w:val="Brdtext"/>
              <w:rPr>
                <w:rFonts w:asciiTheme="minorHAnsi" w:hAnsiTheme="minorHAnsi"/>
              </w:rPr>
            </w:pPr>
            <w:r w:rsidRPr="002347F2">
              <w:rPr>
                <w:rFonts w:asciiTheme="minorHAnsi" w:hAnsiTheme="minorHAnsi"/>
              </w:rPr>
              <w:t xml:space="preserve">Uppdaterat länk till </w:t>
            </w:r>
            <w:proofErr w:type="spellStart"/>
            <w:r w:rsidRPr="002347F2">
              <w:rPr>
                <w:rFonts w:asciiTheme="minorHAnsi" w:hAnsiTheme="minorHAnsi"/>
              </w:rPr>
              <w:t>PDLiP</w:t>
            </w:r>
            <w:proofErr w:type="spellEnd"/>
            <w:r w:rsidRPr="002347F2">
              <w:rPr>
                <w:rFonts w:asciiTheme="minorHAnsi" w:hAnsiTheme="minorHAnsi"/>
              </w:rPr>
              <w:t>. Kompletterat krav på den som konsumerar informationen.</w:t>
            </w:r>
          </w:p>
        </w:tc>
      </w:tr>
      <w:tr w:rsidR="00224C03" w14:paraId="01E4ADA2" w14:textId="77777777" w:rsidTr="00577C74">
        <w:tc>
          <w:tcPr>
            <w:tcW w:w="1065" w:type="dxa"/>
          </w:tcPr>
          <w:p w14:paraId="0AA30ED4" w14:textId="0D3DB2A9" w:rsidR="00224C03" w:rsidRDefault="00224C03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2.0.1</w:t>
            </w:r>
          </w:p>
        </w:tc>
        <w:tc>
          <w:tcPr>
            <w:tcW w:w="1340" w:type="dxa"/>
          </w:tcPr>
          <w:p w14:paraId="2C7C9DDA" w14:textId="38F1F59C" w:rsidR="00224C03" w:rsidRDefault="00224C03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2020-02-12</w:t>
            </w:r>
          </w:p>
        </w:tc>
        <w:tc>
          <w:tcPr>
            <w:tcW w:w="1701" w:type="dxa"/>
          </w:tcPr>
          <w:p w14:paraId="43C08EEF" w14:textId="0F4146EB" w:rsidR="00224C03" w:rsidRPr="002347F2" w:rsidRDefault="00224C03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Björn </w:t>
            </w:r>
            <w:proofErr w:type="spellStart"/>
            <w:r>
              <w:rPr>
                <w:rFonts w:asciiTheme="minorHAnsi" w:hAnsiTheme="minorHAnsi"/>
              </w:rPr>
              <w:t>Skeppner</w:t>
            </w:r>
            <w:proofErr w:type="spellEnd"/>
          </w:p>
        </w:tc>
        <w:tc>
          <w:tcPr>
            <w:tcW w:w="5387" w:type="dxa"/>
          </w:tcPr>
          <w:p w14:paraId="4D383F64" w14:textId="398924DA" w:rsidR="00224C03" w:rsidRPr="002347F2" w:rsidRDefault="00224C03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Uppdaterat referenser</w:t>
            </w:r>
          </w:p>
        </w:tc>
      </w:tr>
      <w:tr w:rsidR="00297282" w14:paraId="78A66850" w14:textId="77777777" w:rsidTr="00577C74">
        <w:tc>
          <w:tcPr>
            <w:tcW w:w="1065" w:type="dxa"/>
          </w:tcPr>
          <w:p w14:paraId="21DC19B8" w14:textId="0C6878A2" w:rsidR="00297282" w:rsidRDefault="00297282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2.0.2</w:t>
            </w:r>
          </w:p>
        </w:tc>
        <w:tc>
          <w:tcPr>
            <w:tcW w:w="1340" w:type="dxa"/>
          </w:tcPr>
          <w:p w14:paraId="13D3636A" w14:textId="205CA9BA" w:rsidR="00297282" w:rsidRDefault="00297282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2021-04-09</w:t>
            </w:r>
          </w:p>
        </w:tc>
        <w:tc>
          <w:tcPr>
            <w:tcW w:w="1701" w:type="dxa"/>
          </w:tcPr>
          <w:p w14:paraId="2F99A7FF" w14:textId="6DAAFC78" w:rsidR="00297282" w:rsidRDefault="00297282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Björn </w:t>
            </w:r>
            <w:proofErr w:type="spellStart"/>
            <w:r>
              <w:rPr>
                <w:rFonts w:asciiTheme="minorHAnsi" w:hAnsiTheme="minorHAnsi"/>
              </w:rPr>
              <w:t>Skeppner</w:t>
            </w:r>
            <w:proofErr w:type="spellEnd"/>
          </w:p>
        </w:tc>
        <w:tc>
          <w:tcPr>
            <w:tcW w:w="5387" w:type="dxa"/>
          </w:tcPr>
          <w:p w14:paraId="34CEB299" w14:textId="6CCB9958" w:rsidR="00297282" w:rsidRPr="00297282" w:rsidRDefault="00297282" w:rsidP="00DC0131">
            <w:pPr>
              <w:pStyle w:val="Brdtext"/>
              <w:rPr>
                <w:rFonts w:asciiTheme="minorHAnsi" w:hAnsiTheme="minorHAnsi" w:cstheme="minorHAnsi"/>
              </w:rPr>
            </w:pPr>
            <w:r w:rsidRPr="00297282">
              <w:rPr>
                <w:rFonts w:asciiTheme="minorHAnsi" w:hAnsiTheme="minorHAnsi" w:cstheme="minorHAnsi"/>
              </w:rPr>
              <w:t xml:space="preserve">Justerat versionsnumret </w:t>
            </w:r>
            <w:proofErr w:type="spellStart"/>
            <w:r w:rsidRPr="00297282">
              <w:rPr>
                <w:rFonts w:asciiTheme="minorHAnsi" w:hAnsiTheme="minorHAnsi" w:cstheme="minorHAnsi"/>
              </w:rPr>
              <w:t>pga</w:t>
            </w:r>
            <w:proofErr w:type="spellEnd"/>
            <w:r w:rsidRPr="00297282">
              <w:rPr>
                <w:rFonts w:asciiTheme="minorHAnsi" w:hAnsiTheme="minorHAnsi" w:cstheme="minorHAnsi"/>
              </w:rPr>
              <w:t xml:space="preserve"> uppdaterad domänversion</w:t>
            </w:r>
          </w:p>
        </w:tc>
      </w:tr>
      <w:tr w:rsidR="005D4F99" w14:paraId="7C898C71" w14:textId="77777777" w:rsidTr="00577C74">
        <w:tc>
          <w:tcPr>
            <w:tcW w:w="1065" w:type="dxa"/>
          </w:tcPr>
          <w:p w14:paraId="368FD8DB" w14:textId="7EB28AA6" w:rsidR="005D4F99" w:rsidRDefault="005D4F99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2.0.3</w:t>
            </w:r>
          </w:p>
        </w:tc>
        <w:tc>
          <w:tcPr>
            <w:tcW w:w="1340" w:type="dxa"/>
          </w:tcPr>
          <w:p w14:paraId="477F1D67" w14:textId="4B9E345A" w:rsidR="005D4F99" w:rsidRDefault="005D4F99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2024-11-07</w:t>
            </w:r>
          </w:p>
        </w:tc>
        <w:tc>
          <w:tcPr>
            <w:tcW w:w="1701" w:type="dxa"/>
          </w:tcPr>
          <w:p w14:paraId="7297DC12" w14:textId="65889219" w:rsidR="005D4F99" w:rsidRDefault="005D4F99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Thomas Fafoutis</w:t>
            </w:r>
            <w:r>
              <w:rPr>
                <w:rFonts w:asciiTheme="minorHAnsi" w:hAnsiTheme="minorHAnsi"/>
              </w:rPr>
              <w:br/>
              <w:t>Emma Fridén</w:t>
            </w:r>
          </w:p>
        </w:tc>
        <w:tc>
          <w:tcPr>
            <w:tcW w:w="5387" w:type="dxa"/>
          </w:tcPr>
          <w:p w14:paraId="46E28EB5" w14:textId="61FC35DC" w:rsidR="005D4F99" w:rsidRPr="00297282" w:rsidRDefault="005D4F99" w:rsidP="00DC0131">
            <w:pPr>
              <w:pStyle w:val="Brdtex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Utökning av tjänstedomänens ändamål för att även stödja patientens behov av att se givna samtycken</w:t>
            </w:r>
          </w:p>
        </w:tc>
      </w:tr>
      <w:tr w:rsidR="00675BBE" w14:paraId="15208D11" w14:textId="77777777" w:rsidTr="00577C74">
        <w:tc>
          <w:tcPr>
            <w:tcW w:w="1065" w:type="dxa"/>
          </w:tcPr>
          <w:p w14:paraId="58ED8A5F" w14:textId="0F31F016" w:rsidR="00675BBE" w:rsidRDefault="00675BBE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2.0.4</w:t>
            </w:r>
          </w:p>
        </w:tc>
        <w:tc>
          <w:tcPr>
            <w:tcW w:w="1340" w:type="dxa"/>
          </w:tcPr>
          <w:p w14:paraId="2BE23B33" w14:textId="1AEB5C9A" w:rsidR="00675BBE" w:rsidRDefault="00675BBE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2025-06-04</w:t>
            </w:r>
          </w:p>
        </w:tc>
        <w:tc>
          <w:tcPr>
            <w:tcW w:w="1701" w:type="dxa"/>
          </w:tcPr>
          <w:p w14:paraId="2105E174" w14:textId="3BF7CF51" w:rsidR="00675BBE" w:rsidRDefault="00675BBE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Thomas Fafoutis</w:t>
            </w:r>
          </w:p>
        </w:tc>
        <w:tc>
          <w:tcPr>
            <w:tcW w:w="5387" w:type="dxa"/>
          </w:tcPr>
          <w:p w14:paraId="79A6F561" w14:textId="506980B5" w:rsidR="00675BBE" w:rsidRDefault="00675BBE" w:rsidP="00DC0131">
            <w:pPr>
              <w:pStyle w:val="Brdtex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Utökning av tjänstedomänens ändamål så att patienten via en e-tjänst/patientportal själv kan avsluta ett samtycke i förtid. </w:t>
            </w:r>
          </w:p>
        </w:tc>
      </w:tr>
    </w:tbl>
    <w:p w14:paraId="02A310E2" w14:textId="77777777" w:rsidR="00C9250E" w:rsidRDefault="00C9250E" w:rsidP="00C9250E">
      <w:pPr>
        <w:pStyle w:val="Rubrik1"/>
      </w:pPr>
      <w:bookmarkStart w:id="4" w:name="_Toc449170158"/>
      <w:bookmarkStart w:id="5" w:name="_Toc198132603"/>
      <w:r>
        <w:t>Referenser</w:t>
      </w:r>
      <w:bookmarkEnd w:id="4"/>
      <w:bookmarkEnd w:id="5"/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ellrutnt"/>
        <w:tblpPr w:leftFromText="141" w:rightFromText="141" w:vertAnchor="text" w:horzAnchor="margin" w:tblpY="60"/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2977"/>
        <w:gridCol w:w="5811"/>
      </w:tblGrid>
      <w:tr w:rsidR="00191300" w14:paraId="4EC76945" w14:textId="77777777" w:rsidTr="00297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6" w:type="dxa"/>
            <w:tcBorders>
              <w:top w:val="nil"/>
            </w:tcBorders>
          </w:tcPr>
          <w:p w14:paraId="44CB6ED7" w14:textId="77777777" w:rsidR="00191300" w:rsidRPr="005C3C1E" w:rsidRDefault="00191300" w:rsidP="00191300">
            <w:pPr>
              <w:pStyle w:val="Brdtext"/>
              <w:rPr>
                <w:b w:val="0"/>
              </w:rPr>
            </w:pPr>
            <w:r w:rsidRPr="005C3C1E">
              <w:t>Namn</w:t>
            </w:r>
          </w:p>
        </w:tc>
        <w:tc>
          <w:tcPr>
            <w:tcW w:w="2977" w:type="dxa"/>
            <w:tcBorders>
              <w:top w:val="nil"/>
            </w:tcBorders>
          </w:tcPr>
          <w:p w14:paraId="4B68058C" w14:textId="77777777" w:rsidR="00191300" w:rsidRPr="005C3C1E" w:rsidRDefault="00191300" w:rsidP="00191300">
            <w:pPr>
              <w:pStyle w:val="Brdtext"/>
              <w:rPr>
                <w:b w:val="0"/>
              </w:rPr>
            </w:pPr>
            <w:r w:rsidRPr="005C3C1E">
              <w:t>Dokument</w:t>
            </w:r>
          </w:p>
        </w:tc>
        <w:tc>
          <w:tcPr>
            <w:tcW w:w="5811" w:type="dxa"/>
            <w:tcBorders>
              <w:top w:val="nil"/>
            </w:tcBorders>
          </w:tcPr>
          <w:p w14:paraId="70A9BBBA" w14:textId="77777777" w:rsidR="00191300" w:rsidRPr="005C3C1E" w:rsidRDefault="00191300" w:rsidP="00191300">
            <w:pPr>
              <w:pStyle w:val="TableText"/>
              <w:rPr>
                <w:b w:val="0"/>
                <w:sz w:val="22"/>
                <w:szCs w:val="24"/>
                <w:lang w:eastAsia="en-GB"/>
              </w:rPr>
            </w:pPr>
            <w:r w:rsidRPr="005C3C1E">
              <w:rPr>
                <w:sz w:val="22"/>
                <w:szCs w:val="24"/>
                <w:lang w:eastAsia="en-GB"/>
              </w:rPr>
              <w:t>Länk</w:t>
            </w:r>
          </w:p>
          <w:p w14:paraId="3A93AFAE" w14:textId="77777777" w:rsidR="00191300" w:rsidRPr="005C3C1E" w:rsidRDefault="00191300" w:rsidP="00191300">
            <w:pPr>
              <w:pStyle w:val="TableText"/>
              <w:rPr>
                <w:b w:val="0"/>
                <w:sz w:val="22"/>
                <w:szCs w:val="24"/>
                <w:lang w:eastAsia="en-GB"/>
              </w:rPr>
            </w:pPr>
          </w:p>
        </w:tc>
      </w:tr>
      <w:tr w:rsidR="00191300" w14:paraId="47FAC2BD" w14:textId="77777777" w:rsidTr="00297282">
        <w:tc>
          <w:tcPr>
            <w:tcW w:w="846" w:type="dxa"/>
          </w:tcPr>
          <w:p w14:paraId="531E6BB5" w14:textId="77777777" w:rsidR="00191300" w:rsidRPr="0065330A" w:rsidRDefault="00191300" w:rsidP="00191300">
            <w:pPr>
              <w:pStyle w:val="Brdtext"/>
              <w:rPr>
                <w:rFonts w:asciiTheme="minorHAnsi" w:hAnsiTheme="minorHAnsi"/>
                <w:szCs w:val="22"/>
              </w:rPr>
            </w:pPr>
            <w:r w:rsidRPr="0065330A">
              <w:rPr>
                <w:rFonts w:asciiTheme="minorHAnsi" w:hAnsiTheme="minorHAnsi"/>
                <w:szCs w:val="22"/>
              </w:rPr>
              <w:t>R1</w:t>
            </w:r>
          </w:p>
        </w:tc>
        <w:tc>
          <w:tcPr>
            <w:tcW w:w="2977" w:type="dxa"/>
          </w:tcPr>
          <w:p w14:paraId="5116F152" w14:textId="77777777" w:rsidR="00191300" w:rsidRPr="0065330A" w:rsidRDefault="00191300" w:rsidP="00191300">
            <w:pPr>
              <w:pStyle w:val="Brdtext"/>
              <w:rPr>
                <w:rFonts w:asciiTheme="minorHAnsi" w:hAnsiTheme="minorHAnsi"/>
                <w:szCs w:val="22"/>
              </w:rPr>
            </w:pPr>
            <w:r w:rsidRPr="0065330A">
              <w:rPr>
                <w:rFonts w:asciiTheme="minorHAnsi" w:hAnsiTheme="minorHAnsi"/>
                <w:szCs w:val="22"/>
              </w:rPr>
              <w:t>Arkitektur och regelverk</w:t>
            </w:r>
          </w:p>
        </w:tc>
        <w:tc>
          <w:tcPr>
            <w:tcW w:w="5811" w:type="dxa"/>
          </w:tcPr>
          <w:p w14:paraId="7834A636" w14:textId="77777777" w:rsidR="00191300" w:rsidRPr="0065330A" w:rsidRDefault="00191300" w:rsidP="00191300">
            <w:pPr>
              <w:pStyle w:val="TableText"/>
              <w:rPr>
                <w:rFonts w:asciiTheme="minorHAnsi" w:hAnsiTheme="minorHAnsi"/>
                <w:sz w:val="22"/>
                <w:szCs w:val="22"/>
              </w:rPr>
            </w:pPr>
            <w:hyperlink r:id="rId8" w:history="1">
              <w:r w:rsidRPr="0065330A">
                <w:rPr>
                  <w:rStyle w:val="Hyperlnk"/>
                  <w:rFonts w:asciiTheme="minorHAnsi" w:hAnsiTheme="minorHAnsi"/>
                  <w:szCs w:val="22"/>
                </w:rPr>
                <w:t>http://rivta.se/</w:t>
              </w:r>
            </w:hyperlink>
          </w:p>
          <w:p w14:paraId="16D95424" w14:textId="77777777" w:rsidR="00191300" w:rsidRPr="0065330A" w:rsidRDefault="00191300" w:rsidP="00191300">
            <w:pPr>
              <w:pStyle w:val="TableText"/>
              <w:rPr>
                <w:rFonts w:asciiTheme="minorHAnsi" w:hAnsiTheme="minorHAnsi"/>
                <w:sz w:val="22"/>
                <w:szCs w:val="22"/>
              </w:rPr>
            </w:pPr>
          </w:p>
          <w:p w14:paraId="2F78CA6F" w14:textId="7F89DA05" w:rsidR="00191300" w:rsidRPr="0065330A" w:rsidRDefault="00224C03" w:rsidP="0065330A">
            <w:pPr>
              <w:pStyle w:val="TableText"/>
              <w:rPr>
                <w:rFonts w:asciiTheme="minorHAnsi" w:hAnsiTheme="minorHAnsi"/>
                <w:sz w:val="22"/>
                <w:szCs w:val="22"/>
              </w:rPr>
            </w:pPr>
            <w:hyperlink r:id="rId9" w:history="1">
              <w:r w:rsidRPr="00953F78">
                <w:rPr>
                  <w:rStyle w:val="Hyperlnk"/>
                  <w:rFonts w:asciiTheme="minorHAnsi" w:hAnsiTheme="minorHAnsi" w:cstheme="minorHAnsi"/>
                  <w:szCs w:val="22"/>
                </w:rPr>
                <w:t>https://www.inera.se/digitalisering/arkitektur/</w:t>
              </w:r>
            </w:hyperlink>
          </w:p>
        </w:tc>
      </w:tr>
      <w:tr w:rsidR="00191300" w14:paraId="23D58BE2" w14:textId="77777777" w:rsidTr="00297282">
        <w:tc>
          <w:tcPr>
            <w:tcW w:w="846" w:type="dxa"/>
          </w:tcPr>
          <w:p w14:paraId="7A0DB242" w14:textId="77777777" w:rsidR="00191300" w:rsidRPr="0065330A" w:rsidRDefault="00191300" w:rsidP="00191300">
            <w:pPr>
              <w:pStyle w:val="Brdtext"/>
              <w:rPr>
                <w:rFonts w:asciiTheme="minorHAnsi" w:hAnsiTheme="minorHAnsi"/>
                <w:szCs w:val="22"/>
              </w:rPr>
            </w:pPr>
            <w:r w:rsidRPr="0065330A">
              <w:rPr>
                <w:rFonts w:asciiTheme="minorHAnsi" w:hAnsiTheme="minorHAnsi"/>
                <w:szCs w:val="22"/>
              </w:rPr>
              <w:t>R2</w:t>
            </w:r>
          </w:p>
        </w:tc>
        <w:tc>
          <w:tcPr>
            <w:tcW w:w="2977" w:type="dxa"/>
          </w:tcPr>
          <w:p w14:paraId="7A7C99DD" w14:textId="77777777" w:rsidR="00191300" w:rsidRPr="0065330A" w:rsidRDefault="00191300" w:rsidP="00191300">
            <w:pPr>
              <w:pStyle w:val="Brdtext"/>
              <w:rPr>
                <w:rFonts w:asciiTheme="minorHAnsi" w:hAnsiTheme="minorHAnsi"/>
                <w:szCs w:val="22"/>
              </w:rPr>
            </w:pPr>
            <w:r w:rsidRPr="0065330A">
              <w:rPr>
                <w:rFonts w:asciiTheme="minorHAnsi" w:hAnsiTheme="minorHAnsi"/>
                <w:szCs w:val="22"/>
              </w:rPr>
              <w:t>Nationell informationsstruktur</w:t>
            </w:r>
          </w:p>
        </w:tc>
        <w:tc>
          <w:tcPr>
            <w:tcW w:w="5811" w:type="dxa"/>
          </w:tcPr>
          <w:p w14:paraId="1927B849" w14:textId="0310A6BF" w:rsidR="0078322E" w:rsidRPr="0065330A" w:rsidRDefault="00224C03" w:rsidP="0065330A">
            <w:pPr>
              <w:pStyle w:val="TableText"/>
              <w:rPr>
                <w:rFonts w:asciiTheme="minorHAnsi" w:hAnsiTheme="minorHAnsi"/>
                <w:sz w:val="22"/>
                <w:szCs w:val="22"/>
              </w:rPr>
            </w:pPr>
            <w:hyperlink r:id="rId10" w:history="1">
              <w:r w:rsidRPr="00953F78">
                <w:rPr>
                  <w:rStyle w:val="Hyperlnk"/>
                  <w:rFonts w:asciiTheme="minorHAnsi" w:hAnsiTheme="minorHAnsi" w:cstheme="minorHAnsi"/>
                  <w:szCs w:val="22"/>
                </w:rPr>
                <w:t>https://www.socialstyrelsen.se/utveckla-verksamhet/e-halsa/nationell-informationsstruktur/</w:t>
              </w:r>
            </w:hyperlink>
          </w:p>
        </w:tc>
      </w:tr>
      <w:tr w:rsidR="00191300" w14:paraId="2B147D1C" w14:textId="77777777" w:rsidTr="00297282">
        <w:tc>
          <w:tcPr>
            <w:tcW w:w="846" w:type="dxa"/>
          </w:tcPr>
          <w:p w14:paraId="52641BE4" w14:textId="77777777" w:rsidR="00191300" w:rsidRPr="0065330A" w:rsidRDefault="00191300" w:rsidP="00191300">
            <w:pPr>
              <w:pStyle w:val="Brdtext"/>
              <w:rPr>
                <w:rFonts w:asciiTheme="minorHAnsi" w:hAnsiTheme="minorHAnsi"/>
                <w:szCs w:val="22"/>
              </w:rPr>
            </w:pPr>
            <w:r w:rsidRPr="0065330A">
              <w:rPr>
                <w:rFonts w:asciiTheme="minorHAnsi" w:hAnsiTheme="minorHAnsi"/>
                <w:szCs w:val="22"/>
              </w:rPr>
              <w:t>R3</w:t>
            </w:r>
          </w:p>
        </w:tc>
        <w:tc>
          <w:tcPr>
            <w:tcW w:w="2977" w:type="dxa"/>
          </w:tcPr>
          <w:p w14:paraId="658EDBE8" w14:textId="77777777" w:rsidR="00191300" w:rsidRPr="0065330A" w:rsidRDefault="00191300" w:rsidP="00191300">
            <w:pPr>
              <w:pStyle w:val="Brdtext"/>
              <w:rPr>
                <w:rFonts w:asciiTheme="minorHAnsi" w:hAnsiTheme="minorHAnsi"/>
                <w:szCs w:val="22"/>
              </w:rPr>
            </w:pPr>
            <w:r w:rsidRPr="0065330A">
              <w:rPr>
                <w:rFonts w:asciiTheme="minorHAnsi" w:hAnsiTheme="minorHAnsi"/>
                <w:szCs w:val="22"/>
              </w:rPr>
              <w:t xml:space="preserve">RIV </w:t>
            </w:r>
            <w:proofErr w:type="spellStart"/>
            <w:r w:rsidRPr="0065330A">
              <w:rPr>
                <w:rFonts w:asciiTheme="minorHAnsi" w:hAnsiTheme="minorHAnsi"/>
                <w:szCs w:val="22"/>
              </w:rPr>
              <w:t>PDLiP</w:t>
            </w:r>
            <w:proofErr w:type="spellEnd"/>
          </w:p>
        </w:tc>
        <w:tc>
          <w:tcPr>
            <w:tcW w:w="5811" w:type="dxa"/>
          </w:tcPr>
          <w:p w14:paraId="34974A91" w14:textId="218C7DFA" w:rsidR="0078322E" w:rsidRPr="00577C74" w:rsidRDefault="00577C74" w:rsidP="00577C74">
            <w:pPr>
              <w:pStyle w:val="TableText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Slutrapport Patientdatalagen i Praktiken, se </w:t>
            </w:r>
            <w:hyperlink r:id="rId11" w:history="1">
              <w:r w:rsidR="00224C03" w:rsidRPr="00170A95">
                <w:rPr>
                  <w:rStyle w:val="Hyperlnk"/>
                  <w:rFonts w:asciiTheme="minorHAnsi" w:hAnsiTheme="minorHAnsi"/>
                </w:rPr>
                <w:t>http://rivta.se/documents/ARK_0031/PDLiP_RIV_1.0.pdf</w:t>
              </w:r>
            </w:hyperlink>
          </w:p>
        </w:tc>
      </w:tr>
      <w:tr w:rsidR="00191300" w14:paraId="418234EF" w14:textId="77777777" w:rsidTr="00297282">
        <w:tc>
          <w:tcPr>
            <w:tcW w:w="846" w:type="dxa"/>
          </w:tcPr>
          <w:p w14:paraId="4C106C3E" w14:textId="77777777" w:rsidR="00191300" w:rsidRPr="0065330A" w:rsidRDefault="00191300" w:rsidP="00191300">
            <w:pPr>
              <w:pStyle w:val="Brdtext"/>
              <w:rPr>
                <w:rFonts w:asciiTheme="minorHAnsi" w:hAnsiTheme="minorHAnsi"/>
                <w:szCs w:val="22"/>
              </w:rPr>
            </w:pPr>
            <w:r w:rsidRPr="0065330A">
              <w:rPr>
                <w:rFonts w:asciiTheme="minorHAnsi" w:hAnsiTheme="minorHAnsi"/>
                <w:szCs w:val="22"/>
              </w:rPr>
              <w:t>R4</w:t>
            </w:r>
          </w:p>
        </w:tc>
        <w:tc>
          <w:tcPr>
            <w:tcW w:w="2977" w:type="dxa"/>
          </w:tcPr>
          <w:p w14:paraId="2D1574E5" w14:textId="67AC11EC" w:rsidR="00191300" w:rsidRPr="0065330A" w:rsidRDefault="005D4F99" w:rsidP="00191300">
            <w:pPr>
              <w:pStyle w:val="Brdtex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SVOD</w:t>
            </w:r>
            <w:r w:rsidR="00191300" w:rsidRPr="0065330A">
              <w:rPr>
                <w:rFonts w:asciiTheme="minorHAnsi" w:hAnsiTheme="minorHAnsi"/>
                <w:szCs w:val="22"/>
              </w:rPr>
              <w:t xml:space="preserve"> (</w:t>
            </w:r>
            <w:r>
              <w:rPr>
                <w:rFonts w:asciiTheme="minorHAnsi" w:hAnsiTheme="minorHAnsi"/>
                <w:szCs w:val="22"/>
              </w:rPr>
              <w:t>Sammanhållen vård- och omsorgsdokumentation</w:t>
            </w:r>
            <w:r w:rsidR="00191300" w:rsidRPr="0065330A">
              <w:rPr>
                <w:rFonts w:asciiTheme="minorHAnsi" w:hAnsiTheme="minorHAnsi"/>
                <w:szCs w:val="22"/>
              </w:rPr>
              <w:t>)</w:t>
            </w:r>
          </w:p>
        </w:tc>
        <w:tc>
          <w:tcPr>
            <w:tcW w:w="5811" w:type="dxa"/>
          </w:tcPr>
          <w:p w14:paraId="040BA9EC" w14:textId="7031443E" w:rsidR="005D4F99" w:rsidRDefault="005D4F99" w:rsidP="005D4F99">
            <w:pPr>
              <w:pStyle w:val="TableText"/>
              <w:jc w:val="left"/>
            </w:pPr>
            <w:r>
              <w:rPr>
                <w:rFonts w:asciiTheme="minorHAnsi" w:hAnsiTheme="minorHAnsi"/>
                <w:sz w:val="22"/>
                <w:szCs w:val="22"/>
              </w:rPr>
              <w:t>Lag om sammanhållen vård- och omsorgsdokumentation</w:t>
            </w:r>
            <w:r w:rsidR="00191300" w:rsidRPr="0065330A">
              <w:rPr>
                <w:rFonts w:asciiTheme="minorHAnsi" w:hAnsiTheme="minorHAnsi"/>
                <w:sz w:val="22"/>
                <w:szCs w:val="22"/>
              </w:rPr>
              <w:t xml:space="preserve"> (20</w:t>
            </w:r>
            <w:r>
              <w:rPr>
                <w:rFonts w:asciiTheme="minorHAnsi" w:hAnsiTheme="minorHAnsi"/>
                <w:sz w:val="22"/>
                <w:szCs w:val="22"/>
              </w:rPr>
              <w:t>22</w:t>
            </w:r>
            <w:r w:rsidR="00191300" w:rsidRPr="0065330A">
              <w:rPr>
                <w:rFonts w:asciiTheme="minorHAnsi" w:hAnsiTheme="minorHAnsi"/>
                <w:sz w:val="22"/>
                <w:szCs w:val="22"/>
              </w:rPr>
              <w:t>:</w:t>
            </w:r>
            <w:r>
              <w:rPr>
                <w:rFonts w:asciiTheme="minorHAnsi" w:hAnsiTheme="minorHAnsi"/>
                <w:sz w:val="22"/>
                <w:szCs w:val="22"/>
              </w:rPr>
              <w:t>913</w:t>
            </w:r>
            <w:r w:rsidR="00191300" w:rsidRPr="0065330A">
              <w:rPr>
                <w:rFonts w:asciiTheme="minorHAnsi" w:hAnsiTheme="minorHAnsi"/>
                <w:sz w:val="22"/>
                <w:szCs w:val="22"/>
              </w:rPr>
              <w:t xml:space="preserve">), </w:t>
            </w:r>
            <w:hyperlink r:id="rId12" w:history="1">
              <w:r w:rsidRPr="005326F8">
                <w:rPr>
                  <w:rStyle w:val="Hyperlnk"/>
                  <w:sz w:val="20"/>
                </w:rPr>
                <w:t>https://www.riksdagen.se/sv/dokument-och-lagar/dokument/svensk-forfattningssamling/lag-2022913-om-sammanhallen-vard-och_sfs-2022-913</w:t>
              </w:r>
            </w:hyperlink>
          </w:p>
          <w:p w14:paraId="2B323E06" w14:textId="3A7069DD" w:rsidR="005D4F99" w:rsidRPr="005D4F99" w:rsidRDefault="005D4F99" w:rsidP="005D4F99">
            <w:pPr>
              <w:pStyle w:val="TableText"/>
              <w:jc w:val="left"/>
            </w:pPr>
          </w:p>
        </w:tc>
      </w:tr>
      <w:tr w:rsidR="00191300" w14:paraId="59BBABA6" w14:textId="77777777" w:rsidTr="00297282">
        <w:tc>
          <w:tcPr>
            <w:tcW w:w="846" w:type="dxa"/>
          </w:tcPr>
          <w:p w14:paraId="3B359CFA" w14:textId="77777777" w:rsidR="00191300" w:rsidRPr="0065330A" w:rsidRDefault="00191300" w:rsidP="00191300">
            <w:pPr>
              <w:pStyle w:val="Brdtext"/>
              <w:rPr>
                <w:rFonts w:asciiTheme="minorHAnsi" w:hAnsiTheme="minorHAnsi"/>
                <w:szCs w:val="22"/>
              </w:rPr>
            </w:pPr>
            <w:r w:rsidRPr="0065330A">
              <w:rPr>
                <w:rFonts w:asciiTheme="minorHAnsi" w:hAnsiTheme="minorHAnsi"/>
                <w:szCs w:val="22"/>
              </w:rPr>
              <w:t>R5</w:t>
            </w:r>
          </w:p>
        </w:tc>
        <w:tc>
          <w:tcPr>
            <w:tcW w:w="2977" w:type="dxa"/>
          </w:tcPr>
          <w:p w14:paraId="12D3E8BB" w14:textId="12F9435A" w:rsidR="00191300" w:rsidRPr="0065330A" w:rsidRDefault="00224C03" w:rsidP="00191300">
            <w:pPr>
              <w:pStyle w:val="Brdtex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HSLF-FS 2016:40</w:t>
            </w:r>
          </w:p>
        </w:tc>
        <w:tc>
          <w:tcPr>
            <w:tcW w:w="5811" w:type="dxa"/>
          </w:tcPr>
          <w:p w14:paraId="053DAFA4" w14:textId="77777777" w:rsidR="00224C03" w:rsidRDefault="00224C03" w:rsidP="00224C03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Socialstyrelsens föreskrifter: </w:t>
            </w:r>
          </w:p>
          <w:p w14:paraId="2A87D410" w14:textId="77777777" w:rsidR="00224C03" w:rsidRDefault="00224C03" w:rsidP="00224C03">
            <w:pPr>
              <w:rPr>
                <w:rFonts w:asciiTheme="minorHAnsi" w:hAnsiTheme="minorHAnsi"/>
                <w:szCs w:val="22"/>
              </w:rPr>
            </w:pPr>
            <w:r w:rsidRPr="008334F4">
              <w:rPr>
                <w:rFonts w:asciiTheme="minorHAnsi" w:hAnsiTheme="minorHAnsi"/>
                <w:szCs w:val="22"/>
              </w:rPr>
              <w:t>Journalföring och behandling av personuppgifter i hälso- och sjukvården</w:t>
            </w:r>
          </w:p>
          <w:p w14:paraId="66941377" w14:textId="37DF271B" w:rsidR="0078322E" w:rsidRPr="0065330A" w:rsidRDefault="00224C03" w:rsidP="00224C03">
            <w:pPr>
              <w:rPr>
                <w:rFonts w:asciiTheme="minorHAnsi" w:hAnsiTheme="minorHAnsi"/>
                <w:szCs w:val="22"/>
              </w:rPr>
            </w:pPr>
            <w:hyperlink r:id="rId13" w:history="1">
              <w:r w:rsidRPr="00953F78">
                <w:rPr>
                  <w:rStyle w:val="Hyperlnk"/>
                  <w:rFonts w:asciiTheme="minorHAnsi" w:hAnsiTheme="minorHAnsi" w:cstheme="minorHAnsi"/>
                </w:rPr>
                <w:t>https://www.socialstyrelsen.se/regler-och-riktlinjer/foreskrifter-och-allmanna-rad/konsoliderade-</w:t>
              </w:r>
              <w:r w:rsidRPr="00953F78">
                <w:rPr>
                  <w:rStyle w:val="Hyperlnk"/>
                  <w:rFonts w:asciiTheme="minorHAnsi" w:hAnsiTheme="minorHAnsi" w:cstheme="minorHAnsi"/>
                </w:rPr>
                <w:lastRenderedPageBreak/>
                <w:t>foreskrifter/201640-om-journalforing-och-behandling-av-personuppgifter-i-halso--och-sjukvarden/</w:t>
              </w:r>
            </w:hyperlink>
          </w:p>
        </w:tc>
      </w:tr>
      <w:tr w:rsidR="00224C03" w14:paraId="236C3434" w14:textId="77777777" w:rsidTr="00297282">
        <w:tc>
          <w:tcPr>
            <w:tcW w:w="846" w:type="dxa"/>
          </w:tcPr>
          <w:p w14:paraId="0F1298AB" w14:textId="3A9F7280" w:rsidR="00224C03" w:rsidRPr="0065330A" w:rsidRDefault="00224C03" w:rsidP="00224C03">
            <w:pPr>
              <w:pStyle w:val="Brdtex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lastRenderedPageBreak/>
              <w:t>R6</w:t>
            </w:r>
          </w:p>
        </w:tc>
        <w:tc>
          <w:tcPr>
            <w:tcW w:w="2977" w:type="dxa"/>
          </w:tcPr>
          <w:p w14:paraId="5777A213" w14:textId="42473536" w:rsidR="00224C03" w:rsidRPr="0065330A" w:rsidRDefault="00224C03" w:rsidP="00224C03">
            <w:pPr>
              <w:pStyle w:val="Brdtex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Dataskyddsförordningen</w:t>
            </w:r>
          </w:p>
        </w:tc>
        <w:tc>
          <w:tcPr>
            <w:tcW w:w="5811" w:type="dxa"/>
          </w:tcPr>
          <w:p w14:paraId="23919775" w14:textId="34D440D0" w:rsidR="00224C03" w:rsidRPr="0065330A" w:rsidRDefault="00224C03" w:rsidP="00224C03">
            <w:pPr>
              <w:rPr>
                <w:rFonts w:asciiTheme="minorHAnsi" w:hAnsiTheme="minorHAnsi"/>
                <w:szCs w:val="22"/>
              </w:rPr>
            </w:pPr>
            <w:hyperlink r:id="rId14" w:history="1">
              <w:r w:rsidRPr="00953F78">
                <w:rPr>
                  <w:rStyle w:val="Hyperlnk"/>
                  <w:rFonts w:asciiTheme="minorHAnsi" w:hAnsiTheme="minorHAnsi" w:cstheme="minorHAnsi"/>
                  <w:szCs w:val="22"/>
                </w:rPr>
                <w:t>https://www.datainspektionen.se/lagar--regler/</w:t>
              </w:r>
              <w:proofErr w:type="spellStart"/>
              <w:r w:rsidRPr="00953F78">
                <w:rPr>
                  <w:rStyle w:val="Hyperlnk"/>
                  <w:rFonts w:asciiTheme="minorHAnsi" w:hAnsiTheme="minorHAnsi" w:cstheme="minorHAnsi"/>
                  <w:szCs w:val="22"/>
                </w:rPr>
                <w:t>dataskyddsforordningen</w:t>
              </w:r>
              <w:proofErr w:type="spellEnd"/>
              <w:r w:rsidRPr="00953F78">
                <w:rPr>
                  <w:rStyle w:val="Hyperlnk"/>
                  <w:rFonts w:asciiTheme="minorHAnsi" w:hAnsiTheme="minorHAnsi" w:cstheme="minorHAnsi"/>
                  <w:szCs w:val="22"/>
                </w:rPr>
                <w:t>/</w:t>
              </w:r>
            </w:hyperlink>
          </w:p>
        </w:tc>
      </w:tr>
    </w:tbl>
    <w:p w14:paraId="61C3FBE5" w14:textId="77777777" w:rsidR="00577C74" w:rsidRDefault="00577C74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  <w:bookmarkStart w:id="6" w:name="_Toc449170159"/>
      <w:r>
        <w:br w:type="page"/>
      </w:r>
    </w:p>
    <w:p w14:paraId="4C7DEFDC" w14:textId="6EAF9A6B" w:rsidR="00C9250E" w:rsidRDefault="00C9250E" w:rsidP="00C9250E">
      <w:pPr>
        <w:pStyle w:val="Rubrik1Nr"/>
      </w:pPr>
      <w:bookmarkStart w:id="7" w:name="_Toc198132604"/>
      <w:r>
        <w:lastRenderedPageBreak/>
        <w:t>Inledning/Sammanfattning</w:t>
      </w:r>
      <w:bookmarkEnd w:id="6"/>
      <w:bookmarkEnd w:id="7"/>
    </w:p>
    <w:p w14:paraId="3B959C68" w14:textId="0E169A98" w:rsidR="00D60BE4" w:rsidRDefault="00191300" w:rsidP="00D60BE4">
      <w:r w:rsidRPr="00D60BE4">
        <w:rPr>
          <w:rFonts w:ascii="Arial" w:hAnsi="Arial" w:cs="Arial"/>
          <w:szCs w:val="22"/>
        </w:rPr>
        <w:t xml:space="preserve">Dokumentet riktar sig till verksamheter och systemleverantörer som har behov av att ansluta sina verksamheter och IT-system till </w:t>
      </w:r>
      <w:r w:rsidR="00392988">
        <w:rPr>
          <w:rFonts w:ascii="Arial" w:hAnsi="Arial" w:cs="Arial"/>
          <w:szCs w:val="22"/>
        </w:rPr>
        <w:t>sammanhållen vård- och omsorgsdokumentation</w:t>
      </w:r>
      <w:r w:rsidRPr="00D60BE4">
        <w:rPr>
          <w:rFonts w:ascii="Arial" w:hAnsi="Arial" w:cs="Arial"/>
          <w:szCs w:val="22"/>
        </w:rPr>
        <w:t xml:space="preserve"> och vara följsamma till gällande lagstiftning (</w:t>
      </w:r>
      <w:r w:rsidR="005D4F99">
        <w:rPr>
          <w:rFonts w:ascii="Arial" w:hAnsi="Arial" w:cs="Arial"/>
        </w:rPr>
        <w:t xml:space="preserve">SVOD - </w:t>
      </w:r>
      <w:r w:rsidR="005D4F99" w:rsidRPr="005D4F99">
        <w:rPr>
          <w:rFonts w:ascii="Arial" w:hAnsi="Arial" w:cs="Arial"/>
        </w:rPr>
        <w:t>Lag om sammanhållen vård- och omsorgsdokumentation</w:t>
      </w:r>
      <w:r w:rsidR="005D4F99" w:rsidRPr="00D60BE4">
        <w:rPr>
          <w:rFonts w:ascii="Arial" w:hAnsi="Arial" w:cs="Arial"/>
          <w:szCs w:val="22"/>
        </w:rPr>
        <w:t xml:space="preserve"> </w:t>
      </w:r>
      <w:r w:rsidRPr="00D60BE4">
        <w:rPr>
          <w:rFonts w:ascii="Arial" w:hAnsi="Arial" w:cs="Arial"/>
          <w:szCs w:val="22"/>
        </w:rPr>
        <w:t>[R4]) och förordningar [R5]</w:t>
      </w:r>
      <w:r w:rsidR="00D60BE4" w:rsidRPr="00D60BE4">
        <w:rPr>
          <w:rFonts w:ascii="Arial" w:hAnsi="Arial" w:cs="Arial"/>
          <w:szCs w:val="22"/>
        </w:rPr>
        <w:t>.</w:t>
      </w:r>
    </w:p>
    <w:p w14:paraId="759E0597" w14:textId="1FD57AF2" w:rsidR="00D60BE4" w:rsidRDefault="00D60BE4" w:rsidP="00D60BE4">
      <w:pPr>
        <w:rPr>
          <w:rFonts w:ascii="Arial" w:hAnsi="Arial" w:cs="Arial"/>
        </w:rPr>
      </w:pPr>
      <w:r w:rsidRPr="00D60BE4">
        <w:rPr>
          <w:rFonts w:ascii="Arial" w:hAnsi="Arial" w:cs="Arial"/>
        </w:rPr>
        <w:t xml:space="preserve">Tjänstedomänens omfattning är </w:t>
      </w:r>
      <w:r w:rsidR="00B472AE">
        <w:rPr>
          <w:rFonts w:ascii="Arial" w:hAnsi="Arial" w:cs="Arial"/>
        </w:rPr>
        <w:t>samtyckes</w:t>
      </w:r>
      <w:r w:rsidRPr="00D60BE4">
        <w:rPr>
          <w:rFonts w:ascii="Arial" w:hAnsi="Arial" w:cs="Arial"/>
        </w:rPr>
        <w:t>hantering för vård</w:t>
      </w:r>
      <w:r w:rsidR="000A6584">
        <w:rPr>
          <w:rFonts w:ascii="Arial" w:hAnsi="Arial" w:cs="Arial"/>
        </w:rPr>
        <w:t>- eller omsorgsutförare</w:t>
      </w:r>
      <w:r w:rsidRPr="00D60BE4">
        <w:rPr>
          <w:rFonts w:ascii="Arial" w:hAnsi="Arial" w:cs="Arial"/>
        </w:rPr>
        <w:t xml:space="preserve"> som har behov av att </w:t>
      </w:r>
      <w:r w:rsidR="00B472AE">
        <w:rPr>
          <w:rFonts w:ascii="Arial" w:hAnsi="Arial" w:cs="Arial"/>
        </w:rPr>
        <w:t>kontrollera och registrera</w:t>
      </w:r>
      <w:r w:rsidRPr="00D60BE4">
        <w:rPr>
          <w:rFonts w:ascii="Arial" w:hAnsi="Arial" w:cs="Arial"/>
        </w:rPr>
        <w:t xml:space="preserve"> </w:t>
      </w:r>
      <w:r w:rsidR="00B472AE">
        <w:rPr>
          <w:rFonts w:ascii="Arial" w:hAnsi="Arial" w:cs="Arial"/>
        </w:rPr>
        <w:t>samtycke</w:t>
      </w:r>
      <w:r w:rsidRPr="00D60BE4">
        <w:rPr>
          <w:rFonts w:ascii="Arial" w:hAnsi="Arial" w:cs="Arial"/>
        </w:rPr>
        <w:t xml:space="preserve"> på patientens</w:t>
      </w:r>
      <w:r w:rsidR="000A6584">
        <w:rPr>
          <w:rFonts w:ascii="Arial" w:hAnsi="Arial" w:cs="Arial"/>
        </w:rPr>
        <w:t>/brukarens</w:t>
      </w:r>
      <w:r w:rsidRPr="00D60BE4">
        <w:rPr>
          <w:rFonts w:ascii="Arial" w:hAnsi="Arial" w:cs="Arial"/>
        </w:rPr>
        <w:t xml:space="preserve"> begäran enligt </w:t>
      </w:r>
      <w:r w:rsidR="000A6584">
        <w:rPr>
          <w:rFonts w:ascii="Arial" w:hAnsi="Arial" w:cs="Arial"/>
        </w:rPr>
        <w:t>regleringar i lagen om sammanhållen vård- och omsorgsdokumentation</w:t>
      </w:r>
      <w:r w:rsidRPr="00D60BE4">
        <w:rPr>
          <w:rFonts w:ascii="Arial" w:hAnsi="Arial" w:cs="Arial"/>
        </w:rPr>
        <w:t>.</w:t>
      </w:r>
    </w:p>
    <w:p w14:paraId="3BC1006B" w14:textId="7CA4463A" w:rsidR="002440AD" w:rsidRPr="002440AD" w:rsidRDefault="002440AD" w:rsidP="002440AD">
      <w:pPr>
        <w:pStyle w:val="Brdtext"/>
        <w:rPr>
          <w:rFonts w:ascii="Arial" w:hAnsi="Arial" w:cs="Arial"/>
        </w:rPr>
      </w:pPr>
      <w:r w:rsidRPr="005D4F99">
        <w:rPr>
          <w:rFonts w:ascii="Arial" w:hAnsi="Arial" w:cs="Arial"/>
        </w:rPr>
        <w:t>Tjänstedomänen omfattar också patients</w:t>
      </w:r>
      <w:r w:rsidR="000F42D9">
        <w:rPr>
          <w:rFonts w:ascii="Arial" w:hAnsi="Arial" w:cs="Arial"/>
        </w:rPr>
        <w:t>/brukares</w:t>
      </w:r>
      <w:r w:rsidRPr="005D4F99">
        <w:rPr>
          <w:rFonts w:ascii="Arial" w:hAnsi="Arial" w:cs="Arial"/>
        </w:rPr>
        <w:t xml:space="preserve"> behov av att få en sammanfattande vy över de samtycken hen har givit.</w:t>
      </w:r>
    </w:p>
    <w:p w14:paraId="4A495A74" w14:textId="77D9066E" w:rsidR="00D60BE4" w:rsidRPr="00D60BE4" w:rsidRDefault="00D60BE4" w:rsidP="00D60BE4">
      <w:pPr>
        <w:rPr>
          <w:rFonts w:ascii="Arial" w:hAnsi="Arial" w:cs="Arial"/>
        </w:rPr>
      </w:pPr>
      <w:r w:rsidRPr="00D60BE4">
        <w:rPr>
          <w:rFonts w:ascii="Arial" w:hAnsi="Arial" w:cs="Arial"/>
        </w:rPr>
        <w:t>Den kravställande processen är att tillse att vårdgivar</w:t>
      </w:r>
      <w:r w:rsidR="000F42D9">
        <w:rPr>
          <w:rFonts w:ascii="Arial" w:hAnsi="Arial" w:cs="Arial"/>
        </w:rPr>
        <w:t>e/omsorgsutförare</w:t>
      </w:r>
      <w:r w:rsidRPr="00D60BE4">
        <w:rPr>
          <w:rFonts w:ascii="Arial" w:hAnsi="Arial" w:cs="Arial"/>
        </w:rPr>
        <w:t xml:space="preserve"> inom svensk </w:t>
      </w:r>
      <w:r w:rsidR="000F42D9">
        <w:rPr>
          <w:rFonts w:ascii="Arial" w:hAnsi="Arial" w:cs="Arial"/>
        </w:rPr>
        <w:t>vård</w:t>
      </w:r>
      <w:r w:rsidRPr="00D60BE4">
        <w:rPr>
          <w:rFonts w:ascii="Arial" w:hAnsi="Arial" w:cs="Arial"/>
        </w:rPr>
        <w:t xml:space="preserve">- och </w:t>
      </w:r>
      <w:r w:rsidR="000F42D9">
        <w:rPr>
          <w:rFonts w:ascii="Arial" w:hAnsi="Arial" w:cs="Arial"/>
        </w:rPr>
        <w:t>omsorg</w:t>
      </w:r>
      <w:r w:rsidRPr="00D60BE4">
        <w:rPr>
          <w:rFonts w:ascii="Arial" w:hAnsi="Arial" w:cs="Arial"/>
        </w:rPr>
        <w:t xml:space="preserve"> får verktyg att uppfylla </w:t>
      </w:r>
      <w:r w:rsidR="005D4F99">
        <w:rPr>
          <w:rFonts w:ascii="Arial" w:hAnsi="Arial" w:cs="Arial"/>
        </w:rPr>
        <w:t xml:space="preserve">SVOD </w:t>
      </w:r>
      <w:r w:rsidR="00577C74" w:rsidRPr="005D4F99">
        <w:rPr>
          <w:rFonts w:ascii="Arial" w:hAnsi="Arial" w:cs="Arial"/>
        </w:rPr>
        <w:t>[R4]</w:t>
      </w:r>
      <w:r w:rsidR="00577C74">
        <w:rPr>
          <w:rFonts w:ascii="Arial" w:hAnsi="Arial" w:cs="Arial"/>
        </w:rPr>
        <w:t xml:space="preserve"> </w:t>
      </w:r>
      <w:r w:rsidRPr="00D60BE4">
        <w:rPr>
          <w:rFonts w:ascii="Arial" w:hAnsi="Arial" w:cs="Arial"/>
        </w:rPr>
        <w:t>och Socialstyrelsens föreskrifter (</w:t>
      </w:r>
      <w:r w:rsidR="00224C03">
        <w:rPr>
          <w:rFonts w:ascii="Arial" w:hAnsi="Arial" w:cs="Arial"/>
        </w:rPr>
        <w:t>HSLF-FS 2016:40)</w:t>
      </w:r>
      <w:r w:rsidR="00577C74">
        <w:rPr>
          <w:rFonts w:ascii="Arial" w:hAnsi="Arial" w:cs="Arial"/>
        </w:rPr>
        <w:t xml:space="preserve"> [R5]</w:t>
      </w:r>
      <w:r w:rsidRPr="00D60BE4">
        <w:rPr>
          <w:rFonts w:ascii="Arial" w:hAnsi="Arial" w:cs="Arial"/>
        </w:rPr>
        <w:t xml:space="preserve">) gällande </w:t>
      </w:r>
      <w:r w:rsidR="00B472AE">
        <w:rPr>
          <w:rFonts w:ascii="Arial" w:hAnsi="Arial" w:cs="Arial"/>
        </w:rPr>
        <w:t>vårdgivarens</w:t>
      </w:r>
      <w:r w:rsidR="000F42D9">
        <w:rPr>
          <w:rFonts w:ascii="Arial" w:hAnsi="Arial" w:cs="Arial"/>
        </w:rPr>
        <w:t>/omsorgsutförarens</w:t>
      </w:r>
      <w:r w:rsidR="00B472AE">
        <w:rPr>
          <w:rFonts w:ascii="Arial" w:hAnsi="Arial" w:cs="Arial"/>
        </w:rPr>
        <w:t xml:space="preserve"> skyldighet att inhämta patientens</w:t>
      </w:r>
      <w:r w:rsidR="000F42D9">
        <w:rPr>
          <w:rFonts w:ascii="Arial" w:hAnsi="Arial" w:cs="Arial"/>
        </w:rPr>
        <w:t>/brukarens</w:t>
      </w:r>
      <w:r w:rsidR="00B472AE">
        <w:rPr>
          <w:rFonts w:ascii="Arial" w:hAnsi="Arial" w:cs="Arial"/>
        </w:rPr>
        <w:t xml:space="preserve"> samtycke vid visning av </w:t>
      </w:r>
      <w:r w:rsidR="00392988">
        <w:rPr>
          <w:rFonts w:ascii="Arial" w:hAnsi="Arial" w:cs="Arial"/>
        </w:rPr>
        <w:t>sammanhållen vård- och omsorgsdokumentation</w:t>
      </w:r>
      <w:r w:rsidRPr="00D60BE4">
        <w:rPr>
          <w:rFonts w:ascii="Arial" w:hAnsi="Arial" w:cs="Arial"/>
        </w:rPr>
        <w:t>.</w:t>
      </w:r>
    </w:p>
    <w:p w14:paraId="7B2003DB" w14:textId="34C08021" w:rsidR="00D60BE4" w:rsidRPr="00D60BE4" w:rsidRDefault="00D60BE4" w:rsidP="00D60BE4">
      <w:pPr>
        <w:rPr>
          <w:rFonts w:ascii="Arial" w:hAnsi="Arial" w:cs="Arial"/>
        </w:rPr>
      </w:pPr>
      <w:r w:rsidRPr="00D60BE4">
        <w:rPr>
          <w:rFonts w:ascii="Arial" w:hAnsi="Arial" w:cs="Arial"/>
        </w:rPr>
        <w:t xml:space="preserve">Tjänstekontrakten för </w:t>
      </w:r>
      <w:r w:rsidR="00B472AE">
        <w:rPr>
          <w:rFonts w:ascii="Arial" w:hAnsi="Arial" w:cs="Arial"/>
        </w:rPr>
        <w:t>Samtycke</w:t>
      </w:r>
      <w:r w:rsidRPr="00D60BE4">
        <w:rPr>
          <w:rFonts w:ascii="Arial" w:hAnsi="Arial" w:cs="Arial"/>
        </w:rPr>
        <w:t xml:space="preserve"> syftar till att stödja informationshanteringen </w:t>
      </w:r>
      <w:r w:rsidR="00AB778A">
        <w:rPr>
          <w:rFonts w:ascii="Arial" w:hAnsi="Arial" w:cs="Arial"/>
        </w:rPr>
        <w:t>för åtkomstbeslut</w:t>
      </w:r>
      <w:r w:rsidR="00AB778A" w:rsidRPr="00D60BE4">
        <w:rPr>
          <w:rFonts w:ascii="Arial" w:hAnsi="Arial" w:cs="Arial"/>
        </w:rPr>
        <w:t xml:space="preserve"> </w:t>
      </w:r>
      <w:r w:rsidRPr="00D60BE4">
        <w:rPr>
          <w:rFonts w:ascii="Arial" w:hAnsi="Arial" w:cs="Arial"/>
        </w:rPr>
        <w:t xml:space="preserve">vid </w:t>
      </w:r>
      <w:r w:rsidR="00392988">
        <w:rPr>
          <w:rFonts w:ascii="Arial" w:hAnsi="Arial" w:cs="Arial"/>
        </w:rPr>
        <w:t>sammanhållen vård- och omsorgsdokumentation</w:t>
      </w:r>
      <w:r w:rsidRPr="00D60BE4">
        <w:rPr>
          <w:rFonts w:ascii="Arial" w:hAnsi="Arial" w:cs="Arial"/>
        </w:rPr>
        <w:t>.</w:t>
      </w:r>
    </w:p>
    <w:p w14:paraId="522E7E2C" w14:textId="1D037EDA" w:rsidR="00D60BE4" w:rsidRPr="00D60BE4" w:rsidRDefault="00D60BE4" w:rsidP="00D60BE4">
      <w:pPr>
        <w:rPr>
          <w:rFonts w:ascii="Arial" w:hAnsi="Arial" w:cs="Arial"/>
        </w:rPr>
      </w:pPr>
      <w:r w:rsidRPr="00D60BE4">
        <w:rPr>
          <w:rFonts w:ascii="Arial" w:hAnsi="Arial" w:cs="Arial"/>
        </w:rPr>
        <w:t xml:space="preserve">En utgångspunkt för tjänstedomänen </w:t>
      </w:r>
      <w:r w:rsidR="00B472AE">
        <w:rPr>
          <w:rFonts w:ascii="Arial" w:hAnsi="Arial" w:cs="Arial"/>
        </w:rPr>
        <w:t>Samtycke</w:t>
      </w:r>
      <w:r w:rsidRPr="00D60BE4">
        <w:rPr>
          <w:rFonts w:ascii="Arial" w:hAnsi="Arial" w:cs="Arial"/>
        </w:rPr>
        <w:t xml:space="preserve"> är uppdraget Patientdatalagen i Praktiken (</w:t>
      </w:r>
      <w:proofErr w:type="spellStart"/>
      <w:r w:rsidRPr="00D60BE4">
        <w:rPr>
          <w:rFonts w:ascii="Arial" w:hAnsi="Arial" w:cs="Arial"/>
        </w:rPr>
        <w:t>PDLiP</w:t>
      </w:r>
      <w:proofErr w:type="spellEnd"/>
      <w:r w:rsidR="00577C74">
        <w:rPr>
          <w:rFonts w:ascii="Arial" w:hAnsi="Arial" w:cs="Arial"/>
        </w:rPr>
        <w:t xml:space="preserve"> [R3]</w:t>
      </w:r>
      <w:r w:rsidRPr="00D60BE4">
        <w:rPr>
          <w:rFonts w:ascii="Arial" w:hAnsi="Arial" w:cs="Arial"/>
        </w:rPr>
        <w:t>), som syftat till att skapa förutsättningar för en nationell samsyn av tolkning och tillämpning av patientdatalagen.</w:t>
      </w:r>
      <w:r w:rsidR="00577C74">
        <w:rPr>
          <w:rFonts w:ascii="Arial" w:hAnsi="Arial" w:cs="Arial"/>
        </w:rPr>
        <w:t xml:space="preserve"> </w:t>
      </w:r>
      <w:r w:rsidRPr="00D60BE4">
        <w:rPr>
          <w:rFonts w:ascii="Arial" w:hAnsi="Arial" w:cs="Arial"/>
        </w:rPr>
        <w:t>Arbetet har resulterat i rapporter samt RIV-sp</w:t>
      </w:r>
      <w:r w:rsidR="00577C74">
        <w:rPr>
          <w:rFonts w:ascii="Arial" w:hAnsi="Arial" w:cs="Arial"/>
        </w:rPr>
        <w:t xml:space="preserve">ecifikation för </w:t>
      </w:r>
      <w:proofErr w:type="spellStart"/>
      <w:r w:rsidR="00577C74">
        <w:rPr>
          <w:rFonts w:ascii="Arial" w:hAnsi="Arial" w:cs="Arial"/>
        </w:rPr>
        <w:t>PDLiP</w:t>
      </w:r>
      <w:proofErr w:type="spellEnd"/>
      <w:r w:rsidR="00577C74">
        <w:rPr>
          <w:rFonts w:ascii="Arial" w:hAnsi="Arial" w:cs="Arial"/>
        </w:rPr>
        <w:t xml:space="preserve"> [R</w:t>
      </w:r>
      <w:r w:rsidR="00224C03">
        <w:rPr>
          <w:rFonts w:ascii="Arial" w:hAnsi="Arial" w:cs="Arial"/>
        </w:rPr>
        <w:t>3</w:t>
      </w:r>
      <w:r w:rsidRPr="00D60BE4">
        <w:rPr>
          <w:rFonts w:ascii="Arial" w:hAnsi="Arial" w:cs="Arial"/>
        </w:rPr>
        <w:t>].</w:t>
      </w:r>
    </w:p>
    <w:p w14:paraId="5CAB3473" w14:textId="3EE35574" w:rsidR="00D60BE4" w:rsidRDefault="00D60BE4" w:rsidP="00D60BE4">
      <w:pPr>
        <w:pStyle w:val="Brdtext"/>
        <w:rPr>
          <w:rFonts w:ascii="Arial" w:hAnsi="Arial" w:cs="Arial"/>
        </w:rPr>
      </w:pPr>
      <w:r w:rsidRPr="00D60BE4">
        <w:rPr>
          <w:rFonts w:ascii="Arial" w:hAnsi="Arial" w:cs="Arial"/>
        </w:rPr>
        <w:t xml:space="preserve">Ett bakomliggande kravarbete specifikt kring </w:t>
      </w:r>
      <w:r w:rsidR="00B472AE">
        <w:rPr>
          <w:rFonts w:ascii="Arial" w:hAnsi="Arial" w:cs="Arial"/>
        </w:rPr>
        <w:t>samtyckes</w:t>
      </w:r>
      <w:r w:rsidRPr="00D60BE4">
        <w:rPr>
          <w:rFonts w:ascii="Arial" w:hAnsi="Arial" w:cs="Arial"/>
        </w:rPr>
        <w:t xml:space="preserve">hantering har dessutom bedrivits av </w:t>
      </w:r>
      <w:proofErr w:type="spellStart"/>
      <w:r w:rsidRPr="00D60BE4">
        <w:rPr>
          <w:rFonts w:ascii="Arial" w:hAnsi="Arial" w:cs="Arial"/>
        </w:rPr>
        <w:t>Inera</w:t>
      </w:r>
      <w:proofErr w:type="spellEnd"/>
      <w:r w:rsidRPr="00D60BE4">
        <w:rPr>
          <w:rFonts w:ascii="Arial" w:hAnsi="Arial" w:cs="Arial"/>
        </w:rPr>
        <w:t xml:space="preserve"> på uppdrag av då tidigare </w:t>
      </w:r>
      <w:proofErr w:type="spellStart"/>
      <w:r w:rsidRPr="00D60BE4">
        <w:rPr>
          <w:rFonts w:ascii="Arial" w:hAnsi="Arial" w:cs="Arial"/>
        </w:rPr>
        <w:t>CeHis</w:t>
      </w:r>
      <w:proofErr w:type="spellEnd"/>
      <w:r w:rsidRPr="00D60BE4">
        <w:rPr>
          <w:rFonts w:ascii="Arial" w:hAnsi="Arial" w:cs="Arial"/>
        </w:rPr>
        <w:t xml:space="preserve"> med representanter från SLL, Sörmland, Örebro, VGR, Östergötland. Parterna har representerats av sakkunniga inom områdena juridik, verksamhet och teknik.</w:t>
      </w:r>
    </w:p>
    <w:p w14:paraId="20206BF9" w14:textId="77777777" w:rsidR="002958BD" w:rsidRPr="00D60BE4" w:rsidRDefault="002958BD" w:rsidP="002958BD">
      <w:pPr>
        <w:rPr>
          <w:rFonts w:ascii="Arial" w:hAnsi="Arial" w:cs="Arial"/>
          <w:szCs w:val="22"/>
        </w:rPr>
      </w:pPr>
      <w:r w:rsidRPr="00D60BE4">
        <w:rPr>
          <w:rFonts w:ascii="Arial" w:hAnsi="Arial" w:cs="Arial"/>
          <w:szCs w:val="22"/>
        </w:rPr>
        <w:t xml:space="preserve">Detta dokument har tagits fram i efterhand, dvs har ej legat som grund till krav för den domän och de tjänstekontrakt som idag är realiserade i domänen. Tjänstekontrakten och dess realisering i tekniska tjänster har varit i bruk sen år 2012 och förvaltas av Säkerhetstjänsternas förvaltningsgrupp på </w:t>
      </w:r>
      <w:proofErr w:type="spellStart"/>
      <w:r w:rsidRPr="00D60BE4">
        <w:rPr>
          <w:rFonts w:ascii="Arial" w:hAnsi="Arial" w:cs="Arial"/>
          <w:szCs w:val="22"/>
        </w:rPr>
        <w:t>Inera</w:t>
      </w:r>
      <w:proofErr w:type="spellEnd"/>
      <w:r w:rsidRPr="00D60BE4">
        <w:rPr>
          <w:rFonts w:ascii="Arial" w:hAnsi="Arial" w:cs="Arial"/>
          <w:szCs w:val="22"/>
        </w:rPr>
        <w:t xml:space="preserve">. Huvudskälet till att detta dokument har tillkommit i efterhand är det regelverk som finns på </w:t>
      </w:r>
      <w:proofErr w:type="spellStart"/>
      <w:r w:rsidRPr="00D60BE4">
        <w:rPr>
          <w:rFonts w:ascii="Arial" w:hAnsi="Arial" w:cs="Arial"/>
          <w:szCs w:val="22"/>
        </w:rPr>
        <w:t>Inera</w:t>
      </w:r>
      <w:proofErr w:type="spellEnd"/>
      <w:r w:rsidRPr="00D60BE4">
        <w:rPr>
          <w:rFonts w:ascii="Arial" w:hAnsi="Arial" w:cs="Arial"/>
          <w:szCs w:val="22"/>
        </w:rPr>
        <w:t xml:space="preserve"> som anger att det alltid ska finnas en informationsspecifikation som beskriver den aktuella domänen.</w:t>
      </w:r>
    </w:p>
    <w:p w14:paraId="16DAE615" w14:textId="77777777" w:rsidR="002958BD" w:rsidRPr="00D60BE4" w:rsidRDefault="002958BD" w:rsidP="002958BD">
      <w:pPr>
        <w:rPr>
          <w:rFonts w:ascii="Arial" w:hAnsi="Arial" w:cs="Arial"/>
          <w:szCs w:val="22"/>
        </w:rPr>
      </w:pPr>
      <w:r w:rsidRPr="00D60BE4">
        <w:rPr>
          <w:rFonts w:ascii="Arial" w:hAnsi="Arial" w:cs="Arial"/>
          <w:szCs w:val="22"/>
        </w:rPr>
        <w:t>Detta är skälet till att de grundläggande kraven i denna specifikation mer speglar en befintlig realisering.</w:t>
      </w:r>
    </w:p>
    <w:p w14:paraId="66B97710" w14:textId="77777777" w:rsidR="002958BD" w:rsidRPr="00D60BE4" w:rsidRDefault="002958BD" w:rsidP="002958BD">
      <w:pPr>
        <w:rPr>
          <w:rFonts w:ascii="Arial" w:hAnsi="Arial" w:cs="Arial"/>
          <w:szCs w:val="22"/>
        </w:rPr>
      </w:pPr>
      <w:r w:rsidRPr="00D60BE4">
        <w:rPr>
          <w:rFonts w:ascii="Arial" w:hAnsi="Arial" w:cs="Arial"/>
          <w:szCs w:val="22"/>
        </w:rPr>
        <w:t>Dokumentet utgör dock en bra grund för fortsatt utveckling av domänen om det tillkommer nya verksamhetskrav som får påverkan på domänen.</w:t>
      </w:r>
    </w:p>
    <w:p w14:paraId="325214E3" w14:textId="77777777" w:rsidR="002958BD" w:rsidRPr="00D60BE4" w:rsidRDefault="002958BD" w:rsidP="00D60BE4">
      <w:pPr>
        <w:pStyle w:val="Brdtext"/>
        <w:rPr>
          <w:rFonts w:ascii="Arial" w:hAnsi="Arial" w:cs="Arial"/>
        </w:rPr>
      </w:pPr>
    </w:p>
    <w:p w14:paraId="2F081125" w14:textId="77777777" w:rsidR="00D60BE4" w:rsidRDefault="00D60BE4">
      <w:pPr>
        <w:spacing w:before="0" w:after="0"/>
      </w:pPr>
      <w:r>
        <w:br w:type="page"/>
      </w:r>
    </w:p>
    <w:p w14:paraId="3BA11199" w14:textId="77777777" w:rsidR="00C9250E" w:rsidRPr="0078389F" w:rsidRDefault="00C9250E" w:rsidP="00C9250E">
      <w:pPr>
        <w:pStyle w:val="Rubrik1Nr"/>
      </w:pPr>
      <w:bookmarkStart w:id="8" w:name="_Toc449170160"/>
      <w:bookmarkStart w:id="9" w:name="_Toc198132605"/>
      <w:r w:rsidRPr="0078389F">
        <w:lastRenderedPageBreak/>
        <w:t>Informationssäkerhet</w:t>
      </w:r>
      <w:bookmarkEnd w:id="8"/>
      <w:bookmarkEnd w:id="9"/>
    </w:p>
    <w:p w14:paraId="2D2CEB5B" w14:textId="48D9516C" w:rsidR="00CF0397" w:rsidRDefault="00D60BE4" w:rsidP="00D5364B">
      <w:pPr>
        <w:rPr>
          <w:rFonts w:ascii="Arial" w:hAnsi="Arial" w:cs="Arial"/>
          <w:color w:val="000000" w:themeColor="text1"/>
        </w:rPr>
      </w:pPr>
      <w:bookmarkStart w:id="10" w:name="_Toc449170161"/>
      <w:r w:rsidRPr="00CF0397">
        <w:rPr>
          <w:rFonts w:ascii="Arial" w:hAnsi="Arial" w:cs="Arial"/>
          <w:color w:val="000000" w:themeColor="text1"/>
        </w:rPr>
        <w:t>Tjänstedomänens juridiska kr</w:t>
      </w:r>
      <w:r w:rsidR="00577C74">
        <w:rPr>
          <w:rFonts w:ascii="Arial" w:hAnsi="Arial" w:cs="Arial"/>
          <w:color w:val="000000" w:themeColor="text1"/>
        </w:rPr>
        <w:t xml:space="preserve">av baseras </w:t>
      </w:r>
      <w:proofErr w:type="spellStart"/>
      <w:r w:rsidR="00577C74">
        <w:rPr>
          <w:rFonts w:ascii="Arial" w:hAnsi="Arial" w:cs="Arial"/>
          <w:color w:val="000000" w:themeColor="text1"/>
        </w:rPr>
        <w:t>bl.a</w:t>
      </w:r>
      <w:proofErr w:type="spellEnd"/>
      <w:r w:rsidR="00577C74">
        <w:rPr>
          <w:rFonts w:ascii="Arial" w:hAnsi="Arial" w:cs="Arial"/>
          <w:color w:val="000000" w:themeColor="text1"/>
        </w:rPr>
        <w:t xml:space="preserve"> på Slutrapport</w:t>
      </w:r>
      <w:r w:rsidR="00CF0397" w:rsidRPr="00CF0397">
        <w:rPr>
          <w:rFonts w:ascii="Arial" w:hAnsi="Arial" w:cs="Arial"/>
          <w:color w:val="000000" w:themeColor="text1"/>
        </w:rPr>
        <w:t xml:space="preserve"> </w:t>
      </w:r>
      <w:proofErr w:type="spellStart"/>
      <w:r w:rsidR="00CF0397" w:rsidRPr="00CF0397">
        <w:rPr>
          <w:rFonts w:ascii="Arial" w:hAnsi="Arial" w:cs="Arial"/>
          <w:color w:val="000000" w:themeColor="text1"/>
        </w:rPr>
        <w:t>PDLiP</w:t>
      </w:r>
      <w:proofErr w:type="spellEnd"/>
      <w:r w:rsidR="00CF0397" w:rsidRPr="00CF0397">
        <w:rPr>
          <w:rFonts w:ascii="Arial" w:hAnsi="Arial" w:cs="Arial"/>
          <w:color w:val="000000" w:themeColor="text1"/>
        </w:rPr>
        <w:t xml:space="preserve"> [R3], </w:t>
      </w:r>
      <w:r w:rsidR="005D4F99">
        <w:rPr>
          <w:rFonts w:ascii="Arial" w:hAnsi="Arial" w:cs="Arial"/>
          <w:color w:val="000000" w:themeColor="text1"/>
        </w:rPr>
        <w:t>SVOD</w:t>
      </w:r>
      <w:r w:rsidR="00CF0397" w:rsidRPr="00CF0397">
        <w:rPr>
          <w:rFonts w:ascii="Arial" w:hAnsi="Arial" w:cs="Arial"/>
          <w:color w:val="000000" w:themeColor="text1"/>
        </w:rPr>
        <w:t xml:space="preserve"> [R4] samt </w:t>
      </w:r>
      <w:r w:rsidR="00224C03">
        <w:rPr>
          <w:rFonts w:ascii="Arial" w:hAnsi="Arial" w:cs="Arial"/>
          <w:color w:val="000000" w:themeColor="text1"/>
        </w:rPr>
        <w:t>HSLF-FS 2016:40</w:t>
      </w:r>
      <w:r w:rsidR="00CF0397" w:rsidRPr="00CF0397">
        <w:rPr>
          <w:rFonts w:ascii="Arial" w:hAnsi="Arial" w:cs="Arial"/>
          <w:color w:val="000000" w:themeColor="text1"/>
        </w:rPr>
        <w:t xml:space="preserve"> [R5</w:t>
      </w:r>
      <w:r w:rsidRPr="00CF0397">
        <w:rPr>
          <w:rFonts w:ascii="Arial" w:hAnsi="Arial" w:cs="Arial"/>
          <w:color w:val="000000" w:themeColor="text1"/>
        </w:rPr>
        <w:t>]</w:t>
      </w:r>
      <w:r w:rsidR="00CF0397" w:rsidRPr="00CF0397">
        <w:rPr>
          <w:rFonts w:ascii="Arial" w:hAnsi="Arial" w:cs="Arial"/>
          <w:color w:val="000000" w:themeColor="text1"/>
        </w:rPr>
        <w:t xml:space="preserve">. </w:t>
      </w:r>
    </w:p>
    <w:p w14:paraId="02123C55" w14:textId="059D5E5E" w:rsidR="002440AD" w:rsidRDefault="00CF0397" w:rsidP="00060419">
      <w:pPr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För hantering </w:t>
      </w:r>
      <w:r w:rsidR="005D40FE">
        <w:rPr>
          <w:rFonts w:ascii="Arial" w:hAnsi="Arial" w:cs="Arial"/>
          <w:color w:val="000000" w:themeColor="text1"/>
        </w:rPr>
        <w:t xml:space="preserve">av informationen </w:t>
      </w:r>
      <w:r w:rsidR="00060419" w:rsidRPr="005D40FE">
        <w:rPr>
          <w:rFonts w:ascii="Arial" w:hAnsi="Arial" w:cs="Arial"/>
        </w:rPr>
        <w:t>åligger</w:t>
      </w:r>
      <w:r w:rsidR="005D40FE" w:rsidRPr="005D40FE">
        <w:rPr>
          <w:rFonts w:ascii="Arial" w:hAnsi="Arial" w:cs="Arial"/>
        </w:rPr>
        <w:t xml:space="preserve"> det </w:t>
      </w:r>
      <w:r w:rsidR="00060419" w:rsidRPr="005D40FE">
        <w:rPr>
          <w:rFonts w:ascii="Arial" w:hAnsi="Arial" w:cs="Arial"/>
        </w:rPr>
        <w:t>krav på vård</w:t>
      </w:r>
      <w:r w:rsidR="00505270">
        <w:rPr>
          <w:rFonts w:ascii="Arial" w:hAnsi="Arial" w:cs="Arial"/>
        </w:rPr>
        <w:t>- eller omsorgs</w:t>
      </w:r>
      <w:r w:rsidR="00060419" w:rsidRPr="005D40FE">
        <w:rPr>
          <w:rFonts w:ascii="Arial" w:hAnsi="Arial" w:cs="Arial"/>
        </w:rPr>
        <w:t xml:space="preserve">givaren att tillse att all åtkomst sker genom att användarna är starkt autentiserade och inte får åtkomst till mer uppgifter än nödvändigt i enlighet </w:t>
      </w:r>
      <w:r w:rsidR="000D310B">
        <w:rPr>
          <w:rFonts w:ascii="Arial" w:hAnsi="Arial" w:cs="Arial"/>
        </w:rPr>
        <w:t>S</w:t>
      </w:r>
      <w:r w:rsidR="00060419" w:rsidRPr="005D40FE">
        <w:rPr>
          <w:rFonts w:ascii="Arial" w:hAnsi="Arial" w:cs="Arial"/>
        </w:rPr>
        <w:t>ocialstyrelsens föreskrifter (</w:t>
      </w:r>
      <w:r w:rsidR="00224C03">
        <w:rPr>
          <w:rFonts w:ascii="Arial" w:hAnsi="Arial" w:cs="Arial"/>
          <w:color w:val="000000" w:themeColor="text1"/>
        </w:rPr>
        <w:t>HSLF-FS 2016:40</w:t>
      </w:r>
      <w:r w:rsidR="00060419" w:rsidRPr="005D40FE">
        <w:rPr>
          <w:rFonts w:ascii="Arial" w:hAnsi="Arial" w:cs="Arial"/>
        </w:rPr>
        <w:t>).</w:t>
      </w:r>
      <w:r w:rsidR="002440AD">
        <w:rPr>
          <w:rFonts w:ascii="Arial" w:hAnsi="Arial" w:cs="Arial"/>
        </w:rPr>
        <w:br/>
        <w:t xml:space="preserve">Kravet på stark autentisering åligger också </w:t>
      </w:r>
      <w:proofErr w:type="spellStart"/>
      <w:r w:rsidR="002440AD">
        <w:rPr>
          <w:rFonts w:ascii="Arial" w:hAnsi="Arial" w:cs="Arial"/>
        </w:rPr>
        <w:t>e-tjänster</w:t>
      </w:r>
      <w:proofErr w:type="spellEnd"/>
      <w:r w:rsidR="002440AD">
        <w:rPr>
          <w:rFonts w:ascii="Arial" w:hAnsi="Arial" w:cs="Arial"/>
        </w:rPr>
        <w:t xml:space="preserve"> som erbjuder patient</w:t>
      </w:r>
      <w:r w:rsidR="00505270">
        <w:rPr>
          <w:rFonts w:ascii="Arial" w:hAnsi="Arial" w:cs="Arial"/>
        </w:rPr>
        <w:t>s/brukares</w:t>
      </w:r>
      <w:r w:rsidR="002440AD">
        <w:rPr>
          <w:rFonts w:ascii="Arial" w:hAnsi="Arial" w:cs="Arial"/>
        </w:rPr>
        <w:t xml:space="preserve"> åtkomst till hens givna samtycken.</w:t>
      </w:r>
    </w:p>
    <w:p w14:paraId="2F4DD48E" w14:textId="10A1291A" w:rsidR="00060419" w:rsidRPr="005D40FE" w:rsidRDefault="00060419" w:rsidP="00060419">
      <w:pPr>
        <w:rPr>
          <w:rFonts w:ascii="Arial" w:hAnsi="Arial" w:cs="Arial"/>
          <w:color w:val="000000" w:themeColor="text1"/>
        </w:rPr>
      </w:pPr>
      <w:r w:rsidRPr="005D40FE">
        <w:rPr>
          <w:rFonts w:ascii="Arial" w:hAnsi="Arial" w:cs="Arial"/>
        </w:rPr>
        <w:t>Dessa krav måste hanteras av det system som konsume</w:t>
      </w:r>
      <w:r w:rsidR="00582AE3">
        <w:rPr>
          <w:rFonts w:ascii="Arial" w:hAnsi="Arial" w:cs="Arial"/>
        </w:rPr>
        <w:t>rar tjänsterna enligt kontrakten</w:t>
      </w:r>
      <w:r w:rsidRPr="005D40FE">
        <w:rPr>
          <w:rFonts w:ascii="Arial" w:hAnsi="Arial" w:cs="Arial"/>
        </w:rPr>
        <w:t xml:space="preserve">. </w:t>
      </w:r>
    </w:p>
    <w:p w14:paraId="57E024E6" w14:textId="77777777" w:rsidR="00CF0397" w:rsidRPr="00CF0397" w:rsidRDefault="00CF0397" w:rsidP="00D5364B">
      <w:pPr>
        <w:rPr>
          <w:rFonts w:ascii="Arial" w:hAnsi="Arial" w:cs="Arial"/>
          <w:color w:val="000000" w:themeColor="text1"/>
        </w:rPr>
      </w:pPr>
      <w:r w:rsidRPr="00CF0397">
        <w:rPr>
          <w:rFonts w:ascii="Arial" w:hAnsi="Arial" w:cs="Arial"/>
          <w:color w:val="000000" w:themeColor="text1"/>
        </w:rPr>
        <w:t xml:space="preserve">  </w:t>
      </w:r>
    </w:p>
    <w:tbl>
      <w:tblPr>
        <w:tblStyle w:val="Tabellrutnt"/>
        <w:tblW w:w="9067" w:type="dxa"/>
        <w:tblLook w:val="04A0" w:firstRow="1" w:lastRow="0" w:firstColumn="1" w:lastColumn="0" w:noHBand="0" w:noVBand="1"/>
      </w:tblPr>
      <w:tblGrid>
        <w:gridCol w:w="2972"/>
        <w:gridCol w:w="6095"/>
      </w:tblGrid>
      <w:tr w:rsidR="00D5364B" w14:paraId="59D98338" w14:textId="77777777" w:rsidTr="00545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tcW w:w="9067" w:type="dxa"/>
            <w:gridSpan w:val="2"/>
          </w:tcPr>
          <w:p w14:paraId="4CF4792D" w14:textId="77777777" w:rsidR="00D5364B" w:rsidRDefault="00D5364B" w:rsidP="00545441">
            <w:r>
              <w:t>Beskrivning av informationen</w:t>
            </w:r>
          </w:p>
        </w:tc>
      </w:tr>
      <w:tr w:rsidR="00D5364B" w14:paraId="58F507D4" w14:textId="77777777" w:rsidTr="00545441">
        <w:trPr>
          <w:trHeight w:val="248"/>
        </w:trPr>
        <w:tc>
          <w:tcPr>
            <w:tcW w:w="2972" w:type="dxa"/>
          </w:tcPr>
          <w:p w14:paraId="088BED50" w14:textId="77777777" w:rsidR="00D5364B" w:rsidRPr="001C5452" w:rsidRDefault="00D5364B" w:rsidP="00545441">
            <w:pPr>
              <w:pStyle w:val="Brdtext"/>
              <w:rPr>
                <w:rFonts w:asciiTheme="minorHAnsi" w:hAnsiTheme="minorHAnsi"/>
              </w:rPr>
            </w:pPr>
            <w:r w:rsidRPr="001C5452">
              <w:rPr>
                <w:rFonts w:asciiTheme="minorHAnsi" w:hAnsiTheme="minorHAnsi"/>
              </w:rPr>
              <w:t>Översiktlig beskrivning av informationen</w:t>
            </w:r>
          </w:p>
          <w:p w14:paraId="7B1BD41A" w14:textId="77777777" w:rsidR="00D5364B" w:rsidRPr="001C5452" w:rsidRDefault="00D5364B" w:rsidP="00545441">
            <w:pPr>
              <w:rPr>
                <w:rFonts w:asciiTheme="minorHAnsi" w:hAnsiTheme="minorHAnsi"/>
              </w:rPr>
            </w:pPr>
          </w:p>
        </w:tc>
        <w:tc>
          <w:tcPr>
            <w:tcW w:w="6095" w:type="dxa"/>
          </w:tcPr>
          <w:p w14:paraId="75A4D291" w14:textId="0E6EEB5D" w:rsidR="00D5364B" w:rsidRPr="001C5452" w:rsidRDefault="005D40FE" w:rsidP="00545441">
            <w:pPr>
              <w:spacing w:before="80" w:after="40"/>
              <w:ind w:right="144"/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</w:pP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Domänens uppgift är att tillhandahålla information </w:t>
            </w:r>
            <w:r w:rsidR="00AB778A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som anger </w:t>
            </w: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om en patient</w:t>
            </w:r>
            <w:r w:rsidR="00505270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/</w:t>
            </w:r>
            <w:r w:rsidR="00505270" w:rsidRPr="00505270">
              <w:rPr>
                <w:rStyle w:val="Diskretbetoning"/>
                <w:rFonts w:asciiTheme="minorHAnsi" w:hAnsiTheme="minorHAnsi"/>
                <w:i w:val="0"/>
                <w:iCs w:val="0"/>
                <w:color w:val="auto"/>
                <w:szCs w:val="22"/>
              </w:rPr>
              <w:t>brukare</w:t>
            </w: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har </w:t>
            </w:r>
            <w:r w:rsidR="000F42D9" w:rsidRPr="000F42D9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givit</w:t>
            </w:r>
            <w:r w:rsidR="00BE5D3C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sitt samtycke till vård</w:t>
            </w:r>
            <w:r w:rsidR="00505270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-</w:t>
            </w:r>
            <w:r w:rsidR="00505270">
              <w:rPr>
                <w:rStyle w:val="Diskretbetoning"/>
                <w:rFonts w:asciiTheme="minorHAnsi" w:hAnsiTheme="minorHAnsi"/>
                <w:szCs w:val="22"/>
              </w:rPr>
              <w:t xml:space="preserve"> </w:t>
            </w:r>
            <w:r w:rsidR="00505270" w:rsidRPr="00505270">
              <w:rPr>
                <w:rStyle w:val="Diskretbetoning"/>
                <w:rFonts w:asciiTheme="minorHAnsi" w:hAnsiTheme="minorHAnsi"/>
                <w:i w:val="0"/>
                <w:iCs w:val="0"/>
                <w:color w:val="auto"/>
                <w:szCs w:val="22"/>
              </w:rPr>
              <w:t>eller omsorgs</w:t>
            </w:r>
            <w:r w:rsidR="00BE5D3C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givare att få tillgång</w:t>
            </w: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till </w:t>
            </w:r>
            <w:r w:rsidR="00392988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sammanhållen vård- och omsorgsdokumentation</w:t>
            </w:r>
            <w:r w:rsidR="00C17D1F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. T</w:t>
            </w: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ill exempel ett journalsystem</w:t>
            </w:r>
            <w:r w:rsidR="003C4758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,</w:t>
            </w: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som samverkar inom </w:t>
            </w:r>
            <w:r w:rsidR="00392988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sammanhållen vård- och omsorgsdokumentation</w:t>
            </w: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[R3] </w:t>
            </w:r>
            <w:r w:rsidR="00BE5D3C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för att visa </w:t>
            </w:r>
            <w:r w:rsidR="000F42D9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journal</w:t>
            </w:r>
            <w:r w:rsidR="00BE5D3C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information som tillhör olika vård</w:t>
            </w:r>
            <w:r w:rsidR="00505270" w:rsidRPr="00505270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- eller omsorgs</w:t>
            </w:r>
            <w:r w:rsidR="00BE5D3C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givare</w:t>
            </w:r>
            <w:r w:rsidR="003C4758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.</w:t>
            </w:r>
          </w:p>
          <w:p w14:paraId="4F2EFEE2" w14:textId="3CB15472" w:rsidR="003C4758" w:rsidRPr="001C5452" w:rsidRDefault="00BE5D3C" w:rsidP="003C4758">
            <w:pPr>
              <w:pStyle w:val="Brdtext"/>
              <w:rPr>
                <w:rFonts w:asciiTheme="minorHAnsi" w:hAnsiTheme="minorHAnsi"/>
              </w:rPr>
            </w:pPr>
            <w:r w:rsidRPr="001C5452">
              <w:rPr>
                <w:rFonts w:asciiTheme="minorHAnsi" w:hAnsiTheme="minorHAnsi"/>
              </w:rPr>
              <w:t>För att vård</w:t>
            </w:r>
            <w:r w:rsidR="00505270">
              <w:rPr>
                <w:rFonts w:asciiTheme="minorHAnsi" w:hAnsiTheme="minorHAnsi"/>
              </w:rPr>
              <w:t>- eller omsorgs</w:t>
            </w:r>
            <w:r w:rsidRPr="001C5452">
              <w:rPr>
                <w:rFonts w:asciiTheme="minorHAnsi" w:hAnsiTheme="minorHAnsi"/>
              </w:rPr>
              <w:t>personal ska få tillgång till en patients</w:t>
            </w:r>
            <w:r w:rsidR="00505270">
              <w:rPr>
                <w:rFonts w:asciiTheme="minorHAnsi" w:hAnsiTheme="minorHAnsi"/>
              </w:rPr>
              <w:t>/brukares</w:t>
            </w:r>
            <w:r w:rsidRPr="001C5452">
              <w:rPr>
                <w:rFonts w:asciiTheme="minorHAnsi" w:hAnsiTheme="minorHAnsi"/>
              </w:rPr>
              <w:t xml:space="preserve"> sammanhållna journal krävs att patienten</w:t>
            </w:r>
            <w:r w:rsidR="00505270">
              <w:rPr>
                <w:rFonts w:asciiTheme="minorHAnsi" w:hAnsiTheme="minorHAnsi"/>
              </w:rPr>
              <w:t>/brukaren</w:t>
            </w:r>
            <w:r w:rsidRPr="001C5452">
              <w:rPr>
                <w:rFonts w:asciiTheme="minorHAnsi" w:hAnsiTheme="minorHAnsi"/>
              </w:rPr>
              <w:t xml:space="preserve"> ger sitt samtycke.</w:t>
            </w:r>
          </w:p>
        </w:tc>
      </w:tr>
      <w:tr w:rsidR="00D5364B" w14:paraId="0C12A42A" w14:textId="77777777" w:rsidTr="00545441">
        <w:trPr>
          <w:trHeight w:val="240"/>
        </w:trPr>
        <w:tc>
          <w:tcPr>
            <w:tcW w:w="2972" w:type="dxa"/>
          </w:tcPr>
          <w:p w14:paraId="4B3A4727" w14:textId="77777777" w:rsidR="00D5364B" w:rsidRPr="001C5452" w:rsidRDefault="00D5364B" w:rsidP="00545441">
            <w:pPr>
              <w:pStyle w:val="Brdtext"/>
              <w:rPr>
                <w:rFonts w:asciiTheme="minorHAnsi" w:hAnsiTheme="minorHAnsi"/>
              </w:rPr>
            </w:pPr>
            <w:r w:rsidRPr="001C5452">
              <w:rPr>
                <w:rFonts w:asciiTheme="minorHAnsi" w:hAnsiTheme="minorHAnsi"/>
              </w:rPr>
              <w:t>Innehåller informationen personuppgifter?</w:t>
            </w:r>
          </w:p>
          <w:p w14:paraId="15C875AB" w14:textId="77777777" w:rsidR="00D5364B" w:rsidRPr="001C5452" w:rsidRDefault="00D5364B" w:rsidP="00545441">
            <w:pPr>
              <w:rPr>
                <w:rFonts w:asciiTheme="minorHAnsi" w:hAnsiTheme="minorHAnsi"/>
              </w:rPr>
            </w:pPr>
          </w:p>
        </w:tc>
        <w:tc>
          <w:tcPr>
            <w:tcW w:w="6095" w:type="dxa"/>
          </w:tcPr>
          <w:p w14:paraId="4656D413" w14:textId="2271DFF8" w:rsidR="00D5364B" w:rsidRPr="001C5452" w:rsidRDefault="00582AE3" w:rsidP="00545441">
            <w:pPr>
              <w:spacing w:before="80" w:after="40"/>
              <w:ind w:right="144"/>
              <w:rPr>
                <w:rFonts w:asciiTheme="minorHAnsi" w:hAnsiTheme="minorHAnsi"/>
                <w:i/>
                <w:szCs w:val="22"/>
              </w:rPr>
            </w:pP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Informationen in</w:t>
            </w:r>
            <w:r w:rsidR="003F2898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nehåller </w:t>
            </w:r>
            <w:r w:rsidR="003F2898" w:rsidRPr="00505270">
              <w:rPr>
                <w:rStyle w:val="Diskretbetoning"/>
                <w:rFonts w:asciiTheme="minorHAnsi" w:hAnsiTheme="minorHAnsi" w:cstheme="minorHAnsi"/>
                <w:i w:val="0"/>
                <w:color w:val="auto"/>
                <w:szCs w:val="22"/>
              </w:rPr>
              <w:t>personuppgifter, både för</w:t>
            </w:r>
            <w:r w:rsidRPr="00505270">
              <w:rPr>
                <w:rStyle w:val="Diskretbetoning"/>
                <w:rFonts w:asciiTheme="minorHAnsi" w:hAnsiTheme="minorHAnsi" w:cstheme="minorHAnsi"/>
                <w:i w:val="0"/>
                <w:color w:val="auto"/>
                <w:szCs w:val="22"/>
              </w:rPr>
              <w:t xml:space="preserve"> patienter</w:t>
            </w:r>
            <w:r w:rsidR="00505270" w:rsidRPr="00505270">
              <w:rPr>
                <w:rStyle w:val="Diskretbetoning"/>
                <w:rFonts w:asciiTheme="minorHAnsi" w:hAnsiTheme="minorHAnsi" w:cstheme="minorHAnsi"/>
                <w:i w:val="0"/>
                <w:color w:val="auto"/>
                <w:szCs w:val="22"/>
              </w:rPr>
              <w:t>/brukare</w:t>
            </w:r>
            <w:r w:rsidRPr="00505270">
              <w:rPr>
                <w:rStyle w:val="Diskretbetoning"/>
                <w:rFonts w:asciiTheme="minorHAnsi" w:hAnsiTheme="minorHAnsi" w:cstheme="minorHAnsi"/>
                <w:i w:val="0"/>
                <w:color w:val="auto"/>
                <w:szCs w:val="22"/>
              </w:rPr>
              <w:t xml:space="preserve"> och vård</w:t>
            </w:r>
            <w:r w:rsidR="00505270" w:rsidRPr="00505270">
              <w:rPr>
                <w:rStyle w:val="Diskretbetoning"/>
                <w:rFonts w:asciiTheme="minorHAnsi" w:hAnsiTheme="minorHAnsi" w:cstheme="minorHAnsi"/>
                <w:i w:val="0"/>
                <w:color w:val="auto"/>
                <w:szCs w:val="22"/>
              </w:rPr>
              <w:t>- eller omsorgs</w:t>
            </w:r>
            <w:r w:rsidRPr="00505270">
              <w:rPr>
                <w:rStyle w:val="Diskretbetoning"/>
                <w:rFonts w:asciiTheme="minorHAnsi" w:hAnsiTheme="minorHAnsi" w:cstheme="minorHAnsi"/>
                <w:i w:val="0"/>
                <w:color w:val="auto"/>
                <w:szCs w:val="22"/>
              </w:rPr>
              <w:t>personal</w:t>
            </w:r>
            <w:r w:rsidR="00C17D1F" w:rsidRPr="00505270">
              <w:rPr>
                <w:rStyle w:val="Diskretbetoning"/>
                <w:rFonts w:asciiTheme="minorHAnsi" w:hAnsiTheme="minorHAnsi" w:cstheme="minorHAnsi"/>
                <w:i w:val="0"/>
                <w:color w:val="auto"/>
                <w:szCs w:val="22"/>
              </w:rPr>
              <w:t>.</w:t>
            </w:r>
          </w:p>
        </w:tc>
      </w:tr>
      <w:tr w:rsidR="00D5364B" w14:paraId="1E114E4E" w14:textId="77777777" w:rsidTr="00545441">
        <w:trPr>
          <w:trHeight w:val="240"/>
        </w:trPr>
        <w:tc>
          <w:tcPr>
            <w:tcW w:w="2972" w:type="dxa"/>
          </w:tcPr>
          <w:p w14:paraId="423088C5" w14:textId="77777777" w:rsidR="00D5364B" w:rsidRPr="001C5452" w:rsidRDefault="00D5364B" w:rsidP="00582AE3">
            <w:pPr>
              <w:pStyle w:val="Brdtext"/>
              <w:rPr>
                <w:rFonts w:asciiTheme="minorHAnsi" w:hAnsiTheme="minorHAnsi"/>
              </w:rPr>
            </w:pPr>
            <w:r w:rsidRPr="001C5452">
              <w:rPr>
                <w:rFonts w:asciiTheme="minorHAnsi" w:hAnsiTheme="minorHAnsi"/>
              </w:rPr>
              <w:t>Innehåller informationen känsliga personuppgifter, exempelvis patientuppgifter?</w:t>
            </w:r>
          </w:p>
        </w:tc>
        <w:tc>
          <w:tcPr>
            <w:tcW w:w="6095" w:type="dxa"/>
          </w:tcPr>
          <w:p w14:paraId="5AFBB92B" w14:textId="7B2DAFC1" w:rsidR="00582AE3" w:rsidRPr="001C5452" w:rsidRDefault="00582AE3" w:rsidP="00545441">
            <w:pPr>
              <w:spacing w:before="80" w:after="40"/>
              <w:ind w:right="144"/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</w:pP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Informationen innehåller känsliga personuppgifter, </w:t>
            </w:r>
            <w:proofErr w:type="gramStart"/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t.ex</w:t>
            </w:r>
            <w:r w:rsidR="003F2898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.</w:t>
            </w:r>
            <w:proofErr w:type="gramEnd"/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uppgifter</w:t>
            </w:r>
            <w:r w:rsidR="00505270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om patient/brukare</w:t>
            </w: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, uppgifter om var en patient</w:t>
            </w:r>
            <w:r w:rsidR="00505270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/brukare</w:t>
            </w: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har vårdats</w:t>
            </w:r>
            <w:r w:rsidR="000F42D9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eller givits insatser</w:t>
            </w: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.</w:t>
            </w:r>
          </w:p>
          <w:p w14:paraId="05FB8B07" w14:textId="77777777" w:rsidR="00D5364B" w:rsidRPr="001C5452" w:rsidRDefault="00D5364B" w:rsidP="00582AE3">
            <w:pPr>
              <w:spacing w:before="80" w:after="40"/>
              <w:ind w:right="144"/>
              <w:rPr>
                <w:rFonts w:asciiTheme="minorHAnsi" w:hAnsiTheme="minorHAnsi"/>
                <w:szCs w:val="22"/>
              </w:rPr>
            </w:pPr>
          </w:p>
        </w:tc>
      </w:tr>
      <w:tr w:rsidR="00D5364B" w14:paraId="33AE4810" w14:textId="77777777" w:rsidTr="00545441">
        <w:trPr>
          <w:trHeight w:val="240"/>
        </w:trPr>
        <w:tc>
          <w:tcPr>
            <w:tcW w:w="2972" w:type="dxa"/>
          </w:tcPr>
          <w:p w14:paraId="18F5DA1C" w14:textId="77777777" w:rsidR="00D5364B" w:rsidRPr="001C5452" w:rsidRDefault="00D5364B" w:rsidP="00545441">
            <w:pPr>
              <w:pStyle w:val="Brdtext"/>
              <w:rPr>
                <w:rFonts w:asciiTheme="minorHAnsi" w:hAnsiTheme="minorHAnsi"/>
              </w:rPr>
            </w:pPr>
            <w:r w:rsidRPr="001C5452">
              <w:rPr>
                <w:rFonts w:asciiTheme="minorHAnsi" w:hAnsiTheme="minorHAnsi"/>
              </w:rPr>
              <w:t>Finns informationsmängder som kräver särskilt hantering och hur ska den ske?</w:t>
            </w:r>
            <w:r w:rsidRPr="001C5452">
              <w:rPr>
                <w:rFonts w:asciiTheme="minorHAnsi" w:hAnsiTheme="minorHAnsi"/>
                <w:i/>
              </w:rPr>
              <w:t xml:space="preserve"> </w:t>
            </w:r>
          </w:p>
        </w:tc>
        <w:tc>
          <w:tcPr>
            <w:tcW w:w="6095" w:type="dxa"/>
          </w:tcPr>
          <w:p w14:paraId="2ABD1A7F" w14:textId="19C48F0A" w:rsidR="00D5364B" w:rsidRPr="001C5452" w:rsidRDefault="00582AE3" w:rsidP="00582AE3">
            <w:pPr>
              <w:spacing w:before="80" w:after="40"/>
              <w:ind w:right="144"/>
              <w:rPr>
                <w:rFonts w:asciiTheme="minorHAnsi" w:hAnsiTheme="minorHAnsi"/>
                <w:i/>
                <w:szCs w:val="22"/>
              </w:rPr>
            </w:pP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Domänen kan innehålla informationsmängder som kräver särskild hantering, </w:t>
            </w:r>
            <w:proofErr w:type="gramStart"/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t.ex</w:t>
            </w:r>
            <w:r w:rsidR="0078322E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.</w:t>
            </w:r>
            <w:proofErr w:type="gramEnd"/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personer med skyddade personuppgifter</w:t>
            </w:r>
            <w:r w:rsidR="00C17D1F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.</w:t>
            </w:r>
          </w:p>
        </w:tc>
      </w:tr>
    </w:tbl>
    <w:p w14:paraId="6CD85F3E" w14:textId="77777777" w:rsidR="00D5364B" w:rsidRDefault="00D5364B" w:rsidP="00D5364B">
      <w:pPr>
        <w:pStyle w:val="Brdtext"/>
      </w:pPr>
    </w:p>
    <w:p w14:paraId="43CAB021" w14:textId="53210D39" w:rsidR="0065330A" w:rsidRDefault="0065330A">
      <w:pPr>
        <w:spacing w:before="0" w:after="0"/>
      </w:pPr>
      <w:r>
        <w:br w:type="page"/>
      </w:r>
    </w:p>
    <w:tbl>
      <w:tblPr>
        <w:tblStyle w:val="Tabellrutnt"/>
        <w:tblW w:w="9067" w:type="dxa"/>
        <w:tblLook w:val="04A0" w:firstRow="1" w:lastRow="0" w:firstColumn="1" w:lastColumn="0" w:noHBand="0" w:noVBand="1"/>
      </w:tblPr>
      <w:tblGrid>
        <w:gridCol w:w="2972"/>
        <w:gridCol w:w="6095"/>
      </w:tblGrid>
      <w:tr w:rsidR="00D5364B" w14:paraId="4313031A" w14:textId="77777777" w:rsidTr="00545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tcW w:w="9067" w:type="dxa"/>
            <w:gridSpan w:val="2"/>
          </w:tcPr>
          <w:p w14:paraId="51D3BD53" w14:textId="77777777" w:rsidR="00D5364B" w:rsidRDefault="00D5364B" w:rsidP="00545441">
            <w:r>
              <w:lastRenderedPageBreak/>
              <w:t>Lagrum</w:t>
            </w:r>
          </w:p>
        </w:tc>
      </w:tr>
      <w:tr w:rsidR="00D5364B" w14:paraId="67D3C627" w14:textId="77777777" w:rsidTr="00545441">
        <w:trPr>
          <w:trHeight w:val="248"/>
        </w:trPr>
        <w:tc>
          <w:tcPr>
            <w:tcW w:w="2972" w:type="dxa"/>
          </w:tcPr>
          <w:p w14:paraId="4B6AD024" w14:textId="77777777" w:rsidR="00D5364B" w:rsidRPr="001C5452" w:rsidRDefault="00D5364B" w:rsidP="00545441">
            <w:pPr>
              <w:pStyle w:val="Brdtext"/>
              <w:rPr>
                <w:rFonts w:asciiTheme="minorHAnsi" w:hAnsiTheme="minorHAnsi"/>
              </w:rPr>
            </w:pPr>
            <w:r w:rsidRPr="001C5452">
              <w:rPr>
                <w:rFonts w:asciiTheme="minorHAnsi" w:hAnsiTheme="minorHAnsi"/>
              </w:rPr>
              <w:t>Har en juridisk analys/rättsutredning gjorts?</w:t>
            </w:r>
          </w:p>
        </w:tc>
        <w:tc>
          <w:tcPr>
            <w:tcW w:w="6095" w:type="dxa"/>
          </w:tcPr>
          <w:p w14:paraId="5BBFCACB" w14:textId="0916B31C" w:rsidR="00D5364B" w:rsidRPr="001C5452" w:rsidRDefault="00D749D5" w:rsidP="00545441">
            <w:pPr>
              <w:spacing w:before="80" w:after="40"/>
              <w:ind w:right="144"/>
              <w:rPr>
                <w:rFonts w:asciiTheme="minorHAnsi" w:hAnsiTheme="minorHAnsi"/>
                <w:i/>
                <w:szCs w:val="22"/>
              </w:rPr>
            </w:pP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Kraven och tolkningarna av styrande lagar har utförts i en utredning benämnd </w:t>
            </w:r>
            <w:proofErr w:type="spellStart"/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PDLiP</w:t>
            </w:r>
            <w:proofErr w:type="spellEnd"/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, Patientdatalagen i praktiken [R3]. Denna rapport har utgjort en kravgrund för domänen</w:t>
            </w:r>
            <w:r w:rsidR="0078322E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.</w:t>
            </w:r>
          </w:p>
        </w:tc>
      </w:tr>
      <w:tr w:rsidR="00D5364B" w14:paraId="227E8443" w14:textId="77777777" w:rsidTr="00545441">
        <w:trPr>
          <w:trHeight w:val="240"/>
        </w:trPr>
        <w:tc>
          <w:tcPr>
            <w:tcW w:w="2972" w:type="dxa"/>
          </w:tcPr>
          <w:p w14:paraId="4265C266" w14:textId="77777777" w:rsidR="00D5364B" w:rsidRPr="001C5452" w:rsidRDefault="00D5364B" w:rsidP="00545441">
            <w:pPr>
              <w:pStyle w:val="Brdtext"/>
              <w:rPr>
                <w:rFonts w:asciiTheme="minorHAnsi" w:hAnsiTheme="minorHAnsi"/>
              </w:rPr>
            </w:pPr>
            <w:r w:rsidRPr="001C5452">
              <w:rPr>
                <w:rFonts w:asciiTheme="minorHAnsi" w:hAnsiTheme="minorHAnsi"/>
              </w:rPr>
              <w:t xml:space="preserve">Vilka lagrum reglerar hur informationen får hanteras </w:t>
            </w:r>
          </w:p>
        </w:tc>
        <w:tc>
          <w:tcPr>
            <w:tcW w:w="6095" w:type="dxa"/>
          </w:tcPr>
          <w:p w14:paraId="54DFA309" w14:textId="489C9931" w:rsidR="00D5364B" w:rsidRPr="001C5452" w:rsidRDefault="005D4F99" w:rsidP="00545441">
            <w:pPr>
              <w:spacing w:before="80" w:after="40"/>
              <w:ind w:right="144"/>
              <w:rPr>
                <w:rFonts w:asciiTheme="minorHAnsi" w:hAnsiTheme="minorHAnsi"/>
                <w:i/>
                <w:szCs w:val="22"/>
              </w:rPr>
            </w:pPr>
            <w:r w:rsidRPr="00C350E1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Lag om sammanhållen vård- och omsorgsdokumentation</w:t>
            </w:r>
            <w:r w:rsidR="00D749D5" w:rsidRPr="00C350E1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(</w:t>
            </w:r>
            <w:r w:rsidRPr="00C350E1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SVOD</w:t>
            </w:r>
            <w:r w:rsidR="00D749D5" w:rsidRPr="00C350E1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) [R4],</w:t>
            </w:r>
            <w:r w:rsidR="00D749D5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</w:t>
            </w:r>
            <w:r w:rsidR="00224C03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HSLF-FS 2016:40</w:t>
            </w:r>
            <w:r w:rsidR="00D749D5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[R</w:t>
            </w:r>
            <w:r w:rsidR="00224C03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5</w:t>
            </w:r>
            <w:r w:rsidR="00D749D5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] samt </w:t>
            </w:r>
            <w:r w:rsidR="00224C03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Dataskyddsförordningen</w:t>
            </w:r>
            <w:r w:rsidR="00D749D5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</w:t>
            </w:r>
            <w:r w:rsidR="00224C03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[R6] </w:t>
            </w:r>
            <w:r w:rsidR="00D749D5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reglerar informationens hantering</w:t>
            </w:r>
            <w:r w:rsidR="00C01833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.</w:t>
            </w:r>
          </w:p>
        </w:tc>
      </w:tr>
      <w:tr w:rsidR="00D5364B" w14:paraId="09A884EB" w14:textId="77777777" w:rsidTr="00545441">
        <w:trPr>
          <w:trHeight w:val="240"/>
        </w:trPr>
        <w:tc>
          <w:tcPr>
            <w:tcW w:w="2972" w:type="dxa"/>
          </w:tcPr>
          <w:p w14:paraId="6AA4B8B5" w14:textId="77777777" w:rsidR="00D5364B" w:rsidRPr="001C5452" w:rsidRDefault="00D5364B" w:rsidP="00545441">
            <w:pPr>
              <w:pStyle w:val="Brdtext"/>
              <w:rPr>
                <w:rFonts w:asciiTheme="minorHAnsi" w:hAnsiTheme="minorHAnsi"/>
              </w:rPr>
            </w:pPr>
            <w:r w:rsidRPr="001C5452">
              <w:rPr>
                <w:rFonts w:asciiTheme="minorHAnsi" w:hAnsiTheme="minorHAnsi"/>
              </w:rPr>
              <w:t>Vilka specifika lagkrav har identifierats?</w:t>
            </w:r>
          </w:p>
        </w:tc>
        <w:tc>
          <w:tcPr>
            <w:tcW w:w="6095" w:type="dxa"/>
          </w:tcPr>
          <w:p w14:paraId="4C4EE4B3" w14:textId="77777777" w:rsidR="00D5364B" w:rsidRPr="001C5452" w:rsidRDefault="00186E9F" w:rsidP="00545441">
            <w:pPr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</w:pP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Angivna lagar &amp; förordningar ovan reglerar </w:t>
            </w:r>
            <w:proofErr w:type="spellStart"/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bl.a</w:t>
            </w:r>
            <w:proofErr w:type="spellEnd"/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att åtkomst till informationen ska föregås av stark autentisering samt att åtkomsten skall loggas.</w:t>
            </w:r>
          </w:p>
        </w:tc>
      </w:tr>
    </w:tbl>
    <w:p w14:paraId="20FFCF57" w14:textId="77777777" w:rsidR="00D5364B" w:rsidRDefault="00D5364B" w:rsidP="00D5364B">
      <w:pPr>
        <w:pStyle w:val="Brdtext"/>
      </w:pPr>
    </w:p>
    <w:tbl>
      <w:tblPr>
        <w:tblStyle w:val="Tabellrutnt"/>
        <w:tblW w:w="9067" w:type="dxa"/>
        <w:tblLook w:val="04A0" w:firstRow="1" w:lastRow="0" w:firstColumn="1" w:lastColumn="0" w:noHBand="0" w:noVBand="1"/>
      </w:tblPr>
      <w:tblGrid>
        <w:gridCol w:w="2972"/>
        <w:gridCol w:w="6095"/>
      </w:tblGrid>
      <w:tr w:rsidR="00D5364B" w14:paraId="7C381AE2" w14:textId="77777777" w:rsidTr="00545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tcW w:w="9067" w:type="dxa"/>
            <w:gridSpan w:val="2"/>
          </w:tcPr>
          <w:p w14:paraId="10C1F747" w14:textId="77777777" w:rsidR="00D5364B" w:rsidRDefault="00D5364B" w:rsidP="00545441">
            <w:r>
              <w:t>Informationsflöde</w:t>
            </w:r>
          </w:p>
        </w:tc>
      </w:tr>
      <w:tr w:rsidR="00D5364B" w14:paraId="081DE922" w14:textId="77777777" w:rsidTr="00545441">
        <w:trPr>
          <w:trHeight w:val="248"/>
        </w:trPr>
        <w:tc>
          <w:tcPr>
            <w:tcW w:w="2972" w:type="dxa"/>
          </w:tcPr>
          <w:p w14:paraId="0F6C43DE" w14:textId="77777777" w:rsidR="00D5364B" w:rsidRPr="001C5452" w:rsidRDefault="00D5364B" w:rsidP="00545441">
            <w:pPr>
              <w:rPr>
                <w:rFonts w:asciiTheme="minorHAnsi" w:hAnsiTheme="minorHAnsi"/>
              </w:rPr>
            </w:pPr>
            <w:r w:rsidRPr="001C5452">
              <w:rPr>
                <w:rFonts w:asciiTheme="minorHAnsi" w:hAnsiTheme="minorHAnsi"/>
              </w:rPr>
              <w:t xml:space="preserve">Hur/mellan vilka parter kommer informationen att flöda? </w:t>
            </w:r>
          </w:p>
        </w:tc>
        <w:tc>
          <w:tcPr>
            <w:tcW w:w="6095" w:type="dxa"/>
          </w:tcPr>
          <w:p w14:paraId="4774678D" w14:textId="208F486E" w:rsidR="00186E9F" w:rsidRPr="001C5452" w:rsidRDefault="00186E9F" w:rsidP="00545441">
            <w:pPr>
              <w:spacing w:after="0"/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</w:pP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Informationen i domänen skapas </w:t>
            </w:r>
            <w:r w:rsidR="001D5183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av</w:t>
            </w: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</w:t>
            </w:r>
            <w:r w:rsidR="0078322E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medarbetare (normalt </w:t>
            </w:r>
            <w:r w:rsidR="00392988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vård- eller omsorgspersonal</w:t>
            </w:r>
            <w:r w:rsidR="0078322E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) </w:t>
            </w: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inom en </w:t>
            </w:r>
            <w:r w:rsidR="00505270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utförare</w:t>
            </w:r>
            <w:r w:rsidR="001D5183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</w:t>
            </w:r>
            <w:r w:rsidR="00B937F8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som vill få tillgång till en patients</w:t>
            </w:r>
            <w:r w:rsidR="00505270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/brukares</w:t>
            </w:r>
            <w:r w:rsidR="00B937F8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sammanhållna journal</w:t>
            </w:r>
            <w:r w:rsidR="001D5183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. </w:t>
            </w:r>
          </w:p>
          <w:p w14:paraId="57B56623" w14:textId="0FD250D7" w:rsidR="00695A12" w:rsidRPr="001C5452" w:rsidRDefault="00695A12" w:rsidP="00695A12">
            <w:pPr>
              <w:pStyle w:val="Brdtext"/>
              <w:rPr>
                <w:rFonts w:asciiTheme="minorHAnsi" w:hAnsiTheme="minorHAnsi"/>
              </w:rPr>
            </w:pPr>
            <w:r w:rsidRPr="001C5452">
              <w:rPr>
                <w:rFonts w:asciiTheme="minorHAnsi" w:hAnsiTheme="minorHAnsi"/>
              </w:rPr>
              <w:t xml:space="preserve">Informationen som skapats utgör beslutsunderlag till en konsument av </w:t>
            </w:r>
            <w:r w:rsidRPr="00505270">
              <w:rPr>
                <w:rFonts w:asciiTheme="minorHAnsi" w:hAnsiTheme="minorHAnsi" w:cstheme="minorHAnsi"/>
              </w:rPr>
              <w:t>vård</w:t>
            </w:r>
            <w:r w:rsidR="00505270" w:rsidRPr="00505270">
              <w:rPr>
                <w:rFonts w:asciiTheme="minorHAnsi" w:hAnsiTheme="minorHAnsi" w:cstheme="minorHAnsi"/>
              </w:rPr>
              <w:t>- och omsorgs</w:t>
            </w:r>
            <w:r w:rsidRPr="00505270">
              <w:rPr>
                <w:rFonts w:asciiTheme="minorHAnsi" w:hAnsiTheme="minorHAnsi" w:cstheme="minorHAnsi"/>
              </w:rPr>
              <w:t>i</w:t>
            </w:r>
            <w:r w:rsidRPr="001C5452">
              <w:rPr>
                <w:rFonts w:asciiTheme="minorHAnsi" w:hAnsiTheme="minorHAnsi"/>
              </w:rPr>
              <w:t xml:space="preserve">nformation, </w:t>
            </w:r>
            <w:proofErr w:type="gramStart"/>
            <w:r w:rsidR="00F47482" w:rsidRPr="001C5452">
              <w:rPr>
                <w:rFonts w:asciiTheme="minorHAnsi" w:hAnsiTheme="minorHAnsi"/>
              </w:rPr>
              <w:t>t.ex</w:t>
            </w:r>
            <w:r w:rsidR="0078322E" w:rsidRPr="001C5452">
              <w:rPr>
                <w:rFonts w:asciiTheme="minorHAnsi" w:hAnsiTheme="minorHAnsi"/>
              </w:rPr>
              <w:t>.</w:t>
            </w:r>
            <w:proofErr w:type="gramEnd"/>
            <w:r w:rsidR="00F47482" w:rsidRPr="001C5452">
              <w:rPr>
                <w:rFonts w:asciiTheme="minorHAnsi" w:hAnsiTheme="minorHAnsi"/>
              </w:rPr>
              <w:t xml:space="preserve"> ett journalsystem eller </w:t>
            </w:r>
            <w:r w:rsidR="0078322E" w:rsidRPr="001C5452">
              <w:rPr>
                <w:rFonts w:asciiTheme="minorHAnsi" w:hAnsiTheme="minorHAnsi"/>
              </w:rPr>
              <w:t>Nationell Patientöversikt (</w:t>
            </w:r>
            <w:r w:rsidR="00F47482" w:rsidRPr="001C5452">
              <w:rPr>
                <w:rFonts w:asciiTheme="minorHAnsi" w:hAnsiTheme="minorHAnsi"/>
              </w:rPr>
              <w:t>NPÖ</w:t>
            </w:r>
            <w:r w:rsidR="0078322E" w:rsidRPr="001C5452">
              <w:rPr>
                <w:rFonts w:asciiTheme="minorHAnsi" w:hAnsiTheme="minorHAnsi"/>
              </w:rPr>
              <w:t>)</w:t>
            </w:r>
            <w:r w:rsidR="00F47482" w:rsidRPr="001C5452">
              <w:rPr>
                <w:rFonts w:asciiTheme="minorHAnsi" w:hAnsiTheme="minorHAnsi"/>
              </w:rPr>
              <w:t xml:space="preserve"> att avgöra om informationen på den aktuella </w:t>
            </w:r>
            <w:r w:rsidR="00505270">
              <w:rPr>
                <w:rFonts w:asciiTheme="minorHAnsi" w:hAnsiTheme="minorHAnsi"/>
              </w:rPr>
              <w:t>organisationen</w:t>
            </w:r>
            <w:r w:rsidR="00F47482" w:rsidRPr="001C5452">
              <w:rPr>
                <w:rFonts w:asciiTheme="minorHAnsi" w:hAnsiTheme="minorHAnsi"/>
              </w:rPr>
              <w:t xml:space="preserve"> får visas eller ej.</w:t>
            </w:r>
          </w:p>
          <w:p w14:paraId="26F10A1E" w14:textId="22EE3F0E" w:rsidR="00D5364B" w:rsidRPr="001C5452" w:rsidRDefault="00F47482" w:rsidP="00C01833">
            <w:pPr>
              <w:pStyle w:val="Brdtext"/>
              <w:rPr>
                <w:rFonts w:asciiTheme="minorHAnsi" w:hAnsiTheme="minorHAnsi"/>
              </w:rPr>
            </w:pPr>
            <w:r w:rsidRPr="001C5452">
              <w:rPr>
                <w:rFonts w:asciiTheme="minorHAnsi" w:hAnsiTheme="minorHAnsi"/>
              </w:rPr>
              <w:t xml:space="preserve">Informationen i domänen ses normalt ej av en </w:t>
            </w:r>
            <w:r w:rsidR="0078322E" w:rsidRPr="001C5452">
              <w:rPr>
                <w:rFonts w:asciiTheme="minorHAnsi" w:hAnsiTheme="minorHAnsi"/>
              </w:rPr>
              <w:t xml:space="preserve">medarbetare </w:t>
            </w:r>
            <w:r w:rsidRPr="001C5452">
              <w:rPr>
                <w:rFonts w:asciiTheme="minorHAnsi" w:hAnsiTheme="minorHAnsi"/>
              </w:rPr>
              <w:t>utan nyttjas (enligt ovan beskrivet) enbart som beslutsunderlag för en e-tjänst, ex</w:t>
            </w:r>
            <w:r w:rsidR="0078322E" w:rsidRPr="001C5452">
              <w:rPr>
                <w:rFonts w:asciiTheme="minorHAnsi" w:hAnsiTheme="minorHAnsi"/>
              </w:rPr>
              <w:t>empelvis</w:t>
            </w:r>
            <w:r w:rsidRPr="001C5452">
              <w:rPr>
                <w:rFonts w:asciiTheme="minorHAnsi" w:hAnsiTheme="minorHAnsi"/>
              </w:rPr>
              <w:t xml:space="preserve"> ett vårdinformationssystem.</w:t>
            </w:r>
            <w:r w:rsidR="002440AD">
              <w:rPr>
                <w:rFonts w:asciiTheme="minorHAnsi" w:hAnsiTheme="minorHAnsi"/>
              </w:rPr>
              <w:br/>
              <w:t>Informationen tillhandahålls också till patient</w:t>
            </w:r>
            <w:r w:rsidR="001E5323">
              <w:rPr>
                <w:rFonts w:asciiTheme="minorHAnsi" w:hAnsiTheme="minorHAnsi"/>
              </w:rPr>
              <w:t>/brukare</w:t>
            </w:r>
            <w:r w:rsidR="002440AD">
              <w:rPr>
                <w:rFonts w:asciiTheme="minorHAnsi" w:hAnsiTheme="minorHAnsi"/>
              </w:rPr>
              <w:t>, så som sammanfattning av patients</w:t>
            </w:r>
            <w:r w:rsidR="001E5323">
              <w:rPr>
                <w:rFonts w:asciiTheme="minorHAnsi" w:hAnsiTheme="minorHAnsi"/>
              </w:rPr>
              <w:t>/brukares</w:t>
            </w:r>
            <w:r w:rsidR="002440AD">
              <w:rPr>
                <w:rFonts w:asciiTheme="minorHAnsi" w:hAnsiTheme="minorHAnsi"/>
              </w:rPr>
              <w:t xml:space="preserve"> alla givna samtycken. </w:t>
            </w:r>
          </w:p>
        </w:tc>
      </w:tr>
      <w:tr w:rsidR="00D5364B" w14:paraId="696029CA" w14:textId="77777777" w:rsidTr="00545441">
        <w:trPr>
          <w:trHeight w:val="240"/>
        </w:trPr>
        <w:tc>
          <w:tcPr>
            <w:tcW w:w="2972" w:type="dxa"/>
          </w:tcPr>
          <w:p w14:paraId="7E8574B8" w14:textId="18537BBC" w:rsidR="00D5364B" w:rsidRPr="00C350E1" w:rsidRDefault="00D5364B" w:rsidP="00545441">
            <w:pPr>
              <w:pStyle w:val="Brdtext"/>
              <w:rPr>
                <w:rFonts w:asciiTheme="minorHAnsi" w:hAnsiTheme="minorHAnsi"/>
              </w:rPr>
            </w:pPr>
            <w:r w:rsidRPr="00C350E1">
              <w:rPr>
                <w:rFonts w:asciiTheme="minorHAnsi" w:hAnsiTheme="minorHAnsi"/>
              </w:rPr>
              <w:t>Hanteras överföring av uppgifter (utlämnande</w:t>
            </w:r>
            <w:proofErr w:type="gramStart"/>
            <w:r w:rsidRPr="00C350E1">
              <w:rPr>
                <w:rFonts w:asciiTheme="minorHAnsi" w:hAnsiTheme="minorHAnsi"/>
              </w:rPr>
              <w:t>) ,</w:t>
            </w:r>
            <w:proofErr w:type="gramEnd"/>
            <w:r w:rsidRPr="00C350E1">
              <w:rPr>
                <w:rFonts w:asciiTheme="minorHAnsi" w:hAnsiTheme="minorHAnsi"/>
              </w:rPr>
              <w:t xml:space="preserve"> direktåtkomst (</w:t>
            </w:r>
            <w:r w:rsidR="00392988">
              <w:rPr>
                <w:rFonts w:asciiTheme="minorHAnsi" w:hAnsiTheme="minorHAnsi"/>
              </w:rPr>
              <w:t>sammanhållen vård- och omsorgsdokumentation</w:t>
            </w:r>
            <w:r w:rsidRPr="00C350E1">
              <w:rPr>
                <w:rFonts w:asciiTheme="minorHAnsi" w:hAnsiTheme="minorHAnsi"/>
              </w:rPr>
              <w:t>) och/eller individens direktåtkomst?</w:t>
            </w:r>
          </w:p>
        </w:tc>
        <w:tc>
          <w:tcPr>
            <w:tcW w:w="6095" w:type="dxa"/>
          </w:tcPr>
          <w:p w14:paraId="60DBBFF6" w14:textId="4FA03CB2" w:rsidR="00D5364B" w:rsidRPr="001C5452" w:rsidRDefault="002440AD" w:rsidP="00545441">
            <w:pPr>
              <w:spacing w:after="0"/>
              <w:rPr>
                <w:rFonts w:asciiTheme="minorHAnsi" w:hAnsiTheme="minorHAnsi"/>
                <w:i/>
                <w:szCs w:val="22"/>
              </w:rPr>
            </w:pPr>
            <w:r w:rsidRPr="00C350E1">
              <w:rPr>
                <w:rStyle w:val="Diskretbetoning"/>
                <w:rFonts w:asciiTheme="minorHAnsi" w:hAnsiTheme="minorHAnsi" w:cstheme="minorHAnsi"/>
                <w:i w:val="0"/>
                <w:iCs w:val="0"/>
                <w:color w:val="auto"/>
                <w:szCs w:val="22"/>
              </w:rPr>
              <w:t>Ja, patient</w:t>
            </w:r>
            <w:r w:rsidR="001E5323" w:rsidRPr="001E5323">
              <w:rPr>
                <w:rStyle w:val="Diskretbetoning"/>
                <w:rFonts w:asciiTheme="minorHAnsi" w:hAnsiTheme="minorHAnsi" w:cstheme="minorHAnsi"/>
                <w:i w:val="0"/>
                <w:iCs w:val="0"/>
                <w:color w:val="auto"/>
                <w:szCs w:val="22"/>
              </w:rPr>
              <w:t>/brukare</w:t>
            </w:r>
            <w:r w:rsidRPr="00C350E1">
              <w:rPr>
                <w:rStyle w:val="Diskretbetoning"/>
                <w:rFonts w:asciiTheme="minorHAnsi" w:hAnsiTheme="minorHAnsi" w:cstheme="minorHAnsi"/>
                <w:i w:val="0"/>
                <w:iCs w:val="0"/>
                <w:color w:val="auto"/>
                <w:szCs w:val="22"/>
              </w:rPr>
              <w:t xml:space="preserve"> har tillträde till sina givna samtycken (individens direktåtkomst)</w:t>
            </w:r>
          </w:p>
        </w:tc>
      </w:tr>
    </w:tbl>
    <w:p w14:paraId="29301A07" w14:textId="77777777" w:rsidR="007B4DB4" w:rsidRDefault="007B4DB4" w:rsidP="00D5364B">
      <w:pPr>
        <w:pStyle w:val="Brdtext"/>
      </w:pPr>
    </w:p>
    <w:p w14:paraId="35634ABF" w14:textId="77777777" w:rsidR="007B4DB4" w:rsidRDefault="007B4DB4">
      <w:pPr>
        <w:spacing w:before="0" w:after="0"/>
      </w:pPr>
      <w:r>
        <w:br w:type="page"/>
      </w:r>
    </w:p>
    <w:p w14:paraId="3D3750D0" w14:textId="77777777" w:rsidR="00D5364B" w:rsidRDefault="00D5364B" w:rsidP="00D5364B">
      <w:pPr>
        <w:pStyle w:val="Brdtext"/>
      </w:pPr>
    </w:p>
    <w:p w14:paraId="0E2403B9" w14:textId="77777777" w:rsidR="00D5364B" w:rsidRDefault="00D5364B" w:rsidP="00D5364B">
      <w:pPr>
        <w:pStyle w:val="Brdtext"/>
      </w:pPr>
    </w:p>
    <w:tbl>
      <w:tblPr>
        <w:tblStyle w:val="Tabellrutnt"/>
        <w:tblW w:w="9067" w:type="dxa"/>
        <w:tblLook w:val="04A0" w:firstRow="1" w:lastRow="0" w:firstColumn="1" w:lastColumn="0" w:noHBand="0" w:noVBand="1"/>
      </w:tblPr>
      <w:tblGrid>
        <w:gridCol w:w="2972"/>
        <w:gridCol w:w="6095"/>
      </w:tblGrid>
      <w:tr w:rsidR="00D5364B" w14:paraId="65E5C78C" w14:textId="77777777" w:rsidTr="00545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tcW w:w="9067" w:type="dxa"/>
            <w:gridSpan w:val="2"/>
          </w:tcPr>
          <w:p w14:paraId="16AF809D" w14:textId="77777777" w:rsidR="00D5364B" w:rsidRDefault="00D5364B" w:rsidP="00545441">
            <w:r>
              <w:t>Spårbarhet, tillgänglighet och arkivering</w:t>
            </w:r>
          </w:p>
        </w:tc>
      </w:tr>
      <w:tr w:rsidR="00D5364B" w14:paraId="1A1EAADB" w14:textId="77777777" w:rsidTr="00545441">
        <w:trPr>
          <w:trHeight w:val="248"/>
        </w:trPr>
        <w:tc>
          <w:tcPr>
            <w:tcW w:w="2972" w:type="dxa"/>
          </w:tcPr>
          <w:p w14:paraId="3B252EC2" w14:textId="77777777" w:rsidR="00D5364B" w:rsidRPr="001C5452" w:rsidRDefault="00D5364B" w:rsidP="00545441">
            <w:pPr>
              <w:pStyle w:val="Brdtext"/>
              <w:rPr>
                <w:rFonts w:asciiTheme="minorHAnsi" w:hAnsiTheme="minorHAnsi"/>
              </w:rPr>
            </w:pPr>
            <w:r w:rsidRPr="001C5452">
              <w:rPr>
                <w:rFonts w:asciiTheme="minorHAnsi" w:hAnsiTheme="minorHAnsi"/>
              </w:rPr>
              <w:t>Vilka krav finns på spårbarhet (loggning)?</w:t>
            </w:r>
          </w:p>
          <w:p w14:paraId="1C7FADB5" w14:textId="77777777" w:rsidR="00D5364B" w:rsidRPr="001C5452" w:rsidRDefault="00D5364B" w:rsidP="00545441">
            <w:pPr>
              <w:spacing w:after="0"/>
              <w:rPr>
                <w:rFonts w:asciiTheme="minorHAnsi" w:hAnsiTheme="minorHAnsi"/>
              </w:rPr>
            </w:pPr>
          </w:p>
        </w:tc>
        <w:tc>
          <w:tcPr>
            <w:tcW w:w="6095" w:type="dxa"/>
          </w:tcPr>
          <w:p w14:paraId="6937BB70" w14:textId="7863FAFD" w:rsidR="00D5364B" w:rsidRPr="001C5452" w:rsidRDefault="007B4DB4" w:rsidP="00545441">
            <w:pPr>
              <w:spacing w:after="0"/>
              <w:rPr>
                <w:rFonts w:asciiTheme="minorHAnsi" w:hAnsiTheme="minorHAnsi"/>
                <w:i/>
                <w:szCs w:val="22"/>
              </w:rPr>
            </w:pP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Samtliga åtgärder vad gäller åtkomst till domänens information ska åtkomstloggas. Dvs både skrivning och läsning av informationen i domänen ska loggas</w:t>
            </w:r>
            <w:r w:rsidR="0078322E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.</w:t>
            </w:r>
          </w:p>
        </w:tc>
      </w:tr>
      <w:tr w:rsidR="00D5364B" w14:paraId="1C92C9A3" w14:textId="77777777" w:rsidTr="00545441">
        <w:trPr>
          <w:trHeight w:val="240"/>
        </w:trPr>
        <w:tc>
          <w:tcPr>
            <w:tcW w:w="2972" w:type="dxa"/>
          </w:tcPr>
          <w:p w14:paraId="258D4E01" w14:textId="77777777" w:rsidR="00D5364B" w:rsidRPr="001C5452" w:rsidRDefault="00D5364B" w:rsidP="00545441">
            <w:pPr>
              <w:pStyle w:val="Brdtext"/>
              <w:rPr>
                <w:rFonts w:asciiTheme="minorHAnsi" w:hAnsiTheme="minorHAnsi"/>
              </w:rPr>
            </w:pPr>
            <w:r w:rsidRPr="001C5452">
              <w:rPr>
                <w:rFonts w:asciiTheme="minorHAnsi" w:hAnsiTheme="minorHAnsi"/>
              </w:rPr>
              <w:t>Finns det uttalade krav från verksamheten gällande tillgänglighet?</w:t>
            </w:r>
          </w:p>
        </w:tc>
        <w:tc>
          <w:tcPr>
            <w:tcW w:w="6095" w:type="dxa"/>
          </w:tcPr>
          <w:p w14:paraId="5B7E6FC5" w14:textId="01E19DD0" w:rsidR="00D5364B" w:rsidRPr="001C5452" w:rsidRDefault="007B4DB4" w:rsidP="00C01833">
            <w:pPr>
              <w:rPr>
                <w:rFonts w:asciiTheme="minorHAnsi" w:hAnsiTheme="minorHAnsi"/>
              </w:rPr>
            </w:pP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Verksamheter har uttryckt önskemål om att domänens information även ska kunna vara tillgängliga lokal</w:t>
            </w:r>
            <w:r w:rsidR="002A6107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t</w:t>
            </w: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, dvs ej enbart persisterad på nationell nivå.</w:t>
            </w:r>
          </w:p>
        </w:tc>
      </w:tr>
      <w:tr w:rsidR="00D5364B" w14:paraId="6A8D167D" w14:textId="77777777" w:rsidTr="00545441">
        <w:trPr>
          <w:trHeight w:val="240"/>
        </w:trPr>
        <w:tc>
          <w:tcPr>
            <w:tcW w:w="2972" w:type="dxa"/>
          </w:tcPr>
          <w:p w14:paraId="464E295D" w14:textId="77777777" w:rsidR="00D5364B" w:rsidRPr="001C5452" w:rsidRDefault="00D5364B" w:rsidP="00545441">
            <w:pPr>
              <w:pStyle w:val="Brdtext"/>
              <w:rPr>
                <w:rFonts w:asciiTheme="minorHAnsi" w:hAnsiTheme="minorHAnsi"/>
              </w:rPr>
            </w:pPr>
            <w:r w:rsidRPr="001C5452">
              <w:rPr>
                <w:rFonts w:asciiTheme="minorHAnsi" w:hAnsiTheme="minorHAnsi"/>
              </w:rPr>
              <w:t>Finns krav på arkivering?</w:t>
            </w:r>
          </w:p>
        </w:tc>
        <w:tc>
          <w:tcPr>
            <w:tcW w:w="6095" w:type="dxa"/>
          </w:tcPr>
          <w:p w14:paraId="3F95A2A3" w14:textId="2CAE2BA0" w:rsidR="00D5364B" w:rsidRPr="001C5452" w:rsidRDefault="007B4DB4" w:rsidP="00545441">
            <w:pPr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</w:pP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Åtkomst till domänens information ska kunna ha samma lagringstid som den </w:t>
            </w:r>
            <w:r w:rsidR="00F10886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journaldokumentation </w:t>
            </w: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som domänen (</w:t>
            </w:r>
            <w:r w:rsidR="00BE5D3C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samtycket</w:t>
            </w: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) avser</w:t>
            </w:r>
            <w:r w:rsidR="00FF2419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-eller motsvarande spårbarhet</w:t>
            </w:r>
            <w:r w:rsidR="0078322E"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.</w:t>
            </w:r>
          </w:p>
        </w:tc>
      </w:tr>
    </w:tbl>
    <w:p w14:paraId="41A499FE" w14:textId="77777777" w:rsidR="00D5364B" w:rsidRDefault="00D5364B" w:rsidP="00D5364B">
      <w:pPr>
        <w:pStyle w:val="Brdtext"/>
        <w:rPr>
          <w:b/>
        </w:rPr>
      </w:pPr>
    </w:p>
    <w:p w14:paraId="62B48448" w14:textId="77777777" w:rsidR="00D5364B" w:rsidRDefault="00D5364B" w:rsidP="00D5364B">
      <w:pPr>
        <w:pStyle w:val="Brdtext"/>
        <w:rPr>
          <w:b/>
        </w:rPr>
      </w:pPr>
    </w:p>
    <w:tbl>
      <w:tblPr>
        <w:tblStyle w:val="Tabellrutnt"/>
        <w:tblW w:w="9067" w:type="dxa"/>
        <w:tblLook w:val="04A0" w:firstRow="1" w:lastRow="0" w:firstColumn="1" w:lastColumn="0" w:noHBand="0" w:noVBand="1"/>
      </w:tblPr>
      <w:tblGrid>
        <w:gridCol w:w="2972"/>
        <w:gridCol w:w="6095"/>
      </w:tblGrid>
      <w:tr w:rsidR="00D5364B" w14:paraId="38024E1A" w14:textId="77777777" w:rsidTr="00545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tcW w:w="9067" w:type="dxa"/>
            <w:gridSpan w:val="2"/>
          </w:tcPr>
          <w:p w14:paraId="4243A449" w14:textId="77777777" w:rsidR="00D5364B" w:rsidRDefault="00D5364B" w:rsidP="00545441">
            <w:r>
              <w:t>Krav på den som konsumerar informationen</w:t>
            </w:r>
          </w:p>
        </w:tc>
      </w:tr>
      <w:tr w:rsidR="00D5364B" w14:paraId="7262F227" w14:textId="77777777" w:rsidTr="001C5452">
        <w:trPr>
          <w:trHeight w:val="3502"/>
        </w:trPr>
        <w:tc>
          <w:tcPr>
            <w:tcW w:w="2972" w:type="dxa"/>
          </w:tcPr>
          <w:p w14:paraId="4B7AFD28" w14:textId="77777777" w:rsidR="00D5364B" w:rsidRPr="001C5452" w:rsidRDefault="00D5364B" w:rsidP="00545441">
            <w:pPr>
              <w:pStyle w:val="Brdtext"/>
              <w:rPr>
                <w:rFonts w:asciiTheme="minorHAnsi" w:hAnsiTheme="minorHAnsi"/>
              </w:rPr>
            </w:pPr>
            <w:r w:rsidRPr="001C5452">
              <w:rPr>
                <w:rFonts w:asciiTheme="minorHAnsi" w:hAnsiTheme="minorHAnsi"/>
              </w:rPr>
              <w:t>Vilka åtgärder krävs av den part som ansluter till tjänsten i egenskap av informationskonsument?</w:t>
            </w:r>
          </w:p>
        </w:tc>
        <w:tc>
          <w:tcPr>
            <w:tcW w:w="6095" w:type="dxa"/>
          </w:tcPr>
          <w:p w14:paraId="484ECCD6" w14:textId="77777777" w:rsidR="00C61530" w:rsidRPr="001C5452" w:rsidRDefault="00C61530" w:rsidP="00545441">
            <w:pPr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</w:pP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Följsamhet till RIV Tekniska anvisningar.</w:t>
            </w:r>
          </w:p>
          <w:p w14:paraId="1214F766" w14:textId="77777777" w:rsidR="00C61530" w:rsidRPr="001C5452" w:rsidRDefault="00C61530" w:rsidP="00C61530">
            <w:pPr>
              <w:pStyle w:val="Brdtext"/>
              <w:rPr>
                <w:rFonts w:asciiTheme="minorHAnsi" w:hAnsiTheme="minorHAnsi"/>
              </w:rPr>
            </w:pPr>
            <w:r w:rsidRPr="001C5452">
              <w:rPr>
                <w:rFonts w:asciiTheme="minorHAnsi" w:hAnsiTheme="minorHAnsi"/>
              </w:rPr>
              <w:t>Följsamhet till domänens tjänstekontraktsbeskrivningar.</w:t>
            </w:r>
          </w:p>
          <w:p w14:paraId="4963CCBC" w14:textId="77777777" w:rsidR="007B4DB4" w:rsidRPr="001C5452" w:rsidRDefault="007B4DB4" w:rsidP="00545441">
            <w:pPr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</w:pPr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Konsumenten av domänens information ska följa de regelverk som </w:t>
            </w:r>
            <w:proofErr w:type="spellStart"/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Inera</w:t>
            </w:r>
            <w:proofErr w:type="spellEnd"/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kräver för konsumenter som ansluter till Ineras infrastruktur, </w:t>
            </w:r>
            <w:proofErr w:type="spellStart"/>
            <w:proofErr w:type="gramStart"/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t.ex</w:t>
            </w:r>
            <w:proofErr w:type="spellEnd"/>
            <w:proofErr w:type="gramEnd"/>
            <w:r w:rsidRPr="001C5452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den nationella tjänsteplattformen.</w:t>
            </w:r>
          </w:p>
          <w:p w14:paraId="14B2297B" w14:textId="77777777" w:rsidR="00863BCB" w:rsidRPr="001C5452" w:rsidRDefault="00863BCB" w:rsidP="00863BCB">
            <w:pPr>
              <w:pStyle w:val="Brdtext"/>
              <w:rPr>
                <w:rFonts w:asciiTheme="minorHAnsi" w:hAnsiTheme="minorHAnsi"/>
              </w:rPr>
            </w:pPr>
            <w:r w:rsidRPr="001C5452">
              <w:rPr>
                <w:rFonts w:asciiTheme="minorHAnsi" w:hAnsiTheme="minorHAnsi"/>
              </w:rPr>
              <w:t>Konsumenten ska säkerställa att aktören är starkt autentiserad.</w:t>
            </w:r>
            <w:r w:rsidR="002D7D18" w:rsidRPr="001C5452">
              <w:rPr>
                <w:rFonts w:asciiTheme="minorHAnsi" w:hAnsiTheme="minorHAnsi"/>
              </w:rPr>
              <w:t xml:space="preserve"> Behörighetstilldelning sker normalt via medarbetaruppdrag.</w:t>
            </w:r>
          </w:p>
          <w:p w14:paraId="76F6BAA3" w14:textId="76ABD335" w:rsidR="00D5364B" w:rsidRPr="001C5452" w:rsidRDefault="002D7D18" w:rsidP="00545441">
            <w:pPr>
              <w:rPr>
                <w:rStyle w:val="Diskretbetoning"/>
                <w:rFonts w:asciiTheme="minorHAnsi" w:hAnsiTheme="minorHAnsi"/>
                <w:color w:val="00A9A7" w:themeColor="accent1"/>
                <w:sz w:val="23"/>
              </w:rPr>
            </w:pPr>
            <w:r w:rsidRPr="001C5452">
              <w:rPr>
                <w:rFonts w:asciiTheme="minorHAnsi" w:hAnsiTheme="minorHAnsi"/>
              </w:rPr>
              <w:t xml:space="preserve">Konsumenten ska säkerställa att informationen som erhålls i domänen resulterar i korrekt behörighetsbeslut för den aktör som begär åtkomst till information inom </w:t>
            </w:r>
            <w:r w:rsidR="00392988">
              <w:rPr>
                <w:rFonts w:asciiTheme="minorHAnsi" w:hAnsiTheme="minorHAnsi"/>
              </w:rPr>
              <w:t>sammanhållen vård- och omsorgsdokumentation</w:t>
            </w:r>
            <w:r w:rsidRPr="001C5452">
              <w:rPr>
                <w:rFonts w:asciiTheme="minorHAnsi" w:hAnsiTheme="minorHAnsi"/>
              </w:rPr>
              <w:t xml:space="preserve">. Dvs uppfyllnad av </w:t>
            </w:r>
            <w:r w:rsidR="001E5323">
              <w:rPr>
                <w:rFonts w:asciiTheme="minorHAnsi" w:hAnsiTheme="minorHAnsi"/>
              </w:rPr>
              <w:t>lagen om sammanhållen vård- och omsorgsdokumentation</w:t>
            </w:r>
            <w:r w:rsidRPr="001C5452">
              <w:rPr>
                <w:rFonts w:asciiTheme="minorHAnsi" w:hAnsiTheme="minorHAnsi"/>
              </w:rPr>
              <w:t>.</w:t>
            </w:r>
          </w:p>
        </w:tc>
      </w:tr>
    </w:tbl>
    <w:p w14:paraId="58F0B495" w14:textId="77777777" w:rsidR="00C9250E" w:rsidRDefault="00C9250E">
      <w:pPr>
        <w:spacing w:before="0" w:after="0"/>
        <w:rPr>
          <w:rFonts w:ascii="Arial" w:hAnsi="Arial" w:cs="Arial"/>
          <w:bCs/>
          <w:kern w:val="32"/>
          <w:sz w:val="36"/>
          <w:szCs w:val="32"/>
        </w:rPr>
      </w:pPr>
      <w:r>
        <w:br w:type="page"/>
      </w:r>
    </w:p>
    <w:p w14:paraId="254CA00E" w14:textId="77777777" w:rsidR="00C9250E" w:rsidRDefault="00C9250E" w:rsidP="00C9250E">
      <w:pPr>
        <w:pStyle w:val="Rubrik1Nr"/>
      </w:pPr>
      <w:bookmarkStart w:id="11" w:name="_Toc198132606"/>
      <w:r w:rsidRPr="00757FB9">
        <w:lastRenderedPageBreak/>
        <w:t>Referensmodell</w:t>
      </w:r>
      <w:r>
        <w:t>sförteckning (RIM)</w:t>
      </w:r>
      <w:bookmarkEnd w:id="10"/>
      <w:bookmarkEnd w:id="11"/>
    </w:p>
    <w:p w14:paraId="07A51075" w14:textId="77777777" w:rsidR="00C467F3" w:rsidRDefault="00C467F3" w:rsidP="00C467F3">
      <w:pPr>
        <w:pStyle w:val="SoSBrdtextindragfrstaraden"/>
        <w:ind w:firstLine="0"/>
        <w:rPr>
          <w:rStyle w:val="Diskretbetoning"/>
          <w:rFonts w:asciiTheme="majorBidi" w:hAnsiTheme="majorBidi" w:cstheme="majorBidi"/>
          <w:color w:val="00A9A7" w:themeColor="text2"/>
        </w:rPr>
      </w:pPr>
    </w:p>
    <w:tbl>
      <w:tblPr>
        <w:tblW w:w="5139" w:type="pct"/>
        <w:tblInd w:w="-118" w:type="dxa"/>
        <w:tblLayout w:type="fixed"/>
        <w:tblLook w:val="04A0" w:firstRow="1" w:lastRow="0" w:firstColumn="1" w:lastColumn="0" w:noHBand="0" w:noVBand="1"/>
      </w:tblPr>
      <w:tblGrid>
        <w:gridCol w:w="2906"/>
        <w:gridCol w:w="2907"/>
        <w:gridCol w:w="2907"/>
      </w:tblGrid>
      <w:tr w:rsidR="002D7D18" w14:paraId="7A1A5A02" w14:textId="77777777" w:rsidTr="002D7D18">
        <w:trPr>
          <w:tblHeader/>
        </w:trPr>
        <w:tc>
          <w:tcPr>
            <w:tcW w:w="2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62750409" w14:textId="77777777" w:rsidR="002D7D18" w:rsidRDefault="002D7D18" w:rsidP="00AC2023">
            <w:pPr>
              <w:pStyle w:val="SoSTabellhuvud"/>
            </w:pPr>
            <w:r>
              <w:rPr>
                <w:rFonts w:eastAsia="Arial" w:cs="Arial"/>
                <w:color w:val="FFFFFF"/>
              </w:rPr>
              <w:t>Referensmodell</w:t>
            </w:r>
          </w:p>
        </w:tc>
        <w:tc>
          <w:tcPr>
            <w:tcW w:w="2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3E28BB90" w14:textId="77777777" w:rsidR="002D7D18" w:rsidRDefault="002D7D18" w:rsidP="00AC2023">
            <w:pPr>
              <w:pStyle w:val="SoSTabellhuvud"/>
            </w:pPr>
            <w:r>
              <w:rPr>
                <w:rFonts w:eastAsia="Arial" w:cs="Arial"/>
                <w:color w:val="FFFFFF"/>
              </w:rPr>
              <w:t>Version</w:t>
            </w:r>
          </w:p>
        </w:tc>
        <w:tc>
          <w:tcPr>
            <w:tcW w:w="2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3BB06B8A" w14:textId="77777777" w:rsidR="002D7D18" w:rsidRDefault="002D7D18" w:rsidP="00AC2023">
            <w:pPr>
              <w:pStyle w:val="SoSTabellhuvud"/>
            </w:pPr>
            <w:r>
              <w:rPr>
                <w:rFonts w:eastAsia="Arial" w:cs="Arial"/>
                <w:color w:val="FFFFFF"/>
              </w:rPr>
              <w:t>Färg</w:t>
            </w:r>
          </w:p>
        </w:tc>
      </w:tr>
      <w:tr w:rsidR="00F10886" w14:paraId="16856E0A" w14:textId="77777777" w:rsidTr="004D10DF">
        <w:trPr>
          <w:trHeight w:val="722"/>
        </w:trPr>
        <w:tc>
          <w:tcPr>
            <w:tcW w:w="2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BE680" w14:textId="666A702A" w:rsidR="00F10886" w:rsidRPr="00F10886" w:rsidRDefault="00F10886" w:rsidP="00F10886">
            <w:pPr>
              <w:pStyle w:val="SoSTabelltext"/>
              <w:rPr>
                <w:rFonts w:asciiTheme="minorHAnsi" w:hAnsiTheme="minorHAnsi"/>
                <w:sz w:val="22"/>
                <w:szCs w:val="22"/>
              </w:rPr>
            </w:pPr>
            <w:r w:rsidRPr="00F10886">
              <w:rPr>
                <w:rFonts w:asciiTheme="minorHAnsi" w:hAnsiTheme="minorHAnsi"/>
                <w:sz w:val="22"/>
                <w:szCs w:val="22"/>
              </w:rPr>
              <w:t>V-TIM</w:t>
            </w:r>
          </w:p>
        </w:tc>
        <w:tc>
          <w:tcPr>
            <w:tcW w:w="2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C6AC5E" w14:textId="1C5DE8A8" w:rsidR="00F10886" w:rsidRPr="00F10886" w:rsidRDefault="00F10886" w:rsidP="00F10886">
            <w:pPr>
              <w:pStyle w:val="SoSTabelltext"/>
              <w:rPr>
                <w:rFonts w:asciiTheme="minorHAnsi" w:hAnsiTheme="minorHAnsi"/>
                <w:sz w:val="22"/>
                <w:szCs w:val="22"/>
              </w:rPr>
            </w:pPr>
            <w:r w:rsidRPr="00F10886">
              <w:rPr>
                <w:rFonts w:asciiTheme="minorHAnsi" w:hAnsiTheme="minorHAnsi"/>
                <w:sz w:val="22"/>
                <w:szCs w:val="22"/>
              </w:rPr>
              <w:t>2.2</w:t>
            </w:r>
          </w:p>
        </w:tc>
        <w:tc>
          <w:tcPr>
            <w:tcW w:w="2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EF0D1" w14:textId="77777777" w:rsidR="00F10886" w:rsidRPr="00F10886" w:rsidRDefault="00F10886" w:rsidP="00F10886">
            <w:pPr>
              <w:pStyle w:val="Brdtext"/>
              <w:rPr>
                <w:rFonts w:asciiTheme="minorHAnsi" w:hAnsiTheme="minorHAnsi"/>
                <w:szCs w:val="22"/>
              </w:rPr>
            </w:pPr>
            <w:r w:rsidRPr="00F10886">
              <w:rPr>
                <w:rFonts w:asciiTheme="minorHAnsi" w:hAnsiTheme="minorHAnsi"/>
                <w:szCs w:val="22"/>
              </w:rPr>
              <w:t xml:space="preserve">Gul </w:t>
            </w:r>
          </w:p>
          <w:p w14:paraId="29CF7342" w14:textId="59B33000" w:rsidR="00F10886" w:rsidRPr="00F10886" w:rsidRDefault="00F10886" w:rsidP="00F10886">
            <w:pPr>
              <w:pStyle w:val="SoSTabelltext"/>
              <w:rPr>
                <w:rFonts w:asciiTheme="minorHAnsi" w:hAnsiTheme="minorHAnsi"/>
                <w:sz w:val="22"/>
                <w:szCs w:val="22"/>
              </w:rPr>
            </w:pPr>
            <w:r w:rsidRPr="00F10886">
              <w:rPr>
                <w:rFonts w:asciiTheme="minorHAnsi" w:hAnsiTheme="minorHAnsi"/>
                <w:sz w:val="22"/>
                <w:szCs w:val="22"/>
              </w:rPr>
              <w:t>R255/G255/B195</w:t>
            </w:r>
            <w:r w:rsidRPr="00F10886">
              <w:rPr>
                <w:rFonts w:asciiTheme="minorHAnsi" w:hAnsiTheme="minorHAnsi"/>
                <w:sz w:val="22"/>
                <w:szCs w:val="22"/>
              </w:rPr>
              <w:br/>
            </w:r>
          </w:p>
        </w:tc>
      </w:tr>
      <w:tr w:rsidR="002D7D18" w14:paraId="3EFE7B6B" w14:textId="77777777" w:rsidTr="002D7D18">
        <w:tc>
          <w:tcPr>
            <w:tcW w:w="2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FF303" w14:textId="77777777" w:rsidR="002D7D18" w:rsidRPr="00F10886" w:rsidRDefault="002D7D18" w:rsidP="00AC2023">
            <w:pPr>
              <w:pStyle w:val="SoSTabelltext"/>
              <w:rPr>
                <w:rFonts w:asciiTheme="minorHAnsi" w:hAnsiTheme="minorHAnsi"/>
                <w:sz w:val="22"/>
                <w:szCs w:val="22"/>
              </w:rPr>
            </w:pPr>
            <w:r w:rsidRPr="00F10886">
              <w:rPr>
                <w:rFonts w:asciiTheme="minorHAnsi" w:hAnsiTheme="minorHAnsi"/>
                <w:sz w:val="22"/>
                <w:szCs w:val="22"/>
              </w:rPr>
              <w:t>RIM saknas</w:t>
            </w:r>
          </w:p>
        </w:tc>
        <w:tc>
          <w:tcPr>
            <w:tcW w:w="2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A81A6" w14:textId="77777777" w:rsidR="002D7D18" w:rsidRPr="00F10886" w:rsidRDefault="002D7D18" w:rsidP="00AC2023">
            <w:pPr>
              <w:pStyle w:val="SoSTabelltext"/>
              <w:rPr>
                <w:rFonts w:asciiTheme="minorHAnsi" w:hAnsiTheme="minorHAnsi"/>
                <w:sz w:val="22"/>
                <w:szCs w:val="22"/>
              </w:rPr>
            </w:pPr>
            <w:r w:rsidRPr="00F10886">
              <w:rPr>
                <w:rFonts w:asciiTheme="minorHAnsi" w:hAnsiTheme="minorHAnsi"/>
                <w:sz w:val="22"/>
                <w:szCs w:val="22"/>
              </w:rPr>
              <w:t>n/a</w:t>
            </w:r>
          </w:p>
        </w:tc>
        <w:tc>
          <w:tcPr>
            <w:tcW w:w="2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C82B1" w14:textId="77777777" w:rsidR="002D7D18" w:rsidRPr="00F10886" w:rsidRDefault="002D7D18" w:rsidP="00AC2023">
            <w:pPr>
              <w:pStyle w:val="SoSTabelltext"/>
              <w:rPr>
                <w:rFonts w:asciiTheme="minorHAnsi" w:hAnsiTheme="minorHAnsi"/>
                <w:sz w:val="22"/>
                <w:szCs w:val="22"/>
              </w:rPr>
            </w:pPr>
            <w:r w:rsidRPr="00F10886">
              <w:rPr>
                <w:rFonts w:asciiTheme="minorHAnsi" w:hAnsiTheme="minorHAnsi"/>
                <w:sz w:val="22"/>
                <w:szCs w:val="22"/>
              </w:rPr>
              <w:t>Orange</w:t>
            </w:r>
            <w:r w:rsidRPr="00F10886">
              <w:rPr>
                <w:rFonts w:asciiTheme="minorHAnsi" w:hAnsiTheme="minorHAnsi"/>
                <w:sz w:val="22"/>
                <w:szCs w:val="22"/>
              </w:rPr>
              <w:br/>
              <w:t>R255/G128/B0</w:t>
            </w:r>
          </w:p>
        </w:tc>
      </w:tr>
    </w:tbl>
    <w:p w14:paraId="43D19DC6" w14:textId="77777777" w:rsidR="00C467F3" w:rsidRDefault="00C467F3" w:rsidP="00C9250E">
      <w:pPr>
        <w:pStyle w:val="SoSBrdtextindragfrstaraden"/>
        <w:ind w:firstLine="0"/>
        <w:rPr>
          <w:rStyle w:val="Diskretbetoning"/>
          <w:color w:val="00A9A7" w:themeColor="accent1"/>
          <w:sz w:val="24"/>
          <w:szCs w:val="24"/>
        </w:rPr>
      </w:pPr>
    </w:p>
    <w:p w14:paraId="5B9E8FF7" w14:textId="77777777" w:rsidR="00C467F3" w:rsidRDefault="00C467F3">
      <w:pPr>
        <w:spacing w:before="0" w:after="0"/>
        <w:rPr>
          <w:rStyle w:val="Diskretbetoning"/>
          <w:color w:val="00A9A7" w:themeColor="accent1"/>
          <w:sz w:val="24"/>
          <w:lang w:eastAsia="sv-SE"/>
        </w:rPr>
      </w:pPr>
      <w:r>
        <w:rPr>
          <w:rStyle w:val="Diskretbetoning"/>
          <w:color w:val="00A9A7" w:themeColor="accent1"/>
          <w:sz w:val="24"/>
        </w:rPr>
        <w:br w:type="page"/>
      </w:r>
    </w:p>
    <w:p w14:paraId="6D05EB2B" w14:textId="77777777" w:rsidR="00C9250E" w:rsidRDefault="00C9250E" w:rsidP="00C9250E">
      <w:pPr>
        <w:pStyle w:val="Rubrik1Nr"/>
      </w:pPr>
      <w:bookmarkStart w:id="12" w:name="_Toc198132607"/>
      <w:bookmarkStart w:id="13" w:name="_Toc449170162"/>
      <w:r>
        <w:lastRenderedPageBreak/>
        <w:t>Processmodell</w:t>
      </w:r>
      <w:bookmarkEnd w:id="12"/>
      <w:r>
        <w:t xml:space="preserve"> </w:t>
      </w:r>
      <w:bookmarkEnd w:id="13"/>
    </w:p>
    <w:p w14:paraId="171BB4CE" w14:textId="685ECDC9" w:rsidR="002D7D18" w:rsidRDefault="00AC2023" w:rsidP="002D7D18">
      <w:pPr>
        <w:rPr>
          <w:rFonts w:ascii="Arial" w:hAnsi="Arial" w:cs="Arial"/>
          <w:lang w:eastAsia="sv-SE"/>
        </w:rPr>
      </w:pPr>
      <w:r w:rsidRPr="0077253D">
        <w:rPr>
          <w:rFonts w:ascii="Arial" w:hAnsi="Arial" w:cs="Arial"/>
          <w:lang w:eastAsia="sv-SE"/>
        </w:rPr>
        <w:t xml:space="preserve">Huvudprocessen är en aktörs begäran om åtkomst till sammanhållen </w:t>
      </w:r>
      <w:r w:rsidR="008E017D">
        <w:rPr>
          <w:rFonts w:ascii="Arial" w:hAnsi="Arial" w:cs="Arial"/>
          <w:lang w:eastAsia="sv-SE"/>
        </w:rPr>
        <w:t>vård- och omsorgsdokumentation</w:t>
      </w:r>
      <w:r w:rsidRPr="0077253D">
        <w:rPr>
          <w:rFonts w:ascii="Arial" w:hAnsi="Arial" w:cs="Arial"/>
          <w:lang w:eastAsia="sv-SE"/>
        </w:rPr>
        <w:t xml:space="preserve"> (</w:t>
      </w:r>
      <w:r w:rsidR="008E017D">
        <w:rPr>
          <w:rFonts w:ascii="Arial" w:hAnsi="Arial" w:cs="Arial"/>
          <w:lang w:eastAsia="sv-SE"/>
        </w:rPr>
        <w:t>SVOD</w:t>
      </w:r>
      <w:r w:rsidRPr="0077253D">
        <w:rPr>
          <w:rFonts w:ascii="Arial" w:hAnsi="Arial" w:cs="Arial"/>
          <w:lang w:eastAsia="sv-SE"/>
        </w:rPr>
        <w:t xml:space="preserve">). </w:t>
      </w:r>
      <w:r w:rsidR="008E017D">
        <w:rPr>
          <w:rFonts w:ascii="Arial" w:hAnsi="Arial" w:cs="Arial"/>
          <w:lang w:eastAsia="sv-SE"/>
        </w:rPr>
        <w:t>Tjänsted</w:t>
      </w:r>
      <w:r w:rsidRPr="0077253D">
        <w:rPr>
          <w:rFonts w:ascii="Arial" w:hAnsi="Arial" w:cs="Arial"/>
          <w:lang w:eastAsia="sv-SE"/>
        </w:rPr>
        <w:t xml:space="preserve">omänens information syftar till att ge konsumenten av sammanhållen </w:t>
      </w:r>
      <w:r w:rsidR="008E017D">
        <w:rPr>
          <w:rFonts w:ascii="Arial" w:hAnsi="Arial" w:cs="Arial"/>
          <w:lang w:eastAsia="sv-SE"/>
        </w:rPr>
        <w:t xml:space="preserve">vård- och omsorgsdokumentation </w:t>
      </w:r>
      <w:r w:rsidR="00B937F8">
        <w:rPr>
          <w:rFonts w:ascii="Arial" w:hAnsi="Arial" w:cs="Arial"/>
          <w:lang w:eastAsia="sv-SE"/>
        </w:rPr>
        <w:t xml:space="preserve">möjlighet att kontrollera om samtycke finns registrerat och, om det inte finns, </w:t>
      </w:r>
      <w:r w:rsidR="00F112B4">
        <w:rPr>
          <w:rFonts w:ascii="Arial" w:hAnsi="Arial" w:cs="Arial"/>
          <w:lang w:eastAsia="sv-SE"/>
        </w:rPr>
        <w:t>ge möjlighet till registrering av samtycke.</w:t>
      </w:r>
      <w:r w:rsidR="008E017D">
        <w:rPr>
          <w:rFonts w:ascii="Arial" w:hAnsi="Arial" w:cs="Arial"/>
          <w:lang w:eastAsia="sv-SE"/>
        </w:rPr>
        <w:t xml:space="preserve"> Tjänstedomänen syftar även till att kunna ge patient</w:t>
      </w:r>
      <w:r w:rsidR="003F21DD">
        <w:rPr>
          <w:rFonts w:ascii="Arial" w:hAnsi="Arial" w:cs="Arial"/>
          <w:lang w:eastAsia="sv-SE"/>
        </w:rPr>
        <w:t>/brukare</w:t>
      </w:r>
      <w:r w:rsidR="008E017D">
        <w:rPr>
          <w:rFonts w:ascii="Arial" w:hAnsi="Arial" w:cs="Arial"/>
          <w:lang w:eastAsia="sv-SE"/>
        </w:rPr>
        <w:t xml:space="preserve"> åtkomst till sina givna samtycken.</w:t>
      </w:r>
    </w:p>
    <w:p w14:paraId="76298A38" w14:textId="77777777" w:rsidR="009F384D" w:rsidRPr="009F384D" w:rsidRDefault="009F384D" w:rsidP="009F384D">
      <w:pPr>
        <w:pStyle w:val="Brdtext"/>
        <w:rPr>
          <w:lang w:eastAsia="sv-SE"/>
        </w:rPr>
      </w:pPr>
    </w:p>
    <w:p w14:paraId="1CF3F0C5" w14:textId="4B01785F" w:rsidR="00AC2023" w:rsidRDefault="009F384D" w:rsidP="00AC2023">
      <w:pPr>
        <w:pStyle w:val="Brdtext"/>
        <w:rPr>
          <w:lang w:eastAsia="sv-SE"/>
        </w:rPr>
      </w:pPr>
      <w:r w:rsidRPr="009F384D">
        <w:rPr>
          <w:noProof/>
          <w:lang w:eastAsia="sv-SE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273AF41" wp14:editId="7B1702D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858793" cy="1630716"/>
                <wp:effectExtent l="0" t="0" r="37465" b="26670"/>
                <wp:wrapNone/>
                <wp:docPr id="1230530390" name="Grup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8793" cy="1630716"/>
                          <a:chOff x="0" y="0"/>
                          <a:chExt cx="5783392" cy="2217783"/>
                        </a:xfrm>
                      </wpg:grpSpPr>
                      <wps:wsp>
                        <wps:cNvPr id="1315033126" name="Pil: sparr 1315033126"/>
                        <wps:cNvSpPr/>
                        <wps:spPr>
                          <a:xfrm>
                            <a:off x="1631649" y="0"/>
                            <a:ext cx="2254250" cy="906952"/>
                          </a:xfrm>
                          <a:prstGeom prst="chevron">
                            <a:avLst/>
                          </a:prstGeom>
                          <a:solidFill>
                            <a:srgbClr val="9DC3E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02E5F1" w14:textId="77777777" w:rsidR="009F384D" w:rsidRDefault="009F384D" w:rsidP="009F384D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Konsument har behov av att kontrollera/registrera samtycke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027563141" name="Pil: femhörning 2027563141"/>
                        <wps:cNvSpPr/>
                        <wps:spPr>
                          <a:xfrm>
                            <a:off x="0" y="0"/>
                            <a:ext cx="1981200" cy="906952"/>
                          </a:xfrm>
                          <a:prstGeom prst="homePlate">
                            <a:avLst/>
                          </a:prstGeom>
                          <a:solidFill>
                            <a:srgbClr val="A9D18E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3C2CAA" w14:textId="77777777" w:rsidR="009F384D" w:rsidRDefault="009F384D" w:rsidP="009F384D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En aktör begär åtkomst till sammanhållen vård- och omsorgsdokumentation (SVOD)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749605395" name="Pil: sparr 1749605395"/>
                        <wps:cNvSpPr/>
                        <wps:spPr>
                          <a:xfrm>
                            <a:off x="3529142" y="0"/>
                            <a:ext cx="2254250" cy="906952"/>
                          </a:xfrm>
                          <a:prstGeom prst="chevron">
                            <a:avLst/>
                          </a:prstGeom>
                          <a:solidFill>
                            <a:srgbClr val="9DC3E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8A2EA1" w14:textId="77777777" w:rsidR="009F384D" w:rsidRDefault="009F384D" w:rsidP="009F384D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Konsument visar bara behörig information där samtycke finns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106008966" name="Pil: nedåt 2106008966"/>
                        <wps:cNvSpPr/>
                        <wps:spPr>
                          <a:xfrm>
                            <a:off x="428615" y="955720"/>
                            <a:ext cx="222250" cy="615950"/>
                          </a:xfrm>
                          <a:prstGeom prst="downArrow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37169553" name="Pil: nedåt 1937169553"/>
                        <wps:cNvSpPr/>
                        <wps:spPr>
                          <a:xfrm rot="10800000">
                            <a:off x="1222365" y="955720"/>
                            <a:ext cx="222250" cy="615950"/>
                          </a:xfrm>
                          <a:prstGeom prst="downArrow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84031113" name="Rektangel: rundade hörn 1484031113"/>
                        <wps:cNvSpPr/>
                        <wps:spPr>
                          <a:xfrm>
                            <a:off x="47631" y="1620437"/>
                            <a:ext cx="1631648" cy="597346"/>
                          </a:xfrm>
                          <a:prstGeom prst="roundRect">
                            <a:avLst/>
                          </a:prstGeom>
                          <a:solidFill>
                            <a:srgbClr val="F4E7F8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2BAB28" w14:textId="77777777" w:rsidR="009F384D" w:rsidRDefault="009F384D" w:rsidP="009F384D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Tjänsteproducenter (SVOD)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560139118" name="Pil: nedåt 1560139118"/>
                        <wps:cNvSpPr/>
                        <wps:spPr>
                          <a:xfrm>
                            <a:off x="2225786" y="955720"/>
                            <a:ext cx="222250" cy="615950"/>
                          </a:xfrm>
                          <a:prstGeom prst="downArrow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11367340" name="Pil: nedåt 1811367340"/>
                        <wps:cNvSpPr/>
                        <wps:spPr>
                          <a:xfrm rot="10800000">
                            <a:off x="3019536" y="955720"/>
                            <a:ext cx="222250" cy="615950"/>
                          </a:xfrm>
                          <a:prstGeom prst="downArrow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46674201" name="Rektangel: rundade hörn 246674201"/>
                        <wps:cNvSpPr/>
                        <wps:spPr>
                          <a:xfrm>
                            <a:off x="1844802" y="1620437"/>
                            <a:ext cx="1631648" cy="597346"/>
                          </a:xfrm>
                          <a:prstGeom prst="roundRect">
                            <a:avLst/>
                          </a:prstGeom>
                          <a:solidFill>
                            <a:srgbClr val="F4E7F8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52011D" w14:textId="77777777" w:rsidR="009F384D" w:rsidRDefault="009F384D" w:rsidP="009F384D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Tjänsteproducenter (Samtyckesinformation)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73AF41" id="Grupp 10" o:spid="_x0000_s1026" style="position:absolute;margin-left:0;margin-top:-.05pt;width:382.6pt;height:128.4pt;z-index:251661312" coordsize="57833,22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il: sparr 1315033126" o:spid="_x0000_s1027" type="#_x0000_t55" style="position:absolute;left:16316;width:22542;height:90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" adj="17255" fillcolor="#9dc3e6" strokecolor="#001918 [484]" strokeweight="2pt">
                  <v:textbox>
                    <w:txbxContent>
                      <w:p w14:paraId="2F02E5F1" w14:textId="77777777" w:rsidR="009F384D" w:rsidRDefault="009F384D" w:rsidP="009F384D">
                        <w:pPr>
                          <w:jc w:val="center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Konsument har behov av att kontrollera/registrera samtycke</w:t>
                        </w:r>
                      </w:p>
                    </w:txbxContent>
                  </v:textbox>
                </v:shape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il: femhörning 2027563141" o:spid="_x0000_s1028" type="#_x0000_t15" style="position:absolute;width:19812;height:90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" adj="16656" fillcolor="#a9d18e" strokecolor="#001918 [484]" strokeweight="2pt">
                  <v:textbox>
                    <w:txbxContent>
                      <w:p w14:paraId="1D3C2CAA" w14:textId="77777777" w:rsidR="009F384D" w:rsidRDefault="009F384D" w:rsidP="009F384D">
                        <w:pPr>
                          <w:jc w:val="center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En aktör begär åtkomst till sammanhållen vård- och omsorgsdokumentation (SVOD)</w:t>
                        </w:r>
                      </w:p>
                    </w:txbxContent>
                  </v:textbox>
                </v:shape>
                <v:shape id="Pil: sparr 1749605395" o:spid="_x0000_s1029" type="#_x0000_t55" style="position:absolute;left:35291;width:22542;height:90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" adj="17255" fillcolor="#9dc3e6" strokecolor="#001918 [484]" strokeweight="2pt">
                  <v:textbox>
                    <w:txbxContent>
                      <w:p w14:paraId="288A2EA1" w14:textId="77777777" w:rsidR="009F384D" w:rsidRDefault="009F384D" w:rsidP="009F384D">
                        <w:pPr>
                          <w:jc w:val="center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Konsument visar bara behörig information där samtycke finns</w:t>
                        </w:r>
                      </w:p>
                    </w:txbxContent>
                  </v:textbox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Pil: nedåt 2106008966" o:spid="_x0000_s1030" type="#_x0000_t67" style="position:absolute;left:4286;top:9557;width:2222;height:6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" adj="17703" fillcolor="white [3212]" strokecolor="#001918 [484]" strokeweight="2pt"/>
                <v:shape id="Pil: nedåt 1937169553" o:spid="_x0000_s1031" type="#_x0000_t67" style="position:absolute;left:12223;top:9557;width:2223;height:615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" adj="17703" fillcolor="white [3212]" strokecolor="#001918 [484]" strokeweight="2pt"/>
                <v:roundrect id="Rektangel: rundade hörn 1484031113" o:spid="_x0000_s1032" style="position:absolute;left:476;top:16204;width:16316;height:597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" fillcolor="#f4e7f8" strokecolor="#001918 [484]" strokeweight="2pt">
                  <v:textbox>
                    <w:txbxContent>
                      <w:p w14:paraId="582BAB28" w14:textId="77777777" w:rsidR="009F384D" w:rsidRDefault="009F384D" w:rsidP="009F384D">
                        <w:pPr>
                          <w:jc w:val="center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Tjänsteproducenter (SVOD)</w:t>
                        </w:r>
                      </w:p>
                    </w:txbxContent>
                  </v:textbox>
                </v:roundrect>
                <v:shape id="Pil: nedåt 1560139118" o:spid="_x0000_s1033" type="#_x0000_t67" style="position:absolute;left:22257;top:9557;width:2223;height:6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" adj="17703" fillcolor="white [3212]" strokecolor="#001918 [484]" strokeweight="2pt"/>
                <v:shape id="Pil: nedåt 1811367340" o:spid="_x0000_s1034" type="#_x0000_t67" style="position:absolute;left:30195;top:9557;width:2222;height:615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" adj="17703" fillcolor="white [3212]" strokecolor="#001918 [484]" strokeweight="2pt"/>
                <v:roundrect id="Rektangel: rundade hörn 246674201" o:spid="_x0000_s1035" style="position:absolute;left:18448;top:16204;width:16316;height:597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" fillcolor="#f4e7f8" strokecolor="#001918 [484]" strokeweight="2pt">
                  <v:textbox>
                    <w:txbxContent>
                      <w:p w14:paraId="1E52011D" w14:textId="77777777" w:rsidR="009F384D" w:rsidRDefault="009F384D" w:rsidP="009F384D">
                        <w:pPr>
                          <w:jc w:val="center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Tjänsteproducenter (Samtyckesinformation)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5169F0D8" w14:textId="77777777" w:rsidR="001F03FD" w:rsidRDefault="001F03FD" w:rsidP="00AC2023">
      <w:pPr>
        <w:pStyle w:val="Brdtext"/>
        <w:rPr>
          <w:lang w:eastAsia="sv-SE"/>
        </w:rPr>
      </w:pPr>
    </w:p>
    <w:p w14:paraId="4366075C" w14:textId="77777777" w:rsidR="001F03FD" w:rsidRDefault="001F03FD" w:rsidP="00AC2023">
      <w:pPr>
        <w:pStyle w:val="Brdtext"/>
        <w:rPr>
          <w:lang w:eastAsia="sv-SE"/>
        </w:rPr>
      </w:pPr>
    </w:p>
    <w:p w14:paraId="5FEBEA1F" w14:textId="77777777" w:rsidR="001F03FD" w:rsidRDefault="001F03FD" w:rsidP="00AC2023">
      <w:pPr>
        <w:pStyle w:val="Brdtext"/>
        <w:rPr>
          <w:lang w:eastAsia="sv-SE"/>
        </w:rPr>
      </w:pPr>
    </w:p>
    <w:p w14:paraId="5FFD7DD4" w14:textId="77777777" w:rsidR="001F03FD" w:rsidRDefault="001F03FD" w:rsidP="00AC2023">
      <w:pPr>
        <w:pStyle w:val="Brdtext"/>
        <w:rPr>
          <w:lang w:eastAsia="sv-SE"/>
        </w:rPr>
      </w:pPr>
    </w:p>
    <w:p w14:paraId="0FB7FF30" w14:textId="77777777" w:rsidR="001F03FD" w:rsidRDefault="001F03FD" w:rsidP="00AC2023">
      <w:pPr>
        <w:pStyle w:val="Brdtext"/>
        <w:rPr>
          <w:lang w:eastAsia="sv-SE"/>
        </w:rPr>
      </w:pPr>
    </w:p>
    <w:p w14:paraId="68EDCF36" w14:textId="77777777" w:rsidR="009F384D" w:rsidRDefault="009F384D" w:rsidP="009F384D">
      <w:pPr>
        <w:pStyle w:val="Rubrik2Nr"/>
        <w:numPr>
          <w:ilvl w:val="0"/>
          <w:numId w:val="0"/>
        </w:numPr>
        <w:ind w:left="680"/>
        <w:rPr>
          <w:rStyle w:val="Diskretbetoning"/>
          <w:i w:val="0"/>
          <w:sz w:val="24"/>
          <w:szCs w:val="24"/>
        </w:rPr>
      </w:pPr>
      <w:bookmarkStart w:id="14" w:name="_Toc479670002"/>
    </w:p>
    <w:p w14:paraId="270B3F1B" w14:textId="5A04102F" w:rsidR="002A6107" w:rsidRPr="0062439F" w:rsidRDefault="002A6107" w:rsidP="002A6107">
      <w:pPr>
        <w:pStyle w:val="Rubrik2Nr"/>
        <w:numPr>
          <w:ilvl w:val="1"/>
          <w:numId w:val="33"/>
        </w:numPr>
        <w:rPr>
          <w:rStyle w:val="Diskretbetoning"/>
          <w:i w:val="0"/>
          <w:sz w:val="24"/>
          <w:szCs w:val="24"/>
        </w:rPr>
      </w:pPr>
      <w:bookmarkStart w:id="15" w:name="_Toc198132608"/>
      <w:r w:rsidRPr="0062439F">
        <w:rPr>
          <w:rStyle w:val="Diskretbetoning"/>
          <w:i w:val="0"/>
          <w:sz w:val="24"/>
          <w:szCs w:val="24"/>
        </w:rPr>
        <w:t>Beskrivning av processmodellen</w:t>
      </w:r>
      <w:bookmarkEnd w:id="14"/>
      <w:bookmarkEnd w:id="15"/>
    </w:p>
    <w:tbl>
      <w:tblPr>
        <w:tblStyle w:val="Tabellrutnt"/>
        <w:tblpPr w:leftFromText="141" w:rightFromText="141" w:topFromText="20" w:bottomFromText="20" w:vertAnchor="text" w:horzAnchor="margin" w:tblpY="76"/>
        <w:tblW w:w="9322" w:type="dxa"/>
        <w:tblLook w:val="04A0" w:firstRow="1" w:lastRow="0" w:firstColumn="1" w:lastColumn="0" w:noHBand="0" w:noVBand="1"/>
      </w:tblPr>
      <w:tblGrid>
        <w:gridCol w:w="2415"/>
        <w:gridCol w:w="2459"/>
        <w:gridCol w:w="2359"/>
        <w:gridCol w:w="2415"/>
      </w:tblGrid>
      <w:tr w:rsidR="001A0E6F" w14:paraId="4520661A" w14:textId="77777777" w:rsidTr="003F2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06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7580C6FF" w14:textId="77777777" w:rsidR="002A6107" w:rsidRDefault="002A6107" w:rsidP="003F2898">
            <w:pPr>
              <w:pStyle w:val="Brdtext"/>
              <w:rPr>
                <w:b w:val="0"/>
              </w:rPr>
            </w:pPr>
            <w:r>
              <w:t>Processteg</w:t>
            </w:r>
          </w:p>
        </w:tc>
        <w:tc>
          <w:tcPr>
            <w:tcW w:w="1023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685F1CD2" w14:textId="77777777" w:rsidR="002A6107" w:rsidRDefault="002A6107" w:rsidP="003F2898">
            <w:pPr>
              <w:pStyle w:val="Brdtext"/>
              <w:rPr>
                <w:b w:val="0"/>
              </w:rPr>
            </w:pPr>
            <w:r>
              <w:t>Värde in</w:t>
            </w:r>
          </w:p>
        </w:tc>
        <w:tc>
          <w:tcPr>
            <w:tcW w:w="3373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23E18B9E" w14:textId="77777777" w:rsidR="002A6107" w:rsidRDefault="002A6107" w:rsidP="003F2898">
            <w:pPr>
              <w:pStyle w:val="Brdtext"/>
              <w:rPr>
                <w:b w:val="0"/>
              </w:rPr>
            </w:pPr>
            <w:r>
              <w:t>Beskrivning</w:t>
            </w:r>
          </w:p>
        </w:tc>
        <w:tc>
          <w:tcPr>
            <w:tcW w:w="2320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1EB5F262" w14:textId="77777777" w:rsidR="002A6107" w:rsidRDefault="002A6107" w:rsidP="003F2898">
            <w:pPr>
              <w:pStyle w:val="Brdtext"/>
              <w:rPr>
                <w:b w:val="0"/>
              </w:rPr>
            </w:pPr>
            <w:r>
              <w:t>Värde ut</w:t>
            </w:r>
          </w:p>
        </w:tc>
      </w:tr>
      <w:tr w:rsidR="002A6107" w14:paraId="01E14B47" w14:textId="77777777" w:rsidTr="003F2898">
        <w:tc>
          <w:tcPr>
            <w:tcW w:w="2606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06F9DEBF" w14:textId="7C951F76" w:rsidR="002A6107" w:rsidRPr="003C4E4C" w:rsidRDefault="002A6107" w:rsidP="003F2898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</w:pPr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Hämta sammanhållen </w:t>
            </w:r>
            <w:r w:rsidR="009F384D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vård- och omsorgsdokumentation</w:t>
            </w:r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(S</w:t>
            </w:r>
            <w:r w:rsidR="009F384D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VOD</w:t>
            </w:r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)</w:t>
            </w:r>
            <w:r w:rsidR="002959B5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.</w:t>
            </w:r>
          </w:p>
        </w:tc>
        <w:tc>
          <w:tcPr>
            <w:tcW w:w="1023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3AE2FD0F" w14:textId="0E0E209B" w:rsidR="002A6107" w:rsidRPr="003C4E4C" w:rsidRDefault="003C4E4C" w:rsidP="003F2898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</w:pPr>
            <w:r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Medarbetaren</w:t>
            </w:r>
            <w:r w:rsidR="002A6107"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begär</w:t>
            </w:r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</w:t>
            </w:r>
            <w:r w:rsidR="001C5452"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journaldokumentation</w:t>
            </w:r>
            <w:r w:rsidR="002A6107"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utifrån en patients</w:t>
            </w:r>
            <w:r w:rsidR="009F384D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/brukares</w:t>
            </w:r>
            <w:r w:rsidR="002A6107"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personidentitet</w:t>
            </w:r>
            <w:r w:rsidR="002959B5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.</w:t>
            </w:r>
          </w:p>
        </w:tc>
        <w:tc>
          <w:tcPr>
            <w:tcW w:w="3373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311300B7" w14:textId="51DCEDC4" w:rsidR="002A6107" w:rsidRPr="003C4E4C" w:rsidRDefault="002A6107" w:rsidP="003F2898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</w:pPr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En </w:t>
            </w:r>
            <w:r w:rsidR="001C5452"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medarbetare </w:t>
            </w:r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söker journalinformation kring en patient</w:t>
            </w:r>
            <w:r w:rsidR="009F384D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/brukare</w:t>
            </w:r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i en konsument (journalsystem, NPÖ </w:t>
            </w:r>
            <w:proofErr w:type="spellStart"/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etc</w:t>
            </w:r>
            <w:proofErr w:type="spellEnd"/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) hos producenter som tillhandahåller information inom </w:t>
            </w:r>
            <w:r w:rsidR="009F384D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SVOD</w:t>
            </w:r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. </w:t>
            </w:r>
          </w:p>
        </w:tc>
        <w:tc>
          <w:tcPr>
            <w:tcW w:w="2320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410F4545" w14:textId="4D53857A" w:rsidR="002A6107" w:rsidRPr="003C4E4C" w:rsidRDefault="002A6107" w:rsidP="003F2898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</w:pPr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Journalinformation som producenterna inom </w:t>
            </w:r>
            <w:r w:rsidR="009F384D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SVOD</w:t>
            </w:r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kan leverera för begärd personidentitet.</w:t>
            </w:r>
          </w:p>
        </w:tc>
      </w:tr>
      <w:tr w:rsidR="002A6107" w14:paraId="535C0086" w14:textId="77777777" w:rsidTr="003F2898">
        <w:tc>
          <w:tcPr>
            <w:tcW w:w="2606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3B1182CA" w14:textId="4FC2C384" w:rsidR="002A6107" w:rsidRPr="003C4E4C" w:rsidRDefault="002A6107" w:rsidP="003F2898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</w:pPr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Hämta beslutsunderlag för att kontrollera/registrera samtycke</w:t>
            </w:r>
            <w:r w:rsidR="002959B5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.</w:t>
            </w:r>
          </w:p>
        </w:tc>
        <w:tc>
          <w:tcPr>
            <w:tcW w:w="1023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29D3485E" w14:textId="71DD8F33" w:rsidR="002A6107" w:rsidRPr="003C4E4C" w:rsidRDefault="002A6107" w:rsidP="003F2898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</w:pPr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Patientens</w:t>
            </w:r>
            <w:r w:rsidR="009F384D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/brukarens</w:t>
            </w:r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identitet</w:t>
            </w:r>
            <w:r w:rsidR="002959B5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. Vård</w:t>
            </w:r>
            <w:r w:rsidR="009F384D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- eller omsorgs</w:t>
            </w:r>
            <w:r w:rsidR="002959B5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aktörens </w:t>
            </w:r>
            <w:r w:rsidR="009F384D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organisation</w:t>
            </w:r>
            <w:r w:rsidR="002959B5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s</w:t>
            </w:r>
            <w:r w:rsidR="001A0E6F"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tillhörighet.</w:t>
            </w:r>
          </w:p>
        </w:tc>
        <w:tc>
          <w:tcPr>
            <w:tcW w:w="3373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298C057B" w14:textId="4BB84D44" w:rsidR="002A6107" w:rsidRPr="003C4E4C" w:rsidRDefault="002A6107" w:rsidP="003F2898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</w:pPr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Konsumenten behöver få underlag om </w:t>
            </w:r>
            <w:r w:rsidR="002959B5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huruvida vård</w:t>
            </w:r>
            <w:r w:rsidR="009F384D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- eller omsorgs</w:t>
            </w:r>
            <w:r w:rsidR="002959B5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aktörens </w:t>
            </w:r>
            <w:r w:rsidR="009F384D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organisation</w:t>
            </w:r>
            <w:r w:rsidR="001A0E6F"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har ett registrerat samtycke för patienten</w:t>
            </w:r>
            <w:r w:rsidR="009F384D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/brukaren</w:t>
            </w:r>
            <w:r w:rsidR="001A0E6F"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. Om registrerat </w:t>
            </w:r>
            <w:r w:rsidR="001A0E6F"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lastRenderedPageBreak/>
              <w:t>samtycke saknas skall samtycke registreras.</w:t>
            </w:r>
          </w:p>
        </w:tc>
        <w:tc>
          <w:tcPr>
            <w:tcW w:w="2320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7BBB1686" w14:textId="0B7DBFD0" w:rsidR="002A6107" w:rsidRPr="003C4E4C" w:rsidRDefault="002A6107" w:rsidP="003F2898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</w:pPr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lastRenderedPageBreak/>
              <w:t xml:space="preserve">Sammanhållen </w:t>
            </w:r>
            <w:r w:rsidR="009F384D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vård- och omsorgsdokumentation</w:t>
            </w:r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</w:t>
            </w:r>
            <w:r w:rsidR="001A0E6F"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och registrerat samtycke.</w:t>
            </w:r>
          </w:p>
        </w:tc>
      </w:tr>
      <w:tr w:rsidR="002A6107" w14:paraId="22770EE5" w14:textId="77777777" w:rsidTr="003F2898">
        <w:tc>
          <w:tcPr>
            <w:tcW w:w="2606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0B8CF99D" w14:textId="3103DBB9" w:rsidR="002A6107" w:rsidRPr="003C4E4C" w:rsidRDefault="002A6107" w:rsidP="003F2898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</w:pPr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Visa sammanhållen </w:t>
            </w:r>
            <w:r w:rsidR="009F384D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vård- och omsorgsdokumentation</w:t>
            </w:r>
            <w:r w:rsidR="002959B5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.</w:t>
            </w:r>
          </w:p>
        </w:tc>
        <w:tc>
          <w:tcPr>
            <w:tcW w:w="1023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3A50A2D9" w14:textId="726CB8A9" w:rsidR="002A6107" w:rsidRPr="003C4E4C" w:rsidRDefault="002A6107" w:rsidP="003F2898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</w:pPr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Åtkomstreglerad (filtrerad)</w:t>
            </w:r>
            <w:r w:rsidR="002959B5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.</w:t>
            </w:r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sammanhållen </w:t>
            </w:r>
            <w:r w:rsidR="009F384D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vård- och omsorgsdokumentation</w:t>
            </w:r>
            <w:r w:rsidR="00867D10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.</w:t>
            </w:r>
          </w:p>
        </w:tc>
        <w:tc>
          <w:tcPr>
            <w:tcW w:w="3373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42843C1E" w14:textId="09B653DB" w:rsidR="002A6107" w:rsidRPr="003C4E4C" w:rsidRDefault="002A6107" w:rsidP="003F2898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</w:pPr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Konsu</w:t>
            </w:r>
            <w:r w:rsidR="001A0E6F"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menten visar sammanhållen </w:t>
            </w:r>
            <w:r w:rsidR="00CF4D76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vård- och omsorgsdokumentation</w:t>
            </w:r>
            <w:r w:rsidR="00CF4D76"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</w:t>
            </w:r>
            <w:r w:rsidR="001A0E6F"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för aktören</w:t>
            </w:r>
            <w:r w:rsidR="002959B5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.</w:t>
            </w:r>
          </w:p>
        </w:tc>
        <w:tc>
          <w:tcPr>
            <w:tcW w:w="2320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66032A35" w14:textId="5E9B5F7C" w:rsidR="002A6107" w:rsidRPr="003C4E4C" w:rsidRDefault="002A6107" w:rsidP="003F2898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</w:pPr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Behörighetsfiltrerad </w:t>
            </w:r>
            <w:proofErr w:type="gramStart"/>
            <w:r w:rsidRPr="003C4E4C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sammanhållen </w:t>
            </w:r>
            <w:r w:rsidR="00CF4D76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 xml:space="preserve"> vård</w:t>
            </w:r>
            <w:proofErr w:type="gramEnd"/>
            <w:r w:rsidR="00CF4D76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- och omsorgsdokumentation</w:t>
            </w:r>
            <w:r w:rsidR="002959B5">
              <w:rPr>
                <w:rStyle w:val="Diskretbetoning"/>
                <w:rFonts w:asciiTheme="minorHAnsi" w:hAnsiTheme="minorHAnsi"/>
                <w:i w:val="0"/>
                <w:color w:val="auto"/>
                <w:szCs w:val="22"/>
              </w:rPr>
              <w:t>.</w:t>
            </w:r>
          </w:p>
        </w:tc>
      </w:tr>
    </w:tbl>
    <w:p w14:paraId="5568764E" w14:textId="72E883FF" w:rsidR="00AC2023" w:rsidRDefault="00AC2023">
      <w:pPr>
        <w:spacing w:before="0" w:after="0"/>
        <w:rPr>
          <w:lang w:eastAsia="sv-SE"/>
        </w:rPr>
      </w:pPr>
    </w:p>
    <w:p w14:paraId="238F65C8" w14:textId="77777777" w:rsidR="0077253D" w:rsidRPr="00AC2023" w:rsidRDefault="00690DFA" w:rsidP="0077253D">
      <w:pPr>
        <w:pStyle w:val="Rubrik1Nr"/>
      </w:pPr>
      <w:bookmarkStart w:id="16" w:name="_Toc449170163"/>
      <w:bookmarkStart w:id="17" w:name="_Toc198132609"/>
      <w:r>
        <w:t>Arbetsflöde</w:t>
      </w:r>
      <w:bookmarkEnd w:id="16"/>
      <w:bookmarkEnd w:id="17"/>
    </w:p>
    <w:p w14:paraId="4F405C28" w14:textId="01FF89A8" w:rsidR="00C9250E" w:rsidRDefault="0034746E" w:rsidP="0034746E">
      <w:pPr>
        <w:pStyle w:val="Rubrik2Nr"/>
      </w:pPr>
      <w:bookmarkStart w:id="18" w:name="_Toc198132610"/>
      <w:r>
        <w:t>Användningsfall</w:t>
      </w:r>
      <w:bookmarkEnd w:id="18"/>
    </w:p>
    <w:p w14:paraId="47AA4D4E" w14:textId="77777777" w:rsidR="00CF4D76" w:rsidRPr="00CF4D76" w:rsidRDefault="00CF4D76" w:rsidP="00CF4D76">
      <w:pPr>
        <w:rPr>
          <w:lang w:eastAsia="sv-SE"/>
        </w:rPr>
      </w:pPr>
    </w:p>
    <w:p w14:paraId="1846CD90" w14:textId="154BE194" w:rsidR="00CF4D76" w:rsidRDefault="007D22B6" w:rsidP="001A0E6F">
      <w:r w:rsidRPr="007D22B6">
        <w:rPr>
          <w:noProof/>
        </w:rPr>
        <w:drawing>
          <wp:inline distT="0" distB="0" distL="0" distR="0" wp14:anchorId="1B199BC5" wp14:editId="3B3E5C7E">
            <wp:extent cx="5400040" cy="3155950"/>
            <wp:effectExtent l="0" t="0" r="0" b="6350"/>
            <wp:docPr id="175049735" name="Bildobjekt 1" descr="En bild som visar text, skärmbild, diagram, Teckensnitt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9735" name="Bildobjekt 1" descr="En bild som visar text, skärmbild, diagram, Teckensnitt&#10;&#10;AI-genererat innehåll kan vara felaktig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79D3" w14:textId="77777777" w:rsidR="00CF4D76" w:rsidRDefault="00CF4D76" w:rsidP="001A0E6F"/>
    <w:p w14:paraId="69A1B45B" w14:textId="6F48D1B8" w:rsidR="001A0E6F" w:rsidRDefault="0097286E" w:rsidP="001A0E6F">
      <w:r w:rsidRPr="0097286E">
        <w:t xml:space="preserve"> </w:t>
      </w:r>
    </w:p>
    <w:p w14:paraId="50089DF2" w14:textId="77777777" w:rsidR="00B91BBB" w:rsidRDefault="00B91BBB" w:rsidP="00B91BBB">
      <w:pPr>
        <w:pStyle w:val="Brdtext"/>
      </w:pPr>
    </w:p>
    <w:p w14:paraId="1B21159E" w14:textId="1BB77860" w:rsidR="00B91BBB" w:rsidRDefault="00B91BBB" w:rsidP="00B91BBB">
      <w:pPr>
        <w:pStyle w:val="Brdtext"/>
      </w:pPr>
    </w:p>
    <w:p w14:paraId="4305B5B3" w14:textId="2268BCEB" w:rsidR="00B91BBB" w:rsidRDefault="00B91BBB" w:rsidP="00B91BBB">
      <w:pPr>
        <w:pStyle w:val="Brdtext"/>
      </w:pPr>
    </w:p>
    <w:p w14:paraId="3F805532" w14:textId="77777777" w:rsidR="00B91BBB" w:rsidRDefault="00B91BBB" w:rsidP="00B91BBB">
      <w:pPr>
        <w:pStyle w:val="Brdtext"/>
      </w:pPr>
    </w:p>
    <w:p w14:paraId="7DAE19E4" w14:textId="77777777" w:rsidR="00B91BBB" w:rsidRDefault="00B91BBB" w:rsidP="00B91BBB">
      <w:pPr>
        <w:pStyle w:val="Brdtext"/>
      </w:pPr>
    </w:p>
    <w:p w14:paraId="593D7EB4" w14:textId="77777777" w:rsidR="00B91BBB" w:rsidRDefault="00B91BBB" w:rsidP="00B91BBB">
      <w:pPr>
        <w:pStyle w:val="Brdtext"/>
      </w:pPr>
    </w:p>
    <w:p w14:paraId="5C7D8EF9" w14:textId="77777777" w:rsidR="00B91BBB" w:rsidRDefault="00B91BBB" w:rsidP="00B91BBB">
      <w:pPr>
        <w:pStyle w:val="Brdtext"/>
      </w:pPr>
    </w:p>
    <w:p w14:paraId="7927F10C" w14:textId="77777777" w:rsidR="00CF4D76" w:rsidRDefault="00CF4D76" w:rsidP="00B91BBB">
      <w:pPr>
        <w:pStyle w:val="Brdtext"/>
      </w:pPr>
    </w:p>
    <w:p w14:paraId="0D6742D2" w14:textId="77777777" w:rsidR="00CF4D76" w:rsidRDefault="00CF4D76" w:rsidP="00B91BBB">
      <w:pPr>
        <w:pStyle w:val="Brdtext"/>
      </w:pPr>
    </w:p>
    <w:p w14:paraId="0BEE1924" w14:textId="77777777" w:rsidR="00CF4D76" w:rsidRPr="00B91BBB" w:rsidRDefault="00CF4D76" w:rsidP="00B91BBB">
      <w:pPr>
        <w:pStyle w:val="Brdtext"/>
      </w:pPr>
    </w:p>
    <w:tbl>
      <w:tblPr>
        <w:tblW w:w="9637" w:type="dxa"/>
        <w:tblLayout w:type="fixed"/>
        <w:tblLook w:val="04A0" w:firstRow="1" w:lastRow="0" w:firstColumn="1" w:lastColumn="0" w:noHBand="0" w:noVBand="1"/>
      </w:tblPr>
      <w:tblGrid>
        <w:gridCol w:w="1975"/>
        <w:gridCol w:w="5812"/>
        <w:gridCol w:w="1850"/>
      </w:tblGrid>
      <w:tr w:rsidR="001A0E6F" w14:paraId="63A64442" w14:textId="77777777" w:rsidTr="009F06A3">
        <w:trPr>
          <w:tblHeader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7B90EE4E" w14:textId="77777777" w:rsidR="001A0E6F" w:rsidRPr="0054756D" w:rsidRDefault="001A0E6F" w:rsidP="003F2898">
            <w:pPr>
              <w:pStyle w:val="SoSTabellhuvud"/>
              <w:rPr>
                <w:rFonts w:ascii="Arial" w:hAnsi="Arial" w:cs="Arial"/>
                <w:sz w:val="20"/>
              </w:rPr>
            </w:pPr>
            <w:r w:rsidRPr="0054756D">
              <w:rPr>
                <w:rFonts w:ascii="Arial" w:eastAsia="Arial" w:hAnsi="Arial" w:cs="Arial"/>
                <w:color w:val="FFFFFF"/>
                <w:sz w:val="20"/>
              </w:rPr>
              <w:t>Namn/beteckning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02133215" w14:textId="77777777" w:rsidR="001A0E6F" w:rsidRPr="0054756D" w:rsidRDefault="001A0E6F" w:rsidP="003F2898">
            <w:pPr>
              <w:pStyle w:val="SoSTabellhuvud"/>
              <w:rPr>
                <w:rFonts w:ascii="Arial" w:hAnsi="Arial" w:cs="Arial"/>
                <w:sz w:val="20"/>
              </w:rPr>
            </w:pPr>
            <w:r w:rsidRPr="0054756D">
              <w:rPr>
                <w:rFonts w:ascii="Arial" w:eastAsia="Arial" w:hAnsi="Arial" w:cs="Arial"/>
                <w:color w:val="FFFFFF"/>
                <w:sz w:val="20"/>
              </w:rPr>
              <w:t>Beskrivning alternativt referens</w:t>
            </w:r>
          </w:p>
        </w:tc>
        <w:tc>
          <w:tcPr>
            <w:tcW w:w="1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3574F9F7" w14:textId="77777777" w:rsidR="001A0E6F" w:rsidRPr="0054756D" w:rsidRDefault="001A0E6F" w:rsidP="003F2898">
            <w:pPr>
              <w:pStyle w:val="SoSTabellhuvud"/>
              <w:rPr>
                <w:rFonts w:ascii="Arial" w:hAnsi="Arial" w:cs="Arial"/>
                <w:sz w:val="20"/>
              </w:rPr>
            </w:pPr>
            <w:r w:rsidRPr="0054756D">
              <w:rPr>
                <w:rFonts w:ascii="Arial" w:eastAsia="Arial" w:hAnsi="Arial" w:cs="Arial"/>
                <w:color w:val="FFFFFF"/>
                <w:sz w:val="20"/>
              </w:rPr>
              <w:t>Aktör</w:t>
            </w:r>
          </w:p>
        </w:tc>
      </w:tr>
      <w:tr w:rsidR="001A0E6F" w14:paraId="51126336" w14:textId="77777777" w:rsidTr="009F06A3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58C69" w14:textId="12239F40" w:rsidR="001A0E6F" w:rsidRPr="003C4E4C" w:rsidRDefault="001A0E6F" w:rsidP="003F2898">
            <w:pPr>
              <w:pStyle w:val="SoSTabelltext"/>
              <w:rPr>
                <w:rFonts w:asciiTheme="minorHAnsi" w:hAnsiTheme="minorHAnsi" w:cs="Arial"/>
                <w:sz w:val="22"/>
                <w:szCs w:val="22"/>
              </w:rPr>
            </w:pPr>
            <w:r w:rsidRPr="003C4E4C">
              <w:rPr>
                <w:rFonts w:asciiTheme="minorHAnsi" w:hAnsiTheme="minorHAnsi" w:cs="Arial"/>
                <w:sz w:val="22"/>
                <w:szCs w:val="22"/>
              </w:rPr>
              <w:t>Läsa samtycken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8A2B1" w14:textId="00840117" w:rsidR="001A0E6F" w:rsidRPr="003C4E4C" w:rsidRDefault="001A0E6F" w:rsidP="003F2898">
            <w:pPr>
              <w:pStyle w:val="SoSTabelltext"/>
              <w:rPr>
                <w:rFonts w:asciiTheme="minorHAnsi" w:hAnsiTheme="minorHAnsi" w:cs="Arial"/>
                <w:sz w:val="22"/>
                <w:szCs w:val="22"/>
              </w:rPr>
            </w:pPr>
            <w:r w:rsidRPr="003C4E4C">
              <w:rPr>
                <w:rFonts w:asciiTheme="minorHAnsi" w:hAnsiTheme="minorHAnsi" w:cs="Arial"/>
                <w:sz w:val="22"/>
                <w:szCs w:val="22"/>
              </w:rPr>
              <w:t xml:space="preserve">En </w:t>
            </w:r>
            <w:r w:rsidR="00392988">
              <w:rPr>
                <w:rFonts w:asciiTheme="minorHAnsi" w:hAnsiTheme="minorHAnsi" w:cs="Arial"/>
                <w:sz w:val="22"/>
                <w:szCs w:val="22"/>
              </w:rPr>
              <w:t>vård</w:t>
            </w:r>
            <w:r w:rsidR="00392988" w:rsidRPr="003C4E4C">
              <w:rPr>
                <w:rFonts w:asciiTheme="minorHAnsi" w:hAnsiTheme="minorHAnsi" w:cs="Arial"/>
                <w:sz w:val="22"/>
                <w:szCs w:val="22"/>
              </w:rPr>
              <w:t xml:space="preserve">- </w:t>
            </w:r>
            <w:r w:rsidR="00392988">
              <w:rPr>
                <w:rFonts w:asciiTheme="minorHAnsi" w:hAnsiTheme="minorHAnsi" w:cs="Arial"/>
                <w:sz w:val="22"/>
                <w:szCs w:val="22"/>
              </w:rPr>
              <w:t>eller</w:t>
            </w:r>
            <w:r w:rsidR="00392988" w:rsidRPr="003C4E4C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="00392988">
              <w:rPr>
                <w:rFonts w:asciiTheme="minorHAnsi" w:hAnsiTheme="minorHAnsi" w:cs="Arial"/>
                <w:sz w:val="22"/>
                <w:szCs w:val="22"/>
              </w:rPr>
              <w:t>omsorgs</w:t>
            </w:r>
            <w:r w:rsidR="00392988" w:rsidRPr="003C4E4C">
              <w:rPr>
                <w:rFonts w:asciiTheme="minorHAnsi" w:hAnsiTheme="minorHAnsi" w:cs="Arial"/>
                <w:sz w:val="22"/>
                <w:szCs w:val="22"/>
              </w:rPr>
              <w:t>personal</w:t>
            </w:r>
            <w:r w:rsidR="00F10886" w:rsidRPr="003C4E4C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="0099622E" w:rsidRPr="003C4E4C">
              <w:rPr>
                <w:rFonts w:asciiTheme="minorHAnsi" w:hAnsiTheme="minorHAnsi" w:cs="Arial"/>
                <w:sz w:val="22"/>
                <w:szCs w:val="22"/>
              </w:rPr>
              <w:t xml:space="preserve">(medarbetare) </w:t>
            </w:r>
            <w:r w:rsidRPr="003C4E4C">
              <w:rPr>
                <w:rFonts w:asciiTheme="minorHAnsi" w:hAnsiTheme="minorHAnsi" w:cs="Arial"/>
                <w:sz w:val="22"/>
                <w:szCs w:val="22"/>
              </w:rPr>
              <w:t xml:space="preserve">läser </w:t>
            </w:r>
            <w:r w:rsidR="0099622E" w:rsidRPr="003C4E4C">
              <w:rPr>
                <w:rFonts w:asciiTheme="minorHAnsi" w:hAnsiTheme="minorHAnsi" w:cs="Arial"/>
                <w:sz w:val="22"/>
                <w:szCs w:val="22"/>
              </w:rPr>
              <w:t>en patients</w:t>
            </w:r>
            <w:r w:rsidR="0030187B">
              <w:rPr>
                <w:rFonts w:asciiTheme="minorHAnsi" w:hAnsiTheme="minorHAnsi" w:cs="Arial"/>
                <w:sz w:val="22"/>
                <w:szCs w:val="22"/>
              </w:rPr>
              <w:t>/brukares</w:t>
            </w:r>
            <w:r w:rsidR="0099622E" w:rsidRPr="003C4E4C">
              <w:rPr>
                <w:rFonts w:asciiTheme="minorHAnsi" w:hAnsiTheme="minorHAnsi" w:cs="Arial"/>
                <w:sz w:val="22"/>
                <w:szCs w:val="22"/>
              </w:rPr>
              <w:t xml:space="preserve"> journaldokumentation </w:t>
            </w:r>
            <w:r w:rsidR="00172C68" w:rsidRPr="003C4E4C">
              <w:rPr>
                <w:rFonts w:asciiTheme="minorHAnsi" w:hAnsiTheme="minorHAnsi" w:cs="Arial"/>
                <w:sz w:val="22"/>
                <w:szCs w:val="22"/>
              </w:rPr>
              <w:t>i ett</w:t>
            </w:r>
            <w:r w:rsidRPr="003C4E4C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="00172C68" w:rsidRPr="003C4E4C">
              <w:rPr>
                <w:rFonts w:asciiTheme="minorHAnsi" w:hAnsiTheme="minorHAnsi" w:cs="Arial"/>
                <w:sz w:val="22"/>
                <w:szCs w:val="22"/>
              </w:rPr>
              <w:t>vårdsystem</w:t>
            </w:r>
            <w:r w:rsidRPr="003C4E4C">
              <w:rPr>
                <w:rFonts w:asciiTheme="minorHAnsi" w:hAnsiTheme="minorHAnsi" w:cs="Arial"/>
                <w:sz w:val="22"/>
                <w:szCs w:val="22"/>
              </w:rPr>
              <w:t xml:space="preserve"> som medverkar i </w:t>
            </w:r>
            <w:r w:rsidR="00392988">
              <w:rPr>
                <w:rFonts w:asciiTheme="minorHAnsi" w:hAnsiTheme="minorHAnsi" w:cs="Arial"/>
                <w:sz w:val="22"/>
                <w:szCs w:val="22"/>
              </w:rPr>
              <w:t>sammanhållen vård- och omsorgsdokumentation</w:t>
            </w:r>
            <w:r w:rsidRPr="003C4E4C">
              <w:rPr>
                <w:rFonts w:asciiTheme="minorHAnsi" w:hAnsiTheme="minorHAnsi" w:cs="Arial"/>
                <w:sz w:val="22"/>
                <w:szCs w:val="22"/>
              </w:rPr>
              <w:t xml:space="preserve">. </w:t>
            </w:r>
            <w:r w:rsidR="0099622E" w:rsidRPr="003C4E4C">
              <w:rPr>
                <w:rFonts w:asciiTheme="minorHAnsi" w:hAnsiTheme="minorHAnsi" w:cs="Arial"/>
                <w:sz w:val="22"/>
                <w:szCs w:val="22"/>
              </w:rPr>
              <w:t xml:space="preserve">Medarbetaren </w:t>
            </w:r>
            <w:r w:rsidRPr="003C4E4C">
              <w:rPr>
                <w:rFonts w:asciiTheme="minorHAnsi" w:hAnsiTheme="minorHAnsi" w:cs="Arial"/>
                <w:sz w:val="22"/>
                <w:szCs w:val="22"/>
              </w:rPr>
              <w:t xml:space="preserve">ska </w:t>
            </w:r>
            <w:r w:rsidR="0099622E" w:rsidRPr="003C4E4C">
              <w:rPr>
                <w:rFonts w:asciiTheme="minorHAnsi" w:hAnsiTheme="minorHAnsi" w:cs="Arial"/>
                <w:sz w:val="22"/>
                <w:szCs w:val="22"/>
              </w:rPr>
              <w:t xml:space="preserve">endast </w:t>
            </w:r>
            <w:r w:rsidRPr="003C4E4C">
              <w:rPr>
                <w:rFonts w:asciiTheme="minorHAnsi" w:hAnsiTheme="minorHAnsi" w:cs="Arial"/>
                <w:sz w:val="22"/>
                <w:szCs w:val="22"/>
              </w:rPr>
              <w:t xml:space="preserve">få </w:t>
            </w:r>
            <w:r w:rsidR="0097286E" w:rsidRPr="003C4E4C">
              <w:rPr>
                <w:rFonts w:asciiTheme="minorHAnsi" w:hAnsiTheme="minorHAnsi" w:cs="Arial"/>
                <w:sz w:val="22"/>
                <w:szCs w:val="22"/>
              </w:rPr>
              <w:t>tillgång</w:t>
            </w:r>
            <w:r w:rsidRPr="003C4E4C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="00392988">
              <w:rPr>
                <w:rFonts w:asciiTheme="minorHAnsi" w:hAnsiTheme="minorHAnsi" w:cs="Arial"/>
                <w:sz w:val="22"/>
                <w:szCs w:val="22"/>
              </w:rPr>
              <w:t>sammanhållen vård- och omsorgsdokumentation</w:t>
            </w:r>
            <w:r w:rsidR="0097286E" w:rsidRPr="003C4E4C">
              <w:rPr>
                <w:rFonts w:asciiTheme="minorHAnsi" w:hAnsiTheme="minorHAnsi" w:cs="Arial"/>
                <w:sz w:val="22"/>
                <w:szCs w:val="22"/>
              </w:rPr>
              <w:t xml:space="preserve"> om samtycke finns.</w:t>
            </w:r>
          </w:p>
        </w:tc>
        <w:tc>
          <w:tcPr>
            <w:tcW w:w="1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E2C66" w14:textId="229D0079" w:rsidR="00097105" w:rsidRPr="003C4E4C" w:rsidRDefault="00CF4D76" w:rsidP="003F2898">
            <w:pPr>
              <w:pStyle w:val="SoSTabelltex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Vård</w:t>
            </w:r>
            <w:r w:rsidR="00172C68" w:rsidRPr="003C4E4C">
              <w:rPr>
                <w:rFonts w:asciiTheme="minorHAnsi" w:hAnsiTheme="minorHAnsi" w:cs="Arial"/>
                <w:sz w:val="22"/>
                <w:szCs w:val="22"/>
              </w:rPr>
              <w:t xml:space="preserve">- </w:t>
            </w:r>
            <w:r w:rsidR="00392988">
              <w:rPr>
                <w:rFonts w:asciiTheme="minorHAnsi" w:hAnsiTheme="minorHAnsi" w:cs="Arial"/>
                <w:sz w:val="22"/>
                <w:szCs w:val="22"/>
              </w:rPr>
              <w:t>eller</w:t>
            </w:r>
            <w:r w:rsidR="00172C68" w:rsidRPr="003C4E4C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="Arial"/>
                <w:sz w:val="22"/>
                <w:szCs w:val="22"/>
              </w:rPr>
              <w:t>omsorgs</w:t>
            </w:r>
            <w:r w:rsidR="00172C68" w:rsidRPr="003C4E4C">
              <w:rPr>
                <w:rFonts w:asciiTheme="minorHAnsi" w:hAnsiTheme="minorHAnsi" w:cs="Arial"/>
                <w:sz w:val="22"/>
                <w:szCs w:val="22"/>
              </w:rPr>
              <w:t>personal</w:t>
            </w:r>
            <w:r w:rsidR="00097105">
              <w:rPr>
                <w:rFonts w:asciiTheme="minorHAnsi" w:hAnsiTheme="minorHAnsi" w:cs="Arial"/>
                <w:sz w:val="22"/>
                <w:szCs w:val="22"/>
              </w:rPr>
              <w:t>, alternativt patient/brukare.</w:t>
            </w:r>
          </w:p>
          <w:p w14:paraId="341CD489" w14:textId="77777777" w:rsidR="001A0E6F" w:rsidRPr="003C4E4C" w:rsidRDefault="001A0E6F" w:rsidP="003F2898">
            <w:pPr>
              <w:rPr>
                <w:rFonts w:asciiTheme="minorHAnsi" w:hAnsiTheme="minorHAnsi" w:cs="Arial"/>
                <w:szCs w:val="22"/>
              </w:rPr>
            </w:pPr>
          </w:p>
        </w:tc>
      </w:tr>
      <w:tr w:rsidR="001A0E6F" w14:paraId="04A01B41" w14:textId="77777777" w:rsidTr="009F06A3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4E77B" w14:textId="685E3BBD" w:rsidR="001A0E6F" w:rsidRPr="003C4E4C" w:rsidRDefault="001A0E6F" w:rsidP="003F2898">
            <w:pPr>
              <w:pStyle w:val="SoSTabelltext"/>
              <w:rPr>
                <w:rFonts w:asciiTheme="minorHAnsi" w:hAnsiTheme="minorHAnsi" w:cs="Arial"/>
                <w:sz w:val="22"/>
                <w:szCs w:val="22"/>
              </w:rPr>
            </w:pPr>
            <w:r w:rsidRPr="003C4E4C">
              <w:rPr>
                <w:rFonts w:asciiTheme="minorHAnsi" w:hAnsiTheme="minorHAnsi" w:cs="Arial"/>
                <w:sz w:val="22"/>
                <w:szCs w:val="22"/>
              </w:rPr>
              <w:t>Skapa samtycke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143DC" w14:textId="22D53FFF" w:rsidR="001A0E6F" w:rsidRPr="003C4E4C" w:rsidRDefault="001A0E6F" w:rsidP="003F2898">
            <w:pPr>
              <w:pStyle w:val="SoSTabelltext"/>
              <w:rPr>
                <w:rFonts w:asciiTheme="minorHAnsi" w:hAnsiTheme="minorHAnsi" w:cs="Arial"/>
                <w:sz w:val="22"/>
                <w:szCs w:val="22"/>
              </w:rPr>
            </w:pPr>
            <w:r w:rsidRPr="003C4E4C">
              <w:rPr>
                <w:rFonts w:asciiTheme="minorHAnsi" w:hAnsiTheme="minorHAnsi" w:cs="Arial"/>
                <w:sz w:val="22"/>
                <w:szCs w:val="22"/>
              </w:rPr>
              <w:t xml:space="preserve">En </w:t>
            </w:r>
            <w:r w:rsidR="00392988">
              <w:rPr>
                <w:rFonts w:asciiTheme="minorHAnsi" w:hAnsiTheme="minorHAnsi" w:cs="Arial"/>
                <w:sz w:val="22"/>
                <w:szCs w:val="22"/>
              </w:rPr>
              <w:t>vård</w:t>
            </w:r>
            <w:r w:rsidR="00392988" w:rsidRPr="003C4E4C">
              <w:rPr>
                <w:rFonts w:asciiTheme="minorHAnsi" w:hAnsiTheme="minorHAnsi" w:cs="Arial"/>
                <w:sz w:val="22"/>
                <w:szCs w:val="22"/>
              </w:rPr>
              <w:t xml:space="preserve">- </w:t>
            </w:r>
            <w:r w:rsidR="00392988">
              <w:rPr>
                <w:rFonts w:asciiTheme="minorHAnsi" w:hAnsiTheme="minorHAnsi" w:cs="Arial"/>
                <w:sz w:val="22"/>
                <w:szCs w:val="22"/>
              </w:rPr>
              <w:t>eller</w:t>
            </w:r>
            <w:r w:rsidR="00392988" w:rsidRPr="003C4E4C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="00392988">
              <w:rPr>
                <w:rFonts w:asciiTheme="minorHAnsi" w:hAnsiTheme="minorHAnsi" w:cs="Arial"/>
                <w:sz w:val="22"/>
                <w:szCs w:val="22"/>
              </w:rPr>
              <w:t>omsorgs</w:t>
            </w:r>
            <w:r w:rsidR="00392988" w:rsidRPr="003C4E4C">
              <w:rPr>
                <w:rFonts w:asciiTheme="minorHAnsi" w:hAnsiTheme="minorHAnsi" w:cs="Arial"/>
                <w:sz w:val="22"/>
                <w:szCs w:val="22"/>
              </w:rPr>
              <w:t>personal</w:t>
            </w:r>
            <w:r w:rsidR="0097286E" w:rsidRPr="003C4E4C">
              <w:rPr>
                <w:rFonts w:asciiTheme="minorHAnsi" w:hAnsiTheme="minorHAnsi" w:cs="Arial"/>
                <w:sz w:val="22"/>
                <w:szCs w:val="22"/>
              </w:rPr>
              <w:t xml:space="preserve"> (medarbetare) </w:t>
            </w:r>
            <w:r w:rsidRPr="003C4E4C">
              <w:rPr>
                <w:rFonts w:asciiTheme="minorHAnsi" w:hAnsiTheme="minorHAnsi" w:cs="Arial"/>
                <w:sz w:val="22"/>
                <w:szCs w:val="22"/>
              </w:rPr>
              <w:t>som inhämtat samtycke för en patient</w:t>
            </w:r>
            <w:r w:rsidR="00392988">
              <w:rPr>
                <w:rFonts w:asciiTheme="minorHAnsi" w:hAnsiTheme="minorHAnsi" w:cs="Arial"/>
                <w:sz w:val="22"/>
                <w:szCs w:val="22"/>
              </w:rPr>
              <w:t>/brukare</w:t>
            </w:r>
            <w:r w:rsidRPr="003C4E4C">
              <w:rPr>
                <w:rFonts w:asciiTheme="minorHAnsi" w:hAnsiTheme="minorHAnsi" w:cs="Arial"/>
                <w:sz w:val="22"/>
                <w:szCs w:val="22"/>
              </w:rPr>
              <w:t xml:space="preserve"> och registrerar detta för en specifik </w:t>
            </w:r>
            <w:r w:rsidR="00392988">
              <w:rPr>
                <w:rFonts w:asciiTheme="minorHAnsi" w:hAnsiTheme="minorHAnsi" w:cs="Arial"/>
                <w:sz w:val="22"/>
                <w:szCs w:val="22"/>
              </w:rPr>
              <w:t>organisation</w:t>
            </w:r>
            <w:r w:rsidR="00DC5DA0" w:rsidRPr="003C4E4C">
              <w:rPr>
                <w:rFonts w:asciiTheme="minorHAnsi" w:hAnsiTheme="minorHAnsi" w:cs="Arial"/>
                <w:sz w:val="22"/>
                <w:szCs w:val="22"/>
              </w:rPr>
              <w:t>.</w:t>
            </w:r>
          </w:p>
        </w:tc>
        <w:tc>
          <w:tcPr>
            <w:tcW w:w="1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E377B" w14:textId="77777777" w:rsidR="00392988" w:rsidRPr="003C4E4C" w:rsidRDefault="00392988" w:rsidP="00392988">
            <w:pPr>
              <w:pStyle w:val="SoSTabelltex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Vård</w:t>
            </w:r>
            <w:r w:rsidRPr="003C4E4C">
              <w:rPr>
                <w:rFonts w:asciiTheme="minorHAnsi" w:hAnsiTheme="minorHAnsi" w:cs="Arial"/>
                <w:sz w:val="22"/>
                <w:szCs w:val="22"/>
              </w:rPr>
              <w:t xml:space="preserve">- </w:t>
            </w:r>
            <w:r>
              <w:rPr>
                <w:rFonts w:asciiTheme="minorHAnsi" w:hAnsiTheme="minorHAnsi" w:cs="Arial"/>
                <w:sz w:val="22"/>
                <w:szCs w:val="22"/>
              </w:rPr>
              <w:t>eller</w:t>
            </w:r>
            <w:r w:rsidRPr="003C4E4C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="Arial"/>
                <w:sz w:val="22"/>
                <w:szCs w:val="22"/>
              </w:rPr>
              <w:t>omsorgs</w:t>
            </w:r>
            <w:r w:rsidRPr="003C4E4C">
              <w:rPr>
                <w:rFonts w:asciiTheme="minorHAnsi" w:hAnsiTheme="minorHAnsi" w:cs="Arial"/>
                <w:sz w:val="22"/>
                <w:szCs w:val="22"/>
              </w:rPr>
              <w:t>personal</w:t>
            </w:r>
          </w:p>
          <w:p w14:paraId="1DF9F5F7" w14:textId="672C4274" w:rsidR="00CF4D76" w:rsidRPr="003C4E4C" w:rsidRDefault="00CF4D76" w:rsidP="00CF4D76">
            <w:pPr>
              <w:pStyle w:val="SoSTabelltext"/>
              <w:rPr>
                <w:rFonts w:asciiTheme="minorHAnsi" w:hAnsiTheme="minorHAnsi" w:cs="Arial"/>
                <w:sz w:val="22"/>
                <w:szCs w:val="22"/>
              </w:rPr>
            </w:pPr>
          </w:p>
          <w:p w14:paraId="70F51128" w14:textId="32C4FC4A" w:rsidR="001A0E6F" w:rsidRPr="003C4E4C" w:rsidRDefault="001A0E6F" w:rsidP="003F2898">
            <w:pPr>
              <w:pStyle w:val="SoSTabelltext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1A0E6F" w14:paraId="1F43E235" w14:textId="77777777" w:rsidTr="009F06A3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7C621" w14:textId="77777777" w:rsidR="001A0E6F" w:rsidRDefault="001A0E6F" w:rsidP="003F2898">
            <w:pPr>
              <w:pStyle w:val="SoSTabelltext"/>
              <w:rPr>
                <w:rFonts w:asciiTheme="minorHAnsi" w:hAnsiTheme="minorHAnsi" w:cs="Arial"/>
                <w:sz w:val="22"/>
                <w:szCs w:val="22"/>
              </w:rPr>
            </w:pPr>
            <w:r w:rsidRPr="003C4E4C">
              <w:rPr>
                <w:rFonts w:asciiTheme="minorHAnsi" w:hAnsiTheme="minorHAnsi" w:cs="Arial"/>
                <w:sz w:val="22"/>
                <w:szCs w:val="22"/>
              </w:rPr>
              <w:t>Häva samtycke</w:t>
            </w:r>
          </w:p>
          <w:p w14:paraId="0D423980" w14:textId="667A5326" w:rsidR="00562391" w:rsidRPr="003C4E4C" w:rsidRDefault="00562391" w:rsidP="003F2898">
            <w:pPr>
              <w:pStyle w:val="SoSTabelltex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(återkalla)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48F69" w14:textId="09440196" w:rsidR="001A0E6F" w:rsidRPr="003C4E4C" w:rsidRDefault="001A0E6F" w:rsidP="003F2898">
            <w:pPr>
              <w:pStyle w:val="SoSTabelltext"/>
              <w:rPr>
                <w:rFonts w:asciiTheme="minorHAnsi" w:hAnsiTheme="minorHAnsi" w:cs="Arial"/>
                <w:sz w:val="22"/>
                <w:szCs w:val="22"/>
              </w:rPr>
            </w:pPr>
            <w:r w:rsidRPr="003C4E4C">
              <w:rPr>
                <w:rFonts w:asciiTheme="minorHAnsi" w:hAnsiTheme="minorHAnsi" w:cs="Arial"/>
                <w:sz w:val="22"/>
                <w:szCs w:val="22"/>
              </w:rPr>
              <w:t xml:space="preserve">En </w:t>
            </w:r>
            <w:r w:rsidR="00392988">
              <w:rPr>
                <w:rFonts w:asciiTheme="minorHAnsi" w:hAnsiTheme="minorHAnsi" w:cs="Arial"/>
                <w:sz w:val="22"/>
                <w:szCs w:val="22"/>
              </w:rPr>
              <w:t>vård- eller omsorgspersonal</w:t>
            </w:r>
            <w:r w:rsidR="0097286E" w:rsidRPr="003C4E4C">
              <w:rPr>
                <w:rFonts w:asciiTheme="minorHAnsi" w:hAnsiTheme="minorHAnsi" w:cs="Arial"/>
                <w:sz w:val="22"/>
                <w:szCs w:val="22"/>
              </w:rPr>
              <w:t xml:space="preserve"> (medarbetare) </w:t>
            </w:r>
            <w:r w:rsidRPr="003C4E4C">
              <w:rPr>
                <w:rFonts w:asciiTheme="minorHAnsi" w:hAnsiTheme="minorHAnsi" w:cs="Arial"/>
                <w:sz w:val="22"/>
                <w:szCs w:val="22"/>
              </w:rPr>
              <w:t xml:space="preserve">som </w:t>
            </w:r>
            <w:r w:rsidR="00A03762" w:rsidRPr="003C4E4C">
              <w:rPr>
                <w:rFonts w:asciiTheme="minorHAnsi" w:hAnsiTheme="minorHAnsi" w:cs="Arial"/>
                <w:sz w:val="22"/>
                <w:szCs w:val="22"/>
              </w:rPr>
              <w:t>på patientens</w:t>
            </w:r>
            <w:r w:rsidR="0030187B">
              <w:rPr>
                <w:rFonts w:asciiTheme="minorHAnsi" w:hAnsiTheme="minorHAnsi" w:cs="Arial"/>
                <w:sz w:val="22"/>
                <w:szCs w:val="22"/>
              </w:rPr>
              <w:t>/brukares</w:t>
            </w:r>
            <w:r w:rsidR="0065330A">
              <w:rPr>
                <w:rFonts w:asciiTheme="minorHAnsi" w:hAnsiTheme="minorHAnsi" w:cs="Arial"/>
                <w:sz w:val="22"/>
                <w:szCs w:val="22"/>
              </w:rPr>
              <w:t xml:space="preserve"> begäran återkallar ett</w:t>
            </w:r>
            <w:r w:rsidR="00A03762" w:rsidRPr="003C4E4C">
              <w:rPr>
                <w:rFonts w:asciiTheme="minorHAnsi" w:hAnsiTheme="minorHAnsi" w:cs="Arial"/>
                <w:sz w:val="22"/>
                <w:szCs w:val="22"/>
              </w:rPr>
              <w:t xml:space="preserve"> givet samtycke.</w:t>
            </w:r>
          </w:p>
        </w:tc>
        <w:tc>
          <w:tcPr>
            <w:tcW w:w="1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E738F" w14:textId="383DECC0" w:rsidR="001A0E6F" w:rsidRPr="003C4E4C" w:rsidRDefault="00392988" w:rsidP="003F2898">
            <w:pPr>
              <w:pStyle w:val="SoSTabelltex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Vård</w:t>
            </w:r>
            <w:r w:rsidRPr="003C4E4C">
              <w:rPr>
                <w:rFonts w:asciiTheme="minorHAnsi" w:hAnsiTheme="minorHAnsi" w:cs="Arial"/>
                <w:sz w:val="22"/>
                <w:szCs w:val="22"/>
              </w:rPr>
              <w:t xml:space="preserve">- </w:t>
            </w:r>
            <w:r>
              <w:rPr>
                <w:rFonts w:asciiTheme="minorHAnsi" w:hAnsiTheme="minorHAnsi" w:cs="Arial"/>
                <w:sz w:val="22"/>
                <w:szCs w:val="22"/>
              </w:rPr>
              <w:t>eller</w:t>
            </w:r>
            <w:r w:rsidRPr="003C4E4C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="Arial"/>
                <w:sz w:val="22"/>
                <w:szCs w:val="22"/>
              </w:rPr>
              <w:t>omsorgs</w:t>
            </w:r>
            <w:r w:rsidRPr="003C4E4C">
              <w:rPr>
                <w:rFonts w:asciiTheme="minorHAnsi" w:hAnsiTheme="minorHAnsi" w:cs="Arial"/>
                <w:sz w:val="22"/>
                <w:szCs w:val="22"/>
              </w:rPr>
              <w:t>personal</w:t>
            </w:r>
          </w:p>
        </w:tc>
      </w:tr>
      <w:tr w:rsidR="001A0E6F" w14:paraId="4F43170F" w14:textId="77777777" w:rsidTr="009F06A3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9DA02" w14:textId="49B21C5E" w:rsidR="001A0E6F" w:rsidRPr="003C4E4C" w:rsidRDefault="001A0E6F" w:rsidP="003F2898">
            <w:pPr>
              <w:pStyle w:val="SoSTabelltext"/>
              <w:rPr>
                <w:rFonts w:asciiTheme="minorHAnsi" w:hAnsiTheme="minorHAnsi" w:cs="Arial"/>
                <w:sz w:val="22"/>
                <w:szCs w:val="22"/>
              </w:rPr>
            </w:pPr>
            <w:r w:rsidRPr="003C4E4C">
              <w:rPr>
                <w:rFonts w:asciiTheme="minorHAnsi" w:hAnsiTheme="minorHAnsi" w:cs="Arial"/>
                <w:sz w:val="22"/>
                <w:szCs w:val="22"/>
              </w:rPr>
              <w:t>Makulera samtycke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D2E88" w14:textId="76CB1906" w:rsidR="001A0E6F" w:rsidRPr="003C4E4C" w:rsidRDefault="001A0E6F" w:rsidP="003F2898">
            <w:pPr>
              <w:pStyle w:val="SoSTabelltext"/>
              <w:rPr>
                <w:rFonts w:asciiTheme="minorHAnsi" w:hAnsiTheme="minorHAnsi" w:cs="Arial"/>
                <w:sz w:val="22"/>
                <w:szCs w:val="22"/>
              </w:rPr>
            </w:pPr>
            <w:r w:rsidRPr="003C4E4C">
              <w:rPr>
                <w:rFonts w:asciiTheme="minorHAnsi" w:hAnsiTheme="minorHAnsi" w:cs="Arial"/>
                <w:sz w:val="22"/>
                <w:szCs w:val="22"/>
              </w:rPr>
              <w:t xml:space="preserve">En </w:t>
            </w:r>
            <w:r w:rsidR="00392988">
              <w:rPr>
                <w:rFonts w:asciiTheme="minorHAnsi" w:hAnsiTheme="minorHAnsi" w:cs="Arial"/>
                <w:sz w:val="22"/>
                <w:szCs w:val="22"/>
              </w:rPr>
              <w:t>vård- eller omsorgspersonal</w:t>
            </w:r>
            <w:r w:rsidR="0097286E" w:rsidRPr="003C4E4C">
              <w:rPr>
                <w:rFonts w:asciiTheme="minorHAnsi" w:hAnsiTheme="minorHAnsi" w:cs="Arial"/>
                <w:sz w:val="22"/>
                <w:szCs w:val="22"/>
              </w:rPr>
              <w:t xml:space="preserve"> (medarbetare) </w:t>
            </w:r>
            <w:r w:rsidR="00A03762" w:rsidRPr="003C4E4C">
              <w:rPr>
                <w:rFonts w:asciiTheme="minorHAnsi" w:hAnsiTheme="minorHAnsi" w:cs="Arial"/>
                <w:sz w:val="22"/>
                <w:szCs w:val="22"/>
              </w:rPr>
              <w:t>tar bort ett samtycke som tidigare registrerats felaktigt.</w:t>
            </w:r>
          </w:p>
        </w:tc>
        <w:tc>
          <w:tcPr>
            <w:tcW w:w="1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EECE7" w14:textId="397F33CA" w:rsidR="001A0E6F" w:rsidRPr="003C4E4C" w:rsidRDefault="00392988" w:rsidP="0065330A">
            <w:pPr>
              <w:pStyle w:val="SoSTabelltex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Vård</w:t>
            </w:r>
            <w:r w:rsidRPr="003C4E4C">
              <w:rPr>
                <w:rFonts w:asciiTheme="minorHAnsi" w:hAnsiTheme="minorHAnsi" w:cs="Arial"/>
                <w:sz w:val="22"/>
                <w:szCs w:val="22"/>
              </w:rPr>
              <w:t xml:space="preserve">- </w:t>
            </w:r>
            <w:r>
              <w:rPr>
                <w:rFonts w:asciiTheme="minorHAnsi" w:hAnsiTheme="minorHAnsi" w:cs="Arial"/>
                <w:sz w:val="22"/>
                <w:szCs w:val="22"/>
              </w:rPr>
              <w:t>eller</w:t>
            </w:r>
            <w:r w:rsidRPr="003C4E4C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="Arial"/>
                <w:sz w:val="22"/>
                <w:szCs w:val="22"/>
              </w:rPr>
              <w:t>omsorgs</w:t>
            </w:r>
            <w:r w:rsidRPr="003C4E4C">
              <w:rPr>
                <w:rFonts w:asciiTheme="minorHAnsi" w:hAnsiTheme="minorHAnsi" w:cs="Arial"/>
                <w:sz w:val="22"/>
                <w:szCs w:val="22"/>
              </w:rPr>
              <w:t>personal</w:t>
            </w:r>
          </w:p>
        </w:tc>
      </w:tr>
    </w:tbl>
    <w:p w14:paraId="49675A54" w14:textId="1E4C212E" w:rsidR="001A0E6F" w:rsidRPr="001A0E6F" w:rsidRDefault="001A0E6F" w:rsidP="001A0E6F"/>
    <w:p w14:paraId="678ABB58" w14:textId="77777777" w:rsidR="0065330A" w:rsidRDefault="0065330A">
      <w:pPr>
        <w:spacing w:before="0" w:after="0"/>
        <w:rPr>
          <w:rFonts w:ascii="Arial" w:hAnsi="Arial" w:cs="Arial"/>
          <w:bCs/>
          <w:iCs/>
          <w:sz w:val="28"/>
          <w:szCs w:val="28"/>
          <w:lang w:eastAsia="sv-SE"/>
        </w:rPr>
      </w:pPr>
      <w:bookmarkStart w:id="19" w:name="_Toc384977814"/>
      <w:bookmarkStart w:id="20" w:name="_Toc382295471"/>
      <w:r>
        <w:br w:type="page"/>
      </w:r>
    </w:p>
    <w:p w14:paraId="20EA65FE" w14:textId="2FD3B31A" w:rsidR="00C30EEB" w:rsidRDefault="00C30EEB" w:rsidP="00C30EEB">
      <w:pPr>
        <w:pStyle w:val="Rubrik2Nr"/>
      </w:pPr>
      <w:bookmarkStart w:id="21" w:name="_Toc198132611"/>
      <w:r>
        <w:lastRenderedPageBreak/>
        <w:t>Flödesbeskrivning</w:t>
      </w:r>
      <w:bookmarkEnd w:id="19"/>
      <w:bookmarkEnd w:id="20"/>
      <w:bookmarkEnd w:id="21"/>
      <w:r>
        <w:t xml:space="preserve"> </w:t>
      </w:r>
    </w:p>
    <w:p w14:paraId="5B578AA0" w14:textId="02B9B6A8" w:rsidR="0084309B" w:rsidRPr="0084309B" w:rsidRDefault="0084309B" w:rsidP="001C5452">
      <w:pPr>
        <w:pStyle w:val="Rubrik3Nr"/>
      </w:pPr>
      <w:bookmarkStart w:id="22" w:name="_Toc198132612"/>
      <w:r w:rsidRPr="0084309B">
        <w:t xml:space="preserve">Läsa </w:t>
      </w:r>
      <w:r w:rsidR="00392988">
        <w:t>sammanhållen vård- och omsorgsdokumentation</w:t>
      </w:r>
      <w:bookmarkEnd w:id="22"/>
    </w:p>
    <w:p w14:paraId="486E15A9" w14:textId="6B3AAA3D" w:rsidR="0084309B" w:rsidRDefault="0084309B" w:rsidP="0084309B">
      <w:pPr>
        <w:pStyle w:val="Brdtext"/>
      </w:pPr>
    </w:p>
    <w:p w14:paraId="51A77300" w14:textId="589F7E9C" w:rsidR="00BE5FFF" w:rsidRDefault="00997FDB" w:rsidP="0084309B">
      <w:pPr>
        <w:pStyle w:val="Brdtext"/>
      </w:pPr>
      <w:r w:rsidRPr="00997FDB">
        <w:rPr>
          <w:noProof/>
        </w:rPr>
        <w:drawing>
          <wp:inline distT="0" distB="0" distL="0" distR="0" wp14:anchorId="22FEA903" wp14:editId="1A9B7335">
            <wp:extent cx="5400040" cy="1390650"/>
            <wp:effectExtent l="0" t="0" r="0" b="0"/>
            <wp:docPr id="234091754" name="Bildobjekt 1" descr="En bild som visar text, skärmbild, Teckensnitt, diagram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91754" name="Bildobjekt 1" descr="En bild som visar text, skärmbild, Teckensnitt, diagram&#10;&#10;Automatiskt genererad beskrivni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CF3D" w14:textId="77777777" w:rsidR="00BE5FFF" w:rsidRPr="0084309B" w:rsidRDefault="00BE5FFF" w:rsidP="0084309B">
      <w:pPr>
        <w:pStyle w:val="Brdtext"/>
        <w:rPr>
          <w:lang w:eastAsia="sv-SE"/>
        </w:rPr>
      </w:pPr>
    </w:p>
    <w:p w14:paraId="4241BFB3" w14:textId="1C3AFE12" w:rsidR="00C30EEB" w:rsidRDefault="00C30EEB" w:rsidP="001C5452">
      <w:pPr>
        <w:pStyle w:val="Rubrik3"/>
      </w:pPr>
      <w:bookmarkStart w:id="23" w:name="_Toc384977815"/>
      <w:bookmarkStart w:id="24" w:name="_Toc382295472"/>
      <w:bookmarkStart w:id="25" w:name="_Toc198132613"/>
      <w:r>
        <w:t>Roller (Aktörer) i arbetsflödet</w:t>
      </w:r>
      <w:bookmarkEnd w:id="23"/>
      <w:bookmarkEnd w:id="24"/>
      <w:bookmarkEnd w:id="25"/>
    </w:p>
    <w:tbl>
      <w:tblPr>
        <w:tblStyle w:val="Tabellrutnt"/>
        <w:tblW w:w="8897" w:type="dxa"/>
        <w:tblLook w:val="04A0" w:firstRow="1" w:lastRow="0" w:firstColumn="1" w:lastColumn="0" w:noHBand="0" w:noVBand="1"/>
      </w:tblPr>
      <w:tblGrid>
        <w:gridCol w:w="2075"/>
        <w:gridCol w:w="6822"/>
      </w:tblGrid>
      <w:tr w:rsidR="00C30EEB" w14:paraId="56345B82" w14:textId="77777777" w:rsidTr="002341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tcW w:w="1166" w:type="pct"/>
            <w:hideMark/>
          </w:tcPr>
          <w:p w14:paraId="6F63FE8E" w14:textId="77777777" w:rsidR="00C30EEB" w:rsidRDefault="00C30EEB" w:rsidP="00C30EEB">
            <w:pPr>
              <w:pStyle w:val="Brdtext"/>
            </w:pPr>
            <w:r>
              <w:t>Namn/beteckning</w:t>
            </w:r>
          </w:p>
        </w:tc>
        <w:tc>
          <w:tcPr>
            <w:tcW w:w="3834" w:type="pct"/>
            <w:hideMark/>
          </w:tcPr>
          <w:p w14:paraId="6A298731" w14:textId="77777777" w:rsidR="00C30EEB" w:rsidRDefault="00C30EEB" w:rsidP="00C30EEB">
            <w:pPr>
              <w:pStyle w:val="Brdtext"/>
            </w:pPr>
            <w:r>
              <w:t xml:space="preserve">Beskrivning alt. </w:t>
            </w:r>
            <w:r w:rsidR="00B96393">
              <w:t>R</w:t>
            </w:r>
            <w:r>
              <w:t>eferens</w:t>
            </w:r>
          </w:p>
        </w:tc>
      </w:tr>
      <w:tr w:rsidR="00C30EEB" w14:paraId="4E8F9E58" w14:textId="77777777" w:rsidTr="002341CD">
        <w:trPr>
          <w:trHeight w:val="709"/>
        </w:trPr>
        <w:tc>
          <w:tcPr>
            <w:tcW w:w="1166" w:type="pct"/>
          </w:tcPr>
          <w:p w14:paraId="31A77BF8" w14:textId="7F36B93A" w:rsidR="00C30EEB" w:rsidRPr="009F06A3" w:rsidRDefault="0097286E" w:rsidP="00C30EEB">
            <w:pPr>
              <w:pStyle w:val="Brdtext"/>
              <w:rPr>
                <w:rFonts w:asciiTheme="minorHAnsi" w:hAnsiTheme="minorHAnsi"/>
                <w:szCs w:val="22"/>
              </w:rPr>
            </w:pPr>
            <w:r w:rsidRPr="009F06A3">
              <w:rPr>
                <w:rFonts w:asciiTheme="minorHAnsi" w:hAnsiTheme="minorHAnsi" w:cs="Arial"/>
                <w:szCs w:val="22"/>
              </w:rPr>
              <w:t>Hälso- och sjukvårdspersonal (medarbetare)</w:t>
            </w:r>
          </w:p>
        </w:tc>
        <w:tc>
          <w:tcPr>
            <w:tcW w:w="3834" w:type="pct"/>
            <w:hideMark/>
          </w:tcPr>
          <w:p w14:paraId="014BA899" w14:textId="075AEC91" w:rsidR="00C30EEB" w:rsidRPr="009F06A3" w:rsidRDefault="006A465E" w:rsidP="00C30EEB">
            <w:pPr>
              <w:pStyle w:val="Brdtex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En aktör inom hälso- och</w:t>
            </w:r>
            <w:r w:rsidR="002341CD" w:rsidRPr="009F06A3">
              <w:rPr>
                <w:rFonts w:asciiTheme="minorHAnsi" w:hAnsiTheme="minorHAnsi"/>
                <w:szCs w:val="22"/>
              </w:rPr>
              <w:t xml:space="preserve"> sjukvård som har behov av att ta del av patientens samlade journalinformation. </w:t>
            </w:r>
          </w:p>
        </w:tc>
      </w:tr>
    </w:tbl>
    <w:p w14:paraId="5083402F" w14:textId="59072D97" w:rsidR="00431559" w:rsidRPr="00431559" w:rsidRDefault="00C30EEB" w:rsidP="009F06A3">
      <w:pPr>
        <w:pStyle w:val="Rubrik3"/>
        <w:rPr>
          <w:lang w:eastAsia="sv-SE"/>
        </w:rPr>
      </w:pPr>
      <w:bookmarkStart w:id="26" w:name="_Toc384977816"/>
      <w:bookmarkStart w:id="27" w:name="_Toc382295473"/>
      <w:bookmarkStart w:id="28" w:name="_Toc198132614"/>
      <w:proofErr w:type="spellStart"/>
      <w:r w:rsidRPr="00C467F3">
        <w:t>Arbetssteg</w:t>
      </w:r>
      <w:bookmarkEnd w:id="26"/>
      <w:bookmarkEnd w:id="27"/>
      <w:bookmarkEnd w:id="28"/>
      <w:proofErr w:type="spellEnd"/>
    </w:p>
    <w:tbl>
      <w:tblPr>
        <w:tblStyle w:val="Tabellrutnt"/>
        <w:tblW w:w="8897" w:type="dxa"/>
        <w:tblLook w:val="04A0" w:firstRow="1" w:lastRow="0" w:firstColumn="1" w:lastColumn="0" w:noHBand="0" w:noVBand="1"/>
      </w:tblPr>
      <w:tblGrid>
        <w:gridCol w:w="2447"/>
        <w:gridCol w:w="6450"/>
      </w:tblGrid>
      <w:tr w:rsidR="00C30EEB" w14:paraId="12D76C49" w14:textId="77777777" w:rsidTr="009F06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tcW w:w="1352" w:type="pct"/>
            <w:hideMark/>
          </w:tcPr>
          <w:p w14:paraId="56423852" w14:textId="77777777" w:rsidR="00C30EEB" w:rsidRDefault="00C30EEB" w:rsidP="009F06A3">
            <w:pPr>
              <w:tabs>
                <w:tab w:val="left" w:pos="567"/>
              </w:tabs>
            </w:pPr>
            <w:r>
              <w:t>Namn/beteckning</w:t>
            </w:r>
          </w:p>
        </w:tc>
        <w:tc>
          <w:tcPr>
            <w:tcW w:w="3648" w:type="pct"/>
            <w:hideMark/>
          </w:tcPr>
          <w:p w14:paraId="4577752F" w14:textId="77777777" w:rsidR="00C30EEB" w:rsidRDefault="00C30EEB">
            <w:pPr>
              <w:tabs>
                <w:tab w:val="left" w:pos="567"/>
              </w:tabs>
            </w:pPr>
            <w:r>
              <w:t>Beskrivning alt. referens</w:t>
            </w:r>
          </w:p>
        </w:tc>
      </w:tr>
      <w:tr w:rsidR="00C30EEB" w14:paraId="0C35AA8F" w14:textId="77777777" w:rsidTr="009F06A3">
        <w:trPr>
          <w:trHeight w:val="322"/>
        </w:trPr>
        <w:tc>
          <w:tcPr>
            <w:tcW w:w="1352" w:type="pct"/>
          </w:tcPr>
          <w:p w14:paraId="6D61E8AF" w14:textId="77777777" w:rsidR="00C30EEB" w:rsidRPr="009F06A3" w:rsidRDefault="002341C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9F06A3">
              <w:rPr>
                <w:rFonts w:asciiTheme="minorHAnsi" w:hAnsiTheme="minorHAnsi"/>
                <w:szCs w:val="22"/>
              </w:rPr>
              <w:t>Start</w:t>
            </w:r>
          </w:p>
        </w:tc>
        <w:tc>
          <w:tcPr>
            <w:tcW w:w="3648" w:type="pct"/>
            <w:hideMark/>
          </w:tcPr>
          <w:p w14:paraId="60287C4E" w14:textId="41CEA79B" w:rsidR="00C30EEB" w:rsidRPr="009F06A3" w:rsidRDefault="002341CD">
            <w:pPr>
              <w:rPr>
                <w:rFonts w:asciiTheme="minorHAnsi" w:hAnsiTheme="minorHAnsi"/>
                <w:szCs w:val="22"/>
              </w:rPr>
            </w:pPr>
            <w:r w:rsidRPr="009F06A3">
              <w:rPr>
                <w:rFonts w:asciiTheme="minorHAnsi" w:hAnsiTheme="minorHAnsi"/>
                <w:szCs w:val="22"/>
              </w:rPr>
              <w:t>Startpunkt för arbetsflödet</w:t>
            </w:r>
            <w:r w:rsidR="008A5731" w:rsidRPr="009F06A3">
              <w:rPr>
                <w:rFonts w:asciiTheme="minorHAnsi" w:hAnsiTheme="minorHAnsi"/>
                <w:szCs w:val="22"/>
              </w:rPr>
              <w:t>.</w:t>
            </w:r>
          </w:p>
        </w:tc>
      </w:tr>
      <w:tr w:rsidR="00C30EEB" w14:paraId="54B889A2" w14:textId="77777777" w:rsidTr="009F06A3">
        <w:trPr>
          <w:trHeight w:val="709"/>
        </w:trPr>
        <w:tc>
          <w:tcPr>
            <w:tcW w:w="1352" w:type="pct"/>
          </w:tcPr>
          <w:p w14:paraId="01DCEAD9" w14:textId="57D5C774" w:rsidR="00C30EEB" w:rsidRPr="009F06A3" w:rsidRDefault="002341C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9F06A3">
              <w:rPr>
                <w:rFonts w:asciiTheme="minorHAnsi" w:hAnsiTheme="minorHAnsi"/>
                <w:szCs w:val="22"/>
              </w:rPr>
              <w:t xml:space="preserve">Behov av att läsa </w:t>
            </w:r>
            <w:r w:rsidR="00392988">
              <w:rPr>
                <w:rFonts w:asciiTheme="minorHAnsi" w:hAnsiTheme="minorHAnsi"/>
                <w:szCs w:val="22"/>
              </w:rPr>
              <w:t>sammanhållen vård- och omsorgsdokumentation</w:t>
            </w:r>
            <w:r w:rsidRPr="009F06A3">
              <w:rPr>
                <w:rFonts w:asciiTheme="minorHAnsi" w:hAnsiTheme="minorHAnsi"/>
                <w:szCs w:val="22"/>
              </w:rPr>
              <w:t xml:space="preserve"> (</w:t>
            </w:r>
            <w:r w:rsidR="00392988">
              <w:rPr>
                <w:rFonts w:asciiTheme="minorHAnsi" w:hAnsiTheme="minorHAnsi"/>
                <w:szCs w:val="22"/>
              </w:rPr>
              <w:t>SVOD</w:t>
            </w:r>
            <w:r w:rsidRPr="009F06A3">
              <w:rPr>
                <w:rFonts w:asciiTheme="minorHAnsi" w:hAnsiTheme="minorHAnsi"/>
                <w:szCs w:val="22"/>
              </w:rPr>
              <w:t>)</w:t>
            </w:r>
          </w:p>
        </w:tc>
        <w:tc>
          <w:tcPr>
            <w:tcW w:w="3648" w:type="pct"/>
          </w:tcPr>
          <w:p w14:paraId="132A3178" w14:textId="4FCF38C0" w:rsidR="00C30EEB" w:rsidRPr="009F06A3" w:rsidRDefault="002341C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9F06A3">
              <w:rPr>
                <w:rFonts w:asciiTheme="minorHAnsi" w:hAnsiTheme="minorHAnsi"/>
                <w:szCs w:val="22"/>
              </w:rPr>
              <w:t xml:space="preserve">En </w:t>
            </w:r>
            <w:r w:rsidR="00392988">
              <w:rPr>
                <w:rFonts w:asciiTheme="minorHAnsi" w:hAnsiTheme="minorHAnsi" w:cs="Arial"/>
                <w:szCs w:val="22"/>
              </w:rPr>
              <w:t>vård- eller omsorgspersonal</w:t>
            </w:r>
            <w:r w:rsidR="0097286E" w:rsidRPr="009F06A3">
              <w:rPr>
                <w:rFonts w:asciiTheme="minorHAnsi" w:hAnsiTheme="minorHAnsi" w:cs="Arial"/>
                <w:szCs w:val="22"/>
              </w:rPr>
              <w:t xml:space="preserve"> (medarbetare)</w:t>
            </w:r>
            <w:r w:rsidR="004D5493">
              <w:rPr>
                <w:rFonts w:asciiTheme="minorHAnsi" w:hAnsiTheme="minorHAnsi" w:cs="Arial"/>
                <w:szCs w:val="22"/>
              </w:rPr>
              <w:t xml:space="preserve"> </w:t>
            </w:r>
            <w:r w:rsidRPr="009F06A3">
              <w:rPr>
                <w:rFonts w:asciiTheme="minorHAnsi" w:hAnsiTheme="minorHAnsi"/>
                <w:szCs w:val="22"/>
              </w:rPr>
              <w:t xml:space="preserve">som </w:t>
            </w:r>
            <w:proofErr w:type="gramStart"/>
            <w:r w:rsidRPr="009F06A3">
              <w:rPr>
                <w:rFonts w:asciiTheme="minorHAnsi" w:hAnsiTheme="minorHAnsi"/>
                <w:szCs w:val="22"/>
              </w:rPr>
              <w:t>t.ex</w:t>
            </w:r>
            <w:r w:rsidR="008A5731" w:rsidRPr="009F06A3">
              <w:rPr>
                <w:rFonts w:asciiTheme="minorHAnsi" w:hAnsiTheme="minorHAnsi"/>
                <w:szCs w:val="22"/>
              </w:rPr>
              <w:t>.</w:t>
            </w:r>
            <w:proofErr w:type="gramEnd"/>
            <w:r w:rsidRPr="009F06A3">
              <w:rPr>
                <w:rFonts w:asciiTheme="minorHAnsi" w:hAnsiTheme="minorHAnsi"/>
                <w:szCs w:val="22"/>
              </w:rPr>
              <w:t xml:space="preserve"> via </w:t>
            </w:r>
            <w:r w:rsidR="008A5731" w:rsidRPr="009F06A3">
              <w:rPr>
                <w:rFonts w:asciiTheme="minorHAnsi" w:hAnsiTheme="minorHAnsi"/>
                <w:szCs w:val="22"/>
              </w:rPr>
              <w:t>Nationell Patientöversikt (</w:t>
            </w:r>
            <w:r w:rsidRPr="009F06A3">
              <w:rPr>
                <w:rFonts w:asciiTheme="minorHAnsi" w:hAnsiTheme="minorHAnsi"/>
                <w:szCs w:val="22"/>
              </w:rPr>
              <w:t>NPÖ</w:t>
            </w:r>
            <w:r w:rsidR="008A5731" w:rsidRPr="009F06A3">
              <w:rPr>
                <w:rFonts w:asciiTheme="minorHAnsi" w:hAnsiTheme="minorHAnsi"/>
                <w:szCs w:val="22"/>
              </w:rPr>
              <w:t>)</w:t>
            </w:r>
            <w:r w:rsidRPr="009F06A3">
              <w:rPr>
                <w:rFonts w:asciiTheme="minorHAnsi" w:hAnsiTheme="minorHAnsi"/>
                <w:szCs w:val="22"/>
              </w:rPr>
              <w:t xml:space="preserve"> behöver ta del av </w:t>
            </w:r>
            <w:r w:rsidR="00392988">
              <w:rPr>
                <w:rFonts w:asciiTheme="minorHAnsi" w:hAnsiTheme="minorHAnsi"/>
                <w:szCs w:val="22"/>
              </w:rPr>
              <w:t>sammanhållen vård- och omsorgsdokumentation</w:t>
            </w:r>
            <w:r w:rsidRPr="009F06A3">
              <w:rPr>
                <w:rFonts w:asciiTheme="minorHAnsi" w:hAnsiTheme="minorHAnsi"/>
                <w:szCs w:val="22"/>
              </w:rPr>
              <w:t xml:space="preserve"> kring patienten för att få en samlad informationsbild över patienten. </w:t>
            </w:r>
            <w:r w:rsidR="0097286E" w:rsidRPr="009F06A3">
              <w:rPr>
                <w:rFonts w:asciiTheme="minorHAnsi" w:hAnsiTheme="minorHAnsi"/>
                <w:szCs w:val="22"/>
              </w:rPr>
              <w:t>Medarbetaren</w:t>
            </w:r>
            <w:r w:rsidRPr="009F06A3">
              <w:rPr>
                <w:rFonts w:asciiTheme="minorHAnsi" w:hAnsiTheme="minorHAnsi"/>
                <w:szCs w:val="22"/>
              </w:rPr>
              <w:t xml:space="preserve"> har i denna process begärt</w:t>
            </w:r>
            <w:r w:rsidR="004D5493">
              <w:rPr>
                <w:rFonts w:asciiTheme="minorHAnsi" w:hAnsiTheme="minorHAnsi"/>
                <w:szCs w:val="22"/>
              </w:rPr>
              <w:t xml:space="preserve"> och registrerat</w:t>
            </w:r>
            <w:r w:rsidRPr="009F06A3">
              <w:rPr>
                <w:rFonts w:asciiTheme="minorHAnsi" w:hAnsiTheme="minorHAnsi"/>
                <w:szCs w:val="22"/>
              </w:rPr>
              <w:t xml:space="preserve"> patientens samtycke till denna åtgärd</w:t>
            </w:r>
            <w:r w:rsidR="008A5731" w:rsidRPr="009F06A3">
              <w:rPr>
                <w:rFonts w:asciiTheme="minorHAnsi" w:hAnsiTheme="minorHAnsi"/>
                <w:szCs w:val="22"/>
              </w:rPr>
              <w:t>.</w:t>
            </w:r>
          </w:p>
        </w:tc>
      </w:tr>
      <w:tr w:rsidR="002341CD" w14:paraId="4CF16916" w14:textId="77777777" w:rsidTr="009F06A3">
        <w:trPr>
          <w:trHeight w:val="576"/>
        </w:trPr>
        <w:tc>
          <w:tcPr>
            <w:tcW w:w="1352" w:type="pct"/>
          </w:tcPr>
          <w:p w14:paraId="4684EFCE" w14:textId="6C56923E" w:rsidR="002341CD" w:rsidRPr="009F06A3" w:rsidRDefault="002341C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9F06A3">
              <w:rPr>
                <w:rFonts w:asciiTheme="minorHAnsi" w:hAnsiTheme="minorHAnsi"/>
                <w:szCs w:val="22"/>
              </w:rPr>
              <w:t xml:space="preserve">Informationsinhämtning, </w:t>
            </w:r>
            <w:r w:rsidR="00392988">
              <w:rPr>
                <w:rFonts w:asciiTheme="minorHAnsi" w:hAnsiTheme="minorHAnsi"/>
                <w:szCs w:val="22"/>
              </w:rPr>
              <w:t>SVOD</w:t>
            </w:r>
          </w:p>
        </w:tc>
        <w:tc>
          <w:tcPr>
            <w:tcW w:w="3648" w:type="pct"/>
          </w:tcPr>
          <w:p w14:paraId="74F09783" w14:textId="25543F89" w:rsidR="002341CD" w:rsidRPr="009F06A3" w:rsidRDefault="0097286E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9F06A3">
              <w:rPr>
                <w:rFonts w:asciiTheme="minorHAnsi" w:hAnsiTheme="minorHAnsi"/>
                <w:szCs w:val="22"/>
              </w:rPr>
              <w:t>Systemet</w:t>
            </w:r>
            <w:r w:rsidR="002341CD" w:rsidRPr="009F06A3">
              <w:rPr>
                <w:rFonts w:asciiTheme="minorHAnsi" w:hAnsiTheme="minorHAnsi"/>
                <w:szCs w:val="22"/>
              </w:rPr>
              <w:t xml:space="preserve"> som </w:t>
            </w:r>
            <w:r w:rsidRPr="009F06A3">
              <w:rPr>
                <w:rFonts w:asciiTheme="minorHAnsi" w:hAnsiTheme="minorHAnsi"/>
                <w:szCs w:val="22"/>
              </w:rPr>
              <w:t>medarbetaren</w:t>
            </w:r>
            <w:r w:rsidR="002341CD" w:rsidRPr="009F06A3">
              <w:rPr>
                <w:rFonts w:asciiTheme="minorHAnsi" w:hAnsiTheme="minorHAnsi"/>
                <w:szCs w:val="22"/>
              </w:rPr>
              <w:t xml:space="preserve"> nyttjar för att läsa </w:t>
            </w:r>
            <w:r w:rsidR="00392988">
              <w:rPr>
                <w:rFonts w:asciiTheme="minorHAnsi" w:hAnsiTheme="minorHAnsi"/>
                <w:szCs w:val="22"/>
              </w:rPr>
              <w:t>SVOD</w:t>
            </w:r>
            <w:r w:rsidR="002341CD" w:rsidRPr="009F06A3">
              <w:rPr>
                <w:rFonts w:asciiTheme="minorHAnsi" w:hAnsiTheme="minorHAnsi"/>
                <w:szCs w:val="22"/>
              </w:rPr>
              <w:t xml:space="preserve">, läser in den </w:t>
            </w:r>
            <w:r w:rsidR="00990C31" w:rsidRPr="009F06A3">
              <w:rPr>
                <w:rFonts w:asciiTheme="minorHAnsi" w:hAnsiTheme="minorHAnsi"/>
                <w:szCs w:val="22"/>
              </w:rPr>
              <w:t xml:space="preserve">journaldokumentation </w:t>
            </w:r>
            <w:r w:rsidR="002341CD" w:rsidRPr="009F06A3">
              <w:rPr>
                <w:rFonts w:asciiTheme="minorHAnsi" w:hAnsiTheme="minorHAnsi"/>
                <w:szCs w:val="22"/>
              </w:rPr>
              <w:t>som är tillgänglig för patienten</w:t>
            </w:r>
            <w:r w:rsidR="008A5731" w:rsidRPr="009F06A3">
              <w:rPr>
                <w:rFonts w:asciiTheme="minorHAnsi" w:hAnsiTheme="minorHAnsi"/>
                <w:szCs w:val="22"/>
              </w:rPr>
              <w:t>.</w:t>
            </w:r>
            <w:r w:rsidR="002341CD" w:rsidRPr="009F06A3">
              <w:rPr>
                <w:rFonts w:asciiTheme="minorHAnsi" w:hAnsiTheme="minorHAnsi"/>
                <w:szCs w:val="22"/>
              </w:rPr>
              <w:t xml:space="preserve"> </w:t>
            </w:r>
          </w:p>
        </w:tc>
      </w:tr>
      <w:tr w:rsidR="004149B8" w14:paraId="7C4DDE3C" w14:textId="77777777" w:rsidTr="009F06A3">
        <w:trPr>
          <w:trHeight w:val="628"/>
        </w:trPr>
        <w:tc>
          <w:tcPr>
            <w:tcW w:w="1352" w:type="pct"/>
          </w:tcPr>
          <w:p w14:paraId="64594B6E" w14:textId="77777777" w:rsidR="004149B8" w:rsidRPr="009F06A3" w:rsidRDefault="004149B8" w:rsidP="004149B8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9F06A3">
              <w:rPr>
                <w:rFonts w:asciiTheme="minorHAnsi" w:hAnsiTheme="minorHAnsi"/>
                <w:szCs w:val="22"/>
              </w:rPr>
              <w:t>Informationsinhämtning, samtycke</w:t>
            </w:r>
          </w:p>
        </w:tc>
        <w:tc>
          <w:tcPr>
            <w:tcW w:w="3648" w:type="pct"/>
          </w:tcPr>
          <w:p w14:paraId="50AF9E04" w14:textId="683CC0ED" w:rsidR="004149B8" w:rsidRPr="009F06A3" w:rsidRDefault="0097286E" w:rsidP="004149B8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9F06A3">
              <w:rPr>
                <w:rFonts w:asciiTheme="minorHAnsi" w:hAnsiTheme="minorHAnsi"/>
                <w:szCs w:val="22"/>
              </w:rPr>
              <w:t>Systemet</w:t>
            </w:r>
            <w:r w:rsidR="004149B8" w:rsidRPr="009F06A3">
              <w:rPr>
                <w:rFonts w:asciiTheme="minorHAnsi" w:hAnsiTheme="minorHAnsi"/>
                <w:szCs w:val="22"/>
              </w:rPr>
              <w:t xml:space="preserve"> som </w:t>
            </w:r>
            <w:r w:rsidRPr="009F06A3">
              <w:rPr>
                <w:rFonts w:asciiTheme="minorHAnsi" w:hAnsiTheme="minorHAnsi"/>
                <w:szCs w:val="22"/>
              </w:rPr>
              <w:t>medarbetaren</w:t>
            </w:r>
            <w:r w:rsidR="004149B8" w:rsidRPr="009F06A3">
              <w:rPr>
                <w:rFonts w:asciiTheme="minorHAnsi" w:hAnsiTheme="minorHAnsi"/>
                <w:szCs w:val="22"/>
              </w:rPr>
              <w:t xml:space="preserve"> nyttjar för att läsa </w:t>
            </w:r>
            <w:r w:rsidR="00392988">
              <w:rPr>
                <w:rFonts w:asciiTheme="minorHAnsi" w:hAnsiTheme="minorHAnsi"/>
                <w:szCs w:val="22"/>
              </w:rPr>
              <w:t>SVOD</w:t>
            </w:r>
            <w:r w:rsidR="004149B8" w:rsidRPr="009F06A3">
              <w:rPr>
                <w:rFonts w:asciiTheme="minorHAnsi" w:hAnsiTheme="minorHAnsi"/>
                <w:szCs w:val="22"/>
              </w:rPr>
              <w:t xml:space="preserve">, läser in tillgänglig </w:t>
            </w:r>
            <w:r w:rsidR="00734206" w:rsidRPr="009F06A3">
              <w:rPr>
                <w:rFonts w:asciiTheme="minorHAnsi" w:hAnsiTheme="minorHAnsi"/>
                <w:szCs w:val="22"/>
              </w:rPr>
              <w:t>samtyckesinformation</w:t>
            </w:r>
            <w:r w:rsidR="004149B8" w:rsidRPr="009F06A3">
              <w:rPr>
                <w:rFonts w:asciiTheme="minorHAnsi" w:hAnsiTheme="minorHAnsi"/>
                <w:szCs w:val="22"/>
              </w:rPr>
              <w:t xml:space="preserve"> för den aktuella patienten</w:t>
            </w:r>
            <w:r w:rsidR="00734206" w:rsidRPr="009F06A3">
              <w:rPr>
                <w:rFonts w:asciiTheme="minorHAnsi" w:hAnsiTheme="minorHAnsi"/>
                <w:szCs w:val="22"/>
              </w:rPr>
              <w:t xml:space="preserve">. </w:t>
            </w:r>
          </w:p>
        </w:tc>
      </w:tr>
      <w:tr w:rsidR="004149B8" w14:paraId="0BF2BF73" w14:textId="77777777" w:rsidTr="00C4084E">
        <w:trPr>
          <w:trHeight w:val="666"/>
        </w:trPr>
        <w:tc>
          <w:tcPr>
            <w:tcW w:w="1352" w:type="pct"/>
          </w:tcPr>
          <w:p w14:paraId="52539B62" w14:textId="12DEA5C1" w:rsidR="004149B8" w:rsidRPr="009F06A3" w:rsidRDefault="004149B8" w:rsidP="004149B8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9F06A3">
              <w:rPr>
                <w:rFonts w:asciiTheme="minorHAnsi" w:hAnsiTheme="minorHAnsi"/>
                <w:szCs w:val="22"/>
              </w:rPr>
              <w:t xml:space="preserve">Beslut </w:t>
            </w:r>
            <w:r w:rsidR="00734206" w:rsidRPr="009F06A3">
              <w:rPr>
                <w:rFonts w:asciiTheme="minorHAnsi" w:hAnsiTheme="minorHAnsi"/>
                <w:szCs w:val="22"/>
              </w:rPr>
              <w:t>vid samtyckes</w:t>
            </w:r>
            <w:r w:rsidR="00E55B33" w:rsidRPr="009F06A3">
              <w:rPr>
                <w:rFonts w:asciiTheme="minorHAnsi" w:hAnsiTheme="minorHAnsi"/>
                <w:szCs w:val="22"/>
              </w:rPr>
              <w:t>kontroll</w:t>
            </w:r>
          </w:p>
        </w:tc>
        <w:tc>
          <w:tcPr>
            <w:tcW w:w="3648" w:type="pct"/>
          </w:tcPr>
          <w:p w14:paraId="6C7CD48B" w14:textId="1EC086CC" w:rsidR="004149B8" w:rsidRPr="009F06A3" w:rsidRDefault="0097286E" w:rsidP="004149B8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9F06A3">
              <w:rPr>
                <w:rFonts w:asciiTheme="minorHAnsi" w:hAnsiTheme="minorHAnsi"/>
                <w:szCs w:val="22"/>
              </w:rPr>
              <w:t>Systemet</w:t>
            </w:r>
            <w:r w:rsidR="004149B8" w:rsidRPr="009F06A3">
              <w:rPr>
                <w:rFonts w:asciiTheme="minorHAnsi" w:hAnsiTheme="minorHAnsi"/>
                <w:szCs w:val="22"/>
              </w:rPr>
              <w:t xml:space="preserve"> som </w:t>
            </w:r>
            <w:r w:rsidRPr="009F06A3">
              <w:rPr>
                <w:rFonts w:asciiTheme="minorHAnsi" w:hAnsiTheme="minorHAnsi"/>
                <w:szCs w:val="22"/>
              </w:rPr>
              <w:t>medarbetaren</w:t>
            </w:r>
            <w:r w:rsidR="004149B8" w:rsidRPr="009F06A3">
              <w:rPr>
                <w:rFonts w:asciiTheme="minorHAnsi" w:hAnsiTheme="minorHAnsi"/>
                <w:szCs w:val="22"/>
              </w:rPr>
              <w:t xml:space="preserve"> nyttjar för att läsa in </w:t>
            </w:r>
            <w:r w:rsidR="00392988">
              <w:rPr>
                <w:rFonts w:asciiTheme="minorHAnsi" w:hAnsiTheme="minorHAnsi"/>
                <w:szCs w:val="22"/>
              </w:rPr>
              <w:t>SVOD</w:t>
            </w:r>
            <w:r w:rsidR="004149B8" w:rsidRPr="009F06A3">
              <w:rPr>
                <w:rFonts w:asciiTheme="minorHAnsi" w:hAnsiTheme="minorHAnsi"/>
                <w:szCs w:val="22"/>
              </w:rPr>
              <w:t xml:space="preserve">, </w:t>
            </w:r>
            <w:r w:rsidR="00867D10">
              <w:rPr>
                <w:rFonts w:asciiTheme="minorHAnsi" w:hAnsiTheme="minorHAnsi"/>
                <w:szCs w:val="22"/>
              </w:rPr>
              <w:t>visar informationen när samtycke finns.</w:t>
            </w:r>
          </w:p>
        </w:tc>
      </w:tr>
      <w:tr w:rsidR="004149B8" w14:paraId="4FD78EB2" w14:textId="77777777" w:rsidTr="009F06A3">
        <w:trPr>
          <w:trHeight w:val="709"/>
        </w:trPr>
        <w:tc>
          <w:tcPr>
            <w:tcW w:w="1352" w:type="pct"/>
          </w:tcPr>
          <w:p w14:paraId="7AA7686E" w14:textId="77777777" w:rsidR="004149B8" w:rsidRPr="009F06A3" w:rsidRDefault="004149B8" w:rsidP="004149B8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9F06A3">
              <w:rPr>
                <w:rFonts w:asciiTheme="minorHAnsi" w:hAnsiTheme="minorHAnsi"/>
                <w:szCs w:val="22"/>
              </w:rPr>
              <w:t xml:space="preserve">Visa </w:t>
            </w:r>
            <w:r w:rsidR="00734206" w:rsidRPr="009F06A3">
              <w:rPr>
                <w:rFonts w:asciiTheme="minorHAnsi" w:hAnsiTheme="minorHAnsi"/>
                <w:szCs w:val="22"/>
              </w:rPr>
              <w:t>journaldata</w:t>
            </w:r>
          </w:p>
        </w:tc>
        <w:tc>
          <w:tcPr>
            <w:tcW w:w="3648" w:type="pct"/>
          </w:tcPr>
          <w:p w14:paraId="035E3302" w14:textId="76866133" w:rsidR="004149B8" w:rsidRPr="009F06A3" w:rsidRDefault="0097286E" w:rsidP="004149B8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9F06A3">
              <w:rPr>
                <w:rFonts w:asciiTheme="minorHAnsi" w:hAnsiTheme="minorHAnsi"/>
                <w:szCs w:val="22"/>
              </w:rPr>
              <w:t>Systemet</w:t>
            </w:r>
            <w:r w:rsidR="004149B8" w:rsidRPr="009F06A3">
              <w:rPr>
                <w:rFonts w:asciiTheme="minorHAnsi" w:hAnsiTheme="minorHAnsi"/>
                <w:szCs w:val="22"/>
              </w:rPr>
              <w:t xml:space="preserve"> visar endast upp information till </w:t>
            </w:r>
            <w:r w:rsidRPr="009F06A3">
              <w:rPr>
                <w:rFonts w:asciiTheme="minorHAnsi" w:hAnsiTheme="minorHAnsi"/>
                <w:szCs w:val="22"/>
              </w:rPr>
              <w:t>medarbetaren</w:t>
            </w:r>
            <w:r w:rsidR="004149B8" w:rsidRPr="009F06A3">
              <w:rPr>
                <w:rFonts w:asciiTheme="minorHAnsi" w:hAnsiTheme="minorHAnsi"/>
                <w:szCs w:val="22"/>
              </w:rPr>
              <w:t xml:space="preserve"> </w:t>
            </w:r>
            <w:r w:rsidR="00734206" w:rsidRPr="009F06A3">
              <w:rPr>
                <w:rFonts w:asciiTheme="minorHAnsi" w:hAnsiTheme="minorHAnsi"/>
                <w:szCs w:val="22"/>
              </w:rPr>
              <w:t xml:space="preserve">där samtycke finns registrerat. Aktören har i denna process förutsatts </w:t>
            </w:r>
            <w:r w:rsidR="00734206" w:rsidRPr="009F06A3">
              <w:rPr>
                <w:rFonts w:asciiTheme="minorHAnsi" w:hAnsiTheme="minorHAnsi"/>
                <w:szCs w:val="22"/>
              </w:rPr>
              <w:lastRenderedPageBreak/>
              <w:t xml:space="preserve">göra kontroll av spärrförekomst och visar endast </w:t>
            </w:r>
            <w:proofErr w:type="gramStart"/>
            <w:r w:rsidR="00734206" w:rsidRPr="009F06A3">
              <w:rPr>
                <w:rFonts w:asciiTheme="minorHAnsi" w:hAnsiTheme="minorHAnsi"/>
                <w:szCs w:val="22"/>
              </w:rPr>
              <w:t>ospärrad journaldata</w:t>
            </w:r>
            <w:proofErr w:type="gramEnd"/>
            <w:r w:rsidR="004149B8" w:rsidRPr="009F06A3">
              <w:rPr>
                <w:rFonts w:asciiTheme="minorHAnsi" w:hAnsiTheme="minorHAnsi"/>
                <w:szCs w:val="22"/>
              </w:rPr>
              <w:t>.</w:t>
            </w:r>
          </w:p>
        </w:tc>
      </w:tr>
      <w:tr w:rsidR="004149B8" w14:paraId="70AED3E4" w14:textId="77777777" w:rsidTr="009F06A3">
        <w:trPr>
          <w:trHeight w:val="319"/>
        </w:trPr>
        <w:tc>
          <w:tcPr>
            <w:tcW w:w="1352" w:type="pct"/>
          </w:tcPr>
          <w:p w14:paraId="1B8A1AA2" w14:textId="77777777" w:rsidR="004149B8" w:rsidRPr="009F06A3" w:rsidRDefault="004149B8" w:rsidP="004149B8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9F06A3">
              <w:rPr>
                <w:rFonts w:asciiTheme="minorHAnsi" w:hAnsiTheme="minorHAnsi"/>
                <w:szCs w:val="22"/>
              </w:rPr>
              <w:lastRenderedPageBreak/>
              <w:t>Slut</w:t>
            </w:r>
          </w:p>
        </w:tc>
        <w:tc>
          <w:tcPr>
            <w:tcW w:w="3648" w:type="pct"/>
          </w:tcPr>
          <w:p w14:paraId="1C2C75C5" w14:textId="795CF6CF" w:rsidR="004149B8" w:rsidRPr="009F06A3" w:rsidRDefault="004149B8" w:rsidP="004149B8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9F06A3">
              <w:rPr>
                <w:rFonts w:asciiTheme="minorHAnsi" w:hAnsiTheme="minorHAnsi"/>
                <w:szCs w:val="22"/>
              </w:rPr>
              <w:t>Slutpunkt för arbetsflödet</w:t>
            </w:r>
            <w:r w:rsidR="008A5731" w:rsidRPr="009F06A3">
              <w:rPr>
                <w:rFonts w:asciiTheme="minorHAnsi" w:hAnsiTheme="minorHAnsi"/>
                <w:szCs w:val="22"/>
              </w:rPr>
              <w:t>.</w:t>
            </w:r>
          </w:p>
        </w:tc>
      </w:tr>
    </w:tbl>
    <w:p w14:paraId="63412D8B" w14:textId="77B01179" w:rsidR="00EA3A07" w:rsidRDefault="00EA3A07" w:rsidP="00224C03">
      <w:pPr>
        <w:pStyle w:val="Rubrik3Nr"/>
      </w:pPr>
      <w:bookmarkStart w:id="29" w:name="_Toc198132615"/>
      <w:r w:rsidRPr="00483F36">
        <w:rPr>
          <w:rFonts w:eastAsiaTheme="majorEastAsia"/>
        </w:rPr>
        <w:t>Skapa samtycke</w:t>
      </w:r>
      <w:r w:rsidR="00282E63">
        <w:rPr>
          <w:rFonts w:eastAsiaTheme="majorEastAsia"/>
        </w:rPr>
        <w:t xml:space="preserve"> i sam</w:t>
      </w:r>
      <w:r w:rsidR="004774CE">
        <w:rPr>
          <w:rFonts w:eastAsiaTheme="majorEastAsia"/>
        </w:rPr>
        <w:t>band med inhämtning av sammanhållen vård- och omsorgsdokumentation</w:t>
      </w:r>
      <w:bookmarkEnd w:id="29"/>
    </w:p>
    <w:p w14:paraId="44BCDF52" w14:textId="1CD014F3" w:rsidR="006270C2" w:rsidRDefault="006270C2" w:rsidP="006270C2">
      <w:pPr>
        <w:pStyle w:val="Brdtext"/>
      </w:pPr>
      <w:r w:rsidRPr="006270C2">
        <w:rPr>
          <w:noProof/>
        </w:rPr>
        <w:drawing>
          <wp:inline distT="0" distB="0" distL="0" distR="0" wp14:anchorId="0CBF9577" wp14:editId="2D2C5DF2">
            <wp:extent cx="5400040" cy="819785"/>
            <wp:effectExtent l="0" t="0" r="0" b="0"/>
            <wp:docPr id="513685979" name="Bildobjekt 1" descr="En bild som visar skärmbild, Teckensnitt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85979" name="Bildobjekt 1" descr="En bild som visar skärmbild, Teckensnitt&#10;&#10;Automatiskt genererad beskrivni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0" w:name="_Toc449170164"/>
    </w:p>
    <w:p w14:paraId="6FFD2016" w14:textId="77777777" w:rsidR="006270C2" w:rsidRDefault="006270C2" w:rsidP="00172C68">
      <w:pPr>
        <w:pStyle w:val="Rubrik3"/>
      </w:pPr>
    </w:p>
    <w:p w14:paraId="2C7BFE5C" w14:textId="75C05EAE" w:rsidR="00EA3A07" w:rsidRDefault="00EA3A07" w:rsidP="00172C68">
      <w:pPr>
        <w:pStyle w:val="Rubrik3"/>
      </w:pPr>
      <w:bookmarkStart w:id="31" w:name="_Toc198132616"/>
      <w:r>
        <w:t>Roller (Aktörer) i arbetsflödet</w:t>
      </w:r>
      <w:bookmarkEnd w:id="31"/>
    </w:p>
    <w:tbl>
      <w:tblPr>
        <w:tblStyle w:val="Tabellrutnt"/>
        <w:tblW w:w="8897" w:type="dxa"/>
        <w:tblLook w:val="04A0" w:firstRow="1" w:lastRow="0" w:firstColumn="1" w:lastColumn="0" w:noHBand="0" w:noVBand="1"/>
      </w:tblPr>
      <w:tblGrid>
        <w:gridCol w:w="2075"/>
        <w:gridCol w:w="6822"/>
      </w:tblGrid>
      <w:tr w:rsidR="00EA3A07" w14:paraId="6FB7C0AD" w14:textId="77777777" w:rsidTr="00295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tcW w:w="1166" w:type="pct"/>
            <w:hideMark/>
          </w:tcPr>
          <w:p w14:paraId="33ADC938" w14:textId="77777777" w:rsidR="00EA3A07" w:rsidRDefault="00EA3A07" w:rsidP="002958BD">
            <w:pPr>
              <w:pStyle w:val="Brdtext"/>
            </w:pPr>
            <w:r>
              <w:t>Namn/beteckning</w:t>
            </w:r>
          </w:p>
        </w:tc>
        <w:tc>
          <w:tcPr>
            <w:tcW w:w="3834" w:type="pct"/>
            <w:hideMark/>
          </w:tcPr>
          <w:p w14:paraId="2D0D3BB1" w14:textId="77777777" w:rsidR="00EA3A07" w:rsidRDefault="00EA3A07" w:rsidP="002958BD">
            <w:pPr>
              <w:pStyle w:val="Brdtext"/>
            </w:pPr>
            <w:r>
              <w:t>Beskrivning alt. Referens</w:t>
            </w:r>
          </w:p>
        </w:tc>
      </w:tr>
      <w:tr w:rsidR="00EA3A07" w14:paraId="0CBED01E" w14:textId="77777777" w:rsidTr="00483F36">
        <w:trPr>
          <w:trHeight w:val="724"/>
        </w:trPr>
        <w:tc>
          <w:tcPr>
            <w:tcW w:w="1166" w:type="pct"/>
          </w:tcPr>
          <w:p w14:paraId="7767A2B5" w14:textId="2AB0AE1A" w:rsidR="00EA3A07" w:rsidRPr="00C4084E" w:rsidRDefault="0097286E" w:rsidP="002958BD">
            <w:pPr>
              <w:pStyle w:val="Brdtext"/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 w:cs="Arial"/>
                <w:szCs w:val="22"/>
              </w:rPr>
              <w:t>Hälso- och sjukvårdspersonal (medarbetare)</w:t>
            </w:r>
          </w:p>
        </w:tc>
        <w:tc>
          <w:tcPr>
            <w:tcW w:w="3834" w:type="pct"/>
            <w:hideMark/>
          </w:tcPr>
          <w:p w14:paraId="5DD9EF51" w14:textId="58889926" w:rsidR="00EA3A07" w:rsidRPr="00C4084E" w:rsidRDefault="006A465E" w:rsidP="002958BD">
            <w:pPr>
              <w:pStyle w:val="Brdtex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En aktör inom hälso- och</w:t>
            </w:r>
            <w:r w:rsidR="00EA3A07" w:rsidRPr="00C4084E">
              <w:rPr>
                <w:rFonts w:asciiTheme="minorHAnsi" w:hAnsiTheme="minorHAnsi"/>
                <w:szCs w:val="22"/>
              </w:rPr>
              <w:t xml:space="preserve"> sjukvård som har behov av att ta del av patientens samlade journalinformation. </w:t>
            </w:r>
          </w:p>
        </w:tc>
      </w:tr>
    </w:tbl>
    <w:p w14:paraId="4F596A29" w14:textId="57D1E038" w:rsidR="00EA3A07" w:rsidRPr="00431559" w:rsidRDefault="00EA3A07" w:rsidP="00C4084E">
      <w:pPr>
        <w:pStyle w:val="Rubrik3"/>
        <w:rPr>
          <w:lang w:eastAsia="sv-SE"/>
        </w:rPr>
      </w:pPr>
      <w:bookmarkStart w:id="32" w:name="_Toc198132617"/>
      <w:proofErr w:type="spellStart"/>
      <w:r w:rsidRPr="00C467F3">
        <w:t>Arbetssteg</w:t>
      </w:r>
      <w:bookmarkEnd w:id="32"/>
      <w:proofErr w:type="spellEnd"/>
    </w:p>
    <w:tbl>
      <w:tblPr>
        <w:tblStyle w:val="Tabellrutnt"/>
        <w:tblW w:w="8897" w:type="dxa"/>
        <w:tblLook w:val="04A0" w:firstRow="1" w:lastRow="0" w:firstColumn="1" w:lastColumn="0" w:noHBand="0" w:noVBand="1"/>
      </w:tblPr>
      <w:tblGrid>
        <w:gridCol w:w="2447"/>
        <w:gridCol w:w="6450"/>
      </w:tblGrid>
      <w:tr w:rsidR="00EA3A07" w14:paraId="5E196A16" w14:textId="77777777" w:rsidTr="004774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tcW w:w="1375" w:type="pct"/>
            <w:hideMark/>
          </w:tcPr>
          <w:p w14:paraId="344A9591" w14:textId="77777777" w:rsidR="00EA3A07" w:rsidRDefault="00EA3A07" w:rsidP="002958BD">
            <w:pPr>
              <w:tabs>
                <w:tab w:val="left" w:pos="567"/>
              </w:tabs>
              <w:jc w:val="center"/>
            </w:pPr>
            <w:r>
              <w:t>Namn/beteckning</w:t>
            </w:r>
          </w:p>
        </w:tc>
        <w:tc>
          <w:tcPr>
            <w:tcW w:w="3625" w:type="pct"/>
            <w:hideMark/>
          </w:tcPr>
          <w:p w14:paraId="2C589A05" w14:textId="77777777" w:rsidR="00EA3A07" w:rsidRDefault="00EA3A07" w:rsidP="002958BD">
            <w:pPr>
              <w:tabs>
                <w:tab w:val="left" w:pos="567"/>
              </w:tabs>
            </w:pPr>
            <w:r>
              <w:t>Beskrivning alt. referens</w:t>
            </w:r>
          </w:p>
        </w:tc>
      </w:tr>
      <w:tr w:rsidR="00EA3A07" w14:paraId="57B3DB0A" w14:textId="77777777" w:rsidTr="004774CE">
        <w:trPr>
          <w:trHeight w:val="392"/>
        </w:trPr>
        <w:tc>
          <w:tcPr>
            <w:tcW w:w="1375" w:type="pct"/>
          </w:tcPr>
          <w:p w14:paraId="1007B7A5" w14:textId="77777777" w:rsidR="00EA3A07" w:rsidRPr="00C4084E" w:rsidRDefault="00EA3A07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Start</w:t>
            </w:r>
          </w:p>
        </w:tc>
        <w:tc>
          <w:tcPr>
            <w:tcW w:w="3625" w:type="pct"/>
            <w:hideMark/>
          </w:tcPr>
          <w:p w14:paraId="131CECC4" w14:textId="77777777" w:rsidR="00EA3A07" w:rsidRPr="00C4084E" w:rsidRDefault="00EA3A07" w:rsidP="002958BD">
            <w:pPr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Startpunkt för arbetsflödet.</w:t>
            </w:r>
          </w:p>
        </w:tc>
      </w:tr>
      <w:tr w:rsidR="00EA3A07" w14:paraId="27C1E675" w14:textId="77777777" w:rsidTr="004774CE">
        <w:trPr>
          <w:trHeight w:val="1359"/>
        </w:trPr>
        <w:tc>
          <w:tcPr>
            <w:tcW w:w="1375" w:type="pct"/>
          </w:tcPr>
          <w:p w14:paraId="29E7058C" w14:textId="297284AE" w:rsidR="00EA3A07" w:rsidRPr="00C4084E" w:rsidRDefault="00EA3A07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 xml:space="preserve">Behov av att läsa </w:t>
            </w:r>
            <w:r w:rsidR="00392988">
              <w:rPr>
                <w:rFonts w:asciiTheme="minorHAnsi" w:hAnsiTheme="minorHAnsi"/>
                <w:szCs w:val="22"/>
              </w:rPr>
              <w:t>sammanhållen vård- och omsorgsdokumentation</w:t>
            </w:r>
            <w:r w:rsidRPr="00C4084E">
              <w:rPr>
                <w:rFonts w:asciiTheme="minorHAnsi" w:hAnsiTheme="minorHAnsi"/>
                <w:szCs w:val="22"/>
              </w:rPr>
              <w:t xml:space="preserve"> (</w:t>
            </w:r>
            <w:r w:rsidR="00392988">
              <w:rPr>
                <w:rFonts w:asciiTheme="minorHAnsi" w:hAnsiTheme="minorHAnsi"/>
                <w:szCs w:val="22"/>
              </w:rPr>
              <w:t>SVOD</w:t>
            </w:r>
            <w:r w:rsidRPr="00C4084E">
              <w:rPr>
                <w:rFonts w:asciiTheme="minorHAnsi" w:hAnsiTheme="minorHAnsi"/>
                <w:szCs w:val="22"/>
              </w:rPr>
              <w:t>)</w:t>
            </w:r>
          </w:p>
        </w:tc>
        <w:tc>
          <w:tcPr>
            <w:tcW w:w="3625" w:type="pct"/>
          </w:tcPr>
          <w:p w14:paraId="1ECC8974" w14:textId="7897E859" w:rsidR="00EA3A07" w:rsidRPr="00C4084E" w:rsidRDefault="00EA3A07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 xml:space="preserve">En </w:t>
            </w:r>
            <w:r w:rsidR="00392988">
              <w:rPr>
                <w:rFonts w:asciiTheme="minorHAnsi" w:hAnsiTheme="minorHAnsi" w:cs="Arial"/>
                <w:szCs w:val="22"/>
              </w:rPr>
              <w:t>vård- eller omsorgspersonal</w:t>
            </w:r>
            <w:r w:rsidR="0097286E" w:rsidRPr="00C4084E">
              <w:rPr>
                <w:rFonts w:asciiTheme="minorHAnsi" w:hAnsiTheme="minorHAnsi" w:cs="Arial"/>
                <w:szCs w:val="22"/>
              </w:rPr>
              <w:t xml:space="preserve"> (medarbetare)</w:t>
            </w:r>
            <w:r w:rsidR="00483F36">
              <w:rPr>
                <w:rFonts w:asciiTheme="minorHAnsi" w:hAnsiTheme="minorHAnsi" w:cs="Arial"/>
                <w:szCs w:val="22"/>
              </w:rPr>
              <w:t xml:space="preserve"> </w:t>
            </w:r>
            <w:r w:rsidRPr="00C4084E">
              <w:rPr>
                <w:rFonts w:asciiTheme="minorHAnsi" w:hAnsiTheme="minorHAnsi"/>
                <w:szCs w:val="22"/>
              </w:rPr>
              <w:t xml:space="preserve">som </w:t>
            </w:r>
            <w:proofErr w:type="gramStart"/>
            <w:r w:rsidRPr="00C4084E">
              <w:rPr>
                <w:rFonts w:asciiTheme="minorHAnsi" w:hAnsiTheme="minorHAnsi"/>
                <w:szCs w:val="22"/>
              </w:rPr>
              <w:t>t.ex.</w:t>
            </w:r>
            <w:proofErr w:type="gramEnd"/>
            <w:r w:rsidRPr="00C4084E">
              <w:rPr>
                <w:rFonts w:asciiTheme="minorHAnsi" w:hAnsiTheme="minorHAnsi"/>
                <w:szCs w:val="22"/>
              </w:rPr>
              <w:t xml:space="preserve"> via Nationell Patientöversikt (NPÖ) behöver ta del av </w:t>
            </w:r>
            <w:r w:rsidR="00392988">
              <w:rPr>
                <w:rFonts w:asciiTheme="minorHAnsi" w:hAnsiTheme="minorHAnsi"/>
                <w:szCs w:val="22"/>
              </w:rPr>
              <w:t>sammanhållen vård- och omsorgsdokumentation</w:t>
            </w:r>
            <w:r w:rsidRPr="00C4084E">
              <w:rPr>
                <w:rFonts w:asciiTheme="minorHAnsi" w:hAnsiTheme="minorHAnsi"/>
                <w:szCs w:val="22"/>
              </w:rPr>
              <w:t xml:space="preserve"> kring patienten för att få en samlad informationsbild över patienten. </w:t>
            </w:r>
            <w:r w:rsidR="0097286E" w:rsidRPr="00C4084E">
              <w:rPr>
                <w:rFonts w:asciiTheme="minorHAnsi" w:hAnsiTheme="minorHAnsi"/>
                <w:szCs w:val="22"/>
              </w:rPr>
              <w:t>Medarbetaren</w:t>
            </w:r>
            <w:r w:rsidRPr="00C4084E">
              <w:rPr>
                <w:rFonts w:asciiTheme="minorHAnsi" w:hAnsiTheme="minorHAnsi"/>
                <w:szCs w:val="22"/>
              </w:rPr>
              <w:t xml:space="preserve"> har i denna process begärt patientens samtycke till denna åtgärd.</w:t>
            </w:r>
          </w:p>
        </w:tc>
      </w:tr>
      <w:tr w:rsidR="00EA3A07" w14:paraId="311570B9" w14:textId="77777777" w:rsidTr="004774CE">
        <w:trPr>
          <w:trHeight w:val="709"/>
        </w:trPr>
        <w:tc>
          <w:tcPr>
            <w:tcW w:w="1375" w:type="pct"/>
          </w:tcPr>
          <w:p w14:paraId="54B2DCA3" w14:textId="517F443D" w:rsidR="00EA3A07" w:rsidRPr="00C4084E" w:rsidRDefault="00EA3A07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 xml:space="preserve">Informationsinhämtning, </w:t>
            </w:r>
            <w:r w:rsidR="00392988">
              <w:rPr>
                <w:rFonts w:asciiTheme="minorHAnsi" w:hAnsiTheme="minorHAnsi"/>
                <w:szCs w:val="22"/>
              </w:rPr>
              <w:t>SVOD</w:t>
            </w:r>
          </w:p>
        </w:tc>
        <w:tc>
          <w:tcPr>
            <w:tcW w:w="3625" w:type="pct"/>
          </w:tcPr>
          <w:p w14:paraId="6CC733A7" w14:textId="65E3E464" w:rsidR="00EA3A07" w:rsidRPr="00C4084E" w:rsidRDefault="00E55B33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Systemet</w:t>
            </w:r>
            <w:r w:rsidR="00EA3A07" w:rsidRPr="00C4084E">
              <w:rPr>
                <w:rFonts w:asciiTheme="minorHAnsi" w:hAnsiTheme="minorHAnsi"/>
                <w:szCs w:val="22"/>
              </w:rPr>
              <w:t xml:space="preserve"> som </w:t>
            </w:r>
            <w:r w:rsidR="0097286E" w:rsidRPr="00C4084E">
              <w:rPr>
                <w:rFonts w:asciiTheme="minorHAnsi" w:hAnsiTheme="minorHAnsi"/>
                <w:szCs w:val="22"/>
              </w:rPr>
              <w:t>medarbetaren</w:t>
            </w:r>
            <w:r w:rsidR="00EA3A07" w:rsidRPr="00C4084E">
              <w:rPr>
                <w:rFonts w:asciiTheme="minorHAnsi" w:hAnsiTheme="minorHAnsi"/>
                <w:szCs w:val="22"/>
              </w:rPr>
              <w:t xml:space="preserve"> nyttjar för att läsa </w:t>
            </w:r>
            <w:r w:rsidR="00392988">
              <w:rPr>
                <w:rFonts w:asciiTheme="minorHAnsi" w:hAnsiTheme="minorHAnsi"/>
                <w:szCs w:val="22"/>
              </w:rPr>
              <w:t>SVOD</w:t>
            </w:r>
            <w:r w:rsidR="00EA3A07" w:rsidRPr="00C4084E">
              <w:rPr>
                <w:rFonts w:asciiTheme="minorHAnsi" w:hAnsiTheme="minorHAnsi"/>
                <w:szCs w:val="22"/>
              </w:rPr>
              <w:t xml:space="preserve">, läser in den journaldokumentation som är tillgänglig för patienten. </w:t>
            </w:r>
          </w:p>
        </w:tc>
      </w:tr>
      <w:tr w:rsidR="00EA3A07" w14:paraId="5ED32DDC" w14:textId="77777777" w:rsidTr="004774CE">
        <w:trPr>
          <w:trHeight w:val="709"/>
        </w:trPr>
        <w:tc>
          <w:tcPr>
            <w:tcW w:w="1375" w:type="pct"/>
          </w:tcPr>
          <w:p w14:paraId="1E924825" w14:textId="77777777" w:rsidR="00EA3A07" w:rsidRPr="00C4084E" w:rsidRDefault="00EA3A07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Informationsinhämtning, samtycke</w:t>
            </w:r>
          </w:p>
        </w:tc>
        <w:tc>
          <w:tcPr>
            <w:tcW w:w="3625" w:type="pct"/>
          </w:tcPr>
          <w:p w14:paraId="6CE66C3C" w14:textId="74F61A18" w:rsidR="00EA3A07" w:rsidRPr="00C4084E" w:rsidRDefault="00E55B33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Systemet</w:t>
            </w:r>
            <w:r w:rsidR="00EA3A07" w:rsidRPr="00C4084E">
              <w:rPr>
                <w:rFonts w:asciiTheme="minorHAnsi" w:hAnsiTheme="minorHAnsi"/>
                <w:szCs w:val="22"/>
              </w:rPr>
              <w:t xml:space="preserve"> som </w:t>
            </w:r>
            <w:r w:rsidR="0097286E" w:rsidRPr="00C4084E">
              <w:rPr>
                <w:rFonts w:asciiTheme="minorHAnsi" w:hAnsiTheme="minorHAnsi"/>
                <w:szCs w:val="22"/>
              </w:rPr>
              <w:t>medarbetaren</w:t>
            </w:r>
            <w:r w:rsidR="00EA3A07" w:rsidRPr="00C4084E">
              <w:rPr>
                <w:rFonts w:asciiTheme="minorHAnsi" w:hAnsiTheme="minorHAnsi"/>
                <w:szCs w:val="22"/>
              </w:rPr>
              <w:t xml:space="preserve"> nyttjar för att läsa </w:t>
            </w:r>
            <w:r w:rsidR="00392988">
              <w:rPr>
                <w:rFonts w:asciiTheme="minorHAnsi" w:hAnsiTheme="minorHAnsi"/>
                <w:szCs w:val="22"/>
              </w:rPr>
              <w:t>SVOD</w:t>
            </w:r>
            <w:r w:rsidR="00EA3A07" w:rsidRPr="00C4084E">
              <w:rPr>
                <w:rFonts w:asciiTheme="minorHAnsi" w:hAnsiTheme="minorHAnsi"/>
                <w:szCs w:val="22"/>
              </w:rPr>
              <w:t xml:space="preserve">, läser in tillgänglig samtyckesinformation för den aktuella patienten. </w:t>
            </w:r>
          </w:p>
        </w:tc>
      </w:tr>
      <w:tr w:rsidR="00EA3A07" w14:paraId="5B9906A4" w14:textId="77777777" w:rsidTr="004774CE">
        <w:trPr>
          <w:trHeight w:val="709"/>
        </w:trPr>
        <w:tc>
          <w:tcPr>
            <w:tcW w:w="1375" w:type="pct"/>
          </w:tcPr>
          <w:p w14:paraId="669338B2" w14:textId="0AE92F58" w:rsidR="00EA3A07" w:rsidRPr="00C4084E" w:rsidRDefault="00EA3A07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Beslut vid samtyckes</w:t>
            </w:r>
            <w:r w:rsidR="00E55B33" w:rsidRPr="00C4084E">
              <w:rPr>
                <w:rFonts w:asciiTheme="minorHAnsi" w:hAnsiTheme="minorHAnsi"/>
                <w:szCs w:val="22"/>
              </w:rPr>
              <w:t>kontroll</w:t>
            </w:r>
          </w:p>
        </w:tc>
        <w:tc>
          <w:tcPr>
            <w:tcW w:w="3625" w:type="pct"/>
          </w:tcPr>
          <w:p w14:paraId="38F2F475" w14:textId="53D4CA3D" w:rsidR="00EA3A07" w:rsidRPr="00C4084E" w:rsidRDefault="00E55B33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Systemet</w:t>
            </w:r>
            <w:r w:rsidR="00EA3A07" w:rsidRPr="00C4084E">
              <w:rPr>
                <w:rFonts w:asciiTheme="minorHAnsi" w:hAnsiTheme="minorHAnsi"/>
                <w:szCs w:val="22"/>
              </w:rPr>
              <w:t xml:space="preserve"> som </w:t>
            </w:r>
            <w:r w:rsidR="0097286E" w:rsidRPr="00C4084E">
              <w:rPr>
                <w:rFonts w:asciiTheme="minorHAnsi" w:hAnsiTheme="minorHAnsi"/>
                <w:szCs w:val="22"/>
              </w:rPr>
              <w:t>medarbetare</w:t>
            </w:r>
            <w:r w:rsidR="00EA3A07" w:rsidRPr="00C4084E">
              <w:rPr>
                <w:rFonts w:asciiTheme="minorHAnsi" w:hAnsiTheme="minorHAnsi"/>
                <w:szCs w:val="22"/>
              </w:rPr>
              <w:t xml:space="preserve"> nyttjar för att läsa in </w:t>
            </w:r>
            <w:r w:rsidR="00392988">
              <w:rPr>
                <w:rFonts w:asciiTheme="minorHAnsi" w:hAnsiTheme="minorHAnsi"/>
                <w:szCs w:val="22"/>
              </w:rPr>
              <w:t>SVOD</w:t>
            </w:r>
            <w:r w:rsidR="00587930" w:rsidRPr="00C4084E">
              <w:rPr>
                <w:rFonts w:asciiTheme="minorHAnsi" w:hAnsiTheme="minorHAnsi"/>
                <w:szCs w:val="22"/>
              </w:rPr>
              <w:t xml:space="preserve"> får information om att samtycke för patienten saknas och beslut fattas att registrera ett nytt samtycke för patienten.</w:t>
            </w:r>
          </w:p>
        </w:tc>
      </w:tr>
      <w:tr w:rsidR="00EA3A07" w14:paraId="14D85C22" w14:textId="77777777" w:rsidTr="004774CE">
        <w:trPr>
          <w:trHeight w:val="348"/>
        </w:trPr>
        <w:tc>
          <w:tcPr>
            <w:tcW w:w="1375" w:type="pct"/>
          </w:tcPr>
          <w:p w14:paraId="18A0AF20" w14:textId="5668B7A5" w:rsidR="00EA3A07" w:rsidRPr="00C4084E" w:rsidRDefault="00E55B33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Registrera samtycke</w:t>
            </w:r>
          </w:p>
        </w:tc>
        <w:tc>
          <w:tcPr>
            <w:tcW w:w="3625" w:type="pct"/>
          </w:tcPr>
          <w:p w14:paraId="676B2787" w14:textId="278624FE" w:rsidR="00EA3A07" w:rsidRPr="00C4084E" w:rsidRDefault="00E55B33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Systemet</w:t>
            </w:r>
            <w:r w:rsidR="00EA3A07" w:rsidRPr="00C4084E">
              <w:rPr>
                <w:rFonts w:asciiTheme="minorHAnsi" w:hAnsiTheme="minorHAnsi"/>
                <w:szCs w:val="22"/>
              </w:rPr>
              <w:t xml:space="preserve"> </w:t>
            </w:r>
            <w:r w:rsidR="00867D10">
              <w:rPr>
                <w:rFonts w:asciiTheme="minorHAnsi" w:hAnsiTheme="minorHAnsi"/>
                <w:szCs w:val="22"/>
              </w:rPr>
              <w:t>registrerar samtycke.</w:t>
            </w:r>
          </w:p>
        </w:tc>
      </w:tr>
      <w:tr w:rsidR="00E55B33" w14:paraId="38DF3AEB" w14:textId="77777777" w:rsidTr="004774CE">
        <w:trPr>
          <w:trHeight w:val="709"/>
        </w:trPr>
        <w:tc>
          <w:tcPr>
            <w:tcW w:w="1375" w:type="pct"/>
          </w:tcPr>
          <w:p w14:paraId="7DAAE029" w14:textId="494C873D" w:rsidR="00E55B33" w:rsidRPr="00C4084E" w:rsidRDefault="00E55B33" w:rsidP="00E55B33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lastRenderedPageBreak/>
              <w:t>Visa journaldata</w:t>
            </w:r>
          </w:p>
        </w:tc>
        <w:tc>
          <w:tcPr>
            <w:tcW w:w="3625" w:type="pct"/>
          </w:tcPr>
          <w:p w14:paraId="1F667690" w14:textId="5E3FA25C" w:rsidR="00E55B33" w:rsidRPr="00C4084E" w:rsidRDefault="00E55B33" w:rsidP="00E55B33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 xml:space="preserve">Systemet visar endast upp information till </w:t>
            </w:r>
            <w:r w:rsidR="00D37CB4">
              <w:rPr>
                <w:rFonts w:asciiTheme="minorHAnsi" w:hAnsiTheme="minorHAnsi"/>
                <w:szCs w:val="22"/>
              </w:rPr>
              <w:t>medarbetaren</w:t>
            </w:r>
            <w:r w:rsidRPr="00C4084E">
              <w:rPr>
                <w:rFonts w:asciiTheme="minorHAnsi" w:hAnsiTheme="minorHAnsi"/>
                <w:szCs w:val="22"/>
              </w:rPr>
              <w:t xml:space="preserve"> där samtycke finns registrerat. </w:t>
            </w:r>
            <w:r w:rsidR="00D37CB4">
              <w:rPr>
                <w:rFonts w:asciiTheme="minorHAnsi" w:hAnsiTheme="minorHAnsi"/>
                <w:szCs w:val="22"/>
              </w:rPr>
              <w:t>Systemet</w:t>
            </w:r>
            <w:r w:rsidRPr="00C4084E">
              <w:rPr>
                <w:rFonts w:asciiTheme="minorHAnsi" w:hAnsiTheme="minorHAnsi"/>
                <w:szCs w:val="22"/>
              </w:rPr>
              <w:t xml:space="preserve"> har i denna process förutsatts göra kontroll av spärrförekomst och visar endast </w:t>
            </w:r>
            <w:r w:rsidR="00D37CB4" w:rsidRPr="00C4084E">
              <w:rPr>
                <w:rFonts w:asciiTheme="minorHAnsi" w:hAnsiTheme="minorHAnsi"/>
                <w:szCs w:val="22"/>
              </w:rPr>
              <w:t>ospärrade journaldata</w:t>
            </w:r>
            <w:r w:rsidRPr="00C4084E">
              <w:rPr>
                <w:rFonts w:asciiTheme="minorHAnsi" w:hAnsiTheme="minorHAnsi"/>
                <w:szCs w:val="22"/>
              </w:rPr>
              <w:t>.</w:t>
            </w:r>
          </w:p>
        </w:tc>
      </w:tr>
      <w:tr w:rsidR="00E55B33" w14:paraId="4AF72775" w14:textId="77777777" w:rsidTr="004774CE">
        <w:trPr>
          <w:trHeight w:val="375"/>
        </w:trPr>
        <w:tc>
          <w:tcPr>
            <w:tcW w:w="1375" w:type="pct"/>
          </w:tcPr>
          <w:p w14:paraId="4B534204" w14:textId="77777777" w:rsidR="00E55B33" w:rsidRPr="00C4084E" w:rsidRDefault="00E55B33" w:rsidP="00E55B33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Slut</w:t>
            </w:r>
          </w:p>
        </w:tc>
        <w:tc>
          <w:tcPr>
            <w:tcW w:w="3625" w:type="pct"/>
          </w:tcPr>
          <w:p w14:paraId="54188019" w14:textId="77777777" w:rsidR="00E55B33" w:rsidRPr="00C4084E" w:rsidRDefault="00E55B33" w:rsidP="00E55B33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Slutpunkt för arbetsflödet.</w:t>
            </w:r>
          </w:p>
        </w:tc>
      </w:tr>
    </w:tbl>
    <w:p w14:paraId="258D7A15" w14:textId="641B3F82" w:rsidR="004774CE" w:rsidRDefault="004774CE" w:rsidP="004774CE">
      <w:pPr>
        <w:pStyle w:val="Rubrik3Nr"/>
        <w:rPr>
          <w:rFonts w:eastAsiaTheme="majorEastAsia"/>
        </w:rPr>
      </w:pPr>
      <w:bookmarkStart w:id="33" w:name="_Toc198132618"/>
      <w:r>
        <w:rPr>
          <w:rFonts w:eastAsiaTheme="majorEastAsia"/>
        </w:rPr>
        <w:t xml:space="preserve">Begära patients </w:t>
      </w:r>
      <w:r w:rsidRPr="00483F36">
        <w:rPr>
          <w:rFonts w:eastAsiaTheme="majorEastAsia"/>
        </w:rPr>
        <w:t>samtycke</w:t>
      </w:r>
      <w:r>
        <w:rPr>
          <w:rFonts w:eastAsiaTheme="majorEastAsia"/>
        </w:rPr>
        <w:t xml:space="preserve"> om sammanhållen vård- och omsorgsdokumentation i förväg inför besök</w:t>
      </w:r>
      <w:bookmarkEnd w:id="33"/>
    </w:p>
    <w:p w14:paraId="0C9C52A5" w14:textId="77777777" w:rsidR="004774CE" w:rsidRPr="004774CE" w:rsidRDefault="004774CE" w:rsidP="004774CE">
      <w:pPr>
        <w:rPr>
          <w:lang w:eastAsia="sv-SE"/>
        </w:rPr>
      </w:pPr>
    </w:p>
    <w:p w14:paraId="3F912E1A" w14:textId="77777777" w:rsidR="004774CE" w:rsidRDefault="004774CE" w:rsidP="004774CE">
      <w:pPr>
        <w:pStyle w:val="Brdtext"/>
      </w:pPr>
      <w:r w:rsidRPr="006270C2">
        <w:rPr>
          <w:noProof/>
        </w:rPr>
        <w:drawing>
          <wp:inline distT="0" distB="0" distL="0" distR="0" wp14:anchorId="1AC5C66C" wp14:editId="3059EDDC">
            <wp:extent cx="5400040" cy="819785"/>
            <wp:effectExtent l="0" t="0" r="0" b="0"/>
            <wp:docPr id="126059339" name="Bildobjekt 1" descr="En bild som visar skärmbild, Teckensnitt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85979" name="Bildobjekt 1" descr="En bild som visar skärmbild, Teckensnitt&#10;&#10;Automatiskt genererad beskrivni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774F" w14:textId="77777777" w:rsidR="004774CE" w:rsidRDefault="004774CE" w:rsidP="004774CE">
      <w:pPr>
        <w:pStyle w:val="Rubrik3"/>
      </w:pPr>
    </w:p>
    <w:p w14:paraId="56C7DFB3" w14:textId="77777777" w:rsidR="004774CE" w:rsidRDefault="004774CE" w:rsidP="004774CE">
      <w:pPr>
        <w:pStyle w:val="Rubrik3"/>
      </w:pPr>
      <w:bookmarkStart w:id="34" w:name="_Toc198132619"/>
      <w:r>
        <w:t>Roller (Aktörer) i arbetsflödet</w:t>
      </w:r>
      <w:bookmarkEnd w:id="34"/>
    </w:p>
    <w:tbl>
      <w:tblPr>
        <w:tblStyle w:val="Tabellrutnt"/>
        <w:tblW w:w="8897" w:type="dxa"/>
        <w:tblLook w:val="04A0" w:firstRow="1" w:lastRow="0" w:firstColumn="1" w:lastColumn="0" w:noHBand="0" w:noVBand="1"/>
      </w:tblPr>
      <w:tblGrid>
        <w:gridCol w:w="2075"/>
        <w:gridCol w:w="6822"/>
      </w:tblGrid>
      <w:tr w:rsidR="004774CE" w14:paraId="49BD2542" w14:textId="77777777" w:rsidTr="009A35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tcW w:w="1166" w:type="pct"/>
            <w:hideMark/>
          </w:tcPr>
          <w:p w14:paraId="4CDDB33D" w14:textId="77777777" w:rsidR="004774CE" w:rsidRDefault="004774CE" w:rsidP="009A3572">
            <w:pPr>
              <w:pStyle w:val="Brdtext"/>
            </w:pPr>
            <w:r>
              <w:t>Namn/beteckning</w:t>
            </w:r>
          </w:p>
        </w:tc>
        <w:tc>
          <w:tcPr>
            <w:tcW w:w="3834" w:type="pct"/>
            <w:hideMark/>
          </w:tcPr>
          <w:p w14:paraId="7032037F" w14:textId="77777777" w:rsidR="004774CE" w:rsidRDefault="004774CE" w:rsidP="009A3572">
            <w:pPr>
              <w:pStyle w:val="Brdtext"/>
            </w:pPr>
            <w:r>
              <w:t>Beskrivning alt. Referens</w:t>
            </w:r>
          </w:p>
        </w:tc>
      </w:tr>
      <w:tr w:rsidR="004774CE" w14:paraId="51296440" w14:textId="77777777" w:rsidTr="009A3572">
        <w:trPr>
          <w:trHeight w:val="724"/>
        </w:trPr>
        <w:tc>
          <w:tcPr>
            <w:tcW w:w="1166" w:type="pct"/>
          </w:tcPr>
          <w:p w14:paraId="784B3435" w14:textId="77777777" w:rsidR="004774CE" w:rsidRPr="00C4084E" w:rsidRDefault="004774CE" w:rsidP="009A3572">
            <w:pPr>
              <w:pStyle w:val="Brdtext"/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 w:cs="Arial"/>
                <w:szCs w:val="22"/>
              </w:rPr>
              <w:t>Hälso- och sjukvårdspersonal (medarbetare)</w:t>
            </w:r>
          </w:p>
        </w:tc>
        <w:tc>
          <w:tcPr>
            <w:tcW w:w="3834" w:type="pct"/>
            <w:hideMark/>
          </w:tcPr>
          <w:p w14:paraId="781ED048" w14:textId="77777777" w:rsidR="004774CE" w:rsidRPr="00C4084E" w:rsidRDefault="004774CE" w:rsidP="009A3572">
            <w:pPr>
              <w:pStyle w:val="Brdtex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En aktör inom hälso- och</w:t>
            </w:r>
            <w:r w:rsidRPr="00C4084E">
              <w:rPr>
                <w:rFonts w:asciiTheme="minorHAnsi" w:hAnsiTheme="minorHAnsi"/>
                <w:szCs w:val="22"/>
              </w:rPr>
              <w:t xml:space="preserve"> sjukvård som har behov av att ta del av patientens samlade journalinformation. </w:t>
            </w:r>
          </w:p>
        </w:tc>
      </w:tr>
    </w:tbl>
    <w:p w14:paraId="3BF7BC19" w14:textId="77777777" w:rsidR="004774CE" w:rsidRPr="00431559" w:rsidRDefault="004774CE" w:rsidP="004774CE">
      <w:pPr>
        <w:pStyle w:val="Rubrik3"/>
        <w:rPr>
          <w:lang w:eastAsia="sv-SE"/>
        </w:rPr>
      </w:pPr>
      <w:bookmarkStart w:id="35" w:name="_Toc198132620"/>
      <w:proofErr w:type="spellStart"/>
      <w:r w:rsidRPr="00C467F3">
        <w:t>Arbetssteg</w:t>
      </w:r>
      <w:bookmarkEnd w:id="35"/>
      <w:proofErr w:type="spellEnd"/>
    </w:p>
    <w:tbl>
      <w:tblPr>
        <w:tblStyle w:val="Tabellrutnt"/>
        <w:tblW w:w="8897" w:type="dxa"/>
        <w:tblLook w:val="04A0" w:firstRow="1" w:lastRow="0" w:firstColumn="1" w:lastColumn="0" w:noHBand="0" w:noVBand="1"/>
      </w:tblPr>
      <w:tblGrid>
        <w:gridCol w:w="2447"/>
        <w:gridCol w:w="6450"/>
      </w:tblGrid>
      <w:tr w:rsidR="004774CE" w14:paraId="0E2D74B9" w14:textId="77777777" w:rsidTr="009A35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tcW w:w="1352" w:type="pct"/>
            <w:hideMark/>
          </w:tcPr>
          <w:p w14:paraId="29F7E48C" w14:textId="77777777" w:rsidR="004774CE" w:rsidRDefault="004774CE" w:rsidP="009A3572">
            <w:pPr>
              <w:tabs>
                <w:tab w:val="left" w:pos="567"/>
              </w:tabs>
              <w:jc w:val="center"/>
            </w:pPr>
            <w:r>
              <w:t>Namn/beteckning</w:t>
            </w:r>
          </w:p>
        </w:tc>
        <w:tc>
          <w:tcPr>
            <w:tcW w:w="3648" w:type="pct"/>
            <w:hideMark/>
          </w:tcPr>
          <w:p w14:paraId="2607A40E" w14:textId="77777777" w:rsidR="004774CE" w:rsidRDefault="004774CE" w:rsidP="009A3572">
            <w:pPr>
              <w:tabs>
                <w:tab w:val="left" w:pos="567"/>
              </w:tabs>
            </w:pPr>
            <w:r>
              <w:t>Beskrivning alt. referens</w:t>
            </w:r>
          </w:p>
        </w:tc>
      </w:tr>
      <w:tr w:rsidR="004774CE" w14:paraId="5E60E4F5" w14:textId="77777777" w:rsidTr="009A3572">
        <w:trPr>
          <w:trHeight w:val="392"/>
        </w:trPr>
        <w:tc>
          <w:tcPr>
            <w:tcW w:w="1352" w:type="pct"/>
          </w:tcPr>
          <w:p w14:paraId="00E38333" w14:textId="77777777" w:rsidR="004774CE" w:rsidRPr="00C4084E" w:rsidRDefault="004774CE" w:rsidP="009A3572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Start</w:t>
            </w:r>
          </w:p>
        </w:tc>
        <w:tc>
          <w:tcPr>
            <w:tcW w:w="3648" w:type="pct"/>
            <w:hideMark/>
          </w:tcPr>
          <w:p w14:paraId="332CF287" w14:textId="77777777" w:rsidR="004774CE" w:rsidRPr="00C4084E" w:rsidRDefault="004774CE" w:rsidP="009A3572">
            <w:pPr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Startpunkt för arbetsflödet.</w:t>
            </w:r>
          </w:p>
        </w:tc>
      </w:tr>
      <w:tr w:rsidR="004774CE" w14:paraId="4B8B6E23" w14:textId="77777777" w:rsidTr="009A3572">
        <w:trPr>
          <w:trHeight w:val="1359"/>
        </w:trPr>
        <w:tc>
          <w:tcPr>
            <w:tcW w:w="1352" w:type="pct"/>
          </w:tcPr>
          <w:p w14:paraId="463C6E06" w14:textId="77777777" w:rsidR="004774CE" w:rsidRPr="00C4084E" w:rsidRDefault="004774CE" w:rsidP="009A3572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 xml:space="preserve">Behov av att läsa </w:t>
            </w:r>
            <w:r>
              <w:rPr>
                <w:rFonts w:asciiTheme="minorHAnsi" w:hAnsiTheme="minorHAnsi"/>
                <w:szCs w:val="22"/>
              </w:rPr>
              <w:t>sammanhållen vård- och omsorgsdokumentation</w:t>
            </w:r>
            <w:r w:rsidRPr="00C4084E">
              <w:rPr>
                <w:rFonts w:asciiTheme="minorHAnsi" w:hAnsiTheme="minorHAnsi"/>
                <w:szCs w:val="22"/>
              </w:rPr>
              <w:t xml:space="preserve"> (</w:t>
            </w:r>
            <w:r>
              <w:rPr>
                <w:rFonts w:asciiTheme="minorHAnsi" w:hAnsiTheme="minorHAnsi"/>
                <w:szCs w:val="22"/>
              </w:rPr>
              <w:t>SVOD</w:t>
            </w:r>
            <w:r w:rsidRPr="00C4084E">
              <w:rPr>
                <w:rFonts w:asciiTheme="minorHAnsi" w:hAnsiTheme="minorHAnsi"/>
                <w:szCs w:val="22"/>
              </w:rPr>
              <w:t>)</w:t>
            </w:r>
          </w:p>
        </w:tc>
        <w:tc>
          <w:tcPr>
            <w:tcW w:w="3648" w:type="pct"/>
          </w:tcPr>
          <w:p w14:paraId="1755A443" w14:textId="77777777" w:rsidR="004774CE" w:rsidRPr="00C4084E" w:rsidRDefault="004774CE" w:rsidP="009A3572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 xml:space="preserve">En </w:t>
            </w:r>
            <w:r>
              <w:rPr>
                <w:rFonts w:asciiTheme="minorHAnsi" w:hAnsiTheme="minorHAnsi" w:cs="Arial"/>
                <w:szCs w:val="22"/>
              </w:rPr>
              <w:t>vård- eller omsorgspersonal</w:t>
            </w:r>
            <w:r w:rsidRPr="00C4084E">
              <w:rPr>
                <w:rFonts w:asciiTheme="minorHAnsi" w:hAnsiTheme="minorHAnsi" w:cs="Arial"/>
                <w:szCs w:val="22"/>
              </w:rPr>
              <w:t xml:space="preserve"> (medarbetare)</w:t>
            </w:r>
            <w:r>
              <w:rPr>
                <w:rFonts w:asciiTheme="minorHAnsi" w:hAnsiTheme="minorHAnsi" w:cs="Arial"/>
                <w:szCs w:val="22"/>
              </w:rPr>
              <w:t xml:space="preserve"> </w:t>
            </w:r>
            <w:r w:rsidRPr="00C4084E">
              <w:rPr>
                <w:rFonts w:asciiTheme="minorHAnsi" w:hAnsiTheme="minorHAnsi"/>
                <w:szCs w:val="22"/>
              </w:rPr>
              <w:t xml:space="preserve">som </w:t>
            </w:r>
            <w:proofErr w:type="gramStart"/>
            <w:r w:rsidRPr="00C4084E">
              <w:rPr>
                <w:rFonts w:asciiTheme="minorHAnsi" w:hAnsiTheme="minorHAnsi"/>
                <w:szCs w:val="22"/>
              </w:rPr>
              <w:t>t.ex.</w:t>
            </w:r>
            <w:proofErr w:type="gramEnd"/>
            <w:r w:rsidRPr="00C4084E">
              <w:rPr>
                <w:rFonts w:asciiTheme="minorHAnsi" w:hAnsiTheme="minorHAnsi"/>
                <w:szCs w:val="22"/>
              </w:rPr>
              <w:t xml:space="preserve"> via Nationell Patientöversikt (NPÖ) behöver ta del av </w:t>
            </w:r>
            <w:r>
              <w:rPr>
                <w:rFonts w:asciiTheme="minorHAnsi" w:hAnsiTheme="minorHAnsi"/>
                <w:szCs w:val="22"/>
              </w:rPr>
              <w:t>sammanhållen vård- och omsorgsdokumentation</w:t>
            </w:r>
            <w:r w:rsidRPr="00C4084E">
              <w:rPr>
                <w:rFonts w:asciiTheme="minorHAnsi" w:hAnsiTheme="minorHAnsi"/>
                <w:szCs w:val="22"/>
              </w:rPr>
              <w:t xml:space="preserve"> kring patienten för att få en samlad informationsbild över patienten. Medarbetaren har i denna process begärt patientens samtycke till denna åtgärd.</w:t>
            </w:r>
          </w:p>
        </w:tc>
      </w:tr>
      <w:tr w:rsidR="004774CE" w14:paraId="41C28954" w14:textId="77777777" w:rsidTr="009A3572">
        <w:trPr>
          <w:trHeight w:val="709"/>
        </w:trPr>
        <w:tc>
          <w:tcPr>
            <w:tcW w:w="1352" w:type="pct"/>
          </w:tcPr>
          <w:p w14:paraId="3F0D1FB6" w14:textId="77777777" w:rsidR="004774CE" w:rsidRPr="00C4084E" w:rsidRDefault="004774CE" w:rsidP="009A3572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 xml:space="preserve">Informationsinhämtning, </w:t>
            </w:r>
            <w:r>
              <w:rPr>
                <w:rFonts w:asciiTheme="minorHAnsi" w:hAnsiTheme="minorHAnsi"/>
                <w:szCs w:val="22"/>
              </w:rPr>
              <w:t>SVOD</w:t>
            </w:r>
          </w:p>
        </w:tc>
        <w:tc>
          <w:tcPr>
            <w:tcW w:w="3648" w:type="pct"/>
          </w:tcPr>
          <w:p w14:paraId="758671A4" w14:textId="77777777" w:rsidR="004774CE" w:rsidRPr="00C4084E" w:rsidRDefault="004774CE" w:rsidP="009A3572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 xml:space="preserve">Systemet som medarbetaren nyttjar för att läsa </w:t>
            </w:r>
            <w:r>
              <w:rPr>
                <w:rFonts w:asciiTheme="minorHAnsi" w:hAnsiTheme="minorHAnsi"/>
                <w:szCs w:val="22"/>
              </w:rPr>
              <w:t>SVOD</w:t>
            </w:r>
            <w:r w:rsidRPr="00C4084E">
              <w:rPr>
                <w:rFonts w:asciiTheme="minorHAnsi" w:hAnsiTheme="minorHAnsi"/>
                <w:szCs w:val="22"/>
              </w:rPr>
              <w:t xml:space="preserve">, läser in den journaldokumentation som är tillgänglig för patienten. </w:t>
            </w:r>
          </w:p>
        </w:tc>
      </w:tr>
      <w:tr w:rsidR="004774CE" w14:paraId="65AD63D2" w14:textId="77777777" w:rsidTr="009A3572">
        <w:trPr>
          <w:trHeight w:val="709"/>
        </w:trPr>
        <w:tc>
          <w:tcPr>
            <w:tcW w:w="1352" w:type="pct"/>
          </w:tcPr>
          <w:p w14:paraId="5F1B32F5" w14:textId="77777777" w:rsidR="004774CE" w:rsidRPr="00C4084E" w:rsidRDefault="004774CE" w:rsidP="009A3572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Informationsinhämtning, samtycke</w:t>
            </w:r>
          </w:p>
        </w:tc>
        <w:tc>
          <w:tcPr>
            <w:tcW w:w="3648" w:type="pct"/>
          </w:tcPr>
          <w:p w14:paraId="317EB9DF" w14:textId="77777777" w:rsidR="004774CE" w:rsidRPr="00C4084E" w:rsidRDefault="004774CE" w:rsidP="009A3572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 xml:space="preserve">Systemet som medarbetaren nyttjar för att läsa </w:t>
            </w:r>
            <w:r>
              <w:rPr>
                <w:rFonts w:asciiTheme="minorHAnsi" w:hAnsiTheme="minorHAnsi"/>
                <w:szCs w:val="22"/>
              </w:rPr>
              <w:t>SVOD</w:t>
            </w:r>
            <w:r w:rsidRPr="00C4084E">
              <w:rPr>
                <w:rFonts w:asciiTheme="minorHAnsi" w:hAnsiTheme="minorHAnsi"/>
                <w:szCs w:val="22"/>
              </w:rPr>
              <w:t xml:space="preserve">, läser in tillgänglig samtyckesinformation för den aktuella patienten. </w:t>
            </w:r>
          </w:p>
        </w:tc>
      </w:tr>
      <w:tr w:rsidR="004774CE" w14:paraId="36CCD13F" w14:textId="77777777" w:rsidTr="009A3572">
        <w:trPr>
          <w:trHeight w:val="709"/>
        </w:trPr>
        <w:tc>
          <w:tcPr>
            <w:tcW w:w="1352" w:type="pct"/>
          </w:tcPr>
          <w:p w14:paraId="47DB57E4" w14:textId="77777777" w:rsidR="004774CE" w:rsidRPr="00C4084E" w:rsidRDefault="004774CE" w:rsidP="009A3572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lastRenderedPageBreak/>
              <w:t>Beslut vid samtyckeskontroll</w:t>
            </w:r>
          </w:p>
        </w:tc>
        <w:tc>
          <w:tcPr>
            <w:tcW w:w="3648" w:type="pct"/>
          </w:tcPr>
          <w:p w14:paraId="44C78F2F" w14:textId="77777777" w:rsidR="004774CE" w:rsidRPr="00C4084E" w:rsidRDefault="004774CE" w:rsidP="009A3572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 xml:space="preserve">Systemet som medarbetare nyttjar för att läsa in </w:t>
            </w:r>
            <w:r>
              <w:rPr>
                <w:rFonts w:asciiTheme="minorHAnsi" w:hAnsiTheme="minorHAnsi"/>
                <w:szCs w:val="22"/>
              </w:rPr>
              <w:t>SVOD</w:t>
            </w:r>
            <w:r w:rsidRPr="00C4084E">
              <w:rPr>
                <w:rFonts w:asciiTheme="minorHAnsi" w:hAnsiTheme="minorHAnsi"/>
                <w:szCs w:val="22"/>
              </w:rPr>
              <w:t xml:space="preserve"> får information om att samtycke för patienten saknas och beslut fattas att registrera ett nytt samtycke för patienten.</w:t>
            </w:r>
          </w:p>
        </w:tc>
      </w:tr>
      <w:tr w:rsidR="004774CE" w14:paraId="39326120" w14:textId="77777777" w:rsidTr="009A3572">
        <w:trPr>
          <w:trHeight w:val="348"/>
        </w:trPr>
        <w:tc>
          <w:tcPr>
            <w:tcW w:w="1352" w:type="pct"/>
          </w:tcPr>
          <w:p w14:paraId="6A842930" w14:textId="77777777" w:rsidR="004774CE" w:rsidRPr="00C4084E" w:rsidRDefault="004774CE" w:rsidP="009A3572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Registrera samtycke</w:t>
            </w:r>
          </w:p>
        </w:tc>
        <w:tc>
          <w:tcPr>
            <w:tcW w:w="3648" w:type="pct"/>
          </w:tcPr>
          <w:p w14:paraId="6B2D0554" w14:textId="77777777" w:rsidR="004774CE" w:rsidRPr="00C4084E" w:rsidRDefault="004774CE" w:rsidP="009A3572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 xml:space="preserve">Systemet </w:t>
            </w:r>
            <w:r>
              <w:rPr>
                <w:rFonts w:asciiTheme="minorHAnsi" w:hAnsiTheme="minorHAnsi"/>
                <w:szCs w:val="22"/>
              </w:rPr>
              <w:t>registrerar samtycke.</w:t>
            </w:r>
          </w:p>
        </w:tc>
      </w:tr>
      <w:tr w:rsidR="004774CE" w14:paraId="3DE3DA3E" w14:textId="77777777" w:rsidTr="009A3572">
        <w:trPr>
          <w:trHeight w:val="709"/>
        </w:trPr>
        <w:tc>
          <w:tcPr>
            <w:tcW w:w="1352" w:type="pct"/>
          </w:tcPr>
          <w:p w14:paraId="5CC4DAF8" w14:textId="77777777" w:rsidR="004774CE" w:rsidRPr="00C4084E" w:rsidRDefault="004774CE" w:rsidP="009A3572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Visa journaldata</w:t>
            </w:r>
          </w:p>
        </w:tc>
        <w:tc>
          <w:tcPr>
            <w:tcW w:w="3648" w:type="pct"/>
          </w:tcPr>
          <w:p w14:paraId="07114DD7" w14:textId="77777777" w:rsidR="004774CE" w:rsidRPr="00C4084E" w:rsidRDefault="004774CE" w:rsidP="009A3572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 xml:space="preserve">Systemet visar endast upp information till </w:t>
            </w:r>
            <w:r>
              <w:rPr>
                <w:rFonts w:asciiTheme="minorHAnsi" w:hAnsiTheme="minorHAnsi"/>
                <w:szCs w:val="22"/>
              </w:rPr>
              <w:t>medarbetaren</w:t>
            </w:r>
            <w:r w:rsidRPr="00C4084E">
              <w:rPr>
                <w:rFonts w:asciiTheme="minorHAnsi" w:hAnsiTheme="minorHAnsi"/>
                <w:szCs w:val="22"/>
              </w:rPr>
              <w:t xml:space="preserve"> där samtycke finns registrerat. </w:t>
            </w:r>
            <w:r>
              <w:rPr>
                <w:rFonts w:asciiTheme="minorHAnsi" w:hAnsiTheme="minorHAnsi"/>
                <w:szCs w:val="22"/>
              </w:rPr>
              <w:t>Systemet</w:t>
            </w:r>
            <w:r w:rsidRPr="00C4084E">
              <w:rPr>
                <w:rFonts w:asciiTheme="minorHAnsi" w:hAnsiTheme="minorHAnsi"/>
                <w:szCs w:val="22"/>
              </w:rPr>
              <w:t xml:space="preserve"> har i denna process förutsatts göra kontroll av spärrförekomst och visar endast ospärrade journaldata.</w:t>
            </w:r>
          </w:p>
        </w:tc>
      </w:tr>
      <w:tr w:rsidR="004774CE" w14:paraId="31E0DE88" w14:textId="77777777" w:rsidTr="009A3572">
        <w:trPr>
          <w:trHeight w:val="375"/>
        </w:trPr>
        <w:tc>
          <w:tcPr>
            <w:tcW w:w="1352" w:type="pct"/>
          </w:tcPr>
          <w:p w14:paraId="69384BA5" w14:textId="77777777" w:rsidR="004774CE" w:rsidRPr="00C4084E" w:rsidRDefault="004774CE" w:rsidP="009A3572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Slut</w:t>
            </w:r>
          </w:p>
        </w:tc>
        <w:tc>
          <w:tcPr>
            <w:tcW w:w="3648" w:type="pct"/>
          </w:tcPr>
          <w:p w14:paraId="2FBAF1F4" w14:textId="77777777" w:rsidR="004774CE" w:rsidRPr="00C4084E" w:rsidRDefault="004774CE" w:rsidP="009A3572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Slutpunkt för arbetsflödet.</w:t>
            </w:r>
          </w:p>
        </w:tc>
      </w:tr>
    </w:tbl>
    <w:p w14:paraId="2B743E79" w14:textId="77777777" w:rsidR="004774CE" w:rsidRDefault="004774CE" w:rsidP="004774CE">
      <w:pPr>
        <w:pStyle w:val="Rubrik3Nr"/>
        <w:numPr>
          <w:ilvl w:val="0"/>
          <w:numId w:val="0"/>
        </w:numPr>
        <w:ind w:left="794" w:hanging="794"/>
      </w:pPr>
    </w:p>
    <w:p w14:paraId="5ECCE0ED" w14:textId="25FC0C5D" w:rsidR="00EA3A07" w:rsidRDefault="00587930" w:rsidP="00172C68">
      <w:pPr>
        <w:pStyle w:val="Rubrik3Nr"/>
      </w:pPr>
      <w:bookmarkStart w:id="36" w:name="_Toc198132621"/>
      <w:r>
        <w:t>Häva samtycke</w:t>
      </w:r>
      <w:r w:rsidR="00015B58">
        <w:t xml:space="preserve"> (patient häver samtycke via vårdgivare)</w:t>
      </w:r>
      <w:bookmarkEnd w:id="36"/>
    </w:p>
    <w:p w14:paraId="268B09BB" w14:textId="77777777" w:rsidR="00483F36" w:rsidRPr="00483F36" w:rsidRDefault="00483F36" w:rsidP="00483F36">
      <w:pPr>
        <w:rPr>
          <w:lang w:eastAsia="sv-SE"/>
        </w:rPr>
      </w:pPr>
    </w:p>
    <w:p w14:paraId="3637056A" w14:textId="54CBF37A" w:rsidR="00587930" w:rsidRDefault="006270C2" w:rsidP="00587930">
      <w:r w:rsidRPr="006270C2">
        <w:rPr>
          <w:noProof/>
        </w:rPr>
        <w:drawing>
          <wp:inline distT="0" distB="0" distL="0" distR="0" wp14:anchorId="2F487081" wp14:editId="44C32B01">
            <wp:extent cx="4718304" cy="1698900"/>
            <wp:effectExtent l="0" t="0" r="6350" b="0"/>
            <wp:docPr id="1427110915" name="Bildobjekt 1" descr="En bild som visar text, skärmbild, Teckensnitt, Grafik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10915" name="Bildobjekt 1" descr="En bild som visar text, skärmbild, Teckensnitt, Grafik&#10;&#10;Automatiskt genererad beskrivni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8879" cy="170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9EF2" w14:textId="77777777" w:rsidR="004523A7" w:rsidRDefault="004523A7" w:rsidP="00172C68">
      <w:pPr>
        <w:pStyle w:val="Rubrik3"/>
      </w:pPr>
      <w:bookmarkStart w:id="37" w:name="_Toc198132622"/>
      <w:r>
        <w:t>Roller (Aktörer) i arbetsflödet</w:t>
      </w:r>
      <w:bookmarkEnd w:id="37"/>
    </w:p>
    <w:tbl>
      <w:tblPr>
        <w:tblStyle w:val="Tabellrutnt"/>
        <w:tblW w:w="8897" w:type="dxa"/>
        <w:tblLook w:val="04A0" w:firstRow="1" w:lastRow="0" w:firstColumn="1" w:lastColumn="0" w:noHBand="0" w:noVBand="1"/>
      </w:tblPr>
      <w:tblGrid>
        <w:gridCol w:w="2413"/>
        <w:gridCol w:w="6484"/>
      </w:tblGrid>
      <w:tr w:rsidR="004523A7" w14:paraId="46E6C0F1" w14:textId="77777777" w:rsidTr="00172C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tcW w:w="1356" w:type="pct"/>
            <w:hideMark/>
          </w:tcPr>
          <w:p w14:paraId="0CB6A865" w14:textId="77777777" w:rsidR="004523A7" w:rsidRDefault="004523A7" w:rsidP="002958BD">
            <w:pPr>
              <w:pStyle w:val="Brdtext"/>
            </w:pPr>
            <w:r>
              <w:t>Namn/beteckning</w:t>
            </w:r>
          </w:p>
        </w:tc>
        <w:tc>
          <w:tcPr>
            <w:tcW w:w="3644" w:type="pct"/>
            <w:hideMark/>
          </w:tcPr>
          <w:p w14:paraId="5666F58B" w14:textId="77777777" w:rsidR="004523A7" w:rsidRDefault="004523A7" w:rsidP="002958BD">
            <w:pPr>
              <w:pStyle w:val="Brdtext"/>
            </w:pPr>
            <w:r>
              <w:t>Beskrivning alt. Referens</w:t>
            </w:r>
          </w:p>
        </w:tc>
      </w:tr>
      <w:tr w:rsidR="00172C68" w14:paraId="15F299C0" w14:textId="77777777" w:rsidTr="00C4084E">
        <w:trPr>
          <w:trHeight w:val="340"/>
        </w:trPr>
        <w:tc>
          <w:tcPr>
            <w:tcW w:w="1356" w:type="pct"/>
          </w:tcPr>
          <w:p w14:paraId="740C8CAE" w14:textId="30A16651" w:rsidR="00172C68" w:rsidRPr="00C4084E" w:rsidRDefault="00172C68" w:rsidP="002958BD">
            <w:pPr>
              <w:pStyle w:val="Brdtext"/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Patient</w:t>
            </w:r>
            <w:r w:rsidR="008622A3">
              <w:rPr>
                <w:rFonts w:asciiTheme="minorHAnsi" w:hAnsiTheme="minorHAnsi"/>
                <w:szCs w:val="22"/>
              </w:rPr>
              <w:t>/Brukare</w:t>
            </w:r>
          </w:p>
        </w:tc>
        <w:tc>
          <w:tcPr>
            <w:tcW w:w="3644" w:type="pct"/>
          </w:tcPr>
          <w:p w14:paraId="207DD21E" w14:textId="56DF0136" w:rsidR="00172C68" w:rsidRPr="00C4084E" w:rsidRDefault="00172C68" w:rsidP="002958BD">
            <w:pPr>
              <w:pStyle w:val="Brdtext"/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En patient</w:t>
            </w:r>
            <w:r w:rsidR="008622A3">
              <w:rPr>
                <w:rFonts w:asciiTheme="minorHAnsi" w:hAnsiTheme="minorHAnsi"/>
                <w:szCs w:val="22"/>
              </w:rPr>
              <w:t>/brukare</w:t>
            </w:r>
            <w:r w:rsidRPr="00C4084E">
              <w:rPr>
                <w:rFonts w:asciiTheme="minorHAnsi" w:hAnsiTheme="minorHAnsi"/>
                <w:szCs w:val="22"/>
              </w:rPr>
              <w:t xml:space="preserve"> hos en vård</w:t>
            </w:r>
            <w:r w:rsidR="008622A3">
              <w:rPr>
                <w:rFonts w:asciiTheme="minorHAnsi" w:hAnsiTheme="minorHAnsi"/>
                <w:szCs w:val="22"/>
              </w:rPr>
              <w:t>- eller omsorgs</w:t>
            </w:r>
            <w:r w:rsidRPr="00C4084E">
              <w:rPr>
                <w:rFonts w:asciiTheme="minorHAnsi" w:hAnsiTheme="minorHAnsi"/>
                <w:szCs w:val="22"/>
              </w:rPr>
              <w:t>givare</w:t>
            </w:r>
            <w:r w:rsidR="00483F36">
              <w:rPr>
                <w:rFonts w:asciiTheme="minorHAnsi" w:hAnsiTheme="minorHAnsi"/>
                <w:szCs w:val="22"/>
              </w:rPr>
              <w:t>.</w:t>
            </w:r>
          </w:p>
        </w:tc>
      </w:tr>
      <w:tr w:rsidR="004523A7" w14:paraId="049977EF" w14:textId="77777777" w:rsidTr="00172C68">
        <w:trPr>
          <w:trHeight w:val="709"/>
        </w:trPr>
        <w:tc>
          <w:tcPr>
            <w:tcW w:w="1356" w:type="pct"/>
          </w:tcPr>
          <w:p w14:paraId="1D84C986" w14:textId="309451D3" w:rsidR="004523A7" w:rsidRPr="00C4084E" w:rsidRDefault="008622A3" w:rsidP="002958BD">
            <w:pPr>
              <w:pStyle w:val="Brdtex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 w:cs="Arial"/>
                <w:szCs w:val="22"/>
              </w:rPr>
              <w:t>Vård- och omsorgspersonal</w:t>
            </w:r>
            <w:r w:rsidR="0097286E" w:rsidRPr="00C4084E">
              <w:rPr>
                <w:rFonts w:asciiTheme="minorHAnsi" w:hAnsiTheme="minorHAnsi" w:cs="Arial"/>
                <w:szCs w:val="22"/>
              </w:rPr>
              <w:t xml:space="preserve"> (medarbetare)</w:t>
            </w:r>
          </w:p>
        </w:tc>
        <w:tc>
          <w:tcPr>
            <w:tcW w:w="3644" w:type="pct"/>
            <w:hideMark/>
          </w:tcPr>
          <w:p w14:paraId="0A33E9B5" w14:textId="19240130" w:rsidR="004523A7" w:rsidRPr="00C4084E" w:rsidRDefault="004523A7" w:rsidP="002958BD">
            <w:pPr>
              <w:pStyle w:val="Brdtext"/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 xml:space="preserve">En </w:t>
            </w:r>
            <w:r w:rsidR="006A465E">
              <w:rPr>
                <w:rFonts w:asciiTheme="minorHAnsi" w:hAnsiTheme="minorHAnsi"/>
                <w:szCs w:val="22"/>
              </w:rPr>
              <w:t xml:space="preserve">medarbetare inom </w:t>
            </w:r>
            <w:r w:rsidR="008622A3">
              <w:rPr>
                <w:rFonts w:asciiTheme="minorHAnsi" w:hAnsiTheme="minorHAnsi"/>
                <w:szCs w:val="22"/>
              </w:rPr>
              <w:t>vård- och omsorg</w:t>
            </w:r>
            <w:r w:rsidR="00483F36">
              <w:rPr>
                <w:rFonts w:asciiTheme="minorHAnsi" w:hAnsiTheme="minorHAnsi"/>
                <w:szCs w:val="22"/>
              </w:rPr>
              <w:t>.</w:t>
            </w:r>
          </w:p>
        </w:tc>
      </w:tr>
    </w:tbl>
    <w:p w14:paraId="0499879E" w14:textId="466137FF" w:rsidR="00172C68" w:rsidRPr="00431559" w:rsidRDefault="00172C68" w:rsidP="00C4084E">
      <w:pPr>
        <w:pStyle w:val="Rubrik3"/>
        <w:rPr>
          <w:lang w:eastAsia="sv-SE"/>
        </w:rPr>
      </w:pPr>
      <w:bookmarkStart w:id="38" w:name="_Toc198132623"/>
      <w:proofErr w:type="spellStart"/>
      <w:r w:rsidRPr="00C467F3">
        <w:t>Arbetssteg</w:t>
      </w:r>
      <w:bookmarkEnd w:id="38"/>
      <w:proofErr w:type="spellEnd"/>
    </w:p>
    <w:tbl>
      <w:tblPr>
        <w:tblStyle w:val="Tabellrutnt"/>
        <w:tblW w:w="8897" w:type="dxa"/>
        <w:tblLook w:val="04A0" w:firstRow="1" w:lastRow="0" w:firstColumn="1" w:lastColumn="0" w:noHBand="0" w:noVBand="1"/>
      </w:tblPr>
      <w:tblGrid>
        <w:gridCol w:w="2564"/>
        <w:gridCol w:w="6333"/>
      </w:tblGrid>
      <w:tr w:rsidR="00172C68" w14:paraId="2924D556" w14:textId="77777777" w:rsidTr="00295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tcW w:w="1441" w:type="pct"/>
            <w:hideMark/>
          </w:tcPr>
          <w:p w14:paraId="10F45A58" w14:textId="77777777" w:rsidR="00172C68" w:rsidRDefault="00172C68" w:rsidP="002958BD">
            <w:pPr>
              <w:tabs>
                <w:tab w:val="left" w:pos="567"/>
              </w:tabs>
              <w:jc w:val="center"/>
            </w:pPr>
            <w:r>
              <w:t>Namn/beteckning</w:t>
            </w:r>
          </w:p>
        </w:tc>
        <w:tc>
          <w:tcPr>
            <w:tcW w:w="3559" w:type="pct"/>
            <w:hideMark/>
          </w:tcPr>
          <w:p w14:paraId="093AA050" w14:textId="77777777" w:rsidR="00172C68" w:rsidRDefault="00172C68" w:rsidP="002958BD">
            <w:pPr>
              <w:tabs>
                <w:tab w:val="left" w:pos="567"/>
              </w:tabs>
            </w:pPr>
            <w:r>
              <w:t>Beskrivning alt. referens</w:t>
            </w:r>
          </w:p>
        </w:tc>
      </w:tr>
      <w:tr w:rsidR="00172C68" w14:paraId="13A32B47" w14:textId="77777777" w:rsidTr="00C4084E">
        <w:trPr>
          <w:trHeight w:val="374"/>
        </w:trPr>
        <w:tc>
          <w:tcPr>
            <w:tcW w:w="1441" w:type="pct"/>
          </w:tcPr>
          <w:p w14:paraId="05190788" w14:textId="77777777" w:rsidR="00172C68" w:rsidRPr="00C4084E" w:rsidRDefault="00172C68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Start</w:t>
            </w:r>
          </w:p>
        </w:tc>
        <w:tc>
          <w:tcPr>
            <w:tcW w:w="3559" w:type="pct"/>
            <w:hideMark/>
          </w:tcPr>
          <w:p w14:paraId="2C42A43B" w14:textId="77777777" w:rsidR="00172C68" w:rsidRPr="00C4084E" w:rsidRDefault="00172C68" w:rsidP="002958BD">
            <w:pPr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Startpunkt för arbetsflödet.</w:t>
            </w:r>
          </w:p>
        </w:tc>
      </w:tr>
      <w:tr w:rsidR="00172C68" w14:paraId="2EBD8FC2" w14:textId="77777777" w:rsidTr="002958BD">
        <w:trPr>
          <w:trHeight w:val="709"/>
        </w:trPr>
        <w:tc>
          <w:tcPr>
            <w:tcW w:w="1441" w:type="pct"/>
          </w:tcPr>
          <w:p w14:paraId="75BFECFA" w14:textId="165C6EA3" w:rsidR="00172C68" w:rsidRPr="00C4084E" w:rsidRDefault="00172C68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lastRenderedPageBreak/>
              <w:t>Patient</w:t>
            </w:r>
            <w:r w:rsidR="008622A3">
              <w:rPr>
                <w:rFonts w:asciiTheme="minorHAnsi" w:hAnsiTheme="minorHAnsi"/>
                <w:szCs w:val="22"/>
              </w:rPr>
              <w:t>/Brukare</w:t>
            </w:r>
            <w:r w:rsidRPr="00C4084E">
              <w:rPr>
                <w:rFonts w:asciiTheme="minorHAnsi" w:hAnsiTheme="minorHAnsi"/>
                <w:szCs w:val="22"/>
              </w:rPr>
              <w:t xml:space="preserve"> vill häva ett samtycke</w:t>
            </w:r>
          </w:p>
        </w:tc>
        <w:tc>
          <w:tcPr>
            <w:tcW w:w="3559" w:type="pct"/>
          </w:tcPr>
          <w:p w14:paraId="5EF316C6" w14:textId="07F53C97" w:rsidR="00172C68" w:rsidRPr="00C4084E" w:rsidRDefault="00172C68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En patient</w:t>
            </w:r>
            <w:r w:rsidR="008622A3">
              <w:rPr>
                <w:rFonts w:asciiTheme="minorHAnsi" w:hAnsiTheme="minorHAnsi"/>
                <w:szCs w:val="22"/>
              </w:rPr>
              <w:t>/brukare</w:t>
            </w:r>
            <w:r w:rsidRPr="00C4084E">
              <w:rPr>
                <w:rFonts w:asciiTheme="minorHAnsi" w:hAnsiTheme="minorHAnsi"/>
                <w:szCs w:val="22"/>
              </w:rPr>
              <w:t xml:space="preserve"> som </w:t>
            </w:r>
            <w:r w:rsidR="00015B58">
              <w:rPr>
                <w:rFonts w:asciiTheme="minorHAnsi" w:hAnsiTheme="minorHAnsi"/>
                <w:szCs w:val="22"/>
              </w:rPr>
              <w:t>tidigare givit</w:t>
            </w:r>
            <w:r w:rsidRPr="00C4084E">
              <w:rPr>
                <w:rFonts w:asciiTheme="minorHAnsi" w:hAnsiTheme="minorHAnsi"/>
                <w:szCs w:val="22"/>
              </w:rPr>
              <w:t xml:space="preserve"> sitt samtycke </w:t>
            </w:r>
            <w:r w:rsidR="00683842">
              <w:rPr>
                <w:rFonts w:asciiTheme="minorHAnsi" w:hAnsiTheme="minorHAnsi"/>
                <w:szCs w:val="22"/>
              </w:rPr>
              <w:t xml:space="preserve">väljer att </w:t>
            </w:r>
            <w:r w:rsidRPr="00C4084E">
              <w:rPr>
                <w:rFonts w:asciiTheme="minorHAnsi" w:hAnsiTheme="minorHAnsi"/>
                <w:szCs w:val="22"/>
              </w:rPr>
              <w:t>häva samtycket.</w:t>
            </w:r>
            <w:r w:rsidR="00015B58">
              <w:rPr>
                <w:rFonts w:asciiTheme="minorHAnsi" w:hAnsiTheme="minorHAnsi"/>
                <w:szCs w:val="22"/>
              </w:rPr>
              <w:t xml:space="preserve"> Patienten kontaktar vårdgivaren och uttrycker sitt önskemål om hävning.</w:t>
            </w:r>
          </w:p>
        </w:tc>
      </w:tr>
      <w:tr w:rsidR="00172C68" w14:paraId="35E3D6E4" w14:textId="77777777" w:rsidTr="002958BD">
        <w:trPr>
          <w:trHeight w:val="709"/>
        </w:trPr>
        <w:tc>
          <w:tcPr>
            <w:tcW w:w="1441" w:type="pct"/>
          </w:tcPr>
          <w:p w14:paraId="3940D98C" w14:textId="0E8D9639" w:rsidR="00172C68" w:rsidRPr="00C4084E" w:rsidRDefault="00172C68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Medarbetare begär hävning av samtycke</w:t>
            </w:r>
          </w:p>
        </w:tc>
        <w:tc>
          <w:tcPr>
            <w:tcW w:w="3559" w:type="pct"/>
          </w:tcPr>
          <w:p w14:paraId="07E6A20F" w14:textId="2004F497" w:rsidR="00172C68" w:rsidRPr="00C4084E" w:rsidRDefault="00172C68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 xml:space="preserve">En medarbetare </w:t>
            </w:r>
            <w:r w:rsidR="00015B58">
              <w:rPr>
                <w:rFonts w:asciiTheme="minorHAnsi" w:hAnsiTheme="minorHAnsi"/>
                <w:szCs w:val="22"/>
              </w:rPr>
              <w:t>registr</w:t>
            </w:r>
            <w:r w:rsidR="00675BBE">
              <w:rPr>
                <w:rFonts w:asciiTheme="minorHAnsi" w:hAnsiTheme="minorHAnsi"/>
                <w:szCs w:val="22"/>
              </w:rPr>
              <w:t>er</w:t>
            </w:r>
            <w:r w:rsidR="00015B58">
              <w:rPr>
                <w:rFonts w:asciiTheme="minorHAnsi" w:hAnsiTheme="minorHAnsi"/>
                <w:szCs w:val="22"/>
              </w:rPr>
              <w:t>ar</w:t>
            </w:r>
            <w:r w:rsidRPr="00C4084E">
              <w:rPr>
                <w:rFonts w:asciiTheme="minorHAnsi" w:hAnsiTheme="minorHAnsi"/>
                <w:szCs w:val="22"/>
              </w:rPr>
              <w:t xml:space="preserve"> hävning av ett tidigare registrerat samtycke. </w:t>
            </w:r>
          </w:p>
        </w:tc>
      </w:tr>
      <w:tr w:rsidR="00172C68" w14:paraId="15B60F33" w14:textId="77777777" w:rsidTr="00C4084E">
        <w:trPr>
          <w:trHeight w:val="386"/>
        </w:trPr>
        <w:tc>
          <w:tcPr>
            <w:tcW w:w="1441" w:type="pct"/>
          </w:tcPr>
          <w:p w14:paraId="00B7C093" w14:textId="470C5443" w:rsidR="00172C68" w:rsidRPr="00C4084E" w:rsidRDefault="00172C68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Slut</w:t>
            </w:r>
          </w:p>
        </w:tc>
        <w:tc>
          <w:tcPr>
            <w:tcW w:w="3559" w:type="pct"/>
          </w:tcPr>
          <w:p w14:paraId="24636F6B" w14:textId="736A7A56" w:rsidR="00172C68" w:rsidRPr="00C4084E" w:rsidRDefault="00172C68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 xml:space="preserve">Slutpunkt för arbetsflödet. </w:t>
            </w:r>
          </w:p>
        </w:tc>
      </w:tr>
    </w:tbl>
    <w:p w14:paraId="70CEBA40" w14:textId="5E6C0175" w:rsidR="0061295B" w:rsidRDefault="0061295B" w:rsidP="0061295B">
      <w:pPr>
        <w:pStyle w:val="Brdtext"/>
      </w:pPr>
    </w:p>
    <w:p w14:paraId="7080C436" w14:textId="5476A497" w:rsidR="00483F36" w:rsidRDefault="00483F36" w:rsidP="0061295B">
      <w:pPr>
        <w:pStyle w:val="Brdtext"/>
      </w:pPr>
    </w:p>
    <w:p w14:paraId="66950720" w14:textId="37A4B056" w:rsidR="00483F36" w:rsidRDefault="00483F36" w:rsidP="0061295B">
      <w:pPr>
        <w:pStyle w:val="Brdtext"/>
      </w:pPr>
    </w:p>
    <w:p w14:paraId="440DB6E6" w14:textId="77777777" w:rsidR="00483F36" w:rsidRPr="0061295B" w:rsidRDefault="00483F36" w:rsidP="0061295B">
      <w:pPr>
        <w:pStyle w:val="Brdtext"/>
      </w:pPr>
    </w:p>
    <w:p w14:paraId="63046A6E" w14:textId="339A4703" w:rsidR="00587930" w:rsidRDefault="00587930" w:rsidP="00587930">
      <w:pPr>
        <w:pStyle w:val="Rubrik3Nr"/>
      </w:pPr>
      <w:bookmarkStart w:id="39" w:name="_Toc198132624"/>
      <w:r>
        <w:t>Makulera samtycke</w:t>
      </w:r>
      <w:bookmarkEnd w:id="39"/>
    </w:p>
    <w:p w14:paraId="40A31E5F" w14:textId="77777777" w:rsidR="00483F36" w:rsidRPr="00483F36" w:rsidRDefault="00483F36" w:rsidP="00483F36">
      <w:pPr>
        <w:rPr>
          <w:lang w:eastAsia="sv-SE"/>
        </w:rPr>
      </w:pPr>
    </w:p>
    <w:p w14:paraId="5BB00EEE" w14:textId="054FFFBE" w:rsidR="00587930" w:rsidRDefault="008622A3" w:rsidP="00587930">
      <w:r w:rsidRPr="008622A3">
        <w:rPr>
          <w:noProof/>
        </w:rPr>
        <w:drawing>
          <wp:inline distT="0" distB="0" distL="0" distR="0" wp14:anchorId="6912CCF3" wp14:editId="424B8F4D">
            <wp:extent cx="3255264" cy="1770646"/>
            <wp:effectExtent l="0" t="0" r="2540" b="1270"/>
            <wp:docPr id="1463147261" name="Bildobjekt 1" descr="En bild som visar text, skärmbild, Teckensnitt, diagram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47261" name="Bildobjekt 1" descr="En bild som visar text, skärmbild, Teckensnitt, diagram&#10;&#10;Automatiskt genererad beskrivni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6414" cy="177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089E" w14:textId="77777777" w:rsidR="00172C68" w:rsidRDefault="00172C68" w:rsidP="00172C68">
      <w:pPr>
        <w:pStyle w:val="Rubrik3"/>
      </w:pPr>
      <w:bookmarkStart w:id="40" w:name="_Toc198132625"/>
      <w:r>
        <w:t>Roller (Aktörer) i arbetsflödet</w:t>
      </w:r>
      <w:bookmarkEnd w:id="40"/>
    </w:p>
    <w:tbl>
      <w:tblPr>
        <w:tblStyle w:val="Tabellrutnt"/>
        <w:tblW w:w="8897" w:type="dxa"/>
        <w:tblLook w:val="04A0" w:firstRow="1" w:lastRow="0" w:firstColumn="1" w:lastColumn="0" w:noHBand="0" w:noVBand="1"/>
      </w:tblPr>
      <w:tblGrid>
        <w:gridCol w:w="2413"/>
        <w:gridCol w:w="6484"/>
      </w:tblGrid>
      <w:tr w:rsidR="00172C68" w14:paraId="51B747E0" w14:textId="77777777" w:rsidTr="00172C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tcW w:w="1356" w:type="pct"/>
            <w:hideMark/>
          </w:tcPr>
          <w:p w14:paraId="29F190A8" w14:textId="77777777" w:rsidR="00172C68" w:rsidRDefault="00172C68" w:rsidP="002958BD">
            <w:pPr>
              <w:pStyle w:val="Brdtext"/>
            </w:pPr>
            <w:r>
              <w:t>Namn/beteckning</w:t>
            </w:r>
          </w:p>
        </w:tc>
        <w:tc>
          <w:tcPr>
            <w:tcW w:w="3644" w:type="pct"/>
            <w:hideMark/>
          </w:tcPr>
          <w:p w14:paraId="33474F3B" w14:textId="77777777" w:rsidR="00172C68" w:rsidRDefault="00172C68" w:rsidP="002958BD">
            <w:pPr>
              <w:pStyle w:val="Brdtext"/>
            </w:pPr>
            <w:r>
              <w:t>Beskrivning alt. Referens</w:t>
            </w:r>
          </w:p>
        </w:tc>
      </w:tr>
      <w:tr w:rsidR="00172C68" w14:paraId="40D02445" w14:textId="77777777" w:rsidTr="00172C68">
        <w:trPr>
          <w:trHeight w:val="709"/>
        </w:trPr>
        <w:tc>
          <w:tcPr>
            <w:tcW w:w="1356" w:type="pct"/>
          </w:tcPr>
          <w:p w14:paraId="7F4D341D" w14:textId="104F77A3" w:rsidR="00172C68" w:rsidRPr="00C4084E" w:rsidRDefault="008622A3" w:rsidP="002958BD">
            <w:pPr>
              <w:pStyle w:val="Brdtex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 w:cs="Arial"/>
                <w:szCs w:val="22"/>
              </w:rPr>
              <w:t>Vård- och omsorgspersonal</w:t>
            </w:r>
            <w:r w:rsidRPr="00C4084E">
              <w:rPr>
                <w:rFonts w:asciiTheme="minorHAnsi" w:hAnsiTheme="minorHAnsi" w:cs="Arial"/>
                <w:szCs w:val="22"/>
              </w:rPr>
              <w:t xml:space="preserve"> (medarbetare)</w:t>
            </w:r>
          </w:p>
        </w:tc>
        <w:tc>
          <w:tcPr>
            <w:tcW w:w="3644" w:type="pct"/>
            <w:hideMark/>
          </w:tcPr>
          <w:p w14:paraId="4FD53146" w14:textId="14A5F1C9" w:rsidR="00172C68" w:rsidRPr="00C4084E" w:rsidRDefault="006A465E" w:rsidP="002958BD">
            <w:pPr>
              <w:pStyle w:val="Brdtex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En aktör inom </w:t>
            </w:r>
            <w:r w:rsidR="008622A3">
              <w:rPr>
                <w:rFonts w:asciiTheme="minorHAnsi" w:hAnsiTheme="minorHAnsi"/>
                <w:szCs w:val="22"/>
              </w:rPr>
              <w:t>vård- och omsorg</w:t>
            </w:r>
            <w:r w:rsidR="00C4084E" w:rsidRPr="00C4084E">
              <w:rPr>
                <w:rFonts w:asciiTheme="minorHAnsi" w:hAnsiTheme="minorHAnsi"/>
                <w:szCs w:val="22"/>
              </w:rPr>
              <w:t>.</w:t>
            </w:r>
          </w:p>
        </w:tc>
      </w:tr>
    </w:tbl>
    <w:p w14:paraId="3B4348A3" w14:textId="6909F5BA" w:rsidR="00172C68" w:rsidRPr="00431559" w:rsidRDefault="00172C68" w:rsidP="00C4084E">
      <w:pPr>
        <w:pStyle w:val="Rubrik3"/>
        <w:rPr>
          <w:lang w:eastAsia="sv-SE"/>
        </w:rPr>
      </w:pPr>
      <w:bookmarkStart w:id="41" w:name="_Toc198132626"/>
      <w:proofErr w:type="spellStart"/>
      <w:r w:rsidRPr="00C467F3">
        <w:t>Arbetssteg</w:t>
      </w:r>
      <w:bookmarkEnd w:id="41"/>
      <w:proofErr w:type="spellEnd"/>
    </w:p>
    <w:tbl>
      <w:tblPr>
        <w:tblStyle w:val="Tabellrutnt"/>
        <w:tblW w:w="8897" w:type="dxa"/>
        <w:tblLook w:val="04A0" w:firstRow="1" w:lastRow="0" w:firstColumn="1" w:lastColumn="0" w:noHBand="0" w:noVBand="1"/>
      </w:tblPr>
      <w:tblGrid>
        <w:gridCol w:w="2564"/>
        <w:gridCol w:w="6333"/>
      </w:tblGrid>
      <w:tr w:rsidR="00172C68" w14:paraId="1B18731B" w14:textId="77777777" w:rsidTr="00295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tcW w:w="1441" w:type="pct"/>
            <w:hideMark/>
          </w:tcPr>
          <w:p w14:paraId="1F467460" w14:textId="77777777" w:rsidR="00172C68" w:rsidRDefault="00172C68" w:rsidP="002958BD">
            <w:pPr>
              <w:tabs>
                <w:tab w:val="left" w:pos="567"/>
              </w:tabs>
              <w:jc w:val="center"/>
            </w:pPr>
            <w:r>
              <w:t>Namn/beteckning</w:t>
            </w:r>
          </w:p>
        </w:tc>
        <w:tc>
          <w:tcPr>
            <w:tcW w:w="3559" w:type="pct"/>
            <w:hideMark/>
          </w:tcPr>
          <w:p w14:paraId="6CEB5493" w14:textId="77777777" w:rsidR="00172C68" w:rsidRDefault="00172C68" w:rsidP="002958BD">
            <w:pPr>
              <w:tabs>
                <w:tab w:val="left" w:pos="567"/>
              </w:tabs>
            </w:pPr>
            <w:r>
              <w:t>Beskrivning alt. referens</w:t>
            </w:r>
          </w:p>
        </w:tc>
      </w:tr>
      <w:tr w:rsidR="00172C68" w14:paraId="28FF9B53" w14:textId="77777777" w:rsidTr="00C4084E">
        <w:trPr>
          <w:trHeight w:val="434"/>
        </w:trPr>
        <w:tc>
          <w:tcPr>
            <w:tcW w:w="1441" w:type="pct"/>
          </w:tcPr>
          <w:p w14:paraId="14049546" w14:textId="77777777" w:rsidR="00172C68" w:rsidRPr="00C4084E" w:rsidRDefault="00172C68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Start</w:t>
            </w:r>
          </w:p>
        </w:tc>
        <w:tc>
          <w:tcPr>
            <w:tcW w:w="3559" w:type="pct"/>
            <w:hideMark/>
          </w:tcPr>
          <w:p w14:paraId="0EDF5654" w14:textId="77777777" w:rsidR="00172C68" w:rsidRPr="00C4084E" w:rsidRDefault="00172C68" w:rsidP="002958BD">
            <w:pPr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Startpunkt för arbetsflödet.</w:t>
            </w:r>
          </w:p>
        </w:tc>
      </w:tr>
      <w:tr w:rsidR="00172C68" w14:paraId="6871A81A" w14:textId="77777777" w:rsidTr="002958BD">
        <w:trPr>
          <w:trHeight w:val="709"/>
        </w:trPr>
        <w:tc>
          <w:tcPr>
            <w:tcW w:w="1441" w:type="pct"/>
          </w:tcPr>
          <w:p w14:paraId="65857422" w14:textId="4BFE29C8" w:rsidR="00172C68" w:rsidRPr="00C4084E" w:rsidRDefault="00172C68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Medarbetare begär makulering av samtycke</w:t>
            </w:r>
          </w:p>
        </w:tc>
        <w:tc>
          <w:tcPr>
            <w:tcW w:w="3559" w:type="pct"/>
          </w:tcPr>
          <w:p w14:paraId="4BC53AE8" w14:textId="443B6E05" w:rsidR="00172C68" w:rsidRPr="00C4084E" w:rsidRDefault="00172C68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 xml:space="preserve">En medarbetare begär makulering av ett tidigare registrerat samtycke. </w:t>
            </w:r>
          </w:p>
        </w:tc>
      </w:tr>
      <w:tr w:rsidR="00172C68" w14:paraId="6EA55EA8" w14:textId="77777777" w:rsidTr="00C4084E">
        <w:trPr>
          <w:trHeight w:val="408"/>
        </w:trPr>
        <w:tc>
          <w:tcPr>
            <w:tcW w:w="1441" w:type="pct"/>
          </w:tcPr>
          <w:p w14:paraId="6B4AD4C5" w14:textId="77777777" w:rsidR="00172C68" w:rsidRPr="00C4084E" w:rsidRDefault="00172C68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Slut</w:t>
            </w:r>
          </w:p>
        </w:tc>
        <w:tc>
          <w:tcPr>
            <w:tcW w:w="3559" w:type="pct"/>
          </w:tcPr>
          <w:p w14:paraId="30D175EA" w14:textId="77777777" w:rsidR="00172C68" w:rsidRPr="00C4084E" w:rsidRDefault="00172C68" w:rsidP="002958B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 xml:space="preserve">Slutpunkt för arbetsflödet. </w:t>
            </w:r>
          </w:p>
        </w:tc>
      </w:tr>
    </w:tbl>
    <w:p w14:paraId="4F889804" w14:textId="2301C3A2" w:rsidR="00C4084E" w:rsidRDefault="00C4084E" w:rsidP="0061295B">
      <w:pPr>
        <w:pStyle w:val="Brdtext"/>
        <w:rPr>
          <w:lang w:eastAsia="sv-SE"/>
        </w:rPr>
      </w:pPr>
    </w:p>
    <w:p w14:paraId="15BAE197" w14:textId="77777777" w:rsidR="00C4084E" w:rsidRDefault="00C4084E" w:rsidP="00C4084E">
      <w:pPr>
        <w:pStyle w:val="Brdtext"/>
        <w:rPr>
          <w:lang w:eastAsia="sv-SE"/>
        </w:rPr>
      </w:pPr>
      <w:r>
        <w:rPr>
          <w:lang w:eastAsia="sv-SE"/>
        </w:rPr>
        <w:br w:type="page"/>
      </w:r>
    </w:p>
    <w:p w14:paraId="104D5DAF" w14:textId="04100B92" w:rsidR="00015B58" w:rsidRDefault="00015B58" w:rsidP="00015B58">
      <w:pPr>
        <w:pStyle w:val="Rubrik3Nr"/>
      </w:pPr>
      <w:bookmarkStart w:id="42" w:name="_Toc198132627"/>
      <w:r>
        <w:lastRenderedPageBreak/>
        <w:t>Häva samtycke (patient häver samtycke själv via e-tjänst)</w:t>
      </w:r>
      <w:bookmarkEnd w:id="42"/>
    </w:p>
    <w:p w14:paraId="030FCC9B" w14:textId="77777777" w:rsidR="00015B58" w:rsidRPr="00483F36" w:rsidRDefault="00015B58" w:rsidP="00015B58">
      <w:pPr>
        <w:rPr>
          <w:lang w:eastAsia="sv-SE"/>
        </w:rPr>
      </w:pPr>
    </w:p>
    <w:p w14:paraId="10291B78" w14:textId="61D8A5C8" w:rsidR="00015B58" w:rsidRDefault="00015B58" w:rsidP="00015B58">
      <w:r w:rsidRPr="00015B58">
        <w:rPr>
          <w:noProof/>
        </w:rPr>
        <w:drawing>
          <wp:inline distT="0" distB="0" distL="0" distR="0" wp14:anchorId="4F5CE3CA" wp14:editId="0268BCA4">
            <wp:extent cx="3136900" cy="1848769"/>
            <wp:effectExtent l="0" t="0" r="6350" b="0"/>
            <wp:docPr id="1013057328" name="Bildobjekt 1" descr="En bild som visar text, skärmbild, Teckensnitt, dia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57328" name="Bildobjekt 1" descr="En bild som visar text, skärmbild, Teckensnitt, diagram&#10;&#10;AI-genererat innehåll kan vara felaktig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4138" cy="18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972D" w14:textId="77777777" w:rsidR="00015B58" w:rsidRDefault="00015B58" w:rsidP="00015B58">
      <w:pPr>
        <w:pStyle w:val="Rubrik3"/>
      </w:pPr>
      <w:bookmarkStart w:id="43" w:name="_Toc198132628"/>
      <w:r>
        <w:t>Roller (Aktörer) i arbetsflödet</w:t>
      </w:r>
      <w:bookmarkEnd w:id="43"/>
    </w:p>
    <w:tbl>
      <w:tblPr>
        <w:tblStyle w:val="Tabellrutnt"/>
        <w:tblW w:w="8897" w:type="dxa"/>
        <w:tblLook w:val="04A0" w:firstRow="1" w:lastRow="0" w:firstColumn="1" w:lastColumn="0" w:noHBand="0" w:noVBand="1"/>
      </w:tblPr>
      <w:tblGrid>
        <w:gridCol w:w="2413"/>
        <w:gridCol w:w="6484"/>
      </w:tblGrid>
      <w:tr w:rsidR="00015B58" w14:paraId="251CB250" w14:textId="77777777" w:rsidTr="00056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tcW w:w="1356" w:type="pct"/>
            <w:hideMark/>
          </w:tcPr>
          <w:p w14:paraId="352755E4" w14:textId="77777777" w:rsidR="00015B58" w:rsidRDefault="00015B58" w:rsidP="00056969">
            <w:pPr>
              <w:pStyle w:val="Brdtext"/>
            </w:pPr>
            <w:r>
              <w:t>Namn/beteckning</w:t>
            </w:r>
          </w:p>
        </w:tc>
        <w:tc>
          <w:tcPr>
            <w:tcW w:w="3644" w:type="pct"/>
            <w:hideMark/>
          </w:tcPr>
          <w:p w14:paraId="4116DCAD" w14:textId="77777777" w:rsidR="00015B58" w:rsidRDefault="00015B58" w:rsidP="00056969">
            <w:pPr>
              <w:pStyle w:val="Brdtext"/>
            </w:pPr>
            <w:r>
              <w:t>Beskrivning alt. Referens</w:t>
            </w:r>
          </w:p>
        </w:tc>
      </w:tr>
      <w:tr w:rsidR="00015B58" w14:paraId="71E8A805" w14:textId="77777777" w:rsidTr="00056969">
        <w:trPr>
          <w:trHeight w:val="340"/>
        </w:trPr>
        <w:tc>
          <w:tcPr>
            <w:tcW w:w="1356" w:type="pct"/>
          </w:tcPr>
          <w:p w14:paraId="58F17C41" w14:textId="77777777" w:rsidR="00015B58" w:rsidRPr="00C4084E" w:rsidRDefault="00015B58" w:rsidP="00056969">
            <w:pPr>
              <w:pStyle w:val="Brdtext"/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Patient</w:t>
            </w:r>
            <w:r>
              <w:rPr>
                <w:rFonts w:asciiTheme="minorHAnsi" w:hAnsiTheme="minorHAnsi"/>
                <w:szCs w:val="22"/>
              </w:rPr>
              <w:t>/Brukare</w:t>
            </w:r>
          </w:p>
        </w:tc>
        <w:tc>
          <w:tcPr>
            <w:tcW w:w="3644" w:type="pct"/>
          </w:tcPr>
          <w:p w14:paraId="4338B79C" w14:textId="77777777" w:rsidR="00015B58" w:rsidRPr="00C4084E" w:rsidRDefault="00015B58" w:rsidP="00056969">
            <w:pPr>
              <w:pStyle w:val="Brdtext"/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En patient</w:t>
            </w:r>
            <w:r>
              <w:rPr>
                <w:rFonts w:asciiTheme="minorHAnsi" w:hAnsiTheme="minorHAnsi"/>
                <w:szCs w:val="22"/>
              </w:rPr>
              <w:t>/brukare</w:t>
            </w:r>
            <w:r w:rsidRPr="00C4084E">
              <w:rPr>
                <w:rFonts w:asciiTheme="minorHAnsi" w:hAnsiTheme="minorHAnsi"/>
                <w:szCs w:val="22"/>
              </w:rPr>
              <w:t xml:space="preserve"> hos en vård</w:t>
            </w:r>
            <w:r>
              <w:rPr>
                <w:rFonts w:asciiTheme="minorHAnsi" w:hAnsiTheme="minorHAnsi"/>
                <w:szCs w:val="22"/>
              </w:rPr>
              <w:t>- eller omsorgs</w:t>
            </w:r>
            <w:r w:rsidRPr="00C4084E">
              <w:rPr>
                <w:rFonts w:asciiTheme="minorHAnsi" w:hAnsiTheme="minorHAnsi"/>
                <w:szCs w:val="22"/>
              </w:rPr>
              <w:t>givare</w:t>
            </w:r>
            <w:r>
              <w:rPr>
                <w:rFonts w:asciiTheme="minorHAnsi" w:hAnsiTheme="minorHAnsi"/>
                <w:szCs w:val="22"/>
              </w:rPr>
              <w:t>.</w:t>
            </w:r>
          </w:p>
        </w:tc>
      </w:tr>
    </w:tbl>
    <w:p w14:paraId="2DAD9903" w14:textId="77777777" w:rsidR="00015B58" w:rsidRPr="00431559" w:rsidRDefault="00015B58" w:rsidP="00015B58">
      <w:pPr>
        <w:pStyle w:val="Rubrik3"/>
        <w:rPr>
          <w:lang w:eastAsia="sv-SE"/>
        </w:rPr>
      </w:pPr>
      <w:bookmarkStart w:id="44" w:name="_Toc198132629"/>
      <w:proofErr w:type="spellStart"/>
      <w:r w:rsidRPr="00C467F3">
        <w:t>Arbetssteg</w:t>
      </w:r>
      <w:bookmarkEnd w:id="44"/>
      <w:proofErr w:type="spellEnd"/>
    </w:p>
    <w:tbl>
      <w:tblPr>
        <w:tblStyle w:val="Tabellrutnt"/>
        <w:tblW w:w="8897" w:type="dxa"/>
        <w:tblLook w:val="04A0" w:firstRow="1" w:lastRow="0" w:firstColumn="1" w:lastColumn="0" w:noHBand="0" w:noVBand="1"/>
      </w:tblPr>
      <w:tblGrid>
        <w:gridCol w:w="2564"/>
        <w:gridCol w:w="6333"/>
      </w:tblGrid>
      <w:tr w:rsidR="00015B58" w14:paraId="08516DE3" w14:textId="77777777" w:rsidTr="00056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tcW w:w="1441" w:type="pct"/>
            <w:hideMark/>
          </w:tcPr>
          <w:p w14:paraId="77D3C886" w14:textId="77777777" w:rsidR="00015B58" w:rsidRDefault="00015B58" w:rsidP="00056969">
            <w:pPr>
              <w:tabs>
                <w:tab w:val="left" w:pos="567"/>
              </w:tabs>
              <w:jc w:val="center"/>
            </w:pPr>
            <w:r>
              <w:t>Namn/beteckning</w:t>
            </w:r>
          </w:p>
        </w:tc>
        <w:tc>
          <w:tcPr>
            <w:tcW w:w="3559" w:type="pct"/>
            <w:hideMark/>
          </w:tcPr>
          <w:p w14:paraId="12C0C4FA" w14:textId="77777777" w:rsidR="00015B58" w:rsidRDefault="00015B58" w:rsidP="00056969">
            <w:pPr>
              <w:tabs>
                <w:tab w:val="left" w:pos="567"/>
              </w:tabs>
            </w:pPr>
            <w:r>
              <w:t>Beskrivning alt. referens</w:t>
            </w:r>
          </w:p>
        </w:tc>
      </w:tr>
      <w:tr w:rsidR="00015B58" w14:paraId="08149D43" w14:textId="77777777" w:rsidTr="00056969">
        <w:trPr>
          <w:trHeight w:val="374"/>
        </w:trPr>
        <w:tc>
          <w:tcPr>
            <w:tcW w:w="1441" w:type="pct"/>
          </w:tcPr>
          <w:p w14:paraId="36F14062" w14:textId="77777777" w:rsidR="00015B58" w:rsidRPr="00C4084E" w:rsidRDefault="00015B58" w:rsidP="00056969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Start</w:t>
            </w:r>
          </w:p>
        </w:tc>
        <w:tc>
          <w:tcPr>
            <w:tcW w:w="3559" w:type="pct"/>
            <w:hideMark/>
          </w:tcPr>
          <w:p w14:paraId="603FBBCD" w14:textId="77777777" w:rsidR="00015B58" w:rsidRPr="00C4084E" w:rsidRDefault="00015B58" w:rsidP="00056969">
            <w:pPr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Startpunkt för arbetsflödet.</w:t>
            </w:r>
          </w:p>
        </w:tc>
      </w:tr>
      <w:tr w:rsidR="00015B58" w14:paraId="26BB1DCC" w14:textId="77777777" w:rsidTr="00056969">
        <w:trPr>
          <w:trHeight w:val="709"/>
        </w:trPr>
        <w:tc>
          <w:tcPr>
            <w:tcW w:w="1441" w:type="pct"/>
          </w:tcPr>
          <w:p w14:paraId="19E1DB80" w14:textId="77777777" w:rsidR="00015B58" w:rsidRPr="00C4084E" w:rsidRDefault="00015B58" w:rsidP="00056969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Patient</w:t>
            </w:r>
            <w:r>
              <w:rPr>
                <w:rFonts w:asciiTheme="minorHAnsi" w:hAnsiTheme="minorHAnsi"/>
                <w:szCs w:val="22"/>
              </w:rPr>
              <w:t>/Brukare</w:t>
            </w:r>
            <w:r w:rsidRPr="00C4084E">
              <w:rPr>
                <w:rFonts w:asciiTheme="minorHAnsi" w:hAnsiTheme="minorHAnsi"/>
                <w:szCs w:val="22"/>
              </w:rPr>
              <w:t xml:space="preserve"> vill häva ett samtycke</w:t>
            </w:r>
          </w:p>
        </w:tc>
        <w:tc>
          <w:tcPr>
            <w:tcW w:w="3559" w:type="pct"/>
          </w:tcPr>
          <w:p w14:paraId="08AE6DE8" w14:textId="64C58A21" w:rsidR="00015B58" w:rsidRPr="00C4084E" w:rsidRDefault="00015B58" w:rsidP="00056969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En patient</w:t>
            </w:r>
            <w:r>
              <w:rPr>
                <w:rFonts w:asciiTheme="minorHAnsi" w:hAnsiTheme="minorHAnsi"/>
                <w:szCs w:val="22"/>
              </w:rPr>
              <w:t>/brukare</w:t>
            </w:r>
            <w:r w:rsidRPr="00C4084E">
              <w:rPr>
                <w:rFonts w:asciiTheme="minorHAnsi" w:hAnsiTheme="minorHAnsi"/>
                <w:szCs w:val="22"/>
              </w:rPr>
              <w:t xml:space="preserve"> som gett sitt samtycke </w:t>
            </w:r>
            <w:r>
              <w:rPr>
                <w:rFonts w:asciiTheme="minorHAnsi" w:hAnsiTheme="minorHAnsi"/>
                <w:szCs w:val="22"/>
              </w:rPr>
              <w:t>loggar in i e-tjänst. Patient väljer att se en sammanfattning av sina redan givna samtycken. Patienten väljer ett samtycke från listan av sina redan givna samtycken och väljer att häva samtycket</w:t>
            </w:r>
            <w:r w:rsidRPr="00C4084E">
              <w:rPr>
                <w:rFonts w:asciiTheme="minorHAnsi" w:hAnsiTheme="minorHAnsi"/>
                <w:szCs w:val="22"/>
              </w:rPr>
              <w:t>.</w:t>
            </w:r>
          </w:p>
        </w:tc>
      </w:tr>
      <w:tr w:rsidR="00015B58" w14:paraId="69E63644" w14:textId="77777777" w:rsidTr="00056969">
        <w:trPr>
          <w:trHeight w:val="386"/>
        </w:trPr>
        <w:tc>
          <w:tcPr>
            <w:tcW w:w="1441" w:type="pct"/>
          </w:tcPr>
          <w:p w14:paraId="2D604D28" w14:textId="77777777" w:rsidR="00015B58" w:rsidRPr="00C4084E" w:rsidRDefault="00015B58" w:rsidP="00056969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>Slut</w:t>
            </w:r>
          </w:p>
        </w:tc>
        <w:tc>
          <w:tcPr>
            <w:tcW w:w="3559" w:type="pct"/>
          </w:tcPr>
          <w:p w14:paraId="627CD437" w14:textId="77777777" w:rsidR="00015B58" w:rsidRPr="00C4084E" w:rsidRDefault="00015B58" w:rsidP="00056969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C4084E">
              <w:rPr>
                <w:rFonts w:asciiTheme="minorHAnsi" w:hAnsiTheme="minorHAnsi"/>
                <w:szCs w:val="22"/>
              </w:rPr>
              <w:t xml:space="preserve">Slutpunkt för arbetsflödet. </w:t>
            </w:r>
          </w:p>
        </w:tc>
      </w:tr>
    </w:tbl>
    <w:p w14:paraId="3FBCCB4F" w14:textId="77777777" w:rsidR="00015B58" w:rsidRDefault="00015B58" w:rsidP="00015B58">
      <w:pPr>
        <w:pStyle w:val="Brdtext"/>
      </w:pPr>
    </w:p>
    <w:p w14:paraId="60506F1C" w14:textId="77777777" w:rsidR="00015B58" w:rsidRDefault="00015B58" w:rsidP="00C4084E">
      <w:pPr>
        <w:pStyle w:val="Brdtext"/>
        <w:rPr>
          <w:lang w:eastAsia="sv-SE"/>
        </w:rPr>
      </w:pPr>
    </w:p>
    <w:p w14:paraId="57DB6BB7" w14:textId="57DDCB7A" w:rsidR="00C9250E" w:rsidRDefault="00C9250E" w:rsidP="00C9250E">
      <w:pPr>
        <w:pStyle w:val="Rubrik1Nr"/>
      </w:pPr>
      <w:bookmarkStart w:id="45" w:name="_Toc198132630"/>
      <w:r>
        <w:t>Begreppsmodell och beskrivning</w:t>
      </w:r>
      <w:bookmarkEnd w:id="30"/>
      <w:bookmarkEnd w:id="45"/>
    </w:p>
    <w:p w14:paraId="6AE005A0" w14:textId="6CC0F747" w:rsidR="00F036AE" w:rsidRDefault="00F036AE" w:rsidP="00F036AE">
      <w:pPr>
        <w:pStyle w:val="Brdtext"/>
        <w:rPr>
          <w:rFonts w:ascii="Arial" w:hAnsi="Arial" w:cs="Arial"/>
        </w:rPr>
      </w:pPr>
      <w:r w:rsidRPr="006D7F7A">
        <w:rPr>
          <w:rFonts w:ascii="Arial" w:hAnsi="Arial" w:cs="Arial"/>
        </w:rPr>
        <w:t xml:space="preserve">I detta kapitel beskrivs de begrepp som används inom domänen. Begreppen kan sedan referera till klasser och attribut i informationsmodellen. </w:t>
      </w:r>
      <w:r>
        <w:rPr>
          <w:rFonts w:ascii="Arial" w:hAnsi="Arial" w:cs="Arial"/>
        </w:rPr>
        <w:t>Mappning till referensbegreppsmodell saknas då V-TIM ej har sådan.</w:t>
      </w:r>
    </w:p>
    <w:p w14:paraId="2F44BCDE" w14:textId="77777777" w:rsidR="00F036AE" w:rsidRPr="006D7F7A" w:rsidRDefault="00F036AE" w:rsidP="00F036AE">
      <w:pPr>
        <w:rPr>
          <w:rFonts w:ascii="Arial" w:hAnsi="Arial" w:cs="Arial"/>
          <w:lang w:eastAsia="sv-SE"/>
        </w:rPr>
      </w:pPr>
      <w:r w:rsidRPr="00247270">
        <w:rPr>
          <w:rFonts w:ascii="Arial" w:hAnsi="Arial" w:cs="Arial"/>
          <w:lang w:eastAsia="sv-SE"/>
        </w:rPr>
        <w:t xml:space="preserve">Se </w:t>
      </w:r>
      <w:r>
        <w:rPr>
          <w:rFonts w:ascii="Arial" w:hAnsi="Arial" w:cs="Arial"/>
          <w:lang w:eastAsia="sv-SE"/>
        </w:rPr>
        <w:t>även Patientdatalagen i praktiken (</w:t>
      </w:r>
      <w:proofErr w:type="spellStart"/>
      <w:r w:rsidRPr="00247270">
        <w:rPr>
          <w:rFonts w:ascii="Arial" w:hAnsi="Arial" w:cs="Arial"/>
          <w:lang w:eastAsia="sv-SE"/>
        </w:rPr>
        <w:t>PDLiP</w:t>
      </w:r>
      <w:proofErr w:type="spellEnd"/>
      <w:r>
        <w:rPr>
          <w:rFonts w:ascii="Arial" w:hAnsi="Arial" w:cs="Arial"/>
          <w:lang w:eastAsia="sv-SE"/>
        </w:rPr>
        <w:t xml:space="preserve">) för </w:t>
      </w:r>
      <w:r w:rsidRPr="00247270">
        <w:rPr>
          <w:rFonts w:ascii="Arial" w:hAnsi="Arial" w:cs="Arial"/>
          <w:lang w:eastAsia="sv-SE"/>
        </w:rPr>
        <w:t>begrepp</w:t>
      </w:r>
      <w:r>
        <w:rPr>
          <w:rFonts w:ascii="Arial" w:hAnsi="Arial" w:cs="Arial"/>
          <w:lang w:eastAsia="sv-SE"/>
        </w:rPr>
        <w:t>sbeskrivningar</w:t>
      </w:r>
      <w:r w:rsidRPr="00247270">
        <w:rPr>
          <w:rFonts w:ascii="Arial" w:hAnsi="Arial" w:cs="Arial"/>
          <w:lang w:eastAsia="sv-SE"/>
        </w:rPr>
        <w:t xml:space="preserve"> (</w:t>
      </w:r>
      <w:r>
        <w:rPr>
          <w:rFonts w:ascii="Arial" w:hAnsi="Arial" w:cs="Arial"/>
          <w:lang w:eastAsia="sv-SE"/>
        </w:rPr>
        <w:t xml:space="preserve">[R3].  </w:t>
      </w:r>
    </w:p>
    <w:p w14:paraId="4D5FF40C" w14:textId="77777777" w:rsidR="00C9250E" w:rsidRDefault="00C9250E" w:rsidP="00C9250E">
      <w:pPr>
        <w:pStyle w:val="Rubrik2Nr"/>
      </w:pPr>
      <w:bookmarkStart w:id="46" w:name="_Toc198132631"/>
      <w:bookmarkStart w:id="47" w:name="_Toc449170165"/>
      <w:r>
        <w:t>Begreppsmodell</w:t>
      </w:r>
      <w:r w:rsidRPr="00EB50A3">
        <w:t>, bild.</w:t>
      </w:r>
      <w:bookmarkEnd w:id="46"/>
      <w:r w:rsidRPr="00EB50A3">
        <w:t xml:space="preserve"> </w:t>
      </w:r>
      <w:bookmarkEnd w:id="47"/>
    </w:p>
    <w:p w14:paraId="1194C0A5" w14:textId="65CDBE49" w:rsidR="00D44078" w:rsidRPr="00D44078" w:rsidRDefault="00FA25D2" w:rsidP="00D44078">
      <w:pPr>
        <w:rPr>
          <w:noProof/>
        </w:rPr>
      </w:pPr>
      <w:r w:rsidRPr="00FA25D2">
        <w:rPr>
          <w:noProof/>
          <w:lang w:eastAsia="sv-SE"/>
        </w:rPr>
        <w:lastRenderedPageBreak/>
        <w:t xml:space="preserve"> </w:t>
      </w:r>
      <w:r w:rsidR="00D44078" w:rsidRPr="00D44078">
        <w:rPr>
          <w:noProof/>
        </w:rPr>
        <w:drawing>
          <wp:inline distT="0" distB="0" distL="0" distR="0" wp14:anchorId="4D109E46" wp14:editId="26AF7B8E">
            <wp:extent cx="5400040" cy="3691255"/>
            <wp:effectExtent l="0" t="0" r="0" b="4445"/>
            <wp:docPr id="750409039" name="Bildobjekt 2" descr="En bild som visar text, skärmbild, diagram, Plan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09039" name="Bildobjekt 2" descr="En bild som visar text, skärmbild, diagram, Plan&#10;&#10;Automatiskt genererad beskrivni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10D98" w14:textId="12AF2BEC" w:rsidR="00C9250E" w:rsidRDefault="00C9250E" w:rsidP="00C9250E"/>
    <w:p w14:paraId="3041A979" w14:textId="77777777" w:rsidR="00683842" w:rsidRDefault="00683842">
      <w:pPr>
        <w:spacing w:before="0" w:after="0"/>
        <w:rPr>
          <w:rFonts w:ascii="Arial" w:hAnsi="Arial" w:cs="Arial"/>
          <w:bCs/>
          <w:iCs/>
          <w:sz w:val="28"/>
          <w:szCs w:val="28"/>
          <w:lang w:eastAsia="sv-SE"/>
        </w:rPr>
      </w:pPr>
      <w:bookmarkStart w:id="48" w:name="_Toc449170166"/>
      <w:r>
        <w:br w:type="page"/>
      </w:r>
    </w:p>
    <w:p w14:paraId="4C2360F3" w14:textId="7CF3CE63" w:rsidR="00C9250E" w:rsidRPr="004C679A" w:rsidRDefault="00C9250E" w:rsidP="00C9250E">
      <w:pPr>
        <w:pStyle w:val="Rubrik2Nr"/>
      </w:pPr>
      <w:bookmarkStart w:id="49" w:name="_Toc198132632"/>
      <w:r w:rsidRPr="004C679A">
        <w:lastRenderedPageBreak/>
        <w:t>Beskrivning av begrepp</w:t>
      </w:r>
      <w:bookmarkEnd w:id="49"/>
      <w:r w:rsidRPr="004C679A">
        <w:t xml:space="preserve"> </w:t>
      </w:r>
      <w:bookmarkEnd w:id="48"/>
    </w:p>
    <w:p w14:paraId="0F03888D" w14:textId="77777777" w:rsidR="00C9250E" w:rsidRPr="00F93945" w:rsidRDefault="00C9250E" w:rsidP="00C9250E">
      <w:pPr>
        <w:rPr>
          <w:color w:val="FFFFFF" w:themeColor="background1"/>
        </w:rPr>
      </w:pPr>
    </w:p>
    <w:tbl>
      <w:tblPr>
        <w:tblStyle w:val="Tabellrutnt"/>
        <w:tblW w:w="5671" w:type="pct"/>
        <w:tblLayout w:type="fixed"/>
        <w:tblLook w:val="0020" w:firstRow="1" w:lastRow="0" w:firstColumn="0" w:lastColumn="0" w:noHBand="0" w:noVBand="0"/>
      </w:tblPr>
      <w:tblGrid>
        <w:gridCol w:w="1838"/>
        <w:gridCol w:w="2555"/>
        <w:gridCol w:w="3403"/>
        <w:gridCol w:w="1838"/>
      </w:tblGrid>
      <w:tr w:rsidR="00BD36C0" w:rsidRPr="00F93945" w14:paraId="7CBCB1BC" w14:textId="77777777" w:rsidTr="006644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A43E5" w14:textId="77777777" w:rsidR="00BD36C0" w:rsidRPr="0047539E" w:rsidRDefault="00BD36C0" w:rsidP="00DC0131">
            <w:pPr>
              <w:pStyle w:val="SoSTabellhuvud"/>
              <w:rPr>
                <w:rFonts w:ascii="Arial" w:hAnsi="Arial"/>
                <w:bCs w:val="0"/>
                <w:color w:val="FFFFFF" w:themeColor="background1"/>
                <w:sz w:val="22"/>
                <w:szCs w:val="24"/>
                <w:lang w:eastAsia="en-GB"/>
              </w:rPr>
            </w:pPr>
            <w:r w:rsidRPr="0047539E">
              <w:rPr>
                <w:rFonts w:ascii="Arial" w:hAnsi="Arial"/>
                <w:bCs w:val="0"/>
                <w:color w:val="FFFFFF" w:themeColor="background1"/>
                <w:sz w:val="22"/>
                <w:szCs w:val="24"/>
                <w:lang w:eastAsia="en-GB"/>
              </w:rPr>
              <w:t>Begrepp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B6448" w14:textId="77777777" w:rsidR="00BD36C0" w:rsidRPr="0047539E" w:rsidRDefault="00BD36C0" w:rsidP="00DC0131">
            <w:pPr>
              <w:pStyle w:val="SoSTabellhuvud"/>
              <w:rPr>
                <w:rFonts w:ascii="Arial" w:hAnsi="Arial"/>
                <w:bCs w:val="0"/>
                <w:color w:val="FFFFFF" w:themeColor="background1"/>
                <w:sz w:val="22"/>
                <w:szCs w:val="24"/>
                <w:lang w:eastAsia="en-GB"/>
              </w:rPr>
            </w:pPr>
            <w:r w:rsidRPr="0047539E">
              <w:rPr>
                <w:rFonts w:ascii="Arial" w:hAnsi="Arial"/>
                <w:bCs w:val="0"/>
                <w:color w:val="FFFFFF" w:themeColor="background1"/>
                <w:sz w:val="22"/>
                <w:szCs w:val="24"/>
                <w:lang w:eastAsia="en-GB"/>
              </w:rPr>
              <w:t>Definition enligt Socialstyrelsens termbank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11EC" w14:textId="77777777" w:rsidR="00BD36C0" w:rsidRPr="0047539E" w:rsidRDefault="00BD36C0" w:rsidP="00DC0131">
            <w:pPr>
              <w:pStyle w:val="SoSTabellhuvud"/>
              <w:rPr>
                <w:rFonts w:ascii="Arial" w:hAnsi="Arial"/>
                <w:bCs w:val="0"/>
                <w:color w:val="FFFFFF" w:themeColor="background1"/>
                <w:sz w:val="22"/>
                <w:szCs w:val="24"/>
                <w:lang w:eastAsia="en-GB"/>
              </w:rPr>
            </w:pPr>
            <w:r w:rsidRPr="0047539E">
              <w:rPr>
                <w:rFonts w:ascii="Arial" w:hAnsi="Arial"/>
                <w:bCs w:val="0"/>
                <w:color w:val="FFFFFF" w:themeColor="background1"/>
                <w:sz w:val="22"/>
                <w:szCs w:val="24"/>
                <w:lang w:eastAsia="en-GB"/>
              </w:rPr>
              <w:t>Beskrivning och kommentar enligt referensbegreppsmodell samt kompletterande beskrivning för verksamhetsbehovet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3568F" w14:textId="77777777" w:rsidR="00BD36C0" w:rsidRPr="0047539E" w:rsidRDefault="00BD36C0" w:rsidP="00DC0131">
            <w:pPr>
              <w:pStyle w:val="SoSTabellhuvud"/>
              <w:rPr>
                <w:rFonts w:ascii="Arial" w:hAnsi="Arial"/>
                <w:bCs w:val="0"/>
                <w:color w:val="FFFFFF" w:themeColor="background1"/>
                <w:sz w:val="22"/>
                <w:szCs w:val="24"/>
                <w:lang w:eastAsia="en-GB"/>
              </w:rPr>
            </w:pPr>
            <w:r w:rsidRPr="0047539E">
              <w:rPr>
                <w:rFonts w:ascii="Arial" w:hAnsi="Arial"/>
                <w:bCs w:val="0"/>
                <w:color w:val="FFFFFF" w:themeColor="background1"/>
                <w:sz w:val="22"/>
                <w:szCs w:val="24"/>
                <w:lang w:eastAsia="en-GB"/>
              </w:rPr>
              <w:t xml:space="preserve">Relation till </w:t>
            </w:r>
            <w:r w:rsidRPr="0047539E">
              <w:rPr>
                <w:rFonts w:ascii="Arial" w:hAnsi="Arial"/>
                <w:bCs w:val="0"/>
                <w:color w:val="FFFFFF" w:themeColor="background1"/>
                <w:sz w:val="22"/>
                <w:szCs w:val="24"/>
                <w:lang w:eastAsia="en-GB"/>
              </w:rPr>
              <w:br/>
              <w:t>informations-modell</w:t>
            </w:r>
          </w:p>
        </w:tc>
      </w:tr>
      <w:tr w:rsidR="0066447B" w14:paraId="71DB57D3" w14:textId="77777777" w:rsidTr="0066447B"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A25C9" w14:textId="6705D209" w:rsidR="0066447B" w:rsidRDefault="0066447B" w:rsidP="0066447B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Brukare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867FC" w14:textId="6557A245" w:rsidR="0066447B" w:rsidRDefault="0066447B" w:rsidP="0066447B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P</w:t>
            </w:r>
            <w:r w:rsidRPr="00B56944"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erson som erhåller eller är registrerad för att erhålla </w:t>
            </w: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insatser inom omsorgen/socialtjänsten.</w:t>
            </w:r>
            <w:r w:rsidRPr="00B56944"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 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A11D5" w14:textId="6DF92CB2" w:rsidR="0066447B" w:rsidRPr="00BA609F" w:rsidRDefault="0066447B" w:rsidP="0066447B">
            <w:pPr>
              <w:pStyle w:val="SoSTabelltext"/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Person </w:t>
            </w:r>
            <w:r w:rsidRPr="00B56944">
              <w:rPr>
                <w:rFonts w:asciiTheme="minorHAnsi" w:hAnsiTheme="minorHAnsi"/>
                <w:sz w:val="22"/>
                <w:szCs w:val="22"/>
                <w:lang w:eastAsia="en-US"/>
              </w:rPr>
              <w:t>som erhåller eller är registrerad för a</w:t>
            </w: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tt erhålla omsorg/insatser och som </w:t>
            </w:r>
            <w:r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ger sitt samtycke till åtkomst enligt sammanhållen vård- och omsorgsdokumentation.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ABF57" w14:textId="0B349DA1" w:rsidR="0066447B" w:rsidRDefault="0066447B" w:rsidP="0066447B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proofErr w:type="gram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patient.patientId</w:t>
            </w:r>
            <w:proofErr w:type="spellEnd"/>
            <w:proofErr w:type="gramEnd"/>
          </w:p>
        </w:tc>
      </w:tr>
      <w:tr w:rsidR="00BD36C0" w14:paraId="50F55840" w14:textId="77777777" w:rsidTr="0066447B"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B748D" w14:textId="68C7AD43" w:rsidR="00BD36C0" w:rsidRDefault="00BD36C0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Elektronisk journalhandling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141B0" w14:textId="77777777" w:rsidR="00BD36C0" w:rsidRDefault="00BA609F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Journalhandling:</w:t>
            </w:r>
          </w:p>
          <w:p w14:paraId="62B33DC8" w14:textId="53D8F110" w:rsidR="00BA609F" w:rsidRDefault="00BA609F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 w:rsidRPr="00834DD0">
              <w:rPr>
                <w:rFonts w:asciiTheme="minorHAnsi" w:hAnsiTheme="minorHAnsi"/>
                <w:sz w:val="22"/>
                <w:szCs w:val="22"/>
                <w:lang w:eastAsia="en-US"/>
              </w:rPr>
              <w:t>handling som upprättas eller inkommer i samband med vården av en patient och som innehåller uppgifter om patientens hälsotillstånd eller andra personliga förhållanden eller om vidtagna eller planerade vårdåtgärder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5B8F" w14:textId="3C94527D" w:rsidR="00BA609F" w:rsidRPr="00BA609F" w:rsidRDefault="00BA609F" w:rsidP="00BA609F">
            <w:pPr>
              <w:pStyle w:val="SoSTabelltext"/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</w:pPr>
            <w:r w:rsidRPr="00BA609F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Handling / dokumentation som patienten kan </w:t>
            </w:r>
            <w:r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ge samtycke till</w:t>
            </w:r>
            <w:r w:rsidRPr="00BA609F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. Dokumentation som kan </w:t>
            </w:r>
            <w:r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ges samtycke till</w:t>
            </w:r>
            <w:r w:rsidRPr="00BA609F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 är allt kring en vårdkontakt: </w:t>
            </w:r>
            <w:proofErr w:type="gramStart"/>
            <w:r w:rsidRPr="00BA609F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t.ex.</w:t>
            </w:r>
            <w:proofErr w:type="gramEnd"/>
            <w:r w:rsidRPr="00BA609F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 diagnoser, läkemedel, besöket,</w:t>
            </w:r>
          </w:p>
          <w:p w14:paraId="06A24B7A" w14:textId="77777777" w:rsidR="00BA609F" w:rsidRPr="00BA609F" w:rsidRDefault="00BA609F" w:rsidP="00BA609F">
            <w:pPr>
              <w:pStyle w:val="SoSTabelltext"/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</w:pPr>
            <w:r w:rsidRPr="00BA609F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provsvar, röntgenbilder.</w:t>
            </w:r>
          </w:p>
          <w:p w14:paraId="1B364896" w14:textId="77777777" w:rsidR="00BA609F" w:rsidRPr="00BA609F" w:rsidRDefault="00BA609F" w:rsidP="00BA609F">
            <w:pPr>
              <w:pStyle w:val="SoSTabelltext"/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</w:pPr>
          </w:p>
          <w:p w14:paraId="30D77F12" w14:textId="77777777" w:rsidR="00BD36C0" w:rsidRDefault="00BA609F" w:rsidP="00BA609F">
            <w:pPr>
              <w:pStyle w:val="SoSTabelltext"/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</w:pPr>
            <w:r w:rsidRPr="00BA609F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I </w:t>
            </w:r>
            <w:proofErr w:type="spellStart"/>
            <w:r w:rsidRPr="00BA609F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PDLiP</w:t>
            </w:r>
            <w:proofErr w:type="spellEnd"/>
            <w:r w:rsidRPr="00BA609F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 används begreppet vårddokumentation.</w:t>
            </w:r>
          </w:p>
          <w:p w14:paraId="3D5A763B" w14:textId="77777777" w:rsidR="00BA609F" w:rsidRDefault="00BA609F" w:rsidP="00BA609F">
            <w:pPr>
              <w:pStyle w:val="SoSTabelltext"/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</w:pPr>
          </w:p>
          <w:p w14:paraId="1156058A" w14:textId="462E3E68" w:rsidR="00BA609F" w:rsidRPr="00BD36C0" w:rsidRDefault="00BA609F" w:rsidP="00BA609F">
            <w:pPr>
              <w:pStyle w:val="SoSTabelltext"/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Samtycke kan ej ges för pappersjournal.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377B" w14:textId="7DA38D83" w:rsidR="00BD36C0" w:rsidRDefault="00F036AE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</w:tr>
      <w:tr w:rsidR="00455906" w14:paraId="40ABA8B6" w14:textId="77777777" w:rsidTr="0066447B"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6C2BA" w14:textId="195D2F98" w:rsidR="00455906" w:rsidRDefault="00D44078" w:rsidP="0031750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Vård- och omsorgspersonal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2B67A" w14:textId="77777777" w:rsidR="00D44078" w:rsidRDefault="00D44078" w:rsidP="0031750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Vård- och omsorgspersonal innefattar medarbetare inom vård- och omsorgen.</w:t>
            </w:r>
          </w:p>
          <w:p w14:paraId="7ED95E1D" w14:textId="7D047C0B" w:rsidR="00455906" w:rsidRDefault="00D44078" w:rsidP="0031750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I termbanken: </w:t>
            </w:r>
            <w:r w:rsidR="00455906" w:rsidRPr="00D44078">
              <w:rPr>
                <w:rFonts w:asciiTheme="minorHAnsi" w:hAnsiTheme="minorHAnsi"/>
                <w:i/>
                <w:iCs/>
                <w:sz w:val="22"/>
                <w:szCs w:val="22"/>
                <w:lang w:eastAsia="en-US"/>
              </w:rPr>
              <w:t>Hälso- och sjukvårdspersonal</w:t>
            </w:r>
            <w:r w:rsidR="00455906">
              <w:rPr>
                <w:rFonts w:asciiTheme="minorHAnsi" w:hAnsiTheme="minorHAnsi"/>
                <w:sz w:val="22"/>
                <w:szCs w:val="22"/>
                <w:lang w:eastAsia="en-US"/>
              </w:rPr>
              <w:t>:</w:t>
            </w:r>
          </w:p>
          <w:p w14:paraId="73FC8B2C" w14:textId="3D9597A8" w:rsidR="00455906" w:rsidRDefault="00455906" w:rsidP="0031750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 w:rsidRPr="00BD36C0">
              <w:rPr>
                <w:rFonts w:asciiTheme="minorHAnsi" w:hAnsiTheme="minorHAnsi"/>
                <w:sz w:val="22"/>
                <w:szCs w:val="22"/>
                <w:lang w:eastAsia="en-US"/>
              </w:rPr>
              <w:t>person eller personer som i sitt yrke utför hälso- och sjukvård</w:t>
            </w:r>
            <w:r w:rsidR="00D44078">
              <w:rPr>
                <w:rFonts w:asciiTheme="minorHAnsi" w:hAnsiTheme="minorHAnsi"/>
                <w:sz w:val="22"/>
                <w:szCs w:val="22"/>
                <w:lang w:eastAsia="en-US"/>
              </w:rPr>
              <w:br/>
            </w:r>
            <w:r w:rsidR="00D44078">
              <w:rPr>
                <w:rFonts w:asciiTheme="minorHAnsi" w:hAnsiTheme="minorHAnsi"/>
                <w:sz w:val="22"/>
                <w:szCs w:val="22"/>
                <w:lang w:eastAsia="en-US"/>
              </w:rPr>
              <w:br/>
              <w:t>Termbanken saknar begrepp som också täcker omsorgsmedarbetare</w:t>
            </w:r>
            <w:r w:rsidRPr="00BD36C0"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 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414F1" w14:textId="2C0ABB6A" w:rsidR="00455906" w:rsidRPr="00BD36C0" w:rsidRDefault="00455906" w:rsidP="00317501">
            <w:pPr>
              <w:pStyle w:val="SoSTabelltext"/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Person</w:t>
            </w:r>
            <w:r w:rsidRPr="00E0118A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 </w:t>
            </w:r>
            <w:r w:rsidR="001E34CD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som i sitt yrke utför </w:t>
            </w:r>
            <w:r w:rsidR="00D44078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vård- och omsorgen</w:t>
            </w:r>
            <w:r w:rsidR="001E34CD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 och som</w:t>
            </w:r>
            <w:r w:rsidR="00CD2427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 därmed</w:t>
            </w:r>
            <w:r w:rsidR="00741174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 kan</w:t>
            </w:r>
            <w:r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 registrera</w:t>
            </w:r>
            <w:r w:rsidR="00CD2427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 samtycke när denne har behov av att ta del av en patients</w:t>
            </w:r>
            <w:r w:rsidR="00D44078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/brukares</w:t>
            </w:r>
            <w:r w:rsidR="00CD2427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 sammanhållna journal. Personen kan även</w:t>
            </w:r>
            <w:r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 häva eller makulera </w:t>
            </w:r>
            <w:r w:rsidR="00CD2427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ett </w:t>
            </w:r>
            <w:r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samtycke</w:t>
            </w:r>
            <w:ins w:id="50" w:author="Malin Ljunggren" w:date="2017-06-27T19:24:00Z">
              <w:r w:rsidR="00CD2427">
                <w:rPr>
                  <w:rFonts w:asciiTheme="minorHAnsi" w:hAnsiTheme="minorHAnsi"/>
                  <w:iCs/>
                  <w:sz w:val="22"/>
                  <w:szCs w:val="22"/>
                  <w:lang w:eastAsia="en-US"/>
                </w:rPr>
                <w:t xml:space="preserve"> </w:t>
              </w:r>
            </w:ins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42211" w14:textId="7335F9A3" w:rsidR="00455906" w:rsidRDefault="00CD2427" w:rsidP="0031750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proofErr w:type="gram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medarbetare.medarbetarId</w:t>
            </w:r>
            <w:proofErr w:type="spellEnd"/>
            <w:proofErr w:type="gramEnd"/>
          </w:p>
        </w:tc>
      </w:tr>
      <w:tr w:rsidR="00BD36C0" w14:paraId="2C2F9165" w14:textId="77777777" w:rsidTr="0066447B"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775D3" w14:textId="4B9F26E7" w:rsidR="00BD36C0" w:rsidRDefault="00BD36C0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lastRenderedPageBreak/>
              <w:t>Hävning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0130B" w14:textId="1BED5D39" w:rsidR="00BD36C0" w:rsidRDefault="00BA609F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75C59" w14:textId="51E90317" w:rsidR="00BD36C0" w:rsidRPr="00BD36C0" w:rsidRDefault="00F7070D" w:rsidP="00DC0131">
            <w:pPr>
              <w:pStyle w:val="SoSTabelltext"/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Korrekt registrerat samtycke som ska upphöra att gälla. Detta sker normalt på begäran av patienten.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5B70D" w14:textId="5CE93CEB" w:rsidR="00BD36C0" w:rsidRDefault="00CD2427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Samtycke – kan vara hävd </w:t>
            </w:r>
            <w:r w:rsidRPr="00CD2427">
              <w:rPr>
                <w:rFonts w:asciiTheme="minorHAnsi" w:hAnsiTheme="minorHAnsi"/>
                <w:sz w:val="22"/>
                <w:szCs w:val="22"/>
                <w:lang w:eastAsia="en-US"/>
              </w:rPr>
              <w:sym w:font="Wingdings" w:char="F0E0"/>
            </w: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</w:t>
            </w:r>
            <w:r w:rsidR="000E43FF">
              <w:rPr>
                <w:rFonts w:asciiTheme="minorHAnsi" w:hAnsiTheme="minorHAnsi"/>
                <w:sz w:val="22"/>
                <w:szCs w:val="22"/>
                <w:lang w:eastAsia="en-US"/>
              </w:rPr>
              <w:t>handling</w:t>
            </w:r>
          </w:p>
          <w:p w14:paraId="2F4E8385" w14:textId="61B4377C" w:rsidR="00CD2427" w:rsidRDefault="00CD2427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Klassen </w:t>
            </w:r>
            <w:r w:rsidR="000E43FF">
              <w:rPr>
                <w:rFonts w:asciiTheme="minorHAnsi" w:hAnsiTheme="minorHAnsi"/>
                <w:sz w:val="22"/>
                <w:szCs w:val="22"/>
                <w:lang w:eastAsia="en-US"/>
              </w:rPr>
              <w:t>handling</w:t>
            </w: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med dess attribut.</w:t>
            </w:r>
          </w:p>
        </w:tc>
      </w:tr>
      <w:tr w:rsidR="00BD36C0" w14:paraId="41238D1C" w14:textId="77777777" w:rsidTr="0066447B"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B1624" w14:textId="4B27B7E9" w:rsidR="00BD36C0" w:rsidRDefault="00BD36C0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Makulering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D108F" w14:textId="4242CB4A" w:rsidR="00BD36C0" w:rsidRDefault="00BA609F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1219B" w14:textId="2EBA725D" w:rsidR="00BD36C0" w:rsidRPr="00BD36C0" w:rsidRDefault="000E43FF" w:rsidP="00DC0131">
            <w:pPr>
              <w:pStyle w:val="SoSTabelltext"/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E</w:t>
            </w:r>
            <w:r w:rsidR="00F7070D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tt felregistrerat samtycke som ska avregistreras. Detta sker på begäran av Hälso- och sjukvårdsperson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AD77A" w14:textId="5156C3A8" w:rsidR="00BD36C0" w:rsidRDefault="00CD2427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Samtycke – kan vara makulerad </w:t>
            </w:r>
            <w:r w:rsidRPr="00CD2427">
              <w:rPr>
                <w:rFonts w:asciiTheme="minorHAnsi" w:hAnsiTheme="minorHAnsi"/>
                <w:sz w:val="22"/>
                <w:szCs w:val="22"/>
                <w:lang w:eastAsia="en-US"/>
              </w:rPr>
              <w:sym w:font="Wingdings" w:char="F0E0"/>
            </w: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</w:t>
            </w:r>
            <w:r w:rsidR="000E43FF">
              <w:rPr>
                <w:rFonts w:asciiTheme="minorHAnsi" w:hAnsiTheme="minorHAnsi"/>
                <w:sz w:val="22"/>
                <w:szCs w:val="22"/>
                <w:lang w:eastAsia="en-US"/>
              </w:rPr>
              <w:t>handling</w:t>
            </w:r>
          </w:p>
          <w:p w14:paraId="54C3011D" w14:textId="59A7C0E7" w:rsidR="00CD2427" w:rsidRDefault="00CD2427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Klassen </w:t>
            </w:r>
            <w:r w:rsidR="000E43FF">
              <w:rPr>
                <w:rFonts w:asciiTheme="minorHAnsi" w:hAnsiTheme="minorHAnsi"/>
                <w:sz w:val="22"/>
                <w:szCs w:val="22"/>
                <w:lang w:eastAsia="en-US"/>
              </w:rPr>
              <w:t>handling</w:t>
            </w: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med dess attribut.</w:t>
            </w:r>
          </w:p>
        </w:tc>
      </w:tr>
      <w:tr w:rsidR="00BD36C0" w14:paraId="6AFA2156" w14:textId="77777777" w:rsidTr="0066447B"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B5725" w14:textId="38B4F178" w:rsidR="00BD36C0" w:rsidRDefault="00BD36C0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Patient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AD87E" w14:textId="32EF3E31" w:rsidR="00BD36C0" w:rsidRDefault="00F7070D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P</w:t>
            </w:r>
            <w:r w:rsidR="00BD36C0" w:rsidRPr="00B56944"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erson som erhåller eller är registrerad för att erhålla hälso- och sjukvård  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04081" w14:textId="49A203EA" w:rsidR="00BD36C0" w:rsidRPr="00BD36C0" w:rsidRDefault="00BD36C0" w:rsidP="00F463B6">
            <w:pPr>
              <w:pStyle w:val="SoSTabelltext"/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Person </w:t>
            </w:r>
            <w:r w:rsidRPr="00B56944">
              <w:rPr>
                <w:rFonts w:asciiTheme="minorHAnsi" w:hAnsiTheme="minorHAnsi"/>
                <w:sz w:val="22"/>
                <w:szCs w:val="22"/>
                <w:lang w:eastAsia="en-US"/>
              </w:rPr>
              <w:t>som erhåller eller är registrerad för a</w:t>
            </w: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tt erhålla hälso- och sjukvård och som </w:t>
            </w:r>
            <w:r w:rsidR="00F463B6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ger sitt samtycke till åtkomst enligt </w:t>
            </w:r>
            <w:r w:rsidR="00392988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sammanhållen vård- och omsorgsdokumentation</w:t>
            </w:r>
            <w:r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74976" w14:textId="4770CF73" w:rsidR="00BD36C0" w:rsidRDefault="00CD2427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proofErr w:type="gram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patient.patientId</w:t>
            </w:r>
            <w:proofErr w:type="spellEnd"/>
            <w:proofErr w:type="gramEnd"/>
          </w:p>
        </w:tc>
      </w:tr>
      <w:tr w:rsidR="00BD36C0" w14:paraId="7EEA2490" w14:textId="77777777" w:rsidTr="0066447B"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0065F" w14:textId="18621C01" w:rsidR="00BD36C0" w:rsidRDefault="00BD36C0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Sammanhållen </w:t>
            </w:r>
            <w:r w:rsidR="00D44078">
              <w:rPr>
                <w:rFonts w:asciiTheme="minorHAnsi" w:hAnsiTheme="minorHAnsi"/>
                <w:sz w:val="22"/>
                <w:szCs w:val="22"/>
                <w:lang w:eastAsia="en-US"/>
              </w:rPr>
              <w:t>vård- och omsorgsdokumentation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132F8" w14:textId="0453A541" w:rsidR="00BD36C0" w:rsidRDefault="00BA609F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3E55B" w14:textId="2A35B46D" w:rsidR="00BD36C0" w:rsidRPr="00597A6B" w:rsidRDefault="00BD36C0" w:rsidP="00BD36C0">
            <w:pPr>
              <w:pStyle w:val="SoSTabelltext"/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Tillgång till elektroniska</w:t>
            </w:r>
            <w:r w:rsidRPr="00597A6B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 patientjournaler</w:t>
            </w:r>
            <w:r w:rsidR="00D44078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 eller akter</w:t>
            </w:r>
            <w:r w:rsidRPr="00597A6B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 </w:t>
            </w:r>
            <w:r w:rsidR="00D44078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inom omsorgen </w:t>
            </w:r>
            <w:r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för </w:t>
            </w:r>
            <w:r w:rsidR="00392988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vård- eller omsorgspersonal</w:t>
            </w:r>
            <w:r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 </w:t>
            </w:r>
            <w:r w:rsidRPr="00597A6B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hos andra vårdgivare</w:t>
            </w:r>
            <w:r w:rsidR="00D44078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/utförare</w:t>
            </w:r>
            <w:r w:rsidRPr="00597A6B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 om:</w:t>
            </w:r>
            <w:r w:rsidRPr="00597A6B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br/>
            </w:r>
          </w:p>
          <w:p w14:paraId="70B2B9BC" w14:textId="171A5A1C" w:rsidR="00BD36C0" w:rsidRPr="00597A6B" w:rsidRDefault="00BD36C0" w:rsidP="00BD36C0">
            <w:pPr>
              <w:pStyle w:val="SoSTabelltext"/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-</w:t>
            </w:r>
            <w:r w:rsidRPr="00597A6B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patienten</w:t>
            </w:r>
            <w:r w:rsidR="00D44078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/brukaren</w:t>
            </w:r>
            <w:r w:rsidRPr="00597A6B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 </w:t>
            </w:r>
            <w:r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har gett samtycke</w:t>
            </w:r>
            <w:r w:rsidRPr="00597A6B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 </w:t>
            </w:r>
          </w:p>
          <w:p w14:paraId="71E1D440" w14:textId="64A4DAC0" w:rsidR="00D44078" w:rsidRDefault="00BD36C0" w:rsidP="00BD36C0">
            <w:pPr>
              <w:pStyle w:val="SoSTabelltext"/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-</w:t>
            </w:r>
            <w:r w:rsidRPr="00597A6B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aktuell patientrelation föreligger </w:t>
            </w:r>
            <w:r w:rsidR="00D44078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eller att utredning om insatser eller beslutade insatser inom omsorgen föreligger</w:t>
            </w:r>
          </w:p>
          <w:p w14:paraId="138C4DCC" w14:textId="7C12A21B" w:rsidR="00BD36C0" w:rsidRPr="00597A6B" w:rsidRDefault="00BD36C0" w:rsidP="00BD36C0">
            <w:pPr>
              <w:pStyle w:val="SoSTabelltext"/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</w:pPr>
            <w:r w:rsidRPr="00597A6B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och </w:t>
            </w:r>
          </w:p>
          <w:p w14:paraId="205D205F" w14:textId="612905DF" w:rsidR="00BD36C0" w:rsidRPr="00BD36C0" w:rsidRDefault="00BD36C0" w:rsidP="00BD36C0">
            <w:pPr>
              <w:pStyle w:val="SoSTabelltext"/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iCs/>
                <w:color w:val="auto"/>
                <w:sz w:val="22"/>
                <w:szCs w:val="22"/>
                <w:lang w:eastAsia="en-US"/>
              </w:rPr>
              <w:t>-</w:t>
            </w:r>
            <w:r w:rsidRPr="00597A6B">
              <w:rPr>
                <w:rFonts w:asciiTheme="minorHAnsi" w:hAnsiTheme="minorHAnsi"/>
                <w:iCs/>
                <w:color w:val="auto"/>
                <w:sz w:val="22"/>
                <w:szCs w:val="22"/>
                <w:lang w:eastAsia="en-US"/>
              </w:rPr>
              <w:t>uppgifterna kan an</w:t>
            </w:r>
            <w:r>
              <w:rPr>
                <w:rFonts w:asciiTheme="minorHAnsi" w:hAnsiTheme="minorHAnsi"/>
                <w:iCs/>
                <w:color w:val="auto"/>
                <w:sz w:val="22"/>
                <w:szCs w:val="22"/>
                <w:lang w:eastAsia="en-US"/>
              </w:rPr>
              <w:t>tas ha betydelse för vården</w:t>
            </w:r>
            <w:r w:rsidR="00D44078">
              <w:rPr>
                <w:rFonts w:asciiTheme="minorHAnsi" w:hAnsiTheme="minorHAnsi"/>
                <w:iCs/>
                <w:color w:val="auto"/>
                <w:sz w:val="22"/>
                <w:szCs w:val="22"/>
                <w:lang w:eastAsia="en-US"/>
              </w:rPr>
              <w:t>/insatsen</w:t>
            </w:r>
            <w:r>
              <w:rPr>
                <w:rFonts w:asciiTheme="minorHAnsi" w:hAnsiTheme="minorHAnsi"/>
                <w:iCs/>
                <w:color w:val="auto"/>
                <w:sz w:val="22"/>
                <w:szCs w:val="22"/>
                <w:lang w:eastAsia="en-US"/>
              </w:rPr>
              <w:t xml:space="preserve"> av patienten</w:t>
            </w:r>
            <w:r w:rsidR="00D44078">
              <w:rPr>
                <w:rFonts w:asciiTheme="minorHAnsi" w:hAnsiTheme="minorHAnsi"/>
                <w:iCs/>
                <w:color w:val="auto"/>
                <w:sz w:val="22"/>
                <w:szCs w:val="22"/>
                <w:lang w:eastAsia="en-US"/>
              </w:rPr>
              <w:t>/brukaren</w:t>
            </w:r>
            <w:r>
              <w:rPr>
                <w:rFonts w:asciiTheme="minorHAnsi" w:hAnsiTheme="minorHAnsi"/>
                <w:iCs/>
                <w:color w:val="auto"/>
                <w:sz w:val="22"/>
                <w:szCs w:val="22"/>
                <w:lang w:eastAsia="en-US"/>
              </w:rPr>
              <w:t xml:space="preserve"> (eller vid intyg)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FB2E8" w14:textId="1190336B" w:rsidR="00BD36C0" w:rsidRDefault="00741174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</w:tr>
      <w:tr w:rsidR="00BD36C0" w14:paraId="27663659" w14:textId="77777777" w:rsidTr="0066447B"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EF7FD" w14:textId="41885CED" w:rsidR="00BD36C0" w:rsidRDefault="00BD36C0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Samtycke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C8F88" w14:textId="057D8D5F" w:rsidR="00BD36C0" w:rsidRDefault="00BA609F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 w:rsidRPr="00BA609F">
              <w:rPr>
                <w:rFonts w:asciiTheme="minorHAnsi" w:hAnsiTheme="minorHAnsi"/>
                <w:sz w:val="22"/>
                <w:szCs w:val="22"/>
                <w:lang w:eastAsia="en-US"/>
              </w:rPr>
              <w:t>frivillig, särskild och otvetydig viljeyttring genom vilken en person som tillfrågats om något, efter att ha fått information, godtar det frågan gäller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B4087" w14:textId="1D6C013A" w:rsidR="00BD36C0" w:rsidRPr="00BD36C0" w:rsidRDefault="00BD36C0" w:rsidP="00DC0131">
            <w:pPr>
              <w:pStyle w:val="SoSTabelltext"/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</w:pPr>
            <w:r w:rsidRPr="00BD36C0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En patients</w:t>
            </w:r>
            <w:r w:rsidR="00D44078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/brukares</w:t>
            </w:r>
            <w:r w:rsidRPr="00BD36C0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 godkännande till att </w:t>
            </w:r>
            <w:r w:rsidR="00392988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vård- eller omsorgspersonal</w:t>
            </w:r>
            <w:r w:rsidRPr="00BD36C0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 får tillgång till patientens</w:t>
            </w:r>
            <w:r w:rsidR="00D44078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/brukarens</w:t>
            </w:r>
            <w:r w:rsidRPr="00BD36C0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 elektroniska journalhandling hos andra vårdgivare</w:t>
            </w:r>
            <w:r w:rsidR="00D44078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/utförare</w:t>
            </w:r>
            <w:r w:rsidRPr="00BD36C0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 xml:space="preserve"> (dvs. inom </w:t>
            </w:r>
            <w:r w:rsidR="00392988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sammanhållen vård- och omsorgsdokumentation</w:t>
            </w:r>
            <w:r w:rsidRPr="00BD36C0"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  <w:t>).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5913" w14:textId="3B8C1A94" w:rsidR="00BD36C0" w:rsidRDefault="00741174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Klassen Samtycke med dess attribut</w:t>
            </w:r>
          </w:p>
        </w:tc>
      </w:tr>
      <w:tr w:rsidR="00BC1C00" w14:paraId="5AFAD11F" w14:textId="77777777" w:rsidTr="0066447B"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36F33" w14:textId="647F22EC" w:rsidR="00BC1C00" w:rsidRDefault="00BC1C00" w:rsidP="00BC1C00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lastRenderedPageBreak/>
              <w:t>Vårdenhet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DCA66" w14:textId="5063CAFF" w:rsidR="00BC1C00" w:rsidRDefault="00BC1C00" w:rsidP="00BC1C00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o</w:t>
            </w:r>
            <w:r w:rsidRPr="00B56944">
              <w:rPr>
                <w:rFonts w:asciiTheme="minorHAnsi" w:hAnsiTheme="minorHAnsi"/>
                <w:sz w:val="22"/>
                <w:szCs w:val="22"/>
                <w:lang w:eastAsia="en-US"/>
              </w:rPr>
              <w:t>rganisatorisk enhet som tillhandahåller hälso- och sjukvård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A80DA" w14:textId="1B8FC83C" w:rsidR="00BC1C00" w:rsidRPr="00BD36C0" w:rsidRDefault="00BC1C00" w:rsidP="00BC1C00">
            <w:pPr>
              <w:pStyle w:val="SoSTabelltext"/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</w:pPr>
            <w:r w:rsidRPr="00F16B71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Organisatorisk enhet som tillhandahåller</w:t>
            </w:r>
            <w:r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 hälso- och sjukvård och som ett samtycke </w:t>
            </w:r>
            <w:r w:rsidRPr="00F16B71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avser gälla.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DDDD9" w14:textId="6FA7EDDB" w:rsidR="00BC1C00" w:rsidRDefault="00BC1C00" w:rsidP="00BC1C00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proofErr w:type="gramStart"/>
            <w:r w:rsidRPr="00741174">
              <w:rPr>
                <w:rFonts w:asciiTheme="minorHAnsi" w:hAnsiTheme="minorHAnsi"/>
                <w:sz w:val="22"/>
                <w:szCs w:val="22"/>
                <w:lang w:eastAsia="en-US"/>
              </w:rPr>
              <w:t>vårdenhet.HSAid</w:t>
            </w:r>
            <w:proofErr w:type="spellEnd"/>
            <w:proofErr w:type="gramEnd"/>
          </w:p>
        </w:tc>
      </w:tr>
      <w:tr w:rsidR="00BC1C00" w14:paraId="0BF466E6" w14:textId="77777777" w:rsidTr="0066447B"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0AAE5" w14:textId="708924E5" w:rsidR="00BC1C00" w:rsidRDefault="00BC1C00" w:rsidP="00BC1C00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Vårdgivare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9053B" w14:textId="044263AB" w:rsidR="00BC1C00" w:rsidRDefault="00BC1C00" w:rsidP="00BC1C00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 w:rsidRPr="00B56944">
              <w:rPr>
                <w:rFonts w:asciiTheme="minorHAnsi" w:hAnsiTheme="minorHAnsi"/>
                <w:sz w:val="22"/>
                <w:szCs w:val="22"/>
                <w:lang w:eastAsia="en-US"/>
              </w:rPr>
              <w:t>statlig myndighet, landsting och kommun i fråga om sådan hälso- och sjukvårdsverksamhet som myndigheten, landstinget eller kommunen har ansvar för (offentlig vårdgivare) samt annan juridisk person eller enskild näringsidkare som bedriver hälso- och sjukvårdsverksamhet (privat vårdgivare)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A93F5" w14:textId="736F16F7" w:rsidR="00BC1C00" w:rsidRPr="00BD36C0" w:rsidRDefault="00BC1C00" w:rsidP="00BC1C00">
            <w:pPr>
              <w:pStyle w:val="SoSTabelltext"/>
              <w:rPr>
                <w:rFonts w:asciiTheme="minorHAnsi" w:hAnsiTheme="minorHAnsi"/>
                <w:iCs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S</w:t>
            </w:r>
            <w:r w:rsidRPr="00F16B71">
              <w:rPr>
                <w:rFonts w:asciiTheme="minorHAnsi" w:hAnsiTheme="minorHAnsi"/>
                <w:sz w:val="20"/>
                <w:szCs w:val="20"/>
                <w:lang w:eastAsia="en-US"/>
              </w:rPr>
              <w:t>tatlig myndighet, landsting och kommun i fråga om sådan hälso- och sjukvårdsverksamhet som myndigheten, landstinget eller kommunen har ansvar för (offentlig vårdgivare) samt annan juridisk person eller enskild näringsidkare som bedriver hälso- och sjukvårdsverksamhet (privat vårdgivare)</w:t>
            </w: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och som ett samtycke</w:t>
            </w:r>
            <w:r w:rsidRPr="00F16B71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 avser gälla.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39C8B" w14:textId="4F813039" w:rsidR="0075248F" w:rsidRPr="00741174" w:rsidRDefault="00BC1C00" w:rsidP="00BC1C00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 w:rsidRPr="00741174">
              <w:rPr>
                <w:rFonts w:asciiTheme="minorHAnsi" w:hAnsiTheme="minorHAnsi"/>
                <w:sz w:val="22"/>
                <w:szCs w:val="22"/>
                <w:lang w:eastAsia="en-US"/>
              </w:rPr>
              <w:t>vår</w:t>
            </w:r>
            <w:r w:rsidR="00741174">
              <w:rPr>
                <w:rFonts w:asciiTheme="minorHAnsi" w:hAnsiTheme="minorHAnsi"/>
                <w:sz w:val="22"/>
                <w:szCs w:val="22"/>
                <w:lang w:eastAsia="en-US"/>
              </w:rPr>
              <w:t>d</w:t>
            </w:r>
            <w:r w:rsidRPr="00741174">
              <w:rPr>
                <w:rFonts w:asciiTheme="minorHAnsi" w:hAnsiTheme="minorHAnsi"/>
                <w:sz w:val="22"/>
                <w:szCs w:val="22"/>
                <w:lang w:eastAsia="en-US"/>
              </w:rPr>
              <w:t>givare.</w:t>
            </w:r>
          </w:p>
          <w:p w14:paraId="709AEA94" w14:textId="3D2F0A86" w:rsidR="00BC1C00" w:rsidRDefault="00BC1C00" w:rsidP="00BC1C00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 w:rsidRPr="00741174">
              <w:rPr>
                <w:rFonts w:asciiTheme="minorHAnsi" w:hAnsiTheme="minorHAnsi"/>
                <w:sz w:val="22"/>
                <w:szCs w:val="22"/>
                <w:lang w:eastAsia="en-US"/>
              </w:rPr>
              <w:t>HSAid</w:t>
            </w:r>
            <w:proofErr w:type="spellEnd"/>
          </w:p>
        </w:tc>
      </w:tr>
      <w:tr w:rsidR="00D44078" w14:paraId="71D995A1" w14:textId="77777777" w:rsidTr="0066447B"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46132" w14:textId="70C325D2" w:rsidR="00D44078" w:rsidRDefault="00D44078" w:rsidP="00BC1C00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Omsorgsutförare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198F7" w14:textId="77777777" w:rsidR="00D44078" w:rsidRPr="00B56944" w:rsidRDefault="00D44078" w:rsidP="00BC1C00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6162B" w14:textId="77777777" w:rsidR="00D44078" w:rsidRDefault="00D44078" w:rsidP="00BC1C00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D52AD" w14:textId="77777777" w:rsidR="00D44078" w:rsidRPr="00741174" w:rsidRDefault="00D44078" w:rsidP="00BC1C00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</w:tr>
      <w:tr w:rsidR="00D44078" w14:paraId="530932E3" w14:textId="77777777" w:rsidTr="0066447B"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CDCE6" w14:textId="056CFF16" w:rsidR="00D44078" w:rsidRDefault="00D44078" w:rsidP="00BC1C00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Omsorgsenhet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31887" w14:textId="77777777" w:rsidR="00D44078" w:rsidRPr="00B56944" w:rsidRDefault="00D44078" w:rsidP="00BC1C00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0DCFD" w14:textId="77777777" w:rsidR="00D44078" w:rsidRDefault="00D44078" w:rsidP="00BC1C00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CFF9" w14:textId="77777777" w:rsidR="00D44078" w:rsidRPr="00741174" w:rsidRDefault="00D44078" w:rsidP="00BC1C00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</w:tr>
    </w:tbl>
    <w:p w14:paraId="37E995C0" w14:textId="77777777" w:rsidR="00C9250E" w:rsidRDefault="00C9250E" w:rsidP="00C9250E"/>
    <w:p w14:paraId="1722BA39" w14:textId="77777777" w:rsidR="00C9250E" w:rsidRDefault="00C9250E" w:rsidP="00C9250E">
      <w:pPr>
        <w:rPr>
          <w:rFonts w:asciiTheme="majorHAnsi" w:eastAsiaTheme="majorEastAsia" w:hAnsiTheme="majorHAnsi" w:cstheme="majorBidi"/>
          <w:b/>
          <w:bCs/>
          <w:color w:val="007E7C" w:themeColor="accent1" w:themeShade="BF"/>
          <w:sz w:val="28"/>
          <w:szCs w:val="28"/>
        </w:rPr>
      </w:pPr>
      <w:r>
        <w:br w:type="page"/>
      </w:r>
    </w:p>
    <w:p w14:paraId="2A4EDD86" w14:textId="77777777" w:rsidR="00C9250E" w:rsidRDefault="00C9250E" w:rsidP="00C9250E">
      <w:pPr>
        <w:pStyle w:val="Rubrik1Nr"/>
      </w:pPr>
      <w:bookmarkStart w:id="51" w:name="_Toc449170167"/>
      <w:bookmarkStart w:id="52" w:name="_Toc198132633"/>
      <w:r>
        <w:lastRenderedPageBreak/>
        <w:t>Informationsmodell och beskrivning</w:t>
      </w:r>
      <w:bookmarkEnd w:id="51"/>
      <w:bookmarkEnd w:id="52"/>
    </w:p>
    <w:p w14:paraId="2E9515BA" w14:textId="77777777" w:rsidR="00D17323" w:rsidRPr="00D17323" w:rsidRDefault="00D17323" w:rsidP="00D17323">
      <w:pPr>
        <w:rPr>
          <w:rFonts w:ascii="Arial" w:hAnsi="Arial" w:cs="Arial"/>
          <w:lang w:eastAsia="sv-SE"/>
        </w:rPr>
      </w:pPr>
      <w:r w:rsidRPr="00D17323">
        <w:rPr>
          <w:rFonts w:ascii="Arial" w:hAnsi="Arial" w:cs="Arial"/>
          <w:lang w:eastAsia="sv-SE"/>
        </w:rPr>
        <w:t>I detta kapitel beskrivs informationen med hjälp av en informationsmodell. I de utförliga beskrivningarna av klasserna och attributen finns även beskrivet hur informationen mappar mot referensinformationsmodell (RIM).</w:t>
      </w:r>
    </w:p>
    <w:p w14:paraId="286F5551" w14:textId="77777777" w:rsidR="00C9250E" w:rsidRDefault="00C9250E" w:rsidP="00C9250E">
      <w:pPr>
        <w:pStyle w:val="Rubrik2Nr"/>
      </w:pPr>
      <w:bookmarkStart w:id="53" w:name="_Toc449170168"/>
      <w:bookmarkStart w:id="54" w:name="_Toc198132634"/>
      <w:r>
        <w:t>Informationsmodell</w:t>
      </w:r>
      <w:r w:rsidRPr="00EB50A3">
        <w:t>, bil</w:t>
      </w:r>
      <w:bookmarkEnd w:id="53"/>
      <w:r w:rsidR="00D17323">
        <w:t>d</w:t>
      </w:r>
      <w:bookmarkEnd w:id="54"/>
    </w:p>
    <w:p w14:paraId="5228C89C" w14:textId="0439829C" w:rsidR="00D17323" w:rsidRDefault="00D17323" w:rsidP="00D17323">
      <w:pPr>
        <w:keepNext/>
      </w:pPr>
    </w:p>
    <w:p w14:paraId="2FC15FB6" w14:textId="7768CD46" w:rsidR="00C443DE" w:rsidRDefault="00B87E83" w:rsidP="00D17323">
      <w:pPr>
        <w:pStyle w:val="Beskrivning"/>
      </w:pPr>
      <w:r>
        <w:object w:dxaOrig="14776" w:dyaOrig="8340" w14:anchorId="4581997D">
          <v:shape id="_x0000_i1028" type="#_x0000_t75" style="width:467pt;height:264pt" o:ole="">
            <v:imagedata r:id="rId22" o:title=""/>
          </v:shape>
          <o:OLEObject Type="Embed" ProgID="Visio.Drawing.15" ShapeID="_x0000_i1028" DrawAspect="Content" ObjectID="_1826796112" r:id="rId23"/>
        </w:object>
      </w:r>
    </w:p>
    <w:p w14:paraId="01A4EDC1" w14:textId="7CE31C4B" w:rsidR="00D17323" w:rsidRDefault="00D17323" w:rsidP="00D17323">
      <w:pPr>
        <w:pStyle w:val="Beskrivning"/>
      </w:pPr>
      <w:r>
        <w:t xml:space="preserve">Figur </w:t>
      </w:r>
      <w:fldSimple w:instr=" SEQ Figur \* ARABIC ">
        <w:r>
          <w:rPr>
            <w:noProof/>
          </w:rPr>
          <w:t>1</w:t>
        </w:r>
      </w:fldSimple>
      <w:r>
        <w:t>: Informationsmodell S</w:t>
      </w:r>
      <w:r w:rsidR="00DF3699">
        <w:t>amtycke</w:t>
      </w:r>
    </w:p>
    <w:p w14:paraId="2F41B9DD" w14:textId="366DB79B" w:rsidR="00C9250E" w:rsidRDefault="00C9250E" w:rsidP="00C9250E">
      <w:pPr>
        <w:rPr>
          <w:rStyle w:val="Diskretbetoning"/>
          <w:color w:val="00A9A7" w:themeColor="accent1"/>
        </w:rPr>
      </w:pPr>
    </w:p>
    <w:p w14:paraId="07842855" w14:textId="77777777" w:rsidR="00247270" w:rsidRDefault="00247270">
      <w:pPr>
        <w:spacing w:before="0" w:after="0"/>
      </w:pPr>
      <w:r>
        <w:br w:type="page"/>
      </w:r>
    </w:p>
    <w:p w14:paraId="77E9C512" w14:textId="77777777" w:rsidR="00AA54CB" w:rsidRDefault="00C9250E" w:rsidP="00AA54CB">
      <w:pPr>
        <w:pStyle w:val="Rubrik1Nr"/>
        <w:rPr>
          <w:rStyle w:val="Diskretbetoning"/>
          <w:i w:val="0"/>
          <w:color w:val="auto"/>
        </w:rPr>
      </w:pPr>
      <w:bookmarkStart w:id="55" w:name="_Toc449170169"/>
      <w:bookmarkStart w:id="56" w:name="_Toc198132635"/>
      <w:r w:rsidRPr="00DC0131">
        <w:rPr>
          <w:rStyle w:val="Diskretbetoning"/>
          <w:i w:val="0"/>
          <w:color w:val="auto"/>
        </w:rPr>
        <w:lastRenderedPageBreak/>
        <w:t>Klasser och attribut</w:t>
      </w:r>
      <w:bookmarkEnd w:id="55"/>
      <w:bookmarkEnd w:id="56"/>
    </w:p>
    <w:p w14:paraId="279264B6" w14:textId="5349DAD1" w:rsidR="00AA54CB" w:rsidRPr="00756377" w:rsidRDefault="00AA54CB" w:rsidP="00AA54CB">
      <w:pPr>
        <w:rPr>
          <w:rFonts w:ascii="Arial" w:hAnsi="Arial" w:cs="Arial"/>
          <w:iCs/>
          <w:szCs w:val="22"/>
        </w:rPr>
      </w:pPr>
      <w:r w:rsidRPr="00756377">
        <w:rPr>
          <w:rFonts w:ascii="Arial" w:hAnsi="Arial" w:cs="Arial"/>
          <w:szCs w:val="22"/>
        </w:rPr>
        <w:t xml:space="preserve">Detaljerad beskrivning av en klass och dess ingående attribut samt koppling mot aktuell version av RIM, här V-TIM 2.2. </w:t>
      </w:r>
      <w:r w:rsidR="00756377" w:rsidRPr="00756377">
        <w:rPr>
          <w:rFonts w:ascii="Arial" w:hAnsi="Arial" w:cs="Arial"/>
          <w:szCs w:val="22"/>
          <w:lang w:eastAsia="sv-SE"/>
        </w:rPr>
        <w:t>Först presenteras huvudklassen, spärr, därefter beskrivs de i bokstavsordning</w:t>
      </w:r>
      <w:r w:rsidRPr="00756377">
        <w:rPr>
          <w:rFonts w:ascii="Arial" w:hAnsi="Arial" w:cs="Arial"/>
          <w:szCs w:val="22"/>
        </w:rPr>
        <w:t>.</w:t>
      </w:r>
    </w:p>
    <w:p w14:paraId="5009F01B" w14:textId="77E6D3C3" w:rsidR="00AA54CB" w:rsidRPr="00756377" w:rsidRDefault="00AA54CB" w:rsidP="00B87E83">
      <w:pPr>
        <w:rPr>
          <w:rFonts w:ascii="Arial" w:hAnsi="Arial" w:cs="Arial"/>
          <w:szCs w:val="22"/>
          <w:lang w:eastAsia="sv-SE"/>
        </w:rPr>
      </w:pPr>
      <w:r w:rsidRPr="00756377">
        <w:rPr>
          <w:rFonts w:ascii="Arial" w:hAnsi="Arial" w:cs="Arial"/>
          <w:szCs w:val="22"/>
          <w:lang w:eastAsia="sv-SE"/>
        </w:rPr>
        <w:t xml:space="preserve">Där spårbarhet till krav finns så refereras dessa till RIV Specifikation Patientdatalagen i Praktiken [R3], Patientdatalag (2008:355) [R4] och SOSFS 2008:14 </w:t>
      </w:r>
      <w:r w:rsidR="00B87E83" w:rsidRPr="00B87E83">
        <w:rPr>
          <w:rFonts w:ascii="Arial" w:hAnsi="Arial" w:cs="Arial"/>
          <w:szCs w:val="22"/>
          <w:lang w:eastAsia="sv-SE"/>
        </w:rPr>
        <w:t>Socialstyrelsens föreskrifter</w:t>
      </w:r>
      <w:r w:rsidR="00B87E83">
        <w:rPr>
          <w:rFonts w:ascii="Arial" w:hAnsi="Arial" w:cs="Arial"/>
          <w:szCs w:val="22"/>
          <w:lang w:eastAsia="sv-SE"/>
        </w:rPr>
        <w:t xml:space="preserve"> </w:t>
      </w:r>
      <w:r w:rsidR="00B87E83" w:rsidRPr="00B87E83">
        <w:rPr>
          <w:rFonts w:ascii="Arial" w:hAnsi="Arial" w:cs="Arial"/>
          <w:szCs w:val="22"/>
          <w:lang w:eastAsia="sv-SE"/>
        </w:rPr>
        <w:t>om informationshantering och journalföring</w:t>
      </w:r>
      <w:r w:rsidR="00B87E83">
        <w:rPr>
          <w:rFonts w:ascii="Arial" w:hAnsi="Arial" w:cs="Arial"/>
          <w:szCs w:val="22"/>
          <w:lang w:eastAsia="sv-SE"/>
        </w:rPr>
        <w:t xml:space="preserve"> </w:t>
      </w:r>
      <w:r w:rsidR="00B87E83" w:rsidRPr="00B87E83">
        <w:rPr>
          <w:rFonts w:ascii="Arial" w:hAnsi="Arial" w:cs="Arial"/>
          <w:szCs w:val="22"/>
          <w:lang w:eastAsia="sv-SE"/>
        </w:rPr>
        <w:t>i hälso- och sjukvården</w:t>
      </w:r>
      <w:r w:rsidRPr="00756377">
        <w:rPr>
          <w:rFonts w:ascii="Arial" w:hAnsi="Arial" w:cs="Arial"/>
          <w:szCs w:val="22"/>
          <w:lang w:eastAsia="sv-SE"/>
        </w:rPr>
        <w:t xml:space="preserve"> [R5].</w:t>
      </w:r>
    </w:p>
    <w:p w14:paraId="3C878E94" w14:textId="181C93AD" w:rsidR="00C9250E" w:rsidRPr="00E41A28" w:rsidRDefault="00655778" w:rsidP="00AA54CB">
      <w:pPr>
        <w:pStyle w:val="Rubrik2Nr"/>
        <w:rPr>
          <w:rStyle w:val="Diskretbetoning"/>
          <w:i w:val="0"/>
          <w:iCs/>
          <w:color w:val="auto"/>
        </w:rPr>
      </w:pPr>
      <w:bookmarkStart w:id="57" w:name="_Toc198132636"/>
      <w:r>
        <w:rPr>
          <w:rStyle w:val="Diskretbetoning"/>
          <w:i w:val="0"/>
          <w:iCs/>
          <w:color w:val="auto"/>
        </w:rPr>
        <w:t>Samtycke</w:t>
      </w:r>
      <w:r w:rsidR="00C9250E" w:rsidRPr="00E41A28">
        <w:rPr>
          <w:rStyle w:val="Diskretbetoning"/>
          <w:i w:val="0"/>
          <w:iCs/>
          <w:color w:val="auto"/>
        </w:rPr>
        <w:t xml:space="preserve">: </w:t>
      </w:r>
      <w:r>
        <w:rPr>
          <w:rStyle w:val="Diskretbetoning"/>
          <w:i w:val="0"/>
          <w:iCs/>
          <w:color w:val="auto"/>
        </w:rPr>
        <w:t>samtycke</w:t>
      </w:r>
      <w:bookmarkEnd w:id="57"/>
    </w:p>
    <w:p w14:paraId="37759523" w14:textId="417B307D" w:rsidR="00C9250E" w:rsidRPr="00756377" w:rsidRDefault="00EB7AE5" w:rsidP="008055F5">
      <w:pPr>
        <w:rPr>
          <w:rStyle w:val="Diskretbetoning"/>
          <w:rFonts w:ascii="Arial" w:hAnsi="Arial" w:cs="Arial"/>
          <w:color w:val="00A9A7" w:themeColor="accent1"/>
          <w:szCs w:val="22"/>
        </w:rPr>
      </w:pPr>
      <w:r w:rsidRPr="00756377">
        <w:rPr>
          <w:rFonts w:ascii="Arial" w:hAnsi="Arial" w:cs="Arial"/>
          <w:iCs/>
          <w:szCs w:val="22"/>
          <w:lang w:eastAsia="sv-SE"/>
        </w:rPr>
        <w:t>Klassen</w:t>
      </w:r>
      <w:r w:rsidRPr="00756377">
        <w:rPr>
          <w:rStyle w:val="Diskretbetoning"/>
          <w:rFonts w:ascii="Arial" w:hAnsi="Arial" w:cs="Arial"/>
          <w:color w:val="00A9A7" w:themeColor="accent1"/>
          <w:szCs w:val="22"/>
        </w:rPr>
        <w:t xml:space="preserve"> </w:t>
      </w:r>
      <w:r w:rsidR="00FA777E" w:rsidRPr="00756377">
        <w:rPr>
          <w:rStyle w:val="Diskretbetoning"/>
          <w:rFonts w:ascii="Arial" w:hAnsi="Arial" w:cs="Arial"/>
          <w:i w:val="0"/>
          <w:color w:val="auto"/>
          <w:szCs w:val="22"/>
        </w:rPr>
        <w:t>S</w:t>
      </w:r>
      <w:r w:rsidRPr="00756377">
        <w:rPr>
          <w:rStyle w:val="Diskretbetoning"/>
          <w:rFonts w:ascii="Arial" w:hAnsi="Arial" w:cs="Arial"/>
          <w:i w:val="0"/>
          <w:color w:val="auto"/>
          <w:szCs w:val="22"/>
        </w:rPr>
        <w:t xml:space="preserve">amtycke är huvudklassen och anger om det finns ett samtycke för en patient kopplat till en vårdenhet, vårdgivare och </w:t>
      </w:r>
      <w:proofErr w:type="spellStart"/>
      <w:r w:rsidR="008055F5" w:rsidRPr="00756377">
        <w:rPr>
          <w:rStyle w:val="Diskretbetoning"/>
          <w:rFonts w:ascii="Arial" w:hAnsi="Arial" w:cs="Arial"/>
          <w:i w:val="0"/>
          <w:color w:val="auto"/>
          <w:szCs w:val="22"/>
        </w:rPr>
        <w:t>optionellt</w:t>
      </w:r>
      <w:proofErr w:type="spellEnd"/>
      <w:r w:rsidR="008055F5" w:rsidRPr="00756377">
        <w:rPr>
          <w:rStyle w:val="Diskretbetoning"/>
          <w:rFonts w:ascii="Arial" w:hAnsi="Arial" w:cs="Arial"/>
          <w:i w:val="0"/>
          <w:color w:val="auto"/>
          <w:szCs w:val="22"/>
        </w:rPr>
        <w:t xml:space="preserve"> en medarbetare.</w:t>
      </w:r>
    </w:p>
    <w:p w14:paraId="34E74398" w14:textId="77777777" w:rsidR="00C9250E" w:rsidRPr="00A01D3E" w:rsidRDefault="00C9250E" w:rsidP="00C9250E">
      <w:pPr>
        <w:rPr>
          <w:rStyle w:val="Diskretbetoning"/>
          <w:color w:val="00A9A7" w:themeColor="accent1"/>
          <w:sz w:val="23"/>
        </w:rPr>
      </w:pPr>
    </w:p>
    <w:tbl>
      <w:tblPr>
        <w:tblStyle w:val="Tabellrutnt"/>
        <w:tblW w:w="5671" w:type="pct"/>
        <w:tblLayout w:type="fixed"/>
        <w:tblLook w:val="0020" w:firstRow="1" w:lastRow="0" w:firstColumn="0" w:lastColumn="0" w:noHBand="0" w:noVBand="0"/>
      </w:tblPr>
      <w:tblGrid>
        <w:gridCol w:w="1411"/>
        <w:gridCol w:w="1419"/>
        <w:gridCol w:w="2127"/>
        <w:gridCol w:w="1133"/>
        <w:gridCol w:w="852"/>
        <w:gridCol w:w="1416"/>
        <w:gridCol w:w="1276"/>
      </w:tblGrid>
      <w:tr w:rsidR="008518D3" w14:paraId="41040FA3" w14:textId="77777777" w:rsidTr="00B87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8FCEE" w14:textId="77777777" w:rsidR="008518D3" w:rsidRPr="007B63D1" w:rsidRDefault="008518D3" w:rsidP="00DC0131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Attribut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C00B8" w14:textId="77777777" w:rsidR="008518D3" w:rsidRPr="007B63D1" w:rsidRDefault="008518D3" w:rsidP="00DC0131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Mappning till RIM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4468B" w14:textId="77777777" w:rsidR="008518D3" w:rsidRPr="007B63D1" w:rsidRDefault="008518D3" w:rsidP="007B63D1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Beskrivning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32913" w14:textId="77777777" w:rsidR="008518D3" w:rsidRPr="007B63D1" w:rsidRDefault="008518D3" w:rsidP="00DC0131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Data-typ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B8AEE" w14:textId="77777777" w:rsidR="008518D3" w:rsidRPr="007B63D1" w:rsidRDefault="008518D3" w:rsidP="00DC0131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Multi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-</w:t>
            </w:r>
            <w:proofErr w:type="spellStart"/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plicitet</w:t>
            </w:r>
            <w:proofErr w:type="spellEnd"/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D9BD0" w14:textId="77777777" w:rsidR="008518D3" w:rsidRPr="007B63D1" w:rsidRDefault="008518D3" w:rsidP="00DC0131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Kodverk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F3BC0" w14:textId="77777777" w:rsidR="008518D3" w:rsidRPr="007B63D1" w:rsidRDefault="008518D3" w:rsidP="00DC0131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Spårbarhet till krav</w:t>
            </w:r>
          </w:p>
        </w:tc>
      </w:tr>
      <w:tr w:rsidR="008518D3" w14:paraId="6E7AEAB5" w14:textId="77777777" w:rsidTr="00B87E83"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8C6B7" w14:textId="77777777" w:rsidR="008518D3" w:rsidRDefault="00655778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id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C46E7" w14:textId="2BB1292F" w:rsidR="008518D3" w:rsidRDefault="0097286E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N/A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8DF64" w14:textId="77777777" w:rsidR="008518D3" w:rsidRDefault="006273F5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 w:rsidRPr="006273F5">
              <w:rPr>
                <w:rFonts w:asciiTheme="minorHAnsi" w:hAnsiTheme="minorHAnsi"/>
                <w:sz w:val="22"/>
                <w:szCs w:val="22"/>
                <w:lang w:eastAsia="en-US"/>
              </w:rPr>
              <w:t>Unik, global identifierare för intyget.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EC023" w14:textId="77777777" w:rsidR="008518D3" w:rsidRDefault="00EB7AE5" w:rsidP="00D07B3A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UUID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E037D" w14:textId="77777777" w:rsidR="008518D3" w:rsidRDefault="00EB7AE5" w:rsidP="00D07B3A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8A727" w14:textId="77777777" w:rsidR="008518D3" w:rsidRDefault="008518D3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6DB8" w14:textId="68266EB2" w:rsidR="008518D3" w:rsidRDefault="00D778CC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[</w:t>
            </w:r>
            <w:r w:rsidR="00317501">
              <w:rPr>
                <w:rFonts w:asciiTheme="minorHAnsi" w:hAnsiTheme="minorHAnsi"/>
                <w:sz w:val="22"/>
                <w:szCs w:val="22"/>
                <w:lang w:eastAsia="en-US"/>
              </w:rPr>
              <w:t>R</w:t>
            </w: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3]</w:t>
            </w:r>
            <w:r w:rsidR="00756377">
              <w:rPr>
                <w:rFonts w:asciiTheme="minorHAnsi" w:hAnsiTheme="minorHAnsi"/>
                <w:sz w:val="22"/>
                <w:szCs w:val="22"/>
                <w:lang w:eastAsia="en-US"/>
              </w:rPr>
              <w:t>, [R4], [R5]</w:t>
            </w:r>
          </w:p>
        </w:tc>
      </w:tr>
      <w:tr w:rsidR="008518D3" w14:paraId="639C52B8" w14:textId="77777777" w:rsidTr="00B87E83"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B0ACD" w14:textId="77777777" w:rsidR="008518D3" w:rsidRDefault="00655778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typ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A4DC9" w14:textId="36AE14B3" w:rsidR="008518D3" w:rsidRDefault="0097286E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N/A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706D6" w14:textId="25978605" w:rsidR="008518D3" w:rsidRDefault="006273F5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 w:rsidRPr="006273F5">
              <w:rPr>
                <w:rFonts w:asciiTheme="minorHAnsi" w:hAnsiTheme="minorHAnsi"/>
                <w:sz w:val="22"/>
                <w:szCs w:val="22"/>
                <w:lang w:eastAsia="en-US"/>
              </w:rPr>
              <w:t>Typ av intyg som ger direktåtkomst till information från andra vå</w:t>
            </w:r>
            <w:r w:rsidR="00FA25D2">
              <w:rPr>
                <w:rFonts w:asciiTheme="minorHAnsi" w:hAnsiTheme="minorHAnsi"/>
                <w:sz w:val="22"/>
                <w:szCs w:val="22"/>
                <w:lang w:eastAsia="en-US"/>
              </w:rPr>
              <w:t>r</w:t>
            </w:r>
            <w:r w:rsidRPr="006273F5">
              <w:rPr>
                <w:rFonts w:asciiTheme="minorHAnsi" w:hAnsiTheme="minorHAnsi"/>
                <w:sz w:val="22"/>
                <w:szCs w:val="22"/>
                <w:lang w:eastAsia="en-US"/>
              </w:rPr>
              <w:t>dgivare enligt PDL.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E3275" w14:textId="77777777" w:rsidR="008518D3" w:rsidRDefault="00EB7AE5" w:rsidP="00D07B3A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AssertionTyp</w:t>
            </w:r>
            <w:r w:rsidR="006273F5">
              <w:rPr>
                <w:rFonts w:asciiTheme="minorHAnsi" w:hAnsiTheme="minorHAnsi"/>
                <w:sz w:val="22"/>
                <w:szCs w:val="22"/>
                <w:lang w:eastAsia="en-US"/>
              </w:rPr>
              <w:t>e</w:t>
            </w:r>
            <w:proofErr w:type="spellEnd"/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8FDD" w14:textId="77777777" w:rsidR="008518D3" w:rsidRDefault="006273F5" w:rsidP="00D07B3A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5F790" w14:textId="65B54594" w:rsidR="008518D3" w:rsidRDefault="00D778CC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Värden:</w:t>
            </w: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br/>
            </w:r>
            <w:proofErr w:type="spellStart"/>
            <w:r w:rsidR="00EB7AE5">
              <w:rPr>
                <w:rFonts w:asciiTheme="minorHAnsi" w:hAnsiTheme="minorHAnsi"/>
                <w:sz w:val="22"/>
                <w:szCs w:val="22"/>
                <w:lang w:eastAsia="en-US"/>
              </w:rPr>
              <w:t>Consent</w:t>
            </w:r>
            <w:proofErr w:type="spellEnd"/>
            <w:r w:rsidR="00EB7AE5"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="00EB7AE5">
              <w:rPr>
                <w:rFonts w:asciiTheme="minorHAnsi" w:hAnsiTheme="minorHAnsi"/>
                <w:sz w:val="22"/>
                <w:szCs w:val="22"/>
                <w:lang w:eastAsia="en-US"/>
              </w:rPr>
              <w:t>Emergency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726E7" w14:textId="623D64A1" w:rsidR="008518D3" w:rsidRDefault="008518D3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</w:tr>
      <w:tr w:rsidR="008055F5" w14:paraId="34342445" w14:textId="77777777" w:rsidTr="00B87E83"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E3EC6" w14:textId="77777777" w:rsidR="00655778" w:rsidRDefault="00655778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omfång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B1B47" w14:textId="7AF877F3" w:rsidR="00655778" w:rsidRDefault="0097286E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N/A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25B9E" w14:textId="77777777" w:rsidR="00655778" w:rsidRDefault="006273F5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 w:rsidRPr="006273F5">
              <w:rPr>
                <w:rFonts w:asciiTheme="minorHAnsi" w:hAnsiTheme="minorHAnsi"/>
                <w:sz w:val="22"/>
                <w:szCs w:val="22"/>
                <w:lang w:eastAsia="en-US"/>
              </w:rPr>
              <w:t>Omfånget/tillämpningsområde på samtycket.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19AA9" w14:textId="77777777" w:rsidR="00655778" w:rsidRDefault="006273F5" w:rsidP="00D07B3A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70C34" w14:textId="77777777" w:rsidR="00655778" w:rsidRDefault="006273F5" w:rsidP="00D07B3A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BF351" w14:textId="29573324" w:rsidR="00655778" w:rsidRDefault="00D778CC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Värden:</w:t>
            </w: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br/>
            </w:r>
            <w:proofErr w:type="spellStart"/>
            <w:r w:rsidR="006273F5">
              <w:rPr>
                <w:rFonts w:asciiTheme="minorHAnsi" w:hAnsiTheme="minorHAnsi"/>
                <w:sz w:val="22"/>
                <w:szCs w:val="22"/>
                <w:lang w:eastAsia="en-US"/>
              </w:rPr>
              <w:t>NationalLevel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24EC0" w14:textId="66C7F310" w:rsidR="00655778" w:rsidRDefault="00655778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</w:tr>
      <w:tr w:rsidR="0097286E" w14:paraId="12E7A02E" w14:textId="77777777" w:rsidTr="00B87E83"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0431B" w14:textId="77777777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startdatum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B4D0F" w14:textId="77777777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Samtycke.starttidpunkt</w:t>
            </w:r>
            <w:proofErr w:type="spellEnd"/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01A7" w14:textId="77777777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 w:rsidRPr="006273F5">
              <w:rPr>
                <w:rFonts w:asciiTheme="minorHAnsi" w:hAnsiTheme="minorHAnsi"/>
                <w:sz w:val="22"/>
                <w:szCs w:val="22"/>
                <w:lang w:eastAsia="en-US"/>
              </w:rPr>
              <w:t>Startdatum för vilken giltighetstid samtycket avser.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44F43" w14:textId="77777777" w:rsidR="0097286E" w:rsidRDefault="0097286E" w:rsidP="0097286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dateTime</w:t>
            </w:r>
            <w:proofErr w:type="spellEnd"/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1B73F" w14:textId="77777777" w:rsidR="0097286E" w:rsidRDefault="0097286E" w:rsidP="0097286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12AF9" w14:textId="77777777" w:rsidR="0097286E" w:rsidRPr="001E0675" w:rsidRDefault="0097286E" w:rsidP="0097286E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Format: </w:t>
            </w:r>
            <w:proofErr w:type="spellStart"/>
            <w:r w:rsidRPr="001E0675">
              <w:rPr>
                <w:rFonts w:asciiTheme="minorHAnsi" w:hAnsiTheme="minorHAnsi"/>
                <w:sz w:val="20"/>
                <w:szCs w:val="20"/>
              </w:rPr>
              <w:t>ÅÅÅÅ-MM-DDThh:</w:t>
            </w:r>
            <w:proofErr w:type="gramStart"/>
            <w:r w:rsidRPr="001E0675">
              <w:rPr>
                <w:rFonts w:asciiTheme="minorHAnsi" w:hAnsiTheme="minorHAnsi"/>
                <w:sz w:val="20"/>
                <w:szCs w:val="20"/>
              </w:rPr>
              <w:t>mm:ss</w:t>
            </w:r>
            <w:proofErr w:type="spellEnd"/>
            <w:proofErr w:type="gramEnd"/>
          </w:p>
          <w:p w14:paraId="002FDA1C" w14:textId="3F291ED8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F1F11" w14:textId="1B4C8F64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</w:tr>
      <w:tr w:rsidR="0097286E" w14:paraId="17AE14E8" w14:textId="77777777" w:rsidTr="00B87E83"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8ADC5" w14:textId="77777777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slutdatum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F4D17" w14:textId="77777777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Samtycke.avsluttidpunkt</w:t>
            </w:r>
            <w:proofErr w:type="spellEnd"/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D1BC2" w14:textId="77777777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 w:rsidRPr="006273F5">
              <w:rPr>
                <w:rFonts w:asciiTheme="minorHAnsi" w:hAnsiTheme="minorHAnsi"/>
                <w:sz w:val="22"/>
                <w:szCs w:val="22"/>
                <w:lang w:eastAsia="en-US"/>
              </w:rPr>
              <w:t>Optionellt</w:t>
            </w:r>
            <w:proofErr w:type="spellEnd"/>
            <w:r w:rsidRPr="006273F5"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slutdatum för vilken giltighetstid samtycket avser. Om ett slutdatum är angivet gäller samtycket </w:t>
            </w:r>
            <w:proofErr w:type="spellStart"/>
            <w:r w:rsidRPr="006273F5">
              <w:rPr>
                <w:rFonts w:asciiTheme="minorHAnsi" w:hAnsiTheme="minorHAnsi"/>
                <w:sz w:val="22"/>
                <w:szCs w:val="22"/>
                <w:lang w:eastAsia="en-US"/>
              </w:rPr>
              <w:t>t.o.m</w:t>
            </w:r>
            <w:proofErr w:type="spellEnd"/>
            <w:r w:rsidRPr="006273F5"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denna tidpunkt. Om inget slutdatum anges, gäller samtycket tills det </w:t>
            </w:r>
            <w:r w:rsidRPr="006273F5">
              <w:rPr>
                <w:rFonts w:asciiTheme="minorHAnsi" w:hAnsiTheme="minorHAnsi"/>
                <w:sz w:val="22"/>
                <w:szCs w:val="22"/>
                <w:lang w:eastAsia="en-US"/>
              </w:rPr>
              <w:lastRenderedPageBreak/>
              <w:t>blir återkallat eller makulerat.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EC85B" w14:textId="77777777" w:rsidR="0097286E" w:rsidRDefault="0097286E" w:rsidP="0097286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lastRenderedPageBreak/>
              <w:t>dateTime</w:t>
            </w:r>
            <w:proofErr w:type="spellEnd"/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90D97" w14:textId="77777777" w:rsidR="0097286E" w:rsidRDefault="0097286E" w:rsidP="0097286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0..1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64179" w14:textId="77777777" w:rsidR="0097286E" w:rsidRPr="001E0675" w:rsidRDefault="0097286E" w:rsidP="0097286E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Format: </w:t>
            </w:r>
            <w:proofErr w:type="spellStart"/>
            <w:r w:rsidRPr="001E0675">
              <w:rPr>
                <w:rFonts w:asciiTheme="minorHAnsi" w:hAnsiTheme="minorHAnsi"/>
                <w:sz w:val="20"/>
                <w:szCs w:val="20"/>
              </w:rPr>
              <w:t>ÅÅÅÅ-MM-DDThh:</w:t>
            </w:r>
            <w:proofErr w:type="gramStart"/>
            <w:r w:rsidRPr="001E0675">
              <w:rPr>
                <w:rFonts w:asciiTheme="minorHAnsi" w:hAnsiTheme="minorHAnsi"/>
                <w:sz w:val="20"/>
                <w:szCs w:val="20"/>
              </w:rPr>
              <w:t>mm:ss</w:t>
            </w:r>
            <w:proofErr w:type="spellEnd"/>
            <w:proofErr w:type="gramEnd"/>
          </w:p>
          <w:p w14:paraId="4DFB6572" w14:textId="6FCD8222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FAF8A" w14:textId="23E10C15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</w:tr>
      <w:tr w:rsidR="0097286E" w14:paraId="0B781D7A" w14:textId="77777777" w:rsidTr="00B87E83"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4BE9C" w14:textId="77777777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ägarId</w:t>
            </w:r>
            <w:proofErr w:type="spellEnd"/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10E3D" w14:textId="2722C7F6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N/A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BEA0A" w14:textId="77777777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 w:rsidRPr="006273F5">
              <w:rPr>
                <w:rFonts w:asciiTheme="minorHAnsi" w:hAnsiTheme="minorHAnsi"/>
                <w:sz w:val="22"/>
                <w:szCs w:val="22"/>
                <w:lang w:eastAsia="en-US"/>
              </w:rPr>
              <w:t>Optionell</w:t>
            </w:r>
            <w:proofErr w:type="spellEnd"/>
            <w:r w:rsidRPr="006273F5"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identifierare för det system som skapade samtycket. Används endast för tekniskt bruk för </w:t>
            </w:r>
            <w:proofErr w:type="gramStart"/>
            <w:r w:rsidRPr="006273F5">
              <w:rPr>
                <w:rFonts w:asciiTheme="minorHAnsi" w:hAnsiTheme="minorHAnsi"/>
                <w:sz w:val="22"/>
                <w:szCs w:val="22"/>
                <w:lang w:eastAsia="en-US"/>
              </w:rPr>
              <w:t>t.ex.</w:t>
            </w:r>
            <w:proofErr w:type="gramEnd"/>
            <w:r w:rsidRPr="006273F5"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uppföljning och spårning.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E5E19" w14:textId="77777777" w:rsidR="0097286E" w:rsidRDefault="0097286E" w:rsidP="0097286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C9E1A" w14:textId="77777777" w:rsidR="0097286E" w:rsidRDefault="0097286E" w:rsidP="0097286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0..1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2E0C" w14:textId="77777777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58410" w14:textId="77365E4A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</w:tr>
      <w:tr w:rsidR="0097286E" w14:paraId="12DD744C" w14:textId="77777777" w:rsidTr="00B87E83"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F859F" w14:textId="77777777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företrädarId</w:t>
            </w:r>
            <w:proofErr w:type="spellEnd"/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5F65B" w14:textId="77777777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Samtycke.företrädare</w:t>
            </w:r>
            <w:proofErr w:type="spellEnd"/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8F9D9" w14:textId="77777777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 w:rsidRPr="008055F5">
              <w:rPr>
                <w:rFonts w:asciiTheme="minorHAnsi" w:hAnsiTheme="minorHAnsi"/>
                <w:sz w:val="22"/>
                <w:szCs w:val="22"/>
                <w:lang w:eastAsia="en-US"/>
              </w:rPr>
              <w:t>Personidentitet på den företrädare/vårdnadshavare som företräder patienten.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5A5D1" w14:textId="77777777" w:rsidR="0097286E" w:rsidRDefault="0097286E" w:rsidP="0097286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IITYpe</w:t>
            </w:r>
            <w:proofErr w:type="spellEnd"/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70E4F" w14:textId="77777777" w:rsidR="0097286E" w:rsidRDefault="0097286E" w:rsidP="0097286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0..1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74B2" w14:textId="77777777" w:rsidR="0097286E" w:rsidRPr="001E0675" w:rsidRDefault="0097286E" w:rsidP="0097286E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proofErr w:type="spellStart"/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>oid</w:t>
            </w:r>
            <w:proofErr w:type="spellEnd"/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>:</w:t>
            </w:r>
          </w:p>
          <w:p w14:paraId="36F9ADBA" w14:textId="77777777" w:rsidR="0097286E" w:rsidRPr="001E0675" w:rsidRDefault="0097286E" w:rsidP="0097286E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>personn</w:t>
            </w: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ummer</w:t>
            </w:r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: </w:t>
            </w:r>
            <w:proofErr w:type="gramStart"/>
            <w:r w:rsidRPr="001E0675">
              <w:rPr>
                <w:rFonts w:asciiTheme="minorHAnsi" w:hAnsiTheme="minorHAnsi" w:cs="Arial"/>
                <w:color w:val="333333"/>
                <w:sz w:val="20"/>
                <w:szCs w:val="20"/>
                <w:shd w:val="clear" w:color="auto" w:fill="FFFFFF"/>
              </w:rPr>
              <w:t>1.2.752.129</w:t>
            </w:r>
            <w:proofErr w:type="gramEnd"/>
            <w:r w:rsidRPr="001E0675">
              <w:rPr>
                <w:rFonts w:asciiTheme="minorHAnsi" w:hAnsiTheme="minorHAnsi" w:cs="Arial"/>
                <w:color w:val="333333"/>
                <w:sz w:val="20"/>
                <w:szCs w:val="20"/>
                <w:shd w:val="clear" w:color="auto" w:fill="FFFFFF"/>
              </w:rPr>
              <w:t>.2.1.3.1</w:t>
            </w:r>
          </w:p>
          <w:p w14:paraId="238A82FA" w14:textId="77777777" w:rsidR="0097286E" w:rsidRPr="001E0675" w:rsidRDefault="0097286E" w:rsidP="0097286E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samordningsnummer</w:t>
            </w:r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>:</w:t>
            </w:r>
          </w:p>
          <w:p w14:paraId="0E4C95D7" w14:textId="26E115A5" w:rsidR="0097286E" w:rsidRPr="0097286E" w:rsidRDefault="0097286E" w:rsidP="0097286E">
            <w:pPr>
              <w:pStyle w:val="SoSTabelltext"/>
              <w:rPr>
                <w:rFonts w:asciiTheme="minorHAnsi" w:hAnsiTheme="minorHAnsi"/>
                <w:color w:val="auto"/>
                <w:sz w:val="20"/>
                <w:szCs w:val="20"/>
                <w:lang w:eastAsia="en-US"/>
              </w:rPr>
            </w:pPr>
            <w:proofErr w:type="gramStart"/>
            <w:r w:rsidRPr="001E0675">
              <w:rPr>
                <w:rFonts w:asciiTheme="minorHAnsi" w:hAnsiTheme="minorHAnsi" w:cs="Arial"/>
                <w:color w:val="auto"/>
                <w:sz w:val="20"/>
                <w:szCs w:val="20"/>
                <w:shd w:val="clear" w:color="auto" w:fill="FFFFFF"/>
              </w:rPr>
              <w:t>1.2.752.129</w:t>
            </w:r>
            <w:proofErr w:type="gramEnd"/>
            <w:r w:rsidRPr="001E0675">
              <w:rPr>
                <w:rFonts w:asciiTheme="minorHAnsi" w:hAnsiTheme="minorHAnsi" w:cs="Arial"/>
                <w:color w:val="auto"/>
                <w:sz w:val="20"/>
                <w:szCs w:val="20"/>
                <w:shd w:val="clear" w:color="auto" w:fill="FFFFFF"/>
              </w:rPr>
              <w:t>.2.1.3.3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01DE" w14:textId="2691CF5E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</w:tr>
    </w:tbl>
    <w:p w14:paraId="690684D6" w14:textId="401A7FB6" w:rsidR="00F74DA8" w:rsidRDefault="00F74DA8" w:rsidP="00F74DA8"/>
    <w:p w14:paraId="2D5906B0" w14:textId="77777777" w:rsidR="00F74DA8" w:rsidRPr="008055F5" w:rsidRDefault="00F74DA8" w:rsidP="00F74DA8">
      <w:pPr>
        <w:pStyle w:val="Rubrik2Nr"/>
      </w:pPr>
      <w:bookmarkStart w:id="58" w:name="_Toc198132637"/>
      <w:r>
        <w:t xml:space="preserve">Aktör: ej </w:t>
      </w:r>
      <w:proofErr w:type="spellStart"/>
      <w:r>
        <w:t>mappad</w:t>
      </w:r>
      <w:bookmarkEnd w:id="58"/>
      <w:proofErr w:type="spellEnd"/>
    </w:p>
    <w:p w14:paraId="4B62671A" w14:textId="77777777" w:rsidR="00F74DA8" w:rsidRPr="00F74DA8" w:rsidRDefault="00F74DA8" w:rsidP="00F74DA8">
      <w:pPr>
        <w:rPr>
          <w:rFonts w:ascii="Arial" w:hAnsi="Arial" w:cs="Arial"/>
        </w:rPr>
      </w:pPr>
      <w:r w:rsidRPr="00F74DA8">
        <w:rPr>
          <w:rFonts w:ascii="Arial" w:hAnsi="Arial" w:cs="Arial"/>
        </w:rPr>
        <w:t>Klassen aktör anger vem som begärt och utfört en åtgärd.</w:t>
      </w:r>
    </w:p>
    <w:tbl>
      <w:tblPr>
        <w:tblStyle w:val="Tabellrutnt"/>
        <w:tblW w:w="5671" w:type="pct"/>
        <w:tblLayout w:type="fixed"/>
        <w:tblLook w:val="0020" w:firstRow="1" w:lastRow="0" w:firstColumn="0" w:lastColumn="0" w:noHBand="0" w:noVBand="0"/>
      </w:tblPr>
      <w:tblGrid>
        <w:gridCol w:w="1695"/>
        <w:gridCol w:w="1276"/>
        <w:gridCol w:w="1846"/>
        <w:gridCol w:w="1133"/>
        <w:gridCol w:w="992"/>
        <w:gridCol w:w="1416"/>
        <w:gridCol w:w="1276"/>
      </w:tblGrid>
      <w:tr w:rsidR="00F74DA8" w14:paraId="37073C8B" w14:textId="77777777" w:rsidTr="00511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A3022" w14:textId="77777777" w:rsidR="00F74DA8" w:rsidRPr="007B63D1" w:rsidRDefault="00F74DA8" w:rsidP="00511F71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Attribut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53A1B" w14:textId="77777777" w:rsidR="00F74DA8" w:rsidRPr="007B63D1" w:rsidRDefault="00F74DA8" w:rsidP="00511F71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Mappning till RIM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2E8A9" w14:textId="77777777" w:rsidR="00F74DA8" w:rsidRPr="007B63D1" w:rsidRDefault="00F74DA8" w:rsidP="00511F71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Beskrivning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486D8" w14:textId="77777777" w:rsidR="00F74DA8" w:rsidRPr="007B63D1" w:rsidRDefault="00F74DA8" w:rsidP="00511F71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Data-typ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5D239" w14:textId="77777777" w:rsidR="00F74DA8" w:rsidRPr="007B63D1" w:rsidRDefault="00F74DA8" w:rsidP="00511F71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Multi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-</w:t>
            </w:r>
            <w:proofErr w:type="spellStart"/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plicitet</w:t>
            </w:r>
            <w:proofErr w:type="spellEnd"/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ED908" w14:textId="77777777" w:rsidR="00F74DA8" w:rsidRPr="007B63D1" w:rsidRDefault="00F74DA8" w:rsidP="00511F71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Kodverk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8D95A" w14:textId="77777777" w:rsidR="00F74DA8" w:rsidRPr="007B63D1" w:rsidRDefault="00F74DA8" w:rsidP="00511F71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Spårbarhet till krav</w:t>
            </w:r>
          </w:p>
        </w:tc>
      </w:tr>
      <w:tr w:rsidR="00F74DA8" w14:paraId="6A4981B0" w14:textId="77777777" w:rsidTr="00511F71"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A7B16" w14:textId="77777777" w:rsidR="00F74DA8" w:rsidRDefault="00F74DA8" w:rsidP="00511F7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uppdragsId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0C59F" w14:textId="77777777" w:rsidR="00F74DA8" w:rsidRDefault="00F74DA8" w:rsidP="00511F7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Villkor.avser</w:t>
            </w:r>
            <w:proofErr w:type="spellEnd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vårdenhet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A3B4E" w14:textId="77777777" w:rsidR="00F74DA8" w:rsidRDefault="00F74DA8" w:rsidP="00511F7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HSA-Id på aktörens medarbetaruppdrag</w:t>
            </w:r>
            <w:r w:rsidRPr="008055F5">
              <w:rPr>
                <w:rFonts w:asciiTheme="minorHAnsi" w:hAnsiTheme="minorHAnsi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1F14E" w14:textId="77777777" w:rsidR="00F74DA8" w:rsidRDefault="00F74DA8" w:rsidP="00511F71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Hsaid</w:t>
            </w:r>
            <w:proofErr w:type="spellEnd"/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3329A" w14:textId="77777777" w:rsidR="00F74DA8" w:rsidRDefault="00F74DA8" w:rsidP="00511F71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0..1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8FBB0" w14:textId="77777777" w:rsidR="00F74DA8" w:rsidRDefault="00F74DA8" w:rsidP="00511F7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 w:rsidRPr="00F77251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HSA-id </w:t>
            </w:r>
            <w:proofErr w:type="spellStart"/>
            <w:r w:rsidRPr="00F77251">
              <w:rPr>
                <w:rFonts w:asciiTheme="minorHAnsi" w:hAnsiTheme="minorHAnsi"/>
                <w:sz w:val="20"/>
                <w:szCs w:val="20"/>
                <w:lang w:eastAsia="en-US"/>
              </w:rPr>
              <w:t>oid</w:t>
            </w:r>
            <w:proofErr w:type="spellEnd"/>
            <w:r w:rsidRPr="00F77251">
              <w:rPr>
                <w:rFonts w:asciiTheme="minorHAnsi" w:hAnsiTheme="minorHAnsi"/>
                <w:sz w:val="20"/>
                <w:szCs w:val="20"/>
                <w:lang w:eastAsia="en-US"/>
              </w:rPr>
              <w:t>:</w:t>
            </w:r>
            <w:r w:rsidRPr="00F77251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proofErr w:type="gramStart"/>
            <w:r w:rsidRPr="00F77251">
              <w:rPr>
                <w:rFonts w:asciiTheme="minorHAnsi" w:hAnsiTheme="minorHAnsi" w:cs="Arial"/>
                <w:color w:val="333333"/>
                <w:sz w:val="20"/>
                <w:szCs w:val="20"/>
                <w:shd w:val="clear" w:color="auto" w:fill="FFFFFF"/>
              </w:rPr>
              <w:t>1.2.752.129</w:t>
            </w:r>
            <w:proofErr w:type="gramEnd"/>
            <w:r w:rsidRPr="00F77251">
              <w:rPr>
                <w:rFonts w:asciiTheme="minorHAnsi" w:hAnsiTheme="minorHAnsi" w:cs="Arial"/>
                <w:color w:val="333333"/>
                <w:sz w:val="20"/>
                <w:szCs w:val="20"/>
                <w:shd w:val="clear" w:color="auto" w:fill="FFFFFF"/>
              </w:rPr>
              <w:t>.2.1.4.1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C5C30" w14:textId="5BB0833E" w:rsidR="00F74DA8" w:rsidRDefault="00F74DA8" w:rsidP="00511F7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[R3], [R4], [R5]</w:t>
            </w:r>
          </w:p>
        </w:tc>
      </w:tr>
      <w:tr w:rsidR="00F74DA8" w14:paraId="0E0275FA" w14:textId="77777777" w:rsidTr="00511F71"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13E7E" w14:textId="77777777" w:rsidR="00F74DA8" w:rsidRDefault="00F74DA8" w:rsidP="00511F7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uppdragsNamn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71D6C" w14:textId="353565B6" w:rsidR="00F74DA8" w:rsidRDefault="009B1D84" w:rsidP="00511F7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N/A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0942C" w14:textId="77777777" w:rsidR="00F74DA8" w:rsidRDefault="00F74DA8" w:rsidP="00511F7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Namn</w:t>
            </w:r>
            <w:r w:rsidRPr="008E635F"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på medarbetaruppdrag.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130F4" w14:textId="77777777" w:rsidR="00F74DA8" w:rsidRDefault="00F74DA8" w:rsidP="00511F71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FD9BC" w14:textId="77777777" w:rsidR="00F74DA8" w:rsidRDefault="00F74DA8" w:rsidP="00511F71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0..1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B3A7" w14:textId="77777777" w:rsidR="00F74DA8" w:rsidRDefault="00F74DA8" w:rsidP="00511F7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C38C" w14:textId="34DA7DA0" w:rsidR="00F74DA8" w:rsidRDefault="00F74DA8" w:rsidP="00511F7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</w:tr>
    </w:tbl>
    <w:p w14:paraId="0F74C06E" w14:textId="2D0666AA" w:rsidR="00F74DA8" w:rsidRDefault="00F74DA8" w:rsidP="00F74DA8">
      <w:pPr>
        <w:pStyle w:val="Brdtext"/>
      </w:pPr>
    </w:p>
    <w:p w14:paraId="699D5382" w14:textId="76614B0F" w:rsidR="00F74DA8" w:rsidRDefault="00F74DA8">
      <w:pPr>
        <w:spacing w:before="0" w:after="0"/>
      </w:pPr>
      <w:r>
        <w:br w:type="page"/>
      </w:r>
    </w:p>
    <w:p w14:paraId="47FBDDD5" w14:textId="77777777" w:rsidR="00F74DA8" w:rsidRDefault="00F74DA8" w:rsidP="00F74DA8">
      <w:pPr>
        <w:pStyle w:val="Rubrik2Nr"/>
      </w:pPr>
      <w:bookmarkStart w:id="59" w:name="_Toc198132638"/>
      <w:r>
        <w:lastRenderedPageBreak/>
        <w:t>Medarbetare: vård och omsorgsutövare</w:t>
      </w:r>
      <w:bookmarkEnd w:id="59"/>
    </w:p>
    <w:p w14:paraId="247A0CCC" w14:textId="77777777" w:rsidR="00F74DA8" w:rsidRPr="00F74DA8" w:rsidRDefault="00F74DA8" w:rsidP="00F74DA8">
      <w:pPr>
        <w:rPr>
          <w:rFonts w:ascii="Arial" w:hAnsi="Arial" w:cs="Arial"/>
          <w:lang w:eastAsia="sv-SE"/>
        </w:rPr>
      </w:pPr>
      <w:r w:rsidRPr="00F74DA8">
        <w:rPr>
          <w:rFonts w:ascii="Arial" w:hAnsi="Arial" w:cs="Arial"/>
          <w:lang w:eastAsia="sv-SE"/>
        </w:rPr>
        <w:t xml:space="preserve">Klassen medarbetare anger dels om ett intyg gäller en viss </w:t>
      </w:r>
      <w:proofErr w:type="gramStart"/>
      <w:r w:rsidRPr="00F74DA8">
        <w:rPr>
          <w:rFonts w:ascii="Arial" w:hAnsi="Arial" w:cs="Arial"/>
          <w:lang w:eastAsia="sv-SE"/>
        </w:rPr>
        <w:t>medarbetare och dels</w:t>
      </w:r>
      <w:proofErr w:type="gramEnd"/>
      <w:r w:rsidRPr="00F74DA8">
        <w:rPr>
          <w:rFonts w:ascii="Arial" w:hAnsi="Arial" w:cs="Arial"/>
          <w:lang w:eastAsia="sv-SE"/>
        </w:rPr>
        <w:t xml:space="preserve"> vilken medarbetare som utfört en åtgärd.</w:t>
      </w:r>
    </w:p>
    <w:tbl>
      <w:tblPr>
        <w:tblStyle w:val="Tabellrutnt"/>
        <w:tblW w:w="5671" w:type="pct"/>
        <w:tblLayout w:type="fixed"/>
        <w:tblLook w:val="0020" w:firstRow="1" w:lastRow="0" w:firstColumn="0" w:lastColumn="0" w:noHBand="0" w:noVBand="0"/>
      </w:tblPr>
      <w:tblGrid>
        <w:gridCol w:w="1695"/>
        <w:gridCol w:w="1276"/>
        <w:gridCol w:w="1846"/>
        <w:gridCol w:w="1133"/>
        <w:gridCol w:w="992"/>
        <w:gridCol w:w="1416"/>
        <w:gridCol w:w="1276"/>
      </w:tblGrid>
      <w:tr w:rsidR="00F74DA8" w14:paraId="7564EB8C" w14:textId="77777777" w:rsidTr="00B87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9AE78" w14:textId="77777777" w:rsidR="00F74DA8" w:rsidRPr="007B63D1" w:rsidRDefault="00F74DA8" w:rsidP="00511F71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Attribut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732EC" w14:textId="77777777" w:rsidR="00F74DA8" w:rsidRPr="007B63D1" w:rsidRDefault="00F74DA8" w:rsidP="00511F71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Mappning till RIM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94EFF" w14:textId="77777777" w:rsidR="00F74DA8" w:rsidRPr="007B63D1" w:rsidRDefault="00F74DA8" w:rsidP="00511F71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Beskrivning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83626" w14:textId="77777777" w:rsidR="00F74DA8" w:rsidRPr="007B63D1" w:rsidRDefault="00F74DA8" w:rsidP="00511F71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Data-typ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21B69" w14:textId="77777777" w:rsidR="00F74DA8" w:rsidRPr="007B63D1" w:rsidRDefault="00F74DA8" w:rsidP="00511F71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Multi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-</w:t>
            </w:r>
            <w:proofErr w:type="spellStart"/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plicitet</w:t>
            </w:r>
            <w:proofErr w:type="spellEnd"/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254B0" w14:textId="77777777" w:rsidR="00F74DA8" w:rsidRPr="007B63D1" w:rsidRDefault="00F74DA8" w:rsidP="00511F71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Kodverk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B55A" w14:textId="77777777" w:rsidR="00F74DA8" w:rsidRPr="007B63D1" w:rsidRDefault="00F74DA8" w:rsidP="00511F71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Spårbarhet till krav</w:t>
            </w:r>
          </w:p>
        </w:tc>
      </w:tr>
      <w:tr w:rsidR="00F74DA8" w14:paraId="722CFE90" w14:textId="77777777" w:rsidTr="00B87E83"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D605B" w14:textId="77777777" w:rsidR="00F74DA8" w:rsidRDefault="00F74DA8" w:rsidP="00511F7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medarbetarId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5EB3" w14:textId="77777777" w:rsidR="00F74DA8" w:rsidRDefault="00F74DA8" w:rsidP="00511F7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Vård och </w:t>
            </w:r>
            <w:proofErr w:type="spellStart"/>
            <w:proofErr w:type="gram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omsorgsutövare.personal</w:t>
            </w:r>
            <w:proofErr w:type="spellEnd"/>
            <w:proofErr w:type="gramEnd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id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BB21F" w14:textId="77777777" w:rsidR="00F74DA8" w:rsidRDefault="00F74DA8" w:rsidP="00511F7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HSA-Id på vårdenheten</w:t>
            </w:r>
            <w:r w:rsidRPr="008055F5"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som intyget avser.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D38D5" w14:textId="77777777" w:rsidR="00F74DA8" w:rsidRDefault="00F74DA8" w:rsidP="00511F71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Hsaid</w:t>
            </w:r>
            <w:proofErr w:type="spellEnd"/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A40F6" w14:textId="77777777" w:rsidR="00F74DA8" w:rsidRDefault="00F74DA8" w:rsidP="00511F71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AE153" w14:textId="77777777" w:rsidR="00F74DA8" w:rsidRDefault="00F74DA8" w:rsidP="00511F7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 w:rsidRPr="00F77251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HSA-id </w:t>
            </w:r>
            <w:proofErr w:type="spellStart"/>
            <w:r w:rsidRPr="00F77251">
              <w:rPr>
                <w:rFonts w:asciiTheme="minorHAnsi" w:hAnsiTheme="minorHAnsi"/>
                <w:sz w:val="20"/>
                <w:szCs w:val="20"/>
                <w:lang w:eastAsia="en-US"/>
              </w:rPr>
              <w:t>oid</w:t>
            </w:r>
            <w:proofErr w:type="spellEnd"/>
            <w:r w:rsidRPr="00F77251">
              <w:rPr>
                <w:rFonts w:asciiTheme="minorHAnsi" w:hAnsiTheme="minorHAnsi"/>
                <w:sz w:val="20"/>
                <w:szCs w:val="20"/>
                <w:lang w:eastAsia="en-US"/>
              </w:rPr>
              <w:t>:</w:t>
            </w:r>
            <w:r w:rsidRPr="00F77251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proofErr w:type="gramStart"/>
            <w:r w:rsidRPr="00F77251">
              <w:rPr>
                <w:rFonts w:asciiTheme="minorHAnsi" w:hAnsiTheme="minorHAnsi" w:cs="Arial"/>
                <w:color w:val="333333"/>
                <w:sz w:val="20"/>
                <w:szCs w:val="20"/>
                <w:shd w:val="clear" w:color="auto" w:fill="FFFFFF"/>
              </w:rPr>
              <w:t>1.2.752.129</w:t>
            </w:r>
            <w:proofErr w:type="gramEnd"/>
            <w:r w:rsidRPr="00F77251">
              <w:rPr>
                <w:rFonts w:asciiTheme="minorHAnsi" w:hAnsiTheme="minorHAnsi" w:cs="Arial"/>
                <w:color w:val="333333"/>
                <w:sz w:val="20"/>
                <w:szCs w:val="20"/>
                <w:shd w:val="clear" w:color="auto" w:fill="FFFFFF"/>
              </w:rPr>
              <w:t>.2.1.4.1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323B1" w14:textId="113BA753" w:rsidR="00F74DA8" w:rsidRDefault="00F74DA8" w:rsidP="00511F7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[R3], [R4], [R5]</w:t>
            </w:r>
          </w:p>
        </w:tc>
      </w:tr>
    </w:tbl>
    <w:p w14:paraId="3450F851" w14:textId="77777777" w:rsidR="00F74DA8" w:rsidRPr="000F5FA8" w:rsidRDefault="00F74DA8" w:rsidP="00F74DA8">
      <w:pPr>
        <w:pStyle w:val="Brdtext"/>
      </w:pPr>
    </w:p>
    <w:p w14:paraId="54C3487F" w14:textId="3E203F71" w:rsidR="008055F5" w:rsidRDefault="008055F5" w:rsidP="008055F5">
      <w:pPr>
        <w:pStyle w:val="Rubrik2Nr"/>
      </w:pPr>
      <w:bookmarkStart w:id="60" w:name="_Toc198132639"/>
      <w:r>
        <w:t xml:space="preserve">Patient: </w:t>
      </w:r>
      <w:r w:rsidR="009B1D84">
        <w:t>patient</w:t>
      </w:r>
      <w:bookmarkEnd w:id="60"/>
    </w:p>
    <w:p w14:paraId="62C11583" w14:textId="77777777" w:rsidR="008055F5" w:rsidRPr="00F74DA8" w:rsidRDefault="008055F5" w:rsidP="008055F5">
      <w:pPr>
        <w:rPr>
          <w:rFonts w:ascii="Arial" w:hAnsi="Arial" w:cs="Arial"/>
          <w:lang w:eastAsia="sv-SE"/>
        </w:rPr>
      </w:pPr>
      <w:r w:rsidRPr="00F74DA8">
        <w:rPr>
          <w:rFonts w:ascii="Arial" w:hAnsi="Arial" w:cs="Arial"/>
          <w:lang w:eastAsia="sv-SE"/>
        </w:rPr>
        <w:t>Klassen patient anger vilken patient som intyget avser.</w:t>
      </w:r>
    </w:p>
    <w:tbl>
      <w:tblPr>
        <w:tblStyle w:val="Tabellrutnt"/>
        <w:tblW w:w="5671" w:type="pct"/>
        <w:tblLayout w:type="fixed"/>
        <w:tblLook w:val="0020" w:firstRow="1" w:lastRow="0" w:firstColumn="0" w:lastColumn="0" w:noHBand="0" w:noVBand="0"/>
      </w:tblPr>
      <w:tblGrid>
        <w:gridCol w:w="1129"/>
        <w:gridCol w:w="1842"/>
        <w:gridCol w:w="1701"/>
        <w:gridCol w:w="852"/>
        <w:gridCol w:w="992"/>
        <w:gridCol w:w="1842"/>
        <w:gridCol w:w="1276"/>
      </w:tblGrid>
      <w:tr w:rsidR="008055F5" w14:paraId="6EE325AB" w14:textId="77777777" w:rsidTr="00F74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33994" w14:textId="77777777" w:rsidR="008055F5" w:rsidRPr="007B63D1" w:rsidRDefault="008055F5" w:rsidP="00701C5D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Attribut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4A754" w14:textId="77777777" w:rsidR="008055F5" w:rsidRPr="007B63D1" w:rsidRDefault="008055F5" w:rsidP="00701C5D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Mappning till RIM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3FCB7" w14:textId="77777777" w:rsidR="008055F5" w:rsidRPr="007B63D1" w:rsidRDefault="008055F5" w:rsidP="00701C5D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Beskrivning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298A1" w14:textId="77777777" w:rsidR="008055F5" w:rsidRPr="007B63D1" w:rsidRDefault="008055F5" w:rsidP="00701C5D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Data-typ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6090B" w14:textId="77777777" w:rsidR="008055F5" w:rsidRPr="007B63D1" w:rsidRDefault="008055F5" w:rsidP="00701C5D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Multi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-</w:t>
            </w:r>
            <w:proofErr w:type="spellStart"/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plicitet</w:t>
            </w:r>
            <w:proofErr w:type="spellEnd"/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5C4F3" w14:textId="77777777" w:rsidR="008055F5" w:rsidRPr="007B63D1" w:rsidRDefault="008055F5" w:rsidP="00701C5D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Kodverk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16742" w14:textId="77777777" w:rsidR="008055F5" w:rsidRPr="007B63D1" w:rsidRDefault="008055F5" w:rsidP="00701C5D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Spårbarhet till krav</w:t>
            </w:r>
          </w:p>
        </w:tc>
      </w:tr>
      <w:tr w:rsidR="0097286E" w14:paraId="55C3145B" w14:textId="77777777" w:rsidTr="00F74DA8"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8F108" w14:textId="77777777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patientId</w:t>
            </w:r>
            <w:proofErr w:type="spellEnd"/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38691" w14:textId="7B309831" w:rsidR="0097286E" w:rsidRDefault="00A27738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Samtycke.person</w:t>
            </w:r>
            <w:proofErr w:type="spellEnd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</w:t>
            </w:r>
            <w:r w:rsidR="0097286E">
              <w:rPr>
                <w:rFonts w:asciiTheme="minorHAnsi" w:hAnsiTheme="minorHAnsi"/>
                <w:sz w:val="22"/>
                <w:szCs w:val="22"/>
                <w:lang w:eastAsia="en-US"/>
              </w:rPr>
              <w:t>id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E272A" w14:textId="77777777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 w:rsidRPr="008055F5">
              <w:rPr>
                <w:rFonts w:asciiTheme="minorHAnsi" w:hAnsiTheme="minorHAnsi"/>
                <w:sz w:val="22"/>
                <w:szCs w:val="22"/>
                <w:lang w:eastAsia="en-US"/>
              </w:rPr>
              <w:t>Personidentitet på patienten som intyget avser.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162D5" w14:textId="77777777" w:rsidR="0097286E" w:rsidRDefault="0097286E" w:rsidP="0097286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IIType</w:t>
            </w:r>
            <w:proofErr w:type="spellEnd"/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8C2A1" w14:textId="77777777" w:rsidR="0097286E" w:rsidRDefault="0097286E" w:rsidP="0097286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1</w:t>
            </w:r>
          </w:p>
          <w:p w14:paraId="45E9406C" w14:textId="77777777" w:rsidR="00B46191" w:rsidRDefault="00B46191" w:rsidP="0097286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05785" w14:textId="77777777" w:rsidR="0097286E" w:rsidRPr="001E0675" w:rsidRDefault="0097286E" w:rsidP="0097286E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proofErr w:type="spellStart"/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>oid</w:t>
            </w:r>
            <w:proofErr w:type="spellEnd"/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>:</w:t>
            </w:r>
          </w:p>
          <w:p w14:paraId="61EA3C57" w14:textId="77777777" w:rsidR="0097286E" w:rsidRPr="001E0675" w:rsidRDefault="0097286E" w:rsidP="0097286E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>personn</w:t>
            </w: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ummer</w:t>
            </w:r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: </w:t>
            </w:r>
            <w:proofErr w:type="gramStart"/>
            <w:r w:rsidRPr="001E0675">
              <w:rPr>
                <w:rFonts w:asciiTheme="minorHAnsi" w:hAnsiTheme="minorHAnsi" w:cs="Arial"/>
                <w:color w:val="333333"/>
                <w:sz w:val="20"/>
                <w:szCs w:val="20"/>
                <w:shd w:val="clear" w:color="auto" w:fill="FFFFFF"/>
              </w:rPr>
              <w:t>1.2.752.129</w:t>
            </w:r>
            <w:proofErr w:type="gramEnd"/>
            <w:r w:rsidRPr="001E0675">
              <w:rPr>
                <w:rFonts w:asciiTheme="minorHAnsi" w:hAnsiTheme="minorHAnsi" w:cs="Arial"/>
                <w:color w:val="333333"/>
                <w:sz w:val="20"/>
                <w:szCs w:val="20"/>
                <w:shd w:val="clear" w:color="auto" w:fill="FFFFFF"/>
              </w:rPr>
              <w:t>.2.1.3.1</w:t>
            </w:r>
          </w:p>
          <w:p w14:paraId="7219CA31" w14:textId="77777777" w:rsidR="0097286E" w:rsidRPr="001E0675" w:rsidRDefault="0097286E" w:rsidP="0097286E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samordningsnummer</w:t>
            </w:r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>:</w:t>
            </w:r>
          </w:p>
          <w:p w14:paraId="626EABEA" w14:textId="77777777" w:rsidR="0097286E" w:rsidRPr="001E0675" w:rsidRDefault="0097286E" w:rsidP="0097286E">
            <w:pPr>
              <w:pStyle w:val="SoSTabelltext"/>
              <w:rPr>
                <w:rFonts w:asciiTheme="minorHAnsi" w:hAnsiTheme="minorHAnsi"/>
                <w:color w:val="auto"/>
                <w:sz w:val="20"/>
                <w:szCs w:val="20"/>
                <w:lang w:eastAsia="en-US"/>
              </w:rPr>
            </w:pPr>
            <w:proofErr w:type="gramStart"/>
            <w:r w:rsidRPr="001E0675">
              <w:rPr>
                <w:rFonts w:asciiTheme="minorHAnsi" w:hAnsiTheme="minorHAnsi" w:cs="Arial"/>
                <w:color w:val="auto"/>
                <w:sz w:val="20"/>
                <w:szCs w:val="20"/>
                <w:shd w:val="clear" w:color="auto" w:fill="FFFFFF"/>
              </w:rPr>
              <w:t>1.2.752.129</w:t>
            </w:r>
            <w:proofErr w:type="gramEnd"/>
            <w:r w:rsidRPr="001E0675">
              <w:rPr>
                <w:rFonts w:asciiTheme="minorHAnsi" w:hAnsiTheme="minorHAnsi" w:cs="Arial"/>
                <w:color w:val="auto"/>
                <w:sz w:val="20"/>
                <w:szCs w:val="20"/>
                <w:shd w:val="clear" w:color="auto" w:fill="FFFFFF"/>
              </w:rPr>
              <w:t>.2.1.3.3</w:t>
            </w:r>
          </w:p>
          <w:p w14:paraId="20594E2C" w14:textId="267293E2" w:rsidR="0097286E" w:rsidRDefault="0097286E" w:rsidP="00084436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nationell reservidentitet: </w:t>
            </w:r>
            <w:proofErr w:type="gramStart"/>
            <w:r w:rsidRPr="00FC4AC3">
              <w:rPr>
                <w:rFonts w:asciiTheme="minorHAnsi" w:hAnsiTheme="minorHAnsi"/>
                <w:sz w:val="20"/>
                <w:szCs w:val="20"/>
                <w:lang w:eastAsia="en-US"/>
              </w:rPr>
              <w:t>1.2.752</w:t>
            </w:r>
            <w:proofErr w:type="gramEnd"/>
            <w:r w:rsidRPr="00FC4AC3">
              <w:rPr>
                <w:rFonts w:asciiTheme="minorHAnsi" w:hAnsiTheme="minorHAnsi"/>
                <w:sz w:val="20"/>
                <w:szCs w:val="20"/>
                <w:lang w:eastAsia="en-US"/>
              </w:rPr>
              <w:t>.74.9.1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A6C8" w14:textId="7A2E8E59" w:rsidR="0097286E" w:rsidRDefault="00A27738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[R3], [R4], [R5]</w:t>
            </w:r>
          </w:p>
        </w:tc>
      </w:tr>
    </w:tbl>
    <w:p w14:paraId="37F0CEC3" w14:textId="70FBAD43" w:rsidR="008055F5" w:rsidRDefault="008055F5" w:rsidP="008055F5">
      <w:pPr>
        <w:rPr>
          <w:lang w:eastAsia="sv-SE"/>
        </w:rPr>
      </w:pPr>
    </w:p>
    <w:p w14:paraId="6F1450D0" w14:textId="77777777" w:rsidR="00CD2427" w:rsidRDefault="00CD2427" w:rsidP="00CD2427">
      <w:pPr>
        <w:pStyle w:val="Rubrik2Nr"/>
      </w:pPr>
      <w:bookmarkStart w:id="61" w:name="_Toc198132640"/>
      <w:r>
        <w:t>Vårdenhet: villkor</w:t>
      </w:r>
      <w:bookmarkEnd w:id="61"/>
    </w:p>
    <w:p w14:paraId="796D34A5" w14:textId="77777777" w:rsidR="00CD2427" w:rsidRPr="00A27738" w:rsidRDefault="00CD2427" w:rsidP="00CD2427">
      <w:pPr>
        <w:rPr>
          <w:rFonts w:ascii="Arial" w:hAnsi="Arial" w:cs="Arial"/>
          <w:lang w:eastAsia="sv-SE"/>
        </w:rPr>
      </w:pPr>
      <w:r w:rsidRPr="00A27738">
        <w:rPr>
          <w:rFonts w:ascii="Arial" w:hAnsi="Arial" w:cs="Arial"/>
          <w:lang w:eastAsia="sv-SE"/>
        </w:rPr>
        <w:t>Klassen vårdenhet anger vilken vårdenhet som intyget avser.</w:t>
      </w:r>
    </w:p>
    <w:tbl>
      <w:tblPr>
        <w:tblStyle w:val="Tabellrutnt"/>
        <w:tblW w:w="5671" w:type="pct"/>
        <w:tblLayout w:type="fixed"/>
        <w:tblLook w:val="0020" w:firstRow="1" w:lastRow="0" w:firstColumn="0" w:lastColumn="0" w:noHBand="0" w:noVBand="0"/>
      </w:tblPr>
      <w:tblGrid>
        <w:gridCol w:w="1695"/>
        <w:gridCol w:w="1276"/>
        <w:gridCol w:w="1846"/>
        <w:gridCol w:w="1133"/>
        <w:gridCol w:w="992"/>
        <w:gridCol w:w="1416"/>
        <w:gridCol w:w="1276"/>
      </w:tblGrid>
      <w:tr w:rsidR="00CD2427" w14:paraId="325076F5" w14:textId="77777777" w:rsidTr="00CD2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98C29" w14:textId="77777777" w:rsidR="00CD2427" w:rsidRPr="007B63D1" w:rsidRDefault="00CD2427" w:rsidP="00CD2427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Attribut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2E23A" w14:textId="77777777" w:rsidR="00CD2427" w:rsidRPr="007B63D1" w:rsidRDefault="00CD2427" w:rsidP="00CD2427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Mappning till RIM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DA31C" w14:textId="77777777" w:rsidR="00CD2427" w:rsidRPr="007B63D1" w:rsidRDefault="00CD2427" w:rsidP="00CD2427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Beskrivning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7536B" w14:textId="77777777" w:rsidR="00CD2427" w:rsidRPr="007B63D1" w:rsidRDefault="00CD2427" w:rsidP="00CD2427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Data-typ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81F70" w14:textId="77777777" w:rsidR="00CD2427" w:rsidRPr="007B63D1" w:rsidRDefault="00CD2427" w:rsidP="00CD2427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Multi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-</w:t>
            </w:r>
            <w:proofErr w:type="spellStart"/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plicitet</w:t>
            </w:r>
            <w:proofErr w:type="spellEnd"/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AF748" w14:textId="77777777" w:rsidR="00CD2427" w:rsidRPr="007B63D1" w:rsidRDefault="00CD2427" w:rsidP="00CD2427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Kodverk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D7F11" w14:textId="77777777" w:rsidR="00CD2427" w:rsidRPr="007B63D1" w:rsidRDefault="00CD2427" w:rsidP="00CD2427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Spårbarhet till krav</w:t>
            </w:r>
          </w:p>
        </w:tc>
      </w:tr>
      <w:tr w:rsidR="00CD2427" w14:paraId="353BFAAA" w14:textId="77777777" w:rsidTr="00CD2427"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06F4B" w14:textId="77777777" w:rsidR="00CD2427" w:rsidRDefault="00CD2427" w:rsidP="00CD2427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vårdenhetId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A655D" w14:textId="77777777" w:rsidR="00CD2427" w:rsidRDefault="00CD2427" w:rsidP="00CD2427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(</w:t>
            </w: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Villkor.avser</w:t>
            </w:r>
            <w:proofErr w:type="spellEnd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vårdenhet avser identifikation och namn)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F87D0" w14:textId="77777777" w:rsidR="00CD2427" w:rsidRDefault="00CD2427" w:rsidP="00CD2427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HSA-Id på vårdenheten</w:t>
            </w:r>
            <w:r w:rsidRPr="008055F5"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som intyget avser.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A0709" w14:textId="77777777" w:rsidR="00CD2427" w:rsidRDefault="00CD2427" w:rsidP="00CD2427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Hsaid</w:t>
            </w:r>
            <w:proofErr w:type="spellEnd"/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CC142" w14:textId="77777777" w:rsidR="00CD2427" w:rsidRDefault="00CD2427" w:rsidP="00CD2427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EC46A" w14:textId="77777777" w:rsidR="00CD2427" w:rsidRDefault="00CD2427" w:rsidP="00CD2427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 w:rsidRPr="00F77251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HSA-id </w:t>
            </w:r>
            <w:proofErr w:type="spellStart"/>
            <w:r w:rsidRPr="00F77251">
              <w:rPr>
                <w:rFonts w:asciiTheme="minorHAnsi" w:hAnsiTheme="minorHAnsi"/>
                <w:sz w:val="20"/>
                <w:szCs w:val="20"/>
                <w:lang w:eastAsia="en-US"/>
              </w:rPr>
              <w:t>oid</w:t>
            </w:r>
            <w:proofErr w:type="spellEnd"/>
            <w:r w:rsidRPr="00F77251">
              <w:rPr>
                <w:rFonts w:asciiTheme="minorHAnsi" w:hAnsiTheme="minorHAnsi"/>
                <w:sz w:val="20"/>
                <w:szCs w:val="20"/>
                <w:lang w:eastAsia="en-US"/>
              </w:rPr>
              <w:t>:</w:t>
            </w:r>
            <w:r w:rsidRPr="00F77251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proofErr w:type="gramStart"/>
            <w:r w:rsidRPr="00F77251">
              <w:rPr>
                <w:rFonts w:asciiTheme="minorHAnsi" w:hAnsiTheme="minorHAnsi" w:cs="Arial"/>
                <w:color w:val="333333"/>
                <w:sz w:val="20"/>
                <w:szCs w:val="20"/>
                <w:shd w:val="clear" w:color="auto" w:fill="FFFFFF"/>
              </w:rPr>
              <w:t>1.2.752.129</w:t>
            </w:r>
            <w:proofErr w:type="gramEnd"/>
            <w:r w:rsidRPr="00F77251">
              <w:rPr>
                <w:rFonts w:asciiTheme="minorHAnsi" w:hAnsiTheme="minorHAnsi" w:cs="Arial"/>
                <w:color w:val="333333"/>
                <w:sz w:val="20"/>
                <w:szCs w:val="20"/>
                <w:shd w:val="clear" w:color="auto" w:fill="FFFFFF"/>
              </w:rPr>
              <w:t>.2.1.4.1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1DC44" w14:textId="77777777" w:rsidR="00CD2427" w:rsidRDefault="00CD2427" w:rsidP="00CD2427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[R3], [R4], [R5]</w:t>
            </w:r>
          </w:p>
        </w:tc>
      </w:tr>
    </w:tbl>
    <w:p w14:paraId="2C38D14E" w14:textId="48AF3B85" w:rsidR="008055F5" w:rsidRDefault="008055F5" w:rsidP="008055F5">
      <w:pPr>
        <w:pStyle w:val="Rubrik2Nr"/>
      </w:pPr>
      <w:bookmarkStart w:id="62" w:name="_Toc198132641"/>
      <w:r>
        <w:lastRenderedPageBreak/>
        <w:t xml:space="preserve">Vårdgivare: </w:t>
      </w:r>
      <w:r w:rsidR="00A27738">
        <w:t>saknas</w:t>
      </w:r>
      <w:bookmarkEnd w:id="62"/>
    </w:p>
    <w:p w14:paraId="1AC2553C" w14:textId="77777777" w:rsidR="008055F5" w:rsidRPr="00A27738" w:rsidRDefault="008055F5" w:rsidP="008055F5">
      <w:pPr>
        <w:rPr>
          <w:rFonts w:ascii="Arial" w:hAnsi="Arial" w:cs="Arial"/>
          <w:lang w:eastAsia="sv-SE"/>
        </w:rPr>
      </w:pPr>
      <w:r w:rsidRPr="00A27738">
        <w:rPr>
          <w:rFonts w:ascii="Arial" w:hAnsi="Arial" w:cs="Arial"/>
          <w:lang w:eastAsia="sv-SE"/>
        </w:rPr>
        <w:t>Klassen vårdgivare anger vilken vårdgivare som intyget avser.</w:t>
      </w:r>
    </w:p>
    <w:tbl>
      <w:tblPr>
        <w:tblStyle w:val="Tabellrutnt"/>
        <w:tblW w:w="5671" w:type="pct"/>
        <w:tblLayout w:type="fixed"/>
        <w:tblLook w:val="0020" w:firstRow="1" w:lastRow="0" w:firstColumn="0" w:lastColumn="0" w:noHBand="0" w:noVBand="0"/>
      </w:tblPr>
      <w:tblGrid>
        <w:gridCol w:w="1695"/>
        <w:gridCol w:w="1276"/>
        <w:gridCol w:w="1846"/>
        <w:gridCol w:w="1133"/>
        <w:gridCol w:w="992"/>
        <w:gridCol w:w="1416"/>
        <w:gridCol w:w="1276"/>
      </w:tblGrid>
      <w:tr w:rsidR="008055F5" w14:paraId="1C280D50" w14:textId="77777777" w:rsidTr="00701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CA59B" w14:textId="77777777" w:rsidR="008055F5" w:rsidRPr="007B63D1" w:rsidRDefault="008055F5" w:rsidP="00701C5D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Attribut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9F7BD" w14:textId="77777777" w:rsidR="008055F5" w:rsidRPr="007B63D1" w:rsidRDefault="008055F5" w:rsidP="00701C5D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Mappning till RIM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1CBA0" w14:textId="77777777" w:rsidR="008055F5" w:rsidRPr="007B63D1" w:rsidRDefault="008055F5" w:rsidP="00701C5D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Beskrivning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D9B48" w14:textId="77777777" w:rsidR="008055F5" w:rsidRPr="007B63D1" w:rsidRDefault="008055F5" w:rsidP="00701C5D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Data-typ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AF10C" w14:textId="77777777" w:rsidR="008055F5" w:rsidRPr="007B63D1" w:rsidRDefault="008055F5" w:rsidP="00701C5D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Multi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-</w:t>
            </w:r>
            <w:proofErr w:type="spellStart"/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plicitet</w:t>
            </w:r>
            <w:proofErr w:type="spellEnd"/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E35AC" w14:textId="77777777" w:rsidR="008055F5" w:rsidRPr="007B63D1" w:rsidRDefault="008055F5" w:rsidP="00701C5D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Kodverk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DD8EF" w14:textId="77777777" w:rsidR="008055F5" w:rsidRPr="007B63D1" w:rsidRDefault="008055F5" w:rsidP="00701C5D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Spårbarhet till krav</w:t>
            </w:r>
          </w:p>
        </w:tc>
      </w:tr>
      <w:tr w:rsidR="0097286E" w14:paraId="6763D81B" w14:textId="77777777" w:rsidTr="00701C5D"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6A4A" w14:textId="77777777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vårdgivarId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16382" w14:textId="74E0C474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N/A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36F22" w14:textId="77777777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HSA-Id på vårdgivaren</w:t>
            </w:r>
            <w:r w:rsidRPr="008055F5"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som intyget avser.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B3D65" w14:textId="77777777" w:rsidR="0097286E" w:rsidRDefault="0097286E" w:rsidP="0097286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Hsaid</w:t>
            </w:r>
            <w:proofErr w:type="spellEnd"/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F47ED" w14:textId="77777777" w:rsidR="0097286E" w:rsidRDefault="0097286E" w:rsidP="0097286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708DD" w14:textId="28378266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 w:rsidRPr="00F77251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HSA-id </w:t>
            </w:r>
            <w:proofErr w:type="spellStart"/>
            <w:r w:rsidRPr="00F77251">
              <w:rPr>
                <w:rFonts w:asciiTheme="minorHAnsi" w:hAnsiTheme="minorHAnsi"/>
                <w:sz w:val="20"/>
                <w:szCs w:val="20"/>
                <w:lang w:eastAsia="en-US"/>
              </w:rPr>
              <w:t>oid</w:t>
            </w:r>
            <w:proofErr w:type="spellEnd"/>
            <w:r w:rsidRPr="00F77251">
              <w:rPr>
                <w:rFonts w:asciiTheme="minorHAnsi" w:hAnsiTheme="minorHAnsi"/>
                <w:sz w:val="20"/>
                <w:szCs w:val="20"/>
                <w:lang w:eastAsia="en-US"/>
              </w:rPr>
              <w:t>:</w:t>
            </w:r>
            <w:r w:rsidRPr="00F77251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proofErr w:type="gramStart"/>
            <w:r w:rsidRPr="00F77251">
              <w:rPr>
                <w:rFonts w:asciiTheme="minorHAnsi" w:hAnsiTheme="minorHAnsi" w:cs="Arial"/>
                <w:color w:val="333333"/>
                <w:sz w:val="20"/>
                <w:szCs w:val="20"/>
                <w:shd w:val="clear" w:color="auto" w:fill="FFFFFF"/>
              </w:rPr>
              <w:t>1.2.752.129</w:t>
            </w:r>
            <w:proofErr w:type="gramEnd"/>
            <w:r w:rsidRPr="00F77251">
              <w:rPr>
                <w:rFonts w:asciiTheme="minorHAnsi" w:hAnsiTheme="minorHAnsi" w:cs="Arial"/>
                <w:color w:val="333333"/>
                <w:sz w:val="20"/>
                <w:szCs w:val="20"/>
                <w:shd w:val="clear" w:color="auto" w:fill="FFFFFF"/>
              </w:rPr>
              <w:t>.2.1.4.1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C0837" w14:textId="72F23E54" w:rsidR="0097286E" w:rsidRDefault="00A27738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[R3], [R4], [R5]</w:t>
            </w:r>
          </w:p>
        </w:tc>
      </w:tr>
    </w:tbl>
    <w:p w14:paraId="497BACBE" w14:textId="699EB81C" w:rsidR="008055F5" w:rsidRDefault="00DC7472" w:rsidP="008055F5">
      <w:pPr>
        <w:pStyle w:val="Rubrik2Nr"/>
      </w:pPr>
      <w:bookmarkStart w:id="63" w:name="_Toc198132642"/>
      <w:r>
        <w:t>Handling</w:t>
      </w:r>
      <w:r w:rsidR="008055F5">
        <w:t xml:space="preserve">: ej </w:t>
      </w:r>
      <w:proofErr w:type="spellStart"/>
      <w:r w:rsidR="008055F5">
        <w:t>mappad</w:t>
      </w:r>
      <w:bookmarkEnd w:id="63"/>
      <w:proofErr w:type="spellEnd"/>
    </w:p>
    <w:p w14:paraId="289ECE0A" w14:textId="77777777" w:rsidR="008055F5" w:rsidRPr="00A27738" w:rsidRDefault="00542DF0" w:rsidP="008055F5">
      <w:pPr>
        <w:rPr>
          <w:rFonts w:ascii="Arial" w:hAnsi="Arial" w:cs="Arial"/>
          <w:lang w:eastAsia="sv-SE"/>
        </w:rPr>
      </w:pPr>
      <w:r w:rsidRPr="00A27738">
        <w:rPr>
          <w:rFonts w:ascii="Arial" w:hAnsi="Arial" w:cs="Arial"/>
          <w:lang w:eastAsia="sv-SE"/>
        </w:rPr>
        <w:t>Klassen åtgärd anger vad som gjorts med samtycket.</w:t>
      </w:r>
    </w:p>
    <w:tbl>
      <w:tblPr>
        <w:tblStyle w:val="Tabellrutnt"/>
        <w:tblW w:w="5671" w:type="pct"/>
        <w:tblLayout w:type="fixed"/>
        <w:tblLook w:val="0020" w:firstRow="1" w:lastRow="0" w:firstColumn="0" w:lastColumn="0" w:noHBand="0" w:noVBand="0"/>
      </w:tblPr>
      <w:tblGrid>
        <w:gridCol w:w="1695"/>
        <w:gridCol w:w="1276"/>
        <w:gridCol w:w="1846"/>
        <w:gridCol w:w="1133"/>
        <w:gridCol w:w="992"/>
        <w:gridCol w:w="1416"/>
        <w:gridCol w:w="1276"/>
      </w:tblGrid>
      <w:tr w:rsidR="000F5FA8" w14:paraId="2B18FB87" w14:textId="77777777" w:rsidTr="00BD36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32761" w14:textId="77777777" w:rsidR="000F5FA8" w:rsidRPr="007B63D1" w:rsidRDefault="000F5FA8" w:rsidP="00BD36C0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Attribut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A9498" w14:textId="77777777" w:rsidR="000F5FA8" w:rsidRPr="007B63D1" w:rsidRDefault="000F5FA8" w:rsidP="00BD36C0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Mappning till RIM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37BD5" w14:textId="77777777" w:rsidR="000F5FA8" w:rsidRPr="007B63D1" w:rsidRDefault="000F5FA8" w:rsidP="00BD36C0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Beskrivning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29ACE" w14:textId="77777777" w:rsidR="000F5FA8" w:rsidRPr="007B63D1" w:rsidRDefault="000F5FA8" w:rsidP="00BD36C0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Data-typ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9B76B" w14:textId="77777777" w:rsidR="000F5FA8" w:rsidRPr="007B63D1" w:rsidRDefault="000F5FA8" w:rsidP="00BD36C0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Multi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-</w:t>
            </w:r>
            <w:proofErr w:type="spellStart"/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plicitet</w:t>
            </w:r>
            <w:proofErr w:type="spellEnd"/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E2A88" w14:textId="77777777" w:rsidR="000F5FA8" w:rsidRPr="007B63D1" w:rsidRDefault="000F5FA8" w:rsidP="00BD36C0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Kodverk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2991E" w14:textId="77777777" w:rsidR="000F5FA8" w:rsidRPr="007B63D1" w:rsidRDefault="000F5FA8" w:rsidP="00BD36C0">
            <w:pPr>
              <w:pStyle w:val="SoSTabellhuvud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Spårbarhet till krav</w:t>
            </w:r>
          </w:p>
        </w:tc>
      </w:tr>
      <w:tr w:rsidR="0097286E" w14:paraId="66302DFE" w14:textId="77777777" w:rsidTr="00BD36C0"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62588" w14:textId="77777777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begärdDatum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ADB26" w14:textId="488E50D4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N/A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62DAD" w14:textId="5E659E08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Datum som anger när </w:t>
            </w:r>
            <w:r w:rsidR="00DC7472">
              <w:rPr>
                <w:rFonts w:asciiTheme="minorHAnsi" w:hAnsiTheme="minorHAnsi"/>
                <w:sz w:val="22"/>
                <w:szCs w:val="22"/>
                <w:lang w:eastAsia="en-US"/>
              </w:rPr>
              <w:t>handlingen</w:t>
            </w: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begärts</w:t>
            </w:r>
            <w:r w:rsidRPr="008055F5">
              <w:rPr>
                <w:rFonts w:asciiTheme="minorHAnsi" w:hAnsiTheme="minorHAnsi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31CC3" w14:textId="150552E2" w:rsidR="0097286E" w:rsidRDefault="006D0B57" w:rsidP="0097286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DateT</w:t>
            </w:r>
            <w:r w:rsidR="0097286E">
              <w:rPr>
                <w:rFonts w:asciiTheme="minorHAnsi" w:hAnsiTheme="minorHAnsi"/>
                <w:sz w:val="22"/>
                <w:szCs w:val="22"/>
                <w:lang w:eastAsia="en-US"/>
              </w:rPr>
              <w:t>ime</w:t>
            </w:r>
            <w:proofErr w:type="spellEnd"/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359A8" w14:textId="77777777" w:rsidR="0097286E" w:rsidRDefault="0097286E" w:rsidP="0097286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FAF98" w14:textId="77777777" w:rsidR="0097286E" w:rsidRPr="001E0675" w:rsidRDefault="0097286E" w:rsidP="0097286E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Format: </w:t>
            </w:r>
            <w:proofErr w:type="spellStart"/>
            <w:r w:rsidRPr="001E0675">
              <w:rPr>
                <w:rFonts w:asciiTheme="minorHAnsi" w:hAnsiTheme="minorHAnsi"/>
                <w:sz w:val="20"/>
                <w:szCs w:val="20"/>
              </w:rPr>
              <w:t>ÅÅÅÅ-MM-DDThh:</w:t>
            </w:r>
            <w:proofErr w:type="gramStart"/>
            <w:r w:rsidRPr="001E0675">
              <w:rPr>
                <w:rFonts w:asciiTheme="minorHAnsi" w:hAnsiTheme="minorHAnsi"/>
                <w:sz w:val="20"/>
                <w:szCs w:val="20"/>
              </w:rPr>
              <w:t>mm:ss</w:t>
            </w:r>
            <w:proofErr w:type="spellEnd"/>
            <w:proofErr w:type="gramEnd"/>
          </w:p>
          <w:p w14:paraId="3BD33C53" w14:textId="7F926A94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E2222" w14:textId="300E1CF5" w:rsidR="0097286E" w:rsidRDefault="00BC18A0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[R3], [R4], [R5]</w:t>
            </w:r>
          </w:p>
        </w:tc>
      </w:tr>
      <w:tr w:rsidR="0097286E" w14:paraId="0E6C6E4A" w14:textId="77777777" w:rsidTr="00BD36C0"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5997" w14:textId="77777777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utfördDatum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DA68" w14:textId="4DA3B468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N/A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5BED7" w14:textId="256EC34C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Datum som anger när </w:t>
            </w:r>
            <w:r w:rsidR="00DC7472">
              <w:rPr>
                <w:rFonts w:asciiTheme="minorHAnsi" w:hAnsiTheme="minorHAnsi"/>
                <w:sz w:val="22"/>
                <w:szCs w:val="22"/>
                <w:lang w:eastAsia="en-US"/>
              </w:rPr>
              <w:t>handlingen</w:t>
            </w: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utförts.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73012" w14:textId="77777777" w:rsidR="0097286E" w:rsidRDefault="0097286E" w:rsidP="0097286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DateTime</w:t>
            </w:r>
            <w:proofErr w:type="spellEnd"/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0705" w14:textId="77777777" w:rsidR="0097286E" w:rsidRDefault="0097286E" w:rsidP="0097286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4C05C" w14:textId="77777777" w:rsidR="0097286E" w:rsidRPr="001E0675" w:rsidRDefault="0097286E" w:rsidP="0097286E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Format: </w:t>
            </w:r>
            <w:proofErr w:type="spellStart"/>
            <w:r w:rsidRPr="001E0675">
              <w:rPr>
                <w:rFonts w:asciiTheme="minorHAnsi" w:hAnsiTheme="minorHAnsi"/>
                <w:sz w:val="20"/>
                <w:szCs w:val="20"/>
              </w:rPr>
              <w:t>ÅÅÅÅ-MM-DDThh:</w:t>
            </w:r>
            <w:proofErr w:type="gramStart"/>
            <w:r w:rsidRPr="001E0675">
              <w:rPr>
                <w:rFonts w:asciiTheme="minorHAnsi" w:hAnsiTheme="minorHAnsi"/>
                <w:sz w:val="20"/>
                <w:szCs w:val="20"/>
              </w:rPr>
              <w:t>mm:ss</w:t>
            </w:r>
            <w:proofErr w:type="spellEnd"/>
            <w:proofErr w:type="gramEnd"/>
          </w:p>
          <w:p w14:paraId="3286148C" w14:textId="7D10F85B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F0E82" w14:textId="2E7725C8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</w:tr>
      <w:tr w:rsidR="0097286E" w14:paraId="64013311" w14:textId="77777777" w:rsidTr="00BD36C0"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FD749" w14:textId="77777777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orsak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2F384" w14:textId="573F6EE6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N/A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513A6" w14:textId="1FBFCC34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Orsak till </w:t>
            </w:r>
            <w:r w:rsidR="00DC7472">
              <w:rPr>
                <w:rFonts w:asciiTheme="minorHAnsi" w:hAnsiTheme="minorHAnsi"/>
                <w:sz w:val="22"/>
                <w:szCs w:val="22"/>
                <w:lang w:eastAsia="en-US"/>
              </w:rPr>
              <w:t>handlingen</w:t>
            </w:r>
            <w:r w:rsidR="00084436">
              <w:rPr>
                <w:rFonts w:asciiTheme="minorHAnsi" w:hAnsiTheme="minorHAnsi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BB85" w14:textId="77777777" w:rsidR="0097286E" w:rsidRDefault="0097286E" w:rsidP="0097286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ACAB" w14:textId="77777777" w:rsidR="0097286E" w:rsidRDefault="0097286E" w:rsidP="0097286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0..1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1DD4E" w14:textId="77777777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3FA96" w14:textId="370FF1AA" w:rsidR="0097286E" w:rsidRDefault="0097286E" w:rsidP="0097286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</w:tr>
    </w:tbl>
    <w:p w14:paraId="392DE096" w14:textId="77777777" w:rsidR="00697827" w:rsidRDefault="00697827" w:rsidP="00697827">
      <w:bookmarkStart w:id="64" w:name="_Toc449170171"/>
    </w:p>
    <w:p w14:paraId="199AE93E" w14:textId="77777777" w:rsidR="00697827" w:rsidRDefault="00697827" w:rsidP="00697827">
      <w:pPr>
        <w:pStyle w:val="Brdtext"/>
        <w:rPr>
          <w:rFonts w:ascii="Arial" w:hAnsi="Arial" w:cs="Arial"/>
          <w:kern w:val="32"/>
          <w:sz w:val="36"/>
          <w:szCs w:val="32"/>
          <w:lang w:eastAsia="sv-SE"/>
        </w:rPr>
      </w:pPr>
      <w:r>
        <w:br w:type="page"/>
      </w:r>
    </w:p>
    <w:p w14:paraId="58E5B2AE" w14:textId="300DB9BA" w:rsidR="00FA777E" w:rsidRDefault="00FA777E" w:rsidP="00FA777E">
      <w:pPr>
        <w:pStyle w:val="Rubrik1Nr"/>
      </w:pPr>
      <w:bookmarkStart w:id="65" w:name="_Toc198132643"/>
      <w:r>
        <w:lastRenderedPageBreak/>
        <w:t>Datatyper i informationsmodellen</w:t>
      </w:r>
      <w:bookmarkEnd w:id="65"/>
    </w:p>
    <w:tbl>
      <w:tblPr>
        <w:tblStyle w:val="Tabellrutnt"/>
        <w:tblW w:w="9325" w:type="dxa"/>
        <w:tblLook w:val="04A0" w:firstRow="1" w:lastRow="0" w:firstColumn="1" w:lastColumn="0" w:noHBand="0" w:noVBand="1"/>
      </w:tblPr>
      <w:tblGrid>
        <w:gridCol w:w="1451"/>
        <w:gridCol w:w="1521"/>
        <w:gridCol w:w="6353"/>
      </w:tblGrid>
      <w:tr w:rsidR="00FA777E" w14:paraId="51734868" w14:textId="77777777" w:rsidTr="000844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tcW w:w="1451" w:type="dxa"/>
          </w:tcPr>
          <w:p w14:paraId="00F52970" w14:textId="77777777" w:rsidR="00FA777E" w:rsidRDefault="00FA777E" w:rsidP="00322369">
            <w:r w:rsidRPr="008275A8">
              <w:t xml:space="preserve">Förkortning </w:t>
            </w:r>
          </w:p>
        </w:tc>
        <w:tc>
          <w:tcPr>
            <w:tcW w:w="1521" w:type="dxa"/>
          </w:tcPr>
          <w:p w14:paraId="58435B9E" w14:textId="77777777" w:rsidR="00FA777E" w:rsidRDefault="00FA777E" w:rsidP="00322369">
            <w:r w:rsidRPr="008275A8">
              <w:t xml:space="preserve">Benämning </w:t>
            </w:r>
          </w:p>
        </w:tc>
        <w:tc>
          <w:tcPr>
            <w:tcW w:w="6353" w:type="dxa"/>
          </w:tcPr>
          <w:p w14:paraId="2B1EA381" w14:textId="77777777" w:rsidR="00FA777E" w:rsidRPr="008275A8" w:rsidRDefault="00FA777E" w:rsidP="00322369">
            <w:r w:rsidRPr="008275A8">
              <w:t xml:space="preserve">Beskrivning </w:t>
            </w:r>
          </w:p>
        </w:tc>
      </w:tr>
      <w:tr w:rsidR="00A27738" w14:paraId="5E4CD172" w14:textId="77777777" w:rsidTr="00084436">
        <w:trPr>
          <w:trHeight w:val="1833"/>
        </w:trPr>
        <w:tc>
          <w:tcPr>
            <w:tcW w:w="1451" w:type="dxa"/>
          </w:tcPr>
          <w:p w14:paraId="4EAD8EA1" w14:textId="18FA283A" w:rsidR="00A27738" w:rsidRPr="00FA777E" w:rsidRDefault="00A27738" w:rsidP="00A27738">
            <w:pPr>
              <w:jc w:val="center"/>
              <w:rPr>
                <w:rFonts w:asciiTheme="minorHAnsi" w:hAnsiTheme="minorHAnsi"/>
              </w:rPr>
            </w:pPr>
            <w:proofErr w:type="spellStart"/>
            <w:r w:rsidRPr="004D1313">
              <w:rPr>
                <w:rFonts w:asciiTheme="minorHAnsi" w:hAnsiTheme="minorHAnsi"/>
                <w:szCs w:val="20"/>
              </w:rPr>
              <w:t>DateTime</w:t>
            </w:r>
            <w:proofErr w:type="spellEnd"/>
            <w:r w:rsidRPr="004D1313">
              <w:rPr>
                <w:rFonts w:asciiTheme="minorHAnsi" w:hAnsiTheme="minorHAnsi"/>
                <w:szCs w:val="20"/>
              </w:rPr>
              <w:t xml:space="preserve"> </w:t>
            </w:r>
          </w:p>
        </w:tc>
        <w:tc>
          <w:tcPr>
            <w:tcW w:w="1521" w:type="dxa"/>
          </w:tcPr>
          <w:p w14:paraId="73458FF3" w14:textId="4FE5FB02" w:rsidR="00A27738" w:rsidRPr="00FA777E" w:rsidRDefault="00A27738" w:rsidP="00A27738">
            <w:pPr>
              <w:rPr>
                <w:rFonts w:asciiTheme="minorHAnsi" w:hAnsiTheme="minorHAnsi"/>
              </w:rPr>
            </w:pPr>
            <w:r w:rsidRPr="004D1313">
              <w:rPr>
                <w:rFonts w:asciiTheme="minorHAnsi" w:hAnsiTheme="minorHAnsi"/>
                <w:szCs w:val="20"/>
              </w:rPr>
              <w:t>Datum och tidpunkt</w:t>
            </w:r>
          </w:p>
        </w:tc>
        <w:tc>
          <w:tcPr>
            <w:tcW w:w="6353" w:type="dxa"/>
          </w:tcPr>
          <w:p w14:paraId="44DB4F92" w14:textId="77777777" w:rsidR="00A27738" w:rsidRPr="004D1313" w:rsidRDefault="00A27738" w:rsidP="00A27738">
            <w:pPr>
              <w:rPr>
                <w:rFonts w:asciiTheme="minorHAnsi" w:hAnsiTheme="minorHAnsi"/>
                <w:szCs w:val="20"/>
              </w:rPr>
            </w:pPr>
            <w:r w:rsidRPr="004D1313">
              <w:rPr>
                <w:rFonts w:asciiTheme="minorHAnsi" w:hAnsiTheme="minorHAnsi"/>
                <w:szCs w:val="20"/>
              </w:rPr>
              <w:t>Datum och tid på formatet ”</w:t>
            </w:r>
            <w:proofErr w:type="spellStart"/>
            <w:r w:rsidRPr="004D1313">
              <w:rPr>
                <w:rFonts w:asciiTheme="minorHAnsi" w:hAnsiTheme="minorHAnsi"/>
                <w:szCs w:val="20"/>
              </w:rPr>
              <w:t>ÅÅÅÅ-MM-DDThh:</w:t>
            </w:r>
            <w:proofErr w:type="gramStart"/>
            <w:r w:rsidRPr="004D1313">
              <w:rPr>
                <w:rFonts w:asciiTheme="minorHAnsi" w:hAnsiTheme="minorHAnsi"/>
                <w:szCs w:val="20"/>
              </w:rPr>
              <w:t>mm:ss</w:t>
            </w:r>
            <w:proofErr w:type="spellEnd"/>
            <w:proofErr w:type="gramEnd"/>
            <w:r w:rsidRPr="004D1313">
              <w:rPr>
                <w:rFonts w:asciiTheme="minorHAnsi" w:hAnsiTheme="minorHAnsi"/>
                <w:szCs w:val="20"/>
              </w:rPr>
              <w:t xml:space="preserve">” enligt RFC 3339 (profil av ISO 8601), </w:t>
            </w:r>
            <w:r w:rsidRPr="004D1313">
              <w:rPr>
                <w:rFonts w:asciiTheme="minorHAnsi" w:hAnsiTheme="minorHAnsi"/>
                <w:szCs w:val="20"/>
              </w:rPr>
              <w:br/>
            </w:r>
            <w:proofErr w:type="spellStart"/>
            <w:r w:rsidRPr="004D1313">
              <w:rPr>
                <w:rFonts w:asciiTheme="minorHAnsi" w:hAnsiTheme="minorHAnsi"/>
                <w:szCs w:val="20"/>
              </w:rPr>
              <w:t>dateTime</w:t>
            </w:r>
            <w:proofErr w:type="spellEnd"/>
            <w:r w:rsidRPr="004D1313">
              <w:rPr>
                <w:rFonts w:asciiTheme="minorHAnsi" w:hAnsiTheme="minorHAnsi"/>
                <w:szCs w:val="20"/>
              </w:rPr>
              <w:t xml:space="preserve"> enligt W3C.</w:t>
            </w:r>
            <w:r w:rsidRPr="004D1313">
              <w:rPr>
                <w:rFonts w:asciiTheme="minorHAnsi" w:hAnsiTheme="minorHAnsi"/>
                <w:szCs w:val="20"/>
              </w:rPr>
              <w:br/>
              <w:t xml:space="preserve">Exempel: </w:t>
            </w:r>
            <w:proofErr w:type="gramStart"/>
            <w:r w:rsidRPr="004D1313">
              <w:rPr>
                <w:rFonts w:asciiTheme="minorHAnsi" w:hAnsiTheme="minorHAnsi"/>
                <w:szCs w:val="20"/>
              </w:rPr>
              <w:t>2010-11</w:t>
            </w:r>
            <w:proofErr w:type="gramEnd"/>
            <w:r w:rsidRPr="004D1313">
              <w:rPr>
                <w:rFonts w:asciiTheme="minorHAnsi" w:hAnsiTheme="minorHAnsi"/>
                <w:szCs w:val="20"/>
              </w:rPr>
              <w:t>-26T09:12:33.</w:t>
            </w:r>
          </w:p>
          <w:p w14:paraId="4EB058D5" w14:textId="0F7C8F87" w:rsidR="00A27738" w:rsidRPr="00FA777E" w:rsidRDefault="00A27738" w:rsidP="00697827">
            <w:pPr>
              <w:rPr>
                <w:rFonts w:asciiTheme="minorHAnsi" w:hAnsiTheme="minorHAnsi"/>
              </w:rPr>
            </w:pPr>
            <w:hyperlink r:id="rId24" w:history="1">
              <w:r w:rsidRPr="00B21204">
                <w:rPr>
                  <w:rStyle w:val="Hyperlnk"/>
                  <w:rFonts w:asciiTheme="minorHAnsi" w:hAnsiTheme="minorHAnsi"/>
                  <w:szCs w:val="20"/>
                </w:rPr>
                <w:t>https://tools.ietf.org/html/rfc3339</w:t>
              </w:r>
            </w:hyperlink>
          </w:p>
        </w:tc>
      </w:tr>
      <w:tr w:rsidR="00697827" w14:paraId="7DBF770B" w14:textId="77777777" w:rsidTr="00084436">
        <w:trPr>
          <w:trHeight w:val="430"/>
        </w:trPr>
        <w:tc>
          <w:tcPr>
            <w:tcW w:w="1451" w:type="dxa"/>
          </w:tcPr>
          <w:p w14:paraId="440BFC19" w14:textId="2DCA320A" w:rsidR="00697827" w:rsidRPr="00FA777E" w:rsidRDefault="00697827" w:rsidP="00697827">
            <w:pPr>
              <w:jc w:val="center"/>
              <w:rPr>
                <w:rFonts w:asciiTheme="minorHAnsi" w:hAnsiTheme="minorHAnsi"/>
              </w:rPr>
            </w:pPr>
            <w:r w:rsidRPr="004D1313">
              <w:rPr>
                <w:rFonts w:asciiTheme="minorHAnsi" w:hAnsiTheme="minorHAnsi"/>
                <w:szCs w:val="20"/>
              </w:rPr>
              <w:t>String</w:t>
            </w:r>
          </w:p>
        </w:tc>
        <w:tc>
          <w:tcPr>
            <w:tcW w:w="1521" w:type="dxa"/>
          </w:tcPr>
          <w:p w14:paraId="1AD32453" w14:textId="40EE6FD7" w:rsidR="00697827" w:rsidRPr="00FA777E" w:rsidRDefault="00697827" w:rsidP="00697827">
            <w:pPr>
              <w:rPr>
                <w:rFonts w:asciiTheme="minorHAnsi" w:hAnsiTheme="minorHAnsi"/>
              </w:rPr>
            </w:pPr>
            <w:r w:rsidRPr="004D1313">
              <w:rPr>
                <w:rFonts w:asciiTheme="minorHAnsi" w:hAnsiTheme="minorHAnsi"/>
                <w:szCs w:val="20"/>
              </w:rPr>
              <w:t>String</w:t>
            </w:r>
          </w:p>
        </w:tc>
        <w:tc>
          <w:tcPr>
            <w:tcW w:w="6353" w:type="dxa"/>
          </w:tcPr>
          <w:p w14:paraId="31254471" w14:textId="16456C84" w:rsidR="00697827" w:rsidRPr="00FA777E" w:rsidRDefault="00697827" w:rsidP="00697827">
            <w:pPr>
              <w:rPr>
                <w:rFonts w:asciiTheme="minorHAnsi" w:hAnsiTheme="minorHAnsi"/>
              </w:rPr>
            </w:pPr>
            <w:r w:rsidRPr="004D1313">
              <w:rPr>
                <w:rFonts w:asciiTheme="minorHAnsi" w:hAnsiTheme="minorHAnsi"/>
                <w:szCs w:val="20"/>
              </w:rPr>
              <w:t>Textfält, alfanumeriska tecken</w:t>
            </w:r>
          </w:p>
        </w:tc>
      </w:tr>
      <w:tr w:rsidR="00697827" w:rsidRPr="00297282" w14:paraId="3E676235" w14:textId="77777777" w:rsidTr="00084436">
        <w:trPr>
          <w:trHeight w:val="635"/>
        </w:trPr>
        <w:tc>
          <w:tcPr>
            <w:tcW w:w="1451" w:type="dxa"/>
          </w:tcPr>
          <w:p w14:paraId="3546D297" w14:textId="54EBCA00" w:rsidR="00697827" w:rsidRPr="00FA777E" w:rsidRDefault="00697827" w:rsidP="00697827">
            <w:pPr>
              <w:jc w:val="center"/>
              <w:rPr>
                <w:rFonts w:asciiTheme="minorHAnsi" w:hAnsiTheme="minorHAnsi"/>
              </w:rPr>
            </w:pPr>
            <w:proofErr w:type="spellStart"/>
            <w:r w:rsidRPr="004D1313">
              <w:rPr>
                <w:rFonts w:asciiTheme="minorHAnsi" w:hAnsiTheme="minorHAnsi"/>
                <w:szCs w:val="20"/>
              </w:rPr>
              <w:t>IIType</w:t>
            </w:r>
            <w:proofErr w:type="spellEnd"/>
          </w:p>
        </w:tc>
        <w:tc>
          <w:tcPr>
            <w:tcW w:w="1521" w:type="dxa"/>
          </w:tcPr>
          <w:p w14:paraId="7909AC6A" w14:textId="74B14D85" w:rsidR="00697827" w:rsidRPr="00FA777E" w:rsidRDefault="00697827" w:rsidP="00697827">
            <w:pPr>
              <w:rPr>
                <w:rFonts w:asciiTheme="minorHAnsi" w:hAnsiTheme="minorHAnsi"/>
              </w:rPr>
            </w:pPr>
            <w:r w:rsidRPr="004D1313">
              <w:rPr>
                <w:rFonts w:asciiTheme="minorHAnsi" w:hAnsiTheme="minorHAnsi"/>
                <w:szCs w:val="20"/>
              </w:rPr>
              <w:t xml:space="preserve">Identitet </w:t>
            </w:r>
          </w:p>
        </w:tc>
        <w:tc>
          <w:tcPr>
            <w:tcW w:w="6353" w:type="dxa"/>
          </w:tcPr>
          <w:p w14:paraId="03285C3E" w14:textId="50F7DA41" w:rsidR="00697827" w:rsidRPr="00297282" w:rsidRDefault="00697827" w:rsidP="00697827">
            <w:pPr>
              <w:rPr>
                <w:rFonts w:asciiTheme="minorHAnsi" w:hAnsiTheme="minorHAnsi"/>
                <w:lang w:val="fi-FI"/>
              </w:rPr>
            </w:pPr>
            <w:r w:rsidRPr="004D1313">
              <w:rPr>
                <w:rFonts w:asciiTheme="minorHAnsi" w:hAnsiTheme="minorHAnsi"/>
                <w:szCs w:val="20"/>
              </w:rPr>
              <w:t xml:space="preserve">En universellt unik identifierare. Används </w:t>
            </w:r>
            <w:proofErr w:type="spellStart"/>
            <w:r w:rsidRPr="004D1313">
              <w:rPr>
                <w:rFonts w:asciiTheme="minorHAnsi" w:hAnsiTheme="minorHAnsi"/>
                <w:szCs w:val="20"/>
              </w:rPr>
              <w:t>bl.a</w:t>
            </w:r>
            <w:proofErr w:type="spellEnd"/>
            <w:r w:rsidRPr="004D1313">
              <w:rPr>
                <w:rFonts w:asciiTheme="minorHAnsi" w:hAnsiTheme="minorHAnsi"/>
                <w:szCs w:val="20"/>
              </w:rPr>
              <w:t xml:space="preserve"> för att identifiera en organisation eller en person. </w:t>
            </w:r>
            <w:r w:rsidRPr="00297282">
              <w:rPr>
                <w:rFonts w:asciiTheme="minorHAnsi" w:hAnsiTheme="minorHAnsi"/>
                <w:szCs w:val="20"/>
                <w:lang w:val="fi-FI"/>
              </w:rPr>
              <w:t xml:space="preserve">Se: </w:t>
            </w:r>
            <w:hyperlink r:id="rId25" w:history="1">
              <w:r w:rsidRPr="00297282">
                <w:rPr>
                  <w:rStyle w:val="Hyperlnk"/>
                  <w:rFonts w:asciiTheme="minorHAnsi" w:hAnsiTheme="minorHAnsi"/>
                  <w:szCs w:val="20"/>
                  <w:lang w:val="fi-FI"/>
                </w:rPr>
                <w:t>https://bitbucket.org/rivta-domains/best-practice/wiki/IIType.md</w:t>
              </w:r>
            </w:hyperlink>
          </w:p>
        </w:tc>
      </w:tr>
      <w:tr w:rsidR="00697827" w:rsidRPr="00847F26" w14:paraId="7B8156D4" w14:textId="77777777" w:rsidTr="00084436">
        <w:trPr>
          <w:trHeight w:val="450"/>
        </w:trPr>
        <w:tc>
          <w:tcPr>
            <w:tcW w:w="1451" w:type="dxa"/>
          </w:tcPr>
          <w:p w14:paraId="1F2F6120" w14:textId="2D3DC0B4" w:rsidR="00697827" w:rsidRPr="00FA777E" w:rsidRDefault="00697827" w:rsidP="00697827">
            <w:pPr>
              <w:jc w:val="center"/>
              <w:rPr>
                <w:rFonts w:asciiTheme="minorHAnsi" w:hAnsiTheme="minorHAnsi"/>
              </w:rPr>
            </w:pPr>
            <w:r w:rsidRPr="004D1313">
              <w:rPr>
                <w:rFonts w:asciiTheme="minorHAnsi" w:hAnsiTheme="minorHAnsi"/>
                <w:szCs w:val="20"/>
              </w:rPr>
              <w:t xml:space="preserve">UUID </w:t>
            </w:r>
          </w:p>
        </w:tc>
        <w:tc>
          <w:tcPr>
            <w:tcW w:w="1521" w:type="dxa"/>
          </w:tcPr>
          <w:p w14:paraId="77ADD93F" w14:textId="35167E8D" w:rsidR="00697827" w:rsidRPr="00697827" w:rsidRDefault="00697827" w:rsidP="00697827">
            <w:pPr>
              <w:rPr>
                <w:rFonts w:asciiTheme="minorHAnsi" w:hAnsiTheme="minorHAnsi"/>
              </w:rPr>
            </w:pPr>
            <w:proofErr w:type="spellStart"/>
            <w:r w:rsidRPr="004D1313">
              <w:rPr>
                <w:rFonts w:asciiTheme="minorHAnsi" w:hAnsiTheme="minorHAnsi"/>
                <w:szCs w:val="20"/>
                <w:lang w:val="en-US"/>
              </w:rPr>
              <w:t>Identifierare</w:t>
            </w:r>
            <w:proofErr w:type="spellEnd"/>
            <w:r w:rsidRPr="004D1313">
              <w:rPr>
                <w:rFonts w:asciiTheme="minorHAnsi" w:hAnsiTheme="minorHAnsi"/>
                <w:szCs w:val="20"/>
                <w:lang w:val="en-US"/>
              </w:rPr>
              <w:t xml:space="preserve"> </w:t>
            </w:r>
          </w:p>
        </w:tc>
        <w:tc>
          <w:tcPr>
            <w:tcW w:w="6353" w:type="dxa"/>
          </w:tcPr>
          <w:p w14:paraId="637430CF" w14:textId="3B01B3CD" w:rsidR="00697827" w:rsidRPr="00FA777E" w:rsidRDefault="00697827" w:rsidP="00697827">
            <w:pPr>
              <w:rPr>
                <w:rFonts w:asciiTheme="minorHAnsi" w:hAnsiTheme="minorHAnsi"/>
              </w:rPr>
            </w:pPr>
            <w:r w:rsidRPr="004D1313">
              <w:rPr>
                <w:rFonts w:asciiTheme="minorHAnsi" w:hAnsiTheme="minorHAnsi" w:cs="Arial"/>
                <w:b/>
                <w:bCs/>
                <w:i/>
                <w:iCs/>
                <w:szCs w:val="20"/>
              </w:rPr>
              <w:t>u</w:t>
            </w:r>
            <w:r w:rsidRPr="004D1313">
              <w:rPr>
                <w:rFonts w:asciiTheme="minorHAnsi" w:hAnsiTheme="minorHAnsi" w:cs="Arial"/>
                <w:i/>
                <w:iCs/>
                <w:szCs w:val="20"/>
              </w:rPr>
              <w:t xml:space="preserve">niversal </w:t>
            </w:r>
            <w:proofErr w:type="spellStart"/>
            <w:r w:rsidRPr="004D1313">
              <w:rPr>
                <w:rFonts w:asciiTheme="minorHAnsi" w:hAnsiTheme="minorHAnsi" w:cs="Arial"/>
                <w:b/>
                <w:bCs/>
                <w:i/>
                <w:iCs/>
                <w:szCs w:val="20"/>
              </w:rPr>
              <w:t>u</w:t>
            </w:r>
            <w:r w:rsidRPr="004D1313">
              <w:rPr>
                <w:rFonts w:asciiTheme="minorHAnsi" w:hAnsiTheme="minorHAnsi" w:cs="Arial"/>
                <w:i/>
                <w:iCs/>
                <w:szCs w:val="20"/>
              </w:rPr>
              <w:t>nique</w:t>
            </w:r>
            <w:proofErr w:type="spellEnd"/>
            <w:r w:rsidRPr="004D1313">
              <w:rPr>
                <w:rFonts w:asciiTheme="minorHAnsi" w:hAnsiTheme="minorHAnsi" w:cs="Arial"/>
                <w:i/>
                <w:iCs/>
                <w:szCs w:val="20"/>
              </w:rPr>
              <w:t xml:space="preserve"> </w:t>
            </w:r>
            <w:proofErr w:type="spellStart"/>
            <w:r w:rsidRPr="004D1313">
              <w:rPr>
                <w:rFonts w:asciiTheme="minorHAnsi" w:hAnsiTheme="minorHAnsi" w:cs="Arial"/>
                <w:b/>
                <w:bCs/>
                <w:i/>
                <w:iCs/>
                <w:szCs w:val="20"/>
              </w:rPr>
              <w:t>id</w:t>
            </w:r>
            <w:r w:rsidRPr="004D1313">
              <w:rPr>
                <w:rFonts w:asciiTheme="minorHAnsi" w:hAnsiTheme="minorHAnsi" w:cs="Arial"/>
                <w:i/>
                <w:iCs/>
                <w:szCs w:val="20"/>
              </w:rPr>
              <w:t>entifier</w:t>
            </w:r>
            <w:proofErr w:type="spellEnd"/>
            <w:r w:rsidRPr="004D1313">
              <w:rPr>
                <w:rFonts w:asciiTheme="minorHAnsi" w:hAnsiTheme="minorHAnsi" w:cs="Arial"/>
                <w:szCs w:val="20"/>
              </w:rPr>
              <w:t xml:space="preserve"> – unikt </w:t>
            </w:r>
            <w:proofErr w:type="spellStart"/>
            <w:r w:rsidRPr="004D1313">
              <w:rPr>
                <w:rFonts w:asciiTheme="minorHAnsi" w:hAnsiTheme="minorHAnsi" w:cs="Arial"/>
                <w:szCs w:val="20"/>
              </w:rPr>
              <w:t>id-nummer</w:t>
            </w:r>
            <w:proofErr w:type="spellEnd"/>
            <w:r w:rsidRPr="004D1313">
              <w:rPr>
                <w:rFonts w:asciiTheme="minorHAnsi" w:hAnsiTheme="minorHAnsi" w:cs="Arial"/>
                <w:szCs w:val="20"/>
              </w:rPr>
              <w:t>, bestående av ett 128-siffrigt binärt tal</w:t>
            </w:r>
          </w:p>
        </w:tc>
      </w:tr>
      <w:tr w:rsidR="00697827" w:rsidRPr="00847F26" w14:paraId="0DFB9A93" w14:textId="77777777" w:rsidTr="00084436">
        <w:trPr>
          <w:trHeight w:val="450"/>
        </w:trPr>
        <w:tc>
          <w:tcPr>
            <w:tcW w:w="1451" w:type="dxa"/>
          </w:tcPr>
          <w:p w14:paraId="6D9BE36C" w14:textId="4B5B8B60" w:rsidR="00697827" w:rsidRPr="00FA777E" w:rsidRDefault="00697827" w:rsidP="00697827">
            <w:pPr>
              <w:jc w:val="center"/>
              <w:rPr>
                <w:rFonts w:asciiTheme="minorHAnsi" w:hAnsiTheme="minorHAnsi"/>
              </w:rPr>
            </w:pPr>
            <w:proofErr w:type="spellStart"/>
            <w:r w:rsidRPr="004D1313">
              <w:rPr>
                <w:rFonts w:asciiTheme="minorHAnsi" w:hAnsiTheme="minorHAnsi"/>
                <w:szCs w:val="20"/>
              </w:rPr>
              <w:t>HSAid</w:t>
            </w:r>
            <w:proofErr w:type="spellEnd"/>
          </w:p>
        </w:tc>
        <w:tc>
          <w:tcPr>
            <w:tcW w:w="1521" w:type="dxa"/>
          </w:tcPr>
          <w:p w14:paraId="10709787" w14:textId="11FEBBCB" w:rsidR="00697827" w:rsidRPr="00697827" w:rsidRDefault="00697827" w:rsidP="00697827">
            <w:pPr>
              <w:rPr>
                <w:rFonts w:asciiTheme="minorHAnsi" w:hAnsiTheme="minorHAnsi"/>
              </w:rPr>
            </w:pPr>
            <w:r w:rsidRPr="004D1313">
              <w:rPr>
                <w:rFonts w:asciiTheme="minorHAnsi" w:hAnsiTheme="minorHAnsi"/>
                <w:szCs w:val="20"/>
              </w:rPr>
              <w:t>Identifierare</w:t>
            </w:r>
          </w:p>
        </w:tc>
        <w:tc>
          <w:tcPr>
            <w:tcW w:w="6353" w:type="dxa"/>
          </w:tcPr>
          <w:p w14:paraId="4A71E218" w14:textId="74770D05" w:rsidR="00697827" w:rsidRPr="00FA777E" w:rsidRDefault="00697827" w:rsidP="00697827">
            <w:pPr>
              <w:rPr>
                <w:rFonts w:asciiTheme="minorHAnsi" w:hAnsiTheme="minorHAnsi"/>
              </w:rPr>
            </w:pPr>
            <w:r w:rsidRPr="004D1313">
              <w:rPr>
                <w:rFonts w:asciiTheme="minorHAnsi" w:hAnsiTheme="minorHAnsi"/>
                <w:szCs w:val="20"/>
              </w:rPr>
              <w:t>Identifierar en per</w:t>
            </w:r>
            <w:r>
              <w:rPr>
                <w:rFonts w:asciiTheme="minorHAnsi" w:hAnsiTheme="minorHAnsi"/>
                <w:szCs w:val="20"/>
              </w:rPr>
              <w:t>son eller en organisation inom h</w:t>
            </w:r>
            <w:r w:rsidRPr="004D1313">
              <w:rPr>
                <w:rFonts w:asciiTheme="minorHAnsi" w:hAnsiTheme="minorHAnsi"/>
                <w:szCs w:val="20"/>
              </w:rPr>
              <w:t>älso</w:t>
            </w:r>
            <w:r>
              <w:rPr>
                <w:rFonts w:asciiTheme="minorHAnsi" w:hAnsiTheme="minorHAnsi"/>
                <w:szCs w:val="20"/>
              </w:rPr>
              <w:t>- och</w:t>
            </w:r>
            <w:r w:rsidRPr="004D1313">
              <w:rPr>
                <w:rFonts w:asciiTheme="minorHAnsi" w:hAnsiTheme="minorHAnsi"/>
                <w:szCs w:val="20"/>
              </w:rPr>
              <w:t xml:space="preserve"> sjukvården</w:t>
            </w:r>
          </w:p>
        </w:tc>
      </w:tr>
      <w:tr w:rsidR="00697827" w:rsidRPr="00847F26" w14:paraId="7CEBC86B" w14:textId="77777777" w:rsidTr="00084436">
        <w:trPr>
          <w:trHeight w:val="450"/>
        </w:trPr>
        <w:tc>
          <w:tcPr>
            <w:tcW w:w="1451" w:type="dxa"/>
          </w:tcPr>
          <w:p w14:paraId="21FBB638" w14:textId="163B7473" w:rsidR="00697827" w:rsidRPr="00FA777E" w:rsidRDefault="00697827" w:rsidP="00697827">
            <w:pPr>
              <w:jc w:val="center"/>
              <w:rPr>
                <w:rFonts w:asciiTheme="minorHAnsi" w:hAnsiTheme="minorHAnsi"/>
              </w:rPr>
            </w:pPr>
            <w:proofErr w:type="spellStart"/>
            <w:r w:rsidRPr="004D1313">
              <w:rPr>
                <w:rFonts w:asciiTheme="minorHAnsi" w:hAnsiTheme="minorHAnsi"/>
                <w:szCs w:val="20"/>
              </w:rPr>
              <w:t>enum</w:t>
            </w:r>
            <w:proofErr w:type="spellEnd"/>
          </w:p>
        </w:tc>
        <w:tc>
          <w:tcPr>
            <w:tcW w:w="1521" w:type="dxa"/>
          </w:tcPr>
          <w:p w14:paraId="508A43C1" w14:textId="01EF2E88" w:rsidR="00697827" w:rsidRPr="00697827" w:rsidRDefault="00697827" w:rsidP="00697827">
            <w:pPr>
              <w:rPr>
                <w:rFonts w:asciiTheme="minorHAnsi" w:hAnsiTheme="minorHAnsi"/>
              </w:rPr>
            </w:pPr>
            <w:r w:rsidRPr="004D1313">
              <w:rPr>
                <w:rFonts w:asciiTheme="minorHAnsi" w:hAnsiTheme="minorHAnsi"/>
                <w:szCs w:val="20"/>
              </w:rPr>
              <w:t>Enumeration</w:t>
            </w:r>
          </w:p>
        </w:tc>
        <w:tc>
          <w:tcPr>
            <w:tcW w:w="6353" w:type="dxa"/>
          </w:tcPr>
          <w:p w14:paraId="635632E8" w14:textId="4FD8C736" w:rsidR="00697827" w:rsidRPr="00FA777E" w:rsidRDefault="00697827" w:rsidP="00697827">
            <w:pPr>
              <w:rPr>
                <w:rFonts w:asciiTheme="minorHAnsi" w:hAnsiTheme="minorHAnsi"/>
              </w:rPr>
            </w:pPr>
            <w:r w:rsidRPr="004D1313">
              <w:rPr>
                <w:rFonts w:asciiTheme="minorHAnsi" w:hAnsiTheme="minorHAnsi"/>
                <w:szCs w:val="20"/>
              </w:rPr>
              <w:t>Lista med värden</w:t>
            </w:r>
          </w:p>
        </w:tc>
      </w:tr>
    </w:tbl>
    <w:p w14:paraId="7A80F368" w14:textId="158A7889" w:rsidR="00C9250E" w:rsidRPr="00FA777E" w:rsidRDefault="00FA777E" w:rsidP="00FA777E">
      <w:pPr>
        <w:pStyle w:val="Rubrik1Nr"/>
      </w:pPr>
      <w:bookmarkStart w:id="66" w:name="_Toc198132644"/>
      <w:bookmarkEnd w:id="64"/>
      <w:proofErr w:type="spellStart"/>
      <w:r>
        <w:t>Multipliciteter</w:t>
      </w:r>
      <w:proofErr w:type="spellEnd"/>
      <w:r>
        <w:t xml:space="preserve"> i informationsmodellen</w:t>
      </w:r>
      <w:bookmarkEnd w:id="66"/>
    </w:p>
    <w:p w14:paraId="4006CBFA" w14:textId="06AB13B9" w:rsidR="00C9250E" w:rsidRPr="00CC3EF7" w:rsidRDefault="00C9250E" w:rsidP="00C9250E">
      <w:pPr>
        <w:pStyle w:val="Brdtext3"/>
        <w:spacing w:after="0"/>
        <w:rPr>
          <w:i/>
          <w:sz w:val="20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182"/>
        <w:gridCol w:w="6312"/>
      </w:tblGrid>
      <w:tr w:rsidR="00C9250E" w14:paraId="79FD4E7E" w14:textId="77777777" w:rsidTr="00DC0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03" w:type="dxa"/>
          </w:tcPr>
          <w:p w14:paraId="5FCBFE93" w14:textId="77777777" w:rsidR="00C9250E" w:rsidRDefault="00C9250E" w:rsidP="00DC0131">
            <w:r>
              <w:t>Notation</w:t>
            </w:r>
          </w:p>
        </w:tc>
        <w:tc>
          <w:tcPr>
            <w:tcW w:w="6877" w:type="dxa"/>
          </w:tcPr>
          <w:p w14:paraId="2FF2358E" w14:textId="77777777" w:rsidR="00C9250E" w:rsidRDefault="00C9250E" w:rsidP="00DC0131">
            <w:r>
              <w:t>Förklaring</w:t>
            </w:r>
          </w:p>
        </w:tc>
      </w:tr>
      <w:tr w:rsidR="00C9250E" w14:paraId="7B90F9CA" w14:textId="77777777" w:rsidTr="00DC0131">
        <w:tc>
          <w:tcPr>
            <w:tcW w:w="2303" w:type="dxa"/>
          </w:tcPr>
          <w:p w14:paraId="05B923AD" w14:textId="77777777" w:rsidR="00C9250E" w:rsidRPr="00697827" w:rsidRDefault="00C9250E" w:rsidP="00DC0131">
            <w:pPr>
              <w:jc w:val="center"/>
              <w:rPr>
                <w:rFonts w:asciiTheme="minorHAnsi" w:hAnsiTheme="minorHAnsi"/>
              </w:rPr>
            </w:pPr>
            <w:r w:rsidRPr="00697827">
              <w:rPr>
                <w:rFonts w:asciiTheme="minorHAnsi" w:hAnsiTheme="minorHAnsi"/>
              </w:rPr>
              <w:t>1</w:t>
            </w:r>
          </w:p>
        </w:tc>
        <w:tc>
          <w:tcPr>
            <w:tcW w:w="6877" w:type="dxa"/>
          </w:tcPr>
          <w:p w14:paraId="2A9A468B" w14:textId="77777777" w:rsidR="00C9250E" w:rsidRPr="00697827" w:rsidRDefault="00C9250E" w:rsidP="00DC0131">
            <w:pPr>
              <w:rPr>
                <w:rFonts w:asciiTheme="minorHAnsi" w:hAnsiTheme="minorHAnsi"/>
              </w:rPr>
            </w:pPr>
            <w:r w:rsidRPr="00697827">
              <w:rPr>
                <w:rFonts w:asciiTheme="minorHAnsi" w:hAnsiTheme="minorHAnsi"/>
              </w:rPr>
              <w:t>En förekomst</w:t>
            </w:r>
          </w:p>
        </w:tc>
      </w:tr>
      <w:tr w:rsidR="00C9250E" w14:paraId="109E6BAE" w14:textId="77777777" w:rsidTr="00DC0131">
        <w:tc>
          <w:tcPr>
            <w:tcW w:w="2303" w:type="dxa"/>
          </w:tcPr>
          <w:p w14:paraId="03CBBC8A" w14:textId="77777777" w:rsidR="00C9250E" w:rsidRPr="00697827" w:rsidRDefault="00C9250E" w:rsidP="00DC0131">
            <w:pPr>
              <w:jc w:val="center"/>
              <w:rPr>
                <w:rFonts w:asciiTheme="minorHAnsi" w:hAnsiTheme="minorHAnsi"/>
              </w:rPr>
            </w:pPr>
            <w:r w:rsidRPr="00697827">
              <w:rPr>
                <w:rFonts w:asciiTheme="minorHAnsi" w:hAnsiTheme="minorHAnsi"/>
              </w:rPr>
              <w:t>0..1</w:t>
            </w:r>
          </w:p>
        </w:tc>
        <w:tc>
          <w:tcPr>
            <w:tcW w:w="6877" w:type="dxa"/>
          </w:tcPr>
          <w:p w14:paraId="3A0C9AE1" w14:textId="77777777" w:rsidR="00C9250E" w:rsidRPr="00697827" w:rsidRDefault="00C9250E" w:rsidP="00DC0131">
            <w:pPr>
              <w:rPr>
                <w:rFonts w:asciiTheme="minorHAnsi" w:hAnsiTheme="minorHAnsi"/>
              </w:rPr>
            </w:pPr>
            <w:r w:rsidRPr="00697827">
              <w:rPr>
                <w:rFonts w:asciiTheme="minorHAnsi" w:hAnsiTheme="minorHAnsi"/>
              </w:rPr>
              <w:t>Ingen eller en förekomst</w:t>
            </w:r>
          </w:p>
        </w:tc>
      </w:tr>
      <w:tr w:rsidR="00C9250E" w14:paraId="46F57CCF" w14:textId="77777777" w:rsidTr="00DC0131">
        <w:tc>
          <w:tcPr>
            <w:tcW w:w="2303" w:type="dxa"/>
          </w:tcPr>
          <w:p w14:paraId="28959FB2" w14:textId="77777777" w:rsidR="00C9250E" w:rsidRPr="00697827" w:rsidRDefault="00C9250E" w:rsidP="00DC0131">
            <w:pPr>
              <w:jc w:val="center"/>
              <w:rPr>
                <w:rFonts w:asciiTheme="minorHAnsi" w:hAnsiTheme="minorHAnsi"/>
              </w:rPr>
            </w:pPr>
            <w:r w:rsidRPr="00697827">
              <w:rPr>
                <w:rFonts w:asciiTheme="minorHAnsi" w:hAnsiTheme="minorHAnsi"/>
              </w:rPr>
              <w:t>0..*</w:t>
            </w:r>
          </w:p>
        </w:tc>
        <w:tc>
          <w:tcPr>
            <w:tcW w:w="6877" w:type="dxa"/>
          </w:tcPr>
          <w:p w14:paraId="0F1C2CF5" w14:textId="77777777" w:rsidR="00C9250E" w:rsidRPr="00697827" w:rsidRDefault="00C9250E" w:rsidP="00DC0131">
            <w:pPr>
              <w:rPr>
                <w:rFonts w:asciiTheme="minorHAnsi" w:hAnsiTheme="minorHAnsi"/>
              </w:rPr>
            </w:pPr>
            <w:r w:rsidRPr="00697827">
              <w:rPr>
                <w:rFonts w:asciiTheme="minorHAnsi" w:hAnsiTheme="minorHAnsi"/>
              </w:rPr>
              <w:t>Ingen eller många förekomster</w:t>
            </w:r>
          </w:p>
        </w:tc>
      </w:tr>
      <w:tr w:rsidR="00C9250E" w14:paraId="033EB06E" w14:textId="77777777" w:rsidTr="00DC0131">
        <w:tc>
          <w:tcPr>
            <w:tcW w:w="2303" w:type="dxa"/>
          </w:tcPr>
          <w:p w14:paraId="52C1E7D1" w14:textId="77777777" w:rsidR="00C9250E" w:rsidRPr="00697827" w:rsidRDefault="00C9250E" w:rsidP="00DC0131">
            <w:pPr>
              <w:jc w:val="center"/>
              <w:rPr>
                <w:rFonts w:asciiTheme="minorHAnsi" w:hAnsiTheme="minorHAnsi"/>
              </w:rPr>
            </w:pPr>
            <w:r w:rsidRPr="00697827">
              <w:rPr>
                <w:rFonts w:asciiTheme="minorHAnsi" w:hAnsiTheme="minorHAnsi"/>
              </w:rPr>
              <w:t>1..2</w:t>
            </w:r>
          </w:p>
        </w:tc>
        <w:tc>
          <w:tcPr>
            <w:tcW w:w="6877" w:type="dxa"/>
          </w:tcPr>
          <w:p w14:paraId="73E715DD" w14:textId="77777777" w:rsidR="00C9250E" w:rsidRPr="00697827" w:rsidRDefault="00C9250E" w:rsidP="00DC0131">
            <w:pPr>
              <w:rPr>
                <w:rFonts w:asciiTheme="minorHAnsi" w:hAnsiTheme="minorHAnsi"/>
              </w:rPr>
            </w:pPr>
            <w:r w:rsidRPr="00697827">
              <w:rPr>
                <w:rFonts w:asciiTheme="minorHAnsi" w:hAnsiTheme="minorHAnsi"/>
              </w:rPr>
              <w:t>En till två förekomster</w:t>
            </w:r>
          </w:p>
        </w:tc>
      </w:tr>
      <w:tr w:rsidR="00C9250E" w14:paraId="61A99311" w14:textId="77777777" w:rsidTr="00DC0131">
        <w:tc>
          <w:tcPr>
            <w:tcW w:w="2303" w:type="dxa"/>
          </w:tcPr>
          <w:p w14:paraId="17032A3B" w14:textId="77777777" w:rsidR="00C9250E" w:rsidRPr="00697827" w:rsidRDefault="00C9250E" w:rsidP="00DC0131">
            <w:pPr>
              <w:jc w:val="center"/>
              <w:rPr>
                <w:rFonts w:asciiTheme="minorHAnsi" w:hAnsiTheme="minorHAnsi"/>
              </w:rPr>
            </w:pPr>
            <w:r w:rsidRPr="00697827">
              <w:rPr>
                <w:rFonts w:asciiTheme="minorHAnsi" w:hAnsiTheme="minorHAnsi"/>
              </w:rPr>
              <w:t>1..*</w:t>
            </w:r>
          </w:p>
        </w:tc>
        <w:tc>
          <w:tcPr>
            <w:tcW w:w="6877" w:type="dxa"/>
          </w:tcPr>
          <w:p w14:paraId="6F77CABC" w14:textId="77777777" w:rsidR="00C9250E" w:rsidRPr="00697827" w:rsidRDefault="00C9250E" w:rsidP="00DC0131">
            <w:pPr>
              <w:rPr>
                <w:rFonts w:asciiTheme="minorHAnsi" w:hAnsiTheme="minorHAnsi"/>
              </w:rPr>
            </w:pPr>
            <w:r w:rsidRPr="00697827">
              <w:rPr>
                <w:rFonts w:asciiTheme="minorHAnsi" w:hAnsiTheme="minorHAnsi"/>
              </w:rPr>
              <w:t>En till många förekomster</w:t>
            </w:r>
          </w:p>
        </w:tc>
      </w:tr>
    </w:tbl>
    <w:p w14:paraId="4F38A053" w14:textId="77777777" w:rsidR="00697827" w:rsidRDefault="00697827" w:rsidP="00697827">
      <w:bookmarkStart w:id="67" w:name="_Toc449170173"/>
    </w:p>
    <w:p w14:paraId="183AEB03" w14:textId="77777777" w:rsidR="00697827" w:rsidRDefault="00697827" w:rsidP="00697827">
      <w:pPr>
        <w:pStyle w:val="Brdtext"/>
        <w:rPr>
          <w:rFonts w:ascii="Arial" w:hAnsi="Arial" w:cs="Arial"/>
          <w:kern w:val="32"/>
          <w:sz w:val="36"/>
          <w:szCs w:val="32"/>
          <w:lang w:eastAsia="sv-SE"/>
        </w:rPr>
      </w:pPr>
      <w:r>
        <w:br w:type="page"/>
      </w:r>
    </w:p>
    <w:p w14:paraId="417BEE48" w14:textId="4A6B7A2D" w:rsidR="00C9250E" w:rsidRDefault="00C9250E" w:rsidP="00DC0131">
      <w:pPr>
        <w:pStyle w:val="Rubrik1Nr"/>
      </w:pPr>
      <w:bookmarkStart w:id="68" w:name="_Toc198132645"/>
      <w:r w:rsidRPr="0078389F">
        <w:lastRenderedPageBreak/>
        <w:t xml:space="preserve">Begreppssystem, klassifikationer och </w:t>
      </w:r>
      <w:proofErr w:type="spellStart"/>
      <w:r w:rsidRPr="0078389F">
        <w:t>kodverk</w:t>
      </w:r>
      <w:bookmarkEnd w:id="67"/>
      <w:bookmarkEnd w:id="68"/>
      <w:proofErr w:type="spellEnd"/>
    </w:p>
    <w:p w14:paraId="4A712AB4" w14:textId="543B5FE9" w:rsidR="00C9250E" w:rsidRPr="0046770D" w:rsidRDefault="008F44B6" w:rsidP="00C9250E">
      <w:pPr>
        <w:rPr>
          <w:rStyle w:val="Diskretbetoning"/>
          <w:i w:val="0"/>
          <w:sz w:val="23"/>
          <w:szCs w:val="20"/>
        </w:rPr>
      </w:pPr>
      <w:r>
        <w:rPr>
          <w:rStyle w:val="Diskretbetoning"/>
          <w:sz w:val="23"/>
          <w:szCs w:val="20"/>
        </w:rPr>
        <w:t xml:space="preserve">Terminologier, </w:t>
      </w:r>
      <w:proofErr w:type="spellStart"/>
      <w:r>
        <w:rPr>
          <w:rStyle w:val="Diskretbetoning"/>
          <w:sz w:val="23"/>
          <w:szCs w:val="20"/>
        </w:rPr>
        <w:t>Kodverk</w:t>
      </w:r>
      <w:proofErr w:type="spellEnd"/>
      <w:r>
        <w:rPr>
          <w:rStyle w:val="Diskretbetoning"/>
          <w:sz w:val="23"/>
          <w:szCs w:val="20"/>
        </w:rPr>
        <w:t xml:space="preserve"> och </w:t>
      </w:r>
      <w:proofErr w:type="spellStart"/>
      <w:r>
        <w:rPr>
          <w:rStyle w:val="Diskretbetoning"/>
          <w:sz w:val="23"/>
          <w:szCs w:val="20"/>
        </w:rPr>
        <w:t>i</w:t>
      </w:r>
      <w:r w:rsidR="00C9250E" w:rsidRPr="0046770D">
        <w:rPr>
          <w:rStyle w:val="Diskretbetoning"/>
          <w:sz w:val="23"/>
          <w:szCs w:val="20"/>
        </w:rPr>
        <w:t>dentifikationssystem</w:t>
      </w:r>
      <w:proofErr w:type="spellEnd"/>
      <w:r w:rsidR="00C9250E" w:rsidRPr="0046770D">
        <w:rPr>
          <w:rStyle w:val="Diskretbetoning"/>
          <w:sz w:val="23"/>
          <w:szCs w:val="20"/>
        </w:rPr>
        <w:t xml:space="preserve"> som hanteras inom </w:t>
      </w:r>
      <w:r>
        <w:rPr>
          <w:rStyle w:val="Diskretbetoning"/>
          <w:sz w:val="23"/>
          <w:szCs w:val="20"/>
        </w:rPr>
        <w:t>i</w:t>
      </w:r>
      <w:r w:rsidR="00C9250E" w:rsidRPr="0046770D">
        <w:rPr>
          <w:rStyle w:val="Diskretbetoning"/>
          <w:sz w:val="23"/>
          <w:szCs w:val="20"/>
        </w:rPr>
        <w:t>nformationsmodellen.</w:t>
      </w:r>
    </w:p>
    <w:tbl>
      <w:tblPr>
        <w:tblStyle w:val="Tabellrutnt"/>
        <w:tblW w:w="9209" w:type="dxa"/>
        <w:tblLook w:val="04A0" w:firstRow="1" w:lastRow="0" w:firstColumn="1" w:lastColumn="0" w:noHBand="0" w:noVBand="1"/>
      </w:tblPr>
      <w:tblGrid>
        <w:gridCol w:w="2263"/>
        <w:gridCol w:w="1701"/>
        <w:gridCol w:w="3402"/>
        <w:gridCol w:w="1843"/>
      </w:tblGrid>
      <w:tr w:rsidR="00A41DD2" w14:paraId="4443B3BF" w14:textId="77777777" w:rsidTr="00295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bookmarkEnd w:id="0"/>
          <w:bookmarkEnd w:id="1"/>
          <w:p w14:paraId="2A164813" w14:textId="77777777" w:rsidR="00A41DD2" w:rsidRDefault="00A41DD2" w:rsidP="002958BD">
            <w:r>
              <w:t>Namn på attribut/ kodverket</w:t>
            </w:r>
          </w:p>
        </w:tc>
        <w:tc>
          <w:tcPr>
            <w:tcW w:w="1701" w:type="dxa"/>
          </w:tcPr>
          <w:p w14:paraId="33D7C3F7" w14:textId="77777777" w:rsidR="00A41DD2" w:rsidRDefault="00A41DD2" w:rsidP="002958BD">
            <w:r>
              <w:t>Vem förvaltar innehållet</w:t>
            </w:r>
          </w:p>
        </w:tc>
        <w:tc>
          <w:tcPr>
            <w:tcW w:w="3402" w:type="dxa"/>
          </w:tcPr>
          <w:p w14:paraId="7785A402" w14:textId="77777777" w:rsidR="00A41DD2" w:rsidRDefault="00A41DD2" w:rsidP="002958BD">
            <w:r>
              <w:t>OID/annan kod</w:t>
            </w:r>
          </w:p>
        </w:tc>
        <w:tc>
          <w:tcPr>
            <w:tcW w:w="1843" w:type="dxa"/>
          </w:tcPr>
          <w:p w14:paraId="5CF1D34A" w14:textId="77777777" w:rsidR="00A41DD2" w:rsidRDefault="00A41DD2" w:rsidP="002958BD">
            <w:r>
              <w:t>Vem förvaltar OID/annan kod</w:t>
            </w:r>
          </w:p>
        </w:tc>
      </w:tr>
      <w:tr w:rsidR="00A41DD2" w14:paraId="7FC5702C" w14:textId="77777777" w:rsidTr="002958BD">
        <w:tc>
          <w:tcPr>
            <w:tcW w:w="2263" w:type="dxa"/>
          </w:tcPr>
          <w:p w14:paraId="74537582" w14:textId="244252E3" w:rsidR="00A41DD2" w:rsidRPr="00FC4AC3" w:rsidRDefault="00A41DD2" w:rsidP="002958BD">
            <w:pPr>
              <w:rPr>
                <w:rFonts w:asciiTheme="minorHAnsi" w:hAnsiTheme="minorHAnsi"/>
                <w:szCs w:val="22"/>
              </w:rPr>
            </w:pPr>
            <w:r w:rsidRPr="00FC4AC3">
              <w:rPr>
                <w:rFonts w:asciiTheme="minorHAnsi" w:hAnsiTheme="minorHAnsi"/>
                <w:szCs w:val="22"/>
              </w:rPr>
              <w:t>Typ (av s</w:t>
            </w:r>
            <w:r>
              <w:rPr>
                <w:rFonts w:asciiTheme="minorHAnsi" w:hAnsiTheme="minorHAnsi"/>
                <w:szCs w:val="22"/>
              </w:rPr>
              <w:t>amtycke</w:t>
            </w:r>
            <w:r w:rsidRPr="00FC4AC3">
              <w:rPr>
                <w:rFonts w:asciiTheme="minorHAnsi" w:hAnsiTheme="minorHAnsi"/>
                <w:szCs w:val="22"/>
              </w:rPr>
              <w:t>)</w:t>
            </w:r>
          </w:p>
        </w:tc>
        <w:tc>
          <w:tcPr>
            <w:tcW w:w="1701" w:type="dxa"/>
          </w:tcPr>
          <w:p w14:paraId="40CFF53C" w14:textId="77777777" w:rsidR="00A41DD2" w:rsidRPr="00FC4AC3" w:rsidRDefault="00A41DD2" w:rsidP="002958BD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Inom tjänsten</w:t>
            </w:r>
          </w:p>
        </w:tc>
        <w:tc>
          <w:tcPr>
            <w:tcW w:w="3402" w:type="dxa"/>
          </w:tcPr>
          <w:p w14:paraId="04FFE620" w14:textId="07B5D35C" w:rsidR="00A41DD2" w:rsidRPr="00FC4AC3" w:rsidRDefault="00A41DD2" w:rsidP="002958BD">
            <w:pPr>
              <w:rPr>
                <w:rFonts w:asciiTheme="minorHAnsi" w:hAnsiTheme="minorHAnsi"/>
                <w:szCs w:val="22"/>
              </w:rPr>
            </w:pPr>
            <w:proofErr w:type="spellStart"/>
            <w:r w:rsidRPr="00FC4AC3">
              <w:rPr>
                <w:rFonts w:asciiTheme="minorHAnsi" w:hAnsiTheme="minorHAnsi"/>
                <w:szCs w:val="22"/>
              </w:rPr>
              <w:t>Enum</w:t>
            </w:r>
            <w:proofErr w:type="spellEnd"/>
            <w:r w:rsidRPr="00FC4AC3">
              <w:rPr>
                <w:rFonts w:asciiTheme="minorHAnsi" w:hAnsiTheme="minorHAnsi"/>
                <w:szCs w:val="22"/>
              </w:rPr>
              <w:t xml:space="preserve"> (</w:t>
            </w:r>
            <w:proofErr w:type="spellStart"/>
            <w:r>
              <w:rPr>
                <w:rFonts w:asciiTheme="minorHAnsi" w:hAnsiTheme="minorHAnsi"/>
                <w:szCs w:val="22"/>
              </w:rPr>
              <w:t>Consent</w:t>
            </w:r>
            <w:proofErr w:type="spellEnd"/>
            <w:r>
              <w:rPr>
                <w:rFonts w:asciiTheme="minorHAnsi" w:hAnsiTheme="minorHAnsi"/>
                <w:szCs w:val="22"/>
              </w:rPr>
              <w:t xml:space="preserve">, </w:t>
            </w:r>
            <w:proofErr w:type="spellStart"/>
            <w:r>
              <w:rPr>
                <w:rFonts w:asciiTheme="minorHAnsi" w:hAnsiTheme="minorHAnsi"/>
                <w:szCs w:val="22"/>
              </w:rPr>
              <w:t>Emergency</w:t>
            </w:r>
            <w:proofErr w:type="spellEnd"/>
            <w:r w:rsidRPr="00FC4AC3">
              <w:rPr>
                <w:rFonts w:asciiTheme="minorHAnsi" w:hAnsiTheme="minorHAnsi"/>
                <w:szCs w:val="22"/>
              </w:rPr>
              <w:t>)</w:t>
            </w:r>
          </w:p>
        </w:tc>
        <w:tc>
          <w:tcPr>
            <w:tcW w:w="1843" w:type="dxa"/>
          </w:tcPr>
          <w:p w14:paraId="682C1F9B" w14:textId="77777777" w:rsidR="00A41DD2" w:rsidRPr="00FC4AC3" w:rsidRDefault="00A41DD2" w:rsidP="002958BD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Inom tjänsten</w:t>
            </w:r>
          </w:p>
        </w:tc>
      </w:tr>
      <w:tr w:rsidR="00A41DD2" w14:paraId="6A5295C0" w14:textId="77777777" w:rsidTr="002958BD">
        <w:tc>
          <w:tcPr>
            <w:tcW w:w="2263" w:type="dxa"/>
          </w:tcPr>
          <w:p w14:paraId="546D3348" w14:textId="2A77AAB3" w:rsidR="00A41DD2" w:rsidRPr="00FC4AC3" w:rsidRDefault="00A41DD2" w:rsidP="002958BD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Omfång</w:t>
            </w:r>
            <w:r w:rsidRPr="00FC4AC3">
              <w:rPr>
                <w:rFonts w:asciiTheme="minorHAnsi" w:hAnsiTheme="minorHAnsi"/>
                <w:szCs w:val="22"/>
              </w:rPr>
              <w:t xml:space="preserve"> (</w:t>
            </w:r>
            <w:r w:rsidR="00A83279">
              <w:rPr>
                <w:rFonts w:asciiTheme="minorHAnsi" w:hAnsiTheme="minorHAnsi"/>
                <w:szCs w:val="22"/>
              </w:rPr>
              <w:t>för</w:t>
            </w:r>
            <w:r w:rsidRPr="00FC4AC3">
              <w:rPr>
                <w:rFonts w:asciiTheme="minorHAnsi" w:hAnsiTheme="minorHAnsi"/>
                <w:szCs w:val="22"/>
              </w:rPr>
              <w:t xml:space="preserve"> </w:t>
            </w:r>
            <w:r>
              <w:rPr>
                <w:rFonts w:asciiTheme="minorHAnsi" w:hAnsiTheme="minorHAnsi"/>
                <w:szCs w:val="22"/>
              </w:rPr>
              <w:t>samtycke</w:t>
            </w:r>
            <w:r w:rsidRPr="00FC4AC3">
              <w:rPr>
                <w:rFonts w:asciiTheme="minorHAnsi" w:hAnsiTheme="minorHAnsi"/>
                <w:szCs w:val="22"/>
              </w:rPr>
              <w:t>)</w:t>
            </w:r>
          </w:p>
        </w:tc>
        <w:tc>
          <w:tcPr>
            <w:tcW w:w="1701" w:type="dxa"/>
          </w:tcPr>
          <w:p w14:paraId="7C552F30" w14:textId="77777777" w:rsidR="00A41DD2" w:rsidRPr="00FC4AC3" w:rsidRDefault="00A41DD2" w:rsidP="002958BD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Inom tjänsten</w:t>
            </w:r>
          </w:p>
        </w:tc>
        <w:tc>
          <w:tcPr>
            <w:tcW w:w="3402" w:type="dxa"/>
          </w:tcPr>
          <w:p w14:paraId="6B004310" w14:textId="70F652AA" w:rsidR="00A41DD2" w:rsidRPr="00FC4AC3" w:rsidRDefault="00A41DD2" w:rsidP="002958BD">
            <w:pPr>
              <w:rPr>
                <w:rFonts w:asciiTheme="minorHAnsi" w:hAnsiTheme="minorHAnsi"/>
                <w:szCs w:val="22"/>
              </w:rPr>
            </w:pPr>
            <w:proofErr w:type="spellStart"/>
            <w:r w:rsidRPr="00FC4AC3">
              <w:rPr>
                <w:rFonts w:asciiTheme="minorHAnsi" w:hAnsiTheme="minorHAnsi"/>
                <w:szCs w:val="22"/>
              </w:rPr>
              <w:t>Enum</w:t>
            </w:r>
            <w:proofErr w:type="spellEnd"/>
            <w:r w:rsidRPr="00FC4AC3">
              <w:rPr>
                <w:rFonts w:asciiTheme="minorHAnsi" w:hAnsiTheme="minorHAnsi"/>
                <w:szCs w:val="22"/>
              </w:rPr>
              <w:t xml:space="preserve"> (</w:t>
            </w:r>
            <w:proofErr w:type="spellStart"/>
            <w:r>
              <w:rPr>
                <w:rFonts w:asciiTheme="minorHAnsi" w:hAnsiTheme="minorHAnsi"/>
                <w:szCs w:val="22"/>
              </w:rPr>
              <w:t>NationalLevel</w:t>
            </w:r>
            <w:proofErr w:type="spellEnd"/>
            <w:r w:rsidRPr="00FC4AC3">
              <w:rPr>
                <w:rFonts w:asciiTheme="minorHAnsi" w:hAnsiTheme="minorHAnsi"/>
                <w:szCs w:val="22"/>
              </w:rPr>
              <w:t>)</w:t>
            </w:r>
          </w:p>
        </w:tc>
        <w:tc>
          <w:tcPr>
            <w:tcW w:w="1843" w:type="dxa"/>
          </w:tcPr>
          <w:p w14:paraId="0419BC1F" w14:textId="77777777" w:rsidR="00A41DD2" w:rsidRPr="00FC4AC3" w:rsidRDefault="00A41DD2" w:rsidP="002958BD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Inom tjänsten</w:t>
            </w:r>
          </w:p>
        </w:tc>
      </w:tr>
    </w:tbl>
    <w:p w14:paraId="09535D33" w14:textId="5EE1FA8E" w:rsidR="00C9250E" w:rsidRDefault="00C9250E" w:rsidP="00FA777E">
      <w:pPr>
        <w:pStyle w:val="SoSBrdtextindragfrstaraden"/>
        <w:ind w:firstLine="0"/>
        <w:rPr>
          <w:rStyle w:val="Diskretbetoning"/>
          <w:color w:val="3FC0C2" w:themeColor="accent4"/>
        </w:rPr>
      </w:pPr>
    </w:p>
    <w:sectPr w:rsidR="00C9250E" w:rsidSect="000174D8">
      <w:headerReference w:type="even" r:id="rId26"/>
      <w:headerReference w:type="default" r:id="rId27"/>
      <w:footerReference w:type="default" r:id="rId28"/>
      <w:headerReference w:type="first" r:id="rId29"/>
      <w:pgSz w:w="11906" w:h="16838" w:code="9"/>
      <w:pgMar w:top="2948" w:right="1701" w:bottom="1814" w:left="1701" w:header="34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7A70B" w14:textId="77777777" w:rsidR="00CB6E86" w:rsidRDefault="00CB6E86" w:rsidP="00C15048">
      <w:r>
        <w:separator/>
      </w:r>
    </w:p>
    <w:p w14:paraId="17A02FDC" w14:textId="77777777" w:rsidR="00CB6E86" w:rsidRDefault="00CB6E86" w:rsidP="00C15048"/>
    <w:p w14:paraId="7758BCBF" w14:textId="77777777" w:rsidR="00CB6E86" w:rsidRDefault="00CB6E86" w:rsidP="00C15048"/>
  </w:endnote>
  <w:endnote w:type="continuationSeparator" w:id="0">
    <w:p w14:paraId="21203F5E" w14:textId="77777777" w:rsidR="00CB6E86" w:rsidRDefault="00CB6E86" w:rsidP="00C15048">
      <w:r>
        <w:continuationSeparator/>
      </w:r>
    </w:p>
    <w:p w14:paraId="6D2BBF21" w14:textId="77777777" w:rsidR="00CB6E86" w:rsidRDefault="00CB6E86" w:rsidP="00C15048"/>
    <w:p w14:paraId="425047DB" w14:textId="77777777" w:rsidR="00CB6E86" w:rsidRDefault="00CB6E86" w:rsidP="00C15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224C03" w:rsidRPr="004A7C1C" w14:paraId="101383F5" w14:textId="77777777" w:rsidTr="00B16F63">
      <w:trPr>
        <w:trHeight w:val="629"/>
      </w:trPr>
      <w:tc>
        <w:tcPr>
          <w:tcW w:w="1702" w:type="dxa"/>
        </w:tcPr>
        <w:p w14:paraId="5BAB0F6C" w14:textId="77777777" w:rsidR="00224C03" w:rsidRPr="004A7C1C" w:rsidRDefault="00224C03" w:rsidP="00C15048">
          <w:pPr>
            <w:pStyle w:val="Sidfot"/>
          </w:pPr>
          <w:proofErr w:type="spellStart"/>
          <w:r w:rsidRPr="004A7C1C">
            <w:t>Inera</w:t>
          </w:r>
          <w:proofErr w:type="spellEnd"/>
          <w:r w:rsidRPr="004A7C1C">
            <w:t xml:space="preserve"> AB</w:t>
          </w:r>
        </w:p>
      </w:tc>
      <w:tc>
        <w:tcPr>
          <w:tcW w:w="2384" w:type="dxa"/>
        </w:tcPr>
        <w:p w14:paraId="4C7B9254" w14:textId="77777777" w:rsidR="00224C03" w:rsidRPr="004A7C1C" w:rsidRDefault="00224C03" w:rsidP="00C15048">
          <w:pPr>
            <w:pStyle w:val="Sidfot"/>
          </w:pPr>
          <w:r w:rsidRPr="004A7C1C">
            <w:t>Box 177 03</w:t>
          </w:r>
        </w:p>
        <w:p w14:paraId="3BA9702A" w14:textId="77777777" w:rsidR="00224C03" w:rsidRPr="004A7C1C" w:rsidRDefault="00224C03" w:rsidP="00C15048">
          <w:pPr>
            <w:pStyle w:val="Sidfot"/>
          </w:pPr>
          <w:r w:rsidRPr="004A7C1C">
            <w:t>Östgötagatan 12</w:t>
          </w:r>
        </w:p>
        <w:p w14:paraId="6E40D851" w14:textId="77777777" w:rsidR="00224C03" w:rsidRPr="004A7C1C" w:rsidRDefault="00224C03" w:rsidP="00C15048">
          <w:pPr>
            <w:pStyle w:val="Sidfot"/>
          </w:pPr>
          <w:r w:rsidRPr="004A7C1C">
            <w:t>118 93 Stockholm</w:t>
          </w:r>
        </w:p>
      </w:tc>
      <w:tc>
        <w:tcPr>
          <w:tcW w:w="2293" w:type="dxa"/>
        </w:tcPr>
        <w:p w14:paraId="48B78C31" w14:textId="77777777" w:rsidR="00224C03" w:rsidRPr="00495E86" w:rsidRDefault="00224C03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Tel 08 452 71 60</w:t>
          </w:r>
        </w:p>
        <w:p w14:paraId="448A1BE0" w14:textId="77777777" w:rsidR="00224C03" w:rsidRPr="00495E86" w:rsidRDefault="00224C03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info@inera.se</w:t>
          </w:r>
        </w:p>
        <w:p w14:paraId="015C45AF" w14:textId="77777777" w:rsidR="00224C03" w:rsidRPr="00495E86" w:rsidRDefault="00224C03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 xml:space="preserve">www.inera.se </w:t>
          </w:r>
        </w:p>
      </w:tc>
      <w:tc>
        <w:tcPr>
          <w:tcW w:w="2410" w:type="dxa"/>
        </w:tcPr>
        <w:p w14:paraId="4BE9EDDD" w14:textId="77777777" w:rsidR="00224C03" w:rsidRPr="004A7C1C" w:rsidRDefault="00224C03" w:rsidP="00C15048">
          <w:pPr>
            <w:pStyle w:val="Sidfot"/>
          </w:pPr>
          <w:r w:rsidRPr="004A7C1C">
            <w:t>Organisationsnummer</w:t>
          </w:r>
        </w:p>
        <w:p w14:paraId="68572654" w14:textId="77777777" w:rsidR="00224C03" w:rsidRPr="004A7C1C" w:rsidRDefault="00224C03" w:rsidP="00C15048">
          <w:pPr>
            <w:pStyle w:val="Sidfot"/>
          </w:pPr>
          <w:proofErr w:type="gramStart"/>
          <w:r w:rsidRPr="004A7C1C">
            <w:t>556559-4230</w:t>
          </w:r>
          <w:proofErr w:type="gramEnd"/>
        </w:p>
        <w:p w14:paraId="72665129" w14:textId="77777777" w:rsidR="00224C03" w:rsidRPr="004A7C1C" w:rsidRDefault="00224C03" w:rsidP="00C15048">
          <w:pPr>
            <w:pStyle w:val="Sidfot"/>
          </w:pPr>
        </w:p>
      </w:tc>
      <w:tc>
        <w:tcPr>
          <w:tcW w:w="1134" w:type="dxa"/>
        </w:tcPr>
        <w:p w14:paraId="5A447A45" w14:textId="149FFE7B" w:rsidR="00224C03" w:rsidRPr="004A7C1C" w:rsidRDefault="00224C03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>
            <w:rPr>
              <w:rStyle w:val="Sidnummer"/>
              <w:noProof/>
            </w:rPr>
            <w:t>21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>
            <w:rPr>
              <w:rStyle w:val="Sidnummer"/>
              <w:noProof/>
            </w:rPr>
            <w:t>25</w:t>
          </w:r>
          <w:r w:rsidRPr="004A7C1C">
            <w:rPr>
              <w:rStyle w:val="Sidnummer"/>
            </w:rPr>
            <w:fldChar w:fldCharType="end"/>
          </w:r>
        </w:p>
      </w:tc>
    </w:tr>
  </w:tbl>
  <w:p w14:paraId="57BA0E24" w14:textId="77777777" w:rsidR="00224C03" w:rsidRPr="004A7C1C" w:rsidRDefault="00224C03" w:rsidP="00C15048"/>
  <w:p w14:paraId="17BD6781" w14:textId="77777777" w:rsidR="00224C03" w:rsidRPr="004A7C1C" w:rsidRDefault="00224C03" w:rsidP="00C15048"/>
  <w:p w14:paraId="58386CF8" w14:textId="77777777" w:rsidR="00224C03" w:rsidRDefault="00224C0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04DB2" w14:textId="77777777" w:rsidR="00CB6E86" w:rsidRDefault="00CB6E86" w:rsidP="00C15048">
      <w:r>
        <w:separator/>
      </w:r>
    </w:p>
    <w:p w14:paraId="1A419263" w14:textId="77777777" w:rsidR="00CB6E86" w:rsidRDefault="00CB6E86" w:rsidP="00C15048"/>
    <w:p w14:paraId="6099A8F1" w14:textId="77777777" w:rsidR="00CB6E86" w:rsidRDefault="00CB6E86" w:rsidP="00C15048"/>
  </w:footnote>
  <w:footnote w:type="continuationSeparator" w:id="0">
    <w:p w14:paraId="67837437" w14:textId="77777777" w:rsidR="00CB6E86" w:rsidRDefault="00CB6E86" w:rsidP="00C15048">
      <w:r>
        <w:continuationSeparator/>
      </w:r>
    </w:p>
    <w:p w14:paraId="390E4F01" w14:textId="77777777" w:rsidR="00CB6E86" w:rsidRDefault="00CB6E86" w:rsidP="00C15048"/>
    <w:p w14:paraId="74F9AEDB" w14:textId="77777777" w:rsidR="00CB6E86" w:rsidRDefault="00CB6E86" w:rsidP="00C150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108EB" w14:textId="77777777" w:rsidR="00224C03" w:rsidRDefault="00224C03" w:rsidP="00C15048"/>
  <w:p w14:paraId="392FD7B8" w14:textId="77777777" w:rsidR="00224C03" w:rsidRDefault="00224C03" w:rsidP="00C150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3970"/>
      <w:gridCol w:w="3118"/>
      <w:gridCol w:w="1134"/>
    </w:tblGrid>
    <w:tr w:rsidR="00224C03" w:rsidRPr="00333716" w14:paraId="16AA06F3" w14:textId="77777777" w:rsidTr="00E6091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17D33126" w14:textId="77777777" w:rsidR="00224C03" w:rsidRPr="00333716" w:rsidRDefault="00224C03" w:rsidP="00C15048">
          <w:pPr>
            <w:pStyle w:val="Sidfot"/>
          </w:pPr>
        </w:p>
      </w:tc>
      <w:tc>
        <w:tcPr>
          <w:tcW w:w="3970" w:type="dxa"/>
          <w:tcBorders>
            <w:top w:val="nil"/>
            <w:bottom w:val="nil"/>
          </w:tcBorders>
        </w:tcPr>
        <w:p w14:paraId="1C113F2C" w14:textId="042E0DFD" w:rsidR="00224C03" w:rsidRPr="00424590" w:rsidRDefault="00224C03" w:rsidP="00C9250E">
          <w:pPr>
            <w:pStyle w:val="Sidfot"/>
            <w:rPr>
              <w:lang w:val="en-US"/>
            </w:rPr>
          </w:pPr>
          <w:proofErr w:type="spellStart"/>
          <w:r w:rsidRPr="002347F2">
            <w:rPr>
              <w:lang w:val="en-US"/>
            </w:rPr>
            <w:t>IS_informationsecurity_authorization_consent</w:t>
          </w:r>
          <w:proofErr w:type="spellEnd"/>
          <w:r w:rsidRPr="00424590">
            <w:rPr>
              <w:noProof/>
              <w:lang w:val="en-US"/>
            </w:rPr>
            <w:t xml:space="preserve"> </w:t>
          </w:r>
          <w:r w:rsidRPr="00424590">
            <w:rPr>
              <w:noProof/>
              <w:lang w:val="en-US"/>
            </w:rPr>
            <w:br/>
          </w:r>
          <w:r>
            <w:rPr>
              <w:lang w:val="en-US"/>
            </w:rPr>
            <w:t>Version: 2</w:t>
          </w:r>
          <w:r w:rsidRPr="00424590">
            <w:rPr>
              <w:lang w:val="en-US"/>
            </w:rPr>
            <w:t>.0</w:t>
          </w:r>
          <w:r>
            <w:rPr>
              <w:lang w:val="en-US"/>
            </w:rPr>
            <w:t>.</w:t>
          </w:r>
          <w:r w:rsidR="000D310B">
            <w:rPr>
              <w:lang w:val="en-US"/>
            </w:rPr>
            <w:t>4</w:t>
          </w:r>
          <w:r w:rsidRPr="00424590">
            <w:rPr>
              <w:lang w:val="en-US"/>
            </w:rPr>
            <w:t xml:space="preserve">  </w:t>
          </w:r>
          <w:r w:rsidRPr="00424590">
            <w:rPr>
              <w:lang w:val="en-US"/>
            </w:rPr>
            <w:br/>
          </w:r>
        </w:p>
      </w:tc>
      <w:tc>
        <w:tcPr>
          <w:tcW w:w="3118" w:type="dxa"/>
          <w:tcBorders>
            <w:top w:val="nil"/>
            <w:bottom w:val="nil"/>
          </w:tcBorders>
        </w:tcPr>
        <w:p w14:paraId="5CB12F95" w14:textId="4818B8BE" w:rsidR="00224C03" w:rsidRPr="00E6091D" w:rsidRDefault="00000000" w:rsidP="00E6091D">
          <w:pPr>
            <w:pStyle w:val="Sidfot"/>
          </w:pPr>
          <w:sdt>
            <w:sdtPr>
              <w:alias w:val="Författare"/>
              <w:tag w:val="Författare"/>
              <w:id w:val="-1722819428"/>
              <w:temporary/>
              <w:text/>
            </w:sdtPr>
            <w:sdtContent>
              <w:r w:rsidR="00224C03" w:rsidRPr="00E6091D">
                <w:t>Författare</w:t>
              </w:r>
              <w:r w:rsidR="00224C03">
                <w:t>:</w:t>
              </w:r>
            </w:sdtContent>
          </w:sdt>
          <w:r w:rsidR="00224C03" w:rsidRPr="00E6091D">
            <w:br/>
          </w:r>
          <w:r w:rsidR="000F42D9">
            <w:t>Thomas Fafoutis</w:t>
          </w:r>
        </w:p>
      </w:tc>
      <w:tc>
        <w:tcPr>
          <w:tcW w:w="1134" w:type="dxa"/>
          <w:tcBorders>
            <w:top w:val="nil"/>
            <w:bottom w:val="nil"/>
          </w:tcBorders>
        </w:tcPr>
        <w:p w14:paraId="147B549A" w14:textId="77777777" w:rsidR="00224C03" w:rsidRPr="001F54EF" w:rsidRDefault="00224C03" w:rsidP="00C15048">
          <w:pPr>
            <w:pStyle w:val="Sidfot"/>
          </w:pPr>
          <w:r w:rsidRPr="001F54EF">
            <w:t>Senast ändrad</w:t>
          </w:r>
        </w:p>
        <w:p w14:paraId="5A6959E2" w14:textId="51F3FDBE" w:rsidR="00224C03" w:rsidRPr="001F54EF" w:rsidRDefault="00224C03" w:rsidP="00C9250E">
          <w:pPr>
            <w:pStyle w:val="Sidfot"/>
          </w:pPr>
          <w:r>
            <w:t>202</w:t>
          </w:r>
          <w:r w:rsidR="000D310B">
            <w:t>5</w:t>
          </w:r>
          <w:r w:rsidR="000F42D9">
            <w:t>-1</w:t>
          </w:r>
          <w:r w:rsidR="000D310B">
            <w:t>2</w:t>
          </w:r>
          <w:r w:rsidR="000F42D9">
            <w:t>-</w:t>
          </w:r>
          <w:r w:rsidR="000D310B">
            <w:t>09</w:t>
          </w:r>
        </w:p>
      </w:tc>
    </w:tr>
    <w:tr w:rsidR="00224C03" w:rsidRPr="00144360" w14:paraId="13B48BD9" w14:textId="77777777" w:rsidTr="0070295C">
      <w:tblPrEx>
        <w:tblBorders>
          <w:insideH w:val="none" w:sz="0" w:space="0" w:color="auto"/>
          <w:insideV w:val="none" w:sz="0" w:space="0" w:color="auto"/>
        </w:tblBorders>
      </w:tblPrEx>
      <w:trPr>
        <w:gridAfter w:val="3"/>
        <w:wAfter w:w="8222" w:type="dxa"/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3D95592" w14:textId="77777777" w:rsidR="00224C03" w:rsidRDefault="00224C03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0E5F09C6" wp14:editId="6F06B8C9">
                <wp:extent cx="1087200" cy="867600"/>
                <wp:effectExtent l="0" t="0" r="0" b="8890"/>
                <wp:docPr id="10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065B417" w14:textId="77777777" w:rsidR="00224C03" w:rsidRDefault="00224C03" w:rsidP="00C15048"/>
  <w:p w14:paraId="28BA88EF" w14:textId="77777777" w:rsidR="00224C03" w:rsidRDefault="00224C0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81" w:type="dxa"/>
      <w:tblInd w:w="-792" w:type="dxa"/>
      <w:tblLayout w:type="fixed"/>
      <w:tblLook w:val="01E0" w:firstRow="1" w:lastRow="1" w:firstColumn="1" w:lastColumn="1" w:noHBand="0" w:noVBand="0"/>
    </w:tblPr>
    <w:tblGrid>
      <w:gridCol w:w="2460"/>
      <w:gridCol w:w="3969"/>
      <w:gridCol w:w="3118"/>
      <w:gridCol w:w="1134"/>
    </w:tblGrid>
    <w:tr w:rsidR="00224C03" w:rsidRPr="00144360" w14:paraId="77A29880" w14:textId="77777777" w:rsidTr="0070295C">
      <w:trPr>
        <w:trHeight w:hRule="exact" w:val="539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</w:tcPr>
        <w:p w14:paraId="6AD62E79" w14:textId="77777777" w:rsidR="00224C03" w:rsidRPr="002D1CAF" w:rsidRDefault="00224C03" w:rsidP="00C15048">
          <w:pPr>
            <w:pStyle w:val="Sidhuvud"/>
          </w:pP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</w:tcPr>
        <w:p w14:paraId="35C1D311" w14:textId="77777777" w:rsidR="00224C03" w:rsidRPr="00E123DA" w:rsidRDefault="00224C03" w:rsidP="00C15048">
          <w:pPr>
            <w:pStyle w:val="Sidhuvud"/>
          </w:pPr>
        </w:p>
      </w:tc>
      <w:tc>
        <w:tcPr>
          <w:tcW w:w="3118" w:type="dxa"/>
          <w:tcBorders>
            <w:top w:val="nil"/>
            <w:left w:val="nil"/>
            <w:bottom w:val="nil"/>
            <w:right w:val="nil"/>
          </w:tcBorders>
        </w:tcPr>
        <w:p w14:paraId="67CAF76F" w14:textId="77777777" w:rsidR="00224C03" w:rsidRPr="00E123DA" w:rsidRDefault="00224C03" w:rsidP="00C15048">
          <w:pPr>
            <w:pStyle w:val="Sidhuvud"/>
          </w:pP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7083495E" w14:textId="77777777" w:rsidR="00224C03" w:rsidRPr="00E123DA" w:rsidRDefault="00224C03" w:rsidP="00C15048">
          <w:pPr>
            <w:pStyle w:val="Sidhuvud"/>
          </w:pPr>
        </w:p>
      </w:tc>
    </w:tr>
    <w:tr w:rsidR="00224C03" w:rsidRPr="00144360" w14:paraId="1CE720A4" w14:textId="77777777" w:rsidTr="0070295C">
      <w:trPr>
        <w:gridAfter w:val="3"/>
        <w:wAfter w:w="8221" w:type="dxa"/>
        <w:trHeight w:hRule="exact" w:val="1446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3C1625C" w14:textId="77777777" w:rsidR="00224C03" w:rsidRDefault="00224C03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6FEBD846" wp14:editId="45D4ECF1">
                <wp:extent cx="1091565" cy="865505"/>
                <wp:effectExtent l="0" t="0" r="0" b="0"/>
                <wp:docPr id="11" name="Bildobjekt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565" cy="865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9DBF669" w14:textId="77777777" w:rsidR="00224C03" w:rsidRDefault="00224C03" w:rsidP="00C15048">
    <w:pPr>
      <w:pStyle w:val="Sidhuvud"/>
    </w:pPr>
  </w:p>
  <w:p w14:paraId="36891B3F" w14:textId="77777777" w:rsidR="00224C03" w:rsidRPr="00144360" w:rsidRDefault="00224C03" w:rsidP="00C15048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Bildobjekt 1589720469" o:spid="_x0000_i1025" type="#_x0000_t75" style="width:4.5pt;height:13.5pt;visibility:visible;mso-wrap-style:square" o:bullet="t">
        <v:imagedata r:id="rId1" o:title=""/>
      </v:shape>
    </w:pict>
  </w:numPicBullet>
  <w:numPicBullet w:numPicBulletId="1">
    <w:pict>
      <v:shape id="Bildobjekt 542154494" o:spid="_x0000_i1026" type="#_x0000_t75" style="width:4.5pt;height:12pt;visibility:visible;mso-wrap-style:square" o:bullet="t">
        <v:imagedata r:id="rId2" o:title=""/>
      </v:shape>
    </w:pict>
  </w:numPicBullet>
  <w:numPicBullet w:numPicBulletId="2">
    <w:pict>
      <v:shape id="Bildobjekt 62771915" o:spid="_x0000_i1027" type="#_x0000_t75" style="width:4pt;height:9pt;visibility:visible;mso-wrap-style:square" o:bullet="t">
        <v:imagedata r:id="rId3" o:title=""/>
      </v:shape>
    </w:pict>
  </w:numPicBullet>
  <w:abstractNum w:abstractNumId="0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" w15:restartNumberingAfterBreak="0">
    <w:nsid w:val="1827359D"/>
    <w:multiLevelType w:val="multilevel"/>
    <w:tmpl w:val="CFB009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69C6865"/>
    <w:multiLevelType w:val="multilevel"/>
    <w:tmpl w:val="50846754"/>
    <w:numStyleLink w:val="111111"/>
  </w:abstractNum>
  <w:abstractNum w:abstractNumId="5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AF63C3"/>
    <w:multiLevelType w:val="multilevel"/>
    <w:tmpl w:val="50846754"/>
    <w:styleLink w:val="111111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9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12" w15:restartNumberingAfterBreak="0">
    <w:nsid w:val="4DAA45E6"/>
    <w:multiLevelType w:val="multilevel"/>
    <w:tmpl w:val="3190DEEE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4DCC3EB0"/>
    <w:multiLevelType w:val="multilevel"/>
    <w:tmpl w:val="50846754"/>
    <w:numStyleLink w:val="111111"/>
  </w:abstractNum>
  <w:abstractNum w:abstractNumId="14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5" w15:restartNumberingAfterBreak="0">
    <w:nsid w:val="5CB02770"/>
    <w:multiLevelType w:val="hybridMultilevel"/>
    <w:tmpl w:val="9CB8C200"/>
    <w:lvl w:ilvl="0" w:tplc="84ECF78E">
      <w:numFmt w:val="bullet"/>
      <w:lvlText w:val="-"/>
      <w:lvlJc w:val="left"/>
      <w:pPr>
        <w:ind w:left="720" w:hanging="360"/>
      </w:pPr>
      <w:rPr>
        <w:rFonts w:ascii="Georgia" w:eastAsia="Calibri" w:hAnsi="Georgia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91874"/>
    <w:multiLevelType w:val="multilevel"/>
    <w:tmpl w:val="50846754"/>
    <w:numStyleLink w:val="111111"/>
  </w:abstractNum>
  <w:abstractNum w:abstractNumId="17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8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6E7F4F4C"/>
    <w:multiLevelType w:val="multilevel"/>
    <w:tmpl w:val="F34C31BC"/>
    <w:lvl w:ilvl="0">
      <w:start w:val="1"/>
      <w:numFmt w:val="decimal"/>
      <w:pStyle w:val="SoSNumreradlista"/>
      <w:lvlText w:val="%1. "/>
      <w:lvlJc w:val="left"/>
      <w:pPr>
        <w:ind w:left="255" w:hanging="255"/>
      </w:pPr>
    </w:lvl>
    <w:lvl w:ilvl="1">
      <w:start w:val="1"/>
      <w:numFmt w:val="bullet"/>
      <w:lvlText w:val="−"/>
      <w:lvlJc w:val="left"/>
      <w:pPr>
        <w:tabs>
          <w:tab w:val="num" w:pos="198"/>
        </w:tabs>
        <w:ind w:left="391" w:hanging="193"/>
      </w:pPr>
      <w:rPr>
        <w:rFonts w:ascii="Arial" w:hAnsi="Arial" w:cs="Times New Roman" w:hint="default"/>
      </w:rPr>
    </w:lvl>
    <w:lvl w:ilvl="2">
      <w:start w:val="1"/>
      <w:numFmt w:val="bullet"/>
      <w:lvlText w:val="»"/>
      <w:lvlJc w:val="left"/>
      <w:pPr>
        <w:ind w:left="522" w:hanging="131"/>
      </w:pPr>
      <w:rPr>
        <w:rFonts w:ascii="Arial" w:hAnsi="Arial" w:cs="Times New Roman" w:hint="default"/>
        <w:b w:val="0"/>
        <w:i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2" w15:restartNumberingAfterBreak="0">
    <w:nsid w:val="78441E38"/>
    <w:multiLevelType w:val="multilevel"/>
    <w:tmpl w:val="50846754"/>
    <w:numStyleLink w:val="111111"/>
  </w:abstractNum>
  <w:abstractNum w:abstractNumId="23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4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5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 w16cid:durableId="63258509">
    <w:abstractNumId w:val="21"/>
  </w:num>
  <w:num w:numId="2" w16cid:durableId="1792434463">
    <w:abstractNumId w:val="11"/>
  </w:num>
  <w:num w:numId="3" w16cid:durableId="1260261548">
    <w:abstractNumId w:val="7"/>
  </w:num>
  <w:num w:numId="4" w16cid:durableId="1866484856">
    <w:abstractNumId w:val="18"/>
  </w:num>
  <w:num w:numId="5" w16cid:durableId="1480608050">
    <w:abstractNumId w:val="25"/>
  </w:num>
  <w:num w:numId="6" w16cid:durableId="164371301">
    <w:abstractNumId w:val="10"/>
  </w:num>
  <w:num w:numId="7" w16cid:durableId="1820876994">
    <w:abstractNumId w:val="3"/>
  </w:num>
  <w:num w:numId="8" w16cid:durableId="1046223929">
    <w:abstractNumId w:val="2"/>
  </w:num>
  <w:num w:numId="9" w16cid:durableId="877089659">
    <w:abstractNumId w:val="2"/>
  </w:num>
  <w:num w:numId="10" w16cid:durableId="784807812">
    <w:abstractNumId w:val="2"/>
  </w:num>
  <w:num w:numId="11" w16cid:durableId="979114583">
    <w:abstractNumId w:val="2"/>
  </w:num>
  <w:num w:numId="12" w16cid:durableId="2001300258">
    <w:abstractNumId w:val="8"/>
  </w:num>
  <w:num w:numId="13" w16cid:durableId="1090851621">
    <w:abstractNumId w:val="23"/>
  </w:num>
  <w:num w:numId="14" w16cid:durableId="305471882">
    <w:abstractNumId w:val="17"/>
  </w:num>
  <w:num w:numId="15" w16cid:durableId="225454945">
    <w:abstractNumId w:val="14"/>
  </w:num>
  <w:num w:numId="16" w16cid:durableId="1408453597">
    <w:abstractNumId w:val="1"/>
  </w:num>
  <w:num w:numId="17" w16cid:durableId="948240706">
    <w:abstractNumId w:val="24"/>
  </w:num>
  <w:num w:numId="18" w16cid:durableId="20565419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50144973">
    <w:abstractNumId w:val="9"/>
  </w:num>
  <w:num w:numId="20" w16cid:durableId="92826872">
    <w:abstractNumId w:val="20"/>
  </w:num>
  <w:num w:numId="21" w16cid:durableId="1139037116">
    <w:abstractNumId w:val="5"/>
  </w:num>
  <w:num w:numId="22" w16cid:durableId="1636524210">
    <w:abstractNumId w:val="6"/>
  </w:num>
  <w:num w:numId="23" w16cid:durableId="2056080243">
    <w:abstractNumId w:val="0"/>
  </w:num>
  <w:num w:numId="24" w16cid:durableId="198623115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32345883">
    <w:abstractNumId w:val="4"/>
  </w:num>
  <w:num w:numId="26" w16cid:durableId="998382161">
    <w:abstractNumId w:val="16"/>
  </w:num>
  <w:num w:numId="27" w16cid:durableId="1383094218">
    <w:abstractNumId w:val="13"/>
  </w:num>
  <w:num w:numId="28" w16cid:durableId="183057709">
    <w:abstractNumId w:val="22"/>
  </w:num>
  <w:num w:numId="29" w16cid:durableId="503858265">
    <w:abstractNumId w:val="12"/>
  </w:num>
  <w:num w:numId="30" w16cid:durableId="277107613">
    <w:abstractNumId w:val="1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85196585">
    <w:abstractNumId w:val="15"/>
  </w:num>
  <w:num w:numId="32" w16cid:durableId="1447116307">
    <w:abstractNumId w:val="12"/>
  </w:num>
  <w:num w:numId="33" w16cid:durableId="46015385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01479943">
    <w:abstractNumId w:val="12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lin Ljunggren">
    <w15:presenceInfo w15:providerId="None" w15:userId="Malin Ljunggr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50">
      <o:colormru v:ext="edit" colors="#00a9a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5BD"/>
    <w:rsid w:val="00000960"/>
    <w:rsid w:val="00004227"/>
    <w:rsid w:val="000042D8"/>
    <w:rsid w:val="00015B58"/>
    <w:rsid w:val="000174D8"/>
    <w:rsid w:val="00020563"/>
    <w:rsid w:val="000340EE"/>
    <w:rsid w:val="00041E10"/>
    <w:rsid w:val="000437A5"/>
    <w:rsid w:val="00047191"/>
    <w:rsid w:val="00060419"/>
    <w:rsid w:val="00066A88"/>
    <w:rsid w:val="00074AED"/>
    <w:rsid w:val="000753E2"/>
    <w:rsid w:val="000778A6"/>
    <w:rsid w:val="0008019F"/>
    <w:rsid w:val="00084436"/>
    <w:rsid w:val="00084D4C"/>
    <w:rsid w:val="000927B9"/>
    <w:rsid w:val="00096A1A"/>
    <w:rsid w:val="00097105"/>
    <w:rsid w:val="000A6584"/>
    <w:rsid w:val="000A7F19"/>
    <w:rsid w:val="000B06A9"/>
    <w:rsid w:val="000C0B90"/>
    <w:rsid w:val="000C415D"/>
    <w:rsid w:val="000D310B"/>
    <w:rsid w:val="000D68C0"/>
    <w:rsid w:val="000E4174"/>
    <w:rsid w:val="000E43FF"/>
    <w:rsid w:val="000E630C"/>
    <w:rsid w:val="000F0090"/>
    <w:rsid w:val="000F0CAE"/>
    <w:rsid w:val="000F42D9"/>
    <w:rsid w:val="000F5FA8"/>
    <w:rsid w:val="000F7331"/>
    <w:rsid w:val="00104E54"/>
    <w:rsid w:val="00115718"/>
    <w:rsid w:val="0012046A"/>
    <w:rsid w:val="0012142E"/>
    <w:rsid w:val="00135988"/>
    <w:rsid w:val="00144360"/>
    <w:rsid w:val="00144BD5"/>
    <w:rsid w:val="00144CE6"/>
    <w:rsid w:val="0014548C"/>
    <w:rsid w:val="00152B7B"/>
    <w:rsid w:val="00154529"/>
    <w:rsid w:val="001611E7"/>
    <w:rsid w:val="001613FB"/>
    <w:rsid w:val="00162DF2"/>
    <w:rsid w:val="00172C68"/>
    <w:rsid w:val="00173431"/>
    <w:rsid w:val="00174DA4"/>
    <w:rsid w:val="0017735B"/>
    <w:rsid w:val="00186E9F"/>
    <w:rsid w:val="00191300"/>
    <w:rsid w:val="001A0E6F"/>
    <w:rsid w:val="001A328D"/>
    <w:rsid w:val="001B2728"/>
    <w:rsid w:val="001C21EE"/>
    <w:rsid w:val="001C5452"/>
    <w:rsid w:val="001D5183"/>
    <w:rsid w:val="001D5C9D"/>
    <w:rsid w:val="001E1DAA"/>
    <w:rsid w:val="001E34CD"/>
    <w:rsid w:val="001E5323"/>
    <w:rsid w:val="001E7969"/>
    <w:rsid w:val="001F03FD"/>
    <w:rsid w:val="001F54EF"/>
    <w:rsid w:val="001F5CE8"/>
    <w:rsid w:val="001F7A09"/>
    <w:rsid w:val="00200926"/>
    <w:rsid w:val="002063C2"/>
    <w:rsid w:val="002213F0"/>
    <w:rsid w:val="00224C03"/>
    <w:rsid w:val="00233192"/>
    <w:rsid w:val="002341CD"/>
    <w:rsid w:val="002347F2"/>
    <w:rsid w:val="002375A5"/>
    <w:rsid w:val="002440AD"/>
    <w:rsid w:val="00245A8A"/>
    <w:rsid w:val="00247270"/>
    <w:rsid w:val="00250D72"/>
    <w:rsid w:val="002516C6"/>
    <w:rsid w:val="002604AB"/>
    <w:rsid w:val="00264D83"/>
    <w:rsid w:val="00271042"/>
    <w:rsid w:val="00282E63"/>
    <w:rsid w:val="002876DE"/>
    <w:rsid w:val="00290373"/>
    <w:rsid w:val="0029121D"/>
    <w:rsid w:val="002958BD"/>
    <w:rsid w:val="002959B5"/>
    <w:rsid w:val="00297282"/>
    <w:rsid w:val="002A2C80"/>
    <w:rsid w:val="002A38D5"/>
    <w:rsid w:val="002A6107"/>
    <w:rsid w:val="002A6CAB"/>
    <w:rsid w:val="002B779D"/>
    <w:rsid w:val="002C69AB"/>
    <w:rsid w:val="002D1CAF"/>
    <w:rsid w:val="002D2879"/>
    <w:rsid w:val="002D43B3"/>
    <w:rsid w:val="002D7D18"/>
    <w:rsid w:val="002E2F11"/>
    <w:rsid w:val="002E35E1"/>
    <w:rsid w:val="002F3745"/>
    <w:rsid w:val="003017C6"/>
    <w:rsid w:val="0030187B"/>
    <w:rsid w:val="00302E96"/>
    <w:rsid w:val="003033F6"/>
    <w:rsid w:val="00307C5E"/>
    <w:rsid w:val="00310672"/>
    <w:rsid w:val="003121C3"/>
    <w:rsid w:val="0031338B"/>
    <w:rsid w:val="00317501"/>
    <w:rsid w:val="00322369"/>
    <w:rsid w:val="00333716"/>
    <w:rsid w:val="00337587"/>
    <w:rsid w:val="00340ADE"/>
    <w:rsid w:val="003432B2"/>
    <w:rsid w:val="00343777"/>
    <w:rsid w:val="003441CA"/>
    <w:rsid w:val="0034746E"/>
    <w:rsid w:val="00357B9A"/>
    <w:rsid w:val="00360D43"/>
    <w:rsid w:val="0036107B"/>
    <w:rsid w:val="003657D7"/>
    <w:rsid w:val="003756DA"/>
    <w:rsid w:val="003815C5"/>
    <w:rsid w:val="00385CD7"/>
    <w:rsid w:val="00390E50"/>
    <w:rsid w:val="00392988"/>
    <w:rsid w:val="00396E88"/>
    <w:rsid w:val="003B6D23"/>
    <w:rsid w:val="003C0177"/>
    <w:rsid w:val="003C1ACA"/>
    <w:rsid w:val="003C34CB"/>
    <w:rsid w:val="003C3F05"/>
    <w:rsid w:val="003C4758"/>
    <w:rsid w:val="003C4E4C"/>
    <w:rsid w:val="003E0904"/>
    <w:rsid w:val="003E1B8B"/>
    <w:rsid w:val="003E573A"/>
    <w:rsid w:val="003F21DD"/>
    <w:rsid w:val="003F245C"/>
    <w:rsid w:val="003F2898"/>
    <w:rsid w:val="004023CA"/>
    <w:rsid w:val="004149B8"/>
    <w:rsid w:val="004167A1"/>
    <w:rsid w:val="00424590"/>
    <w:rsid w:val="00424F93"/>
    <w:rsid w:val="004276D7"/>
    <w:rsid w:val="00431559"/>
    <w:rsid w:val="004327B7"/>
    <w:rsid w:val="00434B16"/>
    <w:rsid w:val="00437ED3"/>
    <w:rsid w:val="0044007C"/>
    <w:rsid w:val="0044037C"/>
    <w:rsid w:val="00442744"/>
    <w:rsid w:val="0044409F"/>
    <w:rsid w:val="004509A9"/>
    <w:rsid w:val="004523A7"/>
    <w:rsid w:val="00452A87"/>
    <w:rsid w:val="00455906"/>
    <w:rsid w:val="00464328"/>
    <w:rsid w:val="00465985"/>
    <w:rsid w:val="00471141"/>
    <w:rsid w:val="00477063"/>
    <w:rsid w:val="004774CE"/>
    <w:rsid w:val="00480044"/>
    <w:rsid w:val="00483C22"/>
    <w:rsid w:val="00483F36"/>
    <w:rsid w:val="004873E3"/>
    <w:rsid w:val="00495241"/>
    <w:rsid w:val="00495E86"/>
    <w:rsid w:val="00497F53"/>
    <w:rsid w:val="004A2C65"/>
    <w:rsid w:val="004A7C1C"/>
    <w:rsid w:val="004B098E"/>
    <w:rsid w:val="004B34AD"/>
    <w:rsid w:val="004B4ADA"/>
    <w:rsid w:val="004B65A2"/>
    <w:rsid w:val="004B65BD"/>
    <w:rsid w:val="004B7C7D"/>
    <w:rsid w:val="004C4193"/>
    <w:rsid w:val="004C4DAE"/>
    <w:rsid w:val="004D10DF"/>
    <w:rsid w:val="004D2F92"/>
    <w:rsid w:val="004D5493"/>
    <w:rsid w:val="0050046F"/>
    <w:rsid w:val="00504E9E"/>
    <w:rsid w:val="00505270"/>
    <w:rsid w:val="005058C1"/>
    <w:rsid w:val="0050730B"/>
    <w:rsid w:val="005073A3"/>
    <w:rsid w:val="005075AD"/>
    <w:rsid w:val="00511F71"/>
    <w:rsid w:val="00524F0D"/>
    <w:rsid w:val="00530AA9"/>
    <w:rsid w:val="005314F5"/>
    <w:rsid w:val="005320FC"/>
    <w:rsid w:val="00535525"/>
    <w:rsid w:val="00542DF0"/>
    <w:rsid w:val="0054331B"/>
    <w:rsid w:val="00545441"/>
    <w:rsid w:val="00546D57"/>
    <w:rsid w:val="0055115C"/>
    <w:rsid w:val="00554210"/>
    <w:rsid w:val="00555448"/>
    <w:rsid w:val="00557235"/>
    <w:rsid w:val="00562391"/>
    <w:rsid w:val="005636F2"/>
    <w:rsid w:val="00567047"/>
    <w:rsid w:val="00570215"/>
    <w:rsid w:val="005778E4"/>
    <w:rsid w:val="00577C74"/>
    <w:rsid w:val="00582AE3"/>
    <w:rsid w:val="00583EA7"/>
    <w:rsid w:val="00584BF4"/>
    <w:rsid w:val="00587930"/>
    <w:rsid w:val="0059082A"/>
    <w:rsid w:val="005921EC"/>
    <w:rsid w:val="005A032B"/>
    <w:rsid w:val="005B0B2D"/>
    <w:rsid w:val="005B4045"/>
    <w:rsid w:val="005B509C"/>
    <w:rsid w:val="005C31AB"/>
    <w:rsid w:val="005C6101"/>
    <w:rsid w:val="005D064B"/>
    <w:rsid w:val="005D40FE"/>
    <w:rsid w:val="005D4F99"/>
    <w:rsid w:val="005D78B1"/>
    <w:rsid w:val="005E187A"/>
    <w:rsid w:val="005E2810"/>
    <w:rsid w:val="005E47E7"/>
    <w:rsid w:val="005E5A12"/>
    <w:rsid w:val="005F4DD4"/>
    <w:rsid w:val="005F7B47"/>
    <w:rsid w:val="00604800"/>
    <w:rsid w:val="00611088"/>
    <w:rsid w:val="00611EBA"/>
    <w:rsid w:val="0061295B"/>
    <w:rsid w:val="00615508"/>
    <w:rsid w:val="006210F1"/>
    <w:rsid w:val="00622F48"/>
    <w:rsid w:val="006270C2"/>
    <w:rsid w:val="006273F5"/>
    <w:rsid w:val="00630884"/>
    <w:rsid w:val="00630E61"/>
    <w:rsid w:val="00640358"/>
    <w:rsid w:val="006406AC"/>
    <w:rsid w:val="0065330A"/>
    <w:rsid w:val="0065413A"/>
    <w:rsid w:val="00655778"/>
    <w:rsid w:val="0066255D"/>
    <w:rsid w:val="0066447B"/>
    <w:rsid w:val="006660F6"/>
    <w:rsid w:val="00674980"/>
    <w:rsid w:val="00675BBE"/>
    <w:rsid w:val="00675EBB"/>
    <w:rsid w:val="006765E7"/>
    <w:rsid w:val="00683842"/>
    <w:rsid w:val="0068767D"/>
    <w:rsid w:val="00690DFA"/>
    <w:rsid w:val="00695A12"/>
    <w:rsid w:val="00697463"/>
    <w:rsid w:val="00697827"/>
    <w:rsid w:val="006A0FEB"/>
    <w:rsid w:val="006A1F81"/>
    <w:rsid w:val="006A389B"/>
    <w:rsid w:val="006A465E"/>
    <w:rsid w:val="006B6DB2"/>
    <w:rsid w:val="006C4354"/>
    <w:rsid w:val="006D0B57"/>
    <w:rsid w:val="006E0E27"/>
    <w:rsid w:val="006E21B0"/>
    <w:rsid w:val="006E69BB"/>
    <w:rsid w:val="006F63CB"/>
    <w:rsid w:val="00701C5D"/>
    <w:rsid w:val="0070295C"/>
    <w:rsid w:val="00704B2A"/>
    <w:rsid w:val="007117E5"/>
    <w:rsid w:val="0071328D"/>
    <w:rsid w:val="007175E6"/>
    <w:rsid w:val="0072777B"/>
    <w:rsid w:val="00727C21"/>
    <w:rsid w:val="00734206"/>
    <w:rsid w:val="00741174"/>
    <w:rsid w:val="00743677"/>
    <w:rsid w:val="0074710D"/>
    <w:rsid w:val="0075248F"/>
    <w:rsid w:val="007560CB"/>
    <w:rsid w:val="00756377"/>
    <w:rsid w:val="0076353E"/>
    <w:rsid w:val="00764B55"/>
    <w:rsid w:val="00765DDC"/>
    <w:rsid w:val="0077253D"/>
    <w:rsid w:val="007807ED"/>
    <w:rsid w:val="0078322E"/>
    <w:rsid w:val="00791576"/>
    <w:rsid w:val="0079550A"/>
    <w:rsid w:val="007B3B69"/>
    <w:rsid w:val="007B4DB4"/>
    <w:rsid w:val="007B63D1"/>
    <w:rsid w:val="007C4962"/>
    <w:rsid w:val="007C7DC9"/>
    <w:rsid w:val="007D0FDA"/>
    <w:rsid w:val="007D22B6"/>
    <w:rsid w:val="007E7677"/>
    <w:rsid w:val="007F1186"/>
    <w:rsid w:val="007F12C9"/>
    <w:rsid w:val="008055F5"/>
    <w:rsid w:val="00811A36"/>
    <w:rsid w:val="00812605"/>
    <w:rsid w:val="00813DD9"/>
    <w:rsid w:val="00815A4A"/>
    <w:rsid w:val="00826AFF"/>
    <w:rsid w:val="00832031"/>
    <w:rsid w:val="0084309B"/>
    <w:rsid w:val="008518D3"/>
    <w:rsid w:val="00852670"/>
    <w:rsid w:val="008622A3"/>
    <w:rsid w:val="00863BCB"/>
    <w:rsid w:val="008679ED"/>
    <w:rsid w:val="00867D10"/>
    <w:rsid w:val="0088630E"/>
    <w:rsid w:val="00890AB6"/>
    <w:rsid w:val="00891625"/>
    <w:rsid w:val="00896782"/>
    <w:rsid w:val="008A40AB"/>
    <w:rsid w:val="008A4680"/>
    <w:rsid w:val="008A5731"/>
    <w:rsid w:val="008B005A"/>
    <w:rsid w:val="008C6F28"/>
    <w:rsid w:val="008D1435"/>
    <w:rsid w:val="008D2B72"/>
    <w:rsid w:val="008D2C37"/>
    <w:rsid w:val="008E017D"/>
    <w:rsid w:val="008E5170"/>
    <w:rsid w:val="008E635F"/>
    <w:rsid w:val="008E64EE"/>
    <w:rsid w:val="008F075A"/>
    <w:rsid w:val="008F4354"/>
    <w:rsid w:val="008F44B6"/>
    <w:rsid w:val="008F5601"/>
    <w:rsid w:val="008F7185"/>
    <w:rsid w:val="009013ED"/>
    <w:rsid w:val="00901AE3"/>
    <w:rsid w:val="00903A8C"/>
    <w:rsid w:val="00906882"/>
    <w:rsid w:val="00906E9E"/>
    <w:rsid w:val="0092594F"/>
    <w:rsid w:val="00930DEB"/>
    <w:rsid w:val="00931055"/>
    <w:rsid w:val="00937364"/>
    <w:rsid w:val="00942224"/>
    <w:rsid w:val="009506F6"/>
    <w:rsid w:val="00961C67"/>
    <w:rsid w:val="009654D1"/>
    <w:rsid w:val="00967AC6"/>
    <w:rsid w:val="0097286E"/>
    <w:rsid w:val="00987F30"/>
    <w:rsid w:val="009908AB"/>
    <w:rsid w:val="00990C31"/>
    <w:rsid w:val="0099622E"/>
    <w:rsid w:val="00997FDB"/>
    <w:rsid w:val="009A0859"/>
    <w:rsid w:val="009A0C7F"/>
    <w:rsid w:val="009B1D84"/>
    <w:rsid w:val="009B2B75"/>
    <w:rsid w:val="009B32D4"/>
    <w:rsid w:val="009C0B13"/>
    <w:rsid w:val="009C7FFA"/>
    <w:rsid w:val="009D2B37"/>
    <w:rsid w:val="009E765F"/>
    <w:rsid w:val="009F06A3"/>
    <w:rsid w:val="009F384D"/>
    <w:rsid w:val="00A03762"/>
    <w:rsid w:val="00A10931"/>
    <w:rsid w:val="00A126FD"/>
    <w:rsid w:val="00A15E99"/>
    <w:rsid w:val="00A27738"/>
    <w:rsid w:val="00A34159"/>
    <w:rsid w:val="00A37EE9"/>
    <w:rsid w:val="00A410AD"/>
    <w:rsid w:val="00A41DD2"/>
    <w:rsid w:val="00A4265D"/>
    <w:rsid w:val="00A469DA"/>
    <w:rsid w:val="00A47B77"/>
    <w:rsid w:val="00A5360F"/>
    <w:rsid w:val="00A5683B"/>
    <w:rsid w:val="00A641FE"/>
    <w:rsid w:val="00A675BB"/>
    <w:rsid w:val="00A7154D"/>
    <w:rsid w:val="00A76D3E"/>
    <w:rsid w:val="00A83279"/>
    <w:rsid w:val="00A864B8"/>
    <w:rsid w:val="00A90E90"/>
    <w:rsid w:val="00A92184"/>
    <w:rsid w:val="00A97A01"/>
    <w:rsid w:val="00AA54CB"/>
    <w:rsid w:val="00AB778A"/>
    <w:rsid w:val="00AC2023"/>
    <w:rsid w:val="00AD273E"/>
    <w:rsid w:val="00AE42C5"/>
    <w:rsid w:val="00AF4682"/>
    <w:rsid w:val="00B0708C"/>
    <w:rsid w:val="00B07CDF"/>
    <w:rsid w:val="00B16951"/>
    <w:rsid w:val="00B16F63"/>
    <w:rsid w:val="00B201E6"/>
    <w:rsid w:val="00B23AAE"/>
    <w:rsid w:val="00B23FAA"/>
    <w:rsid w:val="00B26C77"/>
    <w:rsid w:val="00B323E4"/>
    <w:rsid w:val="00B3404E"/>
    <w:rsid w:val="00B40A72"/>
    <w:rsid w:val="00B46191"/>
    <w:rsid w:val="00B47003"/>
    <w:rsid w:val="00B472AE"/>
    <w:rsid w:val="00B60546"/>
    <w:rsid w:val="00B6207B"/>
    <w:rsid w:val="00B63972"/>
    <w:rsid w:val="00B66F6F"/>
    <w:rsid w:val="00B71CD5"/>
    <w:rsid w:val="00B81400"/>
    <w:rsid w:val="00B87E83"/>
    <w:rsid w:val="00B91BBB"/>
    <w:rsid w:val="00B937F8"/>
    <w:rsid w:val="00B93F63"/>
    <w:rsid w:val="00B957BE"/>
    <w:rsid w:val="00B9611C"/>
    <w:rsid w:val="00B96393"/>
    <w:rsid w:val="00B967C3"/>
    <w:rsid w:val="00B96E79"/>
    <w:rsid w:val="00BA609F"/>
    <w:rsid w:val="00BC18A0"/>
    <w:rsid w:val="00BC1C00"/>
    <w:rsid w:val="00BC1D83"/>
    <w:rsid w:val="00BC72BC"/>
    <w:rsid w:val="00BD36C0"/>
    <w:rsid w:val="00BD4BAE"/>
    <w:rsid w:val="00BD7C4A"/>
    <w:rsid w:val="00BE1DFD"/>
    <w:rsid w:val="00BE5534"/>
    <w:rsid w:val="00BE5D3C"/>
    <w:rsid w:val="00BE5FFF"/>
    <w:rsid w:val="00BE6519"/>
    <w:rsid w:val="00BE7E72"/>
    <w:rsid w:val="00BF05F7"/>
    <w:rsid w:val="00BF3126"/>
    <w:rsid w:val="00BF5CBA"/>
    <w:rsid w:val="00C008C5"/>
    <w:rsid w:val="00C01833"/>
    <w:rsid w:val="00C07E72"/>
    <w:rsid w:val="00C15048"/>
    <w:rsid w:val="00C17D1F"/>
    <w:rsid w:val="00C27FA3"/>
    <w:rsid w:val="00C30EEB"/>
    <w:rsid w:val="00C346A8"/>
    <w:rsid w:val="00C350E1"/>
    <w:rsid w:val="00C3718E"/>
    <w:rsid w:val="00C4084E"/>
    <w:rsid w:val="00C41199"/>
    <w:rsid w:val="00C443DE"/>
    <w:rsid w:val="00C467F3"/>
    <w:rsid w:val="00C61530"/>
    <w:rsid w:val="00C80BB1"/>
    <w:rsid w:val="00C80CD6"/>
    <w:rsid w:val="00C81DC3"/>
    <w:rsid w:val="00C86683"/>
    <w:rsid w:val="00C9250E"/>
    <w:rsid w:val="00C94A5C"/>
    <w:rsid w:val="00CA2E69"/>
    <w:rsid w:val="00CB6E86"/>
    <w:rsid w:val="00CC5010"/>
    <w:rsid w:val="00CD0298"/>
    <w:rsid w:val="00CD0F93"/>
    <w:rsid w:val="00CD1534"/>
    <w:rsid w:val="00CD2427"/>
    <w:rsid w:val="00CE12F7"/>
    <w:rsid w:val="00CE2C77"/>
    <w:rsid w:val="00CE4DE9"/>
    <w:rsid w:val="00CF0397"/>
    <w:rsid w:val="00CF19C2"/>
    <w:rsid w:val="00CF4D76"/>
    <w:rsid w:val="00D00A8A"/>
    <w:rsid w:val="00D0207B"/>
    <w:rsid w:val="00D049F3"/>
    <w:rsid w:val="00D04D21"/>
    <w:rsid w:val="00D07B3A"/>
    <w:rsid w:val="00D103B1"/>
    <w:rsid w:val="00D17323"/>
    <w:rsid w:val="00D20F1F"/>
    <w:rsid w:val="00D366CD"/>
    <w:rsid w:val="00D37B02"/>
    <w:rsid w:val="00D37CB4"/>
    <w:rsid w:val="00D40199"/>
    <w:rsid w:val="00D44078"/>
    <w:rsid w:val="00D46E78"/>
    <w:rsid w:val="00D51370"/>
    <w:rsid w:val="00D5364B"/>
    <w:rsid w:val="00D56684"/>
    <w:rsid w:val="00D60BE4"/>
    <w:rsid w:val="00D61463"/>
    <w:rsid w:val="00D616D7"/>
    <w:rsid w:val="00D618C7"/>
    <w:rsid w:val="00D63E12"/>
    <w:rsid w:val="00D658D8"/>
    <w:rsid w:val="00D749D5"/>
    <w:rsid w:val="00D74D0C"/>
    <w:rsid w:val="00D778CC"/>
    <w:rsid w:val="00D83D2E"/>
    <w:rsid w:val="00D86616"/>
    <w:rsid w:val="00D87FDF"/>
    <w:rsid w:val="00D900C7"/>
    <w:rsid w:val="00D90AC5"/>
    <w:rsid w:val="00D97EEE"/>
    <w:rsid w:val="00DA7395"/>
    <w:rsid w:val="00DB5DE5"/>
    <w:rsid w:val="00DC0131"/>
    <w:rsid w:val="00DC1959"/>
    <w:rsid w:val="00DC5DA0"/>
    <w:rsid w:val="00DC710E"/>
    <w:rsid w:val="00DC7472"/>
    <w:rsid w:val="00DD6F80"/>
    <w:rsid w:val="00DE0233"/>
    <w:rsid w:val="00DE2580"/>
    <w:rsid w:val="00DF18EF"/>
    <w:rsid w:val="00DF3699"/>
    <w:rsid w:val="00DF4C32"/>
    <w:rsid w:val="00E02FD5"/>
    <w:rsid w:val="00E1002D"/>
    <w:rsid w:val="00E123DA"/>
    <w:rsid w:val="00E15DB0"/>
    <w:rsid w:val="00E255E5"/>
    <w:rsid w:val="00E26245"/>
    <w:rsid w:val="00E27C54"/>
    <w:rsid w:val="00E31BAF"/>
    <w:rsid w:val="00E3257D"/>
    <w:rsid w:val="00E325F4"/>
    <w:rsid w:val="00E350B7"/>
    <w:rsid w:val="00E35B04"/>
    <w:rsid w:val="00E36827"/>
    <w:rsid w:val="00E36B43"/>
    <w:rsid w:val="00E41A28"/>
    <w:rsid w:val="00E42D78"/>
    <w:rsid w:val="00E435D9"/>
    <w:rsid w:val="00E43FAE"/>
    <w:rsid w:val="00E4766A"/>
    <w:rsid w:val="00E5401A"/>
    <w:rsid w:val="00E557D1"/>
    <w:rsid w:val="00E55B33"/>
    <w:rsid w:val="00E6091D"/>
    <w:rsid w:val="00E609E9"/>
    <w:rsid w:val="00E61829"/>
    <w:rsid w:val="00E7335D"/>
    <w:rsid w:val="00E75F85"/>
    <w:rsid w:val="00E84909"/>
    <w:rsid w:val="00E944AA"/>
    <w:rsid w:val="00EA375D"/>
    <w:rsid w:val="00EA3A07"/>
    <w:rsid w:val="00EB1DDC"/>
    <w:rsid w:val="00EB44BC"/>
    <w:rsid w:val="00EB690E"/>
    <w:rsid w:val="00EB72D9"/>
    <w:rsid w:val="00EB7AE5"/>
    <w:rsid w:val="00EC5077"/>
    <w:rsid w:val="00EC5E7A"/>
    <w:rsid w:val="00EC615D"/>
    <w:rsid w:val="00ED16E0"/>
    <w:rsid w:val="00ED193A"/>
    <w:rsid w:val="00ED1F7E"/>
    <w:rsid w:val="00ED6407"/>
    <w:rsid w:val="00EE522F"/>
    <w:rsid w:val="00F036AE"/>
    <w:rsid w:val="00F044D5"/>
    <w:rsid w:val="00F10886"/>
    <w:rsid w:val="00F10E7B"/>
    <w:rsid w:val="00F112B4"/>
    <w:rsid w:val="00F116B0"/>
    <w:rsid w:val="00F1522A"/>
    <w:rsid w:val="00F209E0"/>
    <w:rsid w:val="00F217E6"/>
    <w:rsid w:val="00F2622A"/>
    <w:rsid w:val="00F30EF7"/>
    <w:rsid w:val="00F41D45"/>
    <w:rsid w:val="00F463B6"/>
    <w:rsid w:val="00F47482"/>
    <w:rsid w:val="00F47DCD"/>
    <w:rsid w:val="00F50257"/>
    <w:rsid w:val="00F50B3A"/>
    <w:rsid w:val="00F5751F"/>
    <w:rsid w:val="00F606E4"/>
    <w:rsid w:val="00F64FED"/>
    <w:rsid w:val="00F7070D"/>
    <w:rsid w:val="00F729B4"/>
    <w:rsid w:val="00F73117"/>
    <w:rsid w:val="00F73A14"/>
    <w:rsid w:val="00F74DA8"/>
    <w:rsid w:val="00F75926"/>
    <w:rsid w:val="00FA25D2"/>
    <w:rsid w:val="00FA363D"/>
    <w:rsid w:val="00FA5C95"/>
    <w:rsid w:val="00FA66C6"/>
    <w:rsid w:val="00FA777E"/>
    <w:rsid w:val="00FC0EA0"/>
    <w:rsid w:val="00FC15F1"/>
    <w:rsid w:val="00FC1ABF"/>
    <w:rsid w:val="00FC2B29"/>
    <w:rsid w:val="00FE563E"/>
    <w:rsid w:val="00FF2419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00a9a7"/>
    </o:shapedefaults>
    <o:shapelayout v:ext="edit">
      <o:idmap v:ext="edit" data="2"/>
    </o:shapelayout>
  </w:shapeDefaults>
  <w:decimalSymbol w:val=","/>
  <w:listSeparator w:val=";"/>
  <w14:docId w14:val="595AE79F"/>
  <w15:docId w15:val="{F3211FF4-4AAF-4F4D-BB18-617BEABB7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rd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Rubrik1">
    <w:name w:val="heading 1"/>
    <w:basedOn w:val="Brdtext"/>
    <w:next w:val="Normal"/>
    <w:link w:val="Rubrik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Rubrik2">
    <w:name w:val="heading 2"/>
    <w:basedOn w:val="Brdtext"/>
    <w:next w:val="Normal"/>
    <w:link w:val="Rubrik2Char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Rubrik3">
    <w:name w:val="heading 3"/>
    <w:basedOn w:val="Brdtext"/>
    <w:next w:val="Normal"/>
    <w:link w:val="Rubrik3Char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Rubrik4">
    <w:name w:val="heading 4"/>
    <w:basedOn w:val="Rubrik3"/>
    <w:next w:val="Normal"/>
    <w:rsid w:val="008F5601"/>
    <w:p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Rubrik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Rubrik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Rubrik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DA7395"/>
    <w:pPr>
      <w:numPr>
        <w:numId w:val="2"/>
      </w:numPr>
    </w:pPr>
  </w:style>
  <w:style w:type="paragraph" w:styleId="Brdtext">
    <w:name w:val="Body Text"/>
    <w:basedOn w:val="Normal"/>
    <w:link w:val="BrdtextChar"/>
    <w:rsid w:val="003F245C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rd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4D2F92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Rubrik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rubrik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Rubrik">
    <w:name w:val="Title"/>
    <w:aliases w:val="Försättsblad Rubrik"/>
    <w:basedOn w:val="Normal"/>
    <w:next w:val="Normal"/>
    <w:link w:val="Rubrik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allongtext">
    <w:name w:val="Balloon Text"/>
    <w:basedOn w:val="Normal"/>
    <w:link w:val="Ballong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3F245C"/>
    <w:rPr>
      <w:sz w:val="22"/>
      <w:szCs w:val="24"/>
      <w:lang w:eastAsia="en-GB"/>
    </w:rPr>
  </w:style>
  <w:style w:type="table" w:styleId="Tabellrutnt">
    <w:name w:val="Table Grid"/>
    <w:basedOn w:val="Normaltabell"/>
    <w:uiPriority w:val="59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E6091D"/>
    <w:rPr>
      <w:color w:val="808080"/>
    </w:rPr>
  </w:style>
  <w:style w:type="character" w:styleId="Diskretbetoning">
    <w:name w:val="Subtle Emphasis"/>
    <w:basedOn w:val="Standardstycketeckensnitt"/>
    <w:uiPriority w:val="19"/>
    <w:qFormat/>
    <w:rsid w:val="00C9250E"/>
    <w:rPr>
      <w:i/>
      <w:iCs/>
      <w:color w:val="808080" w:themeColor="text1" w:themeTint="7F"/>
    </w:rPr>
  </w:style>
  <w:style w:type="paragraph" w:customStyle="1" w:styleId="TableText">
    <w:name w:val="Table Text"/>
    <w:basedOn w:val="Brdtext"/>
    <w:rsid w:val="00C9250E"/>
    <w:pPr>
      <w:overflowPunct w:val="0"/>
      <w:autoSpaceDE w:val="0"/>
      <w:autoSpaceDN w:val="0"/>
      <w:adjustRightInd w:val="0"/>
      <w:spacing w:before="0" w:after="0"/>
      <w:ind w:left="28" w:right="28"/>
      <w:jc w:val="both"/>
      <w:textAlignment w:val="baseline"/>
    </w:pPr>
    <w:rPr>
      <w:rFonts w:ascii="Arial" w:hAnsi="Arial"/>
      <w:sz w:val="20"/>
      <w:szCs w:val="20"/>
      <w:lang w:eastAsia="en-US"/>
    </w:rPr>
  </w:style>
  <w:style w:type="paragraph" w:customStyle="1" w:styleId="SoSBrdtext">
    <w:name w:val="SoS_Brödtext"/>
    <w:basedOn w:val="Normal"/>
    <w:next w:val="Normal"/>
    <w:qFormat/>
    <w:rsid w:val="00C9250E"/>
    <w:pPr>
      <w:spacing w:before="0" w:after="0" w:line="276" w:lineRule="atLeast"/>
    </w:pPr>
    <w:rPr>
      <w:color w:val="000000" w:themeColor="text1"/>
      <w:sz w:val="23"/>
      <w:szCs w:val="20"/>
      <w:lang w:eastAsia="sv-SE"/>
    </w:rPr>
  </w:style>
  <w:style w:type="character" w:customStyle="1" w:styleId="SoSNumreradlistaChar">
    <w:name w:val="SoS_Numrerad lista Char"/>
    <w:basedOn w:val="Standardstycketeckensnitt"/>
    <w:link w:val="SoSNumreradlista"/>
    <w:locked/>
    <w:rsid w:val="00C9250E"/>
    <w:rPr>
      <w:color w:val="000000" w:themeColor="text1"/>
      <w:sz w:val="23"/>
    </w:rPr>
  </w:style>
  <w:style w:type="paragraph" w:customStyle="1" w:styleId="SoSNumreradlista">
    <w:name w:val="SoS_Numrerad lista"/>
    <w:basedOn w:val="Normal"/>
    <w:link w:val="SoSNumreradlistaChar"/>
    <w:rsid w:val="00C9250E"/>
    <w:pPr>
      <w:numPr>
        <w:numId w:val="30"/>
      </w:numPr>
      <w:spacing w:before="160" w:after="160" w:line="276" w:lineRule="atLeast"/>
      <w:contextualSpacing/>
    </w:pPr>
    <w:rPr>
      <w:color w:val="000000" w:themeColor="text1"/>
      <w:sz w:val="23"/>
      <w:szCs w:val="20"/>
      <w:lang w:eastAsia="sv-SE"/>
    </w:rPr>
  </w:style>
  <w:style w:type="paragraph" w:styleId="Fotnotstext">
    <w:name w:val="footnote text"/>
    <w:basedOn w:val="Normal"/>
    <w:link w:val="FotnotstextChar"/>
    <w:uiPriority w:val="99"/>
    <w:unhideWhenUsed/>
    <w:rsid w:val="00C9250E"/>
    <w:pPr>
      <w:spacing w:before="0" w:after="0" w:line="200" w:lineRule="exact"/>
    </w:pPr>
    <w:rPr>
      <w:color w:val="000000" w:themeColor="text1"/>
      <w:sz w:val="15"/>
      <w:szCs w:val="20"/>
      <w:lang w:eastAsia="sv-SE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C9250E"/>
    <w:rPr>
      <w:color w:val="000000" w:themeColor="text1"/>
      <w:sz w:val="15"/>
    </w:rPr>
  </w:style>
  <w:style w:type="paragraph" w:customStyle="1" w:styleId="SoSBrdtextindragfrstaraden">
    <w:name w:val="SoS_Brödtext indrag första raden"/>
    <w:basedOn w:val="Normal"/>
    <w:qFormat/>
    <w:rsid w:val="00C9250E"/>
    <w:pPr>
      <w:spacing w:before="0" w:after="0" w:line="276" w:lineRule="atLeast"/>
      <w:ind w:firstLine="224"/>
    </w:pPr>
    <w:rPr>
      <w:color w:val="000000" w:themeColor="text1"/>
      <w:sz w:val="23"/>
      <w:szCs w:val="20"/>
      <w:lang w:eastAsia="sv-SE"/>
    </w:rPr>
  </w:style>
  <w:style w:type="character" w:styleId="Fotnotsreferens">
    <w:name w:val="footnote reference"/>
    <w:basedOn w:val="Standardstycketeckensnitt"/>
    <w:uiPriority w:val="99"/>
    <w:unhideWhenUsed/>
    <w:rsid w:val="00C9250E"/>
    <w:rPr>
      <w:vertAlign w:val="superscript"/>
    </w:rPr>
  </w:style>
  <w:style w:type="paragraph" w:customStyle="1" w:styleId="SoSTabelltext">
    <w:name w:val="SoS_Tabell text"/>
    <w:rsid w:val="00C9250E"/>
    <w:pPr>
      <w:spacing w:before="20" w:after="20"/>
    </w:pPr>
    <w:rPr>
      <w:rFonts w:ascii="Century Gothic" w:hAnsi="Century Gothic"/>
      <w:color w:val="000000" w:themeColor="text1"/>
      <w:sz w:val="16"/>
      <w:szCs w:val="16"/>
    </w:rPr>
  </w:style>
  <w:style w:type="paragraph" w:customStyle="1" w:styleId="SoSTabellhuvud">
    <w:name w:val="SoS_Tabellhuvud"/>
    <w:basedOn w:val="Normal"/>
    <w:rsid w:val="00C9250E"/>
    <w:pPr>
      <w:spacing w:before="40" w:after="40"/>
    </w:pPr>
    <w:rPr>
      <w:rFonts w:asciiTheme="majorHAnsi" w:hAnsiTheme="majorHAnsi"/>
      <w:bCs/>
      <w:color w:val="000000" w:themeColor="text1"/>
      <w:sz w:val="16"/>
      <w:szCs w:val="20"/>
      <w:lang w:eastAsia="sv-SE"/>
    </w:rPr>
  </w:style>
  <w:style w:type="paragraph" w:styleId="Brdtext3">
    <w:name w:val="Body Text 3"/>
    <w:basedOn w:val="Normal"/>
    <w:link w:val="Brdtext3Char"/>
    <w:unhideWhenUsed/>
    <w:rsid w:val="00C9250E"/>
    <w:pPr>
      <w:spacing w:before="0" w:after="120"/>
    </w:pPr>
    <w:rPr>
      <w:sz w:val="16"/>
      <w:szCs w:val="16"/>
      <w:lang w:eastAsia="sv-SE"/>
    </w:rPr>
  </w:style>
  <w:style w:type="character" w:customStyle="1" w:styleId="Brdtext3Char">
    <w:name w:val="Brödtext 3 Char"/>
    <w:basedOn w:val="Standardstycketeckensnitt"/>
    <w:link w:val="Brdtext3"/>
    <w:rsid w:val="00C9250E"/>
    <w:rPr>
      <w:sz w:val="16"/>
      <w:szCs w:val="16"/>
    </w:rPr>
  </w:style>
  <w:style w:type="paragraph" w:styleId="Liststycke">
    <w:name w:val="List Paragraph"/>
    <w:basedOn w:val="Normal"/>
    <w:link w:val="ListstyckeChar"/>
    <w:uiPriority w:val="34"/>
    <w:rsid w:val="00C9250E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styckeChar">
    <w:name w:val="Liststycke Char"/>
    <w:basedOn w:val="Standardstycketeckensnitt"/>
    <w:link w:val="Liststycke"/>
    <w:uiPriority w:val="34"/>
    <w:rsid w:val="00C9250E"/>
    <w:rPr>
      <w:rFonts w:ascii="Georgia" w:eastAsia="Calibri" w:hAnsi="Georgia"/>
      <w:szCs w:val="22"/>
      <w:lang w:eastAsia="en-US"/>
    </w:rPr>
  </w:style>
  <w:style w:type="character" w:customStyle="1" w:styleId="Rubrik2Char">
    <w:name w:val="Rubrik 2 Char"/>
    <w:basedOn w:val="Standardstycketeckensnitt"/>
    <w:link w:val="Rubrik2"/>
    <w:rsid w:val="00C30EEB"/>
    <w:rPr>
      <w:rFonts w:ascii="Arial" w:hAnsi="Arial" w:cs="Arial"/>
      <w:bCs/>
      <w:iCs/>
      <w:sz w:val="28"/>
      <w:szCs w:val="28"/>
      <w:lang w:eastAsia="en-GB"/>
    </w:rPr>
  </w:style>
  <w:style w:type="character" w:customStyle="1" w:styleId="Rubrik3Char">
    <w:name w:val="Rubrik 3 Char"/>
    <w:basedOn w:val="Standardstycketeckensnitt"/>
    <w:link w:val="Rubrik3"/>
    <w:rsid w:val="00C30EEB"/>
    <w:rPr>
      <w:rFonts w:ascii="Arial" w:hAnsi="Arial" w:cs="Arial"/>
      <w:b/>
      <w:bCs/>
      <w:sz w:val="22"/>
      <w:szCs w:val="26"/>
      <w:lang w:eastAsia="en-GB"/>
    </w:rPr>
  </w:style>
  <w:style w:type="paragraph" w:customStyle="1" w:styleId="Normal1">
    <w:name w:val="Normal1"/>
    <w:aliases w:val="webb,Normal (webb)1"/>
    <w:basedOn w:val="Normal"/>
    <w:rsid w:val="00C30EEB"/>
    <w:pPr>
      <w:spacing w:before="100" w:beforeAutospacing="1" w:afterAutospacing="1"/>
    </w:pPr>
    <w:rPr>
      <w:sz w:val="24"/>
      <w:lang w:val="en-US" w:eastAsia="en-US"/>
    </w:rPr>
  </w:style>
  <w:style w:type="character" w:styleId="Kommentarsreferens">
    <w:name w:val="annotation reference"/>
    <w:basedOn w:val="Standardstycketeckensnitt"/>
    <w:rsid w:val="0034746E"/>
    <w:rPr>
      <w:sz w:val="16"/>
      <w:szCs w:val="16"/>
    </w:rPr>
  </w:style>
  <w:style w:type="paragraph" w:styleId="Kommentarer">
    <w:name w:val="annotation text"/>
    <w:basedOn w:val="Normal"/>
    <w:link w:val="KommentarerChar"/>
    <w:rsid w:val="0034746E"/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rsid w:val="0034746E"/>
    <w:rPr>
      <w:lang w:eastAsia="en-GB"/>
    </w:rPr>
  </w:style>
  <w:style w:type="paragraph" w:styleId="Kommentarsmne">
    <w:name w:val="annotation subject"/>
    <w:basedOn w:val="Kommentarer"/>
    <w:next w:val="Kommentarer"/>
    <w:link w:val="KommentarsmneChar"/>
    <w:rsid w:val="0034746E"/>
    <w:rPr>
      <w:b/>
      <w:bCs/>
    </w:rPr>
  </w:style>
  <w:style w:type="character" w:customStyle="1" w:styleId="KommentarsmneChar">
    <w:name w:val="Kommentarsämne Char"/>
    <w:basedOn w:val="KommentarerChar"/>
    <w:link w:val="Kommentarsmne"/>
    <w:rsid w:val="0034746E"/>
    <w:rPr>
      <w:b/>
      <w:bCs/>
      <w:lang w:eastAsia="en-GB"/>
    </w:rPr>
  </w:style>
  <w:style w:type="paragraph" w:styleId="Normalwebb">
    <w:name w:val="Normal (Web)"/>
    <w:basedOn w:val="Normal"/>
    <w:uiPriority w:val="99"/>
    <w:unhideWhenUsed/>
    <w:rsid w:val="00B96E79"/>
    <w:pPr>
      <w:spacing w:before="100" w:beforeAutospacing="1" w:after="300"/>
    </w:pPr>
    <w:rPr>
      <w:sz w:val="24"/>
      <w:lang w:eastAsia="sv-SE"/>
    </w:rPr>
  </w:style>
  <w:style w:type="paragraph" w:styleId="Beskrivning">
    <w:name w:val="caption"/>
    <w:basedOn w:val="Normal"/>
    <w:next w:val="Normal"/>
    <w:semiHidden/>
    <w:unhideWhenUsed/>
    <w:qFormat/>
    <w:rsid w:val="00D17323"/>
    <w:pPr>
      <w:spacing w:before="0" w:after="200"/>
    </w:pPr>
    <w:rPr>
      <w:i/>
      <w:iCs/>
      <w:color w:val="00A9A7" w:themeColor="text2"/>
      <w:sz w:val="18"/>
      <w:szCs w:val="18"/>
    </w:rPr>
  </w:style>
  <w:style w:type="character" w:styleId="Olstomnmnande">
    <w:name w:val="Unresolved Mention"/>
    <w:basedOn w:val="Standardstycketeckensnitt"/>
    <w:uiPriority w:val="99"/>
    <w:semiHidden/>
    <w:unhideWhenUsed/>
    <w:rsid w:val="005D4F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9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4070">
                  <w:marLeft w:val="0"/>
                  <w:marRight w:val="0"/>
                  <w:marTop w:val="0"/>
                  <w:marBottom w:val="9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4759">
                      <w:marLeft w:val="0"/>
                      <w:marRight w:val="0"/>
                      <w:marTop w:val="6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00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ivta.se/" TargetMode="External"/><Relationship Id="rId13" Type="http://schemas.openxmlformats.org/officeDocument/2006/relationships/hyperlink" Target="https://www.socialstyrelsen.se/regler-och-riktlinjer/foreskrifter-och-allmanna-rad/konsoliderade-foreskrifter/201640-om-journalforing-och-behandling-av-personuppgifter-i-halso--och-sjukvarden/" TargetMode="External"/><Relationship Id="rId18" Type="http://schemas.openxmlformats.org/officeDocument/2006/relationships/image" Target="media/image7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hyperlink" Target="https://www.riksdagen.se/sv/dokument-och-lagar/dokument/svensk-forfattningssamling/lag-2022913-om-sammanhallen-vard-och_sfs-2022-913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bitbucket.org/rivta-domains/best-practice/wiki/IIType.m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rivta.se/documents/ARK_0031/PDLiP_RIV_1.0.pdf" TargetMode="External"/><Relationship Id="rId24" Type="http://schemas.openxmlformats.org/officeDocument/2006/relationships/hyperlink" Target="https://tools.ietf.org/html/rfc3339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package" Target="embeddings/Microsoft_Visio_Drawing5.vsdx"/><Relationship Id="rId28" Type="http://schemas.openxmlformats.org/officeDocument/2006/relationships/footer" Target="footer1.xml"/><Relationship Id="rId10" Type="http://schemas.openxmlformats.org/officeDocument/2006/relationships/hyperlink" Target="https://www.socialstyrelsen.se/utveckla-verksamhet/e-halsa/nationell-informationsstruktur/" TargetMode="External"/><Relationship Id="rId19" Type="http://schemas.openxmlformats.org/officeDocument/2006/relationships/image" Target="media/image8.png"/><Relationship Id="rId31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hyperlink" Target="https://www.inera.se/digitalisering/arkitektur/" TargetMode="External"/><Relationship Id="rId14" Type="http://schemas.openxmlformats.org/officeDocument/2006/relationships/hyperlink" Target="https://www.datainspektionen.se/lagar--regler/dataskyddsforordningen/" TargetMode="External"/><Relationship Id="rId22" Type="http://schemas.openxmlformats.org/officeDocument/2006/relationships/image" Target="media/image11.emf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8EF209-CD82-41DB-9298-38E63DD92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2557</TotalTime>
  <Pages>31</Pages>
  <Words>5321</Words>
  <Characters>28204</Characters>
  <Application>Microsoft Office Word</Application>
  <DocSecurity>0</DocSecurity>
  <Lines>235</Lines>
  <Paragraphs>66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Rubrik på titelsida 1</vt:lpstr>
      <vt:lpstr>Rubrik på titelsida 1</vt:lpstr>
    </vt:vector>
  </TitlesOfParts>
  <Company>Inera AB</Company>
  <LinksUpToDate>false</LinksUpToDate>
  <CharactersWithSpaces>33459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Rubrik på titelsida 1</dc:title>
  <dc:subject/>
  <dc:creator>Mottaghi Sara</dc:creator>
  <cp:keywords>dokumentmall</cp:keywords>
  <dc:description/>
  <cp:lastModifiedBy>Thomas Fafoutis</cp:lastModifiedBy>
  <cp:revision>9</cp:revision>
  <cp:lastPrinted>2017-05-05T05:55:00Z</cp:lastPrinted>
  <dcterms:created xsi:type="dcterms:W3CDTF">2020-02-12T16:30:00Z</dcterms:created>
  <dcterms:modified xsi:type="dcterms:W3CDTF">2025-12-09T13:35:00Z</dcterms:modified>
</cp:coreProperties>
</file>