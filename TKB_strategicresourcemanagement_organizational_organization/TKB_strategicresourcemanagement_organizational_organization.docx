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xls" ContentType="application/vnd.ms-exce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95FAD" w14:textId="77777777" w:rsidR="00F25F5B" w:rsidRDefault="00F25F5B" w:rsidP="00F25F5B">
      <w:pPr>
        <w:tabs>
          <w:tab w:val="left" w:pos="2552"/>
        </w:tabs>
        <w:spacing w:line="240" w:lineRule="auto"/>
        <w:jc w:val="center"/>
      </w:pPr>
      <w:bookmarkStart w:id="0" w:name="Subject"/>
    </w:p>
    <w:p w14:paraId="3BA8274C" w14:textId="77777777" w:rsidR="00F25F5B" w:rsidRDefault="00F25F5B" w:rsidP="00F25F5B">
      <w:pPr>
        <w:tabs>
          <w:tab w:val="left" w:pos="2552"/>
        </w:tabs>
        <w:spacing w:line="240" w:lineRule="auto"/>
        <w:jc w:val="center"/>
      </w:pPr>
    </w:p>
    <w:p w14:paraId="3CF851F8" w14:textId="77777777" w:rsidR="00F25F5B" w:rsidRDefault="00F25F5B" w:rsidP="00F25F5B">
      <w:pPr>
        <w:tabs>
          <w:tab w:val="left" w:pos="2552"/>
        </w:tabs>
        <w:spacing w:line="240" w:lineRule="auto"/>
        <w:jc w:val="center"/>
      </w:pPr>
    </w:p>
    <w:p w14:paraId="1D6D7C40" w14:textId="77777777" w:rsidR="00F25F5B" w:rsidRDefault="00F25F5B" w:rsidP="00F25F5B">
      <w:pPr>
        <w:tabs>
          <w:tab w:val="left" w:pos="2552"/>
        </w:tabs>
        <w:spacing w:line="240" w:lineRule="auto"/>
        <w:jc w:val="center"/>
      </w:pPr>
    </w:p>
    <w:p w14:paraId="0C445EF9" w14:textId="77777777" w:rsidR="00F25F5B" w:rsidRDefault="00F25F5B" w:rsidP="00F25F5B">
      <w:pPr>
        <w:tabs>
          <w:tab w:val="left" w:pos="2552"/>
        </w:tabs>
        <w:spacing w:line="240" w:lineRule="auto"/>
        <w:jc w:val="center"/>
      </w:pPr>
    </w:p>
    <w:p w14:paraId="35FC2104" w14:textId="77777777" w:rsidR="00F25F5B" w:rsidRDefault="00F25F5B" w:rsidP="00F25F5B">
      <w:pPr>
        <w:tabs>
          <w:tab w:val="left" w:pos="2552"/>
        </w:tabs>
        <w:spacing w:line="240" w:lineRule="auto"/>
        <w:jc w:val="center"/>
      </w:pPr>
    </w:p>
    <w:p w14:paraId="248B76E3" w14:textId="77777777" w:rsidR="00F25F5B" w:rsidRDefault="00F25F5B" w:rsidP="00F25F5B">
      <w:pPr>
        <w:tabs>
          <w:tab w:val="left" w:pos="2552"/>
        </w:tabs>
        <w:spacing w:line="240" w:lineRule="auto"/>
        <w:jc w:val="center"/>
      </w:pPr>
    </w:p>
    <w:p w14:paraId="155CB38A" w14:textId="77777777" w:rsidR="00F25F5B" w:rsidRDefault="00F25F5B" w:rsidP="00F25F5B">
      <w:pPr>
        <w:tabs>
          <w:tab w:val="left" w:pos="2552"/>
        </w:tabs>
        <w:spacing w:line="240" w:lineRule="auto"/>
        <w:jc w:val="center"/>
      </w:pPr>
    </w:p>
    <w:p w14:paraId="20607D24" w14:textId="77777777" w:rsidR="00F25F5B" w:rsidRDefault="00F25F5B" w:rsidP="00F25F5B">
      <w:pPr>
        <w:tabs>
          <w:tab w:val="left" w:pos="2552"/>
        </w:tabs>
        <w:spacing w:line="240" w:lineRule="auto"/>
        <w:jc w:val="center"/>
      </w:pPr>
    </w:p>
    <w:p w14:paraId="30AD96E9" w14:textId="77777777" w:rsidR="00F25F5B" w:rsidRDefault="00F25F5B" w:rsidP="00F25F5B">
      <w:pPr>
        <w:tabs>
          <w:tab w:val="left" w:pos="2552"/>
        </w:tabs>
        <w:spacing w:line="240" w:lineRule="auto"/>
        <w:jc w:val="center"/>
      </w:pPr>
    </w:p>
    <w:tbl>
      <w:tblPr>
        <w:tblW w:w="7710" w:type="dxa"/>
        <w:tblInd w:w="1951" w:type="dxa"/>
        <w:tblBorders>
          <w:left w:val="single" w:sz="18" w:space="0" w:color="00A9A7"/>
        </w:tblBorders>
        <w:tblLook w:val="0400" w:firstRow="0" w:lastRow="0" w:firstColumn="0" w:lastColumn="0" w:noHBand="0" w:noVBand="1"/>
      </w:tblPr>
      <w:tblGrid>
        <w:gridCol w:w="218"/>
        <w:gridCol w:w="8513"/>
      </w:tblGrid>
      <w:tr w:rsidR="008866A6" w:rsidRPr="00AC5707" w14:paraId="4C42E31C" w14:textId="77777777" w:rsidTr="008866A6">
        <w:trPr>
          <w:cantSplit/>
        </w:trPr>
        <w:tc>
          <w:tcPr>
            <w:tcW w:w="284" w:type="dxa"/>
            <w:shd w:val="clear" w:color="auto" w:fill="auto"/>
          </w:tcPr>
          <w:p w14:paraId="0E833167" w14:textId="77777777" w:rsidR="008866A6" w:rsidRPr="004A7C1C" w:rsidRDefault="008866A6" w:rsidP="008866A6">
            <w:pPr>
              <w:pStyle w:val="BodyText"/>
            </w:pPr>
          </w:p>
        </w:tc>
        <w:tc>
          <w:tcPr>
            <w:tcW w:w="7426" w:type="dxa"/>
            <w:shd w:val="clear" w:color="auto" w:fill="auto"/>
          </w:tcPr>
          <w:p w14:paraId="5A0AFE34" w14:textId="7EEF7F0C" w:rsidR="008866A6" w:rsidRPr="00AC5707" w:rsidRDefault="00AA0034" w:rsidP="008866A6">
            <w:pPr>
              <w:pStyle w:val="Title"/>
              <w:rPr>
                <w:color w:val="008000"/>
              </w:rPr>
            </w:pPr>
            <w:ins w:id="1" w:author="Robert Lundmark" w:date="2016-10-24T13:03:00Z">
              <w:r>
                <w:rPr>
                  <w:color w:val="008000"/>
                </w:rPr>
                <w:t>s</w:t>
              </w:r>
              <w:r w:rsidR="006A553E" w:rsidRPr="006A553E">
                <w:rPr>
                  <w:color w:val="008000"/>
                </w:rPr>
                <w:t>trategicresourcemanagement:organizational:organization</w:t>
              </w:r>
            </w:ins>
            <w:del w:id="2" w:author="Robert Lundmark" w:date="2016-10-24T13:03:00Z">
              <w:r w:rsidR="003E62A7" w:rsidDel="006A553E">
                <w:rPr>
                  <w:color w:val="008000"/>
                </w:rPr>
                <w:delText>Infrastructure:directory:organization</w:delText>
              </w:r>
            </w:del>
          </w:p>
          <w:p w14:paraId="72C6FD29" w14:textId="036E17FF" w:rsidR="008866A6" w:rsidRDefault="003E62A7" w:rsidP="008866A6">
            <w:pPr>
              <w:pStyle w:val="FrsttsbladUnderrubrik"/>
            </w:pPr>
            <w:r>
              <w:t>Tjänstekontraktsbeskrivning</w:t>
            </w:r>
          </w:p>
          <w:p w14:paraId="56EAF9CA" w14:textId="078B46E6" w:rsidR="008866A6" w:rsidRPr="0039481C" w:rsidRDefault="008866A6" w:rsidP="008866A6">
            <w:pPr>
              <w:pStyle w:val="BodyText"/>
              <w:rPr>
                <w:sz w:val="32"/>
              </w:rPr>
            </w:pPr>
            <w:r w:rsidRPr="00F856C4">
              <w:rPr>
                <w:sz w:val="32"/>
              </w:rPr>
              <w:t>Version</w:t>
            </w:r>
            <w:r>
              <w:rPr>
                <w:sz w:val="32"/>
              </w:rPr>
              <w:t xml:space="preserve"> </w:t>
            </w:r>
            <w:del w:id="3" w:author="Littorin Henrika" w:date="2016-08-23T20:29:00Z">
              <w:r w:rsidR="0039481C" w:rsidRPr="0039481C" w:rsidDel="00D8589E">
                <w:rPr>
                  <w:color w:val="008000"/>
                  <w:sz w:val="32"/>
                </w:rPr>
                <w:fldChar w:fldCharType="begin"/>
              </w:r>
              <w:r w:rsidR="0039481C" w:rsidRPr="0039481C" w:rsidDel="00D8589E">
                <w:rPr>
                  <w:color w:val="008000"/>
                  <w:sz w:val="32"/>
                </w:rPr>
                <w:delInstrText xml:space="preserve"> DOCPROPERTY  "version1" \* MERGEFORMAT </w:delInstrText>
              </w:r>
              <w:r w:rsidR="0039481C" w:rsidRPr="0039481C" w:rsidDel="00D8589E">
                <w:rPr>
                  <w:color w:val="008000"/>
                  <w:sz w:val="32"/>
                </w:rPr>
                <w:fldChar w:fldCharType="separate"/>
              </w:r>
              <w:r w:rsidR="00FE5927" w:rsidDel="00D8589E">
                <w:rPr>
                  <w:color w:val="008000"/>
                  <w:sz w:val="32"/>
                </w:rPr>
                <w:delText>1</w:delText>
              </w:r>
              <w:r w:rsidR="0039481C" w:rsidRPr="0039481C" w:rsidDel="00D8589E">
                <w:rPr>
                  <w:color w:val="008000"/>
                  <w:sz w:val="32"/>
                </w:rPr>
                <w:fldChar w:fldCharType="end"/>
              </w:r>
              <w:r w:rsidR="0039481C" w:rsidDel="00D8589E">
                <w:rPr>
                  <w:sz w:val="32"/>
                </w:rPr>
                <w:delText>.</w:delText>
              </w:r>
              <w:r w:rsidR="006915D0" w:rsidDel="00D8589E">
                <w:rPr>
                  <w:color w:val="008000"/>
                  <w:sz w:val="32"/>
                </w:rPr>
                <w:delText>3</w:delText>
              </w:r>
            </w:del>
            <w:ins w:id="4" w:author="Littorin Henrika" w:date="2016-08-23T20:29:00Z">
              <w:r w:rsidR="00D8589E">
                <w:rPr>
                  <w:color w:val="008000"/>
                  <w:sz w:val="32"/>
                </w:rPr>
                <w:t>2.0</w:t>
              </w:r>
            </w:ins>
          </w:p>
          <w:p w14:paraId="62E7FB22" w14:textId="2FFEC5B0" w:rsidR="008866A6" w:rsidRPr="00AC5707" w:rsidRDefault="00C05BC8" w:rsidP="008866A6">
            <w:pPr>
              <w:pStyle w:val="BodyText"/>
              <w:rPr>
                <w:color w:val="008000"/>
                <w:sz w:val="28"/>
              </w:rPr>
            </w:pPr>
            <w:del w:id="5" w:author="Littorin Henrika" w:date="2016-08-23T20:29:00Z">
              <w:r w:rsidDel="00D8589E">
                <w:rPr>
                  <w:color w:val="008000"/>
                  <w:sz w:val="28"/>
                </w:rPr>
                <w:delText>201</w:delText>
              </w:r>
              <w:r w:rsidR="006915D0" w:rsidDel="00D8589E">
                <w:rPr>
                  <w:color w:val="008000"/>
                  <w:sz w:val="28"/>
                </w:rPr>
                <w:delText>6</w:delText>
              </w:r>
              <w:r w:rsidDel="00D8589E">
                <w:rPr>
                  <w:color w:val="008000"/>
                  <w:sz w:val="28"/>
                </w:rPr>
                <w:delText>-</w:delText>
              </w:r>
              <w:r w:rsidR="006915D0" w:rsidDel="00D8589E">
                <w:rPr>
                  <w:color w:val="008000"/>
                  <w:sz w:val="28"/>
                </w:rPr>
                <w:delText>04</w:delText>
              </w:r>
              <w:r w:rsidDel="00D8589E">
                <w:rPr>
                  <w:color w:val="008000"/>
                  <w:sz w:val="28"/>
                </w:rPr>
                <w:delText>-</w:delText>
              </w:r>
              <w:r w:rsidR="001C53AF" w:rsidDel="00D8589E">
                <w:rPr>
                  <w:color w:val="008000"/>
                  <w:sz w:val="28"/>
                </w:rPr>
                <w:delText>11</w:delText>
              </w:r>
            </w:del>
            <w:ins w:id="6" w:author="Littorin Henrika" w:date="2016-08-23T20:29:00Z">
              <w:r w:rsidR="000B3E98">
                <w:rPr>
                  <w:color w:val="008000"/>
                  <w:sz w:val="28"/>
                </w:rPr>
                <w:t>2016-</w:t>
              </w:r>
            </w:ins>
            <w:ins w:id="7" w:author="Robert Lundmark" w:date="2016-10-24T13:00:00Z">
              <w:r w:rsidR="006A553E">
                <w:rPr>
                  <w:color w:val="008000"/>
                  <w:sz w:val="28"/>
                </w:rPr>
                <w:t>1</w:t>
              </w:r>
              <w:r w:rsidR="0080535D">
                <w:rPr>
                  <w:color w:val="008000"/>
                  <w:sz w:val="28"/>
                </w:rPr>
                <w:t>1</w:t>
              </w:r>
            </w:ins>
            <w:ins w:id="8" w:author="Littorin Henrika" w:date="2016-08-23T20:29:00Z">
              <w:del w:id="9" w:author="Robert Lundmark" w:date="2016-10-24T13:00:00Z">
                <w:r w:rsidR="000B3E98" w:rsidDel="006A553E">
                  <w:rPr>
                    <w:color w:val="008000"/>
                    <w:sz w:val="28"/>
                  </w:rPr>
                  <w:delText>0</w:delText>
                </w:r>
              </w:del>
            </w:ins>
            <w:ins w:id="10" w:author="Littorin Henrika" w:date="2016-09-06T16:48:00Z">
              <w:del w:id="11" w:author="Robert Lundmark" w:date="2016-10-24T13:00:00Z">
                <w:r w:rsidR="000B3E98" w:rsidDel="006A553E">
                  <w:rPr>
                    <w:color w:val="008000"/>
                    <w:sz w:val="28"/>
                  </w:rPr>
                  <w:delText>9</w:delText>
                </w:r>
              </w:del>
            </w:ins>
            <w:ins w:id="12" w:author="Littorin Henrika" w:date="2016-08-23T20:29:00Z">
              <w:r w:rsidR="00D8589E">
                <w:rPr>
                  <w:color w:val="008000"/>
                  <w:sz w:val="28"/>
                </w:rPr>
                <w:t>-</w:t>
              </w:r>
            </w:ins>
            <w:ins w:id="13" w:author="Robert Lundmark" w:date="2016-11-22T11:42:00Z">
              <w:r w:rsidR="00D70009">
                <w:rPr>
                  <w:color w:val="008000"/>
                  <w:sz w:val="28"/>
                  <w:highlight w:val="yellow"/>
                </w:rPr>
                <w:t>22</w:t>
              </w:r>
            </w:ins>
            <w:ins w:id="14" w:author="Littorin Henrika" w:date="2016-08-23T20:29:00Z">
              <w:del w:id="15" w:author="Robert Lundmark" w:date="2016-10-24T13:00:00Z">
                <w:r w:rsidR="00D8589E" w:rsidRPr="00D8589E" w:rsidDel="006A553E">
                  <w:rPr>
                    <w:color w:val="008000"/>
                    <w:sz w:val="28"/>
                    <w:highlight w:val="yellow"/>
                  </w:rPr>
                  <w:delText>XX</w:delText>
                </w:r>
              </w:del>
            </w:ins>
          </w:p>
          <w:p w14:paraId="789A2323" w14:textId="77777777" w:rsidR="008866A6" w:rsidRPr="00AC5707" w:rsidRDefault="008866A6" w:rsidP="008866A6">
            <w:pPr>
              <w:pStyle w:val="BodyText"/>
            </w:pPr>
          </w:p>
        </w:tc>
      </w:tr>
    </w:tbl>
    <w:p w14:paraId="3D0F8A81" w14:textId="77777777" w:rsidR="00F25F5B" w:rsidRDefault="00F25F5B" w:rsidP="008866A6">
      <w:pPr>
        <w:pStyle w:val="Title"/>
        <w:rPr>
          <w:rFonts w:asciiTheme="majorHAnsi" w:eastAsiaTheme="majorEastAsia" w:hAnsiTheme="majorHAnsi" w:cstheme="majorBidi"/>
          <w:color w:val="365F91" w:themeColor="accent1" w:themeShade="BF"/>
          <w:sz w:val="28"/>
        </w:rPr>
      </w:pPr>
      <w:r>
        <w:br w:type="page"/>
      </w:r>
    </w:p>
    <w:sdt>
      <w:sdtPr>
        <w:rPr>
          <w:rFonts w:ascii="Georgia" w:eastAsia="Calibri" w:hAnsi="Georgia" w:cs="Times New Roman"/>
          <w:b w:val="0"/>
          <w:bCs w:val="0"/>
          <w:color w:val="auto"/>
          <w:sz w:val="20"/>
          <w:szCs w:val="22"/>
        </w:rPr>
        <w:id w:val="881634126"/>
        <w:docPartObj>
          <w:docPartGallery w:val="Table of Contents"/>
          <w:docPartUnique/>
        </w:docPartObj>
      </w:sdtPr>
      <w:sdtEndPr/>
      <w:sdtContent>
        <w:commentRangeStart w:id="16" w:displacedByCustomXml="prev"/>
        <w:p w14:paraId="18414ED5" w14:textId="77777777" w:rsidR="00793064" w:rsidRDefault="00793064" w:rsidP="00F25F5B">
          <w:pPr>
            <w:pStyle w:val="TOCHeading"/>
          </w:pPr>
          <w:r>
            <w:t>Innehåll</w:t>
          </w:r>
          <w:commentRangeEnd w:id="16"/>
          <w:r w:rsidR="00D8589E">
            <w:rPr>
              <w:rStyle w:val="CommentReference"/>
              <w:rFonts w:ascii="Georgia" w:eastAsia="Calibri" w:hAnsi="Georgia" w:cs="Times New Roman"/>
              <w:b w:val="0"/>
              <w:bCs w:val="0"/>
              <w:color w:val="auto"/>
            </w:rPr>
            <w:commentReference w:id="16"/>
          </w:r>
        </w:p>
        <w:p w14:paraId="6889AE89" w14:textId="0770F600" w:rsidR="00EF4B91" w:rsidRDefault="00793064">
          <w:pPr>
            <w:pStyle w:val="TOC1"/>
            <w:tabs>
              <w:tab w:val="left" w:pos="400"/>
              <w:tab w:val="right" w:leader="dot" w:pos="10456"/>
            </w:tabs>
            <w:rPr>
              <w:ins w:id="17" w:author="Robert Lundmark" w:date="2016-11-22T11:43:00Z"/>
              <w:rFonts w:asciiTheme="minorHAnsi" w:eastAsiaTheme="minorEastAsia" w:hAnsiTheme="minorHAnsi" w:cstheme="minorBidi"/>
              <w:noProof/>
              <w:sz w:val="22"/>
              <w:lang w:eastAsia="sv-SE"/>
            </w:rPr>
          </w:pPr>
          <w:r>
            <w:fldChar w:fldCharType="begin"/>
          </w:r>
          <w:r>
            <w:instrText xml:space="preserve"> TOC \o "1-3" \h \z \u </w:instrText>
          </w:r>
          <w:r>
            <w:fldChar w:fldCharType="separate"/>
          </w:r>
          <w:ins w:id="18" w:author="Robert Lundmark" w:date="2016-11-22T11:43:00Z">
            <w:r w:rsidR="00EF4B91" w:rsidRPr="0082564A">
              <w:rPr>
                <w:rStyle w:val="Hyperlink"/>
                <w:noProof/>
              </w:rPr>
              <w:fldChar w:fldCharType="begin"/>
            </w:r>
            <w:r w:rsidR="00EF4B91" w:rsidRPr="0082564A">
              <w:rPr>
                <w:rStyle w:val="Hyperlink"/>
                <w:noProof/>
              </w:rPr>
              <w:instrText xml:space="preserve"> </w:instrText>
            </w:r>
            <w:r w:rsidR="00EF4B91">
              <w:rPr>
                <w:noProof/>
              </w:rPr>
              <w:instrText>HYPERLINK \l "_Toc467578317"</w:instrText>
            </w:r>
            <w:r w:rsidR="00EF4B91" w:rsidRPr="0082564A">
              <w:rPr>
                <w:rStyle w:val="Hyperlink"/>
                <w:noProof/>
              </w:rPr>
              <w:instrText xml:space="preserve"> </w:instrText>
            </w:r>
            <w:r w:rsidR="00EF4B91" w:rsidRPr="0082564A">
              <w:rPr>
                <w:rStyle w:val="Hyperlink"/>
                <w:noProof/>
              </w:rPr>
            </w:r>
            <w:r w:rsidR="00EF4B91" w:rsidRPr="0082564A">
              <w:rPr>
                <w:rStyle w:val="Hyperlink"/>
                <w:noProof/>
              </w:rPr>
              <w:fldChar w:fldCharType="separate"/>
            </w:r>
            <w:r w:rsidR="00EF4B91" w:rsidRPr="0082564A">
              <w:rPr>
                <w:rStyle w:val="Hyperlink"/>
                <w:noProof/>
              </w:rPr>
              <w:t>1</w:t>
            </w:r>
            <w:r w:rsidR="00EF4B91">
              <w:rPr>
                <w:rFonts w:asciiTheme="minorHAnsi" w:eastAsiaTheme="minorEastAsia" w:hAnsiTheme="minorHAnsi" w:cstheme="minorBidi"/>
                <w:noProof/>
                <w:sz w:val="22"/>
                <w:lang w:eastAsia="sv-SE"/>
              </w:rPr>
              <w:tab/>
            </w:r>
            <w:r w:rsidR="00EF4B91" w:rsidRPr="0082564A">
              <w:rPr>
                <w:rStyle w:val="Hyperlink"/>
                <w:noProof/>
              </w:rPr>
              <w:t>Inledning</w:t>
            </w:r>
            <w:r w:rsidR="00EF4B91">
              <w:rPr>
                <w:noProof/>
                <w:webHidden/>
              </w:rPr>
              <w:tab/>
            </w:r>
            <w:r w:rsidR="00EF4B91">
              <w:rPr>
                <w:noProof/>
                <w:webHidden/>
              </w:rPr>
              <w:fldChar w:fldCharType="begin"/>
            </w:r>
            <w:r w:rsidR="00EF4B91">
              <w:rPr>
                <w:noProof/>
                <w:webHidden/>
              </w:rPr>
              <w:instrText xml:space="preserve"> PAGEREF _Toc467578317 \h </w:instrText>
            </w:r>
            <w:r w:rsidR="00EF4B91">
              <w:rPr>
                <w:noProof/>
                <w:webHidden/>
              </w:rPr>
            </w:r>
          </w:ins>
          <w:r w:rsidR="00EF4B91">
            <w:rPr>
              <w:noProof/>
              <w:webHidden/>
            </w:rPr>
            <w:fldChar w:fldCharType="separate"/>
          </w:r>
          <w:ins w:id="19" w:author="Robert Lundmark" w:date="2016-11-22T11:43:00Z">
            <w:r w:rsidR="00EF4B91">
              <w:rPr>
                <w:noProof/>
                <w:webHidden/>
              </w:rPr>
              <w:t>9</w:t>
            </w:r>
            <w:r w:rsidR="00EF4B91">
              <w:rPr>
                <w:noProof/>
                <w:webHidden/>
              </w:rPr>
              <w:fldChar w:fldCharType="end"/>
            </w:r>
            <w:r w:rsidR="00EF4B91" w:rsidRPr="0082564A">
              <w:rPr>
                <w:rStyle w:val="Hyperlink"/>
                <w:noProof/>
              </w:rPr>
              <w:fldChar w:fldCharType="end"/>
            </w:r>
          </w:ins>
        </w:p>
        <w:p w14:paraId="04F9B18A" w14:textId="577D46D9" w:rsidR="00EF4B91" w:rsidRDefault="00EF4B91">
          <w:pPr>
            <w:pStyle w:val="TOC2"/>
            <w:tabs>
              <w:tab w:val="left" w:pos="660"/>
              <w:tab w:val="right" w:leader="dot" w:pos="10456"/>
            </w:tabs>
            <w:rPr>
              <w:ins w:id="20" w:author="Robert Lundmark" w:date="2016-11-22T11:43:00Z"/>
              <w:rFonts w:asciiTheme="minorHAnsi" w:eastAsiaTheme="minorEastAsia" w:hAnsiTheme="minorHAnsi" w:cstheme="minorBidi"/>
              <w:noProof/>
              <w:sz w:val="22"/>
              <w:lang w:eastAsia="sv-SE"/>
            </w:rPr>
          </w:pPr>
          <w:ins w:id="21"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"_Toc467578318"</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1.1</w:t>
            </w:r>
            <w:r>
              <w:rPr>
                <w:rFonts w:asciiTheme="minorHAnsi" w:eastAsiaTheme="minorEastAsia" w:hAnsiTheme="minorHAnsi" w:cstheme="minorBidi"/>
                <w:noProof/>
                <w:sz w:val="22"/>
                <w:lang w:eastAsia="sv-SE"/>
              </w:rPr>
              <w:tab/>
            </w:r>
            <w:r w:rsidRPr="0082564A">
              <w:rPr>
                <w:rStyle w:val="Hyperlink"/>
                <w:noProof/>
              </w:rPr>
              <w:t>Svenskt namn</w:t>
            </w:r>
            <w:r>
              <w:rPr>
                <w:noProof/>
                <w:webHidden/>
              </w:rPr>
              <w:tab/>
            </w:r>
            <w:r>
              <w:rPr>
                <w:noProof/>
                <w:webHidden/>
              </w:rPr>
              <w:fldChar w:fldCharType="begin"/>
            </w:r>
            <w:r>
              <w:rPr>
                <w:noProof/>
                <w:webHidden/>
              </w:rPr>
              <w:instrText xml:space="preserve"> PAGEREF _Toc467578318 \h </w:instrText>
            </w:r>
            <w:r>
              <w:rPr>
                <w:noProof/>
                <w:webHidden/>
              </w:rPr>
            </w:r>
          </w:ins>
          <w:r>
            <w:rPr>
              <w:noProof/>
              <w:webHidden/>
            </w:rPr>
            <w:fldChar w:fldCharType="separate"/>
          </w:r>
          <w:ins w:id="22" w:author="Robert Lundmark" w:date="2016-11-22T11:43:00Z">
            <w:r>
              <w:rPr>
                <w:noProof/>
                <w:webHidden/>
              </w:rPr>
              <w:t>9</w:t>
            </w:r>
            <w:r>
              <w:rPr>
                <w:noProof/>
                <w:webHidden/>
              </w:rPr>
              <w:fldChar w:fldCharType="end"/>
            </w:r>
            <w:r w:rsidRPr="0082564A">
              <w:rPr>
                <w:rStyle w:val="Hyperlink"/>
                <w:noProof/>
              </w:rPr>
              <w:fldChar w:fldCharType="end"/>
            </w:r>
          </w:ins>
        </w:p>
        <w:p w14:paraId="7A1CA098" w14:textId="0DFB0094" w:rsidR="00EF4B91" w:rsidRDefault="00EF4B91">
          <w:pPr>
            <w:pStyle w:val="TOC2"/>
            <w:tabs>
              <w:tab w:val="left" w:pos="880"/>
              <w:tab w:val="right" w:leader="dot" w:pos="10456"/>
            </w:tabs>
            <w:rPr>
              <w:ins w:id="23" w:author="Robert Lundmark" w:date="2016-11-22T11:43:00Z"/>
              <w:rFonts w:asciiTheme="minorHAnsi" w:eastAsiaTheme="minorEastAsia" w:hAnsiTheme="minorHAnsi" w:cstheme="minorBidi"/>
              <w:noProof/>
              <w:sz w:val="22"/>
              <w:lang w:eastAsia="sv-SE"/>
            </w:rPr>
          </w:pPr>
          <w:ins w:id="24"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"_Toc467578319"</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1.2</w:t>
            </w:r>
            <w:r>
              <w:rPr>
                <w:rFonts w:asciiTheme="minorHAnsi" w:eastAsiaTheme="minorEastAsia" w:hAnsiTheme="minorHAnsi" w:cstheme="minorBidi"/>
                <w:noProof/>
                <w:sz w:val="22"/>
                <w:lang w:eastAsia="sv-SE"/>
              </w:rPr>
              <w:tab/>
            </w:r>
            <w:r w:rsidRPr="0082564A">
              <w:rPr>
                <w:rStyle w:val="Hyperlink"/>
                <w:noProof/>
              </w:rPr>
              <w:t>WEB beskrivning</w:t>
            </w:r>
            <w:r>
              <w:rPr>
                <w:noProof/>
                <w:webHidden/>
              </w:rPr>
              <w:tab/>
            </w:r>
            <w:r>
              <w:rPr>
                <w:noProof/>
                <w:webHidden/>
              </w:rPr>
              <w:fldChar w:fldCharType="begin"/>
            </w:r>
            <w:r>
              <w:rPr>
                <w:noProof/>
                <w:webHidden/>
              </w:rPr>
              <w:instrText xml:space="preserve"> PAGEREF _Toc467578319 \h </w:instrText>
            </w:r>
            <w:r>
              <w:rPr>
                <w:noProof/>
                <w:webHidden/>
              </w:rPr>
            </w:r>
          </w:ins>
          <w:r>
            <w:rPr>
              <w:noProof/>
              <w:webHidden/>
            </w:rPr>
            <w:fldChar w:fldCharType="separate"/>
          </w:r>
          <w:ins w:id="25" w:author="Robert Lundmark" w:date="2016-11-22T11:43:00Z">
            <w:r>
              <w:rPr>
                <w:noProof/>
                <w:webHidden/>
              </w:rPr>
              <w:t>9</w:t>
            </w:r>
            <w:r>
              <w:rPr>
                <w:noProof/>
                <w:webHidden/>
              </w:rPr>
              <w:fldChar w:fldCharType="end"/>
            </w:r>
            <w:r w:rsidRPr="0082564A">
              <w:rPr>
                <w:rStyle w:val="Hyperlink"/>
                <w:noProof/>
              </w:rPr>
              <w:fldChar w:fldCharType="end"/>
            </w:r>
          </w:ins>
        </w:p>
        <w:p w14:paraId="3749E087" w14:textId="48CB8642" w:rsidR="00EF4B91" w:rsidRDefault="00EF4B91">
          <w:pPr>
            <w:pStyle w:val="TOC1"/>
            <w:tabs>
              <w:tab w:val="left" w:pos="400"/>
              <w:tab w:val="right" w:leader="dot" w:pos="10456"/>
            </w:tabs>
            <w:rPr>
              <w:ins w:id="26" w:author="Robert Lundmark" w:date="2016-11-22T11:43:00Z"/>
              <w:rFonts w:asciiTheme="minorHAnsi" w:eastAsiaTheme="minorEastAsia" w:hAnsiTheme="minorHAnsi" w:cstheme="minorBidi"/>
              <w:noProof/>
              <w:sz w:val="22"/>
              <w:lang w:eastAsia="sv-SE"/>
            </w:rPr>
          </w:pPr>
          <w:ins w:id="27"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"_Toc467578320"</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2</w:t>
            </w:r>
            <w:r>
              <w:rPr>
                <w:rFonts w:asciiTheme="minorHAnsi" w:eastAsiaTheme="minorEastAsia" w:hAnsiTheme="minorHAnsi" w:cstheme="minorBidi"/>
                <w:noProof/>
                <w:sz w:val="22"/>
                <w:lang w:eastAsia="sv-SE"/>
              </w:rPr>
              <w:tab/>
            </w:r>
            <w:r w:rsidRPr="0082564A">
              <w:rPr>
                <w:rStyle w:val="Hyperlink"/>
                <w:noProof/>
              </w:rPr>
              <w:t>Versionsinformation</w:t>
            </w:r>
            <w:r>
              <w:rPr>
                <w:noProof/>
                <w:webHidden/>
              </w:rPr>
              <w:tab/>
            </w:r>
            <w:r>
              <w:rPr>
                <w:noProof/>
                <w:webHidden/>
              </w:rPr>
              <w:fldChar w:fldCharType="begin"/>
            </w:r>
            <w:r>
              <w:rPr>
                <w:noProof/>
                <w:webHidden/>
              </w:rPr>
              <w:instrText xml:space="preserve"> PAGEREF _Toc467578320 \h </w:instrText>
            </w:r>
            <w:r>
              <w:rPr>
                <w:noProof/>
                <w:webHidden/>
              </w:rPr>
            </w:r>
          </w:ins>
          <w:r>
            <w:rPr>
              <w:noProof/>
              <w:webHidden/>
            </w:rPr>
            <w:fldChar w:fldCharType="separate"/>
          </w:r>
          <w:ins w:id="28" w:author="Robert Lundmark" w:date="2016-11-22T11:43:00Z">
            <w:r>
              <w:rPr>
                <w:noProof/>
                <w:webHidden/>
              </w:rPr>
              <w:t>10</w:t>
            </w:r>
            <w:r>
              <w:rPr>
                <w:noProof/>
                <w:webHidden/>
              </w:rPr>
              <w:fldChar w:fldCharType="end"/>
            </w:r>
            <w:r w:rsidRPr="0082564A">
              <w:rPr>
                <w:rStyle w:val="Hyperlink"/>
                <w:noProof/>
              </w:rPr>
              <w:fldChar w:fldCharType="end"/>
            </w:r>
          </w:ins>
        </w:p>
        <w:p w14:paraId="283777E2" w14:textId="2C5AD0C8" w:rsidR="00EF4B91" w:rsidRDefault="00EF4B91">
          <w:pPr>
            <w:pStyle w:val="TOC2"/>
            <w:tabs>
              <w:tab w:val="left" w:pos="880"/>
              <w:tab w:val="right" w:leader="dot" w:pos="10456"/>
            </w:tabs>
            <w:rPr>
              <w:ins w:id="29" w:author="Robert Lundmark" w:date="2016-11-22T11:43:00Z"/>
              <w:rFonts w:asciiTheme="minorHAnsi" w:eastAsiaTheme="minorEastAsia" w:hAnsiTheme="minorHAnsi" w:cstheme="minorBidi"/>
              <w:noProof/>
              <w:sz w:val="22"/>
              <w:lang w:eastAsia="sv-SE"/>
            </w:rPr>
          </w:pPr>
          <w:ins w:id="30"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"_Toc467578321"</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2.1</w:t>
            </w:r>
            <w:r>
              <w:rPr>
                <w:rFonts w:asciiTheme="minorHAnsi" w:eastAsiaTheme="minorEastAsia" w:hAnsiTheme="minorHAnsi" w:cstheme="minorBidi"/>
                <w:noProof/>
                <w:sz w:val="22"/>
                <w:lang w:eastAsia="sv-SE"/>
              </w:rPr>
              <w:tab/>
            </w:r>
            <w:r w:rsidRPr="0082564A">
              <w:rPr>
                <w:rStyle w:val="Hyperlink"/>
                <w:noProof/>
              </w:rPr>
              <w:t>2.0</w:t>
            </w:r>
            <w:r>
              <w:rPr>
                <w:noProof/>
                <w:webHidden/>
              </w:rPr>
              <w:tab/>
            </w:r>
            <w:r>
              <w:rPr>
                <w:noProof/>
                <w:webHidden/>
              </w:rPr>
              <w:fldChar w:fldCharType="begin"/>
            </w:r>
            <w:r>
              <w:rPr>
                <w:noProof/>
                <w:webHidden/>
              </w:rPr>
              <w:instrText xml:space="preserve"> PAGEREF _Toc467578321 \h </w:instrText>
            </w:r>
            <w:r>
              <w:rPr>
                <w:noProof/>
                <w:webHidden/>
              </w:rPr>
            </w:r>
          </w:ins>
          <w:r>
            <w:rPr>
              <w:noProof/>
              <w:webHidden/>
            </w:rPr>
            <w:fldChar w:fldCharType="separate"/>
          </w:r>
          <w:ins w:id="31" w:author="Robert Lundmark" w:date="2016-11-22T11:43:00Z">
            <w:r>
              <w:rPr>
                <w:noProof/>
                <w:webHidden/>
              </w:rPr>
              <w:t>10</w:t>
            </w:r>
            <w:r>
              <w:rPr>
                <w:noProof/>
                <w:webHidden/>
              </w:rPr>
              <w:fldChar w:fldCharType="end"/>
            </w:r>
            <w:r w:rsidRPr="0082564A">
              <w:rPr>
                <w:rStyle w:val="Hyperlink"/>
                <w:noProof/>
              </w:rPr>
              <w:fldChar w:fldCharType="end"/>
            </w:r>
          </w:ins>
        </w:p>
        <w:p w14:paraId="72FECE99" w14:textId="43A717D0" w:rsidR="00EF4B91" w:rsidRDefault="00EF4B91">
          <w:pPr>
            <w:pStyle w:val="TOC3"/>
            <w:tabs>
              <w:tab w:val="left" w:pos="1100"/>
              <w:tab w:val="right" w:leader="dot" w:pos="10456"/>
            </w:tabs>
            <w:rPr>
              <w:ins w:id="32" w:author="Robert Lundmark" w:date="2016-11-22T11:43:00Z"/>
              <w:rFonts w:asciiTheme="minorHAnsi" w:eastAsiaTheme="minorEastAsia" w:hAnsiTheme="minorHAnsi" w:cstheme="minorBidi"/>
              <w:noProof/>
              <w:sz w:val="22"/>
              <w:lang w:eastAsia="sv-SE"/>
            </w:rPr>
          </w:pPr>
          <w:ins w:id="33"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"_Toc467578322"</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2.1.1</w:t>
            </w:r>
            <w:r>
              <w:rPr>
                <w:rFonts w:asciiTheme="minorHAnsi" w:eastAsiaTheme="minorEastAsia" w:hAnsiTheme="minorHAnsi" w:cstheme="minorBidi"/>
                <w:noProof/>
                <w:sz w:val="22"/>
                <w:lang w:eastAsia="sv-SE"/>
              </w:rPr>
              <w:tab/>
            </w:r>
            <w:r w:rsidRPr="0082564A">
              <w:rPr>
                <w:rStyle w:val="Hyperlink"/>
                <w:noProof/>
              </w:rPr>
              <w:t>Oförändrade tjänstekontrakt</w:t>
            </w:r>
            <w:r>
              <w:rPr>
                <w:noProof/>
                <w:webHidden/>
              </w:rPr>
              <w:tab/>
            </w:r>
            <w:r>
              <w:rPr>
                <w:noProof/>
                <w:webHidden/>
              </w:rPr>
              <w:fldChar w:fldCharType="begin"/>
            </w:r>
            <w:r>
              <w:rPr>
                <w:noProof/>
                <w:webHidden/>
              </w:rPr>
              <w:instrText xml:space="preserve"> PAGEREF _Toc467578322 \h </w:instrText>
            </w:r>
            <w:r>
              <w:rPr>
                <w:noProof/>
                <w:webHidden/>
              </w:rPr>
            </w:r>
          </w:ins>
          <w:r>
            <w:rPr>
              <w:noProof/>
              <w:webHidden/>
            </w:rPr>
            <w:fldChar w:fldCharType="separate"/>
          </w:r>
          <w:ins w:id="34" w:author="Robert Lundmark" w:date="2016-11-22T11:43:00Z">
            <w:r>
              <w:rPr>
                <w:noProof/>
                <w:webHidden/>
              </w:rPr>
              <w:t>10</w:t>
            </w:r>
            <w:r>
              <w:rPr>
                <w:noProof/>
                <w:webHidden/>
              </w:rPr>
              <w:fldChar w:fldCharType="end"/>
            </w:r>
            <w:r w:rsidRPr="0082564A">
              <w:rPr>
                <w:rStyle w:val="Hyperlink"/>
                <w:noProof/>
              </w:rPr>
              <w:fldChar w:fldCharType="end"/>
            </w:r>
          </w:ins>
        </w:p>
        <w:p w14:paraId="3448B7F2" w14:textId="764B1643" w:rsidR="00EF4B91" w:rsidRDefault="00EF4B91">
          <w:pPr>
            <w:pStyle w:val="TOC3"/>
            <w:tabs>
              <w:tab w:val="left" w:pos="1100"/>
              <w:tab w:val="right" w:leader="dot" w:pos="10456"/>
            </w:tabs>
            <w:rPr>
              <w:ins w:id="35" w:author="Robert Lundmark" w:date="2016-11-22T11:43:00Z"/>
              <w:rFonts w:asciiTheme="minorHAnsi" w:eastAsiaTheme="minorEastAsia" w:hAnsiTheme="minorHAnsi" w:cstheme="minorBidi"/>
              <w:noProof/>
              <w:sz w:val="22"/>
              <w:lang w:eastAsia="sv-SE"/>
            </w:rPr>
          </w:pPr>
          <w:ins w:id="36"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"_Toc467578323"</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2.1.2</w:t>
            </w:r>
            <w:r>
              <w:rPr>
                <w:rFonts w:asciiTheme="minorHAnsi" w:eastAsiaTheme="minorEastAsia" w:hAnsiTheme="minorHAnsi" w:cstheme="minorBidi"/>
                <w:noProof/>
                <w:sz w:val="22"/>
                <w:lang w:eastAsia="sv-SE"/>
              </w:rPr>
              <w:tab/>
            </w:r>
            <w:r w:rsidRPr="0082564A">
              <w:rPr>
                <w:rStyle w:val="Hyperlink"/>
                <w:noProof/>
              </w:rPr>
              <w:t>Nya tjänstekontrakt</w:t>
            </w:r>
            <w:r>
              <w:rPr>
                <w:noProof/>
                <w:webHidden/>
              </w:rPr>
              <w:tab/>
            </w:r>
            <w:r>
              <w:rPr>
                <w:noProof/>
                <w:webHidden/>
              </w:rPr>
              <w:fldChar w:fldCharType="begin"/>
            </w:r>
            <w:r>
              <w:rPr>
                <w:noProof/>
                <w:webHidden/>
              </w:rPr>
              <w:instrText xml:space="preserve"> PAGEREF _Toc467578323 \h </w:instrText>
            </w:r>
            <w:r>
              <w:rPr>
                <w:noProof/>
                <w:webHidden/>
              </w:rPr>
            </w:r>
          </w:ins>
          <w:r>
            <w:rPr>
              <w:noProof/>
              <w:webHidden/>
            </w:rPr>
            <w:fldChar w:fldCharType="separate"/>
          </w:r>
          <w:ins w:id="37" w:author="Robert Lundmark" w:date="2016-11-22T11:43:00Z">
            <w:r>
              <w:rPr>
                <w:noProof/>
                <w:webHidden/>
              </w:rPr>
              <w:t>10</w:t>
            </w:r>
            <w:r>
              <w:rPr>
                <w:noProof/>
                <w:webHidden/>
              </w:rPr>
              <w:fldChar w:fldCharType="end"/>
            </w:r>
            <w:r w:rsidRPr="0082564A">
              <w:rPr>
                <w:rStyle w:val="Hyperlink"/>
                <w:noProof/>
              </w:rPr>
              <w:fldChar w:fldCharType="end"/>
            </w:r>
          </w:ins>
        </w:p>
        <w:p w14:paraId="64C59C33" w14:textId="58685BB1" w:rsidR="00EF4B91" w:rsidRDefault="00EF4B91">
          <w:pPr>
            <w:pStyle w:val="TOC3"/>
            <w:tabs>
              <w:tab w:val="left" w:pos="1100"/>
              <w:tab w:val="right" w:leader="dot" w:pos="10456"/>
            </w:tabs>
            <w:rPr>
              <w:ins w:id="38" w:author="Robert Lundmark" w:date="2016-11-22T11:43:00Z"/>
              <w:rFonts w:asciiTheme="minorHAnsi" w:eastAsiaTheme="minorEastAsia" w:hAnsiTheme="minorHAnsi" w:cstheme="minorBidi"/>
              <w:noProof/>
              <w:sz w:val="22"/>
              <w:lang w:eastAsia="sv-SE"/>
            </w:rPr>
          </w:pPr>
          <w:ins w:id="39"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"_Toc467578324"</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2.1.3</w:t>
            </w:r>
            <w:r>
              <w:rPr>
                <w:rFonts w:asciiTheme="minorHAnsi" w:eastAsiaTheme="minorEastAsia" w:hAnsiTheme="minorHAnsi" w:cstheme="minorBidi"/>
                <w:noProof/>
                <w:sz w:val="22"/>
                <w:lang w:eastAsia="sv-SE"/>
              </w:rPr>
              <w:tab/>
            </w:r>
            <w:r w:rsidRPr="0082564A">
              <w:rPr>
                <w:rStyle w:val="Hyperlink"/>
                <w:noProof/>
              </w:rPr>
              <w:t>Förändrade tjänstekontrakt</w:t>
            </w:r>
            <w:r>
              <w:rPr>
                <w:noProof/>
                <w:webHidden/>
              </w:rPr>
              <w:tab/>
            </w:r>
            <w:r>
              <w:rPr>
                <w:noProof/>
                <w:webHidden/>
              </w:rPr>
              <w:fldChar w:fldCharType="begin"/>
            </w:r>
            <w:r>
              <w:rPr>
                <w:noProof/>
                <w:webHidden/>
              </w:rPr>
              <w:instrText xml:space="preserve"> PAGEREF _Toc467578324 \h </w:instrText>
            </w:r>
            <w:r>
              <w:rPr>
                <w:noProof/>
                <w:webHidden/>
              </w:rPr>
            </w:r>
          </w:ins>
          <w:r>
            <w:rPr>
              <w:noProof/>
              <w:webHidden/>
            </w:rPr>
            <w:fldChar w:fldCharType="separate"/>
          </w:r>
          <w:ins w:id="40" w:author="Robert Lundmark" w:date="2016-11-22T11:43:00Z">
            <w:r>
              <w:rPr>
                <w:noProof/>
                <w:webHidden/>
              </w:rPr>
              <w:t>10</w:t>
            </w:r>
            <w:r>
              <w:rPr>
                <w:noProof/>
                <w:webHidden/>
              </w:rPr>
              <w:fldChar w:fldCharType="end"/>
            </w:r>
            <w:r w:rsidRPr="0082564A">
              <w:rPr>
                <w:rStyle w:val="Hyperlink"/>
                <w:noProof/>
              </w:rPr>
              <w:fldChar w:fldCharType="end"/>
            </w:r>
          </w:ins>
        </w:p>
        <w:p w14:paraId="0C062FD7" w14:textId="515967E4" w:rsidR="00EF4B91" w:rsidRDefault="00EF4B91">
          <w:pPr>
            <w:pStyle w:val="TOC3"/>
            <w:tabs>
              <w:tab w:val="left" w:pos="1100"/>
              <w:tab w:val="right" w:leader="dot" w:pos="10456"/>
            </w:tabs>
            <w:rPr>
              <w:ins w:id="41" w:author="Robert Lundmark" w:date="2016-11-22T11:43:00Z"/>
              <w:rFonts w:asciiTheme="minorHAnsi" w:eastAsiaTheme="minorEastAsia" w:hAnsiTheme="minorHAnsi" w:cstheme="minorBidi"/>
              <w:noProof/>
              <w:sz w:val="22"/>
              <w:lang w:eastAsia="sv-SE"/>
            </w:rPr>
          </w:pPr>
          <w:ins w:id="42"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"_Toc467578325"</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2.1.4</w:t>
            </w:r>
            <w:r>
              <w:rPr>
                <w:rFonts w:asciiTheme="minorHAnsi" w:eastAsiaTheme="minorEastAsia" w:hAnsiTheme="minorHAnsi" w:cstheme="minorBidi"/>
                <w:noProof/>
                <w:sz w:val="22"/>
                <w:lang w:eastAsia="sv-SE"/>
              </w:rPr>
              <w:tab/>
            </w:r>
            <w:r w:rsidRPr="0082564A">
              <w:rPr>
                <w:rStyle w:val="Hyperlink"/>
                <w:noProof/>
              </w:rPr>
              <w:t>Utgångna tjänstekontrakt</w:t>
            </w:r>
            <w:r>
              <w:rPr>
                <w:noProof/>
                <w:webHidden/>
              </w:rPr>
              <w:tab/>
            </w:r>
            <w:r>
              <w:rPr>
                <w:noProof/>
                <w:webHidden/>
              </w:rPr>
              <w:fldChar w:fldCharType="begin"/>
            </w:r>
            <w:r>
              <w:rPr>
                <w:noProof/>
                <w:webHidden/>
              </w:rPr>
              <w:instrText xml:space="preserve"> PAGEREF _Toc467578325 \h </w:instrText>
            </w:r>
            <w:r>
              <w:rPr>
                <w:noProof/>
                <w:webHidden/>
              </w:rPr>
            </w:r>
          </w:ins>
          <w:r>
            <w:rPr>
              <w:noProof/>
              <w:webHidden/>
            </w:rPr>
            <w:fldChar w:fldCharType="separate"/>
          </w:r>
          <w:ins w:id="43" w:author="Robert Lundmark" w:date="2016-11-22T11:43:00Z">
            <w:r>
              <w:rPr>
                <w:noProof/>
                <w:webHidden/>
              </w:rPr>
              <w:t>10</w:t>
            </w:r>
            <w:r>
              <w:rPr>
                <w:noProof/>
                <w:webHidden/>
              </w:rPr>
              <w:fldChar w:fldCharType="end"/>
            </w:r>
            <w:r w:rsidRPr="0082564A">
              <w:rPr>
                <w:rStyle w:val="Hyperlink"/>
                <w:noProof/>
              </w:rPr>
              <w:fldChar w:fldCharType="end"/>
            </w:r>
          </w:ins>
        </w:p>
        <w:p w14:paraId="64660061" w14:textId="248C53F5" w:rsidR="00EF4B91" w:rsidRDefault="00EF4B91">
          <w:pPr>
            <w:pStyle w:val="TOC2"/>
            <w:tabs>
              <w:tab w:val="left" w:pos="880"/>
              <w:tab w:val="right" w:leader="dot" w:pos="10456"/>
            </w:tabs>
            <w:rPr>
              <w:ins w:id="44" w:author="Robert Lundmark" w:date="2016-11-22T11:43:00Z"/>
              <w:rFonts w:asciiTheme="minorHAnsi" w:eastAsiaTheme="minorEastAsia" w:hAnsiTheme="minorHAnsi" w:cstheme="minorBidi"/>
              <w:noProof/>
              <w:sz w:val="22"/>
              <w:lang w:eastAsia="sv-SE"/>
            </w:rPr>
          </w:pPr>
          <w:ins w:id="45"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"_Toc467578326"</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2.2</w:t>
            </w:r>
            <w:r>
              <w:rPr>
                <w:rFonts w:asciiTheme="minorHAnsi" w:eastAsiaTheme="minorEastAsia" w:hAnsiTheme="minorHAnsi" w:cstheme="minorBidi"/>
                <w:noProof/>
                <w:sz w:val="22"/>
                <w:lang w:eastAsia="sv-SE"/>
              </w:rPr>
              <w:tab/>
            </w:r>
            <w:r w:rsidRPr="0082564A">
              <w:rPr>
                <w:rStyle w:val="Hyperlink"/>
                <w:noProof/>
              </w:rPr>
              <w:t>Version tidigare</w:t>
            </w:r>
            <w:r>
              <w:rPr>
                <w:noProof/>
                <w:webHidden/>
              </w:rPr>
              <w:tab/>
            </w:r>
            <w:r>
              <w:rPr>
                <w:noProof/>
                <w:webHidden/>
              </w:rPr>
              <w:fldChar w:fldCharType="begin"/>
            </w:r>
            <w:r>
              <w:rPr>
                <w:noProof/>
                <w:webHidden/>
              </w:rPr>
              <w:instrText xml:space="preserve"> PAGEREF _Toc467578326 \h </w:instrText>
            </w:r>
            <w:r>
              <w:rPr>
                <w:noProof/>
                <w:webHidden/>
              </w:rPr>
            </w:r>
          </w:ins>
          <w:r>
            <w:rPr>
              <w:noProof/>
              <w:webHidden/>
            </w:rPr>
            <w:fldChar w:fldCharType="separate"/>
          </w:r>
          <w:ins w:id="46" w:author="Robert Lundmark" w:date="2016-11-22T11:43:00Z">
            <w:r>
              <w:rPr>
                <w:noProof/>
                <w:webHidden/>
              </w:rPr>
              <w:t>10</w:t>
            </w:r>
            <w:r>
              <w:rPr>
                <w:noProof/>
                <w:webHidden/>
              </w:rPr>
              <w:fldChar w:fldCharType="end"/>
            </w:r>
            <w:r w:rsidRPr="0082564A">
              <w:rPr>
                <w:rStyle w:val="Hyperlink"/>
                <w:noProof/>
              </w:rPr>
              <w:fldChar w:fldCharType="end"/>
            </w:r>
          </w:ins>
        </w:p>
        <w:p w14:paraId="382968B3" w14:textId="55D9BE61" w:rsidR="00EF4B91" w:rsidRDefault="00EF4B91">
          <w:pPr>
            <w:pStyle w:val="TOC1"/>
            <w:tabs>
              <w:tab w:val="left" w:pos="400"/>
              <w:tab w:val="right" w:leader="dot" w:pos="10456"/>
            </w:tabs>
            <w:rPr>
              <w:ins w:id="47" w:author="Robert Lundmark" w:date="2016-11-22T11:43:00Z"/>
              <w:rFonts w:asciiTheme="minorHAnsi" w:eastAsiaTheme="minorEastAsia" w:hAnsiTheme="minorHAnsi" w:cstheme="minorBidi"/>
              <w:noProof/>
              <w:sz w:val="22"/>
              <w:lang w:eastAsia="sv-SE"/>
            </w:rPr>
          </w:pPr>
          <w:ins w:id="48"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"_Toc467578327"</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3</w:t>
            </w:r>
            <w:r>
              <w:rPr>
                <w:rFonts w:asciiTheme="minorHAnsi" w:eastAsiaTheme="minorEastAsia" w:hAnsiTheme="minorHAnsi" w:cstheme="minorBidi"/>
                <w:noProof/>
                <w:sz w:val="22"/>
                <w:lang w:eastAsia="sv-SE"/>
              </w:rPr>
              <w:tab/>
            </w:r>
            <w:r w:rsidRPr="0082564A">
              <w:rPr>
                <w:rStyle w:val="Hyperlink"/>
                <w:noProof/>
              </w:rPr>
              <w:t>Tjänstedomänens arkitektur</w:t>
            </w:r>
            <w:r>
              <w:rPr>
                <w:noProof/>
                <w:webHidden/>
              </w:rPr>
              <w:tab/>
            </w:r>
            <w:r>
              <w:rPr>
                <w:noProof/>
                <w:webHidden/>
              </w:rPr>
              <w:fldChar w:fldCharType="begin"/>
            </w:r>
            <w:r>
              <w:rPr>
                <w:noProof/>
                <w:webHidden/>
              </w:rPr>
              <w:instrText xml:space="preserve"> PAGEREF _Toc467578327 \h </w:instrText>
            </w:r>
            <w:r>
              <w:rPr>
                <w:noProof/>
                <w:webHidden/>
              </w:rPr>
            </w:r>
          </w:ins>
          <w:r>
            <w:rPr>
              <w:noProof/>
              <w:webHidden/>
            </w:rPr>
            <w:fldChar w:fldCharType="separate"/>
          </w:r>
          <w:ins w:id="49" w:author="Robert Lundmark" w:date="2016-11-22T11:43:00Z">
            <w:r>
              <w:rPr>
                <w:noProof/>
                <w:webHidden/>
              </w:rPr>
              <w:t>11</w:t>
            </w:r>
            <w:r>
              <w:rPr>
                <w:noProof/>
                <w:webHidden/>
              </w:rPr>
              <w:fldChar w:fldCharType="end"/>
            </w:r>
            <w:r w:rsidRPr="0082564A">
              <w:rPr>
                <w:rStyle w:val="Hyperlink"/>
                <w:noProof/>
              </w:rPr>
              <w:fldChar w:fldCharType="end"/>
            </w:r>
          </w:ins>
        </w:p>
        <w:p w14:paraId="27A25E3D" w14:textId="012795F2" w:rsidR="00EF4B91" w:rsidRDefault="00EF4B91">
          <w:pPr>
            <w:pStyle w:val="TOC2"/>
            <w:tabs>
              <w:tab w:val="left" w:pos="880"/>
              <w:tab w:val="right" w:leader="dot" w:pos="10456"/>
            </w:tabs>
            <w:rPr>
              <w:ins w:id="50" w:author="Robert Lundmark" w:date="2016-11-22T11:43:00Z"/>
              <w:rFonts w:asciiTheme="minorHAnsi" w:eastAsiaTheme="minorEastAsia" w:hAnsiTheme="minorHAnsi" w:cstheme="minorBidi"/>
              <w:noProof/>
              <w:sz w:val="22"/>
              <w:lang w:eastAsia="sv-SE"/>
            </w:rPr>
          </w:pPr>
          <w:ins w:id="51"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"_Toc467578328"</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3.1</w:t>
            </w:r>
            <w:r>
              <w:rPr>
                <w:rFonts w:asciiTheme="minorHAnsi" w:eastAsiaTheme="minorEastAsia" w:hAnsiTheme="minorHAnsi" w:cstheme="minorBidi"/>
                <w:noProof/>
                <w:sz w:val="22"/>
                <w:lang w:eastAsia="sv-SE"/>
              </w:rPr>
              <w:tab/>
            </w:r>
            <w:r w:rsidRPr="0082564A">
              <w:rPr>
                <w:rStyle w:val="Hyperlink"/>
                <w:noProof/>
              </w:rPr>
              <w:t>Flöden</w:t>
            </w:r>
            <w:r>
              <w:rPr>
                <w:noProof/>
                <w:webHidden/>
              </w:rPr>
              <w:tab/>
            </w:r>
            <w:r>
              <w:rPr>
                <w:noProof/>
                <w:webHidden/>
              </w:rPr>
              <w:fldChar w:fldCharType="begin"/>
            </w:r>
            <w:r>
              <w:rPr>
                <w:noProof/>
                <w:webHidden/>
              </w:rPr>
              <w:instrText xml:space="preserve"> PAGEREF _Toc467578328 \h </w:instrText>
            </w:r>
            <w:r>
              <w:rPr>
                <w:noProof/>
                <w:webHidden/>
              </w:rPr>
            </w:r>
          </w:ins>
          <w:r>
            <w:rPr>
              <w:noProof/>
              <w:webHidden/>
            </w:rPr>
            <w:fldChar w:fldCharType="separate"/>
          </w:r>
          <w:ins w:id="52" w:author="Robert Lundmark" w:date="2016-11-22T11:43:00Z">
            <w:r>
              <w:rPr>
                <w:noProof/>
                <w:webHidden/>
              </w:rPr>
              <w:t>11</w:t>
            </w:r>
            <w:r>
              <w:rPr>
                <w:noProof/>
                <w:webHidden/>
              </w:rPr>
              <w:fldChar w:fldCharType="end"/>
            </w:r>
            <w:r w:rsidRPr="0082564A">
              <w:rPr>
                <w:rStyle w:val="Hyperlink"/>
                <w:noProof/>
              </w:rPr>
              <w:fldChar w:fldCharType="end"/>
            </w:r>
          </w:ins>
        </w:p>
        <w:p w14:paraId="1B062161" w14:textId="36F8C15A" w:rsidR="00EF4B91" w:rsidRDefault="00EF4B91">
          <w:pPr>
            <w:pStyle w:val="TOC3"/>
            <w:tabs>
              <w:tab w:val="left" w:pos="1100"/>
              <w:tab w:val="right" w:leader="dot" w:pos="10456"/>
            </w:tabs>
            <w:rPr>
              <w:ins w:id="53" w:author="Robert Lundmark" w:date="2016-11-22T11:43:00Z"/>
              <w:rFonts w:asciiTheme="minorHAnsi" w:eastAsiaTheme="minorEastAsia" w:hAnsiTheme="minorHAnsi" w:cstheme="minorBidi"/>
              <w:noProof/>
              <w:sz w:val="22"/>
              <w:lang w:eastAsia="sv-SE"/>
            </w:rPr>
          </w:pPr>
          <w:ins w:id="54"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"_Toc467578329"</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3.1.1</w:t>
            </w:r>
            <w:r>
              <w:rPr>
                <w:rFonts w:asciiTheme="minorHAnsi" w:eastAsiaTheme="minorEastAsia" w:hAnsiTheme="minorHAnsi" w:cstheme="minorBidi"/>
                <w:noProof/>
                <w:sz w:val="22"/>
                <w:lang w:eastAsia="sv-SE"/>
              </w:rPr>
              <w:tab/>
            </w:r>
            <w:r w:rsidRPr="0082564A">
              <w:rPr>
                <w:rStyle w:val="Hyperlink"/>
                <w:noProof/>
              </w:rPr>
              <w:t>Flöde – Hämta specificerad informationsmängd</w:t>
            </w:r>
            <w:r>
              <w:rPr>
                <w:noProof/>
                <w:webHidden/>
              </w:rPr>
              <w:tab/>
            </w:r>
            <w:r>
              <w:rPr>
                <w:noProof/>
                <w:webHidden/>
              </w:rPr>
              <w:fldChar w:fldCharType="begin"/>
            </w:r>
            <w:r>
              <w:rPr>
                <w:noProof/>
                <w:webHidden/>
              </w:rPr>
              <w:instrText xml:space="preserve"> PAGEREF _Toc467578329 \h </w:instrText>
            </w:r>
            <w:r>
              <w:rPr>
                <w:noProof/>
                <w:webHidden/>
              </w:rPr>
            </w:r>
          </w:ins>
          <w:r>
            <w:rPr>
              <w:noProof/>
              <w:webHidden/>
            </w:rPr>
            <w:fldChar w:fldCharType="separate"/>
          </w:r>
          <w:ins w:id="55" w:author="Robert Lundmark" w:date="2016-11-22T11:43:00Z">
            <w:r>
              <w:rPr>
                <w:noProof/>
                <w:webHidden/>
              </w:rPr>
              <w:t>11</w:t>
            </w:r>
            <w:r>
              <w:rPr>
                <w:noProof/>
                <w:webHidden/>
              </w:rPr>
              <w:fldChar w:fldCharType="end"/>
            </w:r>
            <w:r w:rsidRPr="0082564A">
              <w:rPr>
                <w:rStyle w:val="Hyperlink"/>
                <w:noProof/>
              </w:rPr>
              <w:fldChar w:fldCharType="end"/>
            </w:r>
          </w:ins>
        </w:p>
        <w:p w14:paraId="553B4A33" w14:textId="5E005EEC" w:rsidR="00EF4B91" w:rsidRDefault="00EF4B91">
          <w:pPr>
            <w:pStyle w:val="TOC3"/>
            <w:tabs>
              <w:tab w:val="left" w:pos="1100"/>
              <w:tab w:val="right" w:leader="dot" w:pos="10456"/>
            </w:tabs>
            <w:rPr>
              <w:ins w:id="56" w:author="Robert Lundmark" w:date="2016-11-22T11:43:00Z"/>
              <w:rFonts w:asciiTheme="minorHAnsi" w:eastAsiaTheme="minorEastAsia" w:hAnsiTheme="minorHAnsi" w:cstheme="minorBidi"/>
              <w:noProof/>
              <w:sz w:val="22"/>
              <w:lang w:eastAsia="sv-SE"/>
            </w:rPr>
          </w:pPr>
          <w:ins w:id="57"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"_Toc467578330"</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3.1.2</w:t>
            </w:r>
            <w:r>
              <w:rPr>
                <w:rFonts w:asciiTheme="minorHAnsi" w:eastAsiaTheme="minorEastAsia" w:hAnsiTheme="minorHAnsi" w:cstheme="minorBidi"/>
                <w:noProof/>
                <w:sz w:val="22"/>
                <w:lang w:eastAsia="sv-SE"/>
              </w:rPr>
              <w:tab/>
            </w:r>
            <w:r w:rsidRPr="0082564A">
              <w:rPr>
                <w:rStyle w:val="Hyperlink"/>
                <w:noProof/>
              </w:rPr>
              <w:t>Obligatoriska kontrakt</w:t>
            </w:r>
            <w:r>
              <w:rPr>
                <w:noProof/>
                <w:webHidden/>
              </w:rPr>
              <w:tab/>
            </w:r>
            <w:r>
              <w:rPr>
                <w:noProof/>
                <w:webHidden/>
              </w:rPr>
              <w:fldChar w:fldCharType="begin"/>
            </w:r>
            <w:r>
              <w:rPr>
                <w:noProof/>
                <w:webHidden/>
              </w:rPr>
              <w:instrText xml:space="preserve"> PAGEREF _Toc467578330 \h </w:instrText>
            </w:r>
            <w:r>
              <w:rPr>
                <w:noProof/>
                <w:webHidden/>
              </w:rPr>
            </w:r>
          </w:ins>
          <w:r>
            <w:rPr>
              <w:noProof/>
              <w:webHidden/>
            </w:rPr>
            <w:fldChar w:fldCharType="separate"/>
          </w:r>
          <w:ins w:id="58" w:author="Robert Lundmark" w:date="2016-11-22T11:43:00Z">
            <w:r>
              <w:rPr>
                <w:noProof/>
                <w:webHidden/>
              </w:rPr>
              <w:t>13</w:t>
            </w:r>
            <w:r>
              <w:rPr>
                <w:noProof/>
                <w:webHidden/>
              </w:rPr>
              <w:fldChar w:fldCharType="end"/>
            </w:r>
            <w:r w:rsidRPr="0082564A">
              <w:rPr>
                <w:rStyle w:val="Hyperlink"/>
                <w:noProof/>
              </w:rPr>
              <w:fldChar w:fldCharType="end"/>
            </w:r>
          </w:ins>
        </w:p>
        <w:p w14:paraId="5E9A56B3" w14:textId="61AFEE61" w:rsidR="00EF4B91" w:rsidRDefault="00EF4B91">
          <w:pPr>
            <w:pStyle w:val="TOC2"/>
            <w:tabs>
              <w:tab w:val="left" w:pos="880"/>
              <w:tab w:val="right" w:leader="dot" w:pos="10456"/>
            </w:tabs>
            <w:rPr>
              <w:ins w:id="59" w:author="Robert Lundmark" w:date="2016-11-22T11:43:00Z"/>
              <w:rFonts w:asciiTheme="minorHAnsi" w:eastAsiaTheme="minorEastAsia" w:hAnsiTheme="minorHAnsi" w:cstheme="minorBidi"/>
              <w:noProof/>
              <w:sz w:val="22"/>
              <w:lang w:eastAsia="sv-SE"/>
            </w:rPr>
          </w:pPr>
          <w:ins w:id="60"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"_Toc467578331"</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3.2</w:t>
            </w:r>
            <w:r>
              <w:rPr>
                <w:rFonts w:asciiTheme="minorHAnsi" w:eastAsiaTheme="minorEastAsia" w:hAnsiTheme="minorHAnsi" w:cstheme="minorBidi"/>
                <w:noProof/>
                <w:sz w:val="22"/>
                <w:lang w:eastAsia="sv-SE"/>
              </w:rPr>
              <w:tab/>
            </w:r>
            <w:r w:rsidRPr="0082564A">
              <w:rPr>
                <w:rStyle w:val="Hyperlink"/>
                <w:noProof/>
              </w:rPr>
              <w:t>Adressering</w:t>
            </w:r>
            <w:r>
              <w:rPr>
                <w:noProof/>
                <w:webHidden/>
              </w:rPr>
              <w:tab/>
            </w:r>
            <w:r>
              <w:rPr>
                <w:noProof/>
                <w:webHidden/>
              </w:rPr>
              <w:fldChar w:fldCharType="begin"/>
            </w:r>
            <w:r>
              <w:rPr>
                <w:noProof/>
                <w:webHidden/>
              </w:rPr>
              <w:instrText xml:space="preserve"> PAGEREF _Toc467578331 \h </w:instrText>
            </w:r>
            <w:r>
              <w:rPr>
                <w:noProof/>
                <w:webHidden/>
              </w:rPr>
            </w:r>
          </w:ins>
          <w:r>
            <w:rPr>
              <w:noProof/>
              <w:webHidden/>
            </w:rPr>
            <w:fldChar w:fldCharType="separate"/>
          </w:r>
          <w:ins w:id="61" w:author="Robert Lundmark" w:date="2016-11-22T11:43:00Z">
            <w:r>
              <w:rPr>
                <w:noProof/>
                <w:webHidden/>
              </w:rPr>
              <w:t>13</w:t>
            </w:r>
            <w:r>
              <w:rPr>
                <w:noProof/>
                <w:webHidden/>
              </w:rPr>
              <w:fldChar w:fldCharType="end"/>
            </w:r>
            <w:r w:rsidRPr="0082564A">
              <w:rPr>
                <w:rStyle w:val="Hyperlink"/>
                <w:noProof/>
              </w:rPr>
              <w:fldChar w:fldCharType="end"/>
            </w:r>
          </w:ins>
        </w:p>
        <w:p w14:paraId="61FCF880" w14:textId="10ACA9F3" w:rsidR="00EF4B91" w:rsidRDefault="00EF4B91">
          <w:pPr>
            <w:pStyle w:val="TOC2"/>
            <w:tabs>
              <w:tab w:val="left" w:pos="880"/>
              <w:tab w:val="right" w:leader="dot" w:pos="10456"/>
            </w:tabs>
            <w:rPr>
              <w:ins w:id="62" w:author="Robert Lundmark" w:date="2016-11-22T11:43:00Z"/>
              <w:rFonts w:asciiTheme="minorHAnsi" w:eastAsiaTheme="minorEastAsia" w:hAnsiTheme="minorHAnsi" w:cstheme="minorBidi"/>
              <w:noProof/>
              <w:sz w:val="22"/>
              <w:lang w:eastAsia="sv-SE"/>
            </w:rPr>
          </w:pPr>
          <w:ins w:id="63"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"_Toc467578332"</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3.3</w:t>
            </w:r>
            <w:r>
              <w:rPr>
                <w:rFonts w:asciiTheme="minorHAnsi" w:eastAsiaTheme="minorEastAsia" w:hAnsiTheme="minorHAnsi" w:cstheme="minorBidi"/>
                <w:noProof/>
                <w:sz w:val="22"/>
                <w:lang w:eastAsia="sv-SE"/>
              </w:rPr>
              <w:tab/>
            </w:r>
            <w:r w:rsidRPr="0082564A">
              <w:rPr>
                <w:rStyle w:val="Hyperlink"/>
                <w:noProof/>
              </w:rPr>
              <w:t>Aggregering och engagemangsindex</w:t>
            </w:r>
            <w:r>
              <w:rPr>
                <w:noProof/>
                <w:webHidden/>
              </w:rPr>
              <w:tab/>
            </w:r>
            <w:r>
              <w:rPr>
                <w:noProof/>
                <w:webHidden/>
              </w:rPr>
              <w:fldChar w:fldCharType="begin"/>
            </w:r>
            <w:r>
              <w:rPr>
                <w:noProof/>
                <w:webHidden/>
              </w:rPr>
              <w:instrText xml:space="preserve"> PAGEREF _Toc467578332 \h </w:instrText>
            </w:r>
            <w:r>
              <w:rPr>
                <w:noProof/>
                <w:webHidden/>
              </w:rPr>
            </w:r>
          </w:ins>
          <w:r>
            <w:rPr>
              <w:noProof/>
              <w:webHidden/>
            </w:rPr>
            <w:fldChar w:fldCharType="separate"/>
          </w:r>
          <w:ins w:id="64" w:author="Robert Lundmark" w:date="2016-11-22T11:43:00Z">
            <w:r>
              <w:rPr>
                <w:noProof/>
                <w:webHidden/>
              </w:rPr>
              <w:t>14</w:t>
            </w:r>
            <w:r>
              <w:rPr>
                <w:noProof/>
                <w:webHidden/>
              </w:rPr>
              <w:fldChar w:fldCharType="end"/>
            </w:r>
            <w:r w:rsidRPr="0082564A">
              <w:rPr>
                <w:rStyle w:val="Hyperlink"/>
                <w:noProof/>
              </w:rPr>
              <w:fldChar w:fldCharType="end"/>
            </w:r>
          </w:ins>
        </w:p>
        <w:p w14:paraId="40D640C9" w14:textId="5C6CC1C1" w:rsidR="00EF4B91" w:rsidRDefault="00EF4B91">
          <w:pPr>
            <w:pStyle w:val="TOC1"/>
            <w:tabs>
              <w:tab w:val="left" w:pos="400"/>
              <w:tab w:val="right" w:leader="dot" w:pos="10456"/>
            </w:tabs>
            <w:rPr>
              <w:ins w:id="65" w:author="Robert Lundmark" w:date="2016-11-22T11:43:00Z"/>
              <w:rFonts w:asciiTheme="minorHAnsi" w:eastAsiaTheme="minorEastAsia" w:hAnsiTheme="minorHAnsi" w:cstheme="minorBidi"/>
              <w:noProof/>
              <w:sz w:val="22"/>
              <w:lang w:eastAsia="sv-SE"/>
            </w:rPr>
          </w:pPr>
          <w:ins w:id="66"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"_Toc467578333"</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4</w:t>
            </w:r>
            <w:r>
              <w:rPr>
                <w:rFonts w:asciiTheme="minorHAnsi" w:eastAsiaTheme="minorEastAsia" w:hAnsiTheme="minorHAnsi" w:cstheme="minorBidi"/>
                <w:noProof/>
                <w:sz w:val="22"/>
                <w:lang w:eastAsia="sv-SE"/>
              </w:rPr>
              <w:tab/>
            </w:r>
            <w:r w:rsidRPr="0082564A">
              <w:rPr>
                <w:rStyle w:val="Hyperlink"/>
                <w:noProof/>
              </w:rPr>
              <w:t>Tjänstedomänens krav och regler</w:t>
            </w:r>
            <w:r>
              <w:rPr>
                <w:noProof/>
                <w:webHidden/>
              </w:rPr>
              <w:tab/>
            </w:r>
            <w:r>
              <w:rPr>
                <w:noProof/>
                <w:webHidden/>
              </w:rPr>
              <w:fldChar w:fldCharType="begin"/>
            </w:r>
            <w:r>
              <w:rPr>
                <w:noProof/>
                <w:webHidden/>
              </w:rPr>
              <w:instrText xml:space="preserve"> PAGEREF _Toc467578333 \h </w:instrText>
            </w:r>
            <w:r>
              <w:rPr>
                <w:noProof/>
                <w:webHidden/>
              </w:rPr>
            </w:r>
          </w:ins>
          <w:r>
            <w:rPr>
              <w:noProof/>
              <w:webHidden/>
            </w:rPr>
            <w:fldChar w:fldCharType="separate"/>
          </w:r>
          <w:ins w:id="67" w:author="Robert Lundmark" w:date="2016-11-22T11:43:00Z">
            <w:r>
              <w:rPr>
                <w:noProof/>
                <w:webHidden/>
              </w:rPr>
              <w:t>14</w:t>
            </w:r>
            <w:r>
              <w:rPr>
                <w:noProof/>
                <w:webHidden/>
              </w:rPr>
              <w:fldChar w:fldCharType="end"/>
            </w:r>
            <w:r w:rsidRPr="0082564A">
              <w:rPr>
                <w:rStyle w:val="Hyperlink"/>
                <w:noProof/>
              </w:rPr>
              <w:fldChar w:fldCharType="end"/>
            </w:r>
          </w:ins>
        </w:p>
        <w:p w14:paraId="76802347" w14:textId="70F48B8F" w:rsidR="00EF4B91" w:rsidRDefault="00EF4B91">
          <w:pPr>
            <w:pStyle w:val="TOC2"/>
            <w:tabs>
              <w:tab w:val="left" w:pos="880"/>
              <w:tab w:val="right" w:leader="dot" w:pos="10456"/>
            </w:tabs>
            <w:rPr>
              <w:ins w:id="68" w:author="Robert Lundmark" w:date="2016-11-22T11:43:00Z"/>
              <w:rFonts w:asciiTheme="minorHAnsi" w:eastAsiaTheme="minorEastAsia" w:hAnsiTheme="minorHAnsi" w:cstheme="minorBidi"/>
              <w:noProof/>
              <w:sz w:val="22"/>
              <w:lang w:eastAsia="sv-SE"/>
            </w:rPr>
          </w:pPr>
          <w:ins w:id="69"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"_Toc467578334"</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4.1</w:t>
            </w:r>
            <w:r>
              <w:rPr>
                <w:rFonts w:asciiTheme="minorHAnsi" w:eastAsiaTheme="minorEastAsia" w:hAnsiTheme="minorHAnsi" w:cstheme="minorBidi"/>
                <w:noProof/>
                <w:sz w:val="22"/>
                <w:lang w:eastAsia="sv-SE"/>
              </w:rPr>
              <w:tab/>
            </w:r>
            <w:r w:rsidRPr="0082564A">
              <w:rPr>
                <w:rStyle w:val="Hyperlink"/>
                <w:noProof/>
              </w:rPr>
              <w:t>Informationssäkerhet och juridik</w:t>
            </w:r>
            <w:r>
              <w:rPr>
                <w:noProof/>
                <w:webHidden/>
              </w:rPr>
              <w:tab/>
            </w:r>
            <w:r>
              <w:rPr>
                <w:noProof/>
                <w:webHidden/>
              </w:rPr>
              <w:fldChar w:fldCharType="begin"/>
            </w:r>
            <w:r>
              <w:rPr>
                <w:noProof/>
                <w:webHidden/>
              </w:rPr>
              <w:instrText xml:space="preserve"> PAGEREF _Toc467578334 \h </w:instrText>
            </w:r>
            <w:r>
              <w:rPr>
                <w:noProof/>
                <w:webHidden/>
              </w:rPr>
            </w:r>
          </w:ins>
          <w:r>
            <w:rPr>
              <w:noProof/>
              <w:webHidden/>
            </w:rPr>
            <w:fldChar w:fldCharType="separate"/>
          </w:r>
          <w:ins w:id="70" w:author="Robert Lundmark" w:date="2016-11-22T11:43:00Z">
            <w:r>
              <w:rPr>
                <w:noProof/>
                <w:webHidden/>
              </w:rPr>
              <w:t>14</w:t>
            </w:r>
            <w:r>
              <w:rPr>
                <w:noProof/>
                <w:webHidden/>
              </w:rPr>
              <w:fldChar w:fldCharType="end"/>
            </w:r>
            <w:r w:rsidRPr="0082564A">
              <w:rPr>
                <w:rStyle w:val="Hyperlink"/>
                <w:noProof/>
              </w:rPr>
              <w:fldChar w:fldCharType="end"/>
            </w:r>
          </w:ins>
        </w:p>
        <w:p w14:paraId="2CD646D7" w14:textId="586CC28A" w:rsidR="00EF4B91" w:rsidRDefault="00EF4B91">
          <w:pPr>
            <w:pStyle w:val="TOC2"/>
            <w:tabs>
              <w:tab w:val="left" w:pos="880"/>
              <w:tab w:val="right" w:leader="dot" w:pos="10456"/>
            </w:tabs>
            <w:rPr>
              <w:ins w:id="71" w:author="Robert Lundmark" w:date="2016-11-22T11:43:00Z"/>
              <w:rFonts w:asciiTheme="minorHAnsi" w:eastAsiaTheme="minorEastAsia" w:hAnsiTheme="minorHAnsi" w:cstheme="minorBidi"/>
              <w:noProof/>
              <w:sz w:val="22"/>
              <w:lang w:eastAsia="sv-SE"/>
            </w:rPr>
          </w:pPr>
          <w:ins w:id="72"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"_Toc467578335"</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4.2</w:t>
            </w:r>
            <w:r>
              <w:rPr>
                <w:rFonts w:asciiTheme="minorHAnsi" w:eastAsiaTheme="minorEastAsia" w:hAnsiTheme="minorHAnsi" w:cstheme="minorBidi"/>
                <w:noProof/>
                <w:sz w:val="22"/>
                <w:lang w:eastAsia="sv-SE"/>
              </w:rPr>
              <w:tab/>
            </w:r>
            <w:r w:rsidRPr="0082564A">
              <w:rPr>
                <w:rStyle w:val="Hyperlink"/>
                <w:noProof/>
              </w:rPr>
              <w:t>Icke funktionella krav</w:t>
            </w:r>
            <w:r>
              <w:rPr>
                <w:noProof/>
                <w:webHidden/>
              </w:rPr>
              <w:tab/>
            </w:r>
            <w:r>
              <w:rPr>
                <w:noProof/>
                <w:webHidden/>
              </w:rPr>
              <w:fldChar w:fldCharType="begin"/>
            </w:r>
            <w:r>
              <w:rPr>
                <w:noProof/>
                <w:webHidden/>
              </w:rPr>
              <w:instrText xml:space="preserve"> PAGEREF _Toc467578335 \h </w:instrText>
            </w:r>
            <w:r>
              <w:rPr>
                <w:noProof/>
                <w:webHidden/>
              </w:rPr>
            </w:r>
          </w:ins>
          <w:r>
            <w:rPr>
              <w:noProof/>
              <w:webHidden/>
            </w:rPr>
            <w:fldChar w:fldCharType="separate"/>
          </w:r>
          <w:ins w:id="73" w:author="Robert Lundmark" w:date="2016-11-22T11:43:00Z">
            <w:r>
              <w:rPr>
                <w:noProof/>
                <w:webHidden/>
              </w:rPr>
              <w:t>14</w:t>
            </w:r>
            <w:r>
              <w:rPr>
                <w:noProof/>
                <w:webHidden/>
              </w:rPr>
              <w:fldChar w:fldCharType="end"/>
            </w:r>
            <w:r w:rsidRPr="0082564A">
              <w:rPr>
                <w:rStyle w:val="Hyperlink"/>
                <w:noProof/>
              </w:rPr>
              <w:fldChar w:fldCharType="end"/>
            </w:r>
          </w:ins>
        </w:p>
        <w:p w14:paraId="33687D40" w14:textId="6EABDE0C" w:rsidR="00EF4B91" w:rsidRDefault="00EF4B91">
          <w:pPr>
            <w:pStyle w:val="TOC3"/>
            <w:tabs>
              <w:tab w:val="left" w:pos="1100"/>
              <w:tab w:val="right" w:leader="dot" w:pos="10456"/>
            </w:tabs>
            <w:rPr>
              <w:ins w:id="74" w:author="Robert Lundmark" w:date="2016-11-22T11:43:00Z"/>
              <w:rFonts w:asciiTheme="minorHAnsi" w:eastAsiaTheme="minorEastAsia" w:hAnsiTheme="minorHAnsi" w:cstheme="minorBidi"/>
              <w:noProof/>
              <w:sz w:val="22"/>
              <w:lang w:eastAsia="sv-SE"/>
            </w:rPr>
          </w:pPr>
          <w:ins w:id="75"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"_Toc467578336"</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4.2.1</w:t>
            </w:r>
            <w:r>
              <w:rPr>
                <w:rFonts w:asciiTheme="minorHAnsi" w:eastAsiaTheme="minorEastAsia" w:hAnsiTheme="minorHAnsi" w:cstheme="minorBidi"/>
                <w:noProof/>
                <w:sz w:val="22"/>
                <w:lang w:eastAsia="sv-SE"/>
              </w:rPr>
              <w:tab/>
            </w:r>
            <w:r w:rsidRPr="0082564A">
              <w:rPr>
                <w:rStyle w:val="Hyperlink"/>
                <w:noProof/>
              </w:rPr>
              <w:t>Krav på en tjänsteproducent</w:t>
            </w:r>
            <w:r>
              <w:rPr>
                <w:noProof/>
                <w:webHidden/>
              </w:rPr>
              <w:tab/>
            </w:r>
            <w:r>
              <w:rPr>
                <w:noProof/>
                <w:webHidden/>
              </w:rPr>
              <w:fldChar w:fldCharType="begin"/>
            </w:r>
            <w:r>
              <w:rPr>
                <w:noProof/>
                <w:webHidden/>
              </w:rPr>
              <w:instrText xml:space="preserve"> PAGEREF _Toc467578336 \h </w:instrText>
            </w:r>
            <w:r>
              <w:rPr>
                <w:noProof/>
                <w:webHidden/>
              </w:rPr>
            </w:r>
          </w:ins>
          <w:r>
            <w:rPr>
              <w:noProof/>
              <w:webHidden/>
            </w:rPr>
            <w:fldChar w:fldCharType="separate"/>
          </w:r>
          <w:ins w:id="76" w:author="Robert Lundmark" w:date="2016-11-22T11:43:00Z">
            <w:r>
              <w:rPr>
                <w:noProof/>
                <w:webHidden/>
              </w:rPr>
              <w:t>14</w:t>
            </w:r>
            <w:r>
              <w:rPr>
                <w:noProof/>
                <w:webHidden/>
              </w:rPr>
              <w:fldChar w:fldCharType="end"/>
            </w:r>
            <w:r w:rsidRPr="0082564A">
              <w:rPr>
                <w:rStyle w:val="Hyperlink"/>
                <w:noProof/>
              </w:rPr>
              <w:fldChar w:fldCharType="end"/>
            </w:r>
          </w:ins>
        </w:p>
        <w:p w14:paraId="4A99BD3E" w14:textId="7A6E9B04" w:rsidR="00EF4B91" w:rsidRDefault="00EF4B91">
          <w:pPr>
            <w:pStyle w:val="TOC3"/>
            <w:tabs>
              <w:tab w:val="left" w:pos="1100"/>
              <w:tab w:val="right" w:leader="dot" w:pos="10456"/>
            </w:tabs>
            <w:rPr>
              <w:ins w:id="77" w:author="Robert Lundmark" w:date="2016-11-22T11:43:00Z"/>
              <w:rFonts w:asciiTheme="minorHAnsi" w:eastAsiaTheme="minorEastAsia" w:hAnsiTheme="minorHAnsi" w:cstheme="minorBidi"/>
              <w:noProof/>
              <w:sz w:val="22"/>
              <w:lang w:eastAsia="sv-SE"/>
            </w:rPr>
          </w:pPr>
          <w:ins w:id="78"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"_Toc467578337"</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4.2.2</w:t>
            </w:r>
            <w:r>
              <w:rPr>
                <w:rFonts w:asciiTheme="minorHAnsi" w:eastAsiaTheme="minorEastAsia" w:hAnsiTheme="minorHAnsi" w:cstheme="minorBidi"/>
                <w:noProof/>
                <w:sz w:val="22"/>
                <w:lang w:eastAsia="sv-SE"/>
              </w:rPr>
              <w:tab/>
            </w:r>
            <w:r w:rsidRPr="0082564A">
              <w:rPr>
                <w:rStyle w:val="Hyperlink"/>
                <w:noProof/>
              </w:rPr>
              <w:t>Övriga krav</w:t>
            </w:r>
            <w:r>
              <w:rPr>
                <w:noProof/>
                <w:webHidden/>
              </w:rPr>
              <w:tab/>
            </w:r>
            <w:r>
              <w:rPr>
                <w:noProof/>
                <w:webHidden/>
              </w:rPr>
              <w:fldChar w:fldCharType="begin"/>
            </w:r>
            <w:r>
              <w:rPr>
                <w:noProof/>
                <w:webHidden/>
              </w:rPr>
              <w:instrText xml:space="preserve"> PAGEREF _Toc467578337 \h </w:instrText>
            </w:r>
            <w:r>
              <w:rPr>
                <w:noProof/>
                <w:webHidden/>
              </w:rPr>
            </w:r>
          </w:ins>
          <w:r>
            <w:rPr>
              <w:noProof/>
              <w:webHidden/>
            </w:rPr>
            <w:fldChar w:fldCharType="separate"/>
          </w:r>
          <w:ins w:id="79" w:author="Robert Lundmark" w:date="2016-11-22T11:43:00Z">
            <w:r>
              <w:rPr>
                <w:noProof/>
                <w:webHidden/>
              </w:rPr>
              <w:t>16</w:t>
            </w:r>
            <w:r>
              <w:rPr>
                <w:noProof/>
                <w:webHidden/>
              </w:rPr>
              <w:fldChar w:fldCharType="end"/>
            </w:r>
            <w:r w:rsidRPr="0082564A">
              <w:rPr>
                <w:rStyle w:val="Hyperlink"/>
                <w:noProof/>
              </w:rPr>
              <w:fldChar w:fldCharType="end"/>
            </w:r>
          </w:ins>
        </w:p>
        <w:p w14:paraId="06FDC7D2" w14:textId="0F80226F" w:rsidR="00EF4B91" w:rsidRDefault="00EF4B91">
          <w:pPr>
            <w:pStyle w:val="TOC3"/>
            <w:tabs>
              <w:tab w:val="left" w:pos="1100"/>
              <w:tab w:val="right" w:leader="dot" w:pos="10456"/>
            </w:tabs>
            <w:rPr>
              <w:ins w:id="80" w:author="Robert Lundmark" w:date="2016-11-22T11:43:00Z"/>
              <w:rFonts w:asciiTheme="minorHAnsi" w:eastAsiaTheme="minorEastAsia" w:hAnsiTheme="minorHAnsi" w:cstheme="minorBidi"/>
              <w:noProof/>
              <w:sz w:val="22"/>
              <w:lang w:eastAsia="sv-SE"/>
            </w:rPr>
          </w:pPr>
          <w:ins w:id="81"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"_Toc467578338"</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4.2.3</w:t>
            </w:r>
            <w:r>
              <w:rPr>
                <w:rFonts w:asciiTheme="minorHAnsi" w:eastAsiaTheme="minorEastAsia" w:hAnsiTheme="minorHAnsi" w:cstheme="minorBidi"/>
                <w:noProof/>
                <w:sz w:val="22"/>
                <w:lang w:eastAsia="sv-SE"/>
              </w:rPr>
              <w:tab/>
            </w:r>
            <w:r w:rsidRPr="0082564A">
              <w:rPr>
                <w:rStyle w:val="Hyperlink"/>
                <w:noProof/>
              </w:rPr>
              <w:t>Krav på en tjänstekonsument</w:t>
            </w:r>
            <w:r>
              <w:rPr>
                <w:noProof/>
                <w:webHidden/>
              </w:rPr>
              <w:tab/>
            </w:r>
            <w:r>
              <w:rPr>
                <w:noProof/>
                <w:webHidden/>
              </w:rPr>
              <w:fldChar w:fldCharType="begin"/>
            </w:r>
            <w:r>
              <w:rPr>
                <w:noProof/>
                <w:webHidden/>
              </w:rPr>
              <w:instrText xml:space="preserve"> PAGEREF _Toc467578338 \h </w:instrText>
            </w:r>
            <w:r>
              <w:rPr>
                <w:noProof/>
                <w:webHidden/>
              </w:rPr>
            </w:r>
          </w:ins>
          <w:r>
            <w:rPr>
              <w:noProof/>
              <w:webHidden/>
            </w:rPr>
            <w:fldChar w:fldCharType="separate"/>
          </w:r>
          <w:ins w:id="82" w:author="Robert Lundmark" w:date="2016-11-22T11:43:00Z">
            <w:r>
              <w:rPr>
                <w:noProof/>
                <w:webHidden/>
              </w:rPr>
              <w:t>17</w:t>
            </w:r>
            <w:r>
              <w:rPr>
                <w:noProof/>
                <w:webHidden/>
              </w:rPr>
              <w:fldChar w:fldCharType="end"/>
            </w:r>
            <w:r w:rsidRPr="0082564A">
              <w:rPr>
                <w:rStyle w:val="Hyperlink"/>
                <w:noProof/>
              </w:rPr>
              <w:fldChar w:fldCharType="end"/>
            </w:r>
          </w:ins>
        </w:p>
        <w:p w14:paraId="50E78407" w14:textId="13CDBB05" w:rsidR="00EF4B91" w:rsidRDefault="00EF4B91">
          <w:pPr>
            <w:pStyle w:val="TOC1"/>
            <w:tabs>
              <w:tab w:val="left" w:pos="400"/>
              <w:tab w:val="right" w:leader="dot" w:pos="10456"/>
            </w:tabs>
            <w:rPr>
              <w:ins w:id="83" w:author="Robert Lundmark" w:date="2016-11-22T11:43:00Z"/>
              <w:rFonts w:asciiTheme="minorHAnsi" w:eastAsiaTheme="minorEastAsia" w:hAnsiTheme="minorHAnsi" w:cstheme="minorBidi"/>
              <w:noProof/>
              <w:sz w:val="22"/>
              <w:lang w:eastAsia="sv-SE"/>
            </w:rPr>
          </w:pPr>
          <w:ins w:id="84"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"_Toc467578339"</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5</w:t>
            </w:r>
            <w:r>
              <w:rPr>
                <w:rFonts w:asciiTheme="minorHAnsi" w:eastAsiaTheme="minorEastAsia" w:hAnsiTheme="minorHAnsi" w:cstheme="minorBidi"/>
                <w:noProof/>
                <w:sz w:val="22"/>
                <w:lang w:eastAsia="sv-SE"/>
              </w:rPr>
              <w:tab/>
            </w:r>
            <w:r w:rsidRPr="0082564A">
              <w:rPr>
                <w:rStyle w:val="Hyperlink"/>
                <w:noProof/>
              </w:rPr>
              <w:t>Tjänstedomänens meddelandemodeller</w:t>
            </w:r>
            <w:r>
              <w:rPr>
                <w:noProof/>
                <w:webHidden/>
              </w:rPr>
              <w:tab/>
            </w:r>
            <w:r>
              <w:rPr>
                <w:noProof/>
                <w:webHidden/>
              </w:rPr>
              <w:fldChar w:fldCharType="begin"/>
            </w:r>
            <w:r>
              <w:rPr>
                <w:noProof/>
                <w:webHidden/>
              </w:rPr>
              <w:instrText xml:space="preserve"> PAGEREF _Toc467578339 \h </w:instrText>
            </w:r>
            <w:r>
              <w:rPr>
                <w:noProof/>
                <w:webHidden/>
              </w:rPr>
            </w:r>
          </w:ins>
          <w:r>
            <w:rPr>
              <w:noProof/>
              <w:webHidden/>
            </w:rPr>
            <w:fldChar w:fldCharType="separate"/>
          </w:r>
          <w:ins w:id="85" w:author="Robert Lundmark" w:date="2016-11-22T11:43:00Z">
            <w:r>
              <w:rPr>
                <w:noProof/>
                <w:webHidden/>
              </w:rPr>
              <w:t>17</w:t>
            </w:r>
            <w:r>
              <w:rPr>
                <w:noProof/>
                <w:webHidden/>
              </w:rPr>
              <w:fldChar w:fldCharType="end"/>
            </w:r>
            <w:r w:rsidRPr="0082564A">
              <w:rPr>
                <w:rStyle w:val="Hyperlink"/>
                <w:noProof/>
              </w:rPr>
              <w:fldChar w:fldCharType="end"/>
            </w:r>
          </w:ins>
        </w:p>
        <w:p w14:paraId="5CC0D7FC" w14:textId="3A7B2420" w:rsidR="00EF4B91" w:rsidRDefault="00EF4B91">
          <w:pPr>
            <w:pStyle w:val="TOC2"/>
            <w:tabs>
              <w:tab w:val="left" w:pos="880"/>
              <w:tab w:val="right" w:leader="dot" w:pos="10456"/>
            </w:tabs>
            <w:rPr>
              <w:ins w:id="86" w:author="Robert Lundmark" w:date="2016-11-22T11:43:00Z"/>
              <w:rFonts w:asciiTheme="minorHAnsi" w:eastAsiaTheme="minorEastAsia" w:hAnsiTheme="minorHAnsi" w:cstheme="minorBidi"/>
              <w:noProof/>
              <w:sz w:val="22"/>
              <w:lang w:eastAsia="sv-SE"/>
            </w:rPr>
          </w:pPr>
          <w:ins w:id="87"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"_Toc467578340"</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5.1</w:t>
            </w:r>
            <w:r>
              <w:rPr>
                <w:rFonts w:asciiTheme="minorHAnsi" w:eastAsiaTheme="minorEastAsia" w:hAnsiTheme="minorHAnsi" w:cstheme="minorBidi"/>
                <w:noProof/>
                <w:sz w:val="22"/>
                <w:lang w:eastAsia="sv-SE"/>
              </w:rPr>
              <w:tab/>
            </w:r>
            <w:r w:rsidRPr="0082564A">
              <w:rPr>
                <w:rStyle w:val="Hyperlink"/>
                <w:noProof/>
              </w:rPr>
              <w:t>V-MIM</w:t>
            </w:r>
            <w:r>
              <w:rPr>
                <w:noProof/>
                <w:webHidden/>
              </w:rPr>
              <w:tab/>
            </w:r>
            <w:r>
              <w:rPr>
                <w:noProof/>
                <w:webHidden/>
              </w:rPr>
              <w:fldChar w:fldCharType="begin"/>
            </w:r>
            <w:r>
              <w:rPr>
                <w:noProof/>
                <w:webHidden/>
              </w:rPr>
              <w:instrText xml:space="preserve"> PAGEREF _Toc467578340 \h </w:instrText>
            </w:r>
            <w:r>
              <w:rPr>
                <w:noProof/>
                <w:webHidden/>
              </w:rPr>
            </w:r>
          </w:ins>
          <w:r>
            <w:rPr>
              <w:noProof/>
              <w:webHidden/>
            </w:rPr>
            <w:fldChar w:fldCharType="separate"/>
          </w:r>
          <w:ins w:id="88" w:author="Robert Lundmark" w:date="2016-11-22T11:43:00Z">
            <w:r>
              <w:rPr>
                <w:noProof/>
                <w:webHidden/>
              </w:rPr>
              <w:t>17</w:t>
            </w:r>
            <w:r>
              <w:rPr>
                <w:noProof/>
                <w:webHidden/>
              </w:rPr>
              <w:fldChar w:fldCharType="end"/>
            </w:r>
            <w:r w:rsidRPr="0082564A">
              <w:rPr>
                <w:rStyle w:val="Hyperlink"/>
                <w:noProof/>
              </w:rPr>
              <w:fldChar w:fldCharType="end"/>
            </w:r>
          </w:ins>
        </w:p>
        <w:p w14:paraId="6D2AB769" w14:textId="2FE7343A" w:rsidR="00EF4B91" w:rsidRDefault="00EF4B91">
          <w:pPr>
            <w:pStyle w:val="TOC2"/>
            <w:tabs>
              <w:tab w:val="left" w:pos="880"/>
              <w:tab w:val="right" w:leader="dot" w:pos="10456"/>
            </w:tabs>
            <w:rPr>
              <w:ins w:id="89" w:author="Robert Lundmark" w:date="2016-11-22T11:43:00Z"/>
              <w:rFonts w:asciiTheme="minorHAnsi" w:eastAsiaTheme="minorEastAsia" w:hAnsiTheme="minorHAnsi" w:cstheme="minorBidi"/>
              <w:noProof/>
              <w:sz w:val="22"/>
              <w:lang w:eastAsia="sv-SE"/>
            </w:rPr>
          </w:pPr>
          <w:ins w:id="90"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"_Toc467578341"</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5.2</w:t>
            </w:r>
            <w:r>
              <w:rPr>
                <w:rFonts w:asciiTheme="minorHAnsi" w:eastAsiaTheme="minorEastAsia" w:hAnsiTheme="minorHAnsi" w:cstheme="minorBidi"/>
                <w:noProof/>
                <w:sz w:val="22"/>
                <w:lang w:eastAsia="sv-SE"/>
              </w:rPr>
              <w:tab/>
            </w:r>
            <w:r w:rsidRPr="0082564A">
              <w:rPr>
                <w:rStyle w:val="Hyperlink"/>
                <w:noProof/>
              </w:rPr>
              <w:t>Formatregler</w:t>
            </w:r>
            <w:r>
              <w:rPr>
                <w:noProof/>
                <w:webHidden/>
              </w:rPr>
              <w:tab/>
            </w:r>
            <w:r>
              <w:rPr>
                <w:noProof/>
                <w:webHidden/>
              </w:rPr>
              <w:fldChar w:fldCharType="begin"/>
            </w:r>
            <w:r>
              <w:rPr>
                <w:noProof/>
                <w:webHidden/>
              </w:rPr>
              <w:instrText xml:space="preserve"> PAGEREF _Toc467578341 \h </w:instrText>
            </w:r>
            <w:r>
              <w:rPr>
                <w:noProof/>
                <w:webHidden/>
              </w:rPr>
            </w:r>
          </w:ins>
          <w:r>
            <w:rPr>
              <w:noProof/>
              <w:webHidden/>
            </w:rPr>
            <w:fldChar w:fldCharType="separate"/>
          </w:r>
          <w:ins w:id="91" w:author="Robert Lundmark" w:date="2016-11-22T11:43:00Z">
            <w:r>
              <w:rPr>
                <w:noProof/>
                <w:webHidden/>
              </w:rPr>
              <w:t>18</w:t>
            </w:r>
            <w:r>
              <w:rPr>
                <w:noProof/>
                <w:webHidden/>
              </w:rPr>
              <w:fldChar w:fldCharType="end"/>
            </w:r>
            <w:r w:rsidRPr="0082564A">
              <w:rPr>
                <w:rStyle w:val="Hyperlink"/>
                <w:noProof/>
              </w:rPr>
              <w:fldChar w:fldCharType="end"/>
            </w:r>
          </w:ins>
        </w:p>
        <w:p w14:paraId="1ACB2152" w14:textId="0C85A4E8" w:rsidR="00EF4B91" w:rsidRDefault="00EF4B91">
          <w:pPr>
            <w:pStyle w:val="TOC3"/>
            <w:tabs>
              <w:tab w:val="left" w:pos="1100"/>
              <w:tab w:val="right" w:leader="dot" w:pos="10456"/>
            </w:tabs>
            <w:rPr>
              <w:ins w:id="92" w:author="Robert Lundmark" w:date="2016-11-22T11:43:00Z"/>
              <w:rFonts w:asciiTheme="minorHAnsi" w:eastAsiaTheme="minorEastAsia" w:hAnsiTheme="minorHAnsi" w:cstheme="minorBidi"/>
              <w:noProof/>
              <w:sz w:val="22"/>
              <w:lang w:eastAsia="sv-SE"/>
            </w:rPr>
          </w:pPr>
          <w:ins w:id="93"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"_Toc467578342"</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5.2.1</w:t>
            </w:r>
            <w:r>
              <w:rPr>
                <w:rFonts w:asciiTheme="minorHAnsi" w:eastAsiaTheme="minorEastAsia" w:hAnsiTheme="minorHAnsi" w:cstheme="minorBidi"/>
                <w:noProof/>
                <w:sz w:val="22"/>
                <w:lang w:eastAsia="sv-SE"/>
              </w:rPr>
              <w:tab/>
            </w:r>
            <w:r w:rsidRPr="0082564A">
              <w:rPr>
                <w:rStyle w:val="Hyperlink"/>
                <w:noProof/>
              </w:rPr>
              <w:t>RIV-specifikation</w:t>
            </w:r>
            <w:r>
              <w:rPr>
                <w:noProof/>
                <w:webHidden/>
              </w:rPr>
              <w:tab/>
            </w:r>
            <w:r>
              <w:rPr>
                <w:noProof/>
                <w:webHidden/>
              </w:rPr>
              <w:fldChar w:fldCharType="begin"/>
            </w:r>
            <w:r>
              <w:rPr>
                <w:noProof/>
                <w:webHidden/>
              </w:rPr>
              <w:instrText xml:space="preserve"> PAGEREF _Toc467578342 \h </w:instrText>
            </w:r>
            <w:r>
              <w:rPr>
                <w:noProof/>
                <w:webHidden/>
              </w:rPr>
            </w:r>
          </w:ins>
          <w:r>
            <w:rPr>
              <w:noProof/>
              <w:webHidden/>
            </w:rPr>
            <w:fldChar w:fldCharType="separate"/>
          </w:r>
          <w:ins w:id="94" w:author="Robert Lundmark" w:date="2016-11-22T11:43:00Z">
            <w:r>
              <w:rPr>
                <w:noProof/>
                <w:webHidden/>
              </w:rPr>
              <w:t>18</w:t>
            </w:r>
            <w:r>
              <w:rPr>
                <w:noProof/>
                <w:webHidden/>
              </w:rPr>
              <w:fldChar w:fldCharType="end"/>
            </w:r>
            <w:r w:rsidRPr="0082564A">
              <w:rPr>
                <w:rStyle w:val="Hyperlink"/>
                <w:noProof/>
              </w:rPr>
              <w:fldChar w:fldCharType="end"/>
            </w:r>
          </w:ins>
        </w:p>
        <w:p w14:paraId="7DCA0919" w14:textId="4EEBB5DD" w:rsidR="00EF4B91" w:rsidRDefault="00EF4B91">
          <w:pPr>
            <w:pStyle w:val="TOC1"/>
            <w:tabs>
              <w:tab w:val="left" w:pos="400"/>
              <w:tab w:val="right" w:leader="dot" w:pos="10456"/>
            </w:tabs>
            <w:rPr>
              <w:ins w:id="95" w:author="Robert Lundmark" w:date="2016-11-22T11:43:00Z"/>
              <w:rFonts w:asciiTheme="minorHAnsi" w:eastAsiaTheme="minorEastAsia" w:hAnsiTheme="minorHAnsi" w:cstheme="minorBidi"/>
              <w:noProof/>
              <w:sz w:val="22"/>
              <w:lang w:eastAsia="sv-SE"/>
            </w:rPr>
          </w:pPr>
          <w:ins w:id="96"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"_Toc467578343"</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w:t>
            </w:r>
            <w:r>
              <w:rPr>
                <w:rFonts w:asciiTheme="minorHAnsi" w:eastAsiaTheme="minorEastAsia" w:hAnsiTheme="minorHAnsi" w:cstheme="minorBidi"/>
                <w:noProof/>
                <w:sz w:val="22"/>
                <w:lang w:eastAsia="sv-SE"/>
              </w:rPr>
              <w:tab/>
            </w:r>
            <w:r w:rsidRPr="0082564A">
              <w:rPr>
                <w:rStyle w:val="Hyperlink"/>
                <w:noProof/>
              </w:rPr>
              <w:t>Tjänstekontrakt</w:t>
            </w:r>
            <w:r>
              <w:rPr>
                <w:noProof/>
                <w:webHidden/>
              </w:rPr>
              <w:tab/>
            </w:r>
            <w:r>
              <w:rPr>
                <w:noProof/>
                <w:webHidden/>
              </w:rPr>
              <w:fldChar w:fldCharType="begin"/>
            </w:r>
            <w:r>
              <w:rPr>
                <w:noProof/>
                <w:webHidden/>
              </w:rPr>
              <w:instrText xml:space="preserve"> PAGEREF _Toc467578343 \h </w:instrText>
            </w:r>
            <w:r>
              <w:rPr>
                <w:noProof/>
                <w:webHidden/>
              </w:rPr>
            </w:r>
          </w:ins>
          <w:r>
            <w:rPr>
              <w:noProof/>
              <w:webHidden/>
            </w:rPr>
            <w:fldChar w:fldCharType="separate"/>
          </w:r>
          <w:ins w:id="97" w:author="Robert Lundmark" w:date="2016-11-22T11:43:00Z">
            <w:r>
              <w:rPr>
                <w:noProof/>
                <w:webHidden/>
              </w:rPr>
              <w:t>19</w:t>
            </w:r>
            <w:r>
              <w:rPr>
                <w:noProof/>
                <w:webHidden/>
              </w:rPr>
              <w:fldChar w:fldCharType="end"/>
            </w:r>
            <w:r w:rsidRPr="0082564A">
              <w:rPr>
                <w:rStyle w:val="Hyperlink"/>
                <w:noProof/>
              </w:rPr>
              <w:fldChar w:fldCharType="end"/>
            </w:r>
          </w:ins>
        </w:p>
        <w:p w14:paraId="4ACBFAC5" w14:textId="3ABC5322" w:rsidR="00EF4B91" w:rsidRDefault="00EF4B91">
          <w:pPr>
            <w:pStyle w:val="TOC2"/>
            <w:tabs>
              <w:tab w:val="left" w:pos="880"/>
              <w:tab w:val="right" w:leader="dot" w:pos="10456"/>
            </w:tabs>
            <w:rPr>
              <w:ins w:id="98" w:author="Robert Lundmark" w:date="2016-11-22T11:43:00Z"/>
              <w:rFonts w:asciiTheme="minorHAnsi" w:eastAsiaTheme="minorEastAsia" w:hAnsiTheme="minorHAnsi" w:cstheme="minorBidi"/>
              <w:noProof/>
              <w:sz w:val="22"/>
              <w:lang w:eastAsia="sv-SE"/>
            </w:rPr>
          </w:pPr>
          <w:ins w:id="99"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"_Toc467578344"</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6.1</w:t>
            </w:r>
            <w:r>
              <w:rPr>
                <w:rFonts w:asciiTheme="minorHAnsi" w:eastAsiaTheme="minorEastAsia" w:hAnsiTheme="minorHAnsi" w:cstheme="minorBidi"/>
                <w:noProof/>
                <w:sz w:val="22"/>
                <w:lang w:eastAsia="sv-SE"/>
              </w:rPr>
              <w:tab/>
            </w:r>
            <w:r w:rsidRPr="0082564A">
              <w:rPr>
                <w:rStyle w:val="Hyperlink"/>
                <w:noProof/>
              </w:rPr>
              <w:t>GetHealthCareUnit</w:t>
            </w:r>
            <w:r>
              <w:rPr>
                <w:noProof/>
                <w:webHidden/>
              </w:rPr>
              <w:tab/>
            </w:r>
            <w:r>
              <w:rPr>
                <w:noProof/>
                <w:webHidden/>
              </w:rPr>
              <w:fldChar w:fldCharType="begin"/>
            </w:r>
            <w:r>
              <w:rPr>
                <w:noProof/>
                <w:webHidden/>
              </w:rPr>
              <w:instrText xml:space="preserve"> PAGEREF _Toc467578344 \h </w:instrText>
            </w:r>
            <w:r>
              <w:rPr>
                <w:noProof/>
                <w:webHidden/>
              </w:rPr>
            </w:r>
          </w:ins>
          <w:r>
            <w:rPr>
              <w:noProof/>
              <w:webHidden/>
            </w:rPr>
            <w:fldChar w:fldCharType="separate"/>
          </w:r>
          <w:ins w:id="100" w:author="Robert Lundmark" w:date="2016-11-22T11:43:00Z">
            <w:r>
              <w:rPr>
                <w:noProof/>
                <w:webHidden/>
              </w:rPr>
              <w:t>19</w:t>
            </w:r>
            <w:r>
              <w:rPr>
                <w:noProof/>
                <w:webHidden/>
              </w:rPr>
              <w:fldChar w:fldCharType="end"/>
            </w:r>
            <w:r w:rsidRPr="0082564A">
              <w:rPr>
                <w:rStyle w:val="Hyperlink"/>
                <w:noProof/>
              </w:rPr>
              <w:fldChar w:fldCharType="end"/>
            </w:r>
          </w:ins>
        </w:p>
        <w:p w14:paraId="0E60269E" w14:textId="1B9A95F7" w:rsidR="00EF4B91" w:rsidRDefault="00EF4B91">
          <w:pPr>
            <w:pStyle w:val="TOC3"/>
            <w:tabs>
              <w:tab w:val="left" w:pos="1100"/>
              <w:tab w:val="right" w:leader="dot" w:pos="10456"/>
            </w:tabs>
            <w:rPr>
              <w:ins w:id="101" w:author="Robert Lundmark" w:date="2016-11-22T11:43:00Z"/>
              <w:rFonts w:asciiTheme="minorHAnsi" w:eastAsiaTheme="minorEastAsia" w:hAnsiTheme="minorHAnsi" w:cstheme="minorBidi"/>
              <w:noProof/>
              <w:sz w:val="22"/>
              <w:lang w:eastAsia="sv-SE"/>
            </w:rPr>
          </w:pPr>
          <w:ins w:id="102"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"_Toc467578345"</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6.1.1</w:t>
            </w:r>
            <w:r>
              <w:rPr>
                <w:rFonts w:asciiTheme="minorHAnsi" w:eastAsiaTheme="minorEastAsia" w:hAnsiTheme="minorHAnsi" w:cstheme="minorBidi"/>
                <w:noProof/>
                <w:sz w:val="22"/>
                <w:lang w:eastAsia="sv-SE"/>
              </w:rPr>
              <w:tab/>
            </w:r>
            <w:r w:rsidRPr="0082564A">
              <w:rPr>
                <w:rStyle w:val="Hyperlink"/>
                <w:noProof/>
              </w:rPr>
              <w:t>Version</w:t>
            </w:r>
            <w:r>
              <w:rPr>
                <w:noProof/>
                <w:webHidden/>
              </w:rPr>
              <w:tab/>
            </w:r>
            <w:r>
              <w:rPr>
                <w:noProof/>
                <w:webHidden/>
              </w:rPr>
              <w:fldChar w:fldCharType="begin"/>
            </w:r>
            <w:r>
              <w:rPr>
                <w:noProof/>
                <w:webHidden/>
              </w:rPr>
              <w:instrText xml:space="preserve"> PAGEREF _Toc467578345 \h </w:instrText>
            </w:r>
            <w:r>
              <w:rPr>
                <w:noProof/>
                <w:webHidden/>
              </w:rPr>
            </w:r>
          </w:ins>
          <w:r>
            <w:rPr>
              <w:noProof/>
              <w:webHidden/>
            </w:rPr>
            <w:fldChar w:fldCharType="separate"/>
          </w:r>
          <w:ins w:id="103" w:author="Robert Lundmark" w:date="2016-11-22T11:43:00Z">
            <w:r>
              <w:rPr>
                <w:noProof/>
                <w:webHidden/>
              </w:rPr>
              <w:t>19</w:t>
            </w:r>
            <w:r>
              <w:rPr>
                <w:noProof/>
                <w:webHidden/>
              </w:rPr>
              <w:fldChar w:fldCharType="end"/>
            </w:r>
            <w:r w:rsidRPr="0082564A">
              <w:rPr>
                <w:rStyle w:val="Hyperlink"/>
                <w:noProof/>
              </w:rPr>
              <w:fldChar w:fldCharType="end"/>
            </w:r>
          </w:ins>
        </w:p>
        <w:p w14:paraId="19B64714" w14:textId="398C727D" w:rsidR="00EF4B91" w:rsidRDefault="00EF4B91">
          <w:pPr>
            <w:pStyle w:val="TOC3"/>
            <w:tabs>
              <w:tab w:val="left" w:pos="1100"/>
              <w:tab w:val="right" w:leader="dot" w:pos="10456"/>
            </w:tabs>
            <w:rPr>
              <w:ins w:id="104" w:author="Robert Lundmark" w:date="2016-11-22T11:43:00Z"/>
              <w:rFonts w:asciiTheme="minorHAnsi" w:eastAsiaTheme="minorEastAsia" w:hAnsiTheme="minorHAnsi" w:cstheme="minorBidi"/>
              <w:noProof/>
              <w:sz w:val="22"/>
              <w:lang w:eastAsia="sv-SE"/>
            </w:rPr>
          </w:pPr>
          <w:ins w:id="105" w:author="Robert Lundmark" w:date="2016-11-22T11:43:00Z">
            <w:r w:rsidRPr="0082564A">
              <w:rPr>
                <w:rStyle w:val="Hyperlink"/>
                <w:noProof/>
              </w:rPr>
              <w:lastRenderedPageBreak/>
              <w:fldChar w:fldCharType="begin"/>
            </w:r>
            <w:r w:rsidRPr="0082564A">
              <w:rPr>
                <w:rStyle w:val="Hyperlink"/>
                <w:noProof/>
              </w:rPr>
              <w:instrText xml:space="preserve"> </w:instrText>
            </w:r>
            <w:r>
              <w:rPr>
                <w:noProof/>
              </w:rPr>
              <w:instrText>HYPERLINK \l "_Toc467578346"</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6.1.2</w:t>
            </w:r>
            <w:r>
              <w:rPr>
                <w:rFonts w:asciiTheme="minorHAnsi" w:eastAsiaTheme="minorEastAsia" w:hAnsiTheme="minorHAnsi" w:cstheme="minorBidi"/>
                <w:noProof/>
                <w:sz w:val="22"/>
                <w:lang w:eastAsia="sv-SE"/>
              </w:rPr>
              <w:tab/>
            </w:r>
            <w:r w:rsidRPr="0082564A">
              <w:rPr>
                <w:rStyle w:val="Hyperlink"/>
                <w:noProof/>
              </w:rPr>
              <w:t>Fältregler</w:t>
            </w:r>
            <w:r>
              <w:rPr>
                <w:noProof/>
                <w:webHidden/>
              </w:rPr>
              <w:tab/>
            </w:r>
            <w:r>
              <w:rPr>
                <w:noProof/>
                <w:webHidden/>
              </w:rPr>
              <w:fldChar w:fldCharType="begin"/>
            </w:r>
            <w:r>
              <w:rPr>
                <w:noProof/>
                <w:webHidden/>
              </w:rPr>
              <w:instrText xml:space="preserve"> PAGEREF _Toc467578346 \h </w:instrText>
            </w:r>
            <w:r>
              <w:rPr>
                <w:noProof/>
                <w:webHidden/>
              </w:rPr>
            </w:r>
          </w:ins>
          <w:r>
            <w:rPr>
              <w:noProof/>
              <w:webHidden/>
            </w:rPr>
            <w:fldChar w:fldCharType="separate"/>
          </w:r>
          <w:ins w:id="106" w:author="Robert Lundmark" w:date="2016-11-22T11:43:00Z">
            <w:r>
              <w:rPr>
                <w:noProof/>
                <w:webHidden/>
              </w:rPr>
              <w:t>19</w:t>
            </w:r>
            <w:r>
              <w:rPr>
                <w:noProof/>
                <w:webHidden/>
              </w:rPr>
              <w:fldChar w:fldCharType="end"/>
            </w:r>
            <w:r w:rsidRPr="0082564A">
              <w:rPr>
                <w:rStyle w:val="Hyperlink"/>
                <w:noProof/>
              </w:rPr>
              <w:fldChar w:fldCharType="end"/>
            </w:r>
          </w:ins>
        </w:p>
        <w:p w14:paraId="00D18F47" w14:textId="48B94496" w:rsidR="00EF4B91" w:rsidRDefault="00EF4B91">
          <w:pPr>
            <w:pStyle w:val="TOC3"/>
            <w:tabs>
              <w:tab w:val="left" w:pos="1100"/>
              <w:tab w:val="right" w:leader="dot" w:pos="10456"/>
            </w:tabs>
            <w:rPr>
              <w:ins w:id="107" w:author="Robert Lundmark" w:date="2016-11-22T11:43:00Z"/>
              <w:rFonts w:asciiTheme="minorHAnsi" w:eastAsiaTheme="minorEastAsia" w:hAnsiTheme="minorHAnsi" w:cstheme="minorBidi"/>
              <w:noProof/>
              <w:sz w:val="22"/>
              <w:lang w:eastAsia="sv-SE"/>
            </w:rPr>
          </w:pPr>
          <w:ins w:id="108"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"_Toc467578347"</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6.1.3</w:t>
            </w:r>
            <w:r>
              <w:rPr>
                <w:rFonts w:asciiTheme="minorHAnsi" w:eastAsiaTheme="minorEastAsia" w:hAnsiTheme="minorHAnsi" w:cstheme="minorBidi"/>
                <w:noProof/>
                <w:sz w:val="22"/>
                <w:lang w:eastAsia="sv-SE"/>
              </w:rPr>
              <w:tab/>
            </w:r>
            <w:r w:rsidRPr="0082564A">
              <w:rPr>
                <w:rStyle w:val="Hyperlink"/>
                <w:noProof/>
              </w:rPr>
              <w:t>Tjänstekontraktsspecifika krav och regler</w:t>
            </w:r>
            <w:r>
              <w:rPr>
                <w:noProof/>
                <w:webHidden/>
              </w:rPr>
              <w:tab/>
            </w:r>
            <w:r>
              <w:rPr>
                <w:noProof/>
                <w:webHidden/>
              </w:rPr>
              <w:fldChar w:fldCharType="begin"/>
            </w:r>
            <w:r>
              <w:rPr>
                <w:noProof/>
                <w:webHidden/>
              </w:rPr>
              <w:instrText xml:space="preserve"> PAGEREF _Toc467578347 \h </w:instrText>
            </w:r>
            <w:r>
              <w:rPr>
                <w:noProof/>
                <w:webHidden/>
              </w:rPr>
            </w:r>
          </w:ins>
          <w:r>
            <w:rPr>
              <w:noProof/>
              <w:webHidden/>
            </w:rPr>
            <w:fldChar w:fldCharType="separate"/>
          </w:r>
          <w:ins w:id="109" w:author="Robert Lundmark" w:date="2016-11-22T11:43:00Z">
            <w:r>
              <w:rPr>
                <w:noProof/>
                <w:webHidden/>
              </w:rPr>
              <w:t>20</w:t>
            </w:r>
            <w:r>
              <w:rPr>
                <w:noProof/>
                <w:webHidden/>
              </w:rPr>
              <w:fldChar w:fldCharType="end"/>
            </w:r>
            <w:r w:rsidRPr="0082564A">
              <w:rPr>
                <w:rStyle w:val="Hyperlink"/>
                <w:noProof/>
              </w:rPr>
              <w:fldChar w:fldCharType="end"/>
            </w:r>
          </w:ins>
        </w:p>
        <w:p w14:paraId="02725570" w14:textId="359EFABB" w:rsidR="00EF4B91" w:rsidRDefault="00EF4B91">
          <w:pPr>
            <w:pStyle w:val="TOC3"/>
            <w:tabs>
              <w:tab w:val="left" w:pos="1100"/>
              <w:tab w:val="right" w:leader="dot" w:pos="10456"/>
            </w:tabs>
            <w:rPr>
              <w:ins w:id="110" w:author="Robert Lundmark" w:date="2016-11-22T11:43:00Z"/>
              <w:rFonts w:asciiTheme="minorHAnsi" w:eastAsiaTheme="minorEastAsia" w:hAnsiTheme="minorHAnsi" w:cstheme="minorBidi"/>
              <w:noProof/>
              <w:sz w:val="22"/>
              <w:lang w:eastAsia="sv-SE"/>
            </w:rPr>
          </w:pPr>
          <w:ins w:id="111"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"_Toc467578348"</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6.1.4</w:t>
            </w:r>
            <w:r>
              <w:rPr>
                <w:rFonts w:asciiTheme="minorHAnsi" w:eastAsiaTheme="minorEastAsia" w:hAnsiTheme="minorHAnsi" w:cstheme="minorBidi"/>
                <w:noProof/>
                <w:sz w:val="22"/>
                <w:lang w:eastAsia="sv-SE"/>
              </w:rPr>
              <w:tab/>
            </w:r>
            <w:r w:rsidRPr="0082564A">
              <w:rPr>
                <w:rStyle w:val="Hyperlink"/>
                <w:noProof/>
              </w:rPr>
              <w:t>Annan information om kontraktet</w:t>
            </w:r>
            <w:r>
              <w:rPr>
                <w:noProof/>
                <w:webHidden/>
              </w:rPr>
              <w:tab/>
            </w:r>
            <w:r>
              <w:rPr>
                <w:noProof/>
                <w:webHidden/>
              </w:rPr>
              <w:fldChar w:fldCharType="begin"/>
            </w:r>
            <w:r>
              <w:rPr>
                <w:noProof/>
                <w:webHidden/>
              </w:rPr>
              <w:instrText xml:space="preserve"> PAGEREF _Toc467578348 \h </w:instrText>
            </w:r>
            <w:r>
              <w:rPr>
                <w:noProof/>
                <w:webHidden/>
              </w:rPr>
            </w:r>
          </w:ins>
          <w:r>
            <w:rPr>
              <w:noProof/>
              <w:webHidden/>
            </w:rPr>
            <w:fldChar w:fldCharType="separate"/>
          </w:r>
          <w:ins w:id="112" w:author="Robert Lundmark" w:date="2016-11-22T11:43:00Z">
            <w:r>
              <w:rPr>
                <w:noProof/>
                <w:webHidden/>
              </w:rPr>
              <w:t>21</w:t>
            </w:r>
            <w:r>
              <w:rPr>
                <w:noProof/>
                <w:webHidden/>
              </w:rPr>
              <w:fldChar w:fldCharType="end"/>
            </w:r>
            <w:r w:rsidRPr="0082564A">
              <w:rPr>
                <w:rStyle w:val="Hyperlink"/>
                <w:noProof/>
              </w:rPr>
              <w:fldChar w:fldCharType="end"/>
            </w:r>
          </w:ins>
        </w:p>
        <w:p w14:paraId="77445778" w14:textId="3F7B1FD4" w:rsidR="00EF4B91" w:rsidRDefault="00EF4B91">
          <w:pPr>
            <w:pStyle w:val="TOC2"/>
            <w:tabs>
              <w:tab w:val="left" w:pos="880"/>
              <w:tab w:val="right" w:leader="dot" w:pos="10456"/>
            </w:tabs>
            <w:rPr>
              <w:ins w:id="113" w:author="Robert Lundmark" w:date="2016-11-22T11:43:00Z"/>
              <w:rFonts w:asciiTheme="minorHAnsi" w:eastAsiaTheme="minorEastAsia" w:hAnsiTheme="minorHAnsi" w:cstheme="minorBidi"/>
              <w:noProof/>
              <w:sz w:val="22"/>
              <w:lang w:eastAsia="sv-SE"/>
            </w:rPr>
          </w:pPr>
          <w:ins w:id="114"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"_Toc467578349"</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6.2</w:t>
            </w:r>
            <w:r>
              <w:rPr>
                <w:rFonts w:asciiTheme="minorHAnsi" w:eastAsiaTheme="minorEastAsia" w:hAnsiTheme="minorHAnsi" w:cstheme="minorBidi"/>
                <w:noProof/>
                <w:sz w:val="22"/>
                <w:lang w:eastAsia="sv-SE"/>
              </w:rPr>
              <w:tab/>
            </w:r>
            <w:r w:rsidRPr="0082564A">
              <w:rPr>
                <w:rStyle w:val="Hyperlink"/>
                <w:noProof/>
              </w:rPr>
              <w:t>GetHealthCareUnitList</w:t>
            </w:r>
            <w:r>
              <w:rPr>
                <w:noProof/>
                <w:webHidden/>
              </w:rPr>
              <w:tab/>
            </w:r>
            <w:r>
              <w:rPr>
                <w:noProof/>
                <w:webHidden/>
              </w:rPr>
              <w:fldChar w:fldCharType="begin"/>
            </w:r>
            <w:r>
              <w:rPr>
                <w:noProof/>
                <w:webHidden/>
              </w:rPr>
              <w:instrText xml:space="preserve"> PAGEREF _Toc467578349 \h </w:instrText>
            </w:r>
            <w:r>
              <w:rPr>
                <w:noProof/>
                <w:webHidden/>
              </w:rPr>
            </w:r>
          </w:ins>
          <w:r>
            <w:rPr>
              <w:noProof/>
              <w:webHidden/>
            </w:rPr>
            <w:fldChar w:fldCharType="separate"/>
          </w:r>
          <w:ins w:id="115" w:author="Robert Lundmark" w:date="2016-11-22T11:43:00Z">
            <w:r>
              <w:rPr>
                <w:noProof/>
                <w:webHidden/>
              </w:rPr>
              <w:t>22</w:t>
            </w:r>
            <w:r>
              <w:rPr>
                <w:noProof/>
                <w:webHidden/>
              </w:rPr>
              <w:fldChar w:fldCharType="end"/>
            </w:r>
            <w:r w:rsidRPr="0082564A">
              <w:rPr>
                <w:rStyle w:val="Hyperlink"/>
                <w:noProof/>
              </w:rPr>
              <w:fldChar w:fldCharType="end"/>
            </w:r>
          </w:ins>
        </w:p>
        <w:p w14:paraId="13DC7B43" w14:textId="1057092C" w:rsidR="00EF4B91" w:rsidRDefault="00EF4B91">
          <w:pPr>
            <w:pStyle w:val="TOC3"/>
            <w:tabs>
              <w:tab w:val="left" w:pos="1100"/>
              <w:tab w:val="right" w:leader="dot" w:pos="10456"/>
            </w:tabs>
            <w:rPr>
              <w:ins w:id="116" w:author="Robert Lundmark" w:date="2016-11-22T11:43:00Z"/>
              <w:rFonts w:asciiTheme="minorHAnsi" w:eastAsiaTheme="minorEastAsia" w:hAnsiTheme="minorHAnsi" w:cstheme="minorBidi"/>
              <w:noProof/>
              <w:sz w:val="22"/>
              <w:lang w:eastAsia="sv-SE"/>
            </w:rPr>
          </w:pPr>
          <w:ins w:id="117"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"_Toc467578350"</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6.2.1</w:t>
            </w:r>
            <w:r>
              <w:rPr>
                <w:rFonts w:asciiTheme="minorHAnsi" w:eastAsiaTheme="minorEastAsia" w:hAnsiTheme="minorHAnsi" w:cstheme="minorBidi"/>
                <w:noProof/>
                <w:sz w:val="22"/>
                <w:lang w:eastAsia="sv-SE"/>
              </w:rPr>
              <w:tab/>
            </w:r>
            <w:r w:rsidRPr="0082564A">
              <w:rPr>
                <w:rStyle w:val="Hyperlink"/>
                <w:noProof/>
              </w:rPr>
              <w:t>Version</w:t>
            </w:r>
            <w:r>
              <w:rPr>
                <w:noProof/>
                <w:webHidden/>
              </w:rPr>
              <w:tab/>
            </w:r>
            <w:r>
              <w:rPr>
                <w:noProof/>
                <w:webHidden/>
              </w:rPr>
              <w:fldChar w:fldCharType="begin"/>
            </w:r>
            <w:r>
              <w:rPr>
                <w:noProof/>
                <w:webHidden/>
              </w:rPr>
              <w:instrText xml:space="preserve"> PAGEREF _Toc467578350 \h </w:instrText>
            </w:r>
            <w:r>
              <w:rPr>
                <w:noProof/>
                <w:webHidden/>
              </w:rPr>
            </w:r>
          </w:ins>
          <w:r>
            <w:rPr>
              <w:noProof/>
              <w:webHidden/>
            </w:rPr>
            <w:fldChar w:fldCharType="separate"/>
          </w:r>
          <w:ins w:id="118" w:author="Robert Lundmark" w:date="2016-11-22T11:43:00Z">
            <w:r>
              <w:rPr>
                <w:noProof/>
                <w:webHidden/>
              </w:rPr>
              <w:t>22</w:t>
            </w:r>
            <w:r>
              <w:rPr>
                <w:noProof/>
                <w:webHidden/>
              </w:rPr>
              <w:fldChar w:fldCharType="end"/>
            </w:r>
            <w:r w:rsidRPr="0082564A">
              <w:rPr>
                <w:rStyle w:val="Hyperlink"/>
                <w:noProof/>
              </w:rPr>
              <w:fldChar w:fldCharType="end"/>
            </w:r>
          </w:ins>
        </w:p>
        <w:p w14:paraId="0C716A6C" w14:textId="3967C272" w:rsidR="00EF4B91" w:rsidRDefault="00EF4B91">
          <w:pPr>
            <w:pStyle w:val="TOC3"/>
            <w:tabs>
              <w:tab w:val="left" w:pos="1100"/>
              <w:tab w:val="right" w:leader="dot" w:pos="10456"/>
            </w:tabs>
            <w:rPr>
              <w:ins w:id="119" w:author="Robert Lundmark" w:date="2016-11-22T11:43:00Z"/>
              <w:rFonts w:asciiTheme="minorHAnsi" w:eastAsiaTheme="minorEastAsia" w:hAnsiTheme="minorHAnsi" w:cstheme="minorBidi"/>
              <w:noProof/>
              <w:sz w:val="22"/>
              <w:lang w:eastAsia="sv-SE"/>
            </w:rPr>
          </w:pPr>
          <w:ins w:id="120"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"_Toc467578351"</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6.2.2</w:t>
            </w:r>
            <w:r>
              <w:rPr>
                <w:rFonts w:asciiTheme="minorHAnsi" w:eastAsiaTheme="minorEastAsia" w:hAnsiTheme="minorHAnsi" w:cstheme="minorBidi"/>
                <w:noProof/>
                <w:sz w:val="22"/>
                <w:lang w:eastAsia="sv-SE"/>
              </w:rPr>
              <w:tab/>
            </w:r>
            <w:r w:rsidRPr="0082564A">
              <w:rPr>
                <w:rStyle w:val="Hyperlink"/>
                <w:noProof/>
              </w:rPr>
              <w:t>Fältregler</w:t>
            </w:r>
            <w:r>
              <w:rPr>
                <w:noProof/>
                <w:webHidden/>
              </w:rPr>
              <w:tab/>
            </w:r>
            <w:r>
              <w:rPr>
                <w:noProof/>
                <w:webHidden/>
              </w:rPr>
              <w:fldChar w:fldCharType="begin"/>
            </w:r>
            <w:r>
              <w:rPr>
                <w:noProof/>
                <w:webHidden/>
              </w:rPr>
              <w:instrText xml:space="preserve"> PAGEREF _Toc467578351 \h </w:instrText>
            </w:r>
            <w:r>
              <w:rPr>
                <w:noProof/>
                <w:webHidden/>
              </w:rPr>
            </w:r>
          </w:ins>
          <w:r>
            <w:rPr>
              <w:noProof/>
              <w:webHidden/>
            </w:rPr>
            <w:fldChar w:fldCharType="separate"/>
          </w:r>
          <w:ins w:id="121" w:author="Robert Lundmark" w:date="2016-11-22T11:43:00Z">
            <w:r>
              <w:rPr>
                <w:noProof/>
                <w:webHidden/>
              </w:rPr>
              <w:t>22</w:t>
            </w:r>
            <w:r>
              <w:rPr>
                <w:noProof/>
                <w:webHidden/>
              </w:rPr>
              <w:fldChar w:fldCharType="end"/>
            </w:r>
            <w:r w:rsidRPr="0082564A">
              <w:rPr>
                <w:rStyle w:val="Hyperlink"/>
                <w:noProof/>
              </w:rPr>
              <w:fldChar w:fldCharType="end"/>
            </w:r>
          </w:ins>
        </w:p>
        <w:p w14:paraId="760C63BC" w14:textId="5275DE26" w:rsidR="00EF4B91" w:rsidRDefault="00EF4B91">
          <w:pPr>
            <w:pStyle w:val="TOC3"/>
            <w:tabs>
              <w:tab w:val="left" w:pos="1100"/>
              <w:tab w:val="right" w:leader="dot" w:pos="10456"/>
            </w:tabs>
            <w:rPr>
              <w:ins w:id="122" w:author="Robert Lundmark" w:date="2016-11-22T11:43:00Z"/>
              <w:rFonts w:asciiTheme="minorHAnsi" w:eastAsiaTheme="minorEastAsia" w:hAnsiTheme="minorHAnsi" w:cstheme="minorBidi"/>
              <w:noProof/>
              <w:sz w:val="22"/>
              <w:lang w:eastAsia="sv-SE"/>
            </w:rPr>
          </w:pPr>
          <w:ins w:id="123"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"_Toc467578352"</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6.2.3</w:t>
            </w:r>
            <w:r>
              <w:rPr>
                <w:rFonts w:asciiTheme="minorHAnsi" w:eastAsiaTheme="minorEastAsia" w:hAnsiTheme="minorHAnsi" w:cstheme="minorBidi"/>
                <w:noProof/>
                <w:sz w:val="22"/>
                <w:lang w:eastAsia="sv-SE"/>
              </w:rPr>
              <w:tab/>
            </w:r>
            <w:r w:rsidRPr="0082564A">
              <w:rPr>
                <w:rStyle w:val="Hyperlink"/>
                <w:noProof/>
              </w:rPr>
              <w:t>Tjänstekontraktsspecifika krav och regler</w:t>
            </w:r>
            <w:r>
              <w:rPr>
                <w:noProof/>
                <w:webHidden/>
              </w:rPr>
              <w:tab/>
            </w:r>
            <w:r>
              <w:rPr>
                <w:noProof/>
                <w:webHidden/>
              </w:rPr>
              <w:fldChar w:fldCharType="begin"/>
            </w:r>
            <w:r>
              <w:rPr>
                <w:noProof/>
                <w:webHidden/>
              </w:rPr>
              <w:instrText xml:space="preserve"> PAGEREF _Toc467578352 \h </w:instrText>
            </w:r>
            <w:r>
              <w:rPr>
                <w:noProof/>
                <w:webHidden/>
              </w:rPr>
            </w:r>
          </w:ins>
          <w:r>
            <w:rPr>
              <w:noProof/>
              <w:webHidden/>
            </w:rPr>
            <w:fldChar w:fldCharType="separate"/>
          </w:r>
          <w:ins w:id="124" w:author="Robert Lundmark" w:date="2016-11-22T11:43:00Z">
            <w:r>
              <w:rPr>
                <w:noProof/>
                <w:webHidden/>
              </w:rPr>
              <w:t>23</w:t>
            </w:r>
            <w:r>
              <w:rPr>
                <w:noProof/>
                <w:webHidden/>
              </w:rPr>
              <w:fldChar w:fldCharType="end"/>
            </w:r>
            <w:r w:rsidRPr="0082564A">
              <w:rPr>
                <w:rStyle w:val="Hyperlink"/>
                <w:noProof/>
              </w:rPr>
              <w:fldChar w:fldCharType="end"/>
            </w:r>
          </w:ins>
        </w:p>
        <w:p w14:paraId="545B0D78" w14:textId="63E73EA0" w:rsidR="00EF4B91" w:rsidRDefault="00EF4B91">
          <w:pPr>
            <w:pStyle w:val="TOC3"/>
            <w:tabs>
              <w:tab w:val="left" w:pos="1100"/>
              <w:tab w:val="right" w:leader="dot" w:pos="10456"/>
            </w:tabs>
            <w:rPr>
              <w:ins w:id="125" w:author="Robert Lundmark" w:date="2016-11-22T11:43:00Z"/>
              <w:rFonts w:asciiTheme="minorHAnsi" w:eastAsiaTheme="minorEastAsia" w:hAnsiTheme="minorHAnsi" w:cstheme="minorBidi"/>
              <w:noProof/>
              <w:sz w:val="22"/>
              <w:lang w:eastAsia="sv-SE"/>
            </w:rPr>
          </w:pPr>
          <w:ins w:id="126"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"_Toc467578353"</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6.2.4</w:t>
            </w:r>
            <w:r>
              <w:rPr>
                <w:rFonts w:asciiTheme="minorHAnsi" w:eastAsiaTheme="minorEastAsia" w:hAnsiTheme="minorHAnsi" w:cstheme="minorBidi"/>
                <w:noProof/>
                <w:sz w:val="22"/>
                <w:lang w:eastAsia="sv-SE"/>
              </w:rPr>
              <w:tab/>
            </w:r>
            <w:r w:rsidRPr="0082564A">
              <w:rPr>
                <w:rStyle w:val="Hyperlink"/>
                <w:noProof/>
              </w:rPr>
              <w:t>Annan information om kontraktet</w:t>
            </w:r>
            <w:r>
              <w:rPr>
                <w:noProof/>
                <w:webHidden/>
              </w:rPr>
              <w:tab/>
            </w:r>
            <w:r>
              <w:rPr>
                <w:noProof/>
                <w:webHidden/>
              </w:rPr>
              <w:fldChar w:fldCharType="begin"/>
            </w:r>
            <w:r>
              <w:rPr>
                <w:noProof/>
                <w:webHidden/>
              </w:rPr>
              <w:instrText xml:space="preserve"> PAGEREF _Toc467578353 \h </w:instrText>
            </w:r>
            <w:r>
              <w:rPr>
                <w:noProof/>
                <w:webHidden/>
              </w:rPr>
            </w:r>
          </w:ins>
          <w:r>
            <w:rPr>
              <w:noProof/>
              <w:webHidden/>
            </w:rPr>
            <w:fldChar w:fldCharType="separate"/>
          </w:r>
          <w:ins w:id="127" w:author="Robert Lundmark" w:date="2016-11-22T11:43:00Z">
            <w:r>
              <w:rPr>
                <w:noProof/>
                <w:webHidden/>
              </w:rPr>
              <w:t>24</w:t>
            </w:r>
            <w:r>
              <w:rPr>
                <w:noProof/>
                <w:webHidden/>
              </w:rPr>
              <w:fldChar w:fldCharType="end"/>
            </w:r>
            <w:r w:rsidRPr="0082564A">
              <w:rPr>
                <w:rStyle w:val="Hyperlink"/>
                <w:noProof/>
              </w:rPr>
              <w:fldChar w:fldCharType="end"/>
            </w:r>
          </w:ins>
        </w:p>
        <w:p w14:paraId="44209D45" w14:textId="62C4CE55" w:rsidR="00EF4B91" w:rsidRDefault="00EF4B91">
          <w:pPr>
            <w:pStyle w:val="TOC2"/>
            <w:tabs>
              <w:tab w:val="left" w:pos="880"/>
              <w:tab w:val="right" w:leader="dot" w:pos="10456"/>
            </w:tabs>
            <w:rPr>
              <w:ins w:id="128" w:author="Robert Lundmark" w:date="2016-11-22T11:43:00Z"/>
              <w:rFonts w:asciiTheme="minorHAnsi" w:eastAsiaTheme="minorEastAsia" w:hAnsiTheme="minorHAnsi" w:cstheme="minorBidi"/>
              <w:noProof/>
              <w:sz w:val="22"/>
              <w:lang w:eastAsia="sv-SE"/>
            </w:rPr>
          </w:pPr>
          <w:ins w:id="129"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"_Toc467578354"</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6.3</w:t>
            </w:r>
            <w:r>
              <w:rPr>
                <w:rFonts w:asciiTheme="minorHAnsi" w:eastAsiaTheme="minorEastAsia" w:hAnsiTheme="minorHAnsi" w:cstheme="minorBidi"/>
                <w:noProof/>
                <w:sz w:val="22"/>
                <w:lang w:eastAsia="sv-SE"/>
              </w:rPr>
              <w:tab/>
            </w:r>
            <w:r w:rsidRPr="0082564A">
              <w:rPr>
                <w:rStyle w:val="Hyperlink"/>
                <w:noProof/>
              </w:rPr>
              <w:t>GetHealthCareUnitMembers</w:t>
            </w:r>
            <w:r>
              <w:rPr>
                <w:noProof/>
                <w:webHidden/>
              </w:rPr>
              <w:tab/>
            </w:r>
            <w:r>
              <w:rPr>
                <w:noProof/>
                <w:webHidden/>
              </w:rPr>
              <w:fldChar w:fldCharType="begin"/>
            </w:r>
            <w:r>
              <w:rPr>
                <w:noProof/>
                <w:webHidden/>
              </w:rPr>
              <w:instrText xml:space="preserve"> PAGEREF _Toc467578354 \h </w:instrText>
            </w:r>
            <w:r>
              <w:rPr>
                <w:noProof/>
                <w:webHidden/>
              </w:rPr>
            </w:r>
          </w:ins>
          <w:r>
            <w:rPr>
              <w:noProof/>
              <w:webHidden/>
            </w:rPr>
            <w:fldChar w:fldCharType="separate"/>
          </w:r>
          <w:ins w:id="130" w:author="Robert Lundmark" w:date="2016-11-22T11:43:00Z">
            <w:r>
              <w:rPr>
                <w:noProof/>
                <w:webHidden/>
              </w:rPr>
              <w:t>25</w:t>
            </w:r>
            <w:r>
              <w:rPr>
                <w:noProof/>
                <w:webHidden/>
              </w:rPr>
              <w:fldChar w:fldCharType="end"/>
            </w:r>
            <w:r w:rsidRPr="0082564A">
              <w:rPr>
                <w:rStyle w:val="Hyperlink"/>
                <w:noProof/>
              </w:rPr>
              <w:fldChar w:fldCharType="end"/>
            </w:r>
          </w:ins>
        </w:p>
        <w:p w14:paraId="323E3064" w14:textId="3B004A18" w:rsidR="00EF4B91" w:rsidRDefault="00EF4B91">
          <w:pPr>
            <w:pStyle w:val="TOC3"/>
            <w:tabs>
              <w:tab w:val="left" w:pos="1100"/>
              <w:tab w:val="right" w:leader="dot" w:pos="10456"/>
            </w:tabs>
            <w:rPr>
              <w:ins w:id="131" w:author="Robert Lundmark" w:date="2016-11-22T11:43:00Z"/>
              <w:rFonts w:asciiTheme="minorHAnsi" w:eastAsiaTheme="minorEastAsia" w:hAnsiTheme="minorHAnsi" w:cstheme="minorBidi"/>
              <w:noProof/>
              <w:sz w:val="22"/>
              <w:lang w:eastAsia="sv-SE"/>
            </w:rPr>
          </w:pPr>
          <w:ins w:id="132"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"_Toc467578355"</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6.3.1</w:t>
            </w:r>
            <w:r>
              <w:rPr>
                <w:rFonts w:asciiTheme="minorHAnsi" w:eastAsiaTheme="minorEastAsia" w:hAnsiTheme="minorHAnsi" w:cstheme="minorBidi"/>
                <w:noProof/>
                <w:sz w:val="22"/>
                <w:lang w:eastAsia="sv-SE"/>
              </w:rPr>
              <w:tab/>
            </w:r>
            <w:r w:rsidRPr="0082564A">
              <w:rPr>
                <w:rStyle w:val="Hyperlink"/>
                <w:noProof/>
              </w:rPr>
              <w:t>Version</w:t>
            </w:r>
            <w:r>
              <w:rPr>
                <w:noProof/>
                <w:webHidden/>
              </w:rPr>
              <w:tab/>
            </w:r>
            <w:r>
              <w:rPr>
                <w:noProof/>
                <w:webHidden/>
              </w:rPr>
              <w:fldChar w:fldCharType="begin"/>
            </w:r>
            <w:r>
              <w:rPr>
                <w:noProof/>
                <w:webHidden/>
              </w:rPr>
              <w:instrText xml:space="preserve"> PAGEREF _Toc467578355 \h </w:instrText>
            </w:r>
            <w:r>
              <w:rPr>
                <w:noProof/>
                <w:webHidden/>
              </w:rPr>
            </w:r>
          </w:ins>
          <w:r>
            <w:rPr>
              <w:noProof/>
              <w:webHidden/>
            </w:rPr>
            <w:fldChar w:fldCharType="separate"/>
          </w:r>
          <w:ins w:id="133" w:author="Robert Lundmark" w:date="2016-11-22T11:43:00Z">
            <w:r>
              <w:rPr>
                <w:noProof/>
                <w:webHidden/>
              </w:rPr>
              <w:t>25</w:t>
            </w:r>
            <w:r>
              <w:rPr>
                <w:noProof/>
                <w:webHidden/>
              </w:rPr>
              <w:fldChar w:fldCharType="end"/>
            </w:r>
            <w:r w:rsidRPr="0082564A">
              <w:rPr>
                <w:rStyle w:val="Hyperlink"/>
                <w:noProof/>
              </w:rPr>
              <w:fldChar w:fldCharType="end"/>
            </w:r>
          </w:ins>
        </w:p>
        <w:p w14:paraId="16D33B61" w14:textId="315D6ACA" w:rsidR="00EF4B91" w:rsidRDefault="00EF4B91">
          <w:pPr>
            <w:pStyle w:val="TOC3"/>
            <w:tabs>
              <w:tab w:val="left" w:pos="1100"/>
              <w:tab w:val="right" w:leader="dot" w:pos="10456"/>
            </w:tabs>
            <w:rPr>
              <w:ins w:id="134" w:author="Robert Lundmark" w:date="2016-11-22T11:43:00Z"/>
              <w:rFonts w:asciiTheme="minorHAnsi" w:eastAsiaTheme="minorEastAsia" w:hAnsiTheme="minorHAnsi" w:cstheme="minorBidi"/>
              <w:noProof/>
              <w:sz w:val="22"/>
              <w:lang w:eastAsia="sv-SE"/>
            </w:rPr>
          </w:pPr>
          <w:ins w:id="135"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"_Toc467578356"</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6.3.2</w:t>
            </w:r>
            <w:r>
              <w:rPr>
                <w:rFonts w:asciiTheme="minorHAnsi" w:eastAsiaTheme="minorEastAsia" w:hAnsiTheme="minorHAnsi" w:cstheme="minorBidi"/>
                <w:noProof/>
                <w:sz w:val="22"/>
                <w:lang w:eastAsia="sv-SE"/>
              </w:rPr>
              <w:tab/>
            </w:r>
            <w:r w:rsidRPr="0082564A">
              <w:rPr>
                <w:rStyle w:val="Hyperlink"/>
                <w:noProof/>
              </w:rPr>
              <w:t>Fältregler</w:t>
            </w:r>
            <w:r>
              <w:rPr>
                <w:noProof/>
                <w:webHidden/>
              </w:rPr>
              <w:tab/>
            </w:r>
            <w:r>
              <w:rPr>
                <w:noProof/>
                <w:webHidden/>
              </w:rPr>
              <w:fldChar w:fldCharType="begin"/>
            </w:r>
            <w:r>
              <w:rPr>
                <w:noProof/>
                <w:webHidden/>
              </w:rPr>
              <w:instrText xml:space="preserve"> PAGEREF _Toc467578356 \h </w:instrText>
            </w:r>
            <w:r>
              <w:rPr>
                <w:noProof/>
                <w:webHidden/>
              </w:rPr>
            </w:r>
          </w:ins>
          <w:r>
            <w:rPr>
              <w:noProof/>
              <w:webHidden/>
            </w:rPr>
            <w:fldChar w:fldCharType="separate"/>
          </w:r>
          <w:ins w:id="136" w:author="Robert Lundmark" w:date="2016-11-22T11:43:00Z">
            <w:r>
              <w:rPr>
                <w:noProof/>
                <w:webHidden/>
              </w:rPr>
              <w:t>25</w:t>
            </w:r>
            <w:r>
              <w:rPr>
                <w:noProof/>
                <w:webHidden/>
              </w:rPr>
              <w:fldChar w:fldCharType="end"/>
            </w:r>
            <w:r w:rsidRPr="0082564A">
              <w:rPr>
                <w:rStyle w:val="Hyperlink"/>
                <w:noProof/>
              </w:rPr>
              <w:fldChar w:fldCharType="end"/>
            </w:r>
          </w:ins>
        </w:p>
        <w:p w14:paraId="4099C3EB" w14:textId="6388BF95" w:rsidR="00EF4B91" w:rsidRDefault="00EF4B91">
          <w:pPr>
            <w:pStyle w:val="TOC3"/>
            <w:tabs>
              <w:tab w:val="left" w:pos="1100"/>
              <w:tab w:val="right" w:leader="dot" w:pos="10456"/>
            </w:tabs>
            <w:rPr>
              <w:ins w:id="137" w:author="Robert Lundmark" w:date="2016-11-22T11:43:00Z"/>
              <w:rFonts w:asciiTheme="minorHAnsi" w:eastAsiaTheme="minorEastAsia" w:hAnsiTheme="minorHAnsi" w:cstheme="minorBidi"/>
              <w:noProof/>
              <w:sz w:val="22"/>
              <w:lang w:eastAsia="sv-SE"/>
            </w:rPr>
          </w:pPr>
          <w:ins w:id="138"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"_Toc467578357"</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6.3.3</w:t>
            </w:r>
            <w:r>
              <w:rPr>
                <w:rFonts w:asciiTheme="minorHAnsi" w:eastAsiaTheme="minorEastAsia" w:hAnsiTheme="minorHAnsi" w:cstheme="minorBidi"/>
                <w:noProof/>
                <w:sz w:val="22"/>
                <w:lang w:eastAsia="sv-SE"/>
              </w:rPr>
              <w:tab/>
            </w:r>
            <w:r w:rsidRPr="0082564A">
              <w:rPr>
                <w:rStyle w:val="Hyperlink"/>
                <w:noProof/>
              </w:rPr>
              <w:t>Tjänstekontraktsspecifika krav och regler</w:t>
            </w:r>
            <w:r>
              <w:rPr>
                <w:noProof/>
                <w:webHidden/>
              </w:rPr>
              <w:tab/>
            </w:r>
            <w:r>
              <w:rPr>
                <w:noProof/>
                <w:webHidden/>
              </w:rPr>
              <w:fldChar w:fldCharType="begin"/>
            </w:r>
            <w:r>
              <w:rPr>
                <w:noProof/>
                <w:webHidden/>
              </w:rPr>
              <w:instrText xml:space="preserve"> PAGEREF _Toc467578357 \h </w:instrText>
            </w:r>
            <w:r>
              <w:rPr>
                <w:noProof/>
                <w:webHidden/>
              </w:rPr>
            </w:r>
          </w:ins>
          <w:r>
            <w:rPr>
              <w:noProof/>
              <w:webHidden/>
            </w:rPr>
            <w:fldChar w:fldCharType="separate"/>
          </w:r>
          <w:ins w:id="139" w:author="Robert Lundmark" w:date="2016-11-22T11:43:00Z">
            <w:r>
              <w:rPr>
                <w:noProof/>
                <w:webHidden/>
              </w:rPr>
              <w:t>27</w:t>
            </w:r>
            <w:r>
              <w:rPr>
                <w:noProof/>
                <w:webHidden/>
              </w:rPr>
              <w:fldChar w:fldCharType="end"/>
            </w:r>
            <w:r w:rsidRPr="0082564A">
              <w:rPr>
                <w:rStyle w:val="Hyperlink"/>
                <w:noProof/>
              </w:rPr>
              <w:fldChar w:fldCharType="end"/>
            </w:r>
          </w:ins>
        </w:p>
        <w:p w14:paraId="65FDD361" w14:textId="3665E315" w:rsidR="00EF4B91" w:rsidRDefault="00EF4B91">
          <w:pPr>
            <w:pStyle w:val="TOC3"/>
            <w:tabs>
              <w:tab w:val="left" w:pos="1100"/>
              <w:tab w:val="right" w:leader="dot" w:pos="10456"/>
            </w:tabs>
            <w:rPr>
              <w:ins w:id="140" w:author="Robert Lundmark" w:date="2016-11-22T11:43:00Z"/>
              <w:rFonts w:asciiTheme="minorHAnsi" w:eastAsiaTheme="minorEastAsia" w:hAnsiTheme="minorHAnsi" w:cstheme="minorBidi"/>
              <w:noProof/>
              <w:sz w:val="22"/>
              <w:lang w:eastAsia="sv-SE"/>
            </w:rPr>
          </w:pPr>
          <w:ins w:id="141"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"_Toc467578358"</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6.3.4</w:t>
            </w:r>
            <w:r>
              <w:rPr>
                <w:rFonts w:asciiTheme="minorHAnsi" w:eastAsiaTheme="minorEastAsia" w:hAnsiTheme="minorHAnsi" w:cstheme="minorBidi"/>
                <w:noProof/>
                <w:sz w:val="22"/>
                <w:lang w:eastAsia="sv-SE"/>
              </w:rPr>
              <w:tab/>
            </w:r>
            <w:r w:rsidRPr="0082564A">
              <w:rPr>
                <w:rStyle w:val="Hyperlink"/>
                <w:noProof/>
              </w:rPr>
              <w:t>Annan information om kontraktet</w:t>
            </w:r>
            <w:r>
              <w:rPr>
                <w:noProof/>
                <w:webHidden/>
              </w:rPr>
              <w:tab/>
            </w:r>
            <w:r>
              <w:rPr>
                <w:noProof/>
                <w:webHidden/>
              </w:rPr>
              <w:fldChar w:fldCharType="begin"/>
            </w:r>
            <w:r>
              <w:rPr>
                <w:noProof/>
                <w:webHidden/>
              </w:rPr>
              <w:instrText xml:space="preserve"> PAGEREF _Toc467578358 \h </w:instrText>
            </w:r>
            <w:r>
              <w:rPr>
                <w:noProof/>
                <w:webHidden/>
              </w:rPr>
            </w:r>
          </w:ins>
          <w:r>
            <w:rPr>
              <w:noProof/>
              <w:webHidden/>
            </w:rPr>
            <w:fldChar w:fldCharType="separate"/>
          </w:r>
          <w:ins w:id="142" w:author="Robert Lundmark" w:date="2016-11-22T11:43:00Z">
            <w:r>
              <w:rPr>
                <w:noProof/>
                <w:webHidden/>
              </w:rPr>
              <w:t>28</w:t>
            </w:r>
            <w:r>
              <w:rPr>
                <w:noProof/>
                <w:webHidden/>
              </w:rPr>
              <w:fldChar w:fldCharType="end"/>
            </w:r>
            <w:r w:rsidRPr="0082564A">
              <w:rPr>
                <w:rStyle w:val="Hyperlink"/>
                <w:noProof/>
              </w:rPr>
              <w:fldChar w:fldCharType="end"/>
            </w:r>
          </w:ins>
        </w:p>
        <w:p w14:paraId="55A3153E" w14:textId="567DD4ED" w:rsidR="00EF4B91" w:rsidRDefault="00EF4B91">
          <w:pPr>
            <w:pStyle w:val="TOC2"/>
            <w:tabs>
              <w:tab w:val="left" w:pos="880"/>
              <w:tab w:val="right" w:leader="dot" w:pos="10456"/>
            </w:tabs>
            <w:rPr>
              <w:ins w:id="143" w:author="Robert Lundmark" w:date="2016-11-22T11:43:00Z"/>
              <w:rFonts w:asciiTheme="minorHAnsi" w:eastAsiaTheme="minorEastAsia" w:hAnsiTheme="minorHAnsi" w:cstheme="minorBidi"/>
              <w:noProof/>
              <w:sz w:val="22"/>
              <w:lang w:eastAsia="sv-SE"/>
            </w:rPr>
          </w:pPr>
          <w:ins w:id="144"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"_Toc467578359"</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6.4</w:t>
            </w:r>
            <w:r>
              <w:rPr>
                <w:rFonts w:asciiTheme="minorHAnsi" w:eastAsiaTheme="minorEastAsia" w:hAnsiTheme="minorHAnsi" w:cstheme="minorBidi"/>
                <w:noProof/>
                <w:sz w:val="22"/>
                <w:lang w:eastAsia="sv-SE"/>
              </w:rPr>
              <w:tab/>
            </w:r>
            <w:r w:rsidRPr="0082564A">
              <w:rPr>
                <w:rStyle w:val="Hyperlink"/>
                <w:noProof/>
              </w:rPr>
              <w:t>GetUnit</w:t>
            </w:r>
            <w:r>
              <w:rPr>
                <w:noProof/>
                <w:webHidden/>
              </w:rPr>
              <w:tab/>
            </w:r>
            <w:r>
              <w:rPr>
                <w:noProof/>
                <w:webHidden/>
              </w:rPr>
              <w:fldChar w:fldCharType="begin"/>
            </w:r>
            <w:r>
              <w:rPr>
                <w:noProof/>
                <w:webHidden/>
              </w:rPr>
              <w:instrText xml:space="preserve"> PAGEREF _Toc467578359 \h </w:instrText>
            </w:r>
            <w:r>
              <w:rPr>
                <w:noProof/>
                <w:webHidden/>
              </w:rPr>
            </w:r>
          </w:ins>
          <w:r>
            <w:rPr>
              <w:noProof/>
              <w:webHidden/>
            </w:rPr>
            <w:fldChar w:fldCharType="separate"/>
          </w:r>
          <w:ins w:id="145" w:author="Robert Lundmark" w:date="2016-11-22T11:43:00Z">
            <w:r>
              <w:rPr>
                <w:noProof/>
                <w:webHidden/>
              </w:rPr>
              <w:t>29</w:t>
            </w:r>
            <w:r>
              <w:rPr>
                <w:noProof/>
                <w:webHidden/>
              </w:rPr>
              <w:fldChar w:fldCharType="end"/>
            </w:r>
            <w:r w:rsidRPr="0082564A">
              <w:rPr>
                <w:rStyle w:val="Hyperlink"/>
                <w:noProof/>
              </w:rPr>
              <w:fldChar w:fldCharType="end"/>
            </w:r>
          </w:ins>
        </w:p>
        <w:p w14:paraId="6C72BFAA" w14:textId="6077E115" w:rsidR="00EF4B91" w:rsidRDefault="00EF4B91">
          <w:pPr>
            <w:pStyle w:val="TOC3"/>
            <w:tabs>
              <w:tab w:val="left" w:pos="1100"/>
              <w:tab w:val="right" w:leader="dot" w:pos="10456"/>
            </w:tabs>
            <w:rPr>
              <w:ins w:id="146" w:author="Robert Lundmark" w:date="2016-11-22T11:43:00Z"/>
              <w:rFonts w:asciiTheme="minorHAnsi" w:eastAsiaTheme="minorEastAsia" w:hAnsiTheme="minorHAnsi" w:cstheme="minorBidi"/>
              <w:noProof/>
              <w:sz w:val="22"/>
              <w:lang w:eastAsia="sv-SE"/>
            </w:rPr>
          </w:pPr>
          <w:ins w:id="147"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"_Toc467578360"</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6.4.1</w:t>
            </w:r>
            <w:r>
              <w:rPr>
                <w:rFonts w:asciiTheme="minorHAnsi" w:eastAsiaTheme="minorEastAsia" w:hAnsiTheme="minorHAnsi" w:cstheme="minorBidi"/>
                <w:noProof/>
                <w:sz w:val="22"/>
                <w:lang w:eastAsia="sv-SE"/>
              </w:rPr>
              <w:tab/>
            </w:r>
            <w:r w:rsidRPr="0082564A">
              <w:rPr>
                <w:rStyle w:val="Hyperlink"/>
                <w:noProof/>
              </w:rPr>
              <w:t>Version</w:t>
            </w:r>
            <w:r>
              <w:rPr>
                <w:noProof/>
                <w:webHidden/>
              </w:rPr>
              <w:tab/>
            </w:r>
            <w:r>
              <w:rPr>
                <w:noProof/>
                <w:webHidden/>
              </w:rPr>
              <w:fldChar w:fldCharType="begin"/>
            </w:r>
            <w:r>
              <w:rPr>
                <w:noProof/>
                <w:webHidden/>
              </w:rPr>
              <w:instrText xml:space="preserve"> PAGEREF _Toc467578360 \h </w:instrText>
            </w:r>
            <w:r>
              <w:rPr>
                <w:noProof/>
                <w:webHidden/>
              </w:rPr>
            </w:r>
          </w:ins>
          <w:r>
            <w:rPr>
              <w:noProof/>
              <w:webHidden/>
            </w:rPr>
            <w:fldChar w:fldCharType="separate"/>
          </w:r>
          <w:ins w:id="148" w:author="Robert Lundmark" w:date="2016-11-22T11:43:00Z">
            <w:r>
              <w:rPr>
                <w:noProof/>
                <w:webHidden/>
              </w:rPr>
              <w:t>29</w:t>
            </w:r>
            <w:r>
              <w:rPr>
                <w:noProof/>
                <w:webHidden/>
              </w:rPr>
              <w:fldChar w:fldCharType="end"/>
            </w:r>
            <w:r w:rsidRPr="0082564A">
              <w:rPr>
                <w:rStyle w:val="Hyperlink"/>
                <w:noProof/>
              </w:rPr>
              <w:fldChar w:fldCharType="end"/>
            </w:r>
          </w:ins>
        </w:p>
        <w:p w14:paraId="092FDC4A" w14:textId="36D5BF1F" w:rsidR="00EF4B91" w:rsidRDefault="00EF4B91">
          <w:pPr>
            <w:pStyle w:val="TOC3"/>
            <w:tabs>
              <w:tab w:val="left" w:pos="1100"/>
              <w:tab w:val="right" w:leader="dot" w:pos="10456"/>
            </w:tabs>
            <w:rPr>
              <w:ins w:id="149" w:author="Robert Lundmark" w:date="2016-11-22T11:43:00Z"/>
              <w:rFonts w:asciiTheme="minorHAnsi" w:eastAsiaTheme="minorEastAsia" w:hAnsiTheme="minorHAnsi" w:cstheme="minorBidi"/>
              <w:noProof/>
              <w:sz w:val="22"/>
              <w:lang w:eastAsia="sv-SE"/>
            </w:rPr>
          </w:pPr>
          <w:ins w:id="150"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"_Toc467578361"</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6.4.2</w:t>
            </w:r>
            <w:r>
              <w:rPr>
                <w:rFonts w:asciiTheme="minorHAnsi" w:eastAsiaTheme="minorEastAsia" w:hAnsiTheme="minorHAnsi" w:cstheme="minorBidi"/>
                <w:noProof/>
                <w:sz w:val="22"/>
                <w:lang w:eastAsia="sv-SE"/>
              </w:rPr>
              <w:tab/>
            </w:r>
            <w:r w:rsidRPr="0082564A">
              <w:rPr>
                <w:rStyle w:val="Hyperlink"/>
                <w:noProof/>
              </w:rPr>
              <w:t>Fältregler</w:t>
            </w:r>
            <w:r>
              <w:rPr>
                <w:noProof/>
                <w:webHidden/>
              </w:rPr>
              <w:tab/>
            </w:r>
            <w:r>
              <w:rPr>
                <w:noProof/>
                <w:webHidden/>
              </w:rPr>
              <w:fldChar w:fldCharType="begin"/>
            </w:r>
            <w:r>
              <w:rPr>
                <w:noProof/>
                <w:webHidden/>
              </w:rPr>
              <w:instrText xml:space="preserve"> PAGEREF _Toc467578361 \h </w:instrText>
            </w:r>
            <w:r>
              <w:rPr>
                <w:noProof/>
                <w:webHidden/>
              </w:rPr>
            </w:r>
          </w:ins>
          <w:r>
            <w:rPr>
              <w:noProof/>
              <w:webHidden/>
            </w:rPr>
            <w:fldChar w:fldCharType="separate"/>
          </w:r>
          <w:ins w:id="151" w:author="Robert Lundmark" w:date="2016-11-22T11:43:00Z">
            <w:r>
              <w:rPr>
                <w:noProof/>
                <w:webHidden/>
              </w:rPr>
              <w:t>29</w:t>
            </w:r>
            <w:r>
              <w:rPr>
                <w:noProof/>
                <w:webHidden/>
              </w:rPr>
              <w:fldChar w:fldCharType="end"/>
            </w:r>
            <w:r w:rsidRPr="0082564A">
              <w:rPr>
                <w:rStyle w:val="Hyperlink"/>
                <w:noProof/>
              </w:rPr>
              <w:fldChar w:fldCharType="end"/>
            </w:r>
          </w:ins>
        </w:p>
        <w:p w14:paraId="0C22BC5B" w14:textId="75505C6A" w:rsidR="00EF4B91" w:rsidRDefault="00EF4B91">
          <w:pPr>
            <w:pStyle w:val="TOC3"/>
            <w:tabs>
              <w:tab w:val="left" w:pos="1100"/>
              <w:tab w:val="right" w:leader="dot" w:pos="10456"/>
            </w:tabs>
            <w:rPr>
              <w:ins w:id="152" w:author="Robert Lundmark" w:date="2016-11-22T11:43:00Z"/>
              <w:rFonts w:asciiTheme="minorHAnsi" w:eastAsiaTheme="minorEastAsia" w:hAnsiTheme="minorHAnsi" w:cstheme="minorBidi"/>
              <w:noProof/>
              <w:sz w:val="22"/>
              <w:lang w:eastAsia="sv-SE"/>
            </w:rPr>
          </w:pPr>
          <w:ins w:id="153"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"_Toc467578362"</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6.4.3</w:t>
            </w:r>
            <w:r>
              <w:rPr>
                <w:rFonts w:asciiTheme="minorHAnsi" w:eastAsiaTheme="minorEastAsia" w:hAnsiTheme="minorHAnsi" w:cstheme="minorBidi"/>
                <w:noProof/>
                <w:sz w:val="22"/>
                <w:lang w:eastAsia="sv-SE"/>
              </w:rPr>
              <w:tab/>
            </w:r>
            <w:r w:rsidRPr="0082564A">
              <w:rPr>
                <w:rStyle w:val="Hyperlink"/>
                <w:noProof/>
              </w:rPr>
              <w:t>Tjänstekontraktsspecifika krav och regler</w:t>
            </w:r>
            <w:r>
              <w:rPr>
                <w:noProof/>
                <w:webHidden/>
              </w:rPr>
              <w:tab/>
            </w:r>
            <w:r>
              <w:rPr>
                <w:noProof/>
                <w:webHidden/>
              </w:rPr>
              <w:fldChar w:fldCharType="begin"/>
            </w:r>
            <w:r>
              <w:rPr>
                <w:noProof/>
                <w:webHidden/>
              </w:rPr>
              <w:instrText xml:space="preserve"> PAGEREF _Toc467578362 \h </w:instrText>
            </w:r>
            <w:r>
              <w:rPr>
                <w:noProof/>
                <w:webHidden/>
              </w:rPr>
            </w:r>
          </w:ins>
          <w:r>
            <w:rPr>
              <w:noProof/>
              <w:webHidden/>
            </w:rPr>
            <w:fldChar w:fldCharType="separate"/>
          </w:r>
          <w:ins w:id="154" w:author="Robert Lundmark" w:date="2016-11-22T11:43:00Z">
            <w:r>
              <w:rPr>
                <w:noProof/>
                <w:webHidden/>
              </w:rPr>
              <w:t>32</w:t>
            </w:r>
            <w:r>
              <w:rPr>
                <w:noProof/>
                <w:webHidden/>
              </w:rPr>
              <w:fldChar w:fldCharType="end"/>
            </w:r>
            <w:r w:rsidRPr="0082564A">
              <w:rPr>
                <w:rStyle w:val="Hyperlink"/>
                <w:noProof/>
              </w:rPr>
              <w:fldChar w:fldCharType="end"/>
            </w:r>
          </w:ins>
        </w:p>
        <w:p w14:paraId="2BA0AEC0" w14:textId="4CE5CF46" w:rsidR="00EF4B91" w:rsidRDefault="00EF4B91">
          <w:pPr>
            <w:pStyle w:val="TOC3"/>
            <w:tabs>
              <w:tab w:val="left" w:pos="1100"/>
              <w:tab w:val="right" w:leader="dot" w:pos="10456"/>
            </w:tabs>
            <w:rPr>
              <w:ins w:id="155" w:author="Robert Lundmark" w:date="2016-11-22T11:43:00Z"/>
              <w:rFonts w:asciiTheme="minorHAnsi" w:eastAsiaTheme="minorEastAsia" w:hAnsiTheme="minorHAnsi" w:cstheme="minorBidi"/>
              <w:noProof/>
              <w:sz w:val="22"/>
              <w:lang w:eastAsia="sv-SE"/>
            </w:rPr>
          </w:pPr>
          <w:ins w:id="156"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"_Toc467578363"</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6.4.4</w:t>
            </w:r>
            <w:r>
              <w:rPr>
                <w:rFonts w:asciiTheme="minorHAnsi" w:eastAsiaTheme="minorEastAsia" w:hAnsiTheme="minorHAnsi" w:cstheme="minorBidi"/>
                <w:noProof/>
                <w:sz w:val="22"/>
                <w:lang w:eastAsia="sv-SE"/>
              </w:rPr>
              <w:tab/>
            </w:r>
            <w:r w:rsidRPr="0082564A">
              <w:rPr>
                <w:rStyle w:val="Hyperlink"/>
                <w:noProof/>
              </w:rPr>
              <w:t>Annan information om kontraktet</w:t>
            </w:r>
            <w:r>
              <w:rPr>
                <w:noProof/>
                <w:webHidden/>
              </w:rPr>
              <w:tab/>
            </w:r>
            <w:r>
              <w:rPr>
                <w:noProof/>
                <w:webHidden/>
              </w:rPr>
              <w:fldChar w:fldCharType="begin"/>
            </w:r>
            <w:r>
              <w:rPr>
                <w:noProof/>
                <w:webHidden/>
              </w:rPr>
              <w:instrText xml:space="preserve"> PAGEREF _Toc467578363 \h </w:instrText>
            </w:r>
            <w:r>
              <w:rPr>
                <w:noProof/>
                <w:webHidden/>
              </w:rPr>
            </w:r>
          </w:ins>
          <w:r>
            <w:rPr>
              <w:noProof/>
              <w:webHidden/>
            </w:rPr>
            <w:fldChar w:fldCharType="separate"/>
          </w:r>
          <w:ins w:id="157" w:author="Robert Lundmark" w:date="2016-11-22T11:43:00Z">
            <w:r>
              <w:rPr>
                <w:noProof/>
                <w:webHidden/>
              </w:rPr>
              <w:t>33</w:t>
            </w:r>
            <w:r>
              <w:rPr>
                <w:noProof/>
                <w:webHidden/>
              </w:rPr>
              <w:fldChar w:fldCharType="end"/>
            </w:r>
            <w:r w:rsidRPr="0082564A">
              <w:rPr>
                <w:rStyle w:val="Hyperlink"/>
                <w:noProof/>
              </w:rPr>
              <w:fldChar w:fldCharType="end"/>
            </w:r>
          </w:ins>
        </w:p>
        <w:p w14:paraId="4E5CBE5C" w14:textId="3A20A683" w:rsidR="00EF4B91" w:rsidRDefault="00EF4B91">
          <w:pPr>
            <w:pStyle w:val="TOC2"/>
            <w:tabs>
              <w:tab w:val="left" w:pos="880"/>
              <w:tab w:val="right" w:leader="dot" w:pos="10456"/>
            </w:tabs>
            <w:rPr>
              <w:ins w:id="158" w:author="Robert Lundmark" w:date="2016-11-22T11:43:00Z"/>
              <w:rFonts w:asciiTheme="minorHAnsi" w:eastAsiaTheme="minorEastAsia" w:hAnsiTheme="minorHAnsi" w:cstheme="minorBidi"/>
              <w:noProof/>
              <w:sz w:val="22"/>
              <w:lang w:eastAsia="sv-SE"/>
            </w:rPr>
          </w:pPr>
          <w:ins w:id="159"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"_Toc467578364"</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6.5</w:t>
            </w:r>
            <w:r>
              <w:rPr>
                <w:rFonts w:asciiTheme="minorHAnsi" w:eastAsiaTheme="minorEastAsia" w:hAnsiTheme="minorHAnsi" w:cstheme="minorBidi"/>
                <w:noProof/>
                <w:sz w:val="22"/>
                <w:lang w:eastAsia="sv-SE"/>
              </w:rPr>
              <w:tab/>
            </w:r>
            <w:r w:rsidRPr="0082564A">
              <w:rPr>
                <w:rStyle w:val="Hyperlink"/>
                <w:noProof/>
              </w:rPr>
              <w:t>GetHealthCareUnitIncludingManager</w:t>
            </w:r>
            <w:r>
              <w:rPr>
                <w:noProof/>
                <w:webHidden/>
              </w:rPr>
              <w:tab/>
            </w:r>
            <w:r>
              <w:rPr>
                <w:noProof/>
                <w:webHidden/>
              </w:rPr>
              <w:fldChar w:fldCharType="begin"/>
            </w:r>
            <w:r>
              <w:rPr>
                <w:noProof/>
                <w:webHidden/>
              </w:rPr>
              <w:instrText xml:space="preserve"> PAGEREF _Toc467578364 \h </w:instrText>
            </w:r>
            <w:r>
              <w:rPr>
                <w:noProof/>
                <w:webHidden/>
              </w:rPr>
            </w:r>
          </w:ins>
          <w:r>
            <w:rPr>
              <w:noProof/>
              <w:webHidden/>
            </w:rPr>
            <w:fldChar w:fldCharType="separate"/>
          </w:r>
          <w:ins w:id="160" w:author="Robert Lundmark" w:date="2016-11-22T11:43:00Z">
            <w:r>
              <w:rPr>
                <w:noProof/>
                <w:webHidden/>
              </w:rPr>
              <w:t>34</w:t>
            </w:r>
            <w:r>
              <w:rPr>
                <w:noProof/>
                <w:webHidden/>
              </w:rPr>
              <w:fldChar w:fldCharType="end"/>
            </w:r>
            <w:r w:rsidRPr="0082564A">
              <w:rPr>
                <w:rStyle w:val="Hyperlink"/>
                <w:noProof/>
              </w:rPr>
              <w:fldChar w:fldCharType="end"/>
            </w:r>
          </w:ins>
        </w:p>
        <w:p w14:paraId="56FFBB9E" w14:textId="361AEA56" w:rsidR="00EF4B91" w:rsidRDefault="00EF4B91">
          <w:pPr>
            <w:pStyle w:val="TOC3"/>
            <w:tabs>
              <w:tab w:val="left" w:pos="1100"/>
              <w:tab w:val="right" w:leader="dot" w:pos="10456"/>
            </w:tabs>
            <w:rPr>
              <w:ins w:id="161" w:author="Robert Lundmark" w:date="2016-11-22T11:43:00Z"/>
              <w:rFonts w:asciiTheme="minorHAnsi" w:eastAsiaTheme="minorEastAsia" w:hAnsiTheme="minorHAnsi" w:cstheme="minorBidi"/>
              <w:noProof/>
              <w:sz w:val="22"/>
              <w:lang w:eastAsia="sv-SE"/>
            </w:rPr>
          </w:pPr>
          <w:ins w:id="162"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"_Toc467578365"</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6.5.1</w:t>
            </w:r>
            <w:r>
              <w:rPr>
                <w:rFonts w:asciiTheme="minorHAnsi" w:eastAsiaTheme="minorEastAsia" w:hAnsiTheme="minorHAnsi" w:cstheme="minorBidi"/>
                <w:noProof/>
                <w:sz w:val="22"/>
                <w:lang w:eastAsia="sv-SE"/>
              </w:rPr>
              <w:tab/>
            </w:r>
            <w:r w:rsidRPr="0082564A">
              <w:rPr>
                <w:rStyle w:val="Hyperlink"/>
                <w:noProof/>
              </w:rPr>
              <w:t>Version</w:t>
            </w:r>
            <w:r>
              <w:rPr>
                <w:noProof/>
                <w:webHidden/>
              </w:rPr>
              <w:tab/>
            </w:r>
            <w:r>
              <w:rPr>
                <w:noProof/>
                <w:webHidden/>
              </w:rPr>
              <w:fldChar w:fldCharType="begin"/>
            </w:r>
            <w:r>
              <w:rPr>
                <w:noProof/>
                <w:webHidden/>
              </w:rPr>
              <w:instrText xml:space="preserve"> PAGEREF _Toc467578365 \h </w:instrText>
            </w:r>
            <w:r>
              <w:rPr>
                <w:noProof/>
                <w:webHidden/>
              </w:rPr>
            </w:r>
          </w:ins>
          <w:r>
            <w:rPr>
              <w:noProof/>
              <w:webHidden/>
            </w:rPr>
            <w:fldChar w:fldCharType="separate"/>
          </w:r>
          <w:ins w:id="163" w:author="Robert Lundmark" w:date="2016-11-22T11:43:00Z">
            <w:r>
              <w:rPr>
                <w:noProof/>
                <w:webHidden/>
              </w:rPr>
              <w:t>34</w:t>
            </w:r>
            <w:r>
              <w:rPr>
                <w:noProof/>
                <w:webHidden/>
              </w:rPr>
              <w:fldChar w:fldCharType="end"/>
            </w:r>
            <w:r w:rsidRPr="0082564A">
              <w:rPr>
                <w:rStyle w:val="Hyperlink"/>
                <w:noProof/>
              </w:rPr>
              <w:fldChar w:fldCharType="end"/>
            </w:r>
          </w:ins>
        </w:p>
        <w:p w14:paraId="2BCD8154" w14:textId="51E073D4" w:rsidR="00EF4B91" w:rsidRDefault="00EF4B91">
          <w:pPr>
            <w:pStyle w:val="TOC3"/>
            <w:tabs>
              <w:tab w:val="left" w:pos="1100"/>
              <w:tab w:val="right" w:leader="dot" w:pos="10456"/>
            </w:tabs>
            <w:rPr>
              <w:ins w:id="164" w:author="Robert Lundmark" w:date="2016-11-22T11:43:00Z"/>
              <w:rFonts w:asciiTheme="minorHAnsi" w:eastAsiaTheme="minorEastAsia" w:hAnsiTheme="minorHAnsi" w:cstheme="minorBidi"/>
              <w:noProof/>
              <w:sz w:val="22"/>
              <w:lang w:eastAsia="sv-SE"/>
            </w:rPr>
          </w:pPr>
          <w:ins w:id="165"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"_Toc467578366"</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6.5.2</w:t>
            </w:r>
            <w:r>
              <w:rPr>
                <w:rFonts w:asciiTheme="minorHAnsi" w:eastAsiaTheme="minorEastAsia" w:hAnsiTheme="minorHAnsi" w:cstheme="minorBidi"/>
                <w:noProof/>
                <w:sz w:val="22"/>
                <w:lang w:eastAsia="sv-SE"/>
              </w:rPr>
              <w:tab/>
            </w:r>
            <w:r w:rsidRPr="0082564A">
              <w:rPr>
                <w:rStyle w:val="Hyperlink"/>
                <w:noProof/>
              </w:rPr>
              <w:t>Fältregler</w:t>
            </w:r>
            <w:r>
              <w:rPr>
                <w:noProof/>
                <w:webHidden/>
              </w:rPr>
              <w:tab/>
            </w:r>
            <w:r>
              <w:rPr>
                <w:noProof/>
                <w:webHidden/>
              </w:rPr>
              <w:fldChar w:fldCharType="begin"/>
            </w:r>
            <w:r>
              <w:rPr>
                <w:noProof/>
                <w:webHidden/>
              </w:rPr>
              <w:instrText xml:space="preserve"> PAGEREF _Toc467578366 \h </w:instrText>
            </w:r>
            <w:r>
              <w:rPr>
                <w:noProof/>
                <w:webHidden/>
              </w:rPr>
            </w:r>
          </w:ins>
          <w:r>
            <w:rPr>
              <w:noProof/>
              <w:webHidden/>
            </w:rPr>
            <w:fldChar w:fldCharType="separate"/>
          </w:r>
          <w:ins w:id="166" w:author="Robert Lundmark" w:date="2016-11-22T11:43:00Z">
            <w:r>
              <w:rPr>
                <w:noProof/>
                <w:webHidden/>
              </w:rPr>
              <w:t>34</w:t>
            </w:r>
            <w:r>
              <w:rPr>
                <w:noProof/>
                <w:webHidden/>
              </w:rPr>
              <w:fldChar w:fldCharType="end"/>
            </w:r>
            <w:r w:rsidRPr="0082564A">
              <w:rPr>
                <w:rStyle w:val="Hyperlink"/>
                <w:noProof/>
              </w:rPr>
              <w:fldChar w:fldCharType="end"/>
            </w:r>
          </w:ins>
        </w:p>
        <w:p w14:paraId="05E740B2" w14:textId="20E48FFF" w:rsidR="00EF4B91" w:rsidRDefault="00EF4B91">
          <w:pPr>
            <w:pStyle w:val="TOC3"/>
            <w:tabs>
              <w:tab w:val="left" w:pos="1100"/>
              <w:tab w:val="right" w:leader="dot" w:pos="10456"/>
            </w:tabs>
            <w:rPr>
              <w:ins w:id="167" w:author="Robert Lundmark" w:date="2016-11-22T11:43:00Z"/>
              <w:rFonts w:asciiTheme="minorHAnsi" w:eastAsiaTheme="minorEastAsia" w:hAnsiTheme="minorHAnsi" w:cstheme="minorBidi"/>
              <w:noProof/>
              <w:sz w:val="22"/>
              <w:lang w:eastAsia="sv-SE"/>
            </w:rPr>
          </w:pPr>
          <w:ins w:id="168"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"_Toc467578367"</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6.5.3</w:t>
            </w:r>
            <w:r>
              <w:rPr>
                <w:rFonts w:asciiTheme="minorHAnsi" w:eastAsiaTheme="minorEastAsia" w:hAnsiTheme="minorHAnsi" w:cstheme="minorBidi"/>
                <w:noProof/>
                <w:sz w:val="22"/>
                <w:lang w:eastAsia="sv-SE"/>
              </w:rPr>
              <w:tab/>
            </w:r>
            <w:r w:rsidRPr="0082564A">
              <w:rPr>
                <w:rStyle w:val="Hyperlink"/>
                <w:noProof/>
              </w:rPr>
              <w:t>Tjänstekontraktsspecifika krav och regler</w:t>
            </w:r>
            <w:r>
              <w:rPr>
                <w:noProof/>
                <w:webHidden/>
              </w:rPr>
              <w:tab/>
            </w:r>
            <w:r>
              <w:rPr>
                <w:noProof/>
                <w:webHidden/>
              </w:rPr>
              <w:fldChar w:fldCharType="begin"/>
            </w:r>
            <w:r>
              <w:rPr>
                <w:noProof/>
                <w:webHidden/>
              </w:rPr>
              <w:instrText xml:space="preserve"> PAGEREF _Toc467578367 \h </w:instrText>
            </w:r>
            <w:r>
              <w:rPr>
                <w:noProof/>
                <w:webHidden/>
              </w:rPr>
            </w:r>
          </w:ins>
          <w:r>
            <w:rPr>
              <w:noProof/>
              <w:webHidden/>
            </w:rPr>
            <w:fldChar w:fldCharType="separate"/>
          </w:r>
          <w:ins w:id="169" w:author="Robert Lundmark" w:date="2016-11-22T11:43:00Z">
            <w:r>
              <w:rPr>
                <w:noProof/>
                <w:webHidden/>
              </w:rPr>
              <w:t>35</w:t>
            </w:r>
            <w:r>
              <w:rPr>
                <w:noProof/>
                <w:webHidden/>
              </w:rPr>
              <w:fldChar w:fldCharType="end"/>
            </w:r>
            <w:r w:rsidRPr="0082564A">
              <w:rPr>
                <w:rStyle w:val="Hyperlink"/>
                <w:noProof/>
              </w:rPr>
              <w:fldChar w:fldCharType="end"/>
            </w:r>
          </w:ins>
        </w:p>
        <w:p w14:paraId="13A9A397" w14:textId="4226BD53" w:rsidR="00EF4B91" w:rsidRDefault="00EF4B91">
          <w:pPr>
            <w:pStyle w:val="TOC3"/>
            <w:tabs>
              <w:tab w:val="left" w:pos="1100"/>
              <w:tab w:val="right" w:leader="dot" w:pos="10456"/>
            </w:tabs>
            <w:rPr>
              <w:ins w:id="170" w:author="Robert Lundmark" w:date="2016-11-22T11:43:00Z"/>
              <w:rFonts w:asciiTheme="minorHAnsi" w:eastAsiaTheme="minorEastAsia" w:hAnsiTheme="minorHAnsi" w:cstheme="minorBidi"/>
              <w:noProof/>
              <w:sz w:val="22"/>
              <w:lang w:eastAsia="sv-SE"/>
            </w:rPr>
          </w:pPr>
          <w:ins w:id="171" w:author="Robert Lundmark" w:date="2016-11-22T11:43:00Z">
            <w:r w:rsidRPr="0082564A">
              <w:rPr>
                <w:rStyle w:val="Hyperlink"/>
                <w:noProof/>
              </w:rPr>
              <w:fldChar w:fldCharType="begin"/>
            </w:r>
            <w:r w:rsidRPr="0082564A">
              <w:rPr>
                <w:rStyle w:val="Hyperlink"/>
                <w:noProof/>
              </w:rPr>
              <w:instrText xml:space="preserve"> </w:instrText>
            </w:r>
            <w:r>
              <w:rPr>
                <w:noProof/>
              </w:rPr>
              <w:instrText>HYPERLINK \l "_Toc467578368"</w:instrText>
            </w:r>
            <w:r w:rsidRPr="0082564A">
              <w:rPr>
                <w:rStyle w:val="Hyperlink"/>
                <w:noProof/>
              </w:rPr>
              <w:instrText xml:space="preserve"> </w:instrText>
            </w:r>
            <w:r w:rsidRPr="0082564A">
              <w:rPr>
                <w:rStyle w:val="Hyperlink"/>
                <w:noProof/>
              </w:rPr>
            </w:r>
            <w:r w:rsidRPr="0082564A">
              <w:rPr>
                <w:rStyle w:val="Hyperlink"/>
                <w:noProof/>
              </w:rPr>
              <w:fldChar w:fldCharType="separate"/>
            </w:r>
            <w:r w:rsidRPr="0082564A">
              <w:rPr>
                <w:rStyle w:val="Hyperlink"/>
                <w:noProof/>
              </w:rPr>
              <w:t>6.5.4</w:t>
            </w:r>
            <w:r>
              <w:rPr>
                <w:rFonts w:asciiTheme="minorHAnsi" w:eastAsiaTheme="minorEastAsia" w:hAnsiTheme="minorHAnsi" w:cstheme="minorBidi"/>
                <w:noProof/>
                <w:sz w:val="22"/>
                <w:lang w:eastAsia="sv-SE"/>
              </w:rPr>
              <w:tab/>
            </w:r>
            <w:r w:rsidRPr="0082564A">
              <w:rPr>
                <w:rStyle w:val="Hyperlink"/>
                <w:noProof/>
              </w:rPr>
              <w:t>Annan information om kontraktet</w:t>
            </w:r>
            <w:r>
              <w:rPr>
                <w:noProof/>
                <w:webHidden/>
              </w:rPr>
              <w:tab/>
            </w:r>
            <w:r>
              <w:rPr>
                <w:noProof/>
                <w:webHidden/>
              </w:rPr>
              <w:fldChar w:fldCharType="begin"/>
            </w:r>
            <w:r>
              <w:rPr>
                <w:noProof/>
                <w:webHidden/>
              </w:rPr>
              <w:instrText xml:space="preserve"> PAGEREF _Toc467578368 \h </w:instrText>
            </w:r>
            <w:r>
              <w:rPr>
                <w:noProof/>
                <w:webHidden/>
              </w:rPr>
            </w:r>
          </w:ins>
          <w:r>
            <w:rPr>
              <w:noProof/>
              <w:webHidden/>
            </w:rPr>
            <w:fldChar w:fldCharType="separate"/>
          </w:r>
          <w:ins w:id="172" w:author="Robert Lundmark" w:date="2016-11-22T11:43:00Z">
            <w:r>
              <w:rPr>
                <w:noProof/>
                <w:webHidden/>
              </w:rPr>
              <w:t>36</w:t>
            </w:r>
            <w:r>
              <w:rPr>
                <w:noProof/>
                <w:webHidden/>
              </w:rPr>
              <w:fldChar w:fldCharType="end"/>
            </w:r>
            <w:r w:rsidRPr="0082564A">
              <w:rPr>
                <w:rStyle w:val="Hyperlink"/>
                <w:noProof/>
              </w:rPr>
              <w:fldChar w:fldCharType="end"/>
            </w:r>
          </w:ins>
        </w:p>
        <w:p w14:paraId="13C110A7" w14:textId="6EE8802A" w:rsidR="00964583" w:rsidDel="00EF4B91" w:rsidRDefault="00964583">
          <w:pPr>
            <w:pStyle w:val="TOC1"/>
            <w:tabs>
              <w:tab w:val="left" w:pos="400"/>
              <w:tab w:val="right" w:leader="dot" w:pos="10456"/>
            </w:tabs>
            <w:rPr>
              <w:del w:id="173" w:author="Robert Lundmark" w:date="2016-11-22T11:43:00Z"/>
              <w:rFonts w:asciiTheme="minorHAnsi" w:eastAsiaTheme="minorEastAsia" w:hAnsiTheme="minorHAnsi" w:cstheme="minorBidi"/>
              <w:noProof/>
              <w:sz w:val="22"/>
              <w:lang w:eastAsia="sv-SE"/>
            </w:rPr>
          </w:pPr>
          <w:del w:id="174" w:author="Robert Lundmark" w:date="2016-11-22T11:43:00Z">
            <w:r w:rsidRPr="00EF4B91" w:rsidDel="00EF4B91">
              <w:rPr>
                <w:noProof/>
                <w:rPrChange w:id="175" w:author="Robert Lundmark" w:date="2016-11-22T11:43:00Z">
                  <w:rPr>
                    <w:rStyle w:val="Hyperlink"/>
                    <w:noProof/>
                  </w:rPr>
                </w:rPrChange>
              </w:rPr>
              <w:delText>1</w:delText>
            </w:r>
            <w:r w:rsidDel="00EF4B91">
              <w:rPr>
                <w:rFonts w:asciiTheme="minorHAnsi" w:eastAsiaTheme="minorEastAsia" w:hAnsiTheme="minorHAnsi" w:cstheme="minorBidi"/>
                <w:noProof/>
                <w:sz w:val="22"/>
                <w:lang w:eastAsia="sv-SE"/>
              </w:rPr>
              <w:tab/>
            </w:r>
            <w:r w:rsidRPr="00EF4B91" w:rsidDel="00EF4B91">
              <w:rPr>
                <w:noProof/>
                <w:rPrChange w:id="176" w:author="Robert Lundmark" w:date="2016-11-22T11:43:00Z">
                  <w:rPr>
                    <w:rStyle w:val="Hyperlink"/>
                    <w:noProof/>
                  </w:rPr>
                </w:rPrChange>
              </w:rPr>
              <w:delText>Inledning</w:delText>
            </w:r>
            <w:r w:rsidDel="00EF4B91">
              <w:rPr>
                <w:noProof/>
                <w:webHidden/>
              </w:rPr>
              <w:tab/>
              <w:delText>9</w:delText>
            </w:r>
          </w:del>
        </w:p>
        <w:p w14:paraId="70A8995A" w14:textId="4986A298" w:rsidR="00964583" w:rsidDel="00EF4B91" w:rsidRDefault="00964583">
          <w:pPr>
            <w:pStyle w:val="TOC2"/>
            <w:tabs>
              <w:tab w:val="left" w:pos="660"/>
              <w:tab w:val="right" w:leader="dot" w:pos="10456"/>
            </w:tabs>
            <w:rPr>
              <w:del w:id="177" w:author="Robert Lundmark" w:date="2016-11-22T11:43:00Z"/>
              <w:rFonts w:asciiTheme="minorHAnsi" w:eastAsiaTheme="minorEastAsia" w:hAnsiTheme="minorHAnsi" w:cstheme="minorBidi"/>
              <w:noProof/>
              <w:sz w:val="22"/>
              <w:lang w:eastAsia="sv-SE"/>
            </w:rPr>
          </w:pPr>
          <w:del w:id="178" w:author="Robert Lundmark" w:date="2016-11-22T11:43:00Z">
            <w:r w:rsidRPr="00EF4B91" w:rsidDel="00EF4B91">
              <w:rPr>
                <w:noProof/>
                <w:rPrChange w:id="179" w:author="Robert Lundmark" w:date="2016-11-22T11:43:00Z">
                  <w:rPr>
                    <w:rStyle w:val="Hyperlink"/>
                    <w:noProof/>
                  </w:rPr>
                </w:rPrChange>
              </w:rPr>
              <w:delText>1.1</w:delText>
            </w:r>
            <w:r w:rsidDel="00EF4B91">
              <w:rPr>
                <w:rFonts w:asciiTheme="minorHAnsi" w:eastAsiaTheme="minorEastAsia" w:hAnsiTheme="minorHAnsi" w:cstheme="minorBidi"/>
                <w:noProof/>
                <w:sz w:val="22"/>
                <w:lang w:eastAsia="sv-SE"/>
              </w:rPr>
              <w:tab/>
            </w:r>
            <w:r w:rsidRPr="00EF4B91" w:rsidDel="00EF4B91">
              <w:rPr>
                <w:noProof/>
                <w:rPrChange w:id="180" w:author="Robert Lundmark" w:date="2016-11-22T11:43:00Z">
                  <w:rPr>
                    <w:rStyle w:val="Hyperlink"/>
                    <w:noProof/>
                  </w:rPr>
                </w:rPrChange>
              </w:rPr>
              <w:delText>Svenskt namn</w:delText>
            </w:r>
            <w:r w:rsidDel="00EF4B91">
              <w:rPr>
                <w:noProof/>
                <w:webHidden/>
              </w:rPr>
              <w:tab/>
              <w:delText>9</w:delText>
            </w:r>
          </w:del>
        </w:p>
        <w:p w14:paraId="0F1004DD" w14:textId="1DC761CB" w:rsidR="00964583" w:rsidDel="00EF4B91" w:rsidRDefault="00964583">
          <w:pPr>
            <w:pStyle w:val="TOC2"/>
            <w:tabs>
              <w:tab w:val="left" w:pos="880"/>
              <w:tab w:val="right" w:leader="dot" w:pos="10456"/>
            </w:tabs>
            <w:rPr>
              <w:del w:id="181" w:author="Robert Lundmark" w:date="2016-11-22T11:43:00Z"/>
              <w:rFonts w:asciiTheme="minorHAnsi" w:eastAsiaTheme="minorEastAsia" w:hAnsiTheme="minorHAnsi" w:cstheme="minorBidi"/>
              <w:noProof/>
              <w:sz w:val="22"/>
              <w:lang w:eastAsia="sv-SE"/>
            </w:rPr>
          </w:pPr>
          <w:del w:id="182" w:author="Robert Lundmark" w:date="2016-11-22T11:43:00Z">
            <w:r w:rsidRPr="00EF4B91" w:rsidDel="00EF4B91">
              <w:rPr>
                <w:noProof/>
                <w:rPrChange w:id="183" w:author="Robert Lundmark" w:date="2016-11-22T11:43:00Z">
                  <w:rPr>
                    <w:rStyle w:val="Hyperlink"/>
                    <w:noProof/>
                  </w:rPr>
                </w:rPrChange>
              </w:rPr>
              <w:delText>1.2</w:delText>
            </w:r>
            <w:r w:rsidDel="00EF4B91">
              <w:rPr>
                <w:rFonts w:asciiTheme="minorHAnsi" w:eastAsiaTheme="minorEastAsia" w:hAnsiTheme="minorHAnsi" w:cstheme="minorBidi"/>
                <w:noProof/>
                <w:sz w:val="22"/>
                <w:lang w:eastAsia="sv-SE"/>
              </w:rPr>
              <w:tab/>
            </w:r>
            <w:r w:rsidRPr="00EF4B91" w:rsidDel="00EF4B91">
              <w:rPr>
                <w:noProof/>
                <w:rPrChange w:id="184" w:author="Robert Lundmark" w:date="2016-11-22T11:43:00Z">
                  <w:rPr>
                    <w:rStyle w:val="Hyperlink"/>
                    <w:noProof/>
                  </w:rPr>
                </w:rPrChange>
              </w:rPr>
              <w:delText>WEB beskrivning</w:delText>
            </w:r>
            <w:r w:rsidDel="00EF4B91">
              <w:rPr>
                <w:noProof/>
                <w:webHidden/>
              </w:rPr>
              <w:tab/>
              <w:delText>9</w:delText>
            </w:r>
          </w:del>
        </w:p>
        <w:p w14:paraId="74974CCD" w14:textId="68B0393F" w:rsidR="00964583" w:rsidDel="00EF4B91" w:rsidRDefault="00964583">
          <w:pPr>
            <w:pStyle w:val="TOC1"/>
            <w:tabs>
              <w:tab w:val="left" w:pos="400"/>
              <w:tab w:val="right" w:leader="dot" w:pos="10456"/>
            </w:tabs>
            <w:rPr>
              <w:del w:id="185" w:author="Robert Lundmark" w:date="2016-11-22T11:43:00Z"/>
              <w:rFonts w:asciiTheme="minorHAnsi" w:eastAsiaTheme="minorEastAsia" w:hAnsiTheme="minorHAnsi" w:cstheme="minorBidi"/>
              <w:noProof/>
              <w:sz w:val="22"/>
              <w:lang w:eastAsia="sv-SE"/>
            </w:rPr>
          </w:pPr>
          <w:del w:id="186" w:author="Robert Lundmark" w:date="2016-11-22T11:43:00Z">
            <w:r w:rsidRPr="00EF4B91" w:rsidDel="00EF4B91">
              <w:rPr>
                <w:noProof/>
                <w:rPrChange w:id="187" w:author="Robert Lundmark" w:date="2016-11-22T11:43:00Z">
                  <w:rPr>
                    <w:rStyle w:val="Hyperlink"/>
                    <w:noProof/>
                  </w:rPr>
                </w:rPrChange>
              </w:rPr>
              <w:delText>2</w:delText>
            </w:r>
            <w:r w:rsidDel="00EF4B91">
              <w:rPr>
                <w:rFonts w:asciiTheme="minorHAnsi" w:eastAsiaTheme="minorEastAsia" w:hAnsiTheme="minorHAnsi" w:cstheme="minorBidi"/>
                <w:noProof/>
                <w:sz w:val="22"/>
                <w:lang w:eastAsia="sv-SE"/>
              </w:rPr>
              <w:tab/>
            </w:r>
            <w:r w:rsidRPr="00EF4B91" w:rsidDel="00EF4B91">
              <w:rPr>
                <w:noProof/>
                <w:rPrChange w:id="188" w:author="Robert Lundmark" w:date="2016-11-22T11:43:00Z">
                  <w:rPr>
                    <w:rStyle w:val="Hyperlink"/>
                    <w:noProof/>
                  </w:rPr>
                </w:rPrChange>
              </w:rPr>
              <w:delText>Versionsinformation</w:delText>
            </w:r>
            <w:r w:rsidDel="00EF4B91">
              <w:rPr>
                <w:noProof/>
                <w:webHidden/>
              </w:rPr>
              <w:tab/>
              <w:delText>10</w:delText>
            </w:r>
          </w:del>
        </w:p>
        <w:p w14:paraId="6B6A4F5A" w14:textId="2C771C9F" w:rsidR="00964583" w:rsidDel="00EF4B91" w:rsidRDefault="00964583">
          <w:pPr>
            <w:pStyle w:val="TOC2"/>
            <w:tabs>
              <w:tab w:val="left" w:pos="880"/>
              <w:tab w:val="right" w:leader="dot" w:pos="10456"/>
            </w:tabs>
            <w:rPr>
              <w:del w:id="189" w:author="Robert Lundmark" w:date="2016-11-22T11:43:00Z"/>
              <w:rFonts w:asciiTheme="minorHAnsi" w:eastAsiaTheme="minorEastAsia" w:hAnsiTheme="minorHAnsi" w:cstheme="minorBidi"/>
              <w:noProof/>
              <w:sz w:val="22"/>
              <w:lang w:eastAsia="sv-SE"/>
            </w:rPr>
          </w:pPr>
          <w:del w:id="190" w:author="Robert Lundmark" w:date="2016-11-22T11:43:00Z">
            <w:r w:rsidRPr="00EF4B91" w:rsidDel="00EF4B91">
              <w:rPr>
                <w:noProof/>
                <w:rPrChange w:id="191" w:author="Robert Lundmark" w:date="2016-11-22T11:43:00Z">
                  <w:rPr>
                    <w:rStyle w:val="Hyperlink"/>
                    <w:noProof/>
                  </w:rPr>
                </w:rPrChange>
              </w:rPr>
              <w:delText>2.1</w:delText>
            </w:r>
            <w:r w:rsidDel="00EF4B91">
              <w:rPr>
                <w:rFonts w:asciiTheme="minorHAnsi" w:eastAsiaTheme="minorEastAsia" w:hAnsiTheme="minorHAnsi" w:cstheme="minorBidi"/>
                <w:noProof/>
                <w:sz w:val="22"/>
                <w:lang w:eastAsia="sv-SE"/>
              </w:rPr>
              <w:tab/>
            </w:r>
            <w:r w:rsidRPr="00EF4B91" w:rsidDel="00EF4B91">
              <w:rPr>
                <w:noProof/>
                <w:rPrChange w:id="192" w:author="Robert Lundmark" w:date="2016-11-22T11:43:00Z">
                  <w:rPr>
                    <w:rStyle w:val="Hyperlink"/>
                    <w:noProof/>
                  </w:rPr>
                </w:rPrChange>
              </w:rPr>
              <w:delText>2.0</w:delText>
            </w:r>
            <w:r w:rsidDel="00EF4B91">
              <w:rPr>
                <w:noProof/>
                <w:webHidden/>
              </w:rPr>
              <w:tab/>
              <w:delText>10</w:delText>
            </w:r>
          </w:del>
        </w:p>
        <w:p w14:paraId="68732BB3" w14:textId="6AED36C3" w:rsidR="00964583" w:rsidDel="00EF4B91" w:rsidRDefault="00964583">
          <w:pPr>
            <w:pStyle w:val="TOC3"/>
            <w:tabs>
              <w:tab w:val="left" w:pos="1100"/>
              <w:tab w:val="right" w:leader="dot" w:pos="10456"/>
            </w:tabs>
            <w:rPr>
              <w:del w:id="193" w:author="Robert Lundmark" w:date="2016-11-22T11:43:00Z"/>
              <w:rFonts w:asciiTheme="minorHAnsi" w:eastAsiaTheme="minorEastAsia" w:hAnsiTheme="minorHAnsi" w:cstheme="minorBidi"/>
              <w:noProof/>
              <w:sz w:val="22"/>
              <w:lang w:eastAsia="sv-SE"/>
            </w:rPr>
          </w:pPr>
          <w:del w:id="194" w:author="Robert Lundmark" w:date="2016-11-22T11:43:00Z">
            <w:r w:rsidRPr="00EF4B91" w:rsidDel="00EF4B91">
              <w:rPr>
                <w:noProof/>
                <w:rPrChange w:id="195" w:author="Robert Lundmark" w:date="2016-11-22T11:43:00Z">
                  <w:rPr>
                    <w:rStyle w:val="Hyperlink"/>
                    <w:noProof/>
                  </w:rPr>
                </w:rPrChange>
              </w:rPr>
              <w:delText>2.1.1</w:delText>
            </w:r>
            <w:r w:rsidDel="00EF4B91">
              <w:rPr>
                <w:rFonts w:asciiTheme="minorHAnsi" w:eastAsiaTheme="minorEastAsia" w:hAnsiTheme="minorHAnsi" w:cstheme="minorBidi"/>
                <w:noProof/>
                <w:sz w:val="22"/>
                <w:lang w:eastAsia="sv-SE"/>
              </w:rPr>
              <w:tab/>
            </w:r>
            <w:r w:rsidRPr="00EF4B91" w:rsidDel="00EF4B91">
              <w:rPr>
                <w:noProof/>
                <w:rPrChange w:id="196" w:author="Robert Lundmark" w:date="2016-11-22T11:43:00Z">
                  <w:rPr>
                    <w:rStyle w:val="Hyperlink"/>
                    <w:noProof/>
                  </w:rPr>
                </w:rPrChange>
              </w:rPr>
              <w:delText>Oförändrade tjänstekontrakt</w:delText>
            </w:r>
            <w:r w:rsidDel="00EF4B91">
              <w:rPr>
                <w:noProof/>
                <w:webHidden/>
              </w:rPr>
              <w:tab/>
              <w:delText>10</w:delText>
            </w:r>
          </w:del>
        </w:p>
        <w:p w14:paraId="2560638C" w14:textId="0D77139C" w:rsidR="00964583" w:rsidDel="00EF4B91" w:rsidRDefault="00964583">
          <w:pPr>
            <w:pStyle w:val="TOC3"/>
            <w:tabs>
              <w:tab w:val="left" w:pos="1100"/>
              <w:tab w:val="right" w:leader="dot" w:pos="10456"/>
            </w:tabs>
            <w:rPr>
              <w:del w:id="197" w:author="Robert Lundmark" w:date="2016-11-22T11:43:00Z"/>
              <w:rFonts w:asciiTheme="minorHAnsi" w:eastAsiaTheme="minorEastAsia" w:hAnsiTheme="minorHAnsi" w:cstheme="minorBidi"/>
              <w:noProof/>
              <w:sz w:val="22"/>
              <w:lang w:eastAsia="sv-SE"/>
            </w:rPr>
          </w:pPr>
          <w:del w:id="198" w:author="Robert Lundmark" w:date="2016-11-22T11:43:00Z">
            <w:r w:rsidRPr="00EF4B91" w:rsidDel="00EF4B91">
              <w:rPr>
                <w:noProof/>
                <w:rPrChange w:id="199" w:author="Robert Lundmark" w:date="2016-11-22T11:43:00Z">
                  <w:rPr>
                    <w:rStyle w:val="Hyperlink"/>
                    <w:noProof/>
                  </w:rPr>
                </w:rPrChange>
              </w:rPr>
              <w:delText>2.1.2</w:delText>
            </w:r>
            <w:r w:rsidDel="00EF4B91">
              <w:rPr>
                <w:rFonts w:asciiTheme="minorHAnsi" w:eastAsiaTheme="minorEastAsia" w:hAnsiTheme="minorHAnsi" w:cstheme="minorBidi"/>
                <w:noProof/>
                <w:sz w:val="22"/>
                <w:lang w:eastAsia="sv-SE"/>
              </w:rPr>
              <w:tab/>
            </w:r>
            <w:r w:rsidRPr="00EF4B91" w:rsidDel="00EF4B91">
              <w:rPr>
                <w:noProof/>
                <w:rPrChange w:id="200" w:author="Robert Lundmark" w:date="2016-11-22T11:43:00Z">
                  <w:rPr>
                    <w:rStyle w:val="Hyperlink"/>
                    <w:noProof/>
                  </w:rPr>
                </w:rPrChange>
              </w:rPr>
              <w:delText>Nya tjänstekontrakt</w:delText>
            </w:r>
            <w:r w:rsidDel="00EF4B91">
              <w:rPr>
                <w:noProof/>
                <w:webHidden/>
              </w:rPr>
              <w:tab/>
              <w:delText>10</w:delText>
            </w:r>
          </w:del>
        </w:p>
        <w:p w14:paraId="7DD7AC73" w14:textId="684406A9" w:rsidR="00964583" w:rsidDel="00EF4B91" w:rsidRDefault="00964583">
          <w:pPr>
            <w:pStyle w:val="TOC3"/>
            <w:tabs>
              <w:tab w:val="left" w:pos="1100"/>
              <w:tab w:val="right" w:leader="dot" w:pos="10456"/>
            </w:tabs>
            <w:rPr>
              <w:del w:id="201" w:author="Robert Lundmark" w:date="2016-11-22T11:43:00Z"/>
              <w:rFonts w:asciiTheme="minorHAnsi" w:eastAsiaTheme="minorEastAsia" w:hAnsiTheme="minorHAnsi" w:cstheme="minorBidi"/>
              <w:noProof/>
              <w:sz w:val="22"/>
              <w:lang w:eastAsia="sv-SE"/>
            </w:rPr>
          </w:pPr>
          <w:del w:id="202" w:author="Robert Lundmark" w:date="2016-11-22T11:43:00Z">
            <w:r w:rsidRPr="00EF4B91" w:rsidDel="00EF4B91">
              <w:rPr>
                <w:noProof/>
                <w:rPrChange w:id="203" w:author="Robert Lundmark" w:date="2016-11-22T11:43:00Z">
                  <w:rPr>
                    <w:rStyle w:val="Hyperlink"/>
                    <w:noProof/>
                  </w:rPr>
                </w:rPrChange>
              </w:rPr>
              <w:delText>2.1.3</w:delText>
            </w:r>
            <w:r w:rsidDel="00EF4B91">
              <w:rPr>
                <w:rFonts w:asciiTheme="minorHAnsi" w:eastAsiaTheme="minorEastAsia" w:hAnsiTheme="minorHAnsi" w:cstheme="minorBidi"/>
                <w:noProof/>
                <w:sz w:val="22"/>
                <w:lang w:eastAsia="sv-SE"/>
              </w:rPr>
              <w:tab/>
            </w:r>
            <w:r w:rsidRPr="00EF4B91" w:rsidDel="00EF4B91">
              <w:rPr>
                <w:noProof/>
                <w:rPrChange w:id="204" w:author="Robert Lundmark" w:date="2016-11-22T11:43:00Z">
                  <w:rPr>
                    <w:rStyle w:val="Hyperlink"/>
                    <w:noProof/>
                  </w:rPr>
                </w:rPrChange>
              </w:rPr>
              <w:delText>Förändrade tjänstekontrakt</w:delText>
            </w:r>
            <w:r w:rsidDel="00EF4B91">
              <w:rPr>
                <w:noProof/>
                <w:webHidden/>
              </w:rPr>
              <w:tab/>
              <w:delText>10</w:delText>
            </w:r>
          </w:del>
        </w:p>
        <w:p w14:paraId="55FFB9A1" w14:textId="2FA64352" w:rsidR="00964583" w:rsidDel="00EF4B91" w:rsidRDefault="00964583">
          <w:pPr>
            <w:pStyle w:val="TOC3"/>
            <w:tabs>
              <w:tab w:val="left" w:pos="1100"/>
              <w:tab w:val="right" w:leader="dot" w:pos="10456"/>
            </w:tabs>
            <w:rPr>
              <w:del w:id="205" w:author="Robert Lundmark" w:date="2016-11-22T11:43:00Z"/>
              <w:rFonts w:asciiTheme="minorHAnsi" w:eastAsiaTheme="minorEastAsia" w:hAnsiTheme="minorHAnsi" w:cstheme="minorBidi"/>
              <w:noProof/>
              <w:sz w:val="22"/>
              <w:lang w:eastAsia="sv-SE"/>
            </w:rPr>
          </w:pPr>
          <w:del w:id="206" w:author="Robert Lundmark" w:date="2016-11-22T11:43:00Z">
            <w:r w:rsidRPr="00EF4B91" w:rsidDel="00EF4B91">
              <w:rPr>
                <w:noProof/>
                <w:rPrChange w:id="207" w:author="Robert Lundmark" w:date="2016-11-22T11:43:00Z">
                  <w:rPr>
                    <w:rStyle w:val="Hyperlink"/>
                    <w:noProof/>
                  </w:rPr>
                </w:rPrChange>
              </w:rPr>
              <w:delText>2.1.4</w:delText>
            </w:r>
            <w:r w:rsidDel="00EF4B91">
              <w:rPr>
                <w:rFonts w:asciiTheme="minorHAnsi" w:eastAsiaTheme="minorEastAsia" w:hAnsiTheme="minorHAnsi" w:cstheme="minorBidi"/>
                <w:noProof/>
                <w:sz w:val="22"/>
                <w:lang w:eastAsia="sv-SE"/>
              </w:rPr>
              <w:tab/>
            </w:r>
            <w:r w:rsidRPr="00EF4B91" w:rsidDel="00EF4B91">
              <w:rPr>
                <w:noProof/>
                <w:rPrChange w:id="208" w:author="Robert Lundmark" w:date="2016-11-22T11:43:00Z">
                  <w:rPr>
                    <w:rStyle w:val="Hyperlink"/>
                    <w:noProof/>
                  </w:rPr>
                </w:rPrChange>
              </w:rPr>
              <w:delText>Utgångna tjänstekontrakt</w:delText>
            </w:r>
            <w:r w:rsidDel="00EF4B91">
              <w:rPr>
                <w:noProof/>
                <w:webHidden/>
              </w:rPr>
              <w:tab/>
              <w:delText>10</w:delText>
            </w:r>
          </w:del>
        </w:p>
        <w:p w14:paraId="4E812716" w14:textId="6787CC03" w:rsidR="00964583" w:rsidDel="00EF4B91" w:rsidRDefault="00964583">
          <w:pPr>
            <w:pStyle w:val="TOC2"/>
            <w:tabs>
              <w:tab w:val="left" w:pos="880"/>
              <w:tab w:val="right" w:leader="dot" w:pos="10456"/>
            </w:tabs>
            <w:rPr>
              <w:del w:id="209" w:author="Robert Lundmark" w:date="2016-11-22T11:43:00Z"/>
              <w:rFonts w:asciiTheme="minorHAnsi" w:eastAsiaTheme="minorEastAsia" w:hAnsiTheme="minorHAnsi" w:cstheme="minorBidi"/>
              <w:noProof/>
              <w:sz w:val="22"/>
              <w:lang w:eastAsia="sv-SE"/>
            </w:rPr>
          </w:pPr>
          <w:del w:id="210" w:author="Robert Lundmark" w:date="2016-11-22T11:43:00Z">
            <w:r w:rsidRPr="00EF4B91" w:rsidDel="00EF4B91">
              <w:rPr>
                <w:noProof/>
                <w:rPrChange w:id="211" w:author="Robert Lundmark" w:date="2016-11-22T11:43:00Z">
                  <w:rPr>
                    <w:rStyle w:val="Hyperlink"/>
                    <w:noProof/>
                  </w:rPr>
                </w:rPrChange>
              </w:rPr>
              <w:delText>2.2</w:delText>
            </w:r>
            <w:r w:rsidDel="00EF4B91">
              <w:rPr>
                <w:rFonts w:asciiTheme="minorHAnsi" w:eastAsiaTheme="minorEastAsia" w:hAnsiTheme="minorHAnsi" w:cstheme="minorBidi"/>
                <w:noProof/>
                <w:sz w:val="22"/>
                <w:lang w:eastAsia="sv-SE"/>
              </w:rPr>
              <w:tab/>
            </w:r>
            <w:r w:rsidRPr="00EF4B91" w:rsidDel="00EF4B91">
              <w:rPr>
                <w:noProof/>
                <w:rPrChange w:id="212" w:author="Robert Lundmark" w:date="2016-11-22T11:43:00Z">
                  <w:rPr>
                    <w:rStyle w:val="Hyperlink"/>
                    <w:noProof/>
                  </w:rPr>
                </w:rPrChange>
              </w:rPr>
              <w:delText>Version tidigare</w:delText>
            </w:r>
            <w:r w:rsidDel="00EF4B91">
              <w:rPr>
                <w:noProof/>
                <w:webHidden/>
              </w:rPr>
              <w:tab/>
              <w:delText>10</w:delText>
            </w:r>
          </w:del>
        </w:p>
        <w:p w14:paraId="4BC5496A" w14:textId="66FC61B2" w:rsidR="00964583" w:rsidDel="00EF4B91" w:rsidRDefault="00964583">
          <w:pPr>
            <w:pStyle w:val="TOC1"/>
            <w:tabs>
              <w:tab w:val="left" w:pos="400"/>
              <w:tab w:val="right" w:leader="dot" w:pos="10456"/>
            </w:tabs>
            <w:rPr>
              <w:del w:id="213" w:author="Robert Lundmark" w:date="2016-11-22T11:43:00Z"/>
              <w:rFonts w:asciiTheme="minorHAnsi" w:eastAsiaTheme="minorEastAsia" w:hAnsiTheme="minorHAnsi" w:cstheme="minorBidi"/>
              <w:noProof/>
              <w:sz w:val="22"/>
              <w:lang w:eastAsia="sv-SE"/>
            </w:rPr>
          </w:pPr>
          <w:del w:id="214" w:author="Robert Lundmark" w:date="2016-11-22T11:43:00Z">
            <w:r w:rsidRPr="00EF4B91" w:rsidDel="00EF4B91">
              <w:rPr>
                <w:noProof/>
                <w:rPrChange w:id="215" w:author="Robert Lundmark" w:date="2016-11-22T11:43:00Z">
                  <w:rPr>
                    <w:rStyle w:val="Hyperlink"/>
                    <w:noProof/>
                  </w:rPr>
                </w:rPrChange>
              </w:rPr>
              <w:delText>3</w:delText>
            </w:r>
            <w:r w:rsidDel="00EF4B91">
              <w:rPr>
                <w:rFonts w:asciiTheme="minorHAnsi" w:eastAsiaTheme="minorEastAsia" w:hAnsiTheme="minorHAnsi" w:cstheme="minorBidi"/>
                <w:noProof/>
                <w:sz w:val="22"/>
                <w:lang w:eastAsia="sv-SE"/>
              </w:rPr>
              <w:tab/>
            </w:r>
            <w:r w:rsidRPr="00EF4B91" w:rsidDel="00EF4B91">
              <w:rPr>
                <w:noProof/>
                <w:rPrChange w:id="216" w:author="Robert Lundmark" w:date="2016-11-22T11:43:00Z">
                  <w:rPr>
                    <w:rStyle w:val="Hyperlink"/>
                    <w:noProof/>
                  </w:rPr>
                </w:rPrChange>
              </w:rPr>
              <w:delText>Tjänstedomänens arkitektur</w:delText>
            </w:r>
            <w:r w:rsidDel="00EF4B91">
              <w:rPr>
                <w:noProof/>
                <w:webHidden/>
              </w:rPr>
              <w:tab/>
              <w:delText>11</w:delText>
            </w:r>
          </w:del>
        </w:p>
        <w:p w14:paraId="6A9E39DA" w14:textId="1D92C7C8" w:rsidR="00964583" w:rsidDel="00EF4B91" w:rsidRDefault="00964583">
          <w:pPr>
            <w:pStyle w:val="TOC2"/>
            <w:tabs>
              <w:tab w:val="left" w:pos="880"/>
              <w:tab w:val="right" w:leader="dot" w:pos="10456"/>
            </w:tabs>
            <w:rPr>
              <w:del w:id="217" w:author="Robert Lundmark" w:date="2016-11-22T11:43:00Z"/>
              <w:rFonts w:asciiTheme="minorHAnsi" w:eastAsiaTheme="minorEastAsia" w:hAnsiTheme="minorHAnsi" w:cstheme="minorBidi"/>
              <w:noProof/>
              <w:sz w:val="22"/>
              <w:lang w:eastAsia="sv-SE"/>
            </w:rPr>
          </w:pPr>
          <w:del w:id="218" w:author="Robert Lundmark" w:date="2016-11-22T11:43:00Z">
            <w:r w:rsidRPr="00EF4B91" w:rsidDel="00EF4B91">
              <w:rPr>
                <w:noProof/>
                <w:rPrChange w:id="219" w:author="Robert Lundmark" w:date="2016-11-22T11:43:00Z">
                  <w:rPr>
                    <w:rStyle w:val="Hyperlink"/>
                    <w:noProof/>
                  </w:rPr>
                </w:rPrChange>
              </w:rPr>
              <w:delText>3.1</w:delText>
            </w:r>
            <w:r w:rsidDel="00EF4B91">
              <w:rPr>
                <w:rFonts w:asciiTheme="minorHAnsi" w:eastAsiaTheme="minorEastAsia" w:hAnsiTheme="minorHAnsi" w:cstheme="minorBidi"/>
                <w:noProof/>
                <w:sz w:val="22"/>
                <w:lang w:eastAsia="sv-SE"/>
              </w:rPr>
              <w:tab/>
            </w:r>
            <w:r w:rsidRPr="00EF4B91" w:rsidDel="00EF4B91">
              <w:rPr>
                <w:noProof/>
                <w:rPrChange w:id="220" w:author="Robert Lundmark" w:date="2016-11-22T11:43:00Z">
                  <w:rPr>
                    <w:rStyle w:val="Hyperlink"/>
                    <w:noProof/>
                  </w:rPr>
                </w:rPrChange>
              </w:rPr>
              <w:delText>Flöden</w:delText>
            </w:r>
            <w:r w:rsidDel="00EF4B91">
              <w:rPr>
                <w:noProof/>
                <w:webHidden/>
              </w:rPr>
              <w:tab/>
              <w:delText>11</w:delText>
            </w:r>
          </w:del>
        </w:p>
        <w:p w14:paraId="531E51F0" w14:textId="2300BA1B" w:rsidR="00964583" w:rsidDel="00EF4B91" w:rsidRDefault="00964583">
          <w:pPr>
            <w:pStyle w:val="TOC3"/>
            <w:tabs>
              <w:tab w:val="left" w:pos="1100"/>
              <w:tab w:val="right" w:leader="dot" w:pos="10456"/>
            </w:tabs>
            <w:rPr>
              <w:del w:id="221" w:author="Robert Lundmark" w:date="2016-11-22T11:43:00Z"/>
              <w:rFonts w:asciiTheme="minorHAnsi" w:eastAsiaTheme="minorEastAsia" w:hAnsiTheme="minorHAnsi" w:cstheme="minorBidi"/>
              <w:noProof/>
              <w:sz w:val="22"/>
              <w:lang w:eastAsia="sv-SE"/>
            </w:rPr>
          </w:pPr>
          <w:del w:id="222" w:author="Robert Lundmark" w:date="2016-11-22T11:43:00Z">
            <w:r w:rsidRPr="00EF4B91" w:rsidDel="00EF4B91">
              <w:rPr>
                <w:noProof/>
                <w:rPrChange w:id="223" w:author="Robert Lundmark" w:date="2016-11-22T11:43:00Z">
                  <w:rPr>
                    <w:rStyle w:val="Hyperlink"/>
                    <w:noProof/>
                  </w:rPr>
                </w:rPrChange>
              </w:rPr>
              <w:delText>3.1.1</w:delText>
            </w:r>
            <w:r w:rsidDel="00EF4B91">
              <w:rPr>
                <w:rFonts w:asciiTheme="minorHAnsi" w:eastAsiaTheme="minorEastAsia" w:hAnsiTheme="minorHAnsi" w:cstheme="minorBidi"/>
                <w:noProof/>
                <w:sz w:val="22"/>
                <w:lang w:eastAsia="sv-SE"/>
              </w:rPr>
              <w:tab/>
            </w:r>
            <w:r w:rsidRPr="00EF4B91" w:rsidDel="00EF4B91">
              <w:rPr>
                <w:noProof/>
                <w:rPrChange w:id="224" w:author="Robert Lundmark" w:date="2016-11-22T11:43:00Z">
                  <w:rPr>
                    <w:rStyle w:val="Hyperlink"/>
                    <w:noProof/>
                  </w:rPr>
                </w:rPrChange>
              </w:rPr>
              <w:delText>Flöde – Hämta specificerad informationsmängd</w:delText>
            </w:r>
            <w:r w:rsidDel="00EF4B91">
              <w:rPr>
                <w:noProof/>
                <w:webHidden/>
              </w:rPr>
              <w:tab/>
              <w:delText>11</w:delText>
            </w:r>
          </w:del>
        </w:p>
        <w:p w14:paraId="4D3A33B0" w14:textId="5F795878" w:rsidR="00964583" w:rsidDel="00EF4B91" w:rsidRDefault="00964583">
          <w:pPr>
            <w:pStyle w:val="TOC3"/>
            <w:tabs>
              <w:tab w:val="left" w:pos="1100"/>
              <w:tab w:val="right" w:leader="dot" w:pos="10456"/>
            </w:tabs>
            <w:rPr>
              <w:del w:id="225" w:author="Robert Lundmark" w:date="2016-11-22T11:43:00Z"/>
              <w:rFonts w:asciiTheme="minorHAnsi" w:eastAsiaTheme="minorEastAsia" w:hAnsiTheme="minorHAnsi" w:cstheme="minorBidi"/>
              <w:noProof/>
              <w:sz w:val="22"/>
              <w:lang w:eastAsia="sv-SE"/>
            </w:rPr>
          </w:pPr>
          <w:del w:id="226" w:author="Robert Lundmark" w:date="2016-11-22T11:43:00Z">
            <w:r w:rsidRPr="00EF4B91" w:rsidDel="00EF4B91">
              <w:rPr>
                <w:noProof/>
                <w:rPrChange w:id="227" w:author="Robert Lundmark" w:date="2016-11-22T11:43:00Z">
                  <w:rPr>
                    <w:rStyle w:val="Hyperlink"/>
                    <w:noProof/>
                  </w:rPr>
                </w:rPrChange>
              </w:rPr>
              <w:delText>3.1.2</w:delText>
            </w:r>
            <w:r w:rsidDel="00EF4B91">
              <w:rPr>
                <w:rFonts w:asciiTheme="minorHAnsi" w:eastAsiaTheme="minorEastAsia" w:hAnsiTheme="minorHAnsi" w:cstheme="minorBidi"/>
                <w:noProof/>
                <w:sz w:val="22"/>
                <w:lang w:eastAsia="sv-SE"/>
              </w:rPr>
              <w:tab/>
            </w:r>
            <w:r w:rsidRPr="00EF4B91" w:rsidDel="00EF4B91">
              <w:rPr>
                <w:noProof/>
                <w:rPrChange w:id="228" w:author="Robert Lundmark" w:date="2016-11-22T11:43:00Z">
                  <w:rPr>
                    <w:rStyle w:val="Hyperlink"/>
                    <w:noProof/>
                  </w:rPr>
                </w:rPrChange>
              </w:rPr>
              <w:delText>Obligatoriska kontrakt</w:delText>
            </w:r>
            <w:r w:rsidDel="00EF4B91">
              <w:rPr>
                <w:noProof/>
                <w:webHidden/>
              </w:rPr>
              <w:tab/>
              <w:delText>13</w:delText>
            </w:r>
          </w:del>
        </w:p>
        <w:p w14:paraId="4CDDB610" w14:textId="4FCECE73" w:rsidR="00964583" w:rsidDel="00EF4B91" w:rsidRDefault="00964583">
          <w:pPr>
            <w:pStyle w:val="TOC2"/>
            <w:tabs>
              <w:tab w:val="left" w:pos="880"/>
              <w:tab w:val="right" w:leader="dot" w:pos="10456"/>
            </w:tabs>
            <w:rPr>
              <w:del w:id="229" w:author="Robert Lundmark" w:date="2016-11-22T11:43:00Z"/>
              <w:rFonts w:asciiTheme="minorHAnsi" w:eastAsiaTheme="minorEastAsia" w:hAnsiTheme="minorHAnsi" w:cstheme="minorBidi"/>
              <w:noProof/>
              <w:sz w:val="22"/>
              <w:lang w:eastAsia="sv-SE"/>
            </w:rPr>
          </w:pPr>
          <w:del w:id="230" w:author="Robert Lundmark" w:date="2016-11-22T11:43:00Z">
            <w:r w:rsidRPr="00EF4B91" w:rsidDel="00EF4B91">
              <w:rPr>
                <w:noProof/>
                <w:rPrChange w:id="231" w:author="Robert Lundmark" w:date="2016-11-22T11:43:00Z">
                  <w:rPr>
                    <w:rStyle w:val="Hyperlink"/>
                    <w:noProof/>
                  </w:rPr>
                </w:rPrChange>
              </w:rPr>
              <w:delText>3.2</w:delText>
            </w:r>
            <w:r w:rsidDel="00EF4B91">
              <w:rPr>
                <w:rFonts w:asciiTheme="minorHAnsi" w:eastAsiaTheme="minorEastAsia" w:hAnsiTheme="minorHAnsi" w:cstheme="minorBidi"/>
                <w:noProof/>
                <w:sz w:val="22"/>
                <w:lang w:eastAsia="sv-SE"/>
              </w:rPr>
              <w:tab/>
            </w:r>
            <w:r w:rsidRPr="00EF4B91" w:rsidDel="00EF4B91">
              <w:rPr>
                <w:noProof/>
                <w:rPrChange w:id="232" w:author="Robert Lundmark" w:date="2016-11-22T11:43:00Z">
                  <w:rPr>
                    <w:rStyle w:val="Hyperlink"/>
                    <w:noProof/>
                  </w:rPr>
                </w:rPrChange>
              </w:rPr>
              <w:delText>Adressering</w:delText>
            </w:r>
            <w:r w:rsidDel="00EF4B91">
              <w:rPr>
                <w:noProof/>
                <w:webHidden/>
              </w:rPr>
              <w:tab/>
              <w:delText>13</w:delText>
            </w:r>
          </w:del>
        </w:p>
        <w:p w14:paraId="709E5675" w14:textId="23213DB4" w:rsidR="00964583" w:rsidDel="00EF4B91" w:rsidRDefault="00964583">
          <w:pPr>
            <w:pStyle w:val="TOC2"/>
            <w:tabs>
              <w:tab w:val="left" w:pos="880"/>
              <w:tab w:val="right" w:leader="dot" w:pos="10456"/>
            </w:tabs>
            <w:rPr>
              <w:del w:id="233" w:author="Robert Lundmark" w:date="2016-11-22T11:43:00Z"/>
              <w:rFonts w:asciiTheme="minorHAnsi" w:eastAsiaTheme="minorEastAsia" w:hAnsiTheme="minorHAnsi" w:cstheme="minorBidi"/>
              <w:noProof/>
              <w:sz w:val="22"/>
              <w:lang w:eastAsia="sv-SE"/>
            </w:rPr>
          </w:pPr>
          <w:del w:id="234" w:author="Robert Lundmark" w:date="2016-11-22T11:43:00Z">
            <w:r w:rsidRPr="00EF4B91" w:rsidDel="00EF4B91">
              <w:rPr>
                <w:noProof/>
                <w:rPrChange w:id="235" w:author="Robert Lundmark" w:date="2016-11-22T11:43:00Z">
                  <w:rPr>
                    <w:rStyle w:val="Hyperlink"/>
                    <w:noProof/>
                  </w:rPr>
                </w:rPrChange>
              </w:rPr>
              <w:delText>3.3</w:delText>
            </w:r>
            <w:r w:rsidDel="00EF4B91">
              <w:rPr>
                <w:rFonts w:asciiTheme="minorHAnsi" w:eastAsiaTheme="minorEastAsia" w:hAnsiTheme="minorHAnsi" w:cstheme="minorBidi"/>
                <w:noProof/>
                <w:sz w:val="22"/>
                <w:lang w:eastAsia="sv-SE"/>
              </w:rPr>
              <w:tab/>
            </w:r>
            <w:r w:rsidRPr="00EF4B91" w:rsidDel="00EF4B91">
              <w:rPr>
                <w:noProof/>
                <w:rPrChange w:id="236" w:author="Robert Lundmark" w:date="2016-11-22T11:43:00Z">
                  <w:rPr>
                    <w:rStyle w:val="Hyperlink"/>
                    <w:noProof/>
                  </w:rPr>
                </w:rPrChange>
              </w:rPr>
              <w:delText>Aggregering och engagemangsindex</w:delText>
            </w:r>
            <w:r w:rsidDel="00EF4B91">
              <w:rPr>
                <w:noProof/>
                <w:webHidden/>
              </w:rPr>
              <w:tab/>
              <w:delText>14</w:delText>
            </w:r>
          </w:del>
        </w:p>
        <w:p w14:paraId="0567ADC2" w14:textId="565A1533" w:rsidR="00964583" w:rsidDel="00EF4B91" w:rsidRDefault="00964583">
          <w:pPr>
            <w:pStyle w:val="TOC1"/>
            <w:tabs>
              <w:tab w:val="left" w:pos="400"/>
              <w:tab w:val="right" w:leader="dot" w:pos="10456"/>
            </w:tabs>
            <w:rPr>
              <w:del w:id="237" w:author="Robert Lundmark" w:date="2016-11-22T11:43:00Z"/>
              <w:rFonts w:asciiTheme="minorHAnsi" w:eastAsiaTheme="minorEastAsia" w:hAnsiTheme="minorHAnsi" w:cstheme="minorBidi"/>
              <w:noProof/>
              <w:sz w:val="22"/>
              <w:lang w:eastAsia="sv-SE"/>
            </w:rPr>
          </w:pPr>
          <w:del w:id="238" w:author="Robert Lundmark" w:date="2016-11-22T11:43:00Z">
            <w:r w:rsidRPr="00EF4B91" w:rsidDel="00EF4B91">
              <w:rPr>
                <w:noProof/>
                <w:rPrChange w:id="239" w:author="Robert Lundmark" w:date="2016-11-22T11:43:00Z">
                  <w:rPr>
                    <w:rStyle w:val="Hyperlink"/>
                    <w:noProof/>
                  </w:rPr>
                </w:rPrChange>
              </w:rPr>
              <w:delText>4</w:delText>
            </w:r>
            <w:r w:rsidDel="00EF4B91">
              <w:rPr>
                <w:rFonts w:asciiTheme="minorHAnsi" w:eastAsiaTheme="minorEastAsia" w:hAnsiTheme="minorHAnsi" w:cstheme="minorBidi"/>
                <w:noProof/>
                <w:sz w:val="22"/>
                <w:lang w:eastAsia="sv-SE"/>
              </w:rPr>
              <w:tab/>
            </w:r>
            <w:r w:rsidRPr="00EF4B91" w:rsidDel="00EF4B91">
              <w:rPr>
                <w:noProof/>
                <w:rPrChange w:id="240" w:author="Robert Lundmark" w:date="2016-11-22T11:43:00Z">
                  <w:rPr>
                    <w:rStyle w:val="Hyperlink"/>
                    <w:noProof/>
                  </w:rPr>
                </w:rPrChange>
              </w:rPr>
              <w:delText>Tjänstedomänens krav och regler</w:delText>
            </w:r>
            <w:r w:rsidDel="00EF4B91">
              <w:rPr>
                <w:noProof/>
                <w:webHidden/>
              </w:rPr>
              <w:tab/>
              <w:delText>14</w:delText>
            </w:r>
          </w:del>
        </w:p>
        <w:p w14:paraId="7581AAA3" w14:textId="182CFEB6" w:rsidR="00964583" w:rsidDel="00EF4B91" w:rsidRDefault="00964583">
          <w:pPr>
            <w:pStyle w:val="TOC2"/>
            <w:tabs>
              <w:tab w:val="left" w:pos="880"/>
              <w:tab w:val="right" w:leader="dot" w:pos="10456"/>
            </w:tabs>
            <w:rPr>
              <w:del w:id="241" w:author="Robert Lundmark" w:date="2016-11-22T11:43:00Z"/>
              <w:rFonts w:asciiTheme="minorHAnsi" w:eastAsiaTheme="minorEastAsia" w:hAnsiTheme="minorHAnsi" w:cstheme="minorBidi"/>
              <w:noProof/>
              <w:sz w:val="22"/>
              <w:lang w:eastAsia="sv-SE"/>
            </w:rPr>
          </w:pPr>
          <w:del w:id="242" w:author="Robert Lundmark" w:date="2016-11-22T11:43:00Z">
            <w:r w:rsidRPr="00EF4B91" w:rsidDel="00EF4B91">
              <w:rPr>
                <w:noProof/>
                <w:rPrChange w:id="243" w:author="Robert Lundmark" w:date="2016-11-22T11:43:00Z">
                  <w:rPr>
                    <w:rStyle w:val="Hyperlink"/>
                    <w:noProof/>
                  </w:rPr>
                </w:rPrChange>
              </w:rPr>
              <w:delText>4.1</w:delText>
            </w:r>
            <w:r w:rsidDel="00EF4B91">
              <w:rPr>
                <w:rFonts w:asciiTheme="minorHAnsi" w:eastAsiaTheme="minorEastAsia" w:hAnsiTheme="minorHAnsi" w:cstheme="minorBidi"/>
                <w:noProof/>
                <w:sz w:val="22"/>
                <w:lang w:eastAsia="sv-SE"/>
              </w:rPr>
              <w:tab/>
            </w:r>
            <w:r w:rsidRPr="00EF4B91" w:rsidDel="00EF4B91">
              <w:rPr>
                <w:noProof/>
                <w:rPrChange w:id="244" w:author="Robert Lundmark" w:date="2016-11-22T11:43:00Z">
                  <w:rPr>
                    <w:rStyle w:val="Hyperlink"/>
                    <w:noProof/>
                  </w:rPr>
                </w:rPrChange>
              </w:rPr>
              <w:delText>Informationssäkerhet och juridik</w:delText>
            </w:r>
            <w:r w:rsidDel="00EF4B91">
              <w:rPr>
                <w:noProof/>
                <w:webHidden/>
              </w:rPr>
              <w:tab/>
              <w:delText>14</w:delText>
            </w:r>
          </w:del>
        </w:p>
        <w:p w14:paraId="0A7C3424" w14:textId="6F20FEEF" w:rsidR="00964583" w:rsidDel="00EF4B91" w:rsidRDefault="00964583">
          <w:pPr>
            <w:pStyle w:val="TOC2"/>
            <w:tabs>
              <w:tab w:val="left" w:pos="880"/>
              <w:tab w:val="right" w:leader="dot" w:pos="10456"/>
            </w:tabs>
            <w:rPr>
              <w:del w:id="245" w:author="Robert Lundmark" w:date="2016-11-22T11:43:00Z"/>
              <w:rFonts w:asciiTheme="minorHAnsi" w:eastAsiaTheme="minorEastAsia" w:hAnsiTheme="minorHAnsi" w:cstheme="minorBidi"/>
              <w:noProof/>
              <w:sz w:val="22"/>
              <w:lang w:eastAsia="sv-SE"/>
            </w:rPr>
          </w:pPr>
          <w:del w:id="246" w:author="Robert Lundmark" w:date="2016-11-22T11:43:00Z">
            <w:r w:rsidRPr="00EF4B91" w:rsidDel="00EF4B91">
              <w:rPr>
                <w:noProof/>
                <w:rPrChange w:id="247" w:author="Robert Lundmark" w:date="2016-11-22T11:43:00Z">
                  <w:rPr>
                    <w:rStyle w:val="Hyperlink"/>
                    <w:noProof/>
                  </w:rPr>
                </w:rPrChange>
              </w:rPr>
              <w:delText>4.2</w:delText>
            </w:r>
            <w:r w:rsidDel="00EF4B91">
              <w:rPr>
                <w:rFonts w:asciiTheme="minorHAnsi" w:eastAsiaTheme="minorEastAsia" w:hAnsiTheme="minorHAnsi" w:cstheme="minorBidi"/>
                <w:noProof/>
                <w:sz w:val="22"/>
                <w:lang w:eastAsia="sv-SE"/>
              </w:rPr>
              <w:tab/>
            </w:r>
            <w:r w:rsidRPr="00EF4B91" w:rsidDel="00EF4B91">
              <w:rPr>
                <w:noProof/>
                <w:rPrChange w:id="248" w:author="Robert Lundmark" w:date="2016-11-22T11:43:00Z">
                  <w:rPr>
                    <w:rStyle w:val="Hyperlink"/>
                    <w:noProof/>
                  </w:rPr>
                </w:rPrChange>
              </w:rPr>
              <w:delText>Icke funktionella krav</w:delText>
            </w:r>
            <w:r w:rsidDel="00EF4B91">
              <w:rPr>
                <w:noProof/>
                <w:webHidden/>
              </w:rPr>
              <w:tab/>
              <w:delText>14</w:delText>
            </w:r>
          </w:del>
        </w:p>
        <w:p w14:paraId="59E9058B" w14:textId="54B91D72" w:rsidR="00964583" w:rsidDel="00EF4B91" w:rsidRDefault="00964583">
          <w:pPr>
            <w:pStyle w:val="TOC3"/>
            <w:tabs>
              <w:tab w:val="left" w:pos="1100"/>
              <w:tab w:val="right" w:leader="dot" w:pos="10456"/>
            </w:tabs>
            <w:rPr>
              <w:del w:id="249" w:author="Robert Lundmark" w:date="2016-11-22T11:43:00Z"/>
              <w:rFonts w:asciiTheme="minorHAnsi" w:eastAsiaTheme="minorEastAsia" w:hAnsiTheme="minorHAnsi" w:cstheme="minorBidi"/>
              <w:noProof/>
              <w:sz w:val="22"/>
              <w:lang w:eastAsia="sv-SE"/>
            </w:rPr>
          </w:pPr>
          <w:del w:id="250" w:author="Robert Lundmark" w:date="2016-11-22T11:43:00Z">
            <w:r w:rsidRPr="00EF4B91" w:rsidDel="00EF4B91">
              <w:rPr>
                <w:noProof/>
                <w:rPrChange w:id="251" w:author="Robert Lundmark" w:date="2016-11-22T11:43:00Z">
                  <w:rPr>
                    <w:rStyle w:val="Hyperlink"/>
                    <w:noProof/>
                  </w:rPr>
                </w:rPrChange>
              </w:rPr>
              <w:delText>4.2.1</w:delText>
            </w:r>
            <w:r w:rsidDel="00EF4B91">
              <w:rPr>
                <w:rFonts w:asciiTheme="minorHAnsi" w:eastAsiaTheme="minorEastAsia" w:hAnsiTheme="minorHAnsi" w:cstheme="minorBidi"/>
                <w:noProof/>
                <w:sz w:val="22"/>
                <w:lang w:eastAsia="sv-SE"/>
              </w:rPr>
              <w:tab/>
            </w:r>
            <w:r w:rsidRPr="00EF4B91" w:rsidDel="00EF4B91">
              <w:rPr>
                <w:noProof/>
                <w:rPrChange w:id="252" w:author="Robert Lundmark" w:date="2016-11-22T11:43:00Z">
                  <w:rPr>
                    <w:rStyle w:val="Hyperlink"/>
                    <w:noProof/>
                  </w:rPr>
                </w:rPrChange>
              </w:rPr>
              <w:delText>Krav på en tjänsteproducent</w:delText>
            </w:r>
            <w:r w:rsidDel="00EF4B91">
              <w:rPr>
                <w:noProof/>
                <w:webHidden/>
              </w:rPr>
              <w:tab/>
              <w:delText>14</w:delText>
            </w:r>
          </w:del>
        </w:p>
        <w:p w14:paraId="5B8695BD" w14:textId="3525CB09" w:rsidR="00964583" w:rsidDel="00EF4B91" w:rsidRDefault="00964583">
          <w:pPr>
            <w:pStyle w:val="TOC3"/>
            <w:tabs>
              <w:tab w:val="left" w:pos="1100"/>
              <w:tab w:val="right" w:leader="dot" w:pos="10456"/>
            </w:tabs>
            <w:rPr>
              <w:del w:id="253" w:author="Robert Lundmark" w:date="2016-11-22T11:43:00Z"/>
              <w:rFonts w:asciiTheme="minorHAnsi" w:eastAsiaTheme="minorEastAsia" w:hAnsiTheme="minorHAnsi" w:cstheme="minorBidi"/>
              <w:noProof/>
              <w:sz w:val="22"/>
              <w:lang w:eastAsia="sv-SE"/>
            </w:rPr>
          </w:pPr>
          <w:del w:id="254" w:author="Robert Lundmark" w:date="2016-11-22T11:43:00Z">
            <w:r w:rsidRPr="00EF4B91" w:rsidDel="00EF4B91">
              <w:rPr>
                <w:noProof/>
                <w:rPrChange w:id="255" w:author="Robert Lundmark" w:date="2016-11-22T11:43:00Z">
                  <w:rPr>
                    <w:rStyle w:val="Hyperlink"/>
                    <w:noProof/>
                  </w:rPr>
                </w:rPrChange>
              </w:rPr>
              <w:delText>4.2.2</w:delText>
            </w:r>
            <w:r w:rsidDel="00EF4B91">
              <w:rPr>
                <w:rFonts w:asciiTheme="minorHAnsi" w:eastAsiaTheme="minorEastAsia" w:hAnsiTheme="minorHAnsi" w:cstheme="minorBidi"/>
                <w:noProof/>
                <w:sz w:val="22"/>
                <w:lang w:eastAsia="sv-SE"/>
              </w:rPr>
              <w:tab/>
            </w:r>
            <w:r w:rsidRPr="00EF4B91" w:rsidDel="00EF4B91">
              <w:rPr>
                <w:noProof/>
                <w:rPrChange w:id="256" w:author="Robert Lundmark" w:date="2016-11-22T11:43:00Z">
                  <w:rPr>
                    <w:rStyle w:val="Hyperlink"/>
                    <w:noProof/>
                  </w:rPr>
                </w:rPrChange>
              </w:rPr>
              <w:delText>Övriga krav</w:delText>
            </w:r>
            <w:r w:rsidDel="00EF4B91">
              <w:rPr>
                <w:noProof/>
                <w:webHidden/>
              </w:rPr>
              <w:tab/>
              <w:delText>16</w:delText>
            </w:r>
          </w:del>
        </w:p>
        <w:p w14:paraId="552B513F" w14:textId="52052D94" w:rsidR="00964583" w:rsidDel="00EF4B91" w:rsidRDefault="00964583">
          <w:pPr>
            <w:pStyle w:val="TOC3"/>
            <w:tabs>
              <w:tab w:val="left" w:pos="1100"/>
              <w:tab w:val="right" w:leader="dot" w:pos="10456"/>
            </w:tabs>
            <w:rPr>
              <w:del w:id="257" w:author="Robert Lundmark" w:date="2016-11-22T11:43:00Z"/>
              <w:rFonts w:asciiTheme="minorHAnsi" w:eastAsiaTheme="minorEastAsia" w:hAnsiTheme="minorHAnsi" w:cstheme="minorBidi"/>
              <w:noProof/>
              <w:sz w:val="22"/>
              <w:lang w:eastAsia="sv-SE"/>
            </w:rPr>
          </w:pPr>
          <w:del w:id="258" w:author="Robert Lundmark" w:date="2016-11-22T11:43:00Z">
            <w:r w:rsidRPr="00EF4B91" w:rsidDel="00EF4B91">
              <w:rPr>
                <w:noProof/>
                <w:rPrChange w:id="259" w:author="Robert Lundmark" w:date="2016-11-22T11:43:00Z">
                  <w:rPr>
                    <w:rStyle w:val="Hyperlink"/>
                    <w:noProof/>
                  </w:rPr>
                </w:rPrChange>
              </w:rPr>
              <w:delText>4.2.3</w:delText>
            </w:r>
            <w:r w:rsidDel="00EF4B91">
              <w:rPr>
                <w:rFonts w:asciiTheme="minorHAnsi" w:eastAsiaTheme="minorEastAsia" w:hAnsiTheme="minorHAnsi" w:cstheme="minorBidi"/>
                <w:noProof/>
                <w:sz w:val="22"/>
                <w:lang w:eastAsia="sv-SE"/>
              </w:rPr>
              <w:tab/>
            </w:r>
            <w:r w:rsidRPr="00EF4B91" w:rsidDel="00EF4B91">
              <w:rPr>
                <w:noProof/>
                <w:rPrChange w:id="260" w:author="Robert Lundmark" w:date="2016-11-22T11:43:00Z">
                  <w:rPr>
                    <w:rStyle w:val="Hyperlink"/>
                    <w:noProof/>
                  </w:rPr>
                </w:rPrChange>
              </w:rPr>
              <w:delText>Krav på en tjänstekonsument</w:delText>
            </w:r>
            <w:r w:rsidDel="00EF4B91">
              <w:rPr>
                <w:noProof/>
                <w:webHidden/>
              </w:rPr>
              <w:tab/>
              <w:delText>17</w:delText>
            </w:r>
          </w:del>
        </w:p>
        <w:p w14:paraId="79D8B2B4" w14:textId="466B2FBB" w:rsidR="00964583" w:rsidDel="00EF4B91" w:rsidRDefault="00964583">
          <w:pPr>
            <w:pStyle w:val="TOC1"/>
            <w:tabs>
              <w:tab w:val="left" w:pos="400"/>
              <w:tab w:val="right" w:leader="dot" w:pos="10456"/>
            </w:tabs>
            <w:rPr>
              <w:del w:id="261" w:author="Robert Lundmark" w:date="2016-11-22T11:43:00Z"/>
              <w:rFonts w:asciiTheme="minorHAnsi" w:eastAsiaTheme="minorEastAsia" w:hAnsiTheme="minorHAnsi" w:cstheme="minorBidi"/>
              <w:noProof/>
              <w:sz w:val="22"/>
              <w:lang w:eastAsia="sv-SE"/>
            </w:rPr>
          </w:pPr>
          <w:del w:id="262" w:author="Robert Lundmark" w:date="2016-11-22T11:43:00Z">
            <w:r w:rsidRPr="00EF4B91" w:rsidDel="00EF4B91">
              <w:rPr>
                <w:noProof/>
                <w:rPrChange w:id="263" w:author="Robert Lundmark" w:date="2016-11-22T11:43:00Z">
                  <w:rPr>
                    <w:rStyle w:val="Hyperlink"/>
                    <w:noProof/>
                  </w:rPr>
                </w:rPrChange>
              </w:rPr>
              <w:delText>5</w:delText>
            </w:r>
            <w:r w:rsidDel="00EF4B91">
              <w:rPr>
                <w:rFonts w:asciiTheme="minorHAnsi" w:eastAsiaTheme="minorEastAsia" w:hAnsiTheme="minorHAnsi" w:cstheme="minorBidi"/>
                <w:noProof/>
                <w:sz w:val="22"/>
                <w:lang w:eastAsia="sv-SE"/>
              </w:rPr>
              <w:tab/>
            </w:r>
            <w:r w:rsidRPr="00EF4B91" w:rsidDel="00EF4B91">
              <w:rPr>
                <w:noProof/>
                <w:rPrChange w:id="264" w:author="Robert Lundmark" w:date="2016-11-22T11:43:00Z">
                  <w:rPr>
                    <w:rStyle w:val="Hyperlink"/>
                    <w:noProof/>
                  </w:rPr>
                </w:rPrChange>
              </w:rPr>
              <w:delText>Tjänstedomänens meddelandemodeller</w:delText>
            </w:r>
            <w:r w:rsidDel="00EF4B91">
              <w:rPr>
                <w:noProof/>
                <w:webHidden/>
              </w:rPr>
              <w:tab/>
              <w:delText>17</w:delText>
            </w:r>
          </w:del>
        </w:p>
        <w:p w14:paraId="094C94E9" w14:textId="088C77A0" w:rsidR="00964583" w:rsidDel="00EF4B91" w:rsidRDefault="00964583">
          <w:pPr>
            <w:pStyle w:val="TOC2"/>
            <w:tabs>
              <w:tab w:val="left" w:pos="880"/>
              <w:tab w:val="right" w:leader="dot" w:pos="10456"/>
            </w:tabs>
            <w:rPr>
              <w:del w:id="265" w:author="Robert Lundmark" w:date="2016-11-22T11:43:00Z"/>
              <w:rFonts w:asciiTheme="minorHAnsi" w:eastAsiaTheme="minorEastAsia" w:hAnsiTheme="minorHAnsi" w:cstheme="minorBidi"/>
              <w:noProof/>
              <w:sz w:val="22"/>
              <w:lang w:eastAsia="sv-SE"/>
            </w:rPr>
          </w:pPr>
          <w:del w:id="266" w:author="Robert Lundmark" w:date="2016-11-22T11:43:00Z">
            <w:r w:rsidRPr="00EF4B91" w:rsidDel="00EF4B91">
              <w:rPr>
                <w:noProof/>
                <w:rPrChange w:id="267" w:author="Robert Lundmark" w:date="2016-11-22T11:43:00Z">
                  <w:rPr>
                    <w:rStyle w:val="Hyperlink"/>
                    <w:noProof/>
                  </w:rPr>
                </w:rPrChange>
              </w:rPr>
              <w:delText>5.1</w:delText>
            </w:r>
            <w:r w:rsidDel="00EF4B91">
              <w:rPr>
                <w:rFonts w:asciiTheme="minorHAnsi" w:eastAsiaTheme="minorEastAsia" w:hAnsiTheme="minorHAnsi" w:cstheme="minorBidi"/>
                <w:noProof/>
                <w:sz w:val="22"/>
                <w:lang w:eastAsia="sv-SE"/>
              </w:rPr>
              <w:tab/>
            </w:r>
            <w:r w:rsidRPr="00EF4B91" w:rsidDel="00EF4B91">
              <w:rPr>
                <w:noProof/>
                <w:rPrChange w:id="268" w:author="Robert Lundmark" w:date="2016-11-22T11:43:00Z">
                  <w:rPr>
                    <w:rStyle w:val="Hyperlink"/>
                    <w:noProof/>
                  </w:rPr>
                </w:rPrChange>
              </w:rPr>
              <w:delText>V-MIM</w:delText>
            </w:r>
            <w:r w:rsidDel="00EF4B91">
              <w:rPr>
                <w:noProof/>
                <w:webHidden/>
              </w:rPr>
              <w:tab/>
              <w:delText>17</w:delText>
            </w:r>
          </w:del>
        </w:p>
        <w:p w14:paraId="59F96950" w14:textId="76C10DB5" w:rsidR="00964583" w:rsidDel="00EF4B91" w:rsidRDefault="00964583">
          <w:pPr>
            <w:pStyle w:val="TOC2"/>
            <w:tabs>
              <w:tab w:val="left" w:pos="880"/>
              <w:tab w:val="right" w:leader="dot" w:pos="10456"/>
            </w:tabs>
            <w:rPr>
              <w:del w:id="269" w:author="Robert Lundmark" w:date="2016-11-22T11:43:00Z"/>
              <w:rFonts w:asciiTheme="minorHAnsi" w:eastAsiaTheme="minorEastAsia" w:hAnsiTheme="minorHAnsi" w:cstheme="minorBidi"/>
              <w:noProof/>
              <w:sz w:val="22"/>
              <w:lang w:eastAsia="sv-SE"/>
            </w:rPr>
          </w:pPr>
          <w:del w:id="270" w:author="Robert Lundmark" w:date="2016-11-22T11:43:00Z">
            <w:r w:rsidRPr="00EF4B91" w:rsidDel="00EF4B91">
              <w:rPr>
                <w:noProof/>
                <w:rPrChange w:id="271" w:author="Robert Lundmark" w:date="2016-11-22T11:43:00Z">
                  <w:rPr>
                    <w:rStyle w:val="Hyperlink"/>
                    <w:noProof/>
                  </w:rPr>
                </w:rPrChange>
              </w:rPr>
              <w:delText>5.2</w:delText>
            </w:r>
            <w:r w:rsidDel="00EF4B91">
              <w:rPr>
                <w:rFonts w:asciiTheme="minorHAnsi" w:eastAsiaTheme="minorEastAsia" w:hAnsiTheme="minorHAnsi" w:cstheme="minorBidi"/>
                <w:noProof/>
                <w:sz w:val="22"/>
                <w:lang w:eastAsia="sv-SE"/>
              </w:rPr>
              <w:tab/>
            </w:r>
            <w:r w:rsidRPr="00EF4B91" w:rsidDel="00EF4B91">
              <w:rPr>
                <w:noProof/>
                <w:rPrChange w:id="272" w:author="Robert Lundmark" w:date="2016-11-22T11:43:00Z">
                  <w:rPr>
                    <w:rStyle w:val="Hyperlink"/>
                    <w:noProof/>
                  </w:rPr>
                </w:rPrChange>
              </w:rPr>
              <w:delText>Formatregler</w:delText>
            </w:r>
            <w:r w:rsidDel="00EF4B91">
              <w:rPr>
                <w:noProof/>
                <w:webHidden/>
              </w:rPr>
              <w:tab/>
              <w:delText>18</w:delText>
            </w:r>
          </w:del>
        </w:p>
        <w:p w14:paraId="504A0485" w14:textId="31781B2A" w:rsidR="00964583" w:rsidDel="00EF4B91" w:rsidRDefault="00964583">
          <w:pPr>
            <w:pStyle w:val="TOC3"/>
            <w:tabs>
              <w:tab w:val="left" w:pos="1100"/>
              <w:tab w:val="right" w:leader="dot" w:pos="10456"/>
            </w:tabs>
            <w:rPr>
              <w:del w:id="273" w:author="Robert Lundmark" w:date="2016-11-22T11:43:00Z"/>
              <w:rFonts w:asciiTheme="minorHAnsi" w:eastAsiaTheme="minorEastAsia" w:hAnsiTheme="minorHAnsi" w:cstheme="minorBidi"/>
              <w:noProof/>
              <w:sz w:val="22"/>
              <w:lang w:eastAsia="sv-SE"/>
            </w:rPr>
          </w:pPr>
          <w:del w:id="274" w:author="Robert Lundmark" w:date="2016-11-22T11:43:00Z">
            <w:r w:rsidRPr="00EF4B91" w:rsidDel="00EF4B91">
              <w:rPr>
                <w:noProof/>
                <w:rPrChange w:id="275" w:author="Robert Lundmark" w:date="2016-11-22T11:43:00Z">
                  <w:rPr>
                    <w:rStyle w:val="Hyperlink"/>
                    <w:noProof/>
                  </w:rPr>
                </w:rPrChange>
              </w:rPr>
              <w:delText>5.2.1</w:delText>
            </w:r>
            <w:r w:rsidDel="00EF4B91">
              <w:rPr>
                <w:rFonts w:asciiTheme="minorHAnsi" w:eastAsiaTheme="minorEastAsia" w:hAnsiTheme="minorHAnsi" w:cstheme="minorBidi"/>
                <w:noProof/>
                <w:sz w:val="22"/>
                <w:lang w:eastAsia="sv-SE"/>
              </w:rPr>
              <w:tab/>
            </w:r>
            <w:r w:rsidRPr="00EF4B91" w:rsidDel="00EF4B91">
              <w:rPr>
                <w:noProof/>
                <w:rPrChange w:id="276" w:author="Robert Lundmark" w:date="2016-11-22T11:43:00Z">
                  <w:rPr>
                    <w:rStyle w:val="Hyperlink"/>
                    <w:noProof/>
                  </w:rPr>
                </w:rPrChange>
              </w:rPr>
              <w:delText>RIV-specifikation</w:delText>
            </w:r>
            <w:r w:rsidDel="00EF4B91">
              <w:rPr>
                <w:noProof/>
                <w:webHidden/>
              </w:rPr>
              <w:tab/>
              <w:delText>18</w:delText>
            </w:r>
          </w:del>
        </w:p>
        <w:p w14:paraId="429C2FB8" w14:textId="4BE4A1F8" w:rsidR="00964583" w:rsidDel="00EF4B91" w:rsidRDefault="00964583">
          <w:pPr>
            <w:pStyle w:val="TOC1"/>
            <w:tabs>
              <w:tab w:val="left" w:pos="400"/>
              <w:tab w:val="right" w:leader="dot" w:pos="10456"/>
            </w:tabs>
            <w:rPr>
              <w:del w:id="277" w:author="Robert Lundmark" w:date="2016-11-22T11:43:00Z"/>
              <w:rFonts w:asciiTheme="minorHAnsi" w:eastAsiaTheme="minorEastAsia" w:hAnsiTheme="minorHAnsi" w:cstheme="minorBidi"/>
              <w:noProof/>
              <w:sz w:val="22"/>
              <w:lang w:eastAsia="sv-SE"/>
            </w:rPr>
          </w:pPr>
          <w:del w:id="278" w:author="Robert Lundmark" w:date="2016-11-22T11:43:00Z">
            <w:r w:rsidRPr="00EF4B91" w:rsidDel="00EF4B91">
              <w:rPr>
                <w:noProof/>
                <w:rPrChange w:id="279" w:author="Robert Lundmark" w:date="2016-11-22T11:43:00Z">
                  <w:rPr>
                    <w:rStyle w:val="Hyperlink"/>
                    <w:noProof/>
                  </w:rPr>
                </w:rPrChange>
              </w:rPr>
              <w:delText>6</w:delText>
            </w:r>
            <w:r w:rsidDel="00EF4B91">
              <w:rPr>
                <w:rFonts w:asciiTheme="minorHAnsi" w:eastAsiaTheme="minorEastAsia" w:hAnsiTheme="minorHAnsi" w:cstheme="minorBidi"/>
                <w:noProof/>
                <w:sz w:val="22"/>
                <w:lang w:eastAsia="sv-SE"/>
              </w:rPr>
              <w:tab/>
            </w:r>
            <w:r w:rsidRPr="00EF4B91" w:rsidDel="00EF4B91">
              <w:rPr>
                <w:noProof/>
                <w:rPrChange w:id="280" w:author="Robert Lundmark" w:date="2016-11-22T11:43:00Z">
                  <w:rPr>
                    <w:rStyle w:val="Hyperlink"/>
                    <w:noProof/>
                  </w:rPr>
                </w:rPrChange>
              </w:rPr>
              <w:delText>Tjänstekontrakt</w:delText>
            </w:r>
            <w:r w:rsidDel="00EF4B91">
              <w:rPr>
                <w:noProof/>
                <w:webHidden/>
              </w:rPr>
              <w:tab/>
              <w:delText>19</w:delText>
            </w:r>
          </w:del>
        </w:p>
        <w:p w14:paraId="7CDF71AB" w14:textId="0AA49859" w:rsidR="00964583" w:rsidDel="00EF4B91" w:rsidRDefault="00964583">
          <w:pPr>
            <w:pStyle w:val="TOC2"/>
            <w:tabs>
              <w:tab w:val="left" w:pos="880"/>
              <w:tab w:val="right" w:leader="dot" w:pos="10456"/>
            </w:tabs>
            <w:rPr>
              <w:del w:id="281" w:author="Robert Lundmark" w:date="2016-11-22T11:43:00Z"/>
              <w:rFonts w:asciiTheme="minorHAnsi" w:eastAsiaTheme="minorEastAsia" w:hAnsiTheme="minorHAnsi" w:cstheme="minorBidi"/>
              <w:noProof/>
              <w:sz w:val="22"/>
              <w:lang w:eastAsia="sv-SE"/>
            </w:rPr>
          </w:pPr>
          <w:del w:id="282" w:author="Robert Lundmark" w:date="2016-11-22T11:43:00Z">
            <w:r w:rsidRPr="00EF4B91" w:rsidDel="00EF4B91">
              <w:rPr>
                <w:noProof/>
                <w:rPrChange w:id="283" w:author="Robert Lundmark" w:date="2016-11-22T11:43:00Z">
                  <w:rPr>
                    <w:rStyle w:val="Hyperlink"/>
                    <w:noProof/>
                  </w:rPr>
                </w:rPrChange>
              </w:rPr>
              <w:delText>6.1</w:delText>
            </w:r>
            <w:r w:rsidDel="00EF4B91">
              <w:rPr>
                <w:rFonts w:asciiTheme="minorHAnsi" w:eastAsiaTheme="minorEastAsia" w:hAnsiTheme="minorHAnsi" w:cstheme="minorBidi"/>
                <w:noProof/>
                <w:sz w:val="22"/>
                <w:lang w:eastAsia="sv-SE"/>
              </w:rPr>
              <w:tab/>
            </w:r>
            <w:r w:rsidRPr="00EF4B91" w:rsidDel="00EF4B91">
              <w:rPr>
                <w:noProof/>
                <w:rPrChange w:id="284" w:author="Robert Lundmark" w:date="2016-11-22T11:43:00Z">
                  <w:rPr>
                    <w:rStyle w:val="Hyperlink"/>
                    <w:noProof/>
                  </w:rPr>
                </w:rPrChange>
              </w:rPr>
              <w:delText>GetHealthCareUnit</w:delText>
            </w:r>
            <w:r w:rsidDel="00EF4B91">
              <w:rPr>
                <w:noProof/>
                <w:webHidden/>
              </w:rPr>
              <w:tab/>
              <w:delText>19</w:delText>
            </w:r>
          </w:del>
        </w:p>
        <w:p w14:paraId="2318A66F" w14:textId="237D34A0" w:rsidR="00964583" w:rsidDel="00EF4B91" w:rsidRDefault="00964583">
          <w:pPr>
            <w:pStyle w:val="TOC3"/>
            <w:tabs>
              <w:tab w:val="left" w:pos="1100"/>
              <w:tab w:val="right" w:leader="dot" w:pos="10456"/>
            </w:tabs>
            <w:rPr>
              <w:del w:id="285" w:author="Robert Lundmark" w:date="2016-11-22T11:43:00Z"/>
              <w:rFonts w:asciiTheme="minorHAnsi" w:eastAsiaTheme="minorEastAsia" w:hAnsiTheme="minorHAnsi" w:cstheme="minorBidi"/>
              <w:noProof/>
              <w:sz w:val="22"/>
              <w:lang w:eastAsia="sv-SE"/>
            </w:rPr>
          </w:pPr>
          <w:del w:id="286" w:author="Robert Lundmark" w:date="2016-11-22T11:43:00Z">
            <w:r w:rsidRPr="00EF4B91" w:rsidDel="00EF4B91">
              <w:rPr>
                <w:noProof/>
                <w:rPrChange w:id="287" w:author="Robert Lundmark" w:date="2016-11-22T11:43:00Z">
                  <w:rPr>
                    <w:rStyle w:val="Hyperlink"/>
                    <w:noProof/>
                  </w:rPr>
                </w:rPrChange>
              </w:rPr>
              <w:delText>6.1.1</w:delText>
            </w:r>
            <w:r w:rsidDel="00EF4B91">
              <w:rPr>
                <w:rFonts w:asciiTheme="minorHAnsi" w:eastAsiaTheme="minorEastAsia" w:hAnsiTheme="minorHAnsi" w:cstheme="minorBidi"/>
                <w:noProof/>
                <w:sz w:val="22"/>
                <w:lang w:eastAsia="sv-SE"/>
              </w:rPr>
              <w:tab/>
            </w:r>
            <w:r w:rsidRPr="00EF4B91" w:rsidDel="00EF4B91">
              <w:rPr>
                <w:noProof/>
                <w:rPrChange w:id="288" w:author="Robert Lundmark" w:date="2016-11-22T11:43:00Z">
                  <w:rPr>
                    <w:rStyle w:val="Hyperlink"/>
                    <w:noProof/>
                  </w:rPr>
                </w:rPrChange>
              </w:rPr>
              <w:delText>Version</w:delText>
            </w:r>
            <w:r w:rsidDel="00EF4B91">
              <w:rPr>
                <w:noProof/>
                <w:webHidden/>
              </w:rPr>
              <w:tab/>
              <w:delText>19</w:delText>
            </w:r>
          </w:del>
        </w:p>
        <w:p w14:paraId="03B5A6CD" w14:textId="7E30EFA0" w:rsidR="00964583" w:rsidDel="00EF4B91" w:rsidRDefault="00964583">
          <w:pPr>
            <w:pStyle w:val="TOC3"/>
            <w:tabs>
              <w:tab w:val="left" w:pos="1100"/>
              <w:tab w:val="right" w:leader="dot" w:pos="10456"/>
            </w:tabs>
            <w:rPr>
              <w:del w:id="289" w:author="Robert Lundmark" w:date="2016-11-22T11:43:00Z"/>
              <w:rFonts w:asciiTheme="minorHAnsi" w:eastAsiaTheme="minorEastAsia" w:hAnsiTheme="minorHAnsi" w:cstheme="minorBidi"/>
              <w:noProof/>
              <w:sz w:val="22"/>
              <w:lang w:eastAsia="sv-SE"/>
            </w:rPr>
          </w:pPr>
          <w:del w:id="290" w:author="Robert Lundmark" w:date="2016-11-22T11:43:00Z">
            <w:r w:rsidRPr="00EF4B91" w:rsidDel="00EF4B91">
              <w:rPr>
                <w:noProof/>
                <w:rPrChange w:id="291" w:author="Robert Lundmark" w:date="2016-11-22T11:43:00Z">
                  <w:rPr>
                    <w:rStyle w:val="Hyperlink"/>
                    <w:noProof/>
                  </w:rPr>
                </w:rPrChange>
              </w:rPr>
              <w:delText>6.1.2</w:delText>
            </w:r>
            <w:r w:rsidDel="00EF4B91">
              <w:rPr>
                <w:rFonts w:asciiTheme="minorHAnsi" w:eastAsiaTheme="minorEastAsia" w:hAnsiTheme="minorHAnsi" w:cstheme="minorBidi"/>
                <w:noProof/>
                <w:sz w:val="22"/>
                <w:lang w:eastAsia="sv-SE"/>
              </w:rPr>
              <w:tab/>
            </w:r>
            <w:r w:rsidRPr="00EF4B91" w:rsidDel="00EF4B91">
              <w:rPr>
                <w:noProof/>
                <w:rPrChange w:id="292" w:author="Robert Lundmark" w:date="2016-11-22T11:43:00Z">
                  <w:rPr>
                    <w:rStyle w:val="Hyperlink"/>
                    <w:noProof/>
                  </w:rPr>
                </w:rPrChange>
              </w:rPr>
              <w:delText>Fältregler</w:delText>
            </w:r>
            <w:r w:rsidDel="00EF4B91">
              <w:rPr>
                <w:noProof/>
                <w:webHidden/>
              </w:rPr>
              <w:tab/>
              <w:delText>19</w:delText>
            </w:r>
          </w:del>
        </w:p>
        <w:p w14:paraId="6ACCBBF8" w14:textId="6E51F463" w:rsidR="00964583" w:rsidDel="00EF4B91" w:rsidRDefault="00964583">
          <w:pPr>
            <w:pStyle w:val="TOC3"/>
            <w:tabs>
              <w:tab w:val="left" w:pos="1100"/>
              <w:tab w:val="right" w:leader="dot" w:pos="10456"/>
            </w:tabs>
            <w:rPr>
              <w:del w:id="293" w:author="Robert Lundmark" w:date="2016-11-22T11:43:00Z"/>
              <w:rFonts w:asciiTheme="minorHAnsi" w:eastAsiaTheme="minorEastAsia" w:hAnsiTheme="minorHAnsi" w:cstheme="minorBidi"/>
              <w:noProof/>
              <w:sz w:val="22"/>
              <w:lang w:eastAsia="sv-SE"/>
            </w:rPr>
          </w:pPr>
          <w:del w:id="294" w:author="Robert Lundmark" w:date="2016-11-22T11:43:00Z">
            <w:r w:rsidRPr="00EF4B91" w:rsidDel="00EF4B91">
              <w:rPr>
                <w:noProof/>
                <w:rPrChange w:id="295" w:author="Robert Lundmark" w:date="2016-11-22T11:43:00Z">
                  <w:rPr>
                    <w:rStyle w:val="Hyperlink"/>
                    <w:noProof/>
                  </w:rPr>
                </w:rPrChange>
              </w:rPr>
              <w:delText>6.1.3</w:delText>
            </w:r>
            <w:r w:rsidDel="00EF4B91">
              <w:rPr>
                <w:rFonts w:asciiTheme="minorHAnsi" w:eastAsiaTheme="minorEastAsia" w:hAnsiTheme="minorHAnsi" w:cstheme="minorBidi"/>
                <w:noProof/>
                <w:sz w:val="22"/>
                <w:lang w:eastAsia="sv-SE"/>
              </w:rPr>
              <w:tab/>
            </w:r>
            <w:r w:rsidRPr="00EF4B91" w:rsidDel="00EF4B91">
              <w:rPr>
                <w:noProof/>
                <w:rPrChange w:id="296" w:author="Robert Lundmark" w:date="2016-11-22T11:43:00Z">
                  <w:rPr>
                    <w:rStyle w:val="Hyperlink"/>
                    <w:noProof/>
                  </w:rPr>
                </w:rPrChange>
              </w:rPr>
              <w:delText>Tjänstekontraktsspecifika krav och regler</w:delText>
            </w:r>
            <w:r w:rsidDel="00EF4B91">
              <w:rPr>
                <w:noProof/>
                <w:webHidden/>
              </w:rPr>
              <w:tab/>
              <w:delText>20</w:delText>
            </w:r>
          </w:del>
        </w:p>
        <w:p w14:paraId="4B540D75" w14:textId="0A20D69B" w:rsidR="00964583" w:rsidDel="00EF4B91" w:rsidRDefault="00964583">
          <w:pPr>
            <w:pStyle w:val="TOC3"/>
            <w:tabs>
              <w:tab w:val="left" w:pos="1100"/>
              <w:tab w:val="right" w:leader="dot" w:pos="10456"/>
            </w:tabs>
            <w:rPr>
              <w:del w:id="297" w:author="Robert Lundmark" w:date="2016-11-22T11:43:00Z"/>
              <w:rFonts w:asciiTheme="minorHAnsi" w:eastAsiaTheme="minorEastAsia" w:hAnsiTheme="minorHAnsi" w:cstheme="minorBidi"/>
              <w:noProof/>
              <w:sz w:val="22"/>
              <w:lang w:eastAsia="sv-SE"/>
            </w:rPr>
          </w:pPr>
          <w:del w:id="298" w:author="Robert Lundmark" w:date="2016-11-22T11:43:00Z">
            <w:r w:rsidRPr="00EF4B91" w:rsidDel="00EF4B91">
              <w:rPr>
                <w:noProof/>
                <w:rPrChange w:id="299" w:author="Robert Lundmark" w:date="2016-11-22T11:43:00Z">
                  <w:rPr>
                    <w:rStyle w:val="Hyperlink"/>
                    <w:noProof/>
                  </w:rPr>
                </w:rPrChange>
              </w:rPr>
              <w:delText>6.1.4</w:delText>
            </w:r>
            <w:r w:rsidDel="00EF4B91">
              <w:rPr>
                <w:rFonts w:asciiTheme="minorHAnsi" w:eastAsiaTheme="minorEastAsia" w:hAnsiTheme="minorHAnsi" w:cstheme="minorBidi"/>
                <w:noProof/>
                <w:sz w:val="22"/>
                <w:lang w:eastAsia="sv-SE"/>
              </w:rPr>
              <w:tab/>
            </w:r>
            <w:r w:rsidRPr="00EF4B91" w:rsidDel="00EF4B91">
              <w:rPr>
                <w:noProof/>
                <w:rPrChange w:id="300" w:author="Robert Lundmark" w:date="2016-11-22T11:43:00Z">
                  <w:rPr>
                    <w:rStyle w:val="Hyperlink"/>
                    <w:noProof/>
                  </w:rPr>
                </w:rPrChange>
              </w:rPr>
              <w:delText>Annan information om kontraktet</w:delText>
            </w:r>
            <w:r w:rsidDel="00EF4B91">
              <w:rPr>
                <w:noProof/>
                <w:webHidden/>
              </w:rPr>
              <w:tab/>
              <w:delText>21</w:delText>
            </w:r>
          </w:del>
        </w:p>
        <w:p w14:paraId="72951EC9" w14:textId="2D9F7A20" w:rsidR="00964583" w:rsidDel="00EF4B91" w:rsidRDefault="00964583">
          <w:pPr>
            <w:pStyle w:val="TOC2"/>
            <w:tabs>
              <w:tab w:val="left" w:pos="880"/>
              <w:tab w:val="right" w:leader="dot" w:pos="10456"/>
            </w:tabs>
            <w:rPr>
              <w:del w:id="301" w:author="Robert Lundmark" w:date="2016-11-22T11:43:00Z"/>
              <w:rFonts w:asciiTheme="minorHAnsi" w:eastAsiaTheme="minorEastAsia" w:hAnsiTheme="minorHAnsi" w:cstheme="minorBidi"/>
              <w:noProof/>
              <w:sz w:val="22"/>
              <w:lang w:eastAsia="sv-SE"/>
            </w:rPr>
          </w:pPr>
          <w:del w:id="302" w:author="Robert Lundmark" w:date="2016-11-22T11:43:00Z">
            <w:r w:rsidRPr="00EF4B91" w:rsidDel="00EF4B91">
              <w:rPr>
                <w:noProof/>
                <w:rPrChange w:id="303" w:author="Robert Lundmark" w:date="2016-11-22T11:43:00Z">
                  <w:rPr>
                    <w:rStyle w:val="Hyperlink"/>
                    <w:noProof/>
                  </w:rPr>
                </w:rPrChange>
              </w:rPr>
              <w:delText>6.2</w:delText>
            </w:r>
            <w:r w:rsidDel="00EF4B91">
              <w:rPr>
                <w:rFonts w:asciiTheme="minorHAnsi" w:eastAsiaTheme="minorEastAsia" w:hAnsiTheme="minorHAnsi" w:cstheme="minorBidi"/>
                <w:noProof/>
                <w:sz w:val="22"/>
                <w:lang w:eastAsia="sv-SE"/>
              </w:rPr>
              <w:tab/>
            </w:r>
            <w:r w:rsidRPr="00EF4B91" w:rsidDel="00EF4B91">
              <w:rPr>
                <w:noProof/>
                <w:rPrChange w:id="304" w:author="Robert Lundmark" w:date="2016-11-22T11:43:00Z">
                  <w:rPr>
                    <w:rStyle w:val="Hyperlink"/>
                    <w:noProof/>
                  </w:rPr>
                </w:rPrChange>
              </w:rPr>
              <w:delText>GetHealthCareUnitList</w:delText>
            </w:r>
            <w:r w:rsidDel="00EF4B91">
              <w:rPr>
                <w:noProof/>
                <w:webHidden/>
              </w:rPr>
              <w:tab/>
              <w:delText>22</w:delText>
            </w:r>
          </w:del>
        </w:p>
        <w:p w14:paraId="5DCB0AB1" w14:textId="2BF75CA9" w:rsidR="00964583" w:rsidDel="00EF4B91" w:rsidRDefault="00964583">
          <w:pPr>
            <w:pStyle w:val="TOC3"/>
            <w:tabs>
              <w:tab w:val="left" w:pos="1100"/>
              <w:tab w:val="right" w:leader="dot" w:pos="10456"/>
            </w:tabs>
            <w:rPr>
              <w:del w:id="305" w:author="Robert Lundmark" w:date="2016-11-22T11:43:00Z"/>
              <w:rFonts w:asciiTheme="minorHAnsi" w:eastAsiaTheme="minorEastAsia" w:hAnsiTheme="minorHAnsi" w:cstheme="minorBidi"/>
              <w:noProof/>
              <w:sz w:val="22"/>
              <w:lang w:eastAsia="sv-SE"/>
            </w:rPr>
          </w:pPr>
          <w:del w:id="306" w:author="Robert Lundmark" w:date="2016-11-22T11:43:00Z">
            <w:r w:rsidRPr="00EF4B91" w:rsidDel="00EF4B91">
              <w:rPr>
                <w:noProof/>
                <w:rPrChange w:id="307" w:author="Robert Lundmark" w:date="2016-11-22T11:43:00Z">
                  <w:rPr>
                    <w:rStyle w:val="Hyperlink"/>
                    <w:noProof/>
                  </w:rPr>
                </w:rPrChange>
              </w:rPr>
              <w:delText>6.2.1</w:delText>
            </w:r>
            <w:r w:rsidDel="00EF4B91">
              <w:rPr>
                <w:rFonts w:asciiTheme="minorHAnsi" w:eastAsiaTheme="minorEastAsia" w:hAnsiTheme="minorHAnsi" w:cstheme="minorBidi"/>
                <w:noProof/>
                <w:sz w:val="22"/>
                <w:lang w:eastAsia="sv-SE"/>
              </w:rPr>
              <w:tab/>
            </w:r>
            <w:r w:rsidRPr="00EF4B91" w:rsidDel="00EF4B91">
              <w:rPr>
                <w:noProof/>
                <w:rPrChange w:id="308" w:author="Robert Lundmark" w:date="2016-11-22T11:43:00Z">
                  <w:rPr>
                    <w:rStyle w:val="Hyperlink"/>
                    <w:noProof/>
                  </w:rPr>
                </w:rPrChange>
              </w:rPr>
              <w:delText>Version</w:delText>
            </w:r>
            <w:r w:rsidDel="00EF4B91">
              <w:rPr>
                <w:noProof/>
                <w:webHidden/>
              </w:rPr>
              <w:tab/>
              <w:delText>22</w:delText>
            </w:r>
          </w:del>
        </w:p>
        <w:p w14:paraId="516603F0" w14:textId="40692F28" w:rsidR="00964583" w:rsidDel="00EF4B91" w:rsidRDefault="00964583">
          <w:pPr>
            <w:pStyle w:val="TOC3"/>
            <w:tabs>
              <w:tab w:val="left" w:pos="1100"/>
              <w:tab w:val="right" w:leader="dot" w:pos="10456"/>
            </w:tabs>
            <w:rPr>
              <w:del w:id="309" w:author="Robert Lundmark" w:date="2016-11-22T11:43:00Z"/>
              <w:rFonts w:asciiTheme="minorHAnsi" w:eastAsiaTheme="minorEastAsia" w:hAnsiTheme="minorHAnsi" w:cstheme="minorBidi"/>
              <w:noProof/>
              <w:sz w:val="22"/>
              <w:lang w:eastAsia="sv-SE"/>
            </w:rPr>
          </w:pPr>
          <w:del w:id="310" w:author="Robert Lundmark" w:date="2016-11-22T11:43:00Z">
            <w:r w:rsidRPr="00EF4B91" w:rsidDel="00EF4B91">
              <w:rPr>
                <w:noProof/>
                <w:rPrChange w:id="311" w:author="Robert Lundmark" w:date="2016-11-22T11:43:00Z">
                  <w:rPr>
                    <w:rStyle w:val="Hyperlink"/>
                    <w:noProof/>
                  </w:rPr>
                </w:rPrChange>
              </w:rPr>
              <w:delText>6.2.2</w:delText>
            </w:r>
            <w:r w:rsidDel="00EF4B91">
              <w:rPr>
                <w:rFonts w:asciiTheme="minorHAnsi" w:eastAsiaTheme="minorEastAsia" w:hAnsiTheme="minorHAnsi" w:cstheme="minorBidi"/>
                <w:noProof/>
                <w:sz w:val="22"/>
                <w:lang w:eastAsia="sv-SE"/>
              </w:rPr>
              <w:tab/>
            </w:r>
            <w:r w:rsidRPr="00EF4B91" w:rsidDel="00EF4B91">
              <w:rPr>
                <w:noProof/>
                <w:rPrChange w:id="312" w:author="Robert Lundmark" w:date="2016-11-22T11:43:00Z">
                  <w:rPr>
                    <w:rStyle w:val="Hyperlink"/>
                    <w:noProof/>
                  </w:rPr>
                </w:rPrChange>
              </w:rPr>
              <w:delText>Fältregler</w:delText>
            </w:r>
            <w:r w:rsidDel="00EF4B91">
              <w:rPr>
                <w:noProof/>
                <w:webHidden/>
              </w:rPr>
              <w:tab/>
              <w:delText>22</w:delText>
            </w:r>
          </w:del>
        </w:p>
        <w:p w14:paraId="51B1EDA5" w14:textId="2AC12FE4" w:rsidR="00964583" w:rsidDel="00EF4B91" w:rsidRDefault="00964583">
          <w:pPr>
            <w:pStyle w:val="TOC3"/>
            <w:tabs>
              <w:tab w:val="left" w:pos="1100"/>
              <w:tab w:val="right" w:leader="dot" w:pos="10456"/>
            </w:tabs>
            <w:rPr>
              <w:del w:id="313" w:author="Robert Lundmark" w:date="2016-11-22T11:43:00Z"/>
              <w:rFonts w:asciiTheme="minorHAnsi" w:eastAsiaTheme="minorEastAsia" w:hAnsiTheme="minorHAnsi" w:cstheme="minorBidi"/>
              <w:noProof/>
              <w:sz w:val="22"/>
              <w:lang w:eastAsia="sv-SE"/>
            </w:rPr>
          </w:pPr>
          <w:del w:id="314" w:author="Robert Lundmark" w:date="2016-11-22T11:43:00Z">
            <w:r w:rsidRPr="00EF4B91" w:rsidDel="00EF4B91">
              <w:rPr>
                <w:noProof/>
                <w:rPrChange w:id="315" w:author="Robert Lundmark" w:date="2016-11-22T11:43:00Z">
                  <w:rPr>
                    <w:rStyle w:val="Hyperlink"/>
                    <w:noProof/>
                  </w:rPr>
                </w:rPrChange>
              </w:rPr>
              <w:delText>6.2.3</w:delText>
            </w:r>
            <w:r w:rsidDel="00EF4B91">
              <w:rPr>
                <w:rFonts w:asciiTheme="minorHAnsi" w:eastAsiaTheme="minorEastAsia" w:hAnsiTheme="minorHAnsi" w:cstheme="minorBidi"/>
                <w:noProof/>
                <w:sz w:val="22"/>
                <w:lang w:eastAsia="sv-SE"/>
              </w:rPr>
              <w:tab/>
            </w:r>
            <w:r w:rsidRPr="00EF4B91" w:rsidDel="00EF4B91">
              <w:rPr>
                <w:noProof/>
                <w:rPrChange w:id="316" w:author="Robert Lundmark" w:date="2016-11-22T11:43:00Z">
                  <w:rPr>
                    <w:rStyle w:val="Hyperlink"/>
                    <w:noProof/>
                  </w:rPr>
                </w:rPrChange>
              </w:rPr>
              <w:delText>Tjänstekontraktsspecifika krav och regler</w:delText>
            </w:r>
            <w:r w:rsidDel="00EF4B91">
              <w:rPr>
                <w:noProof/>
                <w:webHidden/>
              </w:rPr>
              <w:tab/>
              <w:delText>23</w:delText>
            </w:r>
          </w:del>
        </w:p>
        <w:p w14:paraId="31F6BC84" w14:textId="554447D6" w:rsidR="00964583" w:rsidDel="00EF4B91" w:rsidRDefault="00964583">
          <w:pPr>
            <w:pStyle w:val="TOC3"/>
            <w:tabs>
              <w:tab w:val="left" w:pos="1100"/>
              <w:tab w:val="right" w:leader="dot" w:pos="10456"/>
            </w:tabs>
            <w:rPr>
              <w:del w:id="317" w:author="Robert Lundmark" w:date="2016-11-22T11:43:00Z"/>
              <w:rFonts w:asciiTheme="minorHAnsi" w:eastAsiaTheme="minorEastAsia" w:hAnsiTheme="minorHAnsi" w:cstheme="minorBidi"/>
              <w:noProof/>
              <w:sz w:val="22"/>
              <w:lang w:eastAsia="sv-SE"/>
            </w:rPr>
          </w:pPr>
          <w:del w:id="318" w:author="Robert Lundmark" w:date="2016-11-22T11:43:00Z">
            <w:r w:rsidRPr="00EF4B91" w:rsidDel="00EF4B91">
              <w:rPr>
                <w:noProof/>
                <w:rPrChange w:id="319" w:author="Robert Lundmark" w:date="2016-11-22T11:43:00Z">
                  <w:rPr>
                    <w:rStyle w:val="Hyperlink"/>
                    <w:noProof/>
                  </w:rPr>
                </w:rPrChange>
              </w:rPr>
              <w:delText>6.2.4</w:delText>
            </w:r>
            <w:r w:rsidDel="00EF4B91">
              <w:rPr>
                <w:rFonts w:asciiTheme="minorHAnsi" w:eastAsiaTheme="minorEastAsia" w:hAnsiTheme="minorHAnsi" w:cstheme="minorBidi"/>
                <w:noProof/>
                <w:sz w:val="22"/>
                <w:lang w:eastAsia="sv-SE"/>
              </w:rPr>
              <w:tab/>
            </w:r>
            <w:r w:rsidRPr="00EF4B91" w:rsidDel="00EF4B91">
              <w:rPr>
                <w:noProof/>
                <w:rPrChange w:id="320" w:author="Robert Lundmark" w:date="2016-11-22T11:43:00Z">
                  <w:rPr>
                    <w:rStyle w:val="Hyperlink"/>
                    <w:noProof/>
                  </w:rPr>
                </w:rPrChange>
              </w:rPr>
              <w:delText>Annan information om kontraktet</w:delText>
            </w:r>
            <w:r w:rsidDel="00EF4B91">
              <w:rPr>
                <w:noProof/>
                <w:webHidden/>
              </w:rPr>
              <w:tab/>
              <w:delText>24</w:delText>
            </w:r>
          </w:del>
        </w:p>
        <w:p w14:paraId="61AAEB2B" w14:textId="19A0402C" w:rsidR="00964583" w:rsidDel="00EF4B91" w:rsidRDefault="00964583">
          <w:pPr>
            <w:pStyle w:val="TOC2"/>
            <w:tabs>
              <w:tab w:val="left" w:pos="880"/>
              <w:tab w:val="right" w:leader="dot" w:pos="10456"/>
            </w:tabs>
            <w:rPr>
              <w:del w:id="321" w:author="Robert Lundmark" w:date="2016-11-22T11:43:00Z"/>
              <w:rFonts w:asciiTheme="minorHAnsi" w:eastAsiaTheme="minorEastAsia" w:hAnsiTheme="minorHAnsi" w:cstheme="minorBidi"/>
              <w:noProof/>
              <w:sz w:val="22"/>
              <w:lang w:eastAsia="sv-SE"/>
            </w:rPr>
          </w:pPr>
          <w:del w:id="322" w:author="Robert Lundmark" w:date="2016-11-22T11:43:00Z">
            <w:r w:rsidRPr="00EF4B91" w:rsidDel="00EF4B91">
              <w:rPr>
                <w:noProof/>
                <w:rPrChange w:id="323" w:author="Robert Lundmark" w:date="2016-11-22T11:43:00Z">
                  <w:rPr>
                    <w:rStyle w:val="Hyperlink"/>
                    <w:noProof/>
                  </w:rPr>
                </w:rPrChange>
              </w:rPr>
              <w:delText>6.3</w:delText>
            </w:r>
            <w:r w:rsidDel="00EF4B91">
              <w:rPr>
                <w:rFonts w:asciiTheme="minorHAnsi" w:eastAsiaTheme="minorEastAsia" w:hAnsiTheme="minorHAnsi" w:cstheme="minorBidi"/>
                <w:noProof/>
                <w:sz w:val="22"/>
                <w:lang w:eastAsia="sv-SE"/>
              </w:rPr>
              <w:tab/>
            </w:r>
            <w:r w:rsidRPr="00EF4B91" w:rsidDel="00EF4B91">
              <w:rPr>
                <w:noProof/>
                <w:rPrChange w:id="324" w:author="Robert Lundmark" w:date="2016-11-22T11:43:00Z">
                  <w:rPr>
                    <w:rStyle w:val="Hyperlink"/>
                    <w:noProof/>
                  </w:rPr>
                </w:rPrChange>
              </w:rPr>
              <w:delText>GetHealthCareUnitMembers</w:delText>
            </w:r>
            <w:r w:rsidDel="00EF4B91">
              <w:rPr>
                <w:noProof/>
                <w:webHidden/>
              </w:rPr>
              <w:tab/>
              <w:delText>25</w:delText>
            </w:r>
          </w:del>
        </w:p>
        <w:p w14:paraId="750CBAF1" w14:textId="4D85092A" w:rsidR="00964583" w:rsidDel="00EF4B91" w:rsidRDefault="00964583">
          <w:pPr>
            <w:pStyle w:val="TOC3"/>
            <w:tabs>
              <w:tab w:val="left" w:pos="1100"/>
              <w:tab w:val="right" w:leader="dot" w:pos="10456"/>
            </w:tabs>
            <w:rPr>
              <w:del w:id="325" w:author="Robert Lundmark" w:date="2016-11-22T11:43:00Z"/>
              <w:rFonts w:asciiTheme="minorHAnsi" w:eastAsiaTheme="minorEastAsia" w:hAnsiTheme="minorHAnsi" w:cstheme="minorBidi"/>
              <w:noProof/>
              <w:sz w:val="22"/>
              <w:lang w:eastAsia="sv-SE"/>
            </w:rPr>
          </w:pPr>
          <w:del w:id="326" w:author="Robert Lundmark" w:date="2016-11-22T11:43:00Z">
            <w:r w:rsidRPr="00EF4B91" w:rsidDel="00EF4B91">
              <w:rPr>
                <w:noProof/>
                <w:rPrChange w:id="327" w:author="Robert Lundmark" w:date="2016-11-22T11:43:00Z">
                  <w:rPr>
                    <w:rStyle w:val="Hyperlink"/>
                    <w:noProof/>
                  </w:rPr>
                </w:rPrChange>
              </w:rPr>
              <w:delText>6.3.1</w:delText>
            </w:r>
            <w:r w:rsidDel="00EF4B91">
              <w:rPr>
                <w:rFonts w:asciiTheme="minorHAnsi" w:eastAsiaTheme="minorEastAsia" w:hAnsiTheme="minorHAnsi" w:cstheme="minorBidi"/>
                <w:noProof/>
                <w:sz w:val="22"/>
                <w:lang w:eastAsia="sv-SE"/>
              </w:rPr>
              <w:tab/>
            </w:r>
            <w:r w:rsidRPr="00EF4B91" w:rsidDel="00EF4B91">
              <w:rPr>
                <w:noProof/>
                <w:rPrChange w:id="328" w:author="Robert Lundmark" w:date="2016-11-22T11:43:00Z">
                  <w:rPr>
                    <w:rStyle w:val="Hyperlink"/>
                    <w:noProof/>
                  </w:rPr>
                </w:rPrChange>
              </w:rPr>
              <w:delText>Version</w:delText>
            </w:r>
            <w:r w:rsidDel="00EF4B91">
              <w:rPr>
                <w:noProof/>
                <w:webHidden/>
              </w:rPr>
              <w:tab/>
              <w:delText>25</w:delText>
            </w:r>
          </w:del>
        </w:p>
        <w:p w14:paraId="046CA617" w14:textId="5EB75475" w:rsidR="00964583" w:rsidDel="00EF4B91" w:rsidRDefault="00964583">
          <w:pPr>
            <w:pStyle w:val="TOC3"/>
            <w:tabs>
              <w:tab w:val="left" w:pos="1100"/>
              <w:tab w:val="right" w:leader="dot" w:pos="10456"/>
            </w:tabs>
            <w:rPr>
              <w:del w:id="329" w:author="Robert Lundmark" w:date="2016-11-22T11:43:00Z"/>
              <w:rFonts w:asciiTheme="minorHAnsi" w:eastAsiaTheme="minorEastAsia" w:hAnsiTheme="minorHAnsi" w:cstheme="minorBidi"/>
              <w:noProof/>
              <w:sz w:val="22"/>
              <w:lang w:eastAsia="sv-SE"/>
            </w:rPr>
          </w:pPr>
          <w:del w:id="330" w:author="Robert Lundmark" w:date="2016-11-22T11:43:00Z">
            <w:r w:rsidRPr="00EF4B91" w:rsidDel="00EF4B91">
              <w:rPr>
                <w:noProof/>
                <w:rPrChange w:id="331" w:author="Robert Lundmark" w:date="2016-11-22T11:43:00Z">
                  <w:rPr>
                    <w:rStyle w:val="Hyperlink"/>
                    <w:noProof/>
                  </w:rPr>
                </w:rPrChange>
              </w:rPr>
              <w:delText>6.3.2</w:delText>
            </w:r>
            <w:r w:rsidDel="00EF4B91">
              <w:rPr>
                <w:rFonts w:asciiTheme="minorHAnsi" w:eastAsiaTheme="minorEastAsia" w:hAnsiTheme="minorHAnsi" w:cstheme="minorBidi"/>
                <w:noProof/>
                <w:sz w:val="22"/>
                <w:lang w:eastAsia="sv-SE"/>
              </w:rPr>
              <w:tab/>
            </w:r>
            <w:r w:rsidRPr="00EF4B91" w:rsidDel="00EF4B91">
              <w:rPr>
                <w:noProof/>
                <w:rPrChange w:id="332" w:author="Robert Lundmark" w:date="2016-11-22T11:43:00Z">
                  <w:rPr>
                    <w:rStyle w:val="Hyperlink"/>
                    <w:noProof/>
                  </w:rPr>
                </w:rPrChange>
              </w:rPr>
              <w:delText>Fältregler</w:delText>
            </w:r>
            <w:r w:rsidDel="00EF4B91">
              <w:rPr>
                <w:noProof/>
                <w:webHidden/>
              </w:rPr>
              <w:tab/>
              <w:delText>25</w:delText>
            </w:r>
          </w:del>
        </w:p>
        <w:p w14:paraId="572C819E" w14:textId="4704A8D6" w:rsidR="00964583" w:rsidDel="00EF4B91" w:rsidRDefault="00964583">
          <w:pPr>
            <w:pStyle w:val="TOC3"/>
            <w:tabs>
              <w:tab w:val="left" w:pos="1100"/>
              <w:tab w:val="right" w:leader="dot" w:pos="10456"/>
            </w:tabs>
            <w:rPr>
              <w:del w:id="333" w:author="Robert Lundmark" w:date="2016-11-22T11:43:00Z"/>
              <w:rFonts w:asciiTheme="minorHAnsi" w:eastAsiaTheme="minorEastAsia" w:hAnsiTheme="minorHAnsi" w:cstheme="minorBidi"/>
              <w:noProof/>
              <w:sz w:val="22"/>
              <w:lang w:eastAsia="sv-SE"/>
            </w:rPr>
          </w:pPr>
          <w:del w:id="334" w:author="Robert Lundmark" w:date="2016-11-22T11:43:00Z">
            <w:r w:rsidRPr="00EF4B91" w:rsidDel="00EF4B91">
              <w:rPr>
                <w:noProof/>
                <w:rPrChange w:id="335" w:author="Robert Lundmark" w:date="2016-11-22T11:43:00Z">
                  <w:rPr>
                    <w:rStyle w:val="Hyperlink"/>
                    <w:noProof/>
                  </w:rPr>
                </w:rPrChange>
              </w:rPr>
              <w:delText>6.3.3</w:delText>
            </w:r>
            <w:r w:rsidDel="00EF4B91">
              <w:rPr>
                <w:rFonts w:asciiTheme="minorHAnsi" w:eastAsiaTheme="minorEastAsia" w:hAnsiTheme="minorHAnsi" w:cstheme="minorBidi"/>
                <w:noProof/>
                <w:sz w:val="22"/>
                <w:lang w:eastAsia="sv-SE"/>
              </w:rPr>
              <w:tab/>
            </w:r>
            <w:r w:rsidRPr="00EF4B91" w:rsidDel="00EF4B91">
              <w:rPr>
                <w:noProof/>
                <w:rPrChange w:id="336" w:author="Robert Lundmark" w:date="2016-11-22T11:43:00Z">
                  <w:rPr>
                    <w:rStyle w:val="Hyperlink"/>
                    <w:noProof/>
                  </w:rPr>
                </w:rPrChange>
              </w:rPr>
              <w:delText>Tjänstekontraktsspecifika krav och regler</w:delText>
            </w:r>
            <w:r w:rsidDel="00EF4B91">
              <w:rPr>
                <w:noProof/>
                <w:webHidden/>
              </w:rPr>
              <w:tab/>
              <w:delText>27</w:delText>
            </w:r>
          </w:del>
        </w:p>
        <w:p w14:paraId="61756C41" w14:textId="38BA7830" w:rsidR="00964583" w:rsidDel="00EF4B91" w:rsidRDefault="00964583">
          <w:pPr>
            <w:pStyle w:val="TOC3"/>
            <w:tabs>
              <w:tab w:val="left" w:pos="1100"/>
              <w:tab w:val="right" w:leader="dot" w:pos="10456"/>
            </w:tabs>
            <w:rPr>
              <w:del w:id="337" w:author="Robert Lundmark" w:date="2016-11-22T11:43:00Z"/>
              <w:rFonts w:asciiTheme="minorHAnsi" w:eastAsiaTheme="minorEastAsia" w:hAnsiTheme="minorHAnsi" w:cstheme="minorBidi"/>
              <w:noProof/>
              <w:sz w:val="22"/>
              <w:lang w:eastAsia="sv-SE"/>
            </w:rPr>
          </w:pPr>
          <w:del w:id="338" w:author="Robert Lundmark" w:date="2016-11-22T11:43:00Z">
            <w:r w:rsidRPr="00EF4B91" w:rsidDel="00EF4B91">
              <w:rPr>
                <w:noProof/>
                <w:rPrChange w:id="339" w:author="Robert Lundmark" w:date="2016-11-22T11:43:00Z">
                  <w:rPr>
                    <w:rStyle w:val="Hyperlink"/>
                    <w:noProof/>
                  </w:rPr>
                </w:rPrChange>
              </w:rPr>
              <w:delText>6.3.4</w:delText>
            </w:r>
            <w:r w:rsidDel="00EF4B91">
              <w:rPr>
                <w:rFonts w:asciiTheme="minorHAnsi" w:eastAsiaTheme="minorEastAsia" w:hAnsiTheme="minorHAnsi" w:cstheme="minorBidi"/>
                <w:noProof/>
                <w:sz w:val="22"/>
                <w:lang w:eastAsia="sv-SE"/>
              </w:rPr>
              <w:tab/>
            </w:r>
            <w:r w:rsidRPr="00EF4B91" w:rsidDel="00EF4B91">
              <w:rPr>
                <w:noProof/>
                <w:rPrChange w:id="340" w:author="Robert Lundmark" w:date="2016-11-22T11:43:00Z">
                  <w:rPr>
                    <w:rStyle w:val="Hyperlink"/>
                    <w:noProof/>
                  </w:rPr>
                </w:rPrChange>
              </w:rPr>
              <w:delText>Annan information om kontraktet</w:delText>
            </w:r>
            <w:r w:rsidDel="00EF4B91">
              <w:rPr>
                <w:noProof/>
                <w:webHidden/>
              </w:rPr>
              <w:tab/>
              <w:delText>28</w:delText>
            </w:r>
          </w:del>
        </w:p>
        <w:p w14:paraId="70C6DBFE" w14:textId="6E3D649B" w:rsidR="00964583" w:rsidDel="00EF4B91" w:rsidRDefault="00964583">
          <w:pPr>
            <w:pStyle w:val="TOC2"/>
            <w:tabs>
              <w:tab w:val="left" w:pos="880"/>
              <w:tab w:val="right" w:leader="dot" w:pos="10456"/>
            </w:tabs>
            <w:rPr>
              <w:del w:id="341" w:author="Robert Lundmark" w:date="2016-11-22T11:43:00Z"/>
              <w:rFonts w:asciiTheme="minorHAnsi" w:eastAsiaTheme="minorEastAsia" w:hAnsiTheme="minorHAnsi" w:cstheme="minorBidi"/>
              <w:noProof/>
              <w:sz w:val="22"/>
              <w:lang w:eastAsia="sv-SE"/>
            </w:rPr>
          </w:pPr>
          <w:del w:id="342" w:author="Robert Lundmark" w:date="2016-11-22T11:43:00Z">
            <w:r w:rsidRPr="00EF4B91" w:rsidDel="00EF4B91">
              <w:rPr>
                <w:noProof/>
                <w:rPrChange w:id="343" w:author="Robert Lundmark" w:date="2016-11-22T11:43:00Z">
                  <w:rPr>
                    <w:rStyle w:val="Hyperlink"/>
                    <w:noProof/>
                  </w:rPr>
                </w:rPrChange>
              </w:rPr>
              <w:delText>6.4</w:delText>
            </w:r>
            <w:r w:rsidDel="00EF4B91">
              <w:rPr>
                <w:rFonts w:asciiTheme="minorHAnsi" w:eastAsiaTheme="minorEastAsia" w:hAnsiTheme="minorHAnsi" w:cstheme="minorBidi"/>
                <w:noProof/>
                <w:sz w:val="22"/>
                <w:lang w:eastAsia="sv-SE"/>
              </w:rPr>
              <w:tab/>
            </w:r>
            <w:r w:rsidRPr="00EF4B91" w:rsidDel="00EF4B91">
              <w:rPr>
                <w:noProof/>
                <w:rPrChange w:id="344" w:author="Robert Lundmark" w:date="2016-11-22T11:43:00Z">
                  <w:rPr>
                    <w:rStyle w:val="Hyperlink"/>
                    <w:noProof/>
                  </w:rPr>
                </w:rPrChange>
              </w:rPr>
              <w:delText>GetUnit</w:delText>
            </w:r>
            <w:r w:rsidDel="00EF4B91">
              <w:rPr>
                <w:noProof/>
                <w:webHidden/>
              </w:rPr>
              <w:tab/>
              <w:delText>29</w:delText>
            </w:r>
          </w:del>
        </w:p>
        <w:p w14:paraId="17F28C12" w14:textId="6CB7ADF2" w:rsidR="00964583" w:rsidDel="00EF4B91" w:rsidRDefault="00964583">
          <w:pPr>
            <w:pStyle w:val="TOC3"/>
            <w:tabs>
              <w:tab w:val="left" w:pos="1100"/>
              <w:tab w:val="right" w:leader="dot" w:pos="10456"/>
            </w:tabs>
            <w:rPr>
              <w:del w:id="345" w:author="Robert Lundmark" w:date="2016-11-22T11:43:00Z"/>
              <w:rFonts w:asciiTheme="minorHAnsi" w:eastAsiaTheme="minorEastAsia" w:hAnsiTheme="minorHAnsi" w:cstheme="minorBidi"/>
              <w:noProof/>
              <w:sz w:val="22"/>
              <w:lang w:eastAsia="sv-SE"/>
            </w:rPr>
          </w:pPr>
          <w:del w:id="346" w:author="Robert Lundmark" w:date="2016-11-22T11:43:00Z">
            <w:r w:rsidRPr="00EF4B91" w:rsidDel="00EF4B91">
              <w:rPr>
                <w:noProof/>
                <w:rPrChange w:id="347" w:author="Robert Lundmark" w:date="2016-11-22T11:43:00Z">
                  <w:rPr>
                    <w:rStyle w:val="Hyperlink"/>
                    <w:noProof/>
                  </w:rPr>
                </w:rPrChange>
              </w:rPr>
              <w:delText>6.4.1</w:delText>
            </w:r>
            <w:r w:rsidDel="00EF4B91">
              <w:rPr>
                <w:rFonts w:asciiTheme="minorHAnsi" w:eastAsiaTheme="minorEastAsia" w:hAnsiTheme="minorHAnsi" w:cstheme="minorBidi"/>
                <w:noProof/>
                <w:sz w:val="22"/>
                <w:lang w:eastAsia="sv-SE"/>
              </w:rPr>
              <w:tab/>
            </w:r>
            <w:r w:rsidRPr="00EF4B91" w:rsidDel="00EF4B91">
              <w:rPr>
                <w:noProof/>
                <w:rPrChange w:id="348" w:author="Robert Lundmark" w:date="2016-11-22T11:43:00Z">
                  <w:rPr>
                    <w:rStyle w:val="Hyperlink"/>
                    <w:noProof/>
                  </w:rPr>
                </w:rPrChange>
              </w:rPr>
              <w:delText>Version</w:delText>
            </w:r>
            <w:r w:rsidDel="00EF4B91">
              <w:rPr>
                <w:noProof/>
                <w:webHidden/>
              </w:rPr>
              <w:tab/>
              <w:delText>29</w:delText>
            </w:r>
          </w:del>
        </w:p>
        <w:p w14:paraId="4EF45E7D" w14:textId="49701421" w:rsidR="00964583" w:rsidDel="00EF4B91" w:rsidRDefault="00964583">
          <w:pPr>
            <w:pStyle w:val="TOC3"/>
            <w:tabs>
              <w:tab w:val="left" w:pos="1100"/>
              <w:tab w:val="right" w:leader="dot" w:pos="10456"/>
            </w:tabs>
            <w:rPr>
              <w:del w:id="349" w:author="Robert Lundmark" w:date="2016-11-22T11:43:00Z"/>
              <w:rFonts w:asciiTheme="minorHAnsi" w:eastAsiaTheme="minorEastAsia" w:hAnsiTheme="minorHAnsi" w:cstheme="minorBidi"/>
              <w:noProof/>
              <w:sz w:val="22"/>
              <w:lang w:eastAsia="sv-SE"/>
            </w:rPr>
          </w:pPr>
          <w:del w:id="350" w:author="Robert Lundmark" w:date="2016-11-22T11:43:00Z">
            <w:r w:rsidRPr="00EF4B91" w:rsidDel="00EF4B91">
              <w:rPr>
                <w:noProof/>
                <w:rPrChange w:id="351" w:author="Robert Lundmark" w:date="2016-11-22T11:43:00Z">
                  <w:rPr>
                    <w:rStyle w:val="Hyperlink"/>
                    <w:noProof/>
                  </w:rPr>
                </w:rPrChange>
              </w:rPr>
              <w:delText>6.4.2</w:delText>
            </w:r>
            <w:r w:rsidDel="00EF4B91">
              <w:rPr>
                <w:rFonts w:asciiTheme="minorHAnsi" w:eastAsiaTheme="minorEastAsia" w:hAnsiTheme="minorHAnsi" w:cstheme="minorBidi"/>
                <w:noProof/>
                <w:sz w:val="22"/>
                <w:lang w:eastAsia="sv-SE"/>
              </w:rPr>
              <w:tab/>
            </w:r>
            <w:r w:rsidRPr="00EF4B91" w:rsidDel="00EF4B91">
              <w:rPr>
                <w:noProof/>
                <w:rPrChange w:id="352" w:author="Robert Lundmark" w:date="2016-11-22T11:43:00Z">
                  <w:rPr>
                    <w:rStyle w:val="Hyperlink"/>
                    <w:noProof/>
                  </w:rPr>
                </w:rPrChange>
              </w:rPr>
              <w:delText>Fältregler</w:delText>
            </w:r>
            <w:r w:rsidDel="00EF4B91">
              <w:rPr>
                <w:noProof/>
                <w:webHidden/>
              </w:rPr>
              <w:tab/>
              <w:delText>29</w:delText>
            </w:r>
          </w:del>
        </w:p>
        <w:p w14:paraId="0FD9B3FC" w14:textId="1FA85F60" w:rsidR="00964583" w:rsidDel="00EF4B91" w:rsidRDefault="00964583">
          <w:pPr>
            <w:pStyle w:val="TOC3"/>
            <w:tabs>
              <w:tab w:val="left" w:pos="1100"/>
              <w:tab w:val="right" w:leader="dot" w:pos="10456"/>
            </w:tabs>
            <w:rPr>
              <w:del w:id="353" w:author="Robert Lundmark" w:date="2016-11-22T11:43:00Z"/>
              <w:rFonts w:asciiTheme="minorHAnsi" w:eastAsiaTheme="minorEastAsia" w:hAnsiTheme="minorHAnsi" w:cstheme="minorBidi"/>
              <w:noProof/>
              <w:sz w:val="22"/>
              <w:lang w:eastAsia="sv-SE"/>
            </w:rPr>
          </w:pPr>
          <w:del w:id="354" w:author="Robert Lundmark" w:date="2016-11-22T11:43:00Z">
            <w:r w:rsidRPr="00EF4B91" w:rsidDel="00EF4B91">
              <w:rPr>
                <w:noProof/>
                <w:rPrChange w:id="355" w:author="Robert Lundmark" w:date="2016-11-22T11:43:00Z">
                  <w:rPr>
                    <w:rStyle w:val="Hyperlink"/>
                    <w:noProof/>
                  </w:rPr>
                </w:rPrChange>
              </w:rPr>
              <w:delText>6.4.3</w:delText>
            </w:r>
            <w:r w:rsidDel="00EF4B91">
              <w:rPr>
                <w:rFonts w:asciiTheme="minorHAnsi" w:eastAsiaTheme="minorEastAsia" w:hAnsiTheme="minorHAnsi" w:cstheme="minorBidi"/>
                <w:noProof/>
                <w:sz w:val="22"/>
                <w:lang w:eastAsia="sv-SE"/>
              </w:rPr>
              <w:tab/>
            </w:r>
            <w:r w:rsidRPr="00EF4B91" w:rsidDel="00EF4B91">
              <w:rPr>
                <w:noProof/>
                <w:rPrChange w:id="356" w:author="Robert Lundmark" w:date="2016-11-22T11:43:00Z">
                  <w:rPr>
                    <w:rStyle w:val="Hyperlink"/>
                    <w:noProof/>
                  </w:rPr>
                </w:rPrChange>
              </w:rPr>
              <w:delText>Tjänstekontraktsspecifika krav och regler</w:delText>
            </w:r>
            <w:r w:rsidDel="00EF4B91">
              <w:rPr>
                <w:noProof/>
                <w:webHidden/>
              </w:rPr>
              <w:tab/>
              <w:delText>32</w:delText>
            </w:r>
          </w:del>
        </w:p>
        <w:p w14:paraId="2DDA8478" w14:textId="0EA7A56E" w:rsidR="00964583" w:rsidDel="00EF4B91" w:rsidRDefault="00964583">
          <w:pPr>
            <w:pStyle w:val="TOC3"/>
            <w:tabs>
              <w:tab w:val="left" w:pos="1100"/>
              <w:tab w:val="right" w:leader="dot" w:pos="10456"/>
            </w:tabs>
            <w:rPr>
              <w:del w:id="357" w:author="Robert Lundmark" w:date="2016-11-22T11:43:00Z"/>
              <w:rFonts w:asciiTheme="minorHAnsi" w:eastAsiaTheme="minorEastAsia" w:hAnsiTheme="minorHAnsi" w:cstheme="minorBidi"/>
              <w:noProof/>
              <w:sz w:val="22"/>
              <w:lang w:eastAsia="sv-SE"/>
            </w:rPr>
          </w:pPr>
          <w:del w:id="358" w:author="Robert Lundmark" w:date="2016-11-22T11:43:00Z">
            <w:r w:rsidRPr="00EF4B91" w:rsidDel="00EF4B91">
              <w:rPr>
                <w:noProof/>
                <w:rPrChange w:id="359" w:author="Robert Lundmark" w:date="2016-11-22T11:43:00Z">
                  <w:rPr>
                    <w:rStyle w:val="Hyperlink"/>
                    <w:noProof/>
                  </w:rPr>
                </w:rPrChange>
              </w:rPr>
              <w:delText>6.4.4</w:delText>
            </w:r>
            <w:r w:rsidDel="00EF4B91">
              <w:rPr>
                <w:rFonts w:asciiTheme="minorHAnsi" w:eastAsiaTheme="minorEastAsia" w:hAnsiTheme="minorHAnsi" w:cstheme="minorBidi"/>
                <w:noProof/>
                <w:sz w:val="22"/>
                <w:lang w:eastAsia="sv-SE"/>
              </w:rPr>
              <w:tab/>
            </w:r>
            <w:r w:rsidRPr="00EF4B91" w:rsidDel="00EF4B91">
              <w:rPr>
                <w:noProof/>
                <w:rPrChange w:id="360" w:author="Robert Lundmark" w:date="2016-11-22T11:43:00Z">
                  <w:rPr>
                    <w:rStyle w:val="Hyperlink"/>
                    <w:noProof/>
                  </w:rPr>
                </w:rPrChange>
              </w:rPr>
              <w:delText>Annan information om kontraktet</w:delText>
            </w:r>
            <w:r w:rsidDel="00EF4B91">
              <w:rPr>
                <w:noProof/>
                <w:webHidden/>
              </w:rPr>
              <w:tab/>
              <w:delText>33</w:delText>
            </w:r>
          </w:del>
        </w:p>
        <w:p w14:paraId="3318B2BB" w14:textId="10242DA7" w:rsidR="00964583" w:rsidDel="00EF4B91" w:rsidRDefault="00964583">
          <w:pPr>
            <w:pStyle w:val="TOC2"/>
            <w:tabs>
              <w:tab w:val="left" w:pos="880"/>
              <w:tab w:val="right" w:leader="dot" w:pos="10456"/>
            </w:tabs>
            <w:rPr>
              <w:del w:id="361" w:author="Robert Lundmark" w:date="2016-11-22T11:43:00Z"/>
              <w:rFonts w:asciiTheme="minorHAnsi" w:eastAsiaTheme="minorEastAsia" w:hAnsiTheme="minorHAnsi" w:cstheme="minorBidi"/>
              <w:noProof/>
              <w:sz w:val="22"/>
              <w:lang w:eastAsia="sv-SE"/>
            </w:rPr>
          </w:pPr>
          <w:del w:id="362" w:author="Robert Lundmark" w:date="2016-11-22T11:43:00Z">
            <w:r w:rsidRPr="00EF4B91" w:rsidDel="00EF4B91">
              <w:rPr>
                <w:noProof/>
                <w:rPrChange w:id="363" w:author="Robert Lundmark" w:date="2016-11-22T11:43:00Z">
                  <w:rPr>
                    <w:rStyle w:val="Hyperlink"/>
                    <w:noProof/>
                  </w:rPr>
                </w:rPrChange>
              </w:rPr>
              <w:delText>6.5</w:delText>
            </w:r>
            <w:r w:rsidDel="00EF4B91">
              <w:rPr>
                <w:rFonts w:asciiTheme="minorHAnsi" w:eastAsiaTheme="minorEastAsia" w:hAnsiTheme="minorHAnsi" w:cstheme="minorBidi"/>
                <w:noProof/>
                <w:sz w:val="22"/>
                <w:lang w:eastAsia="sv-SE"/>
              </w:rPr>
              <w:tab/>
            </w:r>
            <w:r w:rsidRPr="00EF4B91" w:rsidDel="00EF4B91">
              <w:rPr>
                <w:noProof/>
                <w:rPrChange w:id="364" w:author="Robert Lundmark" w:date="2016-11-22T11:43:00Z">
                  <w:rPr>
                    <w:rStyle w:val="Hyperlink"/>
                    <w:noProof/>
                  </w:rPr>
                </w:rPrChange>
              </w:rPr>
              <w:delText>GetHealthCareUnitIncludingManager</w:delText>
            </w:r>
            <w:r w:rsidDel="00EF4B91">
              <w:rPr>
                <w:noProof/>
                <w:webHidden/>
              </w:rPr>
              <w:tab/>
              <w:delText>34</w:delText>
            </w:r>
          </w:del>
        </w:p>
        <w:p w14:paraId="558D802E" w14:textId="50B05F0B" w:rsidR="00964583" w:rsidDel="00EF4B91" w:rsidRDefault="00964583">
          <w:pPr>
            <w:pStyle w:val="TOC3"/>
            <w:tabs>
              <w:tab w:val="left" w:pos="1100"/>
              <w:tab w:val="right" w:leader="dot" w:pos="10456"/>
            </w:tabs>
            <w:rPr>
              <w:del w:id="365" w:author="Robert Lundmark" w:date="2016-11-22T11:43:00Z"/>
              <w:rFonts w:asciiTheme="minorHAnsi" w:eastAsiaTheme="minorEastAsia" w:hAnsiTheme="minorHAnsi" w:cstheme="minorBidi"/>
              <w:noProof/>
              <w:sz w:val="22"/>
              <w:lang w:eastAsia="sv-SE"/>
            </w:rPr>
          </w:pPr>
          <w:del w:id="366" w:author="Robert Lundmark" w:date="2016-11-22T11:43:00Z">
            <w:r w:rsidRPr="00EF4B91" w:rsidDel="00EF4B91">
              <w:rPr>
                <w:noProof/>
                <w:rPrChange w:id="367" w:author="Robert Lundmark" w:date="2016-11-22T11:43:00Z">
                  <w:rPr>
                    <w:rStyle w:val="Hyperlink"/>
                    <w:noProof/>
                  </w:rPr>
                </w:rPrChange>
              </w:rPr>
              <w:delText>6.5.1</w:delText>
            </w:r>
            <w:r w:rsidDel="00EF4B91">
              <w:rPr>
                <w:rFonts w:asciiTheme="minorHAnsi" w:eastAsiaTheme="minorEastAsia" w:hAnsiTheme="minorHAnsi" w:cstheme="minorBidi"/>
                <w:noProof/>
                <w:sz w:val="22"/>
                <w:lang w:eastAsia="sv-SE"/>
              </w:rPr>
              <w:tab/>
            </w:r>
            <w:r w:rsidRPr="00EF4B91" w:rsidDel="00EF4B91">
              <w:rPr>
                <w:noProof/>
                <w:rPrChange w:id="368" w:author="Robert Lundmark" w:date="2016-11-22T11:43:00Z">
                  <w:rPr>
                    <w:rStyle w:val="Hyperlink"/>
                    <w:noProof/>
                  </w:rPr>
                </w:rPrChange>
              </w:rPr>
              <w:delText>Version</w:delText>
            </w:r>
            <w:r w:rsidDel="00EF4B91">
              <w:rPr>
                <w:noProof/>
                <w:webHidden/>
              </w:rPr>
              <w:tab/>
              <w:delText>34</w:delText>
            </w:r>
          </w:del>
        </w:p>
        <w:p w14:paraId="307B5328" w14:textId="5DE24E38" w:rsidR="00964583" w:rsidDel="00EF4B91" w:rsidRDefault="00964583">
          <w:pPr>
            <w:pStyle w:val="TOC3"/>
            <w:tabs>
              <w:tab w:val="left" w:pos="1100"/>
              <w:tab w:val="right" w:leader="dot" w:pos="10456"/>
            </w:tabs>
            <w:rPr>
              <w:del w:id="369" w:author="Robert Lundmark" w:date="2016-11-22T11:43:00Z"/>
              <w:rFonts w:asciiTheme="minorHAnsi" w:eastAsiaTheme="minorEastAsia" w:hAnsiTheme="minorHAnsi" w:cstheme="minorBidi"/>
              <w:noProof/>
              <w:sz w:val="22"/>
              <w:lang w:eastAsia="sv-SE"/>
            </w:rPr>
          </w:pPr>
          <w:del w:id="370" w:author="Robert Lundmark" w:date="2016-11-22T11:43:00Z">
            <w:r w:rsidRPr="00EF4B91" w:rsidDel="00EF4B91">
              <w:rPr>
                <w:noProof/>
                <w:rPrChange w:id="371" w:author="Robert Lundmark" w:date="2016-11-22T11:43:00Z">
                  <w:rPr>
                    <w:rStyle w:val="Hyperlink"/>
                    <w:noProof/>
                  </w:rPr>
                </w:rPrChange>
              </w:rPr>
              <w:delText>6.5.2</w:delText>
            </w:r>
            <w:r w:rsidDel="00EF4B91">
              <w:rPr>
                <w:rFonts w:asciiTheme="minorHAnsi" w:eastAsiaTheme="minorEastAsia" w:hAnsiTheme="minorHAnsi" w:cstheme="minorBidi"/>
                <w:noProof/>
                <w:sz w:val="22"/>
                <w:lang w:eastAsia="sv-SE"/>
              </w:rPr>
              <w:tab/>
            </w:r>
            <w:r w:rsidRPr="00EF4B91" w:rsidDel="00EF4B91">
              <w:rPr>
                <w:noProof/>
                <w:rPrChange w:id="372" w:author="Robert Lundmark" w:date="2016-11-22T11:43:00Z">
                  <w:rPr>
                    <w:rStyle w:val="Hyperlink"/>
                    <w:noProof/>
                  </w:rPr>
                </w:rPrChange>
              </w:rPr>
              <w:delText>Fältregler</w:delText>
            </w:r>
            <w:r w:rsidDel="00EF4B91">
              <w:rPr>
                <w:noProof/>
                <w:webHidden/>
              </w:rPr>
              <w:tab/>
              <w:delText>34</w:delText>
            </w:r>
          </w:del>
        </w:p>
        <w:p w14:paraId="0631F555" w14:textId="29D3EB6D" w:rsidR="00964583" w:rsidDel="00EF4B91" w:rsidRDefault="00964583">
          <w:pPr>
            <w:pStyle w:val="TOC3"/>
            <w:tabs>
              <w:tab w:val="left" w:pos="1100"/>
              <w:tab w:val="right" w:leader="dot" w:pos="10456"/>
            </w:tabs>
            <w:rPr>
              <w:del w:id="373" w:author="Robert Lundmark" w:date="2016-11-22T11:43:00Z"/>
              <w:rFonts w:asciiTheme="minorHAnsi" w:eastAsiaTheme="minorEastAsia" w:hAnsiTheme="minorHAnsi" w:cstheme="minorBidi"/>
              <w:noProof/>
              <w:sz w:val="22"/>
              <w:lang w:eastAsia="sv-SE"/>
            </w:rPr>
          </w:pPr>
          <w:del w:id="374" w:author="Robert Lundmark" w:date="2016-11-22T11:43:00Z">
            <w:r w:rsidRPr="00EF4B91" w:rsidDel="00EF4B91">
              <w:rPr>
                <w:noProof/>
                <w:rPrChange w:id="375" w:author="Robert Lundmark" w:date="2016-11-22T11:43:00Z">
                  <w:rPr>
                    <w:rStyle w:val="Hyperlink"/>
                    <w:noProof/>
                  </w:rPr>
                </w:rPrChange>
              </w:rPr>
              <w:delText>6.5.3</w:delText>
            </w:r>
            <w:r w:rsidDel="00EF4B91">
              <w:rPr>
                <w:rFonts w:asciiTheme="minorHAnsi" w:eastAsiaTheme="minorEastAsia" w:hAnsiTheme="minorHAnsi" w:cstheme="minorBidi"/>
                <w:noProof/>
                <w:sz w:val="22"/>
                <w:lang w:eastAsia="sv-SE"/>
              </w:rPr>
              <w:tab/>
            </w:r>
            <w:r w:rsidRPr="00EF4B91" w:rsidDel="00EF4B91">
              <w:rPr>
                <w:noProof/>
                <w:rPrChange w:id="376" w:author="Robert Lundmark" w:date="2016-11-22T11:43:00Z">
                  <w:rPr>
                    <w:rStyle w:val="Hyperlink"/>
                    <w:noProof/>
                  </w:rPr>
                </w:rPrChange>
              </w:rPr>
              <w:delText>Tjänstekontraktsspecifika krav och regler</w:delText>
            </w:r>
            <w:r w:rsidDel="00EF4B91">
              <w:rPr>
                <w:noProof/>
                <w:webHidden/>
              </w:rPr>
              <w:tab/>
              <w:delText>35</w:delText>
            </w:r>
          </w:del>
        </w:p>
        <w:p w14:paraId="459D8283" w14:textId="4F39D084" w:rsidR="00964583" w:rsidDel="00EF4B91" w:rsidRDefault="00964583">
          <w:pPr>
            <w:pStyle w:val="TOC3"/>
            <w:tabs>
              <w:tab w:val="left" w:pos="1100"/>
              <w:tab w:val="right" w:leader="dot" w:pos="10456"/>
            </w:tabs>
            <w:rPr>
              <w:del w:id="377" w:author="Robert Lundmark" w:date="2016-11-22T11:43:00Z"/>
              <w:rFonts w:asciiTheme="minorHAnsi" w:eastAsiaTheme="minorEastAsia" w:hAnsiTheme="minorHAnsi" w:cstheme="minorBidi"/>
              <w:noProof/>
              <w:sz w:val="22"/>
              <w:lang w:eastAsia="sv-SE"/>
            </w:rPr>
          </w:pPr>
          <w:del w:id="378" w:author="Robert Lundmark" w:date="2016-11-22T11:43:00Z">
            <w:r w:rsidRPr="00EF4B91" w:rsidDel="00EF4B91">
              <w:rPr>
                <w:noProof/>
                <w:rPrChange w:id="379" w:author="Robert Lundmark" w:date="2016-11-22T11:43:00Z">
                  <w:rPr>
                    <w:rStyle w:val="Hyperlink"/>
                    <w:noProof/>
                  </w:rPr>
                </w:rPrChange>
              </w:rPr>
              <w:delText>6.5.4</w:delText>
            </w:r>
            <w:r w:rsidDel="00EF4B91">
              <w:rPr>
                <w:rFonts w:asciiTheme="minorHAnsi" w:eastAsiaTheme="minorEastAsia" w:hAnsiTheme="minorHAnsi" w:cstheme="minorBidi"/>
                <w:noProof/>
                <w:sz w:val="22"/>
                <w:lang w:eastAsia="sv-SE"/>
              </w:rPr>
              <w:tab/>
            </w:r>
            <w:r w:rsidRPr="00EF4B91" w:rsidDel="00EF4B91">
              <w:rPr>
                <w:noProof/>
                <w:rPrChange w:id="380" w:author="Robert Lundmark" w:date="2016-11-22T11:43:00Z">
                  <w:rPr>
                    <w:rStyle w:val="Hyperlink"/>
                    <w:noProof/>
                  </w:rPr>
                </w:rPrChange>
              </w:rPr>
              <w:delText>Annan information om kontraktet</w:delText>
            </w:r>
            <w:r w:rsidDel="00EF4B91">
              <w:rPr>
                <w:noProof/>
                <w:webHidden/>
              </w:rPr>
              <w:tab/>
              <w:delText>36</w:delText>
            </w:r>
          </w:del>
        </w:p>
        <w:p w14:paraId="1CBE9463" w14:textId="0801AEE1" w:rsidR="00793064" w:rsidRDefault="00793064">
          <w:r>
            <w:fldChar w:fldCharType="end"/>
          </w:r>
        </w:p>
      </w:sdtContent>
    </w:sdt>
    <w:p w14:paraId="564F56CC" w14:textId="77777777" w:rsidR="00793064" w:rsidRDefault="00793064">
      <w:pPr>
        <w:spacing w:line="240" w:lineRule="auto"/>
        <w:rPr>
          <w:rFonts w:eastAsia="Times New Roman"/>
          <w:bCs/>
          <w:sz w:val="30"/>
          <w:szCs w:val="28"/>
        </w:rPr>
      </w:pPr>
      <w:r>
        <w:br w:type="page"/>
      </w:r>
    </w:p>
    <w:p w14:paraId="68086271" w14:textId="343E3E00" w:rsidR="0039481C" w:rsidRDefault="0039481C" w:rsidP="0039481C">
      <w:pPr>
        <w:spacing w:line="240" w:lineRule="auto"/>
        <w:rPr>
          <w:b/>
        </w:rPr>
      </w:pPr>
      <w:bookmarkStart w:id="381" w:name="Radera3"/>
      <w:bookmarkEnd w:id="0"/>
      <w:bookmarkEnd w:id="381"/>
    </w:p>
    <w:p w14:paraId="24B56C08" w14:textId="77777777" w:rsidR="0039481C" w:rsidRDefault="0039481C" w:rsidP="0039481C">
      <w:pPr>
        <w:rPr>
          <w:b/>
        </w:rPr>
      </w:pPr>
    </w:p>
    <w:p w14:paraId="5EFE46B8" w14:textId="77777777" w:rsidR="0039481C" w:rsidRPr="00210991" w:rsidRDefault="0039481C" w:rsidP="0039481C">
      <w:pPr>
        <w:rPr>
          <w:rStyle w:val="BodyTextChar"/>
          <w:rFonts w:eastAsia="Calibri"/>
          <w:szCs w:val="20"/>
        </w:rPr>
      </w:pPr>
      <w:r w:rsidRPr="00D23023">
        <w:rPr>
          <w:b/>
        </w:rPr>
        <w:t>Revisionshistorik</w:t>
      </w:r>
    </w:p>
    <w:p w14:paraId="5BEBFC8D" w14:textId="77777777" w:rsidR="0039481C" w:rsidRDefault="0039481C" w:rsidP="0039481C"/>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304"/>
        <w:gridCol w:w="992"/>
        <w:gridCol w:w="1560"/>
        <w:gridCol w:w="3260"/>
        <w:gridCol w:w="1559"/>
        <w:gridCol w:w="1418"/>
      </w:tblGrid>
      <w:tr w:rsidR="0039481C" w14:paraId="12F27002" w14:textId="77777777" w:rsidTr="00824399">
        <w:tc>
          <w:tcPr>
            <w:tcW w:w="1304" w:type="dxa"/>
            <w:shd w:val="clear" w:color="auto" w:fill="DDD9C3" w:themeFill="background2" w:themeFillShade="E6"/>
          </w:tcPr>
          <w:p w14:paraId="074482CB" w14:textId="77777777" w:rsidR="0039481C" w:rsidRPr="00A31996" w:rsidRDefault="0039481C" w:rsidP="0039481C">
            <w:pPr>
              <w:pStyle w:val="TableText"/>
            </w:pPr>
            <w:r>
              <w:t>Version</w:t>
            </w:r>
          </w:p>
        </w:tc>
        <w:tc>
          <w:tcPr>
            <w:tcW w:w="992" w:type="dxa"/>
            <w:shd w:val="clear" w:color="auto" w:fill="DDD9C3" w:themeFill="background2" w:themeFillShade="E6"/>
          </w:tcPr>
          <w:p w14:paraId="6A5A69DB" w14:textId="77777777" w:rsidR="0039481C" w:rsidRPr="00A31996" w:rsidRDefault="0039481C" w:rsidP="0039481C">
            <w:pPr>
              <w:pStyle w:val="TableText"/>
            </w:pPr>
            <w:r w:rsidRPr="00A31996">
              <w:t>Revision Nr</w:t>
            </w:r>
          </w:p>
        </w:tc>
        <w:tc>
          <w:tcPr>
            <w:tcW w:w="1560" w:type="dxa"/>
            <w:shd w:val="clear" w:color="auto" w:fill="DDD9C3" w:themeFill="background2" w:themeFillShade="E6"/>
          </w:tcPr>
          <w:p w14:paraId="299BD4AC" w14:textId="77777777" w:rsidR="0039481C" w:rsidRPr="00A31996" w:rsidRDefault="0039481C" w:rsidP="0039481C">
            <w:pPr>
              <w:pStyle w:val="TableText"/>
            </w:pPr>
            <w:r w:rsidRPr="00A31996">
              <w:t>Revision Datum</w:t>
            </w:r>
          </w:p>
        </w:tc>
        <w:tc>
          <w:tcPr>
            <w:tcW w:w="3260" w:type="dxa"/>
            <w:shd w:val="clear" w:color="auto" w:fill="DDD9C3" w:themeFill="background2" w:themeFillShade="E6"/>
          </w:tcPr>
          <w:p w14:paraId="5A3A835B" w14:textId="77777777" w:rsidR="0039481C" w:rsidRPr="00A31996" w:rsidRDefault="0039481C" w:rsidP="0039481C">
            <w:pPr>
              <w:pStyle w:val="TableText"/>
            </w:pPr>
            <w:r>
              <w:t>B</w:t>
            </w:r>
            <w:r w:rsidRPr="00A31996">
              <w:t>eskrivning av ändring</w:t>
            </w:r>
            <w:r>
              <w:t>ar</w:t>
            </w:r>
          </w:p>
        </w:tc>
        <w:tc>
          <w:tcPr>
            <w:tcW w:w="1559" w:type="dxa"/>
            <w:shd w:val="clear" w:color="auto" w:fill="DDD9C3" w:themeFill="background2" w:themeFillShade="E6"/>
          </w:tcPr>
          <w:p w14:paraId="11CE0EBB" w14:textId="77777777" w:rsidR="0039481C" w:rsidRPr="00A31996" w:rsidRDefault="0039481C" w:rsidP="0039481C">
            <w:pPr>
              <w:pStyle w:val="TableText"/>
            </w:pPr>
            <w:r>
              <w:t>Ändringar</w:t>
            </w:r>
            <w:r w:rsidRPr="00A31996">
              <w:t xml:space="preserve"> gjorda av</w:t>
            </w:r>
          </w:p>
        </w:tc>
        <w:tc>
          <w:tcPr>
            <w:tcW w:w="1418" w:type="dxa"/>
            <w:shd w:val="clear" w:color="auto" w:fill="DDD9C3" w:themeFill="background2" w:themeFillShade="E6"/>
          </w:tcPr>
          <w:p w14:paraId="2917D927" w14:textId="77777777" w:rsidR="0039481C" w:rsidRPr="00A31996" w:rsidRDefault="0039481C" w:rsidP="0039481C">
            <w:pPr>
              <w:pStyle w:val="TableText"/>
            </w:pPr>
            <w:r w:rsidRPr="00A31996">
              <w:t>Granskad av</w:t>
            </w:r>
          </w:p>
        </w:tc>
      </w:tr>
      <w:tr w:rsidR="00824399" w:rsidRPr="00DF7196" w14:paraId="4BD4AD82" w14:textId="77777777" w:rsidTr="00824399">
        <w:tc>
          <w:tcPr>
            <w:tcW w:w="1304" w:type="dxa"/>
          </w:tcPr>
          <w:p w14:paraId="32388493" w14:textId="77777777" w:rsidR="00824399" w:rsidRPr="00DF7196" w:rsidRDefault="00824399" w:rsidP="000105E5">
            <w:pPr>
              <w:pStyle w:val="TableText"/>
            </w:pPr>
          </w:p>
        </w:tc>
        <w:tc>
          <w:tcPr>
            <w:tcW w:w="992" w:type="dxa"/>
          </w:tcPr>
          <w:p w14:paraId="3D42CD26" w14:textId="77777777" w:rsidR="00824399" w:rsidRPr="00DF7196" w:rsidRDefault="00824399" w:rsidP="000105E5">
            <w:pPr>
              <w:pStyle w:val="TableText"/>
            </w:pPr>
            <w:r w:rsidRPr="00DF7196">
              <w:t>PA1</w:t>
            </w:r>
          </w:p>
        </w:tc>
        <w:tc>
          <w:tcPr>
            <w:tcW w:w="1560" w:type="dxa"/>
          </w:tcPr>
          <w:p w14:paraId="46C50B2A" w14:textId="77777777" w:rsidR="00824399" w:rsidRPr="00DF7196" w:rsidRDefault="00824399" w:rsidP="000105E5">
            <w:pPr>
              <w:pStyle w:val="TableText"/>
            </w:pPr>
            <w:r w:rsidRPr="00DF7196">
              <w:t>2013-05-22 – 2013-07-19</w:t>
            </w:r>
          </w:p>
        </w:tc>
        <w:tc>
          <w:tcPr>
            <w:tcW w:w="3260" w:type="dxa"/>
          </w:tcPr>
          <w:p w14:paraId="104A145D" w14:textId="77777777" w:rsidR="00824399" w:rsidRPr="00DF7196" w:rsidRDefault="00824399" w:rsidP="000105E5">
            <w:pPr>
              <w:pStyle w:val="TableText"/>
            </w:pPr>
            <w:r w:rsidRPr="00DF7196">
              <w:t>Första version</w:t>
            </w:r>
          </w:p>
        </w:tc>
        <w:tc>
          <w:tcPr>
            <w:tcW w:w="1559" w:type="dxa"/>
          </w:tcPr>
          <w:p w14:paraId="04FBFFEB" w14:textId="77777777" w:rsidR="00824399" w:rsidRPr="00DF7196" w:rsidRDefault="00824399" w:rsidP="000105E5">
            <w:pPr>
              <w:pStyle w:val="TableText"/>
            </w:pPr>
            <w:r w:rsidRPr="00DF7196">
              <w:t>Ronny Nilsson, Henrika Littorin, Björn Skeppner</w:t>
            </w:r>
          </w:p>
        </w:tc>
        <w:tc>
          <w:tcPr>
            <w:tcW w:w="1418" w:type="dxa"/>
          </w:tcPr>
          <w:p w14:paraId="52957C76" w14:textId="77777777" w:rsidR="00824399" w:rsidRPr="00DF7196" w:rsidRDefault="00824399" w:rsidP="000105E5">
            <w:pPr>
              <w:pStyle w:val="TableText"/>
            </w:pPr>
          </w:p>
        </w:tc>
      </w:tr>
      <w:tr w:rsidR="00824399" w:rsidRPr="00DF7196" w14:paraId="0C93A4BC" w14:textId="77777777" w:rsidTr="00824399">
        <w:tc>
          <w:tcPr>
            <w:tcW w:w="1304" w:type="dxa"/>
          </w:tcPr>
          <w:p w14:paraId="39112A9F" w14:textId="77777777" w:rsidR="00824399" w:rsidRDefault="00824399" w:rsidP="000105E5">
            <w:pPr>
              <w:pStyle w:val="TableText"/>
            </w:pPr>
          </w:p>
        </w:tc>
        <w:tc>
          <w:tcPr>
            <w:tcW w:w="992" w:type="dxa"/>
          </w:tcPr>
          <w:p w14:paraId="629CD9CB" w14:textId="77777777" w:rsidR="00824399" w:rsidRPr="00DF7196" w:rsidRDefault="00824399" w:rsidP="000105E5">
            <w:pPr>
              <w:pStyle w:val="TableText"/>
            </w:pPr>
            <w:r>
              <w:t>PA2</w:t>
            </w:r>
          </w:p>
        </w:tc>
        <w:tc>
          <w:tcPr>
            <w:tcW w:w="1560" w:type="dxa"/>
          </w:tcPr>
          <w:p w14:paraId="365C3E40" w14:textId="77777777" w:rsidR="00824399" w:rsidRPr="00DF7196" w:rsidRDefault="00824399" w:rsidP="000105E5">
            <w:pPr>
              <w:pStyle w:val="TableText"/>
            </w:pPr>
            <w:r>
              <w:t>2013-09-06</w:t>
            </w:r>
          </w:p>
        </w:tc>
        <w:tc>
          <w:tcPr>
            <w:tcW w:w="3260" w:type="dxa"/>
          </w:tcPr>
          <w:p w14:paraId="0BCD009C" w14:textId="77777777" w:rsidR="00824399" w:rsidRDefault="00824399" w:rsidP="000105E5">
            <w:pPr>
              <w:pStyle w:val="TableText"/>
            </w:pPr>
            <w:r>
              <w:t>Uppdaterat efter synpunkter från Arkitektur och Regelverk</w:t>
            </w:r>
          </w:p>
          <w:p w14:paraId="529D0E9A" w14:textId="77777777" w:rsidR="00824399" w:rsidRDefault="00824399" w:rsidP="00824399">
            <w:pPr>
              <w:pStyle w:val="TableText"/>
              <w:numPr>
                <w:ilvl w:val="0"/>
                <w:numId w:val="29"/>
              </w:numPr>
              <w:jc w:val="left"/>
            </w:pPr>
            <w:r>
              <w:t xml:space="preserve">Skapat bilaga Arkitekturella beslut </w:t>
            </w:r>
            <w:bookmarkStart w:id="382" w:name="_GoBack"/>
            <w:r>
              <w:t xml:space="preserve">och </w:t>
            </w:r>
            <w:bookmarkEnd w:id="382"/>
            <w:r>
              <w:t>lyft ut relevanta delar i skrivningar och kommentarer till detta dokument</w:t>
            </w:r>
          </w:p>
          <w:p w14:paraId="6E46110B" w14:textId="77777777" w:rsidR="00824399" w:rsidRDefault="00824399" w:rsidP="00824399">
            <w:pPr>
              <w:pStyle w:val="TableText"/>
              <w:numPr>
                <w:ilvl w:val="0"/>
                <w:numId w:val="29"/>
              </w:numPr>
              <w:jc w:val="left"/>
            </w:pPr>
            <w:r>
              <w:t>Förbättringsförslag för mallen utlyfta till separat mail</w:t>
            </w:r>
          </w:p>
          <w:p w14:paraId="1108D0CE" w14:textId="77777777" w:rsidR="00824399" w:rsidRDefault="00824399" w:rsidP="00824399">
            <w:pPr>
              <w:pStyle w:val="TableText"/>
              <w:numPr>
                <w:ilvl w:val="0"/>
                <w:numId w:val="29"/>
              </w:numPr>
              <w:jc w:val="left"/>
            </w:pPr>
            <w:r>
              <w:t>Två mindre språkliga korrigeringar</w:t>
            </w:r>
          </w:p>
          <w:p w14:paraId="1A3F216A" w14:textId="77777777" w:rsidR="00824399" w:rsidRPr="00DF7196" w:rsidRDefault="00824399" w:rsidP="00824399">
            <w:pPr>
              <w:pStyle w:val="TableText"/>
              <w:numPr>
                <w:ilvl w:val="0"/>
                <w:numId w:val="29"/>
              </w:numPr>
              <w:jc w:val="left"/>
            </w:pPr>
            <w:r>
              <w:t>Tydliggjort skrivning om informationsägarskap samt hänvisningen till R4</w:t>
            </w:r>
          </w:p>
        </w:tc>
        <w:tc>
          <w:tcPr>
            <w:tcW w:w="1559" w:type="dxa"/>
          </w:tcPr>
          <w:p w14:paraId="02F1AA4A" w14:textId="77777777" w:rsidR="00824399" w:rsidRPr="00DF7196" w:rsidRDefault="00824399" w:rsidP="000105E5">
            <w:pPr>
              <w:pStyle w:val="TableText"/>
            </w:pPr>
            <w:r>
              <w:t>Henrika Littorin</w:t>
            </w:r>
          </w:p>
        </w:tc>
        <w:tc>
          <w:tcPr>
            <w:tcW w:w="1418" w:type="dxa"/>
          </w:tcPr>
          <w:p w14:paraId="0C1E9700" w14:textId="77777777" w:rsidR="00824399" w:rsidRPr="00DF7196" w:rsidRDefault="00824399" w:rsidP="000105E5">
            <w:pPr>
              <w:pStyle w:val="TableText"/>
            </w:pPr>
          </w:p>
        </w:tc>
      </w:tr>
      <w:tr w:rsidR="00824399" w:rsidRPr="00DF7196" w14:paraId="39BAABE7" w14:textId="77777777" w:rsidTr="00824399">
        <w:tc>
          <w:tcPr>
            <w:tcW w:w="1304" w:type="dxa"/>
          </w:tcPr>
          <w:p w14:paraId="17238094" w14:textId="77777777" w:rsidR="00824399" w:rsidRDefault="00824399" w:rsidP="000105E5">
            <w:pPr>
              <w:pStyle w:val="TableText"/>
            </w:pPr>
          </w:p>
        </w:tc>
        <w:tc>
          <w:tcPr>
            <w:tcW w:w="992" w:type="dxa"/>
          </w:tcPr>
          <w:p w14:paraId="48087281" w14:textId="77777777" w:rsidR="00824399" w:rsidRDefault="00824399" w:rsidP="000105E5">
            <w:pPr>
              <w:pStyle w:val="TableText"/>
            </w:pPr>
            <w:r>
              <w:t>PA3</w:t>
            </w:r>
          </w:p>
        </w:tc>
        <w:tc>
          <w:tcPr>
            <w:tcW w:w="1560" w:type="dxa"/>
          </w:tcPr>
          <w:p w14:paraId="071D8F6A" w14:textId="77777777" w:rsidR="00824399" w:rsidRDefault="00824399" w:rsidP="000105E5">
            <w:pPr>
              <w:pStyle w:val="TableText"/>
            </w:pPr>
            <w:r>
              <w:t>2013-10-03 – 2013-10-30</w:t>
            </w:r>
          </w:p>
        </w:tc>
        <w:tc>
          <w:tcPr>
            <w:tcW w:w="3260" w:type="dxa"/>
          </w:tcPr>
          <w:p w14:paraId="1413931A" w14:textId="77777777" w:rsidR="00824399" w:rsidRDefault="00824399" w:rsidP="000105E5">
            <w:pPr>
              <w:pStyle w:val="TableText"/>
            </w:pPr>
            <w:r>
              <w:t>Uppdaterat efter synpunkter från Arkitektur &amp; Regelverk</w:t>
            </w:r>
          </w:p>
          <w:p w14:paraId="4DFF0BC2" w14:textId="77777777" w:rsidR="00824399" w:rsidRDefault="00824399" w:rsidP="00824399">
            <w:pPr>
              <w:pStyle w:val="TableText"/>
              <w:numPr>
                <w:ilvl w:val="0"/>
                <w:numId w:val="29"/>
              </w:numPr>
              <w:jc w:val="left"/>
            </w:pPr>
            <w:r>
              <w:t>Justering av SLA-nivåer</w:t>
            </w:r>
          </w:p>
          <w:p w14:paraId="4C72FDF9" w14:textId="77777777" w:rsidR="00824399" w:rsidRDefault="00824399" w:rsidP="00824399">
            <w:pPr>
              <w:pStyle w:val="TableText"/>
              <w:numPr>
                <w:ilvl w:val="0"/>
                <w:numId w:val="29"/>
              </w:numPr>
              <w:jc w:val="left"/>
            </w:pPr>
            <w:r>
              <w:t>Anrop med felaktiga svar ska ge svar med felinformation</w:t>
            </w:r>
          </w:p>
          <w:p w14:paraId="728613E5" w14:textId="77777777" w:rsidR="00824399" w:rsidRDefault="00824399" w:rsidP="00824399">
            <w:pPr>
              <w:pStyle w:val="TableText"/>
              <w:numPr>
                <w:ilvl w:val="0"/>
                <w:numId w:val="29"/>
              </w:numPr>
              <w:jc w:val="left"/>
            </w:pPr>
            <w:r>
              <w:t>Förtydligande av att referenser till HSA är exempel där så är tillämpligt</w:t>
            </w:r>
          </w:p>
          <w:p w14:paraId="1CB61B40" w14:textId="77777777" w:rsidR="00824399" w:rsidRDefault="00824399" w:rsidP="00824399">
            <w:pPr>
              <w:pStyle w:val="TableText"/>
              <w:numPr>
                <w:ilvl w:val="0"/>
                <w:numId w:val="29"/>
              </w:numPr>
              <w:jc w:val="left"/>
            </w:pPr>
            <w:r>
              <w:t xml:space="preserve">Uppdaterat referenser till befintliga och nya arkitekturella beslut. </w:t>
            </w:r>
          </w:p>
          <w:p w14:paraId="11401EAD" w14:textId="77777777" w:rsidR="00824399" w:rsidRDefault="00824399" w:rsidP="00824399">
            <w:pPr>
              <w:pStyle w:val="TableText"/>
              <w:numPr>
                <w:ilvl w:val="0"/>
                <w:numId w:val="29"/>
              </w:numPr>
              <w:jc w:val="left"/>
            </w:pPr>
            <w:r>
              <w:t>Byte av namn från organisation till organization</w:t>
            </w:r>
          </w:p>
          <w:p w14:paraId="63E57DB4" w14:textId="77777777" w:rsidR="00824399" w:rsidRDefault="00824399" w:rsidP="00824399">
            <w:pPr>
              <w:pStyle w:val="TableText"/>
              <w:numPr>
                <w:ilvl w:val="0"/>
                <w:numId w:val="29"/>
              </w:numPr>
              <w:jc w:val="left"/>
            </w:pPr>
            <w:r>
              <w:t>Förberedelse för delning i tre domäner</w:t>
            </w:r>
          </w:p>
        </w:tc>
        <w:tc>
          <w:tcPr>
            <w:tcW w:w="1559" w:type="dxa"/>
          </w:tcPr>
          <w:p w14:paraId="76145EB2" w14:textId="77777777" w:rsidR="00824399" w:rsidRDefault="00824399" w:rsidP="000105E5">
            <w:pPr>
              <w:pStyle w:val="TableText"/>
            </w:pPr>
            <w:r>
              <w:t>Ronny Nilsson, Henrika Littorin</w:t>
            </w:r>
          </w:p>
        </w:tc>
        <w:tc>
          <w:tcPr>
            <w:tcW w:w="1418" w:type="dxa"/>
          </w:tcPr>
          <w:p w14:paraId="0681B99F" w14:textId="77777777" w:rsidR="00824399" w:rsidRPr="00DF7196" w:rsidRDefault="00824399" w:rsidP="000105E5">
            <w:pPr>
              <w:pStyle w:val="TableText"/>
            </w:pPr>
          </w:p>
        </w:tc>
      </w:tr>
      <w:tr w:rsidR="00824399" w14:paraId="2E7F302D" w14:textId="77777777" w:rsidTr="00824399">
        <w:tc>
          <w:tcPr>
            <w:tcW w:w="1304" w:type="dxa"/>
            <w:tcBorders>
              <w:top w:val="single" w:sz="6" w:space="0" w:color="auto"/>
              <w:left w:val="single" w:sz="6" w:space="0" w:color="auto"/>
              <w:bottom w:val="single" w:sz="6" w:space="0" w:color="auto"/>
              <w:right w:val="single" w:sz="6" w:space="0" w:color="auto"/>
            </w:tcBorders>
          </w:tcPr>
          <w:p w14:paraId="49619E06" w14:textId="77777777" w:rsidR="00824399" w:rsidRDefault="00824399" w:rsidP="000105E5">
            <w:pPr>
              <w:pStyle w:val="TableText"/>
            </w:pPr>
          </w:p>
        </w:tc>
        <w:tc>
          <w:tcPr>
            <w:tcW w:w="992" w:type="dxa"/>
            <w:tcBorders>
              <w:top w:val="single" w:sz="6" w:space="0" w:color="auto"/>
              <w:left w:val="single" w:sz="6" w:space="0" w:color="auto"/>
              <w:bottom w:val="single" w:sz="6" w:space="0" w:color="auto"/>
              <w:right w:val="single" w:sz="6" w:space="0" w:color="auto"/>
            </w:tcBorders>
          </w:tcPr>
          <w:p w14:paraId="40F8359B" w14:textId="77777777" w:rsidR="00824399" w:rsidRDefault="00824399" w:rsidP="000105E5">
            <w:pPr>
              <w:pStyle w:val="TableText"/>
            </w:pPr>
            <w:r>
              <w:t>PA4</w:t>
            </w:r>
          </w:p>
        </w:tc>
        <w:tc>
          <w:tcPr>
            <w:tcW w:w="1560" w:type="dxa"/>
            <w:tcBorders>
              <w:top w:val="single" w:sz="6" w:space="0" w:color="auto"/>
              <w:left w:val="single" w:sz="6" w:space="0" w:color="auto"/>
              <w:bottom w:val="single" w:sz="6" w:space="0" w:color="auto"/>
              <w:right w:val="single" w:sz="6" w:space="0" w:color="auto"/>
            </w:tcBorders>
          </w:tcPr>
          <w:p w14:paraId="0D2D4498" w14:textId="77777777" w:rsidR="00824399" w:rsidRDefault="00824399" w:rsidP="000105E5">
            <w:pPr>
              <w:pStyle w:val="TableText"/>
            </w:pPr>
            <w:r>
              <w:t>2013-10-30</w:t>
            </w:r>
          </w:p>
        </w:tc>
        <w:tc>
          <w:tcPr>
            <w:tcW w:w="3260" w:type="dxa"/>
            <w:tcBorders>
              <w:top w:val="single" w:sz="6" w:space="0" w:color="auto"/>
              <w:left w:val="single" w:sz="6" w:space="0" w:color="auto"/>
              <w:bottom w:val="single" w:sz="6" w:space="0" w:color="auto"/>
              <w:right w:val="single" w:sz="6" w:space="0" w:color="auto"/>
            </w:tcBorders>
          </w:tcPr>
          <w:p w14:paraId="1CAD210F" w14:textId="03D37B9B" w:rsidR="00824399" w:rsidRDefault="00824399" w:rsidP="00824399">
            <w:pPr>
              <w:pStyle w:val="TableText"/>
              <w:numPr>
                <w:ilvl w:val="0"/>
                <w:numId w:val="30"/>
              </w:numPr>
              <w:suppressAutoHyphens/>
              <w:autoSpaceDN/>
              <w:adjustRightInd/>
              <w:ind w:right="0"/>
              <w:jc w:val="left"/>
              <w:textAlignment w:val="auto"/>
            </w:pPr>
            <w:r>
              <w:t xml:space="preserve">Delad och rensad från information som enbart berör tjänstedomänerna employee och </w:t>
            </w:r>
            <w:r w:rsidR="000E1079">
              <w:t>authorizationmanagement</w:t>
            </w:r>
          </w:p>
        </w:tc>
        <w:tc>
          <w:tcPr>
            <w:tcW w:w="1559" w:type="dxa"/>
            <w:tcBorders>
              <w:top w:val="single" w:sz="6" w:space="0" w:color="auto"/>
              <w:left w:val="single" w:sz="6" w:space="0" w:color="auto"/>
              <w:bottom w:val="single" w:sz="6" w:space="0" w:color="auto"/>
              <w:right w:val="single" w:sz="6" w:space="0" w:color="auto"/>
            </w:tcBorders>
          </w:tcPr>
          <w:p w14:paraId="38DA0BE0" w14:textId="77777777" w:rsidR="00824399" w:rsidRDefault="00824399" w:rsidP="000105E5">
            <w:pPr>
              <w:pStyle w:val="TableText"/>
            </w:pPr>
            <w:r>
              <w:t>Henrika Littorin</w:t>
            </w:r>
          </w:p>
        </w:tc>
        <w:tc>
          <w:tcPr>
            <w:tcW w:w="1418" w:type="dxa"/>
            <w:tcBorders>
              <w:top w:val="single" w:sz="6" w:space="0" w:color="auto"/>
              <w:left w:val="single" w:sz="6" w:space="0" w:color="auto"/>
              <w:bottom w:val="single" w:sz="6" w:space="0" w:color="auto"/>
              <w:right w:val="single" w:sz="6" w:space="0" w:color="auto"/>
            </w:tcBorders>
          </w:tcPr>
          <w:p w14:paraId="20065889" w14:textId="77777777" w:rsidR="00824399" w:rsidRDefault="00824399" w:rsidP="000105E5">
            <w:pPr>
              <w:pStyle w:val="TableText"/>
            </w:pPr>
          </w:p>
        </w:tc>
      </w:tr>
      <w:tr w:rsidR="00824399" w14:paraId="5A98944E" w14:textId="77777777" w:rsidTr="00824399">
        <w:tc>
          <w:tcPr>
            <w:tcW w:w="1304" w:type="dxa"/>
            <w:tcBorders>
              <w:top w:val="single" w:sz="6" w:space="0" w:color="auto"/>
              <w:left w:val="single" w:sz="6" w:space="0" w:color="auto"/>
              <w:bottom w:val="single" w:sz="6" w:space="0" w:color="auto"/>
              <w:right w:val="single" w:sz="6" w:space="0" w:color="auto"/>
            </w:tcBorders>
          </w:tcPr>
          <w:p w14:paraId="6067EEDC" w14:textId="77777777" w:rsidR="00824399" w:rsidRDefault="00824399" w:rsidP="000105E5">
            <w:pPr>
              <w:pStyle w:val="TableText"/>
            </w:pPr>
          </w:p>
        </w:tc>
        <w:tc>
          <w:tcPr>
            <w:tcW w:w="992" w:type="dxa"/>
            <w:tcBorders>
              <w:top w:val="single" w:sz="6" w:space="0" w:color="auto"/>
              <w:left w:val="single" w:sz="6" w:space="0" w:color="auto"/>
              <w:bottom w:val="single" w:sz="6" w:space="0" w:color="auto"/>
              <w:right w:val="single" w:sz="6" w:space="0" w:color="auto"/>
            </w:tcBorders>
          </w:tcPr>
          <w:p w14:paraId="0E4356D3" w14:textId="77777777" w:rsidR="00824399" w:rsidRDefault="00824399" w:rsidP="000105E5">
            <w:pPr>
              <w:pStyle w:val="TableText"/>
            </w:pPr>
            <w:r>
              <w:t>PA5</w:t>
            </w:r>
          </w:p>
        </w:tc>
        <w:tc>
          <w:tcPr>
            <w:tcW w:w="1560" w:type="dxa"/>
            <w:tcBorders>
              <w:top w:val="single" w:sz="6" w:space="0" w:color="auto"/>
              <w:left w:val="single" w:sz="6" w:space="0" w:color="auto"/>
              <w:bottom w:val="single" w:sz="6" w:space="0" w:color="auto"/>
              <w:right w:val="single" w:sz="6" w:space="0" w:color="auto"/>
            </w:tcBorders>
          </w:tcPr>
          <w:p w14:paraId="48669B84" w14:textId="77777777" w:rsidR="00824399" w:rsidRDefault="00824399" w:rsidP="000105E5">
            <w:pPr>
              <w:pStyle w:val="TableText"/>
            </w:pPr>
            <w:r>
              <w:t>2014-01-29</w:t>
            </w:r>
          </w:p>
        </w:tc>
        <w:tc>
          <w:tcPr>
            <w:tcW w:w="3260" w:type="dxa"/>
            <w:tcBorders>
              <w:top w:val="single" w:sz="6" w:space="0" w:color="auto"/>
              <w:left w:val="single" w:sz="6" w:space="0" w:color="auto"/>
              <w:bottom w:val="single" w:sz="6" w:space="0" w:color="auto"/>
              <w:right w:val="single" w:sz="6" w:space="0" w:color="auto"/>
            </w:tcBorders>
          </w:tcPr>
          <w:p w14:paraId="23690001" w14:textId="77777777" w:rsidR="00824399" w:rsidRDefault="00824399" w:rsidP="00824399">
            <w:pPr>
              <w:pStyle w:val="TableText"/>
              <w:numPr>
                <w:ilvl w:val="0"/>
                <w:numId w:val="30"/>
              </w:numPr>
              <w:jc w:val="left"/>
            </w:pPr>
            <w:r>
              <w:t>Borttag av attributet Fakturaadress</w:t>
            </w:r>
          </w:p>
          <w:p w14:paraId="0E31F32B" w14:textId="77777777" w:rsidR="00824399" w:rsidRPr="009A7C9E" w:rsidRDefault="00824399" w:rsidP="00824399">
            <w:pPr>
              <w:pStyle w:val="TableText"/>
              <w:numPr>
                <w:ilvl w:val="0"/>
                <w:numId w:val="30"/>
              </w:numPr>
              <w:jc w:val="left"/>
            </w:pPr>
            <w:r w:rsidRPr="009A7C9E">
              <w:t>Förändrad funktionalitet i tjänstekontraktet GetHealthCareUnit</w:t>
            </w:r>
          </w:p>
          <w:p w14:paraId="2D4A7311" w14:textId="77777777" w:rsidR="00824399" w:rsidRPr="009A7C9E" w:rsidRDefault="00824399" w:rsidP="00824399">
            <w:pPr>
              <w:pStyle w:val="TableText"/>
              <w:numPr>
                <w:ilvl w:val="1"/>
                <w:numId w:val="30"/>
              </w:numPr>
              <w:jc w:val="left"/>
            </w:pPr>
            <w:r w:rsidRPr="009A7C9E">
              <w:lastRenderedPageBreak/>
              <w:t>Tillägg av namn på enhet, vårdenhet och vårdgivare</w:t>
            </w:r>
          </w:p>
          <w:p w14:paraId="1C2D20BB" w14:textId="77777777" w:rsidR="00824399" w:rsidRPr="009A7C9E" w:rsidRDefault="00824399" w:rsidP="00824399">
            <w:pPr>
              <w:pStyle w:val="TableText"/>
              <w:numPr>
                <w:ilvl w:val="1"/>
                <w:numId w:val="30"/>
              </w:numPr>
              <w:jc w:val="left"/>
            </w:pPr>
            <w:r w:rsidRPr="009A7C9E">
              <w:t>Tillägg av HSA-id samt start- och slutdatum för vårdenhet</w:t>
            </w:r>
          </w:p>
          <w:p w14:paraId="0A4D5957" w14:textId="77777777" w:rsidR="00824399" w:rsidRPr="009A7C9E" w:rsidRDefault="00824399" w:rsidP="00824399">
            <w:pPr>
              <w:pStyle w:val="TableText"/>
              <w:numPr>
                <w:ilvl w:val="1"/>
                <w:numId w:val="30"/>
              </w:numPr>
              <w:jc w:val="left"/>
            </w:pPr>
            <w:r w:rsidRPr="009A7C9E">
              <w:t>Tillägg av organisationsnummer för vårdgivare</w:t>
            </w:r>
          </w:p>
          <w:p w14:paraId="546902F2" w14:textId="77777777" w:rsidR="00824399" w:rsidRDefault="00824399" w:rsidP="00824399">
            <w:pPr>
              <w:pStyle w:val="TableText"/>
              <w:numPr>
                <w:ilvl w:val="1"/>
                <w:numId w:val="30"/>
              </w:numPr>
              <w:suppressAutoHyphens/>
              <w:autoSpaceDN/>
              <w:adjustRightInd/>
              <w:ind w:right="0"/>
              <w:jc w:val="left"/>
              <w:textAlignment w:val="auto"/>
            </w:pPr>
            <w:r w:rsidRPr="009A7C9E">
              <w:t>Funktionsändring så att kontraktet ger svar även om HSA-id i frågan motsvarar en vårdenhet och att svaret då returneras med en flagga som informerar om att enheten är en vårdenhet</w:t>
            </w:r>
          </w:p>
          <w:p w14:paraId="5BA2DB6C" w14:textId="77777777" w:rsidR="00824399" w:rsidRDefault="00824399" w:rsidP="00824399">
            <w:pPr>
              <w:pStyle w:val="TableText"/>
              <w:numPr>
                <w:ilvl w:val="1"/>
                <w:numId w:val="30"/>
              </w:numPr>
              <w:suppressAutoHyphens/>
              <w:autoSpaceDN/>
              <w:adjustRightInd/>
              <w:ind w:right="0"/>
              <w:jc w:val="left"/>
              <w:textAlignment w:val="auto"/>
            </w:pPr>
            <w:r>
              <w:t>Tillägg av ytterligare felfall</w:t>
            </w:r>
          </w:p>
        </w:tc>
        <w:tc>
          <w:tcPr>
            <w:tcW w:w="1559" w:type="dxa"/>
            <w:tcBorders>
              <w:top w:val="single" w:sz="6" w:space="0" w:color="auto"/>
              <w:left w:val="single" w:sz="6" w:space="0" w:color="auto"/>
              <w:bottom w:val="single" w:sz="6" w:space="0" w:color="auto"/>
              <w:right w:val="single" w:sz="6" w:space="0" w:color="auto"/>
            </w:tcBorders>
          </w:tcPr>
          <w:p w14:paraId="11C8B274" w14:textId="77777777" w:rsidR="00824399" w:rsidRDefault="00824399" w:rsidP="000105E5">
            <w:pPr>
              <w:pStyle w:val="TableText"/>
            </w:pPr>
            <w:r>
              <w:lastRenderedPageBreak/>
              <w:t>Robert Lundmark</w:t>
            </w:r>
          </w:p>
        </w:tc>
        <w:tc>
          <w:tcPr>
            <w:tcW w:w="1418" w:type="dxa"/>
            <w:tcBorders>
              <w:top w:val="single" w:sz="6" w:space="0" w:color="auto"/>
              <w:left w:val="single" w:sz="6" w:space="0" w:color="auto"/>
              <w:bottom w:val="single" w:sz="6" w:space="0" w:color="auto"/>
              <w:right w:val="single" w:sz="6" w:space="0" w:color="auto"/>
            </w:tcBorders>
          </w:tcPr>
          <w:p w14:paraId="5B72B50D" w14:textId="77777777" w:rsidR="00824399" w:rsidRDefault="00824399" w:rsidP="000105E5">
            <w:pPr>
              <w:pStyle w:val="TableText"/>
            </w:pPr>
          </w:p>
        </w:tc>
      </w:tr>
      <w:tr w:rsidR="00824399" w:rsidRPr="00DF7196" w14:paraId="00A30F00" w14:textId="77777777" w:rsidTr="00824399">
        <w:tc>
          <w:tcPr>
            <w:tcW w:w="1304" w:type="dxa"/>
            <w:tcBorders>
              <w:top w:val="single" w:sz="6" w:space="0" w:color="auto"/>
              <w:left w:val="single" w:sz="6" w:space="0" w:color="auto"/>
              <w:bottom w:val="single" w:sz="6" w:space="0" w:color="auto"/>
              <w:right w:val="single" w:sz="6" w:space="0" w:color="auto"/>
            </w:tcBorders>
          </w:tcPr>
          <w:p w14:paraId="2A7E5359" w14:textId="13761F00" w:rsidR="00824399" w:rsidRDefault="00824399" w:rsidP="000105E5">
            <w:pPr>
              <w:pStyle w:val="TableText"/>
            </w:pPr>
            <w:r>
              <w:t>1.0_RC2</w:t>
            </w:r>
          </w:p>
        </w:tc>
        <w:tc>
          <w:tcPr>
            <w:tcW w:w="992" w:type="dxa"/>
            <w:tcBorders>
              <w:top w:val="single" w:sz="6" w:space="0" w:color="auto"/>
              <w:left w:val="single" w:sz="6" w:space="0" w:color="auto"/>
              <w:bottom w:val="single" w:sz="6" w:space="0" w:color="auto"/>
              <w:right w:val="single" w:sz="6" w:space="0" w:color="auto"/>
            </w:tcBorders>
          </w:tcPr>
          <w:p w14:paraId="4B503D18" w14:textId="513904B3" w:rsidR="00824399" w:rsidRDefault="00824399" w:rsidP="000105E5">
            <w:pPr>
              <w:pStyle w:val="TableText"/>
            </w:pPr>
          </w:p>
        </w:tc>
        <w:tc>
          <w:tcPr>
            <w:tcW w:w="1560" w:type="dxa"/>
            <w:tcBorders>
              <w:top w:val="single" w:sz="6" w:space="0" w:color="auto"/>
              <w:left w:val="single" w:sz="6" w:space="0" w:color="auto"/>
              <w:bottom w:val="single" w:sz="6" w:space="0" w:color="auto"/>
              <w:right w:val="single" w:sz="6" w:space="0" w:color="auto"/>
            </w:tcBorders>
          </w:tcPr>
          <w:p w14:paraId="6044B1A9" w14:textId="77777777" w:rsidR="00824399" w:rsidRPr="00824399" w:rsidRDefault="00824399" w:rsidP="000105E5">
            <w:pPr>
              <w:pStyle w:val="TableText"/>
            </w:pPr>
            <w:r w:rsidRPr="00824399">
              <w:t>2014-03-18</w:t>
            </w:r>
          </w:p>
        </w:tc>
        <w:tc>
          <w:tcPr>
            <w:tcW w:w="3260" w:type="dxa"/>
            <w:tcBorders>
              <w:top w:val="single" w:sz="6" w:space="0" w:color="auto"/>
              <w:left w:val="single" w:sz="6" w:space="0" w:color="auto"/>
              <w:bottom w:val="single" w:sz="6" w:space="0" w:color="auto"/>
              <w:right w:val="single" w:sz="6" w:space="0" w:color="auto"/>
            </w:tcBorders>
          </w:tcPr>
          <w:p w14:paraId="46608878" w14:textId="77777777" w:rsidR="00824399" w:rsidRPr="00824399" w:rsidRDefault="00824399" w:rsidP="00A81EBC">
            <w:pPr>
              <w:pStyle w:val="TableText"/>
              <w:ind w:left="0" w:firstLine="28"/>
            </w:pPr>
            <w:r w:rsidRPr="00824399">
              <w:t>Justeringar enligt avstämning med Ineras IT-arkitekt och A&amp;R I samt efter intern genomgång:</w:t>
            </w:r>
          </w:p>
          <w:p w14:paraId="006048E7" w14:textId="77777777" w:rsidR="00824399" w:rsidRPr="00824399" w:rsidRDefault="00824399" w:rsidP="00824399">
            <w:pPr>
              <w:pStyle w:val="TableText"/>
              <w:numPr>
                <w:ilvl w:val="0"/>
                <w:numId w:val="31"/>
              </w:numPr>
              <w:jc w:val="left"/>
            </w:pPr>
            <w:r w:rsidRPr="00824399">
              <w:t>Infört två alternativ för hantering av flera anslutna tjänsteproducenter (katalogtjänster) med beskrivning av fördelar för respektive alternativ</w:t>
            </w:r>
          </w:p>
          <w:p w14:paraId="08D96937" w14:textId="77777777" w:rsidR="00824399" w:rsidRPr="00824399" w:rsidRDefault="00824399" w:rsidP="00824399">
            <w:pPr>
              <w:pStyle w:val="TableText"/>
              <w:numPr>
                <w:ilvl w:val="0"/>
                <w:numId w:val="31"/>
              </w:numPr>
              <w:jc w:val="left"/>
            </w:pPr>
            <w:r w:rsidRPr="00824399">
              <w:t>Justering av hänvisning till arkitekturella beslut (nu gemensamma för tre domäner), borttag av referenser till borttagna AB:n samt justering av numrering av övriga AB:n</w:t>
            </w:r>
          </w:p>
          <w:p w14:paraId="17A6054D" w14:textId="77777777" w:rsidR="00824399" w:rsidRPr="00824399" w:rsidRDefault="00824399" w:rsidP="00824399">
            <w:pPr>
              <w:pStyle w:val="TableText"/>
              <w:numPr>
                <w:ilvl w:val="0"/>
                <w:numId w:val="31"/>
              </w:numPr>
              <w:jc w:val="left"/>
            </w:pPr>
            <w:r w:rsidRPr="00824399">
              <w:t>Justerat skrivning om styrning av åtkomst</w:t>
            </w:r>
          </w:p>
          <w:p w14:paraId="5726242B" w14:textId="77777777" w:rsidR="00824399" w:rsidRPr="00824399" w:rsidRDefault="00824399" w:rsidP="00824399">
            <w:pPr>
              <w:pStyle w:val="TableText"/>
              <w:numPr>
                <w:ilvl w:val="0"/>
                <w:numId w:val="31"/>
              </w:numPr>
              <w:jc w:val="left"/>
            </w:pPr>
            <w:r w:rsidRPr="00824399">
              <w:t>Borttag av några exempel på krav som kan ställas på tjänstekonsument</w:t>
            </w:r>
          </w:p>
          <w:p w14:paraId="6D4661F8" w14:textId="77777777" w:rsidR="00824399" w:rsidRPr="00824399" w:rsidRDefault="00824399" w:rsidP="00824399">
            <w:pPr>
              <w:pStyle w:val="TableText"/>
              <w:numPr>
                <w:ilvl w:val="0"/>
                <w:numId w:val="31"/>
              </w:numPr>
              <w:jc w:val="left"/>
            </w:pPr>
            <w:r w:rsidRPr="00824399">
              <w:t>Borttag av referens till HSA-policyn för krav på producent</w:t>
            </w:r>
          </w:p>
          <w:p w14:paraId="40294F3F" w14:textId="77777777" w:rsidR="00824399" w:rsidRPr="00824399" w:rsidRDefault="00824399" w:rsidP="00824399">
            <w:pPr>
              <w:pStyle w:val="TableText"/>
              <w:numPr>
                <w:ilvl w:val="0"/>
                <w:numId w:val="31"/>
              </w:numPr>
              <w:jc w:val="left"/>
            </w:pPr>
            <w:r w:rsidRPr="00824399">
              <w:t>Borttag av SLA-krav på antal avbrott och längd på avbrott</w:t>
            </w:r>
          </w:p>
        </w:tc>
        <w:tc>
          <w:tcPr>
            <w:tcW w:w="1559" w:type="dxa"/>
            <w:tcBorders>
              <w:top w:val="single" w:sz="6" w:space="0" w:color="auto"/>
              <w:left w:val="single" w:sz="6" w:space="0" w:color="auto"/>
              <w:bottom w:val="single" w:sz="6" w:space="0" w:color="auto"/>
              <w:right w:val="single" w:sz="6" w:space="0" w:color="auto"/>
            </w:tcBorders>
          </w:tcPr>
          <w:p w14:paraId="0BD1E9CC" w14:textId="77777777" w:rsidR="00824399" w:rsidRPr="00824399" w:rsidRDefault="00824399" w:rsidP="000105E5">
            <w:pPr>
              <w:pStyle w:val="TableText"/>
            </w:pPr>
            <w:r w:rsidRPr="00824399">
              <w:t>Henrika Littorin, Ronny Nilsson</w:t>
            </w:r>
          </w:p>
        </w:tc>
        <w:tc>
          <w:tcPr>
            <w:tcW w:w="1418" w:type="dxa"/>
            <w:tcBorders>
              <w:top w:val="single" w:sz="6" w:space="0" w:color="auto"/>
              <w:left w:val="single" w:sz="6" w:space="0" w:color="auto"/>
              <w:bottom w:val="single" w:sz="6" w:space="0" w:color="auto"/>
              <w:right w:val="single" w:sz="6" w:space="0" w:color="auto"/>
            </w:tcBorders>
          </w:tcPr>
          <w:p w14:paraId="0F02FCA5" w14:textId="77777777" w:rsidR="00824399" w:rsidRPr="00DF7196" w:rsidRDefault="00824399" w:rsidP="000105E5">
            <w:pPr>
              <w:pStyle w:val="TableText"/>
            </w:pPr>
          </w:p>
        </w:tc>
      </w:tr>
      <w:tr w:rsidR="00F35278" w14:paraId="129EB5D9" w14:textId="77777777" w:rsidTr="00824399">
        <w:tc>
          <w:tcPr>
            <w:tcW w:w="1304" w:type="dxa"/>
          </w:tcPr>
          <w:p w14:paraId="01924E91" w14:textId="147C1A24" w:rsidR="00F35278" w:rsidRPr="0039481C" w:rsidRDefault="002F725C" w:rsidP="0039481C">
            <w:pPr>
              <w:pStyle w:val="TableText"/>
              <w:rPr>
                <w:color w:val="008000"/>
              </w:rPr>
            </w:pPr>
            <w:r w:rsidRPr="002F725C">
              <w:t>1.0.0.RC_03</w:t>
            </w:r>
          </w:p>
        </w:tc>
        <w:tc>
          <w:tcPr>
            <w:tcW w:w="992" w:type="dxa"/>
          </w:tcPr>
          <w:p w14:paraId="64DCBB02" w14:textId="10CFB99E" w:rsidR="00F35278" w:rsidRPr="00C54BCA" w:rsidRDefault="00F35278" w:rsidP="0039481C">
            <w:pPr>
              <w:pStyle w:val="TableText"/>
              <w:rPr>
                <w:highlight w:val="yellow"/>
              </w:rPr>
            </w:pPr>
          </w:p>
        </w:tc>
        <w:tc>
          <w:tcPr>
            <w:tcW w:w="1560" w:type="dxa"/>
          </w:tcPr>
          <w:p w14:paraId="02FF2D9F" w14:textId="63462E6B" w:rsidR="00F35278" w:rsidRPr="00824399" w:rsidRDefault="00824399" w:rsidP="00A81EBC">
            <w:pPr>
              <w:pStyle w:val="TableText"/>
            </w:pPr>
            <w:r w:rsidRPr="00824399">
              <w:t>2014-</w:t>
            </w:r>
            <w:r w:rsidR="00A81EBC">
              <w:t>07-22</w:t>
            </w:r>
          </w:p>
        </w:tc>
        <w:tc>
          <w:tcPr>
            <w:tcW w:w="3260" w:type="dxa"/>
          </w:tcPr>
          <w:p w14:paraId="3CEF8BDB" w14:textId="6C86B25C" w:rsidR="00824399" w:rsidRPr="00824399" w:rsidRDefault="00824399" w:rsidP="00A81EBC">
            <w:pPr>
              <w:pStyle w:val="TableText"/>
              <w:ind w:left="0" w:firstLine="28"/>
              <w:jc w:val="left"/>
            </w:pPr>
            <w:r w:rsidRPr="00824399">
              <w:t>Justeringar enligt granskningsprotokoll VIS</w:t>
            </w:r>
            <w:r w:rsidR="00A81EBC">
              <w:t xml:space="preserve"> samt T</w:t>
            </w:r>
          </w:p>
          <w:p w14:paraId="626E921A" w14:textId="166FAF6B" w:rsidR="00824399" w:rsidRDefault="00824399" w:rsidP="00824399">
            <w:pPr>
              <w:pStyle w:val="TableText"/>
              <w:numPr>
                <w:ilvl w:val="0"/>
                <w:numId w:val="31"/>
              </w:numPr>
              <w:jc w:val="left"/>
            </w:pPr>
            <w:r w:rsidRPr="00824399">
              <w:lastRenderedPageBreak/>
              <w:t>Benämning av domänen på förstasidan</w:t>
            </w:r>
            <w:r w:rsidR="00A81EBC">
              <w:t xml:space="preserve"> samt svenskt namn på domänen</w:t>
            </w:r>
          </w:p>
          <w:p w14:paraId="34C18025" w14:textId="7E5DD5D7" w:rsidR="00A81EBC" w:rsidRPr="00824399" w:rsidRDefault="00A81EBC" w:rsidP="00824399">
            <w:pPr>
              <w:pStyle w:val="TableText"/>
              <w:numPr>
                <w:ilvl w:val="0"/>
                <w:numId w:val="31"/>
              </w:numPr>
              <w:jc w:val="left"/>
            </w:pPr>
            <w:r>
              <w:t>Överflytt av beskrivning av alternativ för aggregering/engagemangsindex till AB</w:t>
            </w:r>
          </w:p>
          <w:p w14:paraId="1285EF4D" w14:textId="46E7E801" w:rsidR="00F35278" w:rsidRPr="00824399" w:rsidRDefault="00824399" w:rsidP="00824399">
            <w:pPr>
              <w:pStyle w:val="TableText"/>
              <w:numPr>
                <w:ilvl w:val="0"/>
                <w:numId w:val="31"/>
              </w:numPr>
              <w:jc w:val="left"/>
            </w:pPr>
            <w:r w:rsidRPr="00824399">
              <w:t>Överfört till ny mall</w:t>
            </w:r>
          </w:p>
        </w:tc>
        <w:tc>
          <w:tcPr>
            <w:tcW w:w="1559" w:type="dxa"/>
          </w:tcPr>
          <w:p w14:paraId="373A1BD7" w14:textId="6958A528" w:rsidR="00F35278" w:rsidRPr="00824399" w:rsidRDefault="00824399" w:rsidP="0039481C">
            <w:pPr>
              <w:pStyle w:val="TableText"/>
            </w:pPr>
            <w:r w:rsidRPr="00824399">
              <w:lastRenderedPageBreak/>
              <w:t>Henrika Littorin</w:t>
            </w:r>
          </w:p>
        </w:tc>
        <w:tc>
          <w:tcPr>
            <w:tcW w:w="1418" w:type="dxa"/>
          </w:tcPr>
          <w:p w14:paraId="4B4AE0CB" w14:textId="77777777" w:rsidR="00F35278" w:rsidRDefault="00F35278" w:rsidP="0039481C">
            <w:pPr>
              <w:pStyle w:val="TableText"/>
            </w:pPr>
          </w:p>
        </w:tc>
      </w:tr>
      <w:tr w:rsidR="00B955BA" w14:paraId="4C1841BC" w14:textId="77777777" w:rsidTr="00824399">
        <w:tc>
          <w:tcPr>
            <w:tcW w:w="1304" w:type="dxa"/>
          </w:tcPr>
          <w:p w14:paraId="16878838" w14:textId="052B1538" w:rsidR="00B955BA" w:rsidRPr="002F725C" w:rsidRDefault="00B955BA" w:rsidP="0039481C">
            <w:pPr>
              <w:pStyle w:val="TableText"/>
            </w:pPr>
            <w:r>
              <w:t>1.0_RC4</w:t>
            </w:r>
          </w:p>
        </w:tc>
        <w:tc>
          <w:tcPr>
            <w:tcW w:w="992" w:type="dxa"/>
          </w:tcPr>
          <w:p w14:paraId="6881953F" w14:textId="77777777" w:rsidR="00B955BA" w:rsidRPr="00C54BCA" w:rsidRDefault="00B955BA" w:rsidP="0039481C">
            <w:pPr>
              <w:pStyle w:val="TableText"/>
              <w:rPr>
                <w:highlight w:val="yellow"/>
              </w:rPr>
            </w:pPr>
          </w:p>
        </w:tc>
        <w:tc>
          <w:tcPr>
            <w:tcW w:w="1560" w:type="dxa"/>
          </w:tcPr>
          <w:p w14:paraId="4E4787F9" w14:textId="60D9BD04" w:rsidR="00B955BA" w:rsidRPr="00824399" w:rsidRDefault="00B955BA" w:rsidP="00A81EBC">
            <w:pPr>
              <w:pStyle w:val="TableText"/>
            </w:pPr>
            <w:r>
              <w:t>2014-09-05</w:t>
            </w:r>
          </w:p>
        </w:tc>
        <w:tc>
          <w:tcPr>
            <w:tcW w:w="3260" w:type="dxa"/>
          </w:tcPr>
          <w:p w14:paraId="09AE991F" w14:textId="77777777" w:rsidR="00B955BA" w:rsidRDefault="00B955BA" w:rsidP="00B955BA">
            <w:pPr>
              <w:pStyle w:val="TableText"/>
              <w:numPr>
                <w:ilvl w:val="0"/>
                <w:numId w:val="31"/>
              </w:numPr>
              <w:jc w:val="left"/>
            </w:pPr>
            <w:r>
              <w:t xml:space="preserve">Återgått till gammal benämning av versioner enligt besked från Leo Röjerås </w:t>
            </w:r>
          </w:p>
          <w:p w14:paraId="29383F7D" w14:textId="0A34F9CE" w:rsidR="00B955BA" w:rsidRPr="00824399" w:rsidRDefault="00B955BA" w:rsidP="00B955BA">
            <w:pPr>
              <w:pStyle w:val="TableText"/>
              <w:numPr>
                <w:ilvl w:val="0"/>
                <w:numId w:val="31"/>
              </w:numPr>
              <w:jc w:val="left"/>
            </w:pPr>
            <w:r>
              <w:t>Tillägg av nytt avsnitt ”Svenskt namn” samt justering under rubriken WEB beskrivning enligt ny mall för TKB</w:t>
            </w:r>
          </w:p>
        </w:tc>
        <w:tc>
          <w:tcPr>
            <w:tcW w:w="1559" w:type="dxa"/>
          </w:tcPr>
          <w:p w14:paraId="6DE864B1" w14:textId="3899730F" w:rsidR="00B955BA" w:rsidRPr="00824399" w:rsidRDefault="00B955BA" w:rsidP="0039481C">
            <w:pPr>
              <w:pStyle w:val="TableText"/>
            </w:pPr>
            <w:r>
              <w:t>Henrika Littorin, Inera AB</w:t>
            </w:r>
          </w:p>
        </w:tc>
        <w:tc>
          <w:tcPr>
            <w:tcW w:w="1418" w:type="dxa"/>
          </w:tcPr>
          <w:p w14:paraId="076BC2AE" w14:textId="77777777" w:rsidR="00B955BA" w:rsidRDefault="00B955BA" w:rsidP="0039481C">
            <w:pPr>
              <w:pStyle w:val="TableText"/>
            </w:pPr>
          </w:p>
        </w:tc>
      </w:tr>
      <w:tr w:rsidR="00C05BC8" w14:paraId="30E89755" w14:textId="77777777" w:rsidTr="00824399">
        <w:tc>
          <w:tcPr>
            <w:tcW w:w="1304" w:type="dxa"/>
          </w:tcPr>
          <w:p w14:paraId="049B6750" w14:textId="66025CBC" w:rsidR="00C05BC8" w:rsidRDefault="00C05BC8" w:rsidP="0039481C">
            <w:pPr>
              <w:pStyle w:val="TableText"/>
            </w:pPr>
            <w:r>
              <w:t>1.0_RC5</w:t>
            </w:r>
          </w:p>
        </w:tc>
        <w:tc>
          <w:tcPr>
            <w:tcW w:w="992" w:type="dxa"/>
          </w:tcPr>
          <w:p w14:paraId="58D71D7C" w14:textId="77777777" w:rsidR="00C05BC8" w:rsidRPr="00C54BCA" w:rsidRDefault="00C05BC8" w:rsidP="0039481C">
            <w:pPr>
              <w:pStyle w:val="TableText"/>
              <w:rPr>
                <w:highlight w:val="yellow"/>
              </w:rPr>
            </w:pPr>
          </w:p>
        </w:tc>
        <w:tc>
          <w:tcPr>
            <w:tcW w:w="1560" w:type="dxa"/>
          </w:tcPr>
          <w:p w14:paraId="4F930B71" w14:textId="03AC95BB" w:rsidR="00C05BC8" w:rsidRDefault="00C05BC8" w:rsidP="00A81EBC">
            <w:pPr>
              <w:pStyle w:val="TableText"/>
            </w:pPr>
            <w:r>
              <w:t>2014-10-22</w:t>
            </w:r>
          </w:p>
        </w:tc>
        <w:tc>
          <w:tcPr>
            <w:tcW w:w="3260" w:type="dxa"/>
          </w:tcPr>
          <w:p w14:paraId="572ACF62" w14:textId="4EC0C161" w:rsidR="00C05BC8" w:rsidRDefault="00C05BC8" w:rsidP="00B955BA">
            <w:pPr>
              <w:pStyle w:val="TableText"/>
              <w:numPr>
                <w:ilvl w:val="0"/>
                <w:numId w:val="31"/>
              </w:numPr>
              <w:jc w:val="left"/>
            </w:pPr>
            <w:r>
              <w:t>Korrigerat felkoder och varningar.</w:t>
            </w:r>
          </w:p>
        </w:tc>
        <w:tc>
          <w:tcPr>
            <w:tcW w:w="1559" w:type="dxa"/>
          </w:tcPr>
          <w:p w14:paraId="2062BA92" w14:textId="53C795CE" w:rsidR="00C05BC8" w:rsidRDefault="00C05BC8" w:rsidP="0039481C">
            <w:pPr>
              <w:pStyle w:val="TableText"/>
            </w:pPr>
            <w:r>
              <w:t>Robert Lundmark, Cybercom AB</w:t>
            </w:r>
          </w:p>
        </w:tc>
        <w:tc>
          <w:tcPr>
            <w:tcW w:w="1418" w:type="dxa"/>
          </w:tcPr>
          <w:p w14:paraId="069C2FF6" w14:textId="77777777" w:rsidR="00C05BC8" w:rsidRDefault="00C05BC8" w:rsidP="0039481C">
            <w:pPr>
              <w:pStyle w:val="TableText"/>
            </w:pPr>
          </w:p>
        </w:tc>
      </w:tr>
      <w:tr w:rsidR="008A157C" w14:paraId="5B9B52B1" w14:textId="77777777" w:rsidTr="00824399">
        <w:tc>
          <w:tcPr>
            <w:tcW w:w="1304" w:type="dxa"/>
          </w:tcPr>
          <w:p w14:paraId="7688C05D" w14:textId="05DA2D0A" w:rsidR="008A157C" w:rsidRDefault="00474842" w:rsidP="0039481C">
            <w:pPr>
              <w:pStyle w:val="TableText"/>
            </w:pPr>
            <w:r>
              <w:t>1.0.1</w:t>
            </w:r>
            <w:r w:rsidR="008A157C">
              <w:t>_RC1</w:t>
            </w:r>
          </w:p>
        </w:tc>
        <w:tc>
          <w:tcPr>
            <w:tcW w:w="992" w:type="dxa"/>
          </w:tcPr>
          <w:p w14:paraId="7748AB90" w14:textId="77777777" w:rsidR="008A157C" w:rsidRPr="00C54BCA" w:rsidRDefault="008A157C" w:rsidP="0039481C">
            <w:pPr>
              <w:pStyle w:val="TableText"/>
              <w:rPr>
                <w:highlight w:val="yellow"/>
              </w:rPr>
            </w:pPr>
          </w:p>
        </w:tc>
        <w:tc>
          <w:tcPr>
            <w:tcW w:w="1560" w:type="dxa"/>
          </w:tcPr>
          <w:p w14:paraId="39EAB637" w14:textId="4AF2AD17" w:rsidR="008A157C" w:rsidRDefault="00474842" w:rsidP="00A81EBC">
            <w:pPr>
              <w:pStyle w:val="TableText"/>
            </w:pPr>
            <w:r>
              <w:t>2015-02-24</w:t>
            </w:r>
          </w:p>
        </w:tc>
        <w:tc>
          <w:tcPr>
            <w:tcW w:w="3260" w:type="dxa"/>
          </w:tcPr>
          <w:p w14:paraId="7CEEAD55" w14:textId="77777777" w:rsidR="008A157C" w:rsidRDefault="008A157C" w:rsidP="00B955BA">
            <w:pPr>
              <w:pStyle w:val="TableText"/>
              <w:numPr>
                <w:ilvl w:val="0"/>
                <w:numId w:val="31"/>
              </w:numPr>
              <w:jc w:val="left"/>
            </w:pPr>
            <w:r>
              <w:t>Ny metod getHealthCareUnitIncludingManager</w:t>
            </w:r>
          </w:p>
          <w:p w14:paraId="36C52F22" w14:textId="77777777" w:rsidR="00044BDA" w:rsidRDefault="00044BDA" w:rsidP="00B955BA">
            <w:pPr>
              <w:pStyle w:val="TableText"/>
              <w:numPr>
                <w:ilvl w:val="0"/>
                <w:numId w:val="31"/>
              </w:numPr>
              <w:jc w:val="left"/>
            </w:pPr>
            <w:r>
              <w:t>Tagit bort RC-nummer för tjänstekontrakt</w:t>
            </w:r>
          </w:p>
          <w:p w14:paraId="7C5D1C0A" w14:textId="114035F9" w:rsidR="00A0198C" w:rsidRDefault="00A0198C" w:rsidP="00B955BA">
            <w:pPr>
              <w:pStyle w:val="TableText"/>
              <w:numPr>
                <w:ilvl w:val="0"/>
                <w:numId w:val="31"/>
              </w:numPr>
              <w:jc w:val="left"/>
            </w:pPr>
            <w:r>
              <w:t>Förtydligat att getHealt</w:t>
            </w:r>
            <w:r w:rsidR="00AD00BA">
              <w:t>h</w:t>
            </w:r>
            <w:r>
              <w:t>CareUnit även gäller funktioner</w:t>
            </w:r>
          </w:p>
        </w:tc>
        <w:tc>
          <w:tcPr>
            <w:tcW w:w="1559" w:type="dxa"/>
          </w:tcPr>
          <w:p w14:paraId="1B09B774" w14:textId="2769835A" w:rsidR="008A157C" w:rsidRDefault="008A157C" w:rsidP="0039481C">
            <w:pPr>
              <w:pStyle w:val="TableText"/>
            </w:pPr>
            <w:r>
              <w:t>Robert Lundmark, Cybercom AB</w:t>
            </w:r>
          </w:p>
        </w:tc>
        <w:tc>
          <w:tcPr>
            <w:tcW w:w="1418" w:type="dxa"/>
          </w:tcPr>
          <w:p w14:paraId="5ECF8E84" w14:textId="77777777" w:rsidR="008A157C" w:rsidRDefault="008A157C" w:rsidP="0039481C">
            <w:pPr>
              <w:pStyle w:val="TableText"/>
            </w:pPr>
          </w:p>
        </w:tc>
      </w:tr>
      <w:tr w:rsidR="00F6548B" w14:paraId="25A18C7B" w14:textId="77777777" w:rsidTr="00824399">
        <w:tc>
          <w:tcPr>
            <w:tcW w:w="1304" w:type="dxa"/>
          </w:tcPr>
          <w:p w14:paraId="2B360141" w14:textId="40974BC6" w:rsidR="00F6548B" w:rsidRDefault="00F6548B" w:rsidP="00F6548B">
            <w:pPr>
              <w:pStyle w:val="TableText"/>
            </w:pPr>
            <w:r>
              <w:t>1.1_RC1</w:t>
            </w:r>
          </w:p>
        </w:tc>
        <w:tc>
          <w:tcPr>
            <w:tcW w:w="992" w:type="dxa"/>
          </w:tcPr>
          <w:p w14:paraId="51DAD9DA" w14:textId="77777777" w:rsidR="00F6548B" w:rsidRPr="00C54BCA" w:rsidRDefault="00F6548B" w:rsidP="00F6548B">
            <w:pPr>
              <w:pStyle w:val="TableText"/>
              <w:rPr>
                <w:highlight w:val="yellow"/>
              </w:rPr>
            </w:pPr>
          </w:p>
        </w:tc>
        <w:tc>
          <w:tcPr>
            <w:tcW w:w="1560" w:type="dxa"/>
          </w:tcPr>
          <w:p w14:paraId="53E465B9" w14:textId="268AE35A" w:rsidR="00F6548B" w:rsidRDefault="006E0ABF" w:rsidP="00F6548B">
            <w:pPr>
              <w:pStyle w:val="TableText"/>
            </w:pPr>
            <w:r>
              <w:t>2015-07</w:t>
            </w:r>
            <w:r w:rsidR="00D71EFA">
              <w:t>-3</w:t>
            </w:r>
            <w:r w:rsidR="00F6548B">
              <w:t>0</w:t>
            </w:r>
          </w:p>
        </w:tc>
        <w:tc>
          <w:tcPr>
            <w:tcW w:w="3260" w:type="dxa"/>
          </w:tcPr>
          <w:p w14:paraId="69F88A87" w14:textId="77777777" w:rsidR="00F6548B" w:rsidRDefault="00F6548B" w:rsidP="00F6548B">
            <w:pPr>
              <w:pStyle w:val="TableText"/>
              <w:numPr>
                <w:ilvl w:val="0"/>
                <w:numId w:val="31"/>
              </w:numPr>
              <w:jc w:val="left"/>
            </w:pPr>
            <w:r>
              <w:t>Lagt till stöd för fingerade objekt i alla metoder</w:t>
            </w:r>
          </w:p>
          <w:p w14:paraId="46D34963" w14:textId="0A55A8AA" w:rsidR="00567F93" w:rsidRDefault="002E505B" w:rsidP="00F6548B">
            <w:pPr>
              <w:pStyle w:val="TableText"/>
              <w:numPr>
                <w:ilvl w:val="0"/>
                <w:numId w:val="31"/>
              </w:numPr>
              <w:jc w:val="left"/>
            </w:pPr>
            <w:r>
              <w:t>Nya</w:t>
            </w:r>
            <w:r w:rsidR="00567F93">
              <w:t xml:space="preserve"> felfall Vårdgivare finns inte i katalogen</w:t>
            </w:r>
            <w:r>
              <w:t xml:space="preserve"> och Det går inte att hitta några vårdenheter under vårdgivaren</w:t>
            </w:r>
          </w:p>
          <w:p w14:paraId="7C1F48C3" w14:textId="0AAC65B0" w:rsidR="00567F93" w:rsidRDefault="00567F93" w:rsidP="00F6548B">
            <w:pPr>
              <w:pStyle w:val="TableText"/>
              <w:numPr>
                <w:ilvl w:val="0"/>
                <w:numId w:val="31"/>
              </w:numPr>
              <w:jc w:val="left"/>
            </w:pPr>
            <w:r>
              <w:t>Uppdaterat referens till HSA-schemat samt kompletterat inbäddat schema för tjänstedomänerna</w:t>
            </w:r>
          </w:p>
        </w:tc>
        <w:tc>
          <w:tcPr>
            <w:tcW w:w="1559" w:type="dxa"/>
          </w:tcPr>
          <w:p w14:paraId="573769E2" w14:textId="37C3C372" w:rsidR="00F6548B" w:rsidRDefault="00F6548B" w:rsidP="002E505B">
            <w:pPr>
              <w:pStyle w:val="TableText"/>
              <w:jc w:val="left"/>
            </w:pPr>
            <w:r>
              <w:t>Robert Lundmark Cybercom AB</w:t>
            </w:r>
            <w:r w:rsidR="002E505B">
              <w:t>, Henrika Littorin, Inera AB</w:t>
            </w:r>
          </w:p>
        </w:tc>
        <w:tc>
          <w:tcPr>
            <w:tcW w:w="1418" w:type="dxa"/>
          </w:tcPr>
          <w:p w14:paraId="03E5E57D" w14:textId="77777777" w:rsidR="00F6548B" w:rsidRDefault="00F6548B" w:rsidP="00F6548B">
            <w:pPr>
              <w:pStyle w:val="TableText"/>
            </w:pPr>
          </w:p>
        </w:tc>
      </w:tr>
      <w:tr w:rsidR="005A2021" w14:paraId="543CAA38" w14:textId="77777777" w:rsidTr="00824399">
        <w:tc>
          <w:tcPr>
            <w:tcW w:w="1304" w:type="dxa"/>
          </w:tcPr>
          <w:p w14:paraId="46B4DEFF" w14:textId="365B0A60" w:rsidR="005A2021" w:rsidRDefault="005A2021" w:rsidP="00F6548B">
            <w:pPr>
              <w:pStyle w:val="TableText"/>
            </w:pPr>
            <w:r>
              <w:t>1.2_RC1</w:t>
            </w:r>
          </w:p>
        </w:tc>
        <w:tc>
          <w:tcPr>
            <w:tcW w:w="992" w:type="dxa"/>
          </w:tcPr>
          <w:p w14:paraId="23DBBE45" w14:textId="77777777" w:rsidR="005A2021" w:rsidRPr="00C54BCA" w:rsidRDefault="005A2021" w:rsidP="00F6548B">
            <w:pPr>
              <w:pStyle w:val="TableText"/>
              <w:rPr>
                <w:highlight w:val="yellow"/>
              </w:rPr>
            </w:pPr>
          </w:p>
        </w:tc>
        <w:tc>
          <w:tcPr>
            <w:tcW w:w="1560" w:type="dxa"/>
          </w:tcPr>
          <w:p w14:paraId="401F2A8B" w14:textId="5DA9CB28" w:rsidR="005A2021" w:rsidRDefault="005A2021" w:rsidP="00F6548B">
            <w:pPr>
              <w:pStyle w:val="TableText"/>
            </w:pPr>
            <w:r>
              <w:t>2015-10-14</w:t>
            </w:r>
          </w:p>
        </w:tc>
        <w:tc>
          <w:tcPr>
            <w:tcW w:w="3260" w:type="dxa"/>
          </w:tcPr>
          <w:p w14:paraId="06AFE94C" w14:textId="78619460" w:rsidR="005A2021" w:rsidRPr="00D8589E" w:rsidRDefault="005A2021" w:rsidP="00F6548B">
            <w:pPr>
              <w:pStyle w:val="TableText"/>
              <w:numPr>
                <w:ilvl w:val="0"/>
                <w:numId w:val="31"/>
              </w:numPr>
              <w:jc w:val="left"/>
              <w:rPr>
                <w:lang w:val="en-US"/>
              </w:rPr>
            </w:pPr>
            <w:r w:rsidRPr="00D8589E">
              <w:rPr>
                <w:lang w:val="en-US"/>
              </w:rPr>
              <w:t>Lagt till stöd för arkiverade objekt i metoderna</w:t>
            </w:r>
            <w:r w:rsidRPr="00D8589E">
              <w:rPr>
                <w:lang w:val="en-US"/>
              </w:rPr>
              <w:br/>
              <w:t>getHealthCareUnit</w:t>
            </w:r>
            <w:r w:rsidR="00D12723" w:rsidRPr="00D8589E">
              <w:rPr>
                <w:lang w:val="en-US"/>
              </w:rPr>
              <w:br/>
              <w:t>getHealthCareUnitIncludingManager</w:t>
            </w:r>
            <w:r w:rsidRPr="00D8589E">
              <w:rPr>
                <w:lang w:val="en-US"/>
              </w:rPr>
              <w:br/>
              <w:t>getHealthCareUnitList</w:t>
            </w:r>
            <w:r w:rsidRPr="00D8589E">
              <w:rPr>
                <w:lang w:val="en-US"/>
              </w:rPr>
              <w:br/>
              <w:t>getHealthCareUnitMembers</w:t>
            </w:r>
          </w:p>
        </w:tc>
        <w:tc>
          <w:tcPr>
            <w:tcW w:w="1559" w:type="dxa"/>
          </w:tcPr>
          <w:p w14:paraId="2595B113" w14:textId="1C059A4B" w:rsidR="005A2021" w:rsidRDefault="005A2021" w:rsidP="002E505B">
            <w:pPr>
              <w:pStyle w:val="TableText"/>
              <w:jc w:val="left"/>
            </w:pPr>
            <w:r>
              <w:t>Robert Lundmark Cybercom AB</w:t>
            </w:r>
          </w:p>
        </w:tc>
        <w:tc>
          <w:tcPr>
            <w:tcW w:w="1418" w:type="dxa"/>
          </w:tcPr>
          <w:p w14:paraId="7AB6DCAC" w14:textId="77777777" w:rsidR="005A2021" w:rsidRDefault="005A2021" w:rsidP="00F6548B">
            <w:pPr>
              <w:pStyle w:val="TableText"/>
            </w:pPr>
          </w:p>
        </w:tc>
      </w:tr>
      <w:tr w:rsidR="00887BF6" w14:paraId="0D5D2858" w14:textId="77777777" w:rsidTr="00824399">
        <w:tc>
          <w:tcPr>
            <w:tcW w:w="1304" w:type="dxa"/>
          </w:tcPr>
          <w:p w14:paraId="04DA49C2" w14:textId="49E17A5B" w:rsidR="00887BF6" w:rsidRDefault="00887BF6" w:rsidP="00F6548B">
            <w:pPr>
              <w:pStyle w:val="TableText"/>
            </w:pPr>
            <w:r>
              <w:t>1.3_RC1</w:t>
            </w:r>
          </w:p>
        </w:tc>
        <w:tc>
          <w:tcPr>
            <w:tcW w:w="992" w:type="dxa"/>
          </w:tcPr>
          <w:p w14:paraId="454C5A9D" w14:textId="77777777" w:rsidR="00887BF6" w:rsidRPr="00C54BCA" w:rsidRDefault="00887BF6" w:rsidP="00F6548B">
            <w:pPr>
              <w:pStyle w:val="TableText"/>
              <w:rPr>
                <w:highlight w:val="yellow"/>
              </w:rPr>
            </w:pPr>
          </w:p>
        </w:tc>
        <w:tc>
          <w:tcPr>
            <w:tcW w:w="1560" w:type="dxa"/>
          </w:tcPr>
          <w:p w14:paraId="1D3D0949" w14:textId="52C521D0" w:rsidR="00887BF6" w:rsidRDefault="001C53AF" w:rsidP="00F6548B">
            <w:pPr>
              <w:pStyle w:val="TableText"/>
            </w:pPr>
            <w:r>
              <w:t>2016-04-11</w:t>
            </w:r>
          </w:p>
        </w:tc>
        <w:tc>
          <w:tcPr>
            <w:tcW w:w="3260" w:type="dxa"/>
          </w:tcPr>
          <w:p w14:paraId="3592BA69" w14:textId="77777777" w:rsidR="00887BF6" w:rsidRDefault="00887BF6" w:rsidP="00F6548B">
            <w:pPr>
              <w:pStyle w:val="TableText"/>
              <w:numPr>
                <w:ilvl w:val="0"/>
                <w:numId w:val="31"/>
              </w:numPr>
              <w:jc w:val="left"/>
            </w:pPr>
            <w:r>
              <w:t xml:space="preserve">Ändrat kardinalitet för fälten </w:t>
            </w:r>
            <w:r w:rsidRPr="00AE0146">
              <w:t xml:space="preserve">healthCareUnitMemberHsaId och healthCareUnitMemberName till att inte längre vara </w:t>
            </w:r>
            <w:r w:rsidRPr="00AE0146">
              <w:lastRenderedPageBreak/>
              <w:t>obligatoriska.</w:t>
            </w:r>
          </w:p>
          <w:p w14:paraId="4999FD9A" w14:textId="2C41BB7D" w:rsidR="00B64F9F" w:rsidRPr="00D12723" w:rsidRDefault="00B64F9F" w:rsidP="00F6548B">
            <w:pPr>
              <w:pStyle w:val="TableText"/>
              <w:numPr>
                <w:ilvl w:val="0"/>
                <w:numId w:val="31"/>
              </w:numPr>
              <w:jc w:val="left"/>
            </w:pPr>
            <w:r>
              <w:t>Förtydligat hur argumentet searchBase används i metodanropen.</w:t>
            </w:r>
          </w:p>
        </w:tc>
        <w:tc>
          <w:tcPr>
            <w:tcW w:w="1559" w:type="dxa"/>
          </w:tcPr>
          <w:p w14:paraId="33A2CCBF" w14:textId="53179BAC" w:rsidR="00887BF6" w:rsidRDefault="00887BF6" w:rsidP="002E505B">
            <w:pPr>
              <w:pStyle w:val="TableText"/>
              <w:jc w:val="left"/>
            </w:pPr>
            <w:r>
              <w:lastRenderedPageBreak/>
              <w:t>Robert Lundmar Cybercom AB</w:t>
            </w:r>
          </w:p>
        </w:tc>
        <w:tc>
          <w:tcPr>
            <w:tcW w:w="1418" w:type="dxa"/>
          </w:tcPr>
          <w:p w14:paraId="07958006" w14:textId="77777777" w:rsidR="00887BF6" w:rsidRDefault="00887BF6" w:rsidP="00F6548B">
            <w:pPr>
              <w:pStyle w:val="TableText"/>
            </w:pPr>
          </w:p>
        </w:tc>
      </w:tr>
      <w:tr w:rsidR="00D8589E" w14:paraId="5C4408FE" w14:textId="77777777" w:rsidTr="00D8589E">
        <w:trPr>
          <w:ins w:id="383" w:author="Littorin Henrika" w:date="2016-08-23T20:33:00Z"/>
        </w:trPr>
        <w:tc>
          <w:tcPr>
            <w:tcW w:w="1304" w:type="dxa"/>
            <w:tcBorders>
              <w:top w:val="single" w:sz="6" w:space="0" w:color="auto"/>
              <w:left w:val="single" w:sz="6" w:space="0" w:color="auto"/>
              <w:bottom w:val="single" w:sz="6" w:space="0" w:color="auto"/>
              <w:right w:val="single" w:sz="6" w:space="0" w:color="auto"/>
            </w:tcBorders>
          </w:tcPr>
          <w:p w14:paraId="2E001828" w14:textId="77777777" w:rsidR="00D8589E" w:rsidRDefault="00D8589E" w:rsidP="00D8589E">
            <w:pPr>
              <w:pStyle w:val="TableText"/>
              <w:rPr>
                <w:ins w:id="384" w:author="Littorin Henrika" w:date="2016-08-23T20:33:00Z"/>
              </w:rPr>
            </w:pPr>
            <w:ins w:id="385" w:author="Littorin Henrika" w:date="2016-08-23T20:33:00Z">
              <w:r>
                <w:t>2.0_RC1</w:t>
              </w:r>
            </w:ins>
          </w:p>
        </w:tc>
        <w:tc>
          <w:tcPr>
            <w:tcW w:w="992" w:type="dxa"/>
            <w:tcBorders>
              <w:top w:val="single" w:sz="6" w:space="0" w:color="auto"/>
              <w:left w:val="single" w:sz="6" w:space="0" w:color="auto"/>
              <w:bottom w:val="single" w:sz="6" w:space="0" w:color="auto"/>
              <w:right w:val="single" w:sz="6" w:space="0" w:color="auto"/>
            </w:tcBorders>
          </w:tcPr>
          <w:p w14:paraId="54AB7CBD" w14:textId="77777777" w:rsidR="00D8589E" w:rsidRPr="00C54BCA" w:rsidRDefault="00D8589E" w:rsidP="00D8589E">
            <w:pPr>
              <w:pStyle w:val="TableText"/>
              <w:rPr>
                <w:ins w:id="386" w:author="Littorin Henrika" w:date="2016-08-23T20:33:00Z"/>
                <w:highlight w:val="yellow"/>
              </w:rPr>
            </w:pPr>
          </w:p>
        </w:tc>
        <w:tc>
          <w:tcPr>
            <w:tcW w:w="1560" w:type="dxa"/>
            <w:tcBorders>
              <w:top w:val="single" w:sz="6" w:space="0" w:color="auto"/>
              <w:left w:val="single" w:sz="6" w:space="0" w:color="auto"/>
              <w:bottom w:val="single" w:sz="6" w:space="0" w:color="auto"/>
              <w:right w:val="single" w:sz="6" w:space="0" w:color="auto"/>
            </w:tcBorders>
          </w:tcPr>
          <w:p w14:paraId="51DD4011" w14:textId="6CF0C489" w:rsidR="00D8589E" w:rsidRDefault="000B3E98" w:rsidP="000B3E98">
            <w:pPr>
              <w:pStyle w:val="TableText"/>
              <w:rPr>
                <w:ins w:id="387" w:author="Littorin Henrika" w:date="2016-08-23T20:33:00Z"/>
              </w:rPr>
            </w:pPr>
            <w:ins w:id="388" w:author="Littorin Henrika" w:date="2016-08-23T20:33:00Z">
              <w:r>
                <w:t>2016-0</w:t>
              </w:r>
            </w:ins>
            <w:ins w:id="389" w:author="Littorin Henrika" w:date="2016-09-06T16:48:00Z">
              <w:r>
                <w:t>9</w:t>
              </w:r>
            </w:ins>
            <w:ins w:id="390" w:author="Littorin Henrika" w:date="2016-08-23T20:33:00Z">
              <w:r w:rsidR="00D8589E">
                <w:t>-</w:t>
              </w:r>
            </w:ins>
            <w:ins w:id="391" w:author="Littorin Henrika" w:date="2016-09-06T16:48:00Z">
              <w:r w:rsidRPr="000B3E98">
                <w:rPr>
                  <w:highlight w:val="yellow"/>
                </w:rPr>
                <w:t>XX</w:t>
              </w:r>
            </w:ins>
          </w:p>
        </w:tc>
        <w:tc>
          <w:tcPr>
            <w:tcW w:w="3260" w:type="dxa"/>
            <w:tcBorders>
              <w:top w:val="single" w:sz="6" w:space="0" w:color="auto"/>
              <w:left w:val="single" w:sz="6" w:space="0" w:color="auto"/>
              <w:bottom w:val="single" w:sz="6" w:space="0" w:color="auto"/>
              <w:right w:val="single" w:sz="6" w:space="0" w:color="auto"/>
            </w:tcBorders>
          </w:tcPr>
          <w:p w14:paraId="18843055" w14:textId="77777777" w:rsidR="00D8589E" w:rsidRDefault="00D8589E" w:rsidP="00D8589E">
            <w:pPr>
              <w:pStyle w:val="TableText"/>
              <w:numPr>
                <w:ilvl w:val="0"/>
                <w:numId w:val="31"/>
              </w:numPr>
              <w:jc w:val="left"/>
              <w:rPr>
                <w:ins w:id="392" w:author="Littorin Henrika" w:date="2016-08-23T20:33:00Z"/>
              </w:rPr>
            </w:pPr>
            <w:ins w:id="393" w:author="Littorin Henrika" w:date="2016-08-23T20:33:00Z">
              <w:r>
                <w:t>Justerat felhantering enligt avstämning med A&amp;R</w:t>
              </w:r>
            </w:ins>
          </w:p>
          <w:p w14:paraId="223EFA95" w14:textId="77777777" w:rsidR="00D8589E" w:rsidRDefault="00D8589E" w:rsidP="00D8589E">
            <w:pPr>
              <w:pStyle w:val="TableText"/>
              <w:numPr>
                <w:ilvl w:val="0"/>
                <w:numId w:val="31"/>
              </w:numPr>
              <w:jc w:val="left"/>
              <w:rPr>
                <w:ins w:id="394" w:author="Littorin Henrika" w:date="2016-08-23T20:33:00Z"/>
              </w:rPr>
            </w:pPr>
            <w:ins w:id="395" w:author="Littorin Henrika" w:date="2016-08-23T20:33:00Z">
              <w:r>
                <w:t>Justerat skrivning om adressering efter input från Tommy Carlsson.</w:t>
              </w:r>
            </w:ins>
          </w:p>
          <w:p w14:paraId="651FE777" w14:textId="77777777" w:rsidR="00D8589E" w:rsidRDefault="00D8589E" w:rsidP="00D8589E">
            <w:pPr>
              <w:pStyle w:val="TableText"/>
              <w:numPr>
                <w:ilvl w:val="0"/>
                <w:numId w:val="31"/>
              </w:numPr>
              <w:jc w:val="left"/>
              <w:rPr>
                <w:ins w:id="396" w:author="Littorin Henrika" w:date="2016-08-23T20:33:00Z"/>
              </w:rPr>
            </w:pPr>
            <w:ins w:id="397" w:author="Littorin Henrika" w:date="2016-08-23T20:33:00Z">
              <w:r w:rsidRPr="00BD4CE6">
                <w:t xml:space="preserve">Uppdaterat/förtydligat textuella beskrivningar av attributen organisationsnummer, HSA-id, </w:t>
              </w:r>
              <w:r w:rsidRPr="00D8589E">
                <w:t>arbetsplatskod</w:t>
              </w:r>
              <w:r w:rsidRPr="00BD4CE6">
                <w:t xml:space="preserve"> och </w:t>
              </w:r>
              <w:r w:rsidRPr="00D8589E">
                <w:t>e-postadress</w:t>
              </w:r>
              <w:r w:rsidRPr="00BD4CE6">
                <w:t xml:space="preserve">; </w:t>
              </w:r>
              <w:r w:rsidRPr="00D8589E">
                <w:t>justerat maxlängd för remisskrav till 1024 tecken samt kompletterat fliken Reserverade funktionsnamn (tillägg av nya värden samt beskrivningar för samtliga värden)</w:t>
              </w:r>
              <w:r w:rsidRPr="00BD4CE6">
                <w:t xml:space="preserve"> i schemat utifrån förändringar i HSA-schema version 4.6.1 och 4.7.</w:t>
              </w:r>
            </w:ins>
          </w:p>
          <w:p w14:paraId="13FFA90F" w14:textId="77777777" w:rsidR="00D8589E" w:rsidRDefault="00D8589E" w:rsidP="00D8589E">
            <w:pPr>
              <w:pStyle w:val="TableText"/>
              <w:numPr>
                <w:ilvl w:val="0"/>
                <w:numId w:val="31"/>
              </w:numPr>
              <w:jc w:val="left"/>
              <w:rPr>
                <w:ins w:id="398" w:author="Littorin Henrika" w:date="2016-08-23T20:33:00Z"/>
              </w:rPr>
            </w:pPr>
            <w:ins w:id="399" w:author="Littorin Henrika" w:date="2016-08-23T20:33:00Z">
              <w:r>
                <w:t>Kompletterat Excel-schemat med beskrivning av tjänstekontraktsparametrar som inte tekniskt är attribut (healthCareUnitHsaId etc.)</w:t>
              </w:r>
            </w:ins>
          </w:p>
          <w:p w14:paraId="32B48924" w14:textId="77777777" w:rsidR="00D8589E" w:rsidRDefault="00D8589E" w:rsidP="00D8589E">
            <w:pPr>
              <w:pStyle w:val="TableText"/>
              <w:numPr>
                <w:ilvl w:val="0"/>
                <w:numId w:val="31"/>
              </w:numPr>
              <w:jc w:val="left"/>
              <w:rPr>
                <w:ins w:id="400" w:author="Littorin Henrika" w:date="2016-08-23T20:33:00Z"/>
              </w:rPr>
            </w:pPr>
            <w:ins w:id="401" w:author="Littorin Henrika" w:date="2016-08-23T20:33:00Z">
              <w:r>
                <w:t>Ensat benämningar för arkiverade och fingerade objekt</w:t>
              </w:r>
            </w:ins>
          </w:p>
          <w:p w14:paraId="52FDF681" w14:textId="77777777" w:rsidR="00D8589E" w:rsidRDefault="00D8589E" w:rsidP="00D8589E">
            <w:pPr>
              <w:pStyle w:val="TableText"/>
              <w:numPr>
                <w:ilvl w:val="0"/>
                <w:numId w:val="31"/>
              </w:numPr>
              <w:jc w:val="left"/>
              <w:rPr>
                <w:ins w:id="402" w:author="Littorin Henrika" w:date="2016-08-23T20:33:00Z"/>
              </w:rPr>
            </w:pPr>
            <w:ins w:id="403" w:author="Littorin Henrika" w:date="2016-08-23T20:33:00Z">
              <w:r w:rsidRPr="00D8589E">
                <w:t>Lagt till uppgifter om vårdgivare i tjänstekontraktet GetHealthCareUnitMembers.</w:t>
              </w:r>
            </w:ins>
          </w:p>
          <w:p w14:paraId="3E8A1820" w14:textId="77777777" w:rsidR="00D8589E" w:rsidRDefault="00D8589E" w:rsidP="00D8589E">
            <w:pPr>
              <w:pStyle w:val="TableText"/>
              <w:numPr>
                <w:ilvl w:val="0"/>
                <w:numId w:val="31"/>
              </w:numPr>
              <w:jc w:val="left"/>
              <w:rPr>
                <w:ins w:id="404" w:author="Littorin Henrika" w:date="2016-08-24T11:40:00Z"/>
              </w:rPr>
            </w:pPr>
            <w:ins w:id="405" w:author="Littorin Henrika" w:date="2016-08-23T20:33:00Z">
              <w:r>
                <w:t>Justerat referens till ”Råd utlämnande av information från HSA” samt justerat versioner för HSA-policy och HSA-schema.</w:t>
              </w:r>
            </w:ins>
          </w:p>
          <w:p w14:paraId="52CC5931" w14:textId="77777777" w:rsidR="00031C54" w:rsidRDefault="00031C54" w:rsidP="00D8589E">
            <w:pPr>
              <w:pStyle w:val="TableText"/>
              <w:numPr>
                <w:ilvl w:val="0"/>
                <w:numId w:val="31"/>
              </w:numPr>
              <w:jc w:val="left"/>
              <w:rPr>
                <w:ins w:id="406" w:author="Littorin Henrika" w:date="2016-08-24T11:40:00Z"/>
              </w:rPr>
            </w:pPr>
            <w:ins w:id="407" w:author="Littorin Henrika" w:date="2016-08-24T11:40:00Z">
              <w:r>
                <w:t>Lagt till vårdgivarens organisationsnummer i GetHealthCareUnitList</w:t>
              </w:r>
            </w:ins>
          </w:p>
          <w:p w14:paraId="7E472B5D" w14:textId="77777777" w:rsidR="00031C54" w:rsidRDefault="00031C54" w:rsidP="00D8589E">
            <w:pPr>
              <w:pStyle w:val="TableText"/>
              <w:numPr>
                <w:ilvl w:val="0"/>
                <w:numId w:val="31"/>
              </w:numPr>
              <w:jc w:val="left"/>
              <w:rPr>
                <w:ins w:id="408" w:author="Littorin Henrika" w:date="2016-08-24T11:43:00Z"/>
              </w:rPr>
            </w:pPr>
            <w:ins w:id="409" w:author="Littorin Henrika" w:date="2016-08-24T11:41:00Z">
              <w:r>
                <w:t>Tagit bort attributet Kommundel som inte längre finns i HSA.</w:t>
              </w:r>
            </w:ins>
          </w:p>
          <w:p w14:paraId="6AC2061E" w14:textId="77777777" w:rsidR="00031C54" w:rsidRDefault="00031C54" w:rsidP="00D8589E">
            <w:pPr>
              <w:pStyle w:val="TableText"/>
              <w:numPr>
                <w:ilvl w:val="0"/>
                <w:numId w:val="31"/>
              </w:numPr>
              <w:jc w:val="left"/>
              <w:rPr>
                <w:ins w:id="410" w:author="Robert Lundmark" w:date="2016-10-24T13:11:00Z"/>
                <w:lang w:val="en-US"/>
              </w:rPr>
            </w:pPr>
            <w:ins w:id="411" w:author="Littorin Henrika" w:date="2016-08-24T11:43:00Z">
              <w:r w:rsidRPr="00C163A9">
                <w:rPr>
                  <w:lang w:val="en-US"/>
                </w:rPr>
                <w:t xml:space="preserve">Bytt namn på attributen county (--&gt; countyName) </w:t>
              </w:r>
            </w:ins>
            <w:ins w:id="412" w:author="Littorin Henrika" w:date="2016-08-24T11:44:00Z">
              <w:r w:rsidRPr="00C163A9">
                <w:rPr>
                  <w:lang w:val="en-US"/>
                </w:rPr>
                <w:t>och municipality (--&gt;municipalityName)</w:t>
              </w:r>
            </w:ins>
          </w:p>
          <w:p w14:paraId="73E69730" w14:textId="26FF18D9" w:rsidR="005362FA" w:rsidRPr="00C163A9" w:rsidRDefault="005362FA" w:rsidP="00D8589E">
            <w:pPr>
              <w:pStyle w:val="TableText"/>
              <w:numPr>
                <w:ilvl w:val="0"/>
                <w:numId w:val="31"/>
              </w:numPr>
              <w:jc w:val="left"/>
              <w:rPr>
                <w:ins w:id="413" w:author="Littorin Henrika" w:date="2016-08-23T20:33:00Z"/>
                <w:lang w:val="en-US"/>
              </w:rPr>
            </w:pPr>
            <w:ins w:id="414" w:author="Robert Lundmark" w:date="2016-10-24T13:11:00Z">
              <w:r>
                <w:rPr>
                  <w:lang w:val="en-US"/>
                </w:rPr>
                <w:lastRenderedPageBreak/>
                <w:t>Nya domännamn</w:t>
              </w:r>
            </w:ins>
          </w:p>
        </w:tc>
        <w:tc>
          <w:tcPr>
            <w:tcW w:w="1559" w:type="dxa"/>
            <w:tcBorders>
              <w:top w:val="single" w:sz="6" w:space="0" w:color="auto"/>
              <w:left w:val="single" w:sz="6" w:space="0" w:color="auto"/>
              <w:bottom w:val="single" w:sz="6" w:space="0" w:color="auto"/>
              <w:right w:val="single" w:sz="6" w:space="0" w:color="auto"/>
            </w:tcBorders>
          </w:tcPr>
          <w:p w14:paraId="704314F4" w14:textId="77777777" w:rsidR="00D8589E" w:rsidRDefault="00D8589E" w:rsidP="00D8589E">
            <w:pPr>
              <w:pStyle w:val="TableText"/>
              <w:jc w:val="left"/>
              <w:rPr>
                <w:ins w:id="415" w:author="Littorin Henrika" w:date="2016-08-23T20:33:00Z"/>
              </w:rPr>
            </w:pPr>
            <w:ins w:id="416" w:author="Littorin Henrika" w:date="2016-08-23T20:33:00Z">
              <w:r>
                <w:lastRenderedPageBreak/>
                <w:t>Henrika Littorin, Inera AB</w:t>
              </w:r>
            </w:ins>
          </w:p>
          <w:p w14:paraId="5887D30B" w14:textId="77777777" w:rsidR="00D8589E" w:rsidRDefault="00D8589E" w:rsidP="00D8589E">
            <w:pPr>
              <w:pStyle w:val="TableText"/>
              <w:jc w:val="left"/>
              <w:rPr>
                <w:ins w:id="417" w:author="Littorin Henrika" w:date="2016-08-23T20:33:00Z"/>
              </w:rPr>
            </w:pPr>
            <w:ins w:id="418" w:author="Littorin Henrika" w:date="2016-08-23T20:33:00Z">
              <w:r>
                <w:t>Ronny Nilsson, Inera AB</w:t>
              </w:r>
            </w:ins>
          </w:p>
          <w:p w14:paraId="6DB83751" w14:textId="77777777" w:rsidR="00D8589E" w:rsidRDefault="00D8589E" w:rsidP="00D8589E">
            <w:pPr>
              <w:pStyle w:val="TableText"/>
              <w:jc w:val="left"/>
              <w:rPr>
                <w:ins w:id="419" w:author="Littorin Henrika" w:date="2016-08-23T20:33:00Z"/>
              </w:rPr>
            </w:pPr>
            <w:ins w:id="420" w:author="Littorin Henrika" w:date="2016-08-23T20:33:00Z">
              <w:r>
                <w:t>Robert Lundmark, Inera AB</w:t>
              </w:r>
            </w:ins>
          </w:p>
        </w:tc>
        <w:tc>
          <w:tcPr>
            <w:tcW w:w="1418" w:type="dxa"/>
            <w:tcBorders>
              <w:top w:val="single" w:sz="6" w:space="0" w:color="auto"/>
              <w:left w:val="single" w:sz="6" w:space="0" w:color="auto"/>
              <w:bottom w:val="single" w:sz="6" w:space="0" w:color="auto"/>
              <w:right w:val="single" w:sz="6" w:space="0" w:color="auto"/>
            </w:tcBorders>
          </w:tcPr>
          <w:p w14:paraId="4F2F14F6" w14:textId="77777777" w:rsidR="00D8589E" w:rsidRDefault="00D8589E" w:rsidP="00D8589E">
            <w:pPr>
              <w:pStyle w:val="TableText"/>
              <w:rPr>
                <w:ins w:id="421" w:author="Littorin Henrika" w:date="2016-08-23T20:33:00Z"/>
              </w:rPr>
            </w:pPr>
          </w:p>
        </w:tc>
      </w:tr>
    </w:tbl>
    <w:p w14:paraId="6DB30119" w14:textId="04869747" w:rsidR="0039481C" w:rsidRDefault="0039481C" w:rsidP="0039481C">
      <w:pPr>
        <w:pStyle w:val="TOC1"/>
        <w:ind w:left="720"/>
      </w:pPr>
    </w:p>
    <w:p w14:paraId="073E0FED" w14:textId="77777777" w:rsidR="0039481C" w:rsidRDefault="0039481C" w:rsidP="0039481C">
      <w:pPr>
        <w:rPr>
          <w:sz w:val="36"/>
        </w:rPr>
      </w:pPr>
    </w:p>
    <w:p w14:paraId="72F5A3AD" w14:textId="77777777" w:rsidR="0039481C" w:rsidRDefault="0039481C" w:rsidP="0039481C">
      <w:pPr>
        <w:rPr>
          <w:b/>
        </w:rPr>
      </w:pPr>
      <w:r>
        <w:rPr>
          <w:b/>
        </w:rPr>
        <w:t xml:space="preserve">Referenser </w:t>
      </w:r>
    </w:p>
    <w:p w14:paraId="549526F9"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964"/>
        <w:gridCol w:w="3175"/>
        <w:gridCol w:w="2189"/>
        <w:gridCol w:w="3765"/>
      </w:tblGrid>
      <w:tr w:rsidR="0039481C" w14:paraId="712094E8" w14:textId="77777777" w:rsidTr="002F725C">
        <w:tc>
          <w:tcPr>
            <w:tcW w:w="964" w:type="dxa"/>
            <w:shd w:val="clear" w:color="auto" w:fill="DDD9C3" w:themeFill="background2" w:themeFillShade="E6"/>
          </w:tcPr>
          <w:p w14:paraId="7904F37F" w14:textId="77777777" w:rsidR="0039481C" w:rsidRPr="00A31996" w:rsidRDefault="0039481C" w:rsidP="0039481C">
            <w:pPr>
              <w:pStyle w:val="TableText"/>
            </w:pPr>
            <w:r>
              <w:t>Namn</w:t>
            </w:r>
          </w:p>
        </w:tc>
        <w:tc>
          <w:tcPr>
            <w:tcW w:w="3175" w:type="dxa"/>
            <w:shd w:val="clear" w:color="auto" w:fill="DDD9C3" w:themeFill="background2" w:themeFillShade="E6"/>
          </w:tcPr>
          <w:p w14:paraId="4DFE558F" w14:textId="77777777" w:rsidR="0039481C" w:rsidRPr="00A31996" w:rsidRDefault="0039481C" w:rsidP="009D60B2">
            <w:pPr>
              <w:pStyle w:val="TableText"/>
              <w:jc w:val="left"/>
            </w:pPr>
            <w:r>
              <w:t>Dokument</w:t>
            </w:r>
          </w:p>
        </w:tc>
        <w:tc>
          <w:tcPr>
            <w:tcW w:w="2189" w:type="dxa"/>
            <w:shd w:val="clear" w:color="auto" w:fill="DDD9C3" w:themeFill="background2" w:themeFillShade="E6"/>
          </w:tcPr>
          <w:p w14:paraId="312523B2" w14:textId="77777777" w:rsidR="0039481C" w:rsidRPr="00A31996" w:rsidRDefault="0039481C" w:rsidP="0039481C">
            <w:pPr>
              <w:pStyle w:val="TableText"/>
            </w:pPr>
            <w:r>
              <w:t>Kommentar</w:t>
            </w:r>
          </w:p>
        </w:tc>
        <w:tc>
          <w:tcPr>
            <w:tcW w:w="3765" w:type="dxa"/>
            <w:shd w:val="clear" w:color="auto" w:fill="DDD9C3" w:themeFill="background2" w:themeFillShade="E6"/>
          </w:tcPr>
          <w:p w14:paraId="78D727D8" w14:textId="77777777" w:rsidR="0039481C" w:rsidRPr="00A31996" w:rsidRDefault="0039481C" w:rsidP="009D60B2">
            <w:pPr>
              <w:pStyle w:val="TableText"/>
              <w:jc w:val="left"/>
            </w:pPr>
            <w:r>
              <w:t>Länk</w:t>
            </w:r>
          </w:p>
        </w:tc>
      </w:tr>
      <w:tr w:rsidR="0039481C" w14:paraId="325614C7" w14:textId="77777777" w:rsidTr="002F725C">
        <w:tc>
          <w:tcPr>
            <w:tcW w:w="964" w:type="dxa"/>
          </w:tcPr>
          <w:p w14:paraId="09FD89D6" w14:textId="77777777" w:rsidR="0039481C" w:rsidRDefault="0039481C" w:rsidP="0039481C">
            <w:pPr>
              <w:pStyle w:val="TableText"/>
            </w:pPr>
            <w:bookmarkStart w:id="422" w:name="R1"/>
            <w:r>
              <w:t>R1</w:t>
            </w:r>
            <w:bookmarkEnd w:id="422"/>
          </w:p>
        </w:tc>
        <w:tc>
          <w:tcPr>
            <w:tcW w:w="3175" w:type="dxa"/>
          </w:tcPr>
          <w:p w14:paraId="5E9D8C77" w14:textId="274E6659" w:rsidR="0039481C" w:rsidRPr="00A81EBC" w:rsidRDefault="0039481C" w:rsidP="009D60B2">
            <w:pPr>
              <w:rPr>
                <w:sz w:val="56"/>
                <w:lang w:val="en-GB"/>
              </w:rPr>
            </w:pPr>
            <w:r w:rsidRPr="00E273F9">
              <w:rPr>
                <w:lang w:val="en-US"/>
              </w:rPr>
              <w:t xml:space="preserve">Arkitekturella beslut – </w:t>
            </w:r>
            <w:del w:id="423" w:author="Robert Lundmark" w:date="2016-10-24T13:03:00Z">
              <w:r w:rsidR="009D60B2" w:rsidRPr="00E273F9" w:rsidDel="00E426EF">
                <w:rPr>
                  <w:lang w:val="en-US"/>
                </w:rPr>
                <w:delText>infrastructure</w:delText>
              </w:r>
            </w:del>
            <w:ins w:id="424" w:author="Robert Lundmark" w:date="2016-10-24T13:03:00Z">
              <w:r w:rsidR="00E426EF" w:rsidRPr="00E273F9">
                <w:rPr>
                  <w:lang w:val="en-US"/>
                </w:rPr>
                <w:t>strategicresourcemanagement:organizational:organization</w:t>
              </w:r>
            </w:ins>
            <w:r w:rsidR="009D60B2" w:rsidRPr="00E273F9">
              <w:rPr>
                <w:lang w:val="en-US"/>
              </w:rPr>
              <w:t>:directory:organizati</w:t>
            </w:r>
            <w:r w:rsidR="009D60B2">
              <w:rPr>
                <w:lang w:val="en-GB"/>
              </w:rPr>
              <w:t>on</w:t>
            </w:r>
          </w:p>
        </w:tc>
        <w:tc>
          <w:tcPr>
            <w:tcW w:w="2189" w:type="dxa"/>
          </w:tcPr>
          <w:p w14:paraId="5D229422" w14:textId="116FC550" w:rsidR="0039481C" w:rsidRDefault="009D60B2" w:rsidP="00125E67">
            <w:pPr>
              <w:pStyle w:val="TableText"/>
              <w:jc w:val="left"/>
            </w:pPr>
            <w:commentRangeStart w:id="425"/>
            <w:r>
              <w:t xml:space="preserve">Version </w:t>
            </w:r>
            <w:r w:rsidR="00125E67">
              <w:t>1.0_RC4</w:t>
            </w:r>
            <w:r w:rsidR="002F725C">
              <w:t>, 2014-</w:t>
            </w:r>
            <w:r w:rsidR="00125E67">
              <w:t>09-05</w:t>
            </w:r>
            <w:commentRangeEnd w:id="425"/>
            <w:r w:rsidR="00D8589E">
              <w:rPr>
                <w:rStyle w:val="CommentReference"/>
                <w:rFonts w:ascii="Georgia" w:eastAsia="Calibri" w:hAnsi="Georgia"/>
              </w:rPr>
              <w:commentReference w:id="425"/>
            </w:r>
          </w:p>
        </w:tc>
        <w:tc>
          <w:tcPr>
            <w:tcW w:w="3765" w:type="dxa"/>
          </w:tcPr>
          <w:p w14:paraId="1299D391" w14:textId="6339FCF4" w:rsidR="0039481C" w:rsidRDefault="00E05221" w:rsidP="009D60B2">
            <w:pPr>
              <w:pStyle w:val="TableText"/>
              <w:jc w:val="left"/>
            </w:pPr>
            <w:r>
              <w:fldChar w:fldCharType="begin"/>
            </w:r>
            <w:r>
              <w:instrText xml:space="preserve"> HYPERLINK "http://rivta.se/domains/infrastructure_directory_organization.html" </w:instrText>
            </w:r>
            <w:ins w:id="426" w:author="Robert Lundmark" w:date="2016-11-22T11:43:00Z"/>
            <w:r>
              <w:fldChar w:fldCharType="separate"/>
            </w:r>
            <w:r w:rsidR="002F725C" w:rsidRPr="000A5B54">
              <w:rPr>
                <w:rStyle w:val="Hyperlink"/>
              </w:rPr>
              <w:t>http://rivta.se/domains/</w:t>
            </w:r>
            <w:del w:id="427" w:author="Robert Lundmark" w:date="2016-10-24T13:03:00Z">
              <w:r w:rsidR="002F725C" w:rsidRPr="000A5B54" w:rsidDel="00E426EF">
                <w:rPr>
                  <w:rStyle w:val="Hyperlink"/>
                </w:rPr>
                <w:delText>infrastructure</w:delText>
              </w:r>
            </w:del>
            <w:ins w:id="428" w:author="Robert Lundmark" w:date="2016-10-24T13:03:00Z">
              <w:r w:rsidR="00E426EF">
                <w:rPr>
                  <w:rStyle w:val="Hyperlink"/>
                </w:rPr>
                <w:t>strategicresourcemanagement:organizational:organization</w:t>
              </w:r>
            </w:ins>
            <w:r w:rsidR="002F725C" w:rsidRPr="000A5B54">
              <w:rPr>
                <w:rStyle w:val="Hyperlink"/>
              </w:rPr>
              <w:t>_directory_organization.html</w:t>
            </w:r>
            <w:r>
              <w:rPr>
                <w:rStyle w:val="Hyperlink"/>
              </w:rPr>
              <w:fldChar w:fldCharType="end"/>
            </w:r>
            <w:r w:rsidR="002F725C">
              <w:t xml:space="preserve">  </w:t>
            </w:r>
          </w:p>
        </w:tc>
      </w:tr>
      <w:tr w:rsidR="0039481C" w14:paraId="0C18DF95" w14:textId="77777777" w:rsidTr="002F725C">
        <w:tc>
          <w:tcPr>
            <w:tcW w:w="964" w:type="dxa"/>
          </w:tcPr>
          <w:p w14:paraId="2B67EB7D" w14:textId="77777777" w:rsidR="0039481C" w:rsidRDefault="0039481C" w:rsidP="0039481C">
            <w:pPr>
              <w:pStyle w:val="TableText"/>
            </w:pPr>
            <w:bookmarkStart w:id="429" w:name="R2"/>
            <w:r>
              <w:t>R2</w:t>
            </w:r>
            <w:bookmarkEnd w:id="429"/>
          </w:p>
        </w:tc>
        <w:tc>
          <w:tcPr>
            <w:tcW w:w="3175" w:type="dxa"/>
          </w:tcPr>
          <w:p w14:paraId="4CC1E20B" w14:textId="77777777" w:rsidR="0039481C" w:rsidRDefault="0039481C" w:rsidP="009D60B2">
            <w:pPr>
              <w:pStyle w:val="TableText"/>
              <w:jc w:val="left"/>
            </w:pPr>
            <w:r>
              <w:t>RIVTA flera dokument</w:t>
            </w:r>
          </w:p>
        </w:tc>
        <w:tc>
          <w:tcPr>
            <w:tcW w:w="2189" w:type="dxa"/>
          </w:tcPr>
          <w:p w14:paraId="45098C59" w14:textId="77777777" w:rsidR="0039481C" w:rsidRDefault="0039481C" w:rsidP="002F725C">
            <w:pPr>
              <w:pStyle w:val="TableText"/>
              <w:jc w:val="left"/>
            </w:pPr>
            <w:r>
              <w:t>Finns på Webben</w:t>
            </w:r>
          </w:p>
        </w:tc>
        <w:tc>
          <w:tcPr>
            <w:tcW w:w="3765" w:type="dxa"/>
          </w:tcPr>
          <w:p w14:paraId="1A5A0FB2" w14:textId="42AA1ABF" w:rsidR="0039481C" w:rsidRPr="00A16E37" w:rsidRDefault="00F66AB7" w:rsidP="009D60B2">
            <w:pPr>
              <w:pStyle w:val="TableText"/>
              <w:jc w:val="left"/>
            </w:pPr>
            <w:r>
              <w:fldChar w:fldCharType="begin"/>
            </w:r>
            <w:r>
              <w:instrText xml:space="preserve"> HYPERLINK "http://rivta.se/" </w:instrText>
            </w:r>
            <w:ins w:id="430" w:author="Robert Lundmark" w:date="2016-11-22T11:43:00Z"/>
            <w:r>
              <w:fldChar w:fldCharType="separate"/>
            </w:r>
            <w:r w:rsidR="0039481C" w:rsidRPr="009E39E2">
              <w:rPr>
                <w:rStyle w:val="Hyperlink"/>
              </w:rPr>
              <w:t>http://rivta.se/</w:t>
            </w:r>
            <w:r>
              <w:rPr>
                <w:rStyle w:val="Hyperlink"/>
              </w:rPr>
              <w:fldChar w:fldCharType="end"/>
            </w:r>
            <w:r w:rsidR="0039481C">
              <w:t xml:space="preserve"> </w:t>
            </w:r>
          </w:p>
        </w:tc>
      </w:tr>
      <w:tr w:rsidR="009D60B2" w:rsidRPr="00DF7196" w14:paraId="1EC0306F" w14:textId="77777777" w:rsidTr="002F725C">
        <w:tc>
          <w:tcPr>
            <w:tcW w:w="964" w:type="dxa"/>
            <w:tcBorders>
              <w:top w:val="single" w:sz="6" w:space="0" w:color="auto"/>
              <w:left w:val="single" w:sz="6" w:space="0" w:color="auto"/>
              <w:bottom w:val="single" w:sz="6" w:space="0" w:color="auto"/>
              <w:right w:val="single" w:sz="6" w:space="0" w:color="auto"/>
            </w:tcBorders>
          </w:tcPr>
          <w:p w14:paraId="5D793338" w14:textId="77777777" w:rsidR="009D60B2" w:rsidRPr="00DF7196" w:rsidRDefault="009D60B2" w:rsidP="000105E5">
            <w:pPr>
              <w:pStyle w:val="TableText"/>
            </w:pPr>
            <w:bookmarkStart w:id="431" w:name="R3"/>
            <w:r w:rsidRPr="00DF7196">
              <w:t>R3</w:t>
            </w:r>
            <w:bookmarkEnd w:id="431"/>
          </w:p>
        </w:tc>
        <w:tc>
          <w:tcPr>
            <w:tcW w:w="3175" w:type="dxa"/>
            <w:tcBorders>
              <w:top w:val="single" w:sz="6" w:space="0" w:color="auto"/>
              <w:left w:val="single" w:sz="6" w:space="0" w:color="auto"/>
              <w:bottom w:val="single" w:sz="6" w:space="0" w:color="auto"/>
              <w:right w:val="single" w:sz="6" w:space="0" w:color="auto"/>
            </w:tcBorders>
          </w:tcPr>
          <w:p w14:paraId="0DAEDDEA" w14:textId="1C5D321C" w:rsidR="009D60B2" w:rsidRPr="00DF7196" w:rsidRDefault="009D60B2" w:rsidP="009D60B2">
            <w:pPr>
              <w:pStyle w:val="TableText"/>
              <w:jc w:val="left"/>
            </w:pPr>
            <w:del w:id="432" w:author="Littorin Henrika" w:date="2016-08-23T20:35:00Z">
              <w:r w:rsidRPr="00DF7196" w:rsidDel="00D8589E">
                <w:delText xml:space="preserve">CeHis </w:delText>
              </w:r>
            </w:del>
            <w:ins w:id="433" w:author="Littorin Henrika" w:date="2016-08-23T20:35:00Z">
              <w:r w:rsidR="00D8589E">
                <w:t>Inera A&amp;R</w:t>
              </w:r>
              <w:r w:rsidR="00D8589E" w:rsidRPr="00DF7196">
                <w:t xml:space="preserve"> </w:t>
              </w:r>
            </w:ins>
            <w:r w:rsidRPr="00DF7196">
              <w:t xml:space="preserve">Råd Utlämnande av information från HSA </w:t>
            </w:r>
          </w:p>
        </w:tc>
        <w:tc>
          <w:tcPr>
            <w:tcW w:w="2189" w:type="dxa"/>
            <w:tcBorders>
              <w:top w:val="single" w:sz="6" w:space="0" w:color="auto"/>
              <w:left w:val="single" w:sz="6" w:space="0" w:color="auto"/>
              <w:bottom w:val="single" w:sz="6" w:space="0" w:color="auto"/>
              <w:right w:val="single" w:sz="6" w:space="0" w:color="auto"/>
            </w:tcBorders>
          </w:tcPr>
          <w:p w14:paraId="08840312" w14:textId="6330E4BE" w:rsidR="009D60B2" w:rsidRPr="00DF7196" w:rsidRDefault="009D60B2" w:rsidP="00D8589E">
            <w:pPr>
              <w:pStyle w:val="TableText"/>
              <w:jc w:val="left"/>
            </w:pPr>
            <w:r w:rsidRPr="00DF7196">
              <w:t>Version 1.</w:t>
            </w:r>
            <w:del w:id="434" w:author="Littorin Henrika" w:date="2016-08-23T20:35:00Z">
              <w:r w:rsidRPr="00DF7196" w:rsidDel="00D8589E">
                <w:delText>0</w:delText>
              </w:r>
            </w:del>
            <w:ins w:id="435" w:author="Littorin Henrika" w:date="2016-08-23T20:35:00Z">
              <w:r w:rsidR="00D8589E">
                <w:t>1</w:t>
              </w:r>
            </w:ins>
            <w:r w:rsidRPr="00DF7196">
              <w:t xml:space="preserve">, </w:t>
            </w:r>
            <w:del w:id="436" w:author="Littorin Henrika" w:date="2016-08-23T20:35:00Z">
              <w:r w:rsidRPr="00DF7196" w:rsidDel="00D8589E">
                <w:delText>2013-04-25</w:delText>
              </w:r>
            </w:del>
            <w:ins w:id="437" w:author="Littorin Henrika" w:date="2016-08-23T20:35:00Z">
              <w:r w:rsidR="00D8589E">
                <w:t>2016-01-13</w:t>
              </w:r>
            </w:ins>
          </w:p>
        </w:tc>
        <w:tc>
          <w:tcPr>
            <w:tcW w:w="3765" w:type="dxa"/>
            <w:tcBorders>
              <w:top w:val="single" w:sz="6" w:space="0" w:color="auto"/>
              <w:left w:val="single" w:sz="6" w:space="0" w:color="auto"/>
              <w:bottom w:val="single" w:sz="6" w:space="0" w:color="auto"/>
              <w:right w:val="single" w:sz="6" w:space="0" w:color="auto"/>
            </w:tcBorders>
          </w:tcPr>
          <w:p w14:paraId="4B7691B2" w14:textId="12D0DFC4" w:rsidR="009D60B2" w:rsidRPr="00DF7196" w:rsidRDefault="00F66AB7" w:rsidP="00A81EBC">
            <w:pPr>
              <w:pStyle w:val="TableText"/>
              <w:jc w:val="left"/>
            </w:pPr>
            <w:r>
              <w:fldChar w:fldCharType="begin"/>
            </w:r>
            <w:r>
              <w:instrText xml:space="preserve"> HYPERLINK "http://www.inera.se/hsa" </w:instrText>
            </w:r>
            <w:ins w:id="438" w:author="Robert Lundmark" w:date="2016-11-22T11:43:00Z"/>
            <w:r>
              <w:fldChar w:fldCharType="separate"/>
            </w:r>
            <w:r w:rsidR="00A81EBC" w:rsidRPr="009D60B2">
              <w:rPr>
                <w:rStyle w:val="Hyperlink"/>
              </w:rPr>
              <w:t>www.inera.se/hsa</w:t>
            </w:r>
            <w:r>
              <w:rPr>
                <w:rStyle w:val="Hyperlink"/>
              </w:rPr>
              <w:fldChar w:fldCharType="end"/>
            </w:r>
            <w:r w:rsidR="00A81EBC" w:rsidRPr="009D60B2">
              <w:rPr>
                <w:rStyle w:val="Hyperlink"/>
                <w:color w:val="auto"/>
                <w:u w:val="none"/>
              </w:rPr>
              <w:t>,</w:t>
            </w:r>
            <w:r w:rsidR="00A81EBC" w:rsidRPr="00DF7196">
              <w:t xml:space="preserve"> unde</w:t>
            </w:r>
            <w:r w:rsidR="00A81EBC">
              <w:t>r Dokument och Stödjande</w:t>
            </w:r>
          </w:p>
        </w:tc>
      </w:tr>
      <w:tr w:rsidR="009D60B2" w:rsidRPr="00DF7196" w14:paraId="256BA845" w14:textId="77777777" w:rsidTr="002F725C">
        <w:tc>
          <w:tcPr>
            <w:tcW w:w="964" w:type="dxa"/>
            <w:tcBorders>
              <w:top w:val="single" w:sz="6" w:space="0" w:color="auto"/>
              <w:left w:val="single" w:sz="6" w:space="0" w:color="auto"/>
              <w:bottom w:val="single" w:sz="6" w:space="0" w:color="auto"/>
              <w:right w:val="single" w:sz="6" w:space="0" w:color="auto"/>
            </w:tcBorders>
          </w:tcPr>
          <w:p w14:paraId="4E0ED2D6" w14:textId="77777777" w:rsidR="009D60B2" w:rsidRPr="00DF7196" w:rsidRDefault="009D60B2" w:rsidP="000105E5">
            <w:pPr>
              <w:pStyle w:val="TableText"/>
            </w:pPr>
            <w:bookmarkStart w:id="439" w:name="R4"/>
            <w:r w:rsidRPr="00DF7196">
              <w:t>R4</w:t>
            </w:r>
            <w:bookmarkEnd w:id="439"/>
          </w:p>
        </w:tc>
        <w:tc>
          <w:tcPr>
            <w:tcW w:w="3175" w:type="dxa"/>
            <w:tcBorders>
              <w:top w:val="single" w:sz="6" w:space="0" w:color="auto"/>
              <w:left w:val="single" w:sz="6" w:space="0" w:color="auto"/>
              <w:bottom w:val="single" w:sz="6" w:space="0" w:color="auto"/>
              <w:right w:val="single" w:sz="6" w:space="0" w:color="auto"/>
            </w:tcBorders>
          </w:tcPr>
          <w:p w14:paraId="29BB44A5" w14:textId="77777777" w:rsidR="009D60B2" w:rsidRPr="00DF7196" w:rsidRDefault="009D60B2" w:rsidP="009D60B2">
            <w:pPr>
              <w:pStyle w:val="TableText"/>
              <w:jc w:val="left"/>
            </w:pPr>
            <w:r w:rsidRPr="00DF7196">
              <w:t>Tillitsramverk: HSA-policy</w:t>
            </w:r>
          </w:p>
        </w:tc>
        <w:tc>
          <w:tcPr>
            <w:tcW w:w="2189" w:type="dxa"/>
            <w:tcBorders>
              <w:top w:val="single" w:sz="6" w:space="0" w:color="auto"/>
              <w:left w:val="single" w:sz="6" w:space="0" w:color="auto"/>
              <w:bottom w:val="single" w:sz="6" w:space="0" w:color="auto"/>
              <w:right w:val="single" w:sz="6" w:space="0" w:color="auto"/>
            </w:tcBorders>
          </w:tcPr>
          <w:p w14:paraId="10452CCF" w14:textId="1E0366D7" w:rsidR="009D60B2" w:rsidRPr="00DF7196" w:rsidRDefault="009D60B2" w:rsidP="00D8589E">
            <w:pPr>
              <w:pStyle w:val="TableText"/>
              <w:jc w:val="left"/>
            </w:pPr>
            <w:r w:rsidRPr="00DF7196">
              <w:t>Version 3.6</w:t>
            </w:r>
            <w:ins w:id="440" w:author="Littorin Henrika" w:date="2016-08-23T20:36:00Z">
              <w:r w:rsidR="00D8589E">
                <w:t>.3</w:t>
              </w:r>
            </w:ins>
            <w:r w:rsidRPr="00DF7196">
              <w:t xml:space="preserve">, </w:t>
            </w:r>
            <w:del w:id="441" w:author="Littorin Henrika" w:date="2016-08-23T20:36:00Z">
              <w:r w:rsidRPr="00DF7196" w:rsidDel="00D8589E">
                <w:delText>2013-02-05</w:delText>
              </w:r>
            </w:del>
            <w:ins w:id="442" w:author="Littorin Henrika" w:date="2016-08-23T20:36:00Z">
              <w:r w:rsidR="00D8589E">
                <w:t>2015-08-25</w:t>
              </w:r>
            </w:ins>
          </w:p>
        </w:tc>
        <w:tc>
          <w:tcPr>
            <w:tcW w:w="3765" w:type="dxa"/>
            <w:tcBorders>
              <w:top w:val="single" w:sz="6" w:space="0" w:color="auto"/>
              <w:left w:val="single" w:sz="6" w:space="0" w:color="auto"/>
              <w:bottom w:val="single" w:sz="6" w:space="0" w:color="auto"/>
              <w:right w:val="single" w:sz="6" w:space="0" w:color="auto"/>
            </w:tcBorders>
          </w:tcPr>
          <w:p w14:paraId="48D4C3E3" w14:textId="72251587" w:rsidR="009D60B2" w:rsidRPr="00DF7196" w:rsidRDefault="00F66AB7" w:rsidP="009D60B2">
            <w:pPr>
              <w:pStyle w:val="TableText"/>
              <w:jc w:val="left"/>
            </w:pPr>
            <w:r>
              <w:fldChar w:fldCharType="begin"/>
            </w:r>
            <w:r>
              <w:instrText xml:space="preserve"> HYPERLINK "http://www.inera.se/hsa" </w:instrText>
            </w:r>
            <w:ins w:id="443" w:author="Robert Lundmark" w:date="2016-11-22T11:43:00Z"/>
            <w:r>
              <w:fldChar w:fldCharType="separate"/>
            </w:r>
            <w:r w:rsidR="009D60B2" w:rsidRPr="009D60B2">
              <w:rPr>
                <w:rStyle w:val="Hyperlink"/>
              </w:rPr>
              <w:t>www.inera.se/hsa</w:t>
            </w:r>
            <w:r>
              <w:rPr>
                <w:rStyle w:val="Hyperlink"/>
              </w:rPr>
              <w:fldChar w:fldCharType="end"/>
            </w:r>
            <w:r w:rsidR="009D60B2" w:rsidRPr="009D60B2">
              <w:rPr>
                <w:rStyle w:val="Hyperlink"/>
                <w:color w:val="auto"/>
                <w:u w:val="none"/>
              </w:rPr>
              <w:t>,</w:t>
            </w:r>
            <w:r w:rsidR="009D60B2" w:rsidRPr="00DF7196">
              <w:t xml:space="preserve"> under Dokument</w:t>
            </w:r>
            <w:r w:rsidR="009D60B2">
              <w:t xml:space="preserve"> och Avtal</w:t>
            </w:r>
          </w:p>
        </w:tc>
      </w:tr>
      <w:tr w:rsidR="009D60B2" w:rsidRPr="00DF7196" w14:paraId="6EBA9C7E" w14:textId="77777777" w:rsidTr="002F725C">
        <w:tc>
          <w:tcPr>
            <w:tcW w:w="964" w:type="dxa"/>
            <w:tcBorders>
              <w:top w:val="single" w:sz="6" w:space="0" w:color="auto"/>
              <w:left w:val="single" w:sz="6" w:space="0" w:color="auto"/>
              <w:bottom w:val="single" w:sz="6" w:space="0" w:color="auto"/>
              <w:right w:val="single" w:sz="6" w:space="0" w:color="auto"/>
            </w:tcBorders>
          </w:tcPr>
          <w:p w14:paraId="2E231983" w14:textId="77777777" w:rsidR="009D60B2" w:rsidRPr="00DF7196" w:rsidRDefault="009D60B2" w:rsidP="000105E5">
            <w:pPr>
              <w:pStyle w:val="TableText"/>
            </w:pPr>
            <w:bookmarkStart w:id="444" w:name="R5"/>
            <w:r w:rsidRPr="00DF7196">
              <w:t>R</w:t>
            </w:r>
            <w:r>
              <w:t>5</w:t>
            </w:r>
            <w:bookmarkEnd w:id="444"/>
          </w:p>
        </w:tc>
        <w:tc>
          <w:tcPr>
            <w:tcW w:w="3175" w:type="dxa"/>
            <w:tcBorders>
              <w:top w:val="single" w:sz="6" w:space="0" w:color="auto"/>
              <w:left w:val="single" w:sz="6" w:space="0" w:color="auto"/>
              <w:bottom w:val="single" w:sz="6" w:space="0" w:color="auto"/>
              <w:right w:val="single" w:sz="6" w:space="0" w:color="auto"/>
            </w:tcBorders>
          </w:tcPr>
          <w:p w14:paraId="13968425" w14:textId="77777777" w:rsidR="009D60B2" w:rsidRPr="00DF7196" w:rsidRDefault="009D60B2" w:rsidP="009D60B2">
            <w:pPr>
              <w:pStyle w:val="TableText"/>
              <w:jc w:val="left"/>
            </w:pPr>
            <w:r w:rsidRPr="00DF7196">
              <w:t>RIV Informationsspecifikation HSA Struktur och innehåll</w:t>
            </w:r>
          </w:p>
        </w:tc>
        <w:tc>
          <w:tcPr>
            <w:tcW w:w="2189" w:type="dxa"/>
            <w:tcBorders>
              <w:top w:val="single" w:sz="6" w:space="0" w:color="auto"/>
              <w:left w:val="single" w:sz="6" w:space="0" w:color="auto"/>
              <w:bottom w:val="single" w:sz="6" w:space="0" w:color="auto"/>
              <w:right w:val="single" w:sz="6" w:space="0" w:color="auto"/>
            </w:tcBorders>
          </w:tcPr>
          <w:p w14:paraId="105832D8" w14:textId="408B75C3" w:rsidR="009D60B2" w:rsidRPr="00DF7196" w:rsidRDefault="009D60B2" w:rsidP="00D8589E">
            <w:pPr>
              <w:pStyle w:val="TableText"/>
              <w:jc w:val="left"/>
            </w:pPr>
            <w:r>
              <w:t>Version 4.</w:t>
            </w:r>
            <w:del w:id="445" w:author="Littorin Henrika" w:date="2016-08-23T20:36:00Z">
              <w:r w:rsidR="00AD00BA" w:rsidDel="00D8589E">
                <w:delText>5</w:delText>
              </w:r>
            </w:del>
            <w:ins w:id="446" w:author="Littorin Henrika" w:date="2016-08-23T20:36:00Z">
              <w:r w:rsidR="00D8589E">
                <w:t>7</w:t>
              </w:r>
            </w:ins>
            <w:r w:rsidRPr="00DF7196">
              <w:t xml:space="preserve">, </w:t>
            </w:r>
            <w:del w:id="447" w:author="Littorin Henrika" w:date="2016-08-23T20:36:00Z">
              <w:r w:rsidR="00AD00BA" w:rsidDel="00D8589E">
                <w:delText>2015</w:delText>
              </w:r>
              <w:r w:rsidR="00A81EBC" w:rsidDel="00D8589E">
                <w:delText>-04-</w:delText>
              </w:r>
              <w:r w:rsidR="00AD00BA" w:rsidDel="00D8589E">
                <w:delText>14</w:delText>
              </w:r>
            </w:del>
            <w:ins w:id="448" w:author="Littorin Henrika" w:date="2016-08-23T20:36:00Z">
              <w:r w:rsidR="00D8589E">
                <w:t>2016-04-</w:t>
              </w:r>
            </w:ins>
            <w:ins w:id="449" w:author="Littorin Henrika" w:date="2016-08-23T20:37:00Z">
              <w:r w:rsidR="00D8589E">
                <w:t>14</w:t>
              </w:r>
            </w:ins>
          </w:p>
        </w:tc>
        <w:tc>
          <w:tcPr>
            <w:tcW w:w="3765" w:type="dxa"/>
            <w:tcBorders>
              <w:top w:val="single" w:sz="6" w:space="0" w:color="auto"/>
              <w:left w:val="single" w:sz="6" w:space="0" w:color="auto"/>
              <w:bottom w:val="single" w:sz="6" w:space="0" w:color="auto"/>
              <w:right w:val="single" w:sz="6" w:space="0" w:color="auto"/>
            </w:tcBorders>
          </w:tcPr>
          <w:p w14:paraId="22A3532D" w14:textId="13B7C625" w:rsidR="009D60B2" w:rsidRPr="00DF7196" w:rsidRDefault="00F66AB7" w:rsidP="009D60B2">
            <w:pPr>
              <w:pStyle w:val="TableText"/>
              <w:jc w:val="left"/>
            </w:pPr>
            <w:r>
              <w:fldChar w:fldCharType="begin"/>
            </w:r>
            <w:r>
              <w:instrText xml:space="preserve"> HYPERLINK "http://www.inera.se/hsa" </w:instrText>
            </w:r>
            <w:ins w:id="450" w:author="Robert Lundmark" w:date="2016-11-22T11:43:00Z"/>
            <w:r>
              <w:fldChar w:fldCharType="separate"/>
            </w:r>
            <w:r w:rsidR="009D60B2" w:rsidRPr="009D60B2">
              <w:rPr>
                <w:rStyle w:val="Hyperlink"/>
              </w:rPr>
              <w:t>www.inera.se/hsa</w:t>
            </w:r>
            <w:r>
              <w:rPr>
                <w:rStyle w:val="Hyperlink"/>
              </w:rPr>
              <w:fldChar w:fldCharType="end"/>
            </w:r>
            <w:r w:rsidR="009D60B2" w:rsidRPr="009D60B2">
              <w:rPr>
                <w:rStyle w:val="Hyperlink"/>
                <w:color w:val="auto"/>
                <w:u w:val="none"/>
              </w:rPr>
              <w:t>,</w:t>
            </w:r>
            <w:r w:rsidR="009D60B2" w:rsidRPr="00DF7196">
              <w:t xml:space="preserve"> unde</w:t>
            </w:r>
            <w:r w:rsidR="00A81EBC">
              <w:t>r Dokument och Styrande</w:t>
            </w:r>
          </w:p>
        </w:tc>
      </w:tr>
      <w:tr w:rsidR="009D60B2" w:rsidRPr="00DF7196" w14:paraId="399F82F7" w14:textId="77777777" w:rsidTr="002F725C">
        <w:tc>
          <w:tcPr>
            <w:tcW w:w="964" w:type="dxa"/>
            <w:tcBorders>
              <w:top w:val="single" w:sz="6" w:space="0" w:color="auto"/>
              <w:left w:val="single" w:sz="6" w:space="0" w:color="auto"/>
              <w:bottom w:val="single" w:sz="6" w:space="0" w:color="auto"/>
              <w:right w:val="single" w:sz="6" w:space="0" w:color="auto"/>
            </w:tcBorders>
          </w:tcPr>
          <w:p w14:paraId="081281FE" w14:textId="77777777" w:rsidR="009D60B2" w:rsidRPr="00DF7196" w:rsidRDefault="009D60B2" w:rsidP="000105E5">
            <w:pPr>
              <w:pStyle w:val="TableText"/>
            </w:pPr>
            <w:bookmarkStart w:id="451" w:name="R6"/>
            <w:r w:rsidRPr="00DF7196">
              <w:t>R</w:t>
            </w:r>
            <w:r>
              <w:t>6</w:t>
            </w:r>
            <w:bookmarkEnd w:id="451"/>
          </w:p>
        </w:tc>
        <w:tc>
          <w:tcPr>
            <w:tcW w:w="3175" w:type="dxa"/>
            <w:tcBorders>
              <w:top w:val="single" w:sz="6" w:space="0" w:color="auto"/>
              <w:left w:val="single" w:sz="6" w:space="0" w:color="auto"/>
              <w:bottom w:val="single" w:sz="6" w:space="0" w:color="auto"/>
              <w:right w:val="single" w:sz="6" w:space="0" w:color="auto"/>
            </w:tcBorders>
          </w:tcPr>
          <w:p w14:paraId="49119642" w14:textId="77777777" w:rsidR="009D60B2" w:rsidRPr="00DF7196" w:rsidRDefault="009D60B2" w:rsidP="009D60B2">
            <w:pPr>
              <w:pStyle w:val="TableText"/>
              <w:jc w:val="left"/>
            </w:pPr>
            <w:r w:rsidRPr="00DF7196">
              <w:t>Behörighetsmodell för hälso- och sjukvården</w:t>
            </w:r>
          </w:p>
        </w:tc>
        <w:tc>
          <w:tcPr>
            <w:tcW w:w="2189" w:type="dxa"/>
            <w:tcBorders>
              <w:top w:val="single" w:sz="6" w:space="0" w:color="auto"/>
              <w:left w:val="single" w:sz="6" w:space="0" w:color="auto"/>
              <w:bottom w:val="single" w:sz="6" w:space="0" w:color="auto"/>
              <w:right w:val="single" w:sz="6" w:space="0" w:color="auto"/>
            </w:tcBorders>
          </w:tcPr>
          <w:p w14:paraId="42BE4987" w14:textId="77777777" w:rsidR="009D60B2" w:rsidRPr="00DF7196" w:rsidRDefault="009D60B2" w:rsidP="002F725C">
            <w:pPr>
              <w:pStyle w:val="TableText"/>
              <w:jc w:val="left"/>
            </w:pPr>
            <w:r w:rsidRPr="00DF7196">
              <w:t>Version 1.0, 2011-12-09</w:t>
            </w:r>
          </w:p>
        </w:tc>
        <w:tc>
          <w:tcPr>
            <w:tcW w:w="3765" w:type="dxa"/>
            <w:tcBorders>
              <w:top w:val="single" w:sz="6" w:space="0" w:color="auto"/>
              <w:left w:val="single" w:sz="6" w:space="0" w:color="auto"/>
              <w:bottom w:val="single" w:sz="6" w:space="0" w:color="auto"/>
              <w:right w:val="single" w:sz="6" w:space="0" w:color="auto"/>
            </w:tcBorders>
          </w:tcPr>
          <w:p w14:paraId="19179AEF" w14:textId="0C3934B7" w:rsidR="009D60B2" w:rsidRPr="00DF7196" w:rsidRDefault="00F66AB7" w:rsidP="009D60B2">
            <w:pPr>
              <w:pStyle w:val="TableText"/>
              <w:jc w:val="left"/>
            </w:pPr>
            <w:r>
              <w:fldChar w:fldCharType="begin"/>
            </w:r>
            <w:r>
              <w:instrText xml:space="preserve"> HYPERLINK "http://www.inera.se/hsa" </w:instrText>
            </w:r>
            <w:ins w:id="452" w:author="Robert Lundmark" w:date="2016-11-22T11:43:00Z"/>
            <w:r>
              <w:fldChar w:fldCharType="separate"/>
            </w:r>
            <w:r w:rsidR="009D60B2" w:rsidRPr="009D60B2">
              <w:rPr>
                <w:rStyle w:val="Hyperlink"/>
              </w:rPr>
              <w:t>www.inera.se/hsa</w:t>
            </w:r>
            <w:r>
              <w:rPr>
                <w:rStyle w:val="Hyperlink"/>
              </w:rPr>
              <w:fldChar w:fldCharType="end"/>
            </w:r>
            <w:r w:rsidR="009D60B2" w:rsidRPr="009D60B2">
              <w:rPr>
                <w:rStyle w:val="Hyperlink"/>
                <w:color w:val="auto"/>
                <w:u w:val="none"/>
              </w:rPr>
              <w:t>,</w:t>
            </w:r>
            <w:r w:rsidR="009D60B2" w:rsidRPr="00DF7196">
              <w:t xml:space="preserve"> under Behörighetsmodell</w:t>
            </w:r>
          </w:p>
        </w:tc>
      </w:tr>
    </w:tbl>
    <w:p w14:paraId="31460848" w14:textId="77777777" w:rsidR="0039481C" w:rsidRPr="00340B65" w:rsidRDefault="0039481C" w:rsidP="0039481C">
      <w:pPr>
        <w:rPr>
          <w:b/>
        </w:rPr>
      </w:pPr>
    </w:p>
    <w:p w14:paraId="66B891FD" w14:textId="77777777" w:rsidR="0039481C" w:rsidRPr="00030D6C" w:rsidRDefault="0039481C" w:rsidP="0039481C">
      <w:pPr>
        <w:spacing w:line="240" w:lineRule="auto"/>
        <w:rPr>
          <w:rFonts w:eastAsia="Times New Roman"/>
          <w:bCs/>
          <w:sz w:val="30"/>
          <w:szCs w:val="28"/>
        </w:rPr>
      </w:pPr>
      <w:r>
        <w:rPr>
          <w:b/>
        </w:rPr>
        <w:t>Förkortningar</w:t>
      </w:r>
    </w:p>
    <w:p w14:paraId="51C57CF6" w14:textId="77777777" w:rsidR="0039481C" w:rsidRDefault="0039481C" w:rsidP="0039481C">
      <w:pPr>
        <w:rPr>
          <w:b/>
        </w:rPr>
      </w:pPr>
    </w:p>
    <w:tbl>
      <w:tblPr>
        <w:tblW w:w="100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588"/>
        <w:gridCol w:w="3827"/>
        <w:gridCol w:w="4678"/>
      </w:tblGrid>
      <w:tr w:rsidR="0039481C" w14:paraId="034BBC99" w14:textId="77777777" w:rsidTr="0039481C">
        <w:tc>
          <w:tcPr>
            <w:tcW w:w="1588" w:type="dxa"/>
            <w:shd w:val="clear" w:color="auto" w:fill="DDD9C3" w:themeFill="background2" w:themeFillShade="E6"/>
          </w:tcPr>
          <w:p w14:paraId="2057D258" w14:textId="77777777" w:rsidR="0039481C" w:rsidRPr="00A31996" w:rsidRDefault="0039481C" w:rsidP="0039481C">
            <w:pPr>
              <w:pStyle w:val="TableText"/>
            </w:pPr>
            <w:r>
              <w:t>Förkortning</w:t>
            </w:r>
          </w:p>
        </w:tc>
        <w:tc>
          <w:tcPr>
            <w:tcW w:w="3827" w:type="dxa"/>
            <w:shd w:val="clear" w:color="auto" w:fill="DDD9C3" w:themeFill="background2" w:themeFillShade="E6"/>
          </w:tcPr>
          <w:p w14:paraId="642D3FCD" w14:textId="77777777" w:rsidR="0039481C" w:rsidRPr="00A31996" w:rsidRDefault="0039481C" w:rsidP="0039481C">
            <w:pPr>
              <w:pStyle w:val="TableText"/>
            </w:pPr>
            <w:r>
              <w:t>Betydelse</w:t>
            </w:r>
          </w:p>
        </w:tc>
        <w:tc>
          <w:tcPr>
            <w:tcW w:w="4678" w:type="dxa"/>
            <w:shd w:val="clear" w:color="auto" w:fill="DDD9C3" w:themeFill="background2" w:themeFillShade="E6"/>
          </w:tcPr>
          <w:p w14:paraId="36F58067" w14:textId="77777777" w:rsidR="0039481C" w:rsidRPr="00A31996" w:rsidRDefault="0039481C" w:rsidP="0039481C">
            <w:pPr>
              <w:pStyle w:val="TableText"/>
            </w:pPr>
            <w:r>
              <w:t>Kommentar</w:t>
            </w:r>
          </w:p>
        </w:tc>
      </w:tr>
      <w:tr w:rsidR="0039481C" w14:paraId="6BB11A88" w14:textId="77777777" w:rsidTr="0039481C">
        <w:tc>
          <w:tcPr>
            <w:tcW w:w="1588" w:type="dxa"/>
          </w:tcPr>
          <w:p w14:paraId="0B8EF082" w14:textId="77777777" w:rsidR="0039481C" w:rsidRDefault="0039481C" w:rsidP="0039481C">
            <w:pPr>
              <w:pStyle w:val="TableText"/>
            </w:pPr>
          </w:p>
        </w:tc>
        <w:tc>
          <w:tcPr>
            <w:tcW w:w="3827" w:type="dxa"/>
          </w:tcPr>
          <w:p w14:paraId="05AD642E" w14:textId="77777777" w:rsidR="0039481C" w:rsidRDefault="0039481C" w:rsidP="0039481C">
            <w:pPr>
              <w:pStyle w:val="TableText"/>
            </w:pPr>
          </w:p>
        </w:tc>
        <w:tc>
          <w:tcPr>
            <w:tcW w:w="4678" w:type="dxa"/>
          </w:tcPr>
          <w:p w14:paraId="67E8DE9D" w14:textId="77777777" w:rsidR="0039481C" w:rsidRDefault="0039481C" w:rsidP="0039481C">
            <w:pPr>
              <w:pStyle w:val="TableText"/>
            </w:pPr>
          </w:p>
        </w:tc>
      </w:tr>
    </w:tbl>
    <w:p w14:paraId="0453C321" w14:textId="77777777" w:rsidR="0039481C" w:rsidRPr="00340B65" w:rsidRDefault="0039481C" w:rsidP="0039481C">
      <w:pPr>
        <w:rPr>
          <w:b/>
        </w:rPr>
      </w:pPr>
    </w:p>
    <w:p w14:paraId="1C7175DF" w14:textId="77777777" w:rsidR="0039481C" w:rsidRDefault="0039481C" w:rsidP="0039481C">
      <w:pPr>
        <w:spacing w:line="240" w:lineRule="auto"/>
        <w:rPr>
          <w:rFonts w:eastAsia="Times New Roman"/>
          <w:bCs/>
          <w:sz w:val="30"/>
          <w:szCs w:val="28"/>
        </w:rPr>
      </w:pPr>
      <w:r>
        <w:br w:type="page"/>
      </w:r>
    </w:p>
    <w:p w14:paraId="47C3BE48" w14:textId="77777777" w:rsidR="0039481C" w:rsidRDefault="0039481C" w:rsidP="0039481C">
      <w:pPr>
        <w:pStyle w:val="Heading1"/>
        <w:numPr>
          <w:ilvl w:val="0"/>
          <w:numId w:val="0"/>
        </w:numPr>
        <w:ind w:left="432"/>
      </w:pPr>
    </w:p>
    <w:p w14:paraId="3B67BAEE" w14:textId="77777777" w:rsidR="0039481C" w:rsidRDefault="0039481C" w:rsidP="0039481C">
      <w:pPr>
        <w:pStyle w:val="Heading1"/>
      </w:pPr>
      <w:bookmarkStart w:id="453" w:name="_Toc357754843"/>
      <w:bookmarkStart w:id="454" w:name="_Toc243452541"/>
      <w:bookmarkStart w:id="455" w:name="_Toc467578317"/>
      <w:r>
        <w:t>Inledning</w:t>
      </w:r>
      <w:bookmarkEnd w:id="453"/>
      <w:bookmarkEnd w:id="454"/>
      <w:bookmarkEnd w:id="455"/>
    </w:p>
    <w:p w14:paraId="2D24C461" w14:textId="795E4F5F" w:rsidR="0039481C" w:rsidRPr="009D60B2" w:rsidRDefault="0039481C" w:rsidP="0039481C">
      <w:pPr>
        <w:tabs>
          <w:tab w:val="left" w:pos="2552"/>
        </w:tabs>
        <w:spacing w:line="240" w:lineRule="auto"/>
      </w:pPr>
      <w:r>
        <w:t>Detta är beskrivningen av tjän</w:t>
      </w:r>
      <w:r w:rsidR="009D60B2">
        <w:t xml:space="preserve">stekontrakten i tjänstedomänen </w:t>
      </w:r>
      <w:ins w:id="456" w:author="Robert Lundmark" w:date="2016-10-24T13:04:00Z">
        <w:r w:rsidR="00E426EF" w:rsidRPr="00E426EF">
          <w:t>strategicresourcemanagement:organizational:organization</w:t>
        </w:r>
        <w:r w:rsidR="00E426EF" w:rsidRPr="00E426EF" w:rsidDel="00E426EF">
          <w:t xml:space="preserve"> </w:t>
        </w:r>
      </w:ins>
      <w:del w:id="457" w:author="Robert Lundmark" w:date="2016-10-24T13:04:00Z">
        <w:r w:rsidRPr="00344F4D" w:rsidDel="00E426EF">
          <w:rPr>
            <w:color w:val="76923C" w:themeColor="accent3" w:themeShade="BF"/>
          </w:rPr>
          <w:fldChar w:fldCharType="begin"/>
        </w:r>
        <w:r w:rsidR="00EB3EAB" w:rsidDel="00E426EF">
          <w:rPr>
            <w:color w:val="76923C" w:themeColor="accent3" w:themeShade="BF"/>
          </w:rPr>
          <w:delInstrText xml:space="preserve"> DOCPROPERTY "D</w:delInstrText>
        </w:r>
        <w:r w:rsidRPr="00344F4D" w:rsidDel="00E426EF">
          <w:rPr>
            <w:color w:val="76923C" w:themeColor="accent3" w:themeShade="BF"/>
          </w:rPr>
          <w:delInstrText>omain</w:delInstrText>
        </w:r>
        <w:r w:rsidR="00EB3EAB" w:rsidDel="00E426EF">
          <w:rPr>
            <w:color w:val="76923C" w:themeColor="accent3" w:themeShade="BF"/>
          </w:rPr>
          <w:delInstrText>_</w:delInstrText>
        </w:r>
        <w:r w:rsidRPr="00344F4D" w:rsidDel="00E426EF">
          <w:rPr>
            <w:color w:val="76923C" w:themeColor="accent3" w:themeShade="BF"/>
          </w:rPr>
          <w:delInstrText xml:space="preserve">1" \* MERGEFORMAT </w:delInstrText>
        </w:r>
        <w:r w:rsidRPr="00344F4D" w:rsidDel="00E426EF">
          <w:rPr>
            <w:color w:val="76923C" w:themeColor="accent3" w:themeShade="BF"/>
          </w:rPr>
          <w:fldChar w:fldCharType="separate"/>
        </w:r>
        <w:r w:rsidR="00FE5927" w:rsidRPr="00AE0146" w:rsidDel="00E426EF">
          <w:rPr>
            <w:b/>
            <w:color w:val="76923C" w:themeColor="accent3" w:themeShade="BF"/>
          </w:rPr>
          <w:delText>infrastructure</w:delText>
        </w:r>
        <w:r w:rsidRPr="00344F4D" w:rsidDel="00E426EF">
          <w:rPr>
            <w:color w:val="76923C" w:themeColor="accent3" w:themeShade="BF"/>
          </w:rPr>
          <w:fldChar w:fldCharType="end"/>
        </w:r>
        <w:r w:rsidRPr="00344F4D" w:rsidDel="00E426EF">
          <w:rPr>
            <w:color w:val="76923C" w:themeColor="accent3" w:themeShade="BF"/>
          </w:rPr>
          <w:delText>:</w:delText>
        </w:r>
        <w:r w:rsidRPr="00344F4D" w:rsidDel="00E426EF">
          <w:rPr>
            <w:color w:val="76923C" w:themeColor="accent3" w:themeShade="BF"/>
          </w:rPr>
          <w:fldChar w:fldCharType="begin"/>
        </w:r>
        <w:r w:rsidRPr="00344F4D" w:rsidDel="00E426EF">
          <w:rPr>
            <w:color w:val="76923C" w:themeColor="accent3" w:themeShade="BF"/>
          </w:rPr>
          <w:delInstrText xml:space="preserve"> DOCPROPERTY "</w:delInstrText>
        </w:r>
        <w:r w:rsidR="00EB3EAB" w:rsidDel="00E426EF">
          <w:rPr>
            <w:color w:val="76923C" w:themeColor="accent3" w:themeShade="BF"/>
          </w:rPr>
          <w:delInstrText>D</w:delInstrText>
        </w:r>
        <w:r w:rsidRPr="00344F4D" w:rsidDel="00E426EF">
          <w:rPr>
            <w:color w:val="76923C" w:themeColor="accent3" w:themeShade="BF"/>
          </w:rPr>
          <w:delInstrText>omain</w:delInstrText>
        </w:r>
        <w:r w:rsidR="00EB3EAB" w:rsidDel="00E426EF">
          <w:rPr>
            <w:color w:val="76923C" w:themeColor="accent3" w:themeShade="BF"/>
          </w:rPr>
          <w:delInstrText>_</w:delInstrText>
        </w:r>
        <w:r w:rsidRPr="00344F4D" w:rsidDel="00E426EF">
          <w:rPr>
            <w:color w:val="76923C" w:themeColor="accent3" w:themeShade="BF"/>
          </w:rPr>
          <w:delInstrText xml:space="preserve">2" \* MERGEFORMAT </w:delInstrText>
        </w:r>
        <w:r w:rsidRPr="00344F4D" w:rsidDel="00E426EF">
          <w:rPr>
            <w:color w:val="76923C" w:themeColor="accent3" w:themeShade="BF"/>
          </w:rPr>
          <w:fldChar w:fldCharType="separate"/>
        </w:r>
        <w:r w:rsidR="00FE5927" w:rsidRPr="00AE0146" w:rsidDel="00E426EF">
          <w:rPr>
            <w:b/>
            <w:color w:val="76923C" w:themeColor="accent3" w:themeShade="BF"/>
          </w:rPr>
          <w:delText>directory</w:delText>
        </w:r>
        <w:r w:rsidRPr="00344F4D" w:rsidDel="00E426EF">
          <w:rPr>
            <w:color w:val="76923C" w:themeColor="accent3" w:themeShade="BF"/>
          </w:rPr>
          <w:fldChar w:fldCharType="end"/>
        </w:r>
        <w:r w:rsidRPr="00344F4D" w:rsidDel="00E426EF">
          <w:rPr>
            <w:color w:val="76923C" w:themeColor="accent3" w:themeShade="BF"/>
          </w:rPr>
          <w:delText>:</w:delText>
        </w:r>
        <w:r w:rsidRPr="00344F4D" w:rsidDel="00E426EF">
          <w:rPr>
            <w:color w:val="76923C" w:themeColor="accent3" w:themeShade="BF"/>
          </w:rPr>
          <w:fldChar w:fldCharType="begin"/>
        </w:r>
        <w:r w:rsidRPr="00344F4D" w:rsidDel="00E426EF">
          <w:rPr>
            <w:color w:val="76923C" w:themeColor="accent3" w:themeShade="BF"/>
          </w:rPr>
          <w:delInstrText xml:space="preserve"> DOCPROPERTY "</w:delInstrText>
        </w:r>
        <w:r w:rsidR="00EB3EAB" w:rsidDel="00E426EF">
          <w:rPr>
            <w:color w:val="76923C" w:themeColor="accent3" w:themeShade="BF"/>
          </w:rPr>
          <w:delInstrText>D</w:delInstrText>
        </w:r>
        <w:r w:rsidRPr="00344F4D" w:rsidDel="00E426EF">
          <w:rPr>
            <w:color w:val="76923C" w:themeColor="accent3" w:themeShade="BF"/>
          </w:rPr>
          <w:delInstrText>omain</w:delInstrText>
        </w:r>
        <w:r w:rsidR="00EB3EAB" w:rsidDel="00E426EF">
          <w:rPr>
            <w:color w:val="76923C" w:themeColor="accent3" w:themeShade="BF"/>
          </w:rPr>
          <w:delInstrText>_</w:delInstrText>
        </w:r>
        <w:r w:rsidRPr="00344F4D" w:rsidDel="00E426EF">
          <w:rPr>
            <w:color w:val="76923C" w:themeColor="accent3" w:themeShade="BF"/>
          </w:rPr>
          <w:delInstrText xml:space="preserve">3" \* MERGEFORMAT </w:delInstrText>
        </w:r>
        <w:r w:rsidRPr="00344F4D" w:rsidDel="00E426EF">
          <w:rPr>
            <w:color w:val="76923C" w:themeColor="accent3" w:themeShade="BF"/>
          </w:rPr>
          <w:fldChar w:fldCharType="separate"/>
        </w:r>
        <w:r w:rsidR="00FE5927" w:rsidRPr="00AE0146" w:rsidDel="00E426EF">
          <w:rPr>
            <w:b/>
            <w:color w:val="76923C" w:themeColor="accent3" w:themeShade="BF"/>
          </w:rPr>
          <w:delText>organization</w:delText>
        </w:r>
        <w:r w:rsidRPr="00344F4D" w:rsidDel="00E426EF">
          <w:rPr>
            <w:color w:val="76923C" w:themeColor="accent3" w:themeShade="BF"/>
          </w:rPr>
          <w:fldChar w:fldCharType="end"/>
        </w:r>
      </w:del>
      <w:r w:rsidR="009D60B2" w:rsidRPr="009D60B2">
        <w:t>.</w:t>
      </w:r>
    </w:p>
    <w:p w14:paraId="768E9367" w14:textId="09A7F799" w:rsidR="0039481C" w:rsidRDefault="0039481C" w:rsidP="0039481C">
      <w:r>
        <w:t>Den svenska benämningen är</w:t>
      </w:r>
      <w:ins w:id="458" w:author="Ronny Nilsson" w:date="2016-11-09T10:24:00Z">
        <w:r w:rsidR="003F25F8">
          <w:t xml:space="preserve"> Organisation</w:t>
        </w:r>
      </w:ins>
      <w:r>
        <w:t xml:space="preserve"> </w:t>
      </w:r>
      <w:r w:rsidRPr="00344F4D">
        <w:rPr>
          <w:color w:val="76923C" w:themeColor="accent3" w:themeShade="BF"/>
        </w:rPr>
        <w:fldChar w:fldCharType="begin"/>
      </w:r>
      <w:r w:rsidRPr="00344F4D">
        <w:rPr>
          <w:color w:val="76923C" w:themeColor="accent3" w:themeShade="BF"/>
        </w:rPr>
        <w:instrText xml:space="preserve"> DOCPROPERTY "svename" \* MERGEFORMAT </w:instrText>
      </w:r>
      <w:r w:rsidRPr="00344F4D">
        <w:rPr>
          <w:color w:val="76923C" w:themeColor="accent3" w:themeShade="BF"/>
        </w:rPr>
        <w:fldChar w:fldCharType="separate"/>
      </w:r>
      <w:ins w:id="459" w:author="Robert Lundmark" w:date="2016-11-22T11:43:00Z">
        <w:r w:rsidR="00EF4B91" w:rsidRPr="00EF4B91">
          <w:rPr>
            <w:b/>
            <w:color w:val="76923C" w:themeColor="accent3" w:themeShade="BF"/>
            <w:rPrChange w:id="460" w:author="Robert Lundmark" w:date="2016-11-22T11:43:00Z">
              <w:rPr>
                <w:color w:val="76923C" w:themeColor="accent3" w:themeShade="BF"/>
              </w:rPr>
            </w:rPrChange>
          </w:rPr>
          <w:t>Infrastruktur</w:t>
        </w:r>
        <w:r w:rsidR="00EF4B91">
          <w:rPr>
            <w:color w:val="76923C" w:themeColor="accent3" w:themeShade="BF"/>
          </w:rPr>
          <w:t xml:space="preserve"> </w:t>
        </w:r>
        <w:r w:rsidR="00EF4B91" w:rsidRPr="00EF4B91">
          <w:rPr>
            <w:b/>
            <w:color w:val="76923C" w:themeColor="accent3" w:themeShade="BF"/>
            <w:rPrChange w:id="461" w:author="Robert Lundmark" w:date="2016-11-22T11:43:00Z">
              <w:rPr>
                <w:color w:val="76923C" w:themeColor="accent3" w:themeShade="BF"/>
              </w:rPr>
            </w:rPrChange>
          </w:rPr>
          <w:t>Katalogtjänster Organisationsuppgifter</w:t>
        </w:r>
      </w:ins>
      <w:del w:id="462" w:author="Robert Lundmark" w:date="2016-10-24T13:04:00Z">
        <w:r w:rsidR="00FE5927" w:rsidRPr="00AE0146" w:rsidDel="00E426EF">
          <w:rPr>
            <w:b/>
            <w:color w:val="76923C" w:themeColor="accent3" w:themeShade="BF"/>
          </w:rPr>
          <w:delText>Infrastruktur</w:delText>
        </w:r>
        <w:r w:rsidR="00FE5927" w:rsidDel="00E426EF">
          <w:rPr>
            <w:color w:val="76923C" w:themeColor="accent3" w:themeShade="BF"/>
          </w:rPr>
          <w:delText xml:space="preserve"> </w:delText>
        </w:r>
        <w:r w:rsidR="00FE5927" w:rsidRPr="00AE0146" w:rsidDel="00E426EF">
          <w:rPr>
            <w:b/>
            <w:color w:val="76923C" w:themeColor="accent3" w:themeShade="BF"/>
          </w:rPr>
          <w:delText>Katalogtjänster</w:delText>
        </w:r>
      </w:del>
      <w:del w:id="463" w:author="Robert Lundmark" w:date="2016-10-24T13:05:00Z">
        <w:r w:rsidR="00FE5927" w:rsidRPr="00AE0146" w:rsidDel="00E426EF">
          <w:rPr>
            <w:b/>
            <w:color w:val="76923C" w:themeColor="accent3" w:themeShade="BF"/>
          </w:rPr>
          <w:delText xml:space="preserve"> </w:delText>
        </w:r>
      </w:del>
      <w:del w:id="464" w:author="Robert Lundmark" w:date="2016-11-08T14:27:00Z">
        <w:r w:rsidR="00FE5927" w:rsidRPr="00AE0146" w:rsidDel="0080535D">
          <w:rPr>
            <w:b/>
            <w:color w:val="76923C" w:themeColor="accent3" w:themeShade="BF"/>
          </w:rPr>
          <w:delText>Organisationsuppgifter</w:delText>
        </w:r>
      </w:del>
      <w:r w:rsidRPr="00344F4D">
        <w:rPr>
          <w:color w:val="76923C" w:themeColor="accent3" w:themeShade="BF"/>
        </w:rPr>
        <w:fldChar w:fldCharType="end"/>
      </w:r>
      <w:r>
        <w:t xml:space="preserve">. </w:t>
      </w:r>
    </w:p>
    <w:p w14:paraId="60E154ED" w14:textId="44070200" w:rsidR="0039481C" w:rsidRPr="0077723D" w:rsidRDefault="0039481C" w:rsidP="009D60B2">
      <w:pPr>
        <w:rPr>
          <w:color w:val="4F81BD" w:themeColor="accent1"/>
        </w:rPr>
      </w:pPr>
      <w:r>
        <w:t>Tjänstekontrakten är baserade på RIVTA 2.1 [R2] och reglerade g</w:t>
      </w:r>
      <w:r w:rsidR="009D60B2">
        <w:t>enom arkitekturella beslut [R1].</w:t>
      </w:r>
    </w:p>
    <w:p w14:paraId="3F83E2D6" w14:textId="77777777" w:rsidR="0039481C" w:rsidRDefault="0039481C" w:rsidP="0039481C"/>
    <w:p w14:paraId="41A2044F" w14:textId="77777777" w:rsidR="0039481C" w:rsidRDefault="0039481C" w:rsidP="0039481C">
      <w:r>
        <w:t xml:space="preserve">Tjänstekontraktsbeskrivningen är en kravspecifikation. Den skall fungera som ett teknikneutralt, formellt regelverk som reglerar integrationskrav för parter (tjänstekonsumenter och tjänsteproducenter) som avser ansluta system för samverkan enligt dessa tjänstekontrakt. Tjänstekontraktsbeskrivningen är också ett viktigt underlag för skapande av de tekniska kontrakten (scheman och WSDL-filer). </w:t>
      </w:r>
    </w:p>
    <w:p w14:paraId="7F8C18FF" w14:textId="77777777" w:rsidR="0039481C" w:rsidRDefault="0039481C" w:rsidP="0039481C">
      <w:r>
        <w:t>Detta dokument kompletterar reglerna i de tekniska kontrakten. Tjänsteproducenter och tjänstekonsumenter ska m.a.o. följa såväl de maskintolkbara reglerna i de tekniska kontrakten, så väl som de regler som uttrycks verbalt i detta dokument.</w:t>
      </w:r>
    </w:p>
    <w:p w14:paraId="4AB8ECEA" w14:textId="77777777" w:rsidR="00B955BA" w:rsidRDefault="00B955BA" w:rsidP="00B955BA"/>
    <w:p w14:paraId="3365A892" w14:textId="77777777" w:rsidR="00B955BA" w:rsidRDefault="00B955BA" w:rsidP="00B955BA">
      <w:pPr>
        <w:pStyle w:val="Heading2"/>
      </w:pPr>
      <w:bookmarkStart w:id="465" w:name="_Toc270858505"/>
      <w:bookmarkStart w:id="466" w:name="_Toc397678564"/>
      <w:bookmarkStart w:id="467" w:name="_Toc397682349"/>
      <w:bookmarkStart w:id="468" w:name="_Toc467578318"/>
      <w:r>
        <w:t>Svenskt namn</w:t>
      </w:r>
      <w:bookmarkEnd w:id="465"/>
      <w:bookmarkEnd w:id="466"/>
      <w:bookmarkEnd w:id="467"/>
      <w:bookmarkEnd w:id="468"/>
    </w:p>
    <w:p w14:paraId="5E00C187" w14:textId="34862E59" w:rsidR="00B955BA" w:rsidRDefault="00B955BA" w:rsidP="00B955BA">
      <w:pPr>
        <w:rPr>
          <w:color w:val="76923C" w:themeColor="accent3" w:themeShade="BF"/>
        </w:rPr>
      </w:pPr>
      <w:r w:rsidRPr="00287812">
        <w:t>infrastruktur:katalogtjänster:</w:t>
      </w:r>
      <w:r>
        <w:t>organisation</w:t>
      </w:r>
    </w:p>
    <w:p w14:paraId="5E0D45BD" w14:textId="71EAE6FD" w:rsidR="00B955BA" w:rsidRDefault="00B955BA" w:rsidP="00B955BA">
      <w:r>
        <w:t>organisation</w:t>
      </w:r>
    </w:p>
    <w:p w14:paraId="7C214347" w14:textId="77777777" w:rsidR="005F7E0A" w:rsidRDefault="005F7E0A" w:rsidP="0039481C"/>
    <w:p w14:paraId="773972D3" w14:textId="1E709DB1" w:rsidR="005F7E0A" w:rsidRDefault="005F7E0A" w:rsidP="005F7E0A">
      <w:pPr>
        <w:pStyle w:val="Heading2"/>
      </w:pPr>
      <w:bookmarkStart w:id="469" w:name="_Toc467578319"/>
      <w:r>
        <w:t>WEB beskrivning</w:t>
      </w:r>
      <w:bookmarkEnd w:id="469"/>
    </w:p>
    <w:p w14:paraId="3D07ECBD" w14:textId="77777777" w:rsidR="006342E6" w:rsidRPr="00DF7196" w:rsidRDefault="006342E6" w:rsidP="006342E6">
      <w:r w:rsidRPr="00DF7196">
        <w:t xml:space="preserve">Tjänstedomänens ändamål är att förse övriga tjänster med </w:t>
      </w:r>
      <w:r>
        <w:t xml:space="preserve">kvalitetssäkrade och aktuella </w:t>
      </w:r>
      <w:r w:rsidRPr="00DF7196">
        <w:t xml:space="preserve">organisations-, enhets- och </w:t>
      </w:r>
      <w:r>
        <w:t>funktions</w:t>
      </w:r>
      <w:r w:rsidRPr="00DF7196">
        <w:t xml:space="preserve">uppgifter. </w:t>
      </w:r>
    </w:p>
    <w:p w14:paraId="7411D76A" w14:textId="77777777" w:rsidR="006342E6" w:rsidRPr="00DF7196" w:rsidRDefault="006342E6" w:rsidP="006342E6">
      <w:r w:rsidRPr="00DF7196">
        <w:t>Användningsområden utgörs främst av</w:t>
      </w:r>
    </w:p>
    <w:p w14:paraId="6B81E5A8" w14:textId="77777777" w:rsidR="006342E6" w:rsidRDefault="006342E6" w:rsidP="006342E6">
      <w:pPr>
        <w:pStyle w:val="ListParagraph"/>
        <w:numPr>
          <w:ilvl w:val="0"/>
          <w:numId w:val="33"/>
        </w:numPr>
        <w:spacing w:after="60" w:line="240" w:lineRule="auto"/>
      </w:pPr>
      <w:r w:rsidRPr="00DF7196">
        <w:t>Publika vårdsökningar efter kontaktinformation till enheter verksamma inom vård och omsorg</w:t>
      </w:r>
    </w:p>
    <w:p w14:paraId="71544A4D" w14:textId="77777777" w:rsidR="006342E6" w:rsidRPr="00DF7196" w:rsidRDefault="006342E6" w:rsidP="006342E6">
      <w:pPr>
        <w:pStyle w:val="ListParagraph"/>
        <w:numPr>
          <w:ilvl w:val="0"/>
          <w:numId w:val="33"/>
        </w:numPr>
        <w:spacing w:after="60" w:line="240" w:lineRule="auto"/>
      </w:pPr>
      <w:r>
        <w:t>Hämtning av information om vårdgivare och vårdenheter kopplade till Patientdatalagen, PDL</w:t>
      </w:r>
    </w:p>
    <w:p w14:paraId="231EFF6B" w14:textId="77777777" w:rsidR="005F7E0A" w:rsidRDefault="005F7E0A" w:rsidP="0039481C"/>
    <w:p w14:paraId="3CA7E7B9" w14:textId="77777777" w:rsidR="0039481C" w:rsidRDefault="0039481C" w:rsidP="0039481C"/>
    <w:p w14:paraId="10716C11" w14:textId="77777777" w:rsidR="0039481C" w:rsidRPr="00C1259D" w:rsidRDefault="0039481C" w:rsidP="0039481C">
      <w:pPr>
        <w:tabs>
          <w:tab w:val="left" w:pos="7110"/>
        </w:tabs>
      </w:pPr>
      <w:r>
        <w:rPr>
          <w:noProof/>
          <w:lang w:eastAsia="sv-SE"/>
        </w:rPr>
        <w:lastRenderedPageBreak/>
        <mc:AlternateContent>
          <mc:Choice Requires="wps">
            <w:drawing>
              <wp:inline distT="0" distB="0" distL="0" distR="0" wp14:anchorId="279033D0" wp14:editId="62208488">
                <wp:extent cx="5753100" cy="2197100"/>
                <wp:effectExtent l="0" t="0" r="38100" b="38100"/>
                <wp:docPr id="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2197100"/>
                        </a:xfrm>
                        <a:prstGeom prst="rect">
                          <a:avLst/>
                        </a:prstGeom>
                        <a:solidFill>
                          <a:srgbClr val="DDDDDD"/>
                        </a:solidFill>
                        <a:ln w="9525">
                          <a:solidFill>
                            <a:srgbClr val="000000"/>
                          </a:solidFill>
                          <a:miter lim="800000"/>
                          <a:headEnd/>
                          <a:tailEnd/>
                        </a:ln>
                      </wps:spPr>
                      <wps:txbx>
                        <w:txbxContent>
                          <w:p w14:paraId="549A8FBA" w14:textId="77777777" w:rsidR="00E273F9" w:rsidRPr="006342E6" w:rsidRDefault="00E273F9" w:rsidP="006342E6">
                            <w:pPr>
                              <w:pStyle w:val="Footer"/>
                              <w:ind w:left="0"/>
                              <w:rPr>
                                <w:b/>
                                <w:i/>
                                <w:sz w:val="20"/>
                                <w:szCs w:val="20"/>
                              </w:rPr>
                            </w:pPr>
                            <w:r w:rsidRPr="006342E6">
                              <w:rPr>
                                <w:b/>
                                <w:i/>
                                <w:sz w:val="20"/>
                                <w:szCs w:val="20"/>
                              </w:rPr>
                              <w:t>I arbetet har följande personer deltagit:</w:t>
                            </w:r>
                          </w:p>
                          <w:p w14:paraId="4888B780" w14:textId="77777777" w:rsidR="00E273F9" w:rsidRDefault="00E273F9" w:rsidP="006342E6"/>
                          <w:p w14:paraId="3FF476AD" w14:textId="77777777" w:rsidR="00E273F9" w:rsidRPr="006342E6" w:rsidRDefault="00E273F9" w:rsidP="006342E6">
                            <w:pPr>
                              <w:pStyle w:val="Footer"/>
                              <w:ind w:left="0"/>
                              <w:rPr>
                                <w:sz w:val="20"/>
                                <w:szCs w:val="20"/>
                              </w:rPr>
                            </w:pPr>
                            <w:r w:rsidRPr="006342E6">
                              <w:rPr>
                                <w:i/>
                                <w:sz w:val="20"/>
                                <w:szCs w:val="20"/>
                              </w:rPr>
                              <w:t>Tjänstedomänansvarig</w:t>
                            </w:r>
                            <w:r w:rsidRPr="006342E6">
                              <w:rPr>
                                <w:sz w:val="20"/>
                                <w:szCs w:val="20"/>
                              </w:rPr>
                              <w:t>:</w:t>
                            </w:r>
                          </w:p>
                          <w:p w14:paraId="2079A823" w14:textId="77777777" w:rsidR="00E273F9" w:rsidRPr="006342E6" w:rsidRDefault="00E273F9" w:rsidP="006342E6">
                            <w:pPr>
                              <w:rPr>
                                <w:i/>
                                <w:szCs w:val="20"/>
                              </w:rPr>
                            </w:pPr>
                            <w:r w:rsidRPr="006342E6">
                              <w:rPr>
                                <w:szCs w:val="20"/>
                              </w:rPr>
                              <w:t>Henrika Littorin, Inera AB</w:t>
                            </w:r>
                          </w:p>
                          <w:p w14:paraId="7633FFA8" w14:textId="77777777" w:rsidR="00E273F9" w:rsidRPr="006342E6" w:rsidRDefault="00E273F9" w:rsidP="006342E6">
                            <w:pPr>
                              <w:pStyle w:val="Footer"/>
                              <w:ind w:left="0"/>
                              <w:rPr>
                                <w:i/>
                                <w:sz w:val="20"/>
                                <w:szCs w:val="20"/>
                              </w:rPr>
                            </w:pPr>
                          </w:p>
                          <w:p w14:paraId="43E3D208" w14:textId="77777777" w:rsidR="00E273F9" w:rsidRPr="006342E6" w:rsidRDefault="00E273F9" w:rsidP="006342E6">
                            <w:pPr>
                              <w:pStyle w:val="Footer"/>
                              <w:ind w:left="0"/>
                              <w:rPr>
                                <w:sz w:val="20"/>
                                <w:szCs w:val="20"/>
                              </w:rPr>
                            </w:pPr>
                            <w:r w:rsidRPr="006342E6">
                              <w:rPr>
                                <w:i/>
                                <w:sz w:val="20"/>
                                <w:szCs w:val="20"/>
                              </w:rPr>
                              <w:t>Projektgrupp 2013-05-07 – 2013-08-16</w:t>
                            </w:r>
                          </w:p>
                          <w:p w14:paraId="15FD5C71" w14:textId="77777777" w:rsidR="00E273F9" w:rsidRPr="006342E6" w:rsidRDefault="00E273F9" w:rsidP="006342E6">
                            <w:pPr>
                              <w:pStyle w:val="Footer"/>
                              <w:ind w:left="0"/>
                              <w:rPr>
                                <w:sz w:val="20"/>
                                <w:szCs w:val="20"/>
                              </w:rPr>
                            </w:pPr>
                            <w:r w:rsidRPr="006342E6">
                              <w:rPr>
                                <w:sz w:val="20"/>
                                <w:szCs w:val="20"/>
                              </w:rPr>
                              <w:t>Johan Zenk, Landstinget i Östergötland, ordförande HSA Förvaltningsgrupp</w:t>
                            </w:r>
                          </w:p>
                          <w:p w14:paraId="33D0253B" w14:textId="77777777" w:rsidR="00E273F9" w:rsidRPr="006342E6" w:rsidRDefault="00E273F9" w:rsidP="006342E6">
                            <w:pPr>
                              <w:pStyle w:val="Footer"/>
                              <w:ind w:left="0"/>
                              <w:rPr>
                                <w:sz w:val="20"/>
                                <w:szCs w:val="20"/>
                              </w:rPr>
                            </w:pPr>
                            <w:r w:rsidRPr="006342E6">
                              <w:rPr>
                                <w:sz w:val="20"/>
                                <w:szCs w:val="20"/>
                              </w:rPr>
                              <w:t>Henrika Littorin, Inera AB, tjänsteansvarig HSA</w:t>
                            </w:r>
                          </w:p>
                          <w:p w14:paraId="53311B87" w14:textId="77777777" w:rsidR="00E273F9" w:rsidRPr="006342E6" w:rsidRDefault="00E273F9" w:rsidP="006342E6">
                            <w:pPr>
                              <w:pStyle w:val="Footer"/>
                              <w:ind w:left="0"/>
                              <w:rPr>
                                <w:sz w:val="20"/>
                                <w:szCs w:val="20"/>
                              </w:rPr>
                            </w:pPr>
                            <w:r w:rsidRPr="006342E6">
                              <w:rPr>
                                <w:sz w:val="20"/>
                                <w:szCs w:val="20"/>
                              </w:rPr>
                              <w:t>Ronny Nilsson, Inera AB, konsult och teknisk expert HSA</w:t>
                            </w:r>
                          </w:p>
                          <w:p w14:paraId="1DF9F4BE" w14:textId="77777777" w:rsidR="00E273F9" w:rsidRPr="006342E6" w:rsidRDefault="00E273F9" w:rsidP="006342E6">
                            <w:pPr>
                              <w:pStyle w:val="Footer"/>
                              <w:ind w:left="0"/>
                              <w:rPr>
                                <w:sz w:val="20"/>
                                <w:szCs w:val="20"/>
                              </w:rPr>
                            </w:pPr>
                            <w:r w:rsidRPr="006342E6">
                              <w:rPr>
                                <w:sz w:val="20"/>
                                <w:szCs w:val="20"/>
                              </w:rPr>
                              <w:t>Björn Skeppner, Inera AB, IT-arkitekt</w:t>
                            </w:r>
                          </w:p>
                          <w:p w14:paraId="192EE9AE" w14:textId="77777777" w:rsidR="00E273F9" w:rsidRPr="006342E6" w:rsidRDefault="00E273F9" w:rsidP="006342E6">
                            <w:pPr>
                              <w:pStyle w:val="Footer"/>
                              <w:ind w:left="0"/>
                              <w:rPr>
                                <w:sz w:val="20"/>
                                <w:szCs w:val="20"/>
                              </w:rPr>
                            </w:pPr>
                          </w:p>
                          <w:p w14:paraId="37C764B8" w14:textId="77777777" w:rsidR="00E273F9" w:rsidRPr="006342E6" w:rsidRDefault="00E273F9" w:rsidP="006342E6">
                            <w:pPr>
                              <w:pStyle w:val="Footer"/>
                              <w:ind w:left="0"/>
                              <w:rPr>
                                <w:sz w:val="20"/>
                                <w:szCs w:val="20"/>
                              </w:rPr>
                            </w:pPr>
                            <w:r w:rsidRPr="006342E6">
                              <w:rPr>
                                <w:i/>
                                <w:sz w:val="20"/>
                                <w:szCs w:val="20"/>
                              </w:rPr>
                              <w:t>Utveckling och test</w:t>
                            </w:r>
                          </w:p>
                          <w:p w14:paraId="776FBCA2" w14:textId="77777777" w:rsidR="00E273F9" w:rsidRPr="006342E6" w:rsidRDefault="00E273F9" w:rsidP="006342E6">
                            <w:pPr>
                              <w:pStyle w:val="Footer"/>
                              <w:ind w:left="0"/>
                              <w:rPr>
                                <w:sz w:val="20"/>
                                <w:szCs w:val="20"/>
                              </w:rPr>
                            </w:pPr>
                            <w:r w:rsidRPr="006342E6">
                              <w:rPr>
                                <w:sz w:val="20"/>
                                <w:szCs w:val="20"/>
                              </w:rPr>
                              <w:t>Robert Lundmark, Cybercom Sweden AB</w:t>
                            </w:r>
                          </w:p>
                          <w:p w14:paraId="14A4923C" w14:textId="77777777" w:rsidR="00E273F9" w:rsidRPr="006342E6" w:rsidRDefault="00E273F9" w:rsidP="006342E6">
                            <w:pPr>
                              <w:pStyle w:val="Footer"/>
                              <w:ind w:left="0"/>
                              <w:rPr>
                                <w:sz w:val="20"/>
                                <w:szCs w:val="20"/>
                              </w:rPr>
                            </w:pPr>
                            <w:r w:rsidRPr="006342E6">
                              <w:rPr>
                                <w:sz w:val="20"/>
                                <w:szCs w:val="20"/>
                              </w:rPr>
                              <w:t>Ronny Nilsson, Inera AB, konsult och teknisk expert HSA</w:t>
                            </w:r>
                          </w:p>
                          <w:p w14:paraId="79656D58" w14:textId="2D41E929" w:rsidR="00E273F9" w:rsidRPr="00861A25" w:rsidRDefault="00E273F9" w:rsidP="0039481C">
                            <w:pPr>
                              <w:rPr>
                                <w:i/>
                              </w:rPr>
                            </w:pPr>
                          </w:p>
                        </w:txbxContent>
                      </wps:txbx>
                      <wps:bodyPr rot="0" vert="horz" wrap="square" lIns="91440" tIns="45720" rIns="91440" bIns="45720" anchor="t" anchorCtr="0" upright="1">
                        <a:noAutofit/>
                      </wps:bodyPr>
                    </wps:wsp>
                  </a:graphicData>
                </a:graphic>
              </wp:inline>
            </w:drawing>
          </mc:Choice>
          <mc:Fallback>
            <w:pict>
              <v:shapetype w14:anchorId="279033D0" id="_x0000_t202" coordsize="21600,21600" o:spt="202" path="m,l,21600r21600,l21600,xe">
                <v:stroke joinstyle="miter"/>
                <v:path gradientshapeok="t" o:connecttype="rect"/>
              </v:shapetype>
              <v:shape id="Text Box 11" o:spid="_x0000_s1026" type="#_x0000_t202" style="width:453pt;height:17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" fillcolor="#ddd">
                <v:textbox>
                  <w:txbxContent>
                    <w:p w14:paraId="549A8FBA" w14:textId="77777777" w:rsidR="00E273F9" w:rsidRPr="006342E6" w:rsidRDefault="00E273F9" w:rsidP="006342E6">
                      <w:pPr>
                        <w:pStyle w:val="Footer"/>
                        <w:ind w:left="0"/>
                        <w:rPr>
                          <w:b/>
                          <w:i/>
                          <w:sz w:val="20"/>
                          <w:szCs w:val="20"/>
                        </w:rPr>
                      </w:pPr>
                      <w:r w:rsidRPr="006342E6">
                        <w:rPr>
                          <w:b/>
                          <w:i/>
                          <w:sz w:val="20"/>
                          <w:szCs w:val="20"/>
                        </w:rPr>
                        <w:t>I arbetet har följande personer deltagit:</w:t>
                      </w:r>
                    </w:p>
                    <w:p w14:paraId="4888B780" w14:textId="77777777" w:rsidR="00E273F9" w:rsidRDefault="00E273F9" w:rsidP="006342E6"/>
                    <w:p w14:paraId="3FF476AD" w14:textId="77777777" w:rsidR="00E273F9" w:rsidRPr="006342E6" w:rsidRDefault="00E273F9" w:rsidP="006342E6">
                      <w:pPr>
                        <w:pStyle w:val="Footer"/>
                        <w:ind w:left="0"/>
                        <w:rPr>
                          <w:sz w:val="20"/>
                          <w:szCs w:val="20"/>
                        </w:rPr>
                      </w:pPr>
                      <w:r w:rsidRPr="006342E6">
                        <w:rPr>
                          <w:i/>
                          <w:sz w:val="20"/>
                          <w:szCs w:val="20"/>
                        </w:rPr>
                        <w:t>Tjänstedomänansvarig</w:t>
                      </w:r>
                      <w:r w:rsidRPr="006342E6">
                        <w:rPr>
                          <w:sz w:val="20"/>
                          <w:szCs w:val="20"/>
                        </w:rPr>
                        <w:t>:</w:t>
                      </w:r>
                    </w:p>
                    <w:p w14:paraId="2079A823" w14:textId="77777777" w:rsidR="00E273F9" w:rsidRPr="006342E6" w:rsidRDefault="00E273F9" w:rsidP="006342E6">
                      <w:pPr>
                        <w:rPr>
                          <w:i/>
                          <w:szCs w:val="20"/>
                        </w:rPr>
                      </w:pPr>
                      <w:r w:rsidRPr="006342E6">
                        <w:rPr>
                          <w:szCs w:val="20"/>
                        </w:rPr>
                        <w:t>Henrika Littorin, Inera AB</w:t>
                      </w:r>
                    </w:p>
                    <w:p w14:paraId="7633FFA8" w14:textId="77777777" w:rsidR="00E273F9" w:rsidRPr="006342E6" w:rsidRDefault="00E273F9" w:rsidP="006342E6">
                      <w:pPr>
                        <w:pStyle w:val="Footer"/>
                        <w:ind w:left="0"/>
                        <w:rPr>
                          <w:i/>
                          <w:sz w:val="20"/>
                          <w:szCs w:val="20"/>
                        </w:rPr>
                      </w:pPr>
                    </w:p>
                    <w:p w14:paraId="43E3D208" w14:textId="77777777" w:rsidR="00E273F9" w:rsidRPr="006342E6" w:rsidRDefault="00E273F9" w:rsidP="006342E6">
                      <w:pPr>
                        <w:pStyle w:val="Footer"/>
                        <w:ind w:left="0"/>
                        <w:rPr>
                          <w:sz w:val="20"/>
                          <w:szCs w:val="20"/>
                        </w:rPr>
                      </w:pPr>
                      <w:r w:rsidRPr="006342E6">
                        <w:rPr>
                          <w:i/>
                          <w:sz w:val="20"/>
                          <w:szCs w:val="20"/>
                        </w:rPr>
                        <w:t>Projektgrupp 2013-05-07 – 2013-08-16</w:t>
                      </w:r>
                    </w:p>
                    <w:p w14:paraId="15FD5C71" w14:textId="77777777" w:rsidR="00E273F9" w:rsidRPr="006342E6" w:rsidRDefault="00E273F9" w:rsidP="006342E6">
                      <w:pPr>
                        <w:pStyle w:val="Footer"/>
                        <w:ind w:left="0"/>
                        <w:rPr>
                          <w:sz w:val="20"/>
                          <w:szCs w:val="20"/>
                        </w:rPr>
                      </w:pPr>
                      <w:r w:rsidRPr="006342E6">
                        <w:rPr>
                          <w:sz w:val="20"/>
                          <w:szCs w:val="20"/>
                        </w:rPr>
                        <w:t>Johan Zenk, Landstinget i Östergötland, ordförande HSA Förvaltningsgrupp</w:t>
                      </w:r>
                    </w:p>
                    <w:p w14:paraId="33D0253B" w14:textId="77777777" w:rsidR="00E273F9" w:rsidRPr="006342E6" w:rsidRDefault="00E273F9" w:rsidP="006342E6">
                      <w:pPr>
                        <w:pStyle w:val="Footer"/>
                        <w:ind w:left="0"/>
                        <w:rPr>
                          <w:sz w:val="20"/>
                          <w:szCs w:val="20"/>
                        </w:rPr>
                      </w:pPr>
                      <w:r w:rsidRPr="006342E6">
                        <w:rPr>
                          <w:sz w:val="20"/>
                          <w:szCs w:val="20"/>
                        </w:rPr>
                        <w:t>Henrika Littorin, Inera AB, tjänsteansvarig HSA</w:t>
                      </w:r>
                    </w:p>
                    <w:p w14:paraId="53311B87" w14:textId="77777777" w:rsidR="00E273F9" w:rsidRPr="006342E6" w:rsidRDefault="00E273F9" w:rsidP="006342E6">
                      <w:pPr>
                        <w:pStyle w:val="Footer"/>
                        <w:ind w:left="0"/>
                        <w:rPr>
                          <w:sz w:val="20"/>
                          <w:szCs w:val="20"/>
                        </w:rPr>
                      </w:pPr>
                      <w:r w:rsidRPr="006342E6">
                        <w:rPr>
                          <w:sz w:val="20"/>
                          <w:szCs w:val="20"/>
                        </w:rPr>
                        <w:t>Ronny Nilsson, Inera AB, konsult och teknisk expert HSA</w:t>
                      </w:r>
                    </w:p>
                    <w:p w14:paraId="1DF9F4BE" w14:textId="77777777" w:rsidR="00E273F9" w:rsidRPr="006342E6" w:rsidRDefault="00E273F9" w:rsidP="006342E6">
                      <w:pPr>
                        <w:pStyle w:val="Footer"/>
                        <w:ind w:left="0"/>
                        <w:rPr>
                          <w:sz w:val="20"/>
                          <w:szCs w:val="20"/>
                        </w:rPr>
                      </w:pPr>
                      <w:r w:rsidRPr="006342E6">
                        <w:rPr>
                          <w:sz w:val="20"/>
                          <w:szCs w:val="20"/>
                        </w:rPr>
                        <w:t>Björn Skeppner, Inera AB, IT-arkitekt</w:t>
                      </w:r>
                    </w:p>
                    <w:p w14:paraId="192EE9AE" w14:textId="77777777" w:rsidR="00E273F9" w:rsidRPr="006342E6" w:rsidRDefault="00E273F9" w:rsidP="006342E6">
                      <w:pPr>
                        <w:pStyle w:val="Footer"/>
                        <w:ind w:left="0"/>
                        <w:rPr>
                          <w:sz w:val="20"/>
                          <w:szCs w:val="20"/>
                        </w:rPr>
                      </w:pPr>
                    </w:p>
                    <w:p w14:paraId="37C764B8" w14:textId="77777777" w:rsidR="00E273F9" w:rsidRPr="006342E6" w:rsidRDefault="00E273F9" w:rsidP="006342E6">
                      <w:pPr>
                        <w:pStyle w:val="Footer"/>
                        <w:ind w:left="0"/>
                        <w:rPr>
                          <w:sz w:val="20"/>
                          <w:szCs w:val="20"/>
                        </w:rPr>
                      </w:pPr>
                      <w:r w:rsidRPr="006342E6">
                        <w:rPr>
                          <w:i/>
                          <w:sz w:val="20"/>
                          <w:szCs w:val="20"/>
                        </w:rPr>
                        <w:t>Utveckling och test</w:t>
                      </w:r>
                    </w:p>
                    <w:p w14:paraId="776FBCA2" w14:textId="77777777" w:rsidR="00E273F9" w:rsidRPr="006342E6" w:rsidRDefault="00E273F9" w:rsidP="006342E6">
                      <w:pPr>
                        <w:pStyle w:val="Footer"/>
                        <w:ind w:left="0"/>
                        <w:rPr>
                          <w:sz w:val="20"/>
                          <w:szCs w:val="20"/>
                        </w:rPr>
                      </w:pPr>
                      <w:r w:rsidRPr="006342E6">
                        <w:rPr>
                          <w:sz w:val="20"/>
                          <w:szCs w:val="20"/>
                        </w:rPr>
                        <w:t>Robert Lundmark, Cybercom Sweden AB</w:t>
                      </w:r>
                    </w:p>
                    <w:p w14:paraId="14A4923C" w14:textId="77777777" w:rsidR="00E273F9" w:rsidRPr="006342E6" w:rsidRDefault="00E273F9" w:rsidP="006342E6">
                      <w:pPr>
                        <w:pStyle w:val="Footer"/>
                        <w:ind w:left="0"/>
                        <w:rPr>
                          <w:sz w:val="20"/>
                          <w:szCs w:val="20"/>
                        </w:rPr>
                      </w:pPr>
                      <w:r w:rsidRPr="006342E6">
                        <w:rPr>
                          <w:sz w:val="20"/>
                          <w:szCs w:val="20"/>
                        </w:rPr>
                        <w:t>Ronny Nilsson, Inera AB, konsult och teknisk expert HSA</w:t>
                      </w:r>
                    </w:p>
                    <w:p w14:paraId="79656D58" w14:textId="2D41E929" w:rsidR="00E273F9" w:rsidRPr="00861A25" w:rsidRDefault="00E273F9" w:rsidP="0039481C">
                      <w:pPr>
                        <w:rPr>
                          <w:i/>
                        </w:rPr>
                      </w:pPr>
                    </w:p>
                  </w:txbxContent>
                </v:textbox>
                <w10:anchorlock/>
              </v:shape>
            </w:pict>
          </mc:Fallback>
        </mc:AlternateContent>
      </w:r>
      <w:r>
        <w:tab/>
      </w:r>
    </w:p>
    <w:p w14:paraId="6A4B8311" w14:textId="77777777" w:rsidR="0039481C" w:rsidRDefault="0039481C" w:rsidP="0039481C">
      <w:pPr>
        <w:pStyle w:val="Heading1"/>
      </w:pPr>
      <w:bookmarkStart w:id="470" w:name="_Toc198086678"/>
      <w:bookmarkStart w:id="471" w:name="_Toc224960918"/>
      <w:bookmarkStart w:id="472" w:name="_Toc357754844"/>
      <w:bookmarkStart w:id="473" w:name="_Toc243452542"/>
      <w:bookmarkStart w:id="474" w:name="_Toc163300578"/>
      <w:bookmarkStart w:id="475" w:name="_Toc163300880"/>
      <w:bookmarkStart w:id="476" w:name="_Toc198366954"/>
      <w:bookmarkStart w:id="477" w:name="_Toc467578320"/>
      <w:r>
        <w:t>Versionsinformation</w:t>
      </w:r>
      <w:bookmarkEnd w:id="470"/>
      <w:bookmarkEnd w:id="471"/>
      <w:bookmarkEnd w:id="472"/>
      <w:bookmarkEnd w:id="473"/>
      <w:bookmarkEnd w:id="477"/>
    </w:p>
    <w:p w14:paraId="6DF01A89" w14:textId="080CE5C6" w:rsidR="0039481C" w:rsidRPr="000105E5" w:rsidRDefault="0039481C" w:rsidP="0039481C">
      <w:r>
        <w:t xml:space="preserve">Denna revision av tjänstekontraktsbeskrivningen handlar om version </w:t>
      </w:r>
      <w:del w:id="478" w:author="Littorin Henrika" w:date="2016-08-23T20:43:00Z">
        <w:r w:rsidR="009D60B2" w:rsidRPr="00EB3EAB" w:rsidDel="00D8589E">
          <w:rPr>
            <w:color w:val="008000"/>
          </w:rPr>
          <w:fldChar w:fldCharType="begin"/>
        </w:r>
        <w:r w:rsidR="009D60B2" w:rsidRPr="00EB3EAB" w:rsidDel="00D8589E">
          <w:rPr>
            <w:color w:val="008000"/>
          </w:rPr>
          <w:delInstrText xml:space="preserve"> DOCPROPERTY  "Version1" \* MERGEFORMAT </w:delInstrText>
        </w:r>
        <w:r w:rsidR="009D60B2" w:rsidRPr="00EB3EAB" w:rsidDel="00D8589E">
          <w:rPr>
            <w:color w:val="008000"/>
          </w:rPr>
          <w:fldChar w:fldCharType="separate"/>
        </w:r>
        <w:r w:rsidR="00FE5927" w:rsidRPr="00AE0146" w:rsidDel="00D8589E">
          <w:rPr>
            <w:b/>
            <w:color w:val="008000"/>
          </w:rPr>
          <w:delText>1</w:delText>
        </w:r>
        <w:r w:rsidR="009D60B2" w:rsidRPr="00EB3EAB" w:rsidDel="00D8589E">
          <w:rPr>
            <w:b/>
            <w:color w:val="008000"/>
          </w:rPr>
          <w:fldChar w:fldCharType="end"/>
        </w:r>
        <w:r w:rsidR="009D60B2" w:rsidRPr="00EB3EAB" w:rsidDel="00D8589E">
          <w:rPr>
            <w:color w:val="008000"/>
          </w:rPr>
          <w:delText>.</w:delText>
        </w:r>
        <w:r w:rsidR="00AD00BA" w:rsidDel="00D8589E">
          <w:rPr>
            <w:color w:val="008000"/>
          </w:rPr>
          <w:delText>1</w:delText>
        </w:r>
        <w:r w:rsidR="009D60B2" w:rsidRPr="00EB3EAB" w:rsidDel="00D8589E">
          <w:rPr>
            <w:color w:val="008000"/>
          </w:rPr>
          <w:fldChar w:fldCharType="begin"/>
        </w:r>
        <w:r w:rsidR="009D60B2" w:rsidRPr="00EB3EAB" w:rsidDel="00D8589E">
          <w:rPr>
            <w:color w:val="008000"/>
          </w:rPr>
          <w:delInstrText xml:space="preserve"> DOCPROPERTY "Version3" \* MERGEFORMAT </w:delInstrText>
        </w:r>
        <w:r w:rsidR="009D60B2" w:rsidRPr="00EB3EAB" w:rsidDel="00D8589E">
          <w:rPr>
            <w:color w:val="008000"/>
          </w:rPr>
          <w:fldChar w:fldCharType="separate"/>
        </w:r>
        <w:r w:rsidR="00FE5927" w:rsidRPr="00AE0146" w:rsidDel="00D8589E">
          <w:rPr>
            <w:b/>
            <w:color w:val="008000"/>
          </w:rPr>
          <w:delText>0</w:delText>
        </w:r>
        <w:r w:rsidR="009D60B2" w:rsidRPr="00EB3EAB" w:rsidDel="00D8589E">
          <w:rPr>
            <w:b/>
            <w:color w:val="008000"/>
          </w:rPr>
          <w:fldChar w:fldCharType="end"/>
        </w:r>
      </w:del>
      <w:ins w:id="479" w:author="Littorin Henrika" w:date="2016-08-23T20:43:00Z">
        <w:r w:rsidR="00D8589E">
          <w:rPr>
            <w:color w:val="008000"/>
          </w:rPr>
          <w:t>2.0</w:t>
        </w:r>
      </w:ins>
      <w:r w:rsidRPr="000105E5">
        <w:t xml:space="preserve">. </w:t>
      </w:r>
    </w:p>
    <w:p w14:paraId="2F36E12C" w14:textId="77777777" w:rsidR="0039481C" w:rsidRDefault="0039481C" w:rsidP="0039481C">
      <w:r>
        <w:t xml:space="preserve">Observera att version för detta dokument och domänen måste vara lika. Detta för att spårbarheten inte skall brytas. </w:t>
      </w:r>
    </w:p>
    <w:p w14:paraId="676921EF" w14:textId="77777777" w:rsidR="0039481C" w:rsidRDefault="0039481C" w:rsidP="0039481C"/>
    <w:p w14:paraId="4747BC91" w14:textId="6843BF17" w:rsidR="0039481C" w:rsidRDefault="0039481C" w:rsidP="0039481C">
      <w:pPr>
        <w:pStyle w:val="Heading2"/>
      </w:pPr>
      <w:bookmarkStart w:id="480" w:name="_Toc357754845"/>
      <w:bookmarkStart w:id="481" w:name="_Toc243452543"/>
      <w:bookmarkStart w:id="482" w:name="_Toc163300882"/>
      <w:del w:id="483" w:author="Littorin Henrika" w:date="2016-08-23T20:43:00Z">
        <w:r w:rsidDel="00D8589E">
          <w:delText xml:space="preserve">Version </w:delText>
        </w:r>
        <w:r w:rsidRPr="00EB3EAB" w:rsidDel="00D8589E">
          <w:rPr>
            <w:color w:val="008000"/>
          </w:rPr>
          <w:fldChar w:fldCharType="begin"/>
        </w:r>
        <w:r w:rsidRPr="00EB3EAB" w:rsidDel="00D8589E">
          <w:rPr>
            <w:color w:val="008000"/>
          </w:rPr>
          <w:delInstrText xml:space="preserve"> DOCPROPERTY  "Version1" \* MERGEFORMAT </w:delInstrText>
        </w:r>
        <w:r w:rsidRPr="00EB3EAB" w:rsidDel="00D8589E">
          <w:rPr>
            <w:color w:val="008000"/>
          </w:rPr>
          <w:fldChar w:fldCharType="separate"/>
        </w:r>
        <w:r w:rsidR="00FE5927" w:rsidRPr="00AE0146" w:rsidDel="00D8589E">
          <w:rPr>
            <w:b/>
            <w:color w:val="008000"/>
          </w:rPr>
          <w:delText>1</w:delText>
        </w:r>
        <w:r w:rsidRPr="00EB3EAB" w:rsidDel="00D8589E">
          <w:rPr>
            <w:b/>
            <w:color w:val="008000"/>
          </w:rPr>
          <w:fldChar w:fldCharType="end"/>
        </w:r>
        <w:r w:rsidRPr="00EB3EAB" w:rsidDel="00D8589E">
          <w:rPr>
            <w:color w:val="008000"/>
          </w:rPr>
          <w:delText>.</w:delText>
        </w:r>
        <w:bookmarkEnd w:id="480"/>
        <w:bookmarkEnd w:id="481"/>
        <w:r w:rsidR="00292685" w:rsidDel="00D8589E">
          <w:rPr>
            <w:color w:val="008000"/>
          </w:rPr>
          <w:delText>3</w:delText>
        </w:r>
      </w:del>
      <w:bookmarkStart w:id="484" w:name="_Toc467578321"/>
      <w:ins w:id="485" w:author="Littorin Henrika" w:date="2016-08-23T20:43:00Z">
        <w:r w:rsidR="00D8589E">
          <w:t>2.0</w:t>
        </w:r>
      </w:ins>
      <w:bookmarkEnd w:id="484"/>
    </w:p>
    <w:p w14:paraId="2619F25A" w14:textId="77777777" w:rsidR="0039481C" w:rsidRDefault="0039481C" w:rsidP="0039481C">
      <w:pPr>
        <w:pStyle w:val="Heading3"/>
      </w:pPr>
      <w:bookmarkStart w:id="486" w:name="_Toc243452544"/>
      <w:bookmarkStart w:id="487" w:name="_Toc467578322"/>
      <w:r>
        <w:t>Oförändrade tjänstekontrakt</w:t>
      </w:r>
      <w:bookmarkEnd w:id="486"/>
      <w:bookmarkEnd w:id="487"/>
    </w:p>
    <w:p w14:paraId="451F09E8" w14:textId="6871D95C" w:rsidR="0021747E" w:rsidDel="00D8589E" w:rsidRDefault="0021747E" w:rsidP="0021747E">
      <w:pPr>
        <w:numPr>
          <w:ilvl w:val="0"/>
          <w:numId w:val="27"/>
        </w:numPr>
        <w:spacing w:after="60" w:line="240" w:lineRule="auto"/>
        <w:rPr>
          <w:moveFrom w:id="488" w:author="Littorin Henrika" w:date="2016-08-23T20:44:00Z"/>
          <w:rFonts w:cs="Arial"/>
          <w:szCs w:val="20"/>
        </w:rPr>
      </w:pPr>
      <w:moveFromRangeStart w:id="489" w:author="Littorin Henrika" w:date="2016-08-23T20:44:00Z" w:name="move459748420"/>
      <w:moveFrom w:id="490" w:author="Littorin Henrika" w:date="2016-08-23T20:44:00Z">
        <w:r w:rsidRPr="00DF7196" w:rsidDel="00D8589E">
          <w:rPr>
            <w:rFonts w:cs="Arial"/>
            <w:szCs w:val="20"/>
          </w:rPr>
          <w:t>GetUnit</w:t>
        </w:r>
      </w:moveFrom>
    </w:p>
    <w:p w14:paraId="3D4D16C1" w14:textId="3CDC5CC8" w:rsidR="00D100DC" w:rsidDel="00D8589E" w:rsidRDefault="00292685">
      <w:pPr>
        <w:numPr>
          <w:ilvl w:val="0"/>
          <w:numId w:val="27"/>
        </w:numPr>
        <w:spacing w:after="60" w:line="240" w:lineRule="auto"/>
        <w:rPr>
          <w:moveFrom w:id="491" w:author="Littorin Henrika" w:date="2016-08-23T20:44:00Z"/>
          <w:rFonts w:cs="Arial"/>
          <w:szCs w:val="20"/>
        </w:rPr>
      </w:pPr>
      <w:moveFromRangeStart w:id="492" w:author="Littorin Henrika" w:date="2016-08-23T20:44:00Z" w:name="move459748399"/>
      <w:moveFromRangeEnd w:id="489"/>
      <w:moveFrom w:id="493" w:author="Littorin Henrika" w:date="2016-08-23T20:44:00Z">
        <w:r w:rsidRPr="00DF7196" w:rsidDel="00D8589E">
          <w:rPr>
            <w:rFonts w:cs="Arial"/>
            <w:szCs w:val="20"/>
          </w:rPr>
          <w:t>GetHealthCareUnitList</w:t>
        </w:r>
      </w:moveFrom>
    </w:p>
    <w:p w14:paraId="3959951F" w14:textId="73628D71" w:rsidR="006342E6" w:rsidDel="00D8589E" w:rsidRDefault="00D100DC" w:rsidP="00AE0146">
      <w:pPr>
        <w:numPr>
          <w:ilvl w:val="0"/>
          <w:numId w:val="27"/>
        </w:numPr>
        <w:spacing w:after="60" w:line="240" w:lineRule="auto"/>
        <w:rPr>
          <w:moveFrom w:id="494" w:author="Littorin Henrika" w:date="2016-08-23T20:44:00Z"/>
        </w:rPr>
      </w:pPr>
      <w:moveFrom w:id="495" w:author="Littorin Henrika" w:date="2016-08-23T20:44:00Z">
        <w:r w:rsidRPr="00DF7196" w:rsidDel="00D8589E">
          <w:rPr>
            <w:rFonts w:cs="Arial"/>
            <w:szCs w:val="20"/>
          </w:rPr>
          <w:t>GetHealthCareUnitMembers</w:t>
        </w:r>
        <w:bookmarkStart w:id="496" w:name="_Toc243452545"/>
      </w:moveFrom>
    </w:p>
    <w:moveFromRangeEnd w:id="492"/>
    <w:p w14:paraId="3CBA9191" w14:textId="77777777" w:rsidR="006342E6" w:rsidRPr="00DF7196" w:rsidRDefault="006342E6" w:rsidP="006342E6"/>
    <w:p w14:paraId="00D1F070" w14:textId="77777777" w:rsidR="0039481C" w:rsidRDefault="0039481C" w:rsidP="0039481C">
      <w:pPr>
        <w:pStyle w:val="Heading3"/>
      </w:pPr>
      <w:bookmarkStart w:id="497" w:name="_Toc467578323"/>
      <w:r>
        <w:t>Nya tjänstekontrakt</w:t>
      </w:r>
      <w:bookmarkEnd w:id="496"/>
      <w:bookmarkEnd w:id="497"/>
    </w:p>
    <w:p w14:paraId="05A517A4" w14:textId="039AD455" w:rsidR="00C8102A" w:rsidRDefault="00C8102A" w:rsidP="006342E6">
      <w:r w:rsidRPr="00DF7196">
        <w:t xml:space="preserve">Inga tjänstekontrakt har </w:t>
      </w:r>
      <w:r>
        <w:t>tillkommit.</w:t>
      </w:r>
    </w:p>
    <w:p w14:paraId="2B83C3D7" w14:textId="77777777" w:rsidR="0039481C" w:rsidRPr="00DC5529" w:rsidRDefault="0039481C" w:rsidP="0039481C">
      <w:pPr>
        <w:rPr>
          <w:highlight w:val="yellow"/>
        </w:rPr>
      </w:pPr>
    </w:p>
    <w:p w14:paraId="78FCE635" w14:textId="77777777" w:rsidR="0039481C" w:rsidRDefault="0039481C" w:rsidP="0039481C">
      <w:pPr>
        <w:pStyle w:val="Heading3"/>
      </w:pPr>
      <w:bookmarkStart w:id="498" w:name="_Toc243452546"/>
      <w:bookmarkStart w:id="499" w:name="_Toc467578324"/>
      <w:r>
        <w:t>Förändrade tjänstekontrakt</w:t>
      </w:r>
      <w:bookmarkEnd w:id="498"/>
      <w:bookmarkEnd w:id="499"/>
    </w:p>
    <w:p w14:paraId="5576D4D8" w14:textId="77777777" w:rsidR="00C8102A" w:rsidRDefault="00C8102A" w:rsidP="00C8102A">
      <w:pPr>
        <w:numPr>
          <w:ilvl w:val="0"/>
          <w:numId w:val="27"/>
        </w:numPr>
        <w:spacing w:after="60" w:line="240" w:lineRule="auto"/>
        <w:rPr>
          <w:rFonts w:cs="Arial"/>
          <w:szCs w:val="20"/>
        </w:rPr>
      </w:pPr>
      <w:r w:rsidRPr="00DF7196">
        <w:rPr>
          <w:rFonts w:cs="Arial"/>
          <w:szCs w:val="20"/>
        </w:rPr>
        <w:t>GetHealthCareUnit</w:t>
      </w:r>
    </w:p>
    <w:p w14:paraId="51B4C339" w14:textId="6D98104B" w:rsidR="00D100DC" w:rsidRPr="00D100DC" w:rsidRDefault="00D100DC">
      <w:pPr>
        <w:numPr>
          <w:ilvl w:val="0"/>
          <w:numId w:val="27"/>
        </w:numPr>
        <w:spacing w:after="60" w:line="240" w:lineRule="auto"/>
        <w:rPr>
          <w:rFonts w:cs="Arial"/>
          <w:szCs w:val="20"/>
        </w:rPr>
      </w:pPr>
      <w:r w:rsidRPr="00DF7196">
        <w:rPr>
          <w:rFonts w:cs="Arial"/>
          <w:szCs w:val="20"/>
        </w:rPr>
        <w:t>GetHealthCareUnit</w:t>
      </w:r>
      <w:r>
        <w:rPr>
          <w:rFonts w:cs="Arial"/>
          <w:szCs w:val="20"/>
        </w:rPr>
        <w:t>IncludingManager</w:t>
      </w:r>
    </w:p>
    <w:p w14:paraId="26D91E11" w14:textId="77777777" w:rsidR="00D8589E" w:rsidRDefault="00D8589E" w:rsidP="00D8589E">
      <w:pPr>
        <w:numPr>
          <w:ilvl w:val="0"/>
          <w:numId w:val="27"/>
        </w:numPr>
        <w:spacing w:after="60" w:line="240" w:lineRule="auto"/>
        <w:rPr>
          <w:moveTo w:id="500" w:author="Littorin Henrika" w:date="2016-08-23T20:44:00Z"/>
          <w:rFonts w:cs="Arial"/>
          <w:szCs w:val="20"/>
        </w:rPr>
      </w:pPr>
      <w:moveToRangeStart w:id="501" w:author="Littorin Henrika" w:date="2016-08-23T20:44:00Z" w:name="move459748399"/>
      <w:moveTo w:id="502" w:author="Littorin Henrika" w:date="2016-08-23T20:44:00Z">
        <w:r w:rsidRPr="00DF7196">
          <w:rPr>
            <w:rFonts w:cs="Arial"/>
            <w:szCs w:val="20"/>
          </w:rPr>
          <w:t>GetHealthCareUnitList</w:t>
        </w:r>
      </w:moveTo>
    </w:p>
    <w:p w14:paraId="726328F2" w14:textId="77777777" w:rsidR="00D8589E" w:rsidRDefault="00D8589E" w:rsidP="00D8589E">
      <w:pPr>
        <w:numPr>
          <w:ilvl w:val="0"/>
          <w:numId w:val="27"/>
        </w:numPr>
        <w:spacing w:after="60" w:line="240" w:lineRule="auto"/>
        <w:rPr>
          <w:moveTo w:id="503" w:author="Littorin Henrika" w:date="2016-08-23T20:44:00Z"/>
        </w:rPr>
      </w:pPr>
      <w:moveTo w:id="504" w:author="Littorin Henrika" w:date="2016-08-23T20:44:00Z">
        <w:r w:rsidRPr="00DF7196">
          <w:rPr>
            <w:rFonts w:cs="Arial"/>
            <w:szCs w:val="20"/>
          </w:rPr>
          <w:t>GetHealthCareUnitMembers</w:t>
        </w:r>
      </w:moveTo>
    </w:p>
    <w:p w14:paraId="72AC9914" w14:textId="77777777" w:rsidR="00D8589E" w:rsidRDefault="00D8589E" w:rsidP="00D8589E">
      <w:pPr>
        <w:numPr>
          <w:ilvl w:val="0"/>
          <w:numId w:val="27"/>
        </w:numPr>
        <w:spacing w:after="60" w:line="240" w:lineRule="auto"/>
        <w:rPr>
          <w:moveTo w:id="505" w:author="Littorin Henrika" w:date="2016-08-23T20:44:00Z"/>
          <w:rFonts w:cs="Arial"/>
          <w:szCs w:val="20"/>
        </w:rPr>
      </w:pPr>
      <w:moveToRangeStart w:id="506" w:author="Littorin Henrika" w:date="2016-08-23T20:44:00Z" w:name="move459748420"/>
      <w:moveToRangeEnd w:id="501"/>
      <w:moveTo w:id="507" w:author="Littorin Henrika" w:date="2016-08-23T20:44:00Z">
        <w:r w:rsidRPr="00DF7196">
          <w:rPr>
            <w:rFonts w:cs="Arial"/>
            <w:szCs w:val="20"/>
          </w:rPr>
          <w:t>GetUnit</w:t>
        </w:r>
      </w:moveTo>
    </w:p>
    <w:moveToRangeEnd w:id="506"/>
    <w:p w14:paraId="00310CB8" w14:textId="1F144948" w:rsidR="0039481C" w:rsidRDefault="00C8102A" w:rsidP="0039481C">
      <w:r w:rsidRPr="00DF7196">
        <w:rPr>
          <w:rFonts w:cs="Arial"/>
          <w:szCs w:val="20"/>
        </w:rPr>
        <w:t xml:space="preserve">Se kontraktsbeskrivningar under kap </w:t>
      </w:r>
      <w:r w:rsidR="00AD00BA">
        <w:rPr>
          <w:rFonts w:cs="Arial"/>
          <w:szCs w:val="20"/>
        </w:rPr>
        <w:fldChar w:fldCharType="begin"/>
      </w:r>
      <w:r w:rsidR="00AD00BA">
        <w:rPr>
          <w:rFonts w:cs="Arial"/>
          <w:szCs w:val="20"/>
        </w:rPr>
        <w:instrText xml:space="preserve"> REF _Ref426100086 \r \h </w:instrText>
      </w:r>
      <w:r w:rsidR="00AD00BA">
        <w:rPr>
          <w:rFonts w:cs="Arial"/>
          <w:szCs w:val="20"/>
        </w:rPr>
      </w:r>
      <w:r w:rsidR="00AD00BA">
        <w:rPr>
          <w:rFonts w:cs="Arial"/>
          <w:szCs w:val="20"/>
        </w:rPr>
        <w:fldChar w:fldCharType="separate"/>
      </w:r>
      <w:r w:rsidR="00EF4B91">
        <w:rPr>
          <w:rFonts w:cs="Arial"/>
          <w:szCs w:val="20"/>
        </w:rPr>
        <w:t>6</w:t>
      </w:r>
      <w:r w:rsidR="00AD00BA">
        <w:rPr>
          <w:rFonts w:cs="Arial"/>
          <w:szCs w:val="20"/>
        </w:rPr>
        <w:fldChar w:fldCharType="end"/>
      </w:r>
      <w:r w:rsidR="00AD00BA">
        <w:rPr>
          <w:rFonts w:cs="Arial"/>
          <w:szCs w:val="20"/>
        </w:rPr>
        <w:t>.</w:t>
      </w:r>
    </w:p>
    <w:p w14:paraId="74C18F23" w14:textId="77777777" w:rsidR="0039481C" w:rsidRPr="0038515C" w:rsidRDefault="0039481C" w:rsidP="0039481C"/>
    <w:p w14:paraId="409D1692" w14:textId="77777777" w:rsidR="0039481C" w:rsidRDefault="0039481C" w:rsidP="0039481C">
      <w:pPr>
        <w:pStyle w:val="Heading3"/>
      </w:pPr>
      <w:bookmarkStart w:id="508" w:name="_Toc243452547"/>
      <w:bookmarkStart w:id="509" w:name="_Toc467578325"/>
      <w:r>
        <w:t>Utgångna tjänstekontrakt</w:t>
      </w:r>
      <w:bookmarkEnd w:id="508"/>
      <w:bookmarkEnd w:id="509"/>
    </w:p>
    <w:p w14:paraId="6577B3A2" w14:textId="77777777" w:rsidR="0039481C" w:rsidRDefault="0039481C" w:rsidP="0039481C">
      <w:r w:rsidRPr="006342E6">
        <w:t>Inga tjänstekontrakt har utgått.</w:t>
      </w:r>
    </w:p>
    <w:p w14:paraId="3C332A77" w14:textId="77777777" w:rsidR="0039481C" w:rsidRPr="00C80D82" w:rsidRDefault="0039481C" w:rsidP="0039481C"/>
    <w:p w14:paraId="11F0DE31" w14:textId="77777777" w:rsidR="0039481C" w:rsidRDefault="0039481C" w:rsidP="0039481C">
      <w:pPr>
        <w:pStyle w:val="Heading2"/>
      </w:pPr>
      <w:bookmarkStart w:id="510" w:name="_Toc357754846"/>
      <w:bookmarkStart w:id="511" w:name="_Toc243452548"/>
      <w:bookmarkStart w:id="512" w:name="_Toc467578326"/>
      <w:r>
        <w:t xml:space="preserve">Version </w:t>
      </w:r>
      <w:r w:rsidRPr="006342E6">
        <w:t>tidigare</w:t>
      </w:r>
      <w:bookmarkEnd w:id="510"/>
      <w:bookmarkEnd w:id="511"/>
      <w:bookmarkEnd w:id="512"/>
    </w:p>
    <w:p w14:paraId="6088B1CD" w14:textId="71D784B7" w:rsidR="0039481C" w:rsidRPr="006342E6" w:rsidRDefault="00B101DC" w:rsidP="0039481C">
      <w:r>
        <w:t>1.</w:t>
      </w:r>
      <w:ins w:id="513" w:author="Littorin Henrika" w:date="2016-08-23T20:44:00Z">
        <w:r w:rsidR="00D8589E">
          <w:t>3</w:t>
        </w:r>
      </w:ins>
      <w:del w:id="514" w:author="Littorin Henrika" w:date="2016-08-23T20:44:00Z">
        <w:r w:rsidR="0054575C" w:rsidDel="00D8589E">
          <w:delText>2</w:delText>
        </w:r>
      </w:del>
    </w:p>
    <w:p w14:paraId="7719E18E" w14:textId="77777777" w:rsidR="0039481C" w:rsidRPr="00C63695" w:rsidRDefault="0039481C" w:rsidP="0039481C">
      <w:pPr>
        <w:pStyle w:val="BodyText"/>
      </w:pPr>
    </w:p>
    <w:p w14:paraId="36EF0DDB" w14:textId="77777777" w:rsidR="0039481C" w:rsidRDefault="0039481C" w:rsidP="0039481C">
      <w:pPr>
        <w:pStyle w:val="Heading1"/>
      </w:pPr>
      <w:bookmarkStart w:id="515" w:name="_Toc357754847"/>
      <w:bookmarkStart w:id="516" w:name="_Toc243452549"/>
      <w:bookmarkStart w:id="517" w:name="_Ref426100320"/>
      <w:bookmarkStart w:id="518" w:name="_Toc467578327"/>
      <w:bookmarkEnd w:id="482"/>
      <w:r>
        <w:t>Tjänstedomänens arkitektur</w:t>
      </w:r>
      <w:bookmarkEnd w:id="515"/>
      <w:bookmarkEnd w:id="516"/>
      <w:bookmarkEnd w:id="517"/>
      <w:bookmarkEnd w:id="518"/>
    </w:p>
    <w:p w14:paraId="12067E40" w14:textId="77777777" w:rsidR="0039481C" w:rsidRDefault="0039481C" w:rsidP="0039481C">
      <w:pPr>
        <w:rPr>
          <w:color w:val="4F81BD" w:themeColor="accent1"/>
        </w:rPr>
      </w:pPr>
    </w:p>
    <w:p w14:paraId="1E260C15" w14:textId="77777777" w:rsidR="0039481C" w:rsidRPr="006342E6" w:rsidRDefault="0039481C" w:rsidP="0039481C">
      <w:pPr>
        <w:pStyle w:val="Heading2"/>
      </w:pPr>
      <w:bookmarkStart w:id="519" w:name="_Toc357754848"/>
      <w:bookmarkStart w:id="520" w:name="_Toc243452550"/>
      <w:bookmarkStart w:id="521" w:name="_Toc467578328"/>
      <w:r w:rsidRPr="006342E6">
        <w:t>Flöden</w:t>
      </w:r>
      <w:bookmarkEnd w:id="519"/>
      <w:bookmarkEnd w:id="520"/>
      <w:bookmarkEnd w:id="521"/>
    </w:p>
    <w:p w14:paraId="34AA4943" w14:textId="0772C4BF" w:rsidR="0039481C" w:rsidRPr="006342E6" w:rsidRDefault="0039481C" w:rsidP="0039481C">
      <w:pPr>
        <w:pStyle w:val="Heading3"/>
      </w:pPr>
      <w:bookmarkStart w:id="522" w:name="_Toc243452551"/>
      <w:bookmarkStart w:id="523" w:name="_Toc467578329"/>
      <w:r w:rsidRPr="006342E6">
        <w:t xml:space="preserve">Flöde </w:t>
      </w:r>
      <w:bookmarkEnd w:id="522"/>
      <w:r w:rsidR="006342E6" w:rsidRPr="006342E6">
        <w:t>– Hämta specificerad informationsmängd</w:t>
      </w:r>
      <w:bookmarkEnd w:id="523"/>
    </w:p>
    <w:p w14:paraId="5E275BBA" w14:textId="77777777" w:rsidR="006342E6" w:rsidRPr="00DF7196" w:rsidRDefault="006342E6" w:rsidP="006342E6">
      <w:r w:rsidRPr="00DF7196">
        <w:t xml:space="preserve">Kataloginformation om organisation och </w:t>
      </w:r>
      <w:r>
        <w:t>enheter/funktioner</w:t>
      </w:r>
      <w:r w:rsidRPr="00DF7196">
        <w:t xml:space="preserve"> kan användas för många olika syften och behovet av information ser då också olika ut. </w:t>
      </w:r>
      <w:r>
        <w:t>Principen för informationshämtningen är dock densamma och kan beskrivas med samma flöde.</w:t>
      </w:r>
    </w:p>
    <w:p w14:paraId="26F6D0CE" w14:textId="77777777" w:rsidR="006342E6" w:rsidRPr="00DF7196" w:rsidRDefault="006342E6" w:rsidP="006342E6">
      <w:r w:rsidRPr="00DF7196">
        <w:t xml:space="preserve">Ett stort och viktigt användningsområde för katalogtjänster inom vård och omsorg är vårdsökningar där en användare på en webbsida söker efter till exempel en sjukgymnastikmottagning i Oxelösund eller information om vart de ska vända sig med akut halsfluss när klockan är sju på en fredag kväll. Sökalgoritmerna skapas i detta fall av tjänstekonsumentens tjänst (webbsidan), men tjänsteproducentens tjänst bidrar med information om vilka vårdmottagningar som finns, vilken typ av verksamhet de bedriver samt öppettider och annan kontaktinformation. </w:t>
      </w:r>
    </w:p>
    <w:p w14:paraId="65B52754" w14:textId="77777777" w:rsidR="006342E6" w:rsidRPr="006A5C19" w:rsidRDefault="006342E6" w:rsidP="006342E6">
      <w:r w:rsidRPr="006A5C19">
        <w:t xml:space="preserve">Andra exempel på befintliga användningar är presentation av olika typer av förvalslistor i gränssnitt riktade mot vårdpersonal (t.ex. vilka vårdenheter som ingår i en vårdgivares verksamhet eller vilka mottagningar som tillhör en klinik) eller detaljerad kontaktinformation till en enhet, funktion eller person. Informationen skulle också kunna sägas stödja en behörighetshantering baserad </w:t>
      </w:r>
      <w:r>
        <w:t>personliga/anställningsrelaterade egenskaper, då tjänstekontrakten också levererar behörighetsgrundande information i form av t.ex. tillhörighet till legitimerad yrkesgrupp och befattning.</w:t>
      </w:r>
    </w:p>
    <w:p w14:paraId="71B2C011" w14:textId="77777777" w:rsidR="006342E6" w:rsidRPr="00DF7196" w:rsidRDefault="006342E6" w:rsidP="006342E6"/>
    <w:p w14:paraId="717F445C" w14:textId="77777777" w:rsidR="006342E6" w:rsidRPr="00DF7196" w:rsidRDefault="006342E6" w:rsidP="006342E6">
      <w:r w:rsidRPr="00DF7196">
        <w:t>Samtliga dessa användningsområden kan beskrivas med nedanstående övergripande flöde.</w:t>
      </w:r>
    </w:p>
    <w:p w14:paraId="3A6E64C0" w14:textId="77777777" w:rsidR="006342E6" w:rsidRPr="00DF7196" w:rsidRDefault="006342E6" w:rsidP="006342E6">
      <w:r w:rsidRPr="00DF7196">
        <w:t xml:space="preserve">Tjänstekontrakten som idag stödjer detta flöde är </w:t>
      </w:r>
    </w:p>
    <w:p w14:paraId="381BDFCF" w14:textId="478C4CD5" w:rsidR="006342E6" w:rsidRPr="00DF7196" w:rsidRDefault="006342E6" w:rsidP="006342E6">
      <w:pPr>
        <w:numPr>
          <w:ilvl w:val="0"/>
          <w:numId w:val="27"/>
        </w:numPr>
        <w:spacing w:after="60" w:line="240" w:lineRule="auto"/>
        <w:rPr>
          <w:rFonts w:cs="Arial"/>
          <w:szCs w:val="20"/>
        </w:rPr>
      </w:pPr>
      <w:r w:rsidRPr="00DF7196">
        <w:rPr>
          <w:rFonts w:cs="Arial"/>
          <w:szCs w:val="20"/>
        </w:rPr>
        <w:t>GetHealthCareUnit (se avsnitt</w:t>
      </w:r>
      <w:r>
        <w:rPr>
          <w:rFonts w:cs="Arial"/>
          <w:szCs w:val="20"/>
        </w:rPr>
        <w:t xml:space="preserve"> </w:t>
      </w:r>
      <w:r>
        <w:rPr>
          <w:rFonts w:cs="Arial"/>
          <w:szCs w:val="20"/>
        </w:rPr>
        <w:fldChar w:fldCharType="begin"/>
      </w:r>
      <w:r>
        <w:rPr>
          <w:rFonts w:cs="Arial"/>
          <w:szCs w:val="20"/>
        </w:rPr>
        <w:instrText xml:space="preserve"> REF _Ref370936701 \r \h </w:instrText>
      </w:r>
      <w:r>
        <w:rPr>
          <w:rFonts w:cs="Arial"/>
          <w:szCs w:val="20"/>
        </w:rPr>
      </w:r>
      <w:r>
        <w:rPr>
          <w:rFonts w:cs="Arial"/>
          <w:szCs w:val="20"/>
        </w:rPr>
        <w:fldChar w:fldCharType="separate"/>
      </w:r>
      <w:r w:rsidR="00EF4B91">
        <w:rPr>
          <w:rFonts w:cs="Arial"/>
          <w:szCs w:val="20"/>
        </w:rPr>
        <w:t>6.1</w:t>
      </w:r>
      <w:r>
        <w:rPr>
          <w:rFonts w:cs="Arial"/>
          <w:szCs w:val="20"/>
        </w:rPr>
        <w:fldChar w:fldCharType="end"/>
      </w:r>
      <w:r w:rsidRPr="00DF7196">
        <w:rPr>
          <w:rFonts w:cs="Arial"/>
          <w:szCs w:val="20"/>
        </w:rPr>
        <w:t>)</w:t>
      </w:r>
    </w:p>
    <w:p w14:paraId="2065DBAC" w14:textId="165BA1B0" w:rsidR="006342E6" w:rsidRPr="00DF7196" w:rsidRDefault="006342E6" w:rsidP="006342E6">
      <w:pPr>
        <w:numPr>
          <w:ilvl w:val="0"/>
          <w:numId w:val="27"/>
        </w:numPr>
        <w:spacing w:after="60" w:line="240" w:lineRule="auto"/>
        <w:rPr>
          <w:rFonts w:cs="Arial"/>
          <w:szCs w:val="20"/>
        </w:rPr>
      </w:pPr>
      <w:r w:rsidRPr="00DF7196">
        <w:rPr>
          <w:rFonts w:cs="Arial"/>
          <w:szCs w:val="20"/>
        </w:rPr>
        <w:t xml:space="preserve">GetHealthCareUnitList (se avsnitt </w:t>
      </w:r>
      <w:r w:rsidRPr="00DF7196">
        <w:rPr>
          <w:rFonts w:cs="Arial"/>
          <w:szCs w:val="20"/>
        </w:rPr>
        <w:fldChar w:fldCharType="begin"/>
      </w:r>
      <w:r w:rsidRPr="00DF7196">
        <w:rPr>
          <w:rFonts w:cs="Arial"/>
          <w:szCs w:val="20"/>
        </w:rPr>
        <w:instrText xml:space="preserve"> REF _Ref362009936 \r \h </w:instrText>
      </w:r>
      <w:r w:rsidRPr="00DF7196">
        <w:rPr>
          <w:rFonts w:cs="Arial"/>
          <w:szCs w:val="20"/>
        </w:rPr>
      </w:r>
      <w:r w:rsidRPr="00DF7196">
        <w:rPr>
          <w:rFonts w:cs="Arial"/>
          <w:szCs w:val="20"/>
        </w:rPr>
        <w:fldChar w:fldCharType="separate"/>
      </w:r>
      <w:r w:rsidR="00EF4B91">
        <w:rPr>
          <w:rFonts w:cs="Arial"/>
          <w:szCs w:val="20"/>
        </w:rPr>
        <w:t>6.2</w:t>
      </w:r>
      <w:r w:rsidRPr="00DF7196">
        <w:rPr>
          <w:rFonts w:cs="Arial"/>
          <w:szCs w:val="20"/>
        </w:rPr>
        <w:fldChar w:fldCharType="end"/>
      </w:r>
      <w:r w:rsidRPr="00DF7196">
        <w:rPr>
          <w:rFonts w:cs="Arial"/>
          <w:szCs w:val="20"/>
        </w:rPr>
        <w:t>)</w:t>
      </w:r>
    </w:p>
    <w:p w14:paraId="7EA9164B" w14:textId="1B58DCDE" w:rsidR="006342E6" w:rsidRPr="00DF7196" w:rsidRDefault="006342E6" w:rsidP="006342E6">
      <w:pPr>
        <w:numPr>
          <w:ilvl w:val="0"/>
          <w:numId w:val="27"/>
        </w:numPr>
        <w:spacing w:after="60" w:line="240" w:lineRule="auto"/>
        <w:rPr>
          <w:rFonts w:cs="Arial"/>
          <w:szCs w:val="20"/>
        </w:rPr>
      </w:pPr>
      <w:r w:rsidRPr="00DF7196">
        <w:rPr>
          <w:rFonts w:cs="Arial"/>
          <w:szCs w:val="20"/>
        </w:rPr>
        <w:t xml:space="preserve">GetHealthCareUnitMembers (se avsnitt </w:t>
      </w:r>
      <w:r w:rsidRPr="00DF7196">
        <w:rPr>
          <w:rFonts w:cs="Arial"/>
          <w:szCs w:val="20"/>
        </w:rPr>
        <w:fldChar w:fldCharType="begin"/>
      </w:r>
      <w:r w:rsidRPr="00DF7196">
        <w:rPr>
          <w:rFonts w:cs="Arial"/>
          <w:szCs w:val="20"/>
        </w:rPr>
        <w:instrText xml:space="preserve"> REF _Ref362009943 \r \h </w:instrText>
      </w:r>
      <w:r w:rsidRPr="00DF7196">
        <w:rPr>
          <w:rFonts w:cs="Arial"/>
          <w:szCs w:val="20"/>
        </w:rPr>
      </w:r>
      <w:r w:rsidRPr="00DF7196">
        <w:rPr>
          <w:rFonts w:cs="Arial"/>
          <w:szCs w:val="20"/>
        </w:rPr>
        <w:fldChar w:fldCharType="separate"/>
      </w:r>
      <w:r w:rsidR="00EF4B91">
        <w:rPr>
          <w:rFonts w:cs="Arial"/>
          <w:szCs w:val="20"/>
        </w:rPr>
        <w:t>6.3</w:t>
      </w:r>
      <w:r w:rsidRPr="00DF7196">
        <w:rPr>
          <w:rFonts w:cs="Arial"/>
          <w:szCs w:val="20"/>
        </w:rPr>
        <w:fldChar w:fldCharType="end"/>
      </w:r>
      <w:r w:rsidRPr="00DF7196">
        <w:rPr>
          <w:rFonts w:cs="Arial"/>
          <w:szCs w:val="20"/>
        </w:rPr>
        <w:t>)</w:t>
      </w:r>
    </w:p>
    <w:p w14:paraId="37C94005" w14:textId="06AE1B51" w:rsidR="006342E6" w:rsidRDefault="006342E6" w:rsidP="006342E6">
      <w:pPr>
        <w:numPr>
          <w:ilvl w:val="0"/>
          <w:numId w:val="27"/>
        </w:numPr>
        <w:spacing w:after="60" w:line="240" w:lineRule="auto"/>
        <w:rPr>
          <w:rFonts w:cs="Arial"/>
          <w:szCs w:val="20"/>
        </w:rPr>
      </w:pPr>
      <w:bookmarkStart w:id="524" w:name="OLE_LINK3"/>
      <w:bookmarkStart w:id="525" w:name="OLE_LINK4"/>
      <w:r w:rsidRPr="00DF7196">
        <w:rPr>
          <w:rFonts w:cs="Arial"/>
          <w:szCs w:val="20"/>
        </w:rPr>
        <w:t xml:space="preserve">GetUnit (se avsnitt </w:t>
      </w:r>
      <w:r w:rsidRPr="00DF7196">
        <w:rPr>
          <w:rFonts w:cs="Arial"/>
          <w:szCs w:val="20"/>
        </w:rPr>
        <w:fldChar w:fldCharType="begin"/>
      </w:r>
      <w:r w:rsidRPr="00DF7196">
        <w:rPr>
          <w:rFonts w:cs="Arial"/>
          <w:szCs w:val="20"/>
        </w:rPr>
        <w:instrText xml:space="preserve"> REF _Ref362009945 \r \h </w:instrText>
      </w:r>
      <w:r w:rsidRPr="00DF7196">
        <w:rPr>
          <w:rFonts w:cs="Arial"/>
          <w:szCs w:val="20"/>
        </w:rPr>
      </w:r>
      <w:r w:rsidRPr="00DF7196">
        <w:rPr>
          <w:rFonts w:cs="Arial"/>
          <w:szCs w:val="20"/>
        </w:rPr>
        <w:fldChar w:fldCharType="separate"/>
      </w:r>
      <w:r w:rsidR="00EF4B91">
        <w:rPr>
          <w:rFonts w:cs="Arial"/>
          <w:szCs w:val="20"/>
        </w:rPr>
        <w:t>6.4</w:t>
      </w:r>
      <w:r w:rsidRPr="00DF7196">
        <w:rPr>
          <w:rFonts w:cs="Arial"/>
          <w:szCs w:val="20"/>
        </w:rPr>
        <w:fldChar w:fldCharType="end"/>
      </w:r>
      <w:r w:rsidRPr="00DF7196">
        <w:rPr>
          <w:rFonts w:cs="Arial"/>
          <w:szCs w:val="20"/>
        </w:rPr>
        <w:t>)</w:t>
      </w:r>
    </w:p>
    <w:p w14:paraId="4E75EED2" w14:textId="0F08F2B3" w:rsidR="00DD53DF" w:rsidRPr="00DF7196" w:rsidRDefault="00DD53DF" w:rsidP="006342E6">
      <w:pPr>
        <w:numPr>
          <w:ilvl w:val="0"/>
          <w:numId w:val="27"/>
        </w:numPr>
        <w:spacing w:after="60" w:line="240" w:lineRule="auto"/>
        <w:rPr>
          <w:rFonts w:cs="Arial"/>
          <w:szCs w:val="20"/>
        </w:rPr>
      </w:pPr>
      <w:r>
        <w:rPr>
          <w:rFonts w:cs="Arial"/>
          <w:szCs w:val="20"/>
        </w:rPr>
        <w:t xml:space="preserve">GetHealthCareUnitIncludingManager (se avsnitt </w:t>
      </w:r>
      <w:r w:rsidR="00354E29">
        <w:rPr>
          <w:rFonts w:cs="Arial"/>
          <w:szCs w:val="20"/>
        </w:rPr>
        <w:fldChar w:fldCharType="begin"/>
      </w:r>
      <w:r w:rsidR="00354E29">
        <w:rPr>
          <w:rFonts w:cs="Arial"/>
          <w:szCs w:val="20"/>
        </w:rPr>
        <w:instrText xml:space="preserve"> REF _Ref412210041 \r \h </w:instrText>
      </w:r>
      <w:r w:rsidR="00354E29">
        <w:rPr>
          <w:rFonts w:cs="Arial"/>
          <w:szCs w:val="20"/>
        </w:rPr>
      </w:r>
      <w:r w:rsidR="00354E29">
        <w:rPr>
          <w:rFonts w:cs="Arial"/>
          <w:szCs w:val="20"/>
        </w:rPr>
        <w:fldChar w:fldCharType="separate"/>
      </w:r>
      <w:r w:rsidR="00EF4B91">
        <w:rPr>
          <w:rFonts w:cs="Arial"/>
          <w:szCs w:val="20"/>
        </w:rPr>
        <w:t>6.5</w:t>
      </w:r>
      <w:r w:rsidR="00354E29">
        <w:rPr>
          <w:rFonts w:cs="Arial"/>
          <w:szCs w:val="20"/>
        </w:rPr>
        <w:fldChar w:fldCharType="end"/>
      </w:r>
      <w:r w:rsidR="00354E29">
        <w:rPr>
          <w:rFonts w:cs="Arial"/>
          <w:szCs w:val="20"/>
        </w:rPr>
        <w:t>)</w:t>
      </w:r>
    </w:p>
    <w:bookmarkEnd w:id="524"/>
    <w:bookmarkEnd w:id="525"/>
    <w:p w14:paraId="3EA9D490" w14:textId="77777777" w:rsidR="006342E6" w:rsidRDefault="006342E6" w:rsidP="006342E6">
      <w:pPr>
        <w:rPr>
          <w:rFonts w:cs="Arial"/>
          <w:szCs w:val="20"/>
        </w:rPr>
      </w:pPr>
      <w:r w:rsidRPr="00DF7196">
        <w:rPr>
          <w:rFonts w:cs="Arial"/>
          <w:szCs w:val="20"/>
        </w:rPr>
        <w:t>Fler tjänstekontrakt k</w:t>
      </w:r>
      <w:r>
        <w:rPr>
          <w:rFonts w:cs="Arial"/>
          <w:szCs w:val="20"/>
        </w:rPr>
        <w:t>an komma</w:t>
      </w:r>
      <w:r w:rsidRPr="00DF7196">
        <w:rPr>
          <w:rFonts w:cs="Arial"/>
          <w:szCs w:val="20"/>
        </w:rPr>
        <w:t xml:space="preserve"> att utvecklas varefter behov uppstår.</w:t>
      </w:r>
    </w:p>
    <w:p w14:paraId="144C5C80" w14:textId="77777777" w:rsidR="006342E6" w:rsidRPr="00DF7196" w:rsidRDefault="006342E6" w:rsidP="006342E6">
      <w:pPr>
        <w:rPr>
          <w:rFonts w:cs="Arial"/>
          <w:szCs w:val="20"/>
        </w:rPr>
      </w:pPr>
    </w:p>
    <w:p w14:paraId="5ECF72A9" w14:textId="77777777" w:rsidR="0039481C" w:rsidRDefault="0039481C" w:rsidP="0039481C">
      <w:pPr>
        <w:pStyle w:val="Heading4"/>
      </w:pPr>
      <w:r>
        <w:t>Arbetsflöde</w:t>
      </w:r>
    </w:p>
    <w:p w14:paraId="3C2BE799" w14:textId="77777777" w:rsidR="006342E6" w:rsidRPr="00DF7196" w:rsidRDefault="006342E6" w:rsidP="006342E6">
      <w:pPr>
        <w:pStyle w:val="ListParagraph"/>
        <w:numPr>
          <w:ilvl w:val="0"/>
          <w:numId w:val="34"/>
        </w:numPr>
        <w:tabs>
          <w:tab w:val="left" w:pos="3912"/>
        </w:tabs>
        <w:spacing w:after="60" w:line="240" w:lineRule="auto"/>
      </w:pPr>
      <w:r w:rsidRPr="00DF7196">
        <w:t>Flödet startar generellt när en användare i tjänstekonsumentens tjänst (nedan kallad Tjänsten) önskar åtkomst till viss information som finns i tjänsteproducentens tjänst (nedan kallad Katalogen)</w:t>
      </w:r>
    </w:p>
    <w:p w14:paraId="7B60A634" w14:textId="77777777" w:rsidR="006342E6" w:rsidRPr="00DF7196" w:rsidRDefault="006342E6" w:rsidP="006342E6">
      <w:pPr>
        <w:pStyle w:val="ListParagraph"/>
        <w:numPr>
          <w:ilvl w:val="1"/>
          <w:numId w:val="34"/>
        </w:numPr>
        <w:tabs>
          <w:tab w:val="left" w:pos="3912"/>
        </w:tabs>
        <w:spacing w:after="60" w:line="240" w:lineRule="auto"/>
      </w:pPr>
      <w:r w:rsidRPr="00DF7196">
        <w:t>Exempel på önskemål kan vara att se detaljerad information en enhet, funktion eller person eller att se en lista över valbara vårdenheter vid registrering i ett kvalitetsledningssystem</w:t>
      </w:r>
    </w:p>
    <w:p w14:paraId="45D51FFC" w14:textId="77777777" w:rsidR="006342E6" w:rsidRPr="00DF7196" w:rsidRDefault="006342E6" w:rsidP="006342E6">
      <w:pPr>
        <w:pStyle w:val="ListParagraph"/>
        <w:numPr>
          <w:ilvl w:val="1"/>
          <w:numId w:val="34"/>
        </w:numPr>
        <w:tabs>
          <w:tab w:val="left" w:pos="3912"/>
        </w:tabs>
        <w:spacing w:after="60" w:line="240" w:lineRule="auto"/>
      </w:pPr>
      <w:r w:rsidRPr="00DF7196">
        <w:t>Tjänsteproducenten kan här antingen hämta den efterfrågande informationsmängden i det ögonblick då användaren försöker få åtkomst till informationen eller i förväg genom regelbunden (ofta dygnsvis) inhämtning av den totala informationsmängd som överenskommits i anslutningen</w:t>
      </w:r>
    </w:p>
    <w:p w14:paraId="1C38F392" w14:textId="77777777" w:rsidR="006342E6" w:rsidRPr="00DF7196" w:rsidRDefault="006342E6" w:rsidP="006342E6">
      <w:pPr>
        <w:pStyle w:val="ListParagraph"/>
        <w:numPr>
          <w:ilvl w:val="0"/>
          <w:numId w:val="34"/>
        </w:numPr>
        <w:tabs>
          <w:tab w:val="left" w:pos="3912"/>
        </w:tabs>
        <w:spacing w:after="60" w:line="240" w:lineRule="auto"/>
      </w:pPr>
      <w:r w:rsidRPr="00DF7196">
        <w:t>Relevanta inparametrar extraheras och skickas i överenskommet tjänstekontrakt till Katalogen</w:t>
      </w:r>
    </w:p>
    <w:p w14:paraId="4FE4E687" w14:textId="77777777" w:rsidR="006342E6" w:rsidRPr="00DF7196" w:rsidRDefault="006342E6" w:rsidP="006342E6">
      <w:pPr>
        <w:pStyle w:val="ListParagraph"/>
        <w:numPr>
          <w:ilvl w:val="1"/>
          <w:numId w:val="34"/>
        </w:numPr>
        <w:tabs>
          <w:tab w:val="left" w:pos="3912"/>
        </w:tabs>
        <w:spacing w:after="60" w:line="240" w:lineRule="auto"/>
      </w:pPr>
      <w:r w:rsidRPr="00DF7196">
        <w:t>Vilka inparametrar som är relevanta definieras i respektive kontrakt</w:t>
      </w:r>
    </w:p>
    <w:p w14:paraId="1B6CB59E" w14:textId="77777777" w:rsidR="006342E6" w:rsidRPr="00DF7196" w:rsidRDefault="006342E6" w:rsidP="006342E6">
      <w:pPr>
        <w:pStyle w:val="ListParagraph"/>
        <w:numPr>
          <w:ilvl w:val="0"/>
          <w:numId w:val="34"/>
        </w:numPr>
        <w:tabs>
          <w:tab w:val="left" w:pos="3912"/>
        </w:tabs>
        <w:spacing w:after="60" w:line="240" w:lineRule="auto"/>
      </w:pPr>
      <w:r w:rsidRPr="00DF7196">
        <w:lastRenderedPageBreak/>
        <w:t>Katalogen verifierar om aktuellt objekt återfinns i Katalogen, baserat på inskickade inparametrar</w:t>
      </w:r>
    </w:p>
    <w:p w14:paraId="34802971" w14:textId="4D3814B9" w:rsidR="006342E6" w:rsidRPr="00DF7196" w:rsidRDefault="006342E6" w:rsidP="006342E6">
      <w:pPr>
        <w:pStyle w:val="ListParagraph"/>
        <w:numPr>
          <w:ilvl w:val="1"/>
          <w:numId w:val="34"/>
        </w:numPr>
        <w:tabs>
          <w:tab w:val="left" w:pos="3912"/>
        </w:tabs>
        <w:spacing w:after="60" w:line="240" w:lineRule="auto"/>
      </w:pPr>
      <w:r w:rsidRPr="00DF7196">
        <w:t xml:space="preserve">Om så inte är fallet skickas ett meddelande till Tjänsten att objektet saknas och flödet fortsätter då enligt punkt </w:t>
      </w:r>
      <w:r w:rsidRPr="00DF7196">
        <w:fldChar w:fldCharType="begin"/>
      </w:r>
      <w:r w:rsidRPr="00DF7196">
        <w:instrText xml:space="preserve"> REF _Ref362010048 \r \h </w:instrText>
      </w:r>
      <w:r w:rsidRPr="00DF7196">
        <w:fldChar w:fldCharType="separate"/>
      </w:r>
      <w:r w:rsidR="00EF4B91">
        <w:t>6</w:t>
      </w:r>
      <w:r w:rsidRPr="00DF7196">
        <w:fldChar w:fldCharType="end"/>
      </w:r>
      <w:r>
        <w:t>.</w:t>
      </w:r>
    </w:p>
    <w:p w14:paraId="33C2B2FC" w14:textId="77777777" w:rsidR="006342E6" w:rsidRPr="00DF7196" w:rsidRDefault="006342E6" w:rsidP="006342E6">
      <w:pPr>
        <w:pStyle w:val="ListParagraph"/>
        <w:numPr>
          <w:ilvl w:val="0"/>
          <w:numId w:val="34"/>
        </w:numPr>
        <w:tabs>
          <w:tab w:val="left" w:pos="3912"/>
        </w:tabs>
        <w:spacing w:after="60" w:line="240" w:lineRule="auto"/>
      </w:pPr>
      <w:r w:rsidRPr="00DF7196">
        <w:t>Om objektet återfinns i Katalogen extraheras de egenskaper som specificerats i aktuellt tjänstekontrakt och skickas till Tjänsten</w:t>
      </w:r>
    </w:p>
    <w:p w14:paraId="4F594CB5" w14:textId="77777777" w:rsidR="006342E6" w:rsidRPr="00DF7196" w:rsidRDefault="006342E6" w:rsidP="006342E6">
      <w:pPr>
        <w:pStyle w:val="ListParagraph"/>
        <w:numPr>
          <w:ilvl w:val="0"/>
          <w:numId w:val="34"/>
        </w:numPr>
        <w:tabs>
          <w:tab w:val="left" w:pos="3912"/>
        </w:tabs>
        <w:spacing w:after="60" w:line="240" w:lineRule="auto"/>
      </w:pPr>
      <w:r w:rsidRPr="00DF7196">
        <w:t>Egenskaper för det eller de objekt som returnerats från Katalogen behandlas i Tjänsten</w:t>
      </w:r>
    </w:p>
    <w:p w14:paraId="2FE08975" w14:textId="77777777" w:rsidR="006342E6" w:rsidRPr="00DF7196" w:rsidRDefault="006342E6" w:rsidP="006342E6">
      <w:pPr>
        <w:pStyle w:val="ListParagraph"/>
        <w:numPr>
          <w:ilvl w:val="1"/>
          <w:numId w:val="34"/>
        </w:numPr>
        <w:tabs>
          <w:tab w:val="left" w:pos="3912"/>
        </w:tabs>
        <w:spacing w:after="60" w:line="240" w:lineRule="auto"/>
      </w:pPr>
      <w:r w:rsidRPr="00DF7196">
        <w:t>Irrelevant information sållas bort, eventuell nödvändig översättning av attributinnehåll görs och informationen läggs in i Tjänstens layout/mallar för presentation av information</w:t>
      </w:r>
    </w:p>
    <w:p w14:paraId="54060ED7" w14:textId="77777777" w:rsidR="006342E6" w:rsidRPr="00DF7196" w:rsidRDefault="006342E6" w:rsidP="006342E6">
      <w:pPr>
        <w:pStyle w:val="ListParagraph"/>
        <w:numPr>
          <w:ilvl w:val="1"/>
          <w:numId w:val="34"/>
        </w:numPr>
        <w:tabs>
          <w:tab w:val="left" w:pos="3912"/>
        </w:tabs>
        <w:spacing w:after="60" w:line="240" w:lineRule="auto"/>
      </w:pPr>
      <w:r w:rsidRPr="00DF7196">
        <w:t>Vissa tjänster använder även information från andra källor, t.ex. Nationella Patientenkäten eller Mina vårdkontakter som då också läggs ihop med informationen från Katalogen enligt ovan</w:t>
      </w:r>
    </w:p>
    <w:p w14:paraId="077436EF" w14:textId="77777777" w:rsidR="006342E6" w:rsidRPr="00DF7196" w:rsidRDefault="006342E6" w:rsidP="006342E6">
      <w:pPr>
        <w:pStyle w:val="ListParagraph"/>
        <w:numPr>
          <w:ilvl w:val="0"/>
          <w:numId w:val="34"/>
        </w:numPr>
        <w:tabs>
          <w:tab w:val="left" w:pos="3912"/>
        </w:tabs>
        <w:spacing w:after="60" w:line="240" w:lineRule="auto"/>
      </w:pPr>
      <w:bookmarkStart w:id="526" w:name="_Ref362010048"/>
      <w:r w:rsidRPr="00DF7196">
        <w:t xml:space="preserve">Tjänsten meddelar användaren </w:t>
      </w:r>
      <w:bookmarkEnd w:id="526"/>
      <w:r w:rsidRPr="00DF7196">
        <w:t>resultatet av sökningen och presenterar den information som erhållits från Katalogen samt eventuella andra informationskällor</w:t>
      </w:r>
    </w:p>
    <w:p w14:paraId="4A89D500" w14:textId="77777777" w:rsidR="0039481C" w:rsidRDefault="0039481C" w:rsidP="0039481C">
      <w:pPr>
        <w:pStyle w:val="Heading5"/>
      </w:pPr>
      <w:r w:rsidRPr="00E131FD">
        <w:t>Roller</w:t>
      </w:r>
    </w:p>
    <w:p w14:paraId="47238B11" w14:textId="77777777" w:rsidR="006342E6" w:rsidRDefault="006342E6" w:rsidP="0039481C"/>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8"/>
        <w:gridCol w:w="7069"/>
      </w:tblGrid>
      <w:tr w:rsidR="00DA3B1C" w:rsidRPr="000D195E" w14:paraId="459448B7" w14:textId="77777777" w:rsidTr="00A02230">
        <w:trPr>
          <w:trHeight w:val="348"/>
        </w:trPr>
        <w:tc>
          <w:tcPr>
            <w:tcW w:w="1027" w:type="pct"/>
            <w:shd w:val="clear" w:color="auto" w:fill="D9D9D9"/>
          </w:tcPr>
          <w:p w14:paraId="6DF4A927" w14:textId="77777777" w:rsidR="00DA3B1C" w:rsidRPr="000D195E" w:rsidRDefault="00DA3B1C" w:rsidP="00A02230">
            <w:pPr>
              <w:tabs>
                <w:tab w:val="left" w:pos="567"/>
              </w:tabs>
              <w:jc w:val="center"/>
            </w:pPr>
            <w:r w:rsidRPr="000D195E">
              <w:t>Namn/beteckning</w:t>
            </w:r>
          </w:p>
        </w:tc>
        <w:tc>
          <w:tcPr>
            <w:tcW w:w="3973" w:type="pct"/>
            <w:shd w:val="clear" w:color="auto" w:fill="D9D9D9"/>
          </w:tcPr>
          <w:p w14:paraId="5E0A20AC" w14:textId="77777777" w:rsidR="00DA3B1C" w:rsidRPr="000D195E" w:rsidRDefault="00DA3B1C" w:rsidP="00A02230">
            <w:pPr>
              <w:tabs>
                <w:tab w:val="left" w:pos="567"/>
              </w:tabs>
            </w:pPr>
            <w:r w:rsidRPr="000D195E">
              <w:t>Beskrivning</w:t>
            </w:r>
            <w:r>
              <w:t xml:space="preserve"> alt. referens</w:t>
            </w:r>
          </w:p>
        </w:tc>
      </w:tr>
      <w:tr w:rsidR="00DA3B1C" w:rsidRPr="000D195E" w14:paraId="5E1F6BEE" w14:textId="77777777" w:rsidTr="00A02230">
        <w:trPr>
          <w:trHeight w:val="709"/>
        </w:trPr>
        <w:tc>
          <w:tcPr>
            <w:tcW w:w="1027" w:type="pct"/>
          </w:tcPr>
          <w:p w14:paraId="64B67356" w14:textId="1A547859" w:rsidR="00DA3B1C" w:rsidRPr="000D195E" w:rsidRDefault="00DA3B1C" w:rsidP="00A02230">
            <w:pPr>
              <w:tabs>
                <w:tab w:val="left" w:pos="567"/>
              </w:tabs>
            </w:pPr>
            <w:r>
              <w:t>Användare</w:t>
            </w:r>
          </w:p>
        </w:tc>
        <w:tc>
          <w:tcPr>
            <w:tcW w:w="3973" w:type="pct"/>
          </w:tcPr>
          <w:p w14:paraId="4673A8CC" w14:textId="564E43C4" w:rsidR="00DA3B1C" w:rsidRPr="000D195E" w:rsidRDefault="00DA3B1C" w:rsidP="00A02230">
            <w:r>
              <w:t>Kan utgöras av allmänheten (en person som gör en vårdsökning på en publik webbplats) eller av en medarbetare inom vården (som söker information om tillgängliga enheter eller kontaktinformation till en specifik enhet)</w:t>
            </w:r>
          </w:p>
        </w:tc>
      </w:tr>
      <w:tr w:rsidR="00DA3B1C" w:rsidRPr="000D195E" w14:paraId="53C3D1CD" w14:textId="77777777" w:rsidTr="00A02230">
        <w:trPr>
          <w:trHeight w:val="709"/>
        </w:trPr>
        <w:tc>
          <w:tcPr>
            <w:tcW w:w="1027" w:type="pct"/>
          </w:tcPr>
          <w:p w14:paraId="767C70C9" w14:textId="77777777" w:rsidR="00DA3B1C" w:rsidRPr="000D195E" w:rsidRDefault="00DA3B1C" w:rsidP="00A02230">
            <w:pPr>
              <w:tabs>
                <w:tab w:val="left" w:pos="567"/>
              </w:tabs>
            </w:pPr>
          </w:p>
        </w:tc>
        <w:tc>
          <w:tcPr>
            <w:tcW w:w="3973" w:type="pct"/>
          </w:tcPr>
          <w:p w14:paraId="1EFFBB5E" w14:textId="77777777" w:rsidR="00DA3B1C" w:rsidRPr="000D195E" w:rsidRDefault="00DA3B1C" w:rsidP="00A02230">
            <w:pPr>
              <w:tabs>
                <w:tab w:val="left" w:pos="567"/>
              </w:tabs>
            </w:pPr>
          </w:p>
        </w:tc>
      </w:tr>
    </w:tbl>
    <w:p w14:paraId="4C1F75BD" w14:textId="77777777" w:rsidR="00DA3B1C" w:rsidRPr="00E131FD" w:rsidRDefault="00DA3B1C" w:rsidP="0039481C"/>
    <w:p w14:paraId="0B6D116F" w14:textId="2E0A3AE1" w:rsidR="0039481C" w:rsidRDefault="006342E6" w:rsidP="0039481C">
      <w:pPr>
        <w:pStyle w:val="Heading4"/>
      </w:pPr>
      <w:r>
        <w:lastRenderedPageBreak/>
        <w:t>Flödesdiagram</w:t>
      </w:r>
    </w:p>
    <w:p w14:paraId="724291EF" w14:textId="22F462FC" w:rsidR="0039481C" w:rsidRPr="007B79AC" w:rsidRDefault="006342E6" w:rsidP="0039481C">
      <w:pPr>
        <w:tabs>
          <w:tab w:val="left" w:pos="3912"/>
        </w:tabs>
        <w:rPr>
          <w:color w:val="4F81BD" w:themeColor="accent1"/>
        </w:rPr>
      </w:pPr>
      <w:r>
        <w:rPr>
          <w:rFonts w:ascii="Arial" w:eastAsia="ヒラギノ角ゴ Pro W3" w:hAnsi="Arial"/>
          <w:color w:val="000000"/>
          <w:szCs w:val="24"/>
        </w:rPr>
        <w:object w:dxaOrig="9915" w:dyaOrig="6960" w14:anchorId="7C4FF8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5.6pt;height:348pt" o:ole="">
            <v:imagedata r:id="rId10" o:title=""/>
          </v:shape>
          <o:OLEObject Type="Embed" ProgID="Visio.Drawing.11" ShapeID="_x0000_i1025" DrawAspect="Content" ObjectID="_1541320179" r:id="rId11"/>
        </w:object>
      </w:r>
    </w:p>
    <w:p w14:paraId="5E4E6378" w14:textId="77777777" w:rsidR="0039481C" w:rsidRDefault="0039481C" w:rsidP="0039481C">
      <w:pPr>
        <w:rPr>
          <w:color w:val="4F81BD" w:themeColor="accent1"/>
        </w:rPr>
      </w:pPr>
    </w:p>
    <w:p w14:paraId="004ACDC9" w14:textId="77777777" w:rsidR="0039481C" w:rsidRDefault="0039481C" w:rsidP="0039481C">
      <w:pPr>
        <w:pStyle w:val="Heading3"/>
      </w:pPr>
      <w:bookmarkStart w:id="527" w:name="_Toc243452553"/>
      <w:bookmarkStart w:id="528" w:name="_Toc467578330"/>
      <w:r>
        <w:t>Obligatoriska kontrakt</w:t>
      </w:r>
      <w:bookmarkEnd w:id="527"/>
      <w:bookmarkEnd w:id="528"/>
    </w:p>
    <w:p w14:paraId="3C41750F" w14:textId="77777777" w:rsidR="0039481C" w:rsidRPr="003727DE" w:rsidRDefault="0039481C" w:rsidP="0039481C"/>
    <w:tbl>
      <w:tblPr>
        <w:tblW w:w="0" w:type="auto"/>
        <w:tblInd w:w="567" w:type="dxa"/>
        <w:tblLayout w:type="fixed"/>
        <w:tblCellMar>
          <w:left w:w="0" w:type="dxa"/>
          <w:right w:w="0" w:type="dxa"/>
        </w:tblCellMar>
        <w:tblLook w:val="04A0" w:firstRow="1" w:lastRow="0" w:firstColumn="1" w:lastColumn="0" w:noHBand="0" w:noVBand="1"/>
      </w:tblPr>
      <w:tblGrid>
        <w:gridCol w:w="4928"/>
        <w:gridCol w:w="4678"/>
      </w:tblGrid>
      <w:tr w:rsidR="006342E6" w:rsidRPr="00865734" w14:paraId="3364E30D" w14:textId="77777777" w:rsidTr="00AD00BA">
        <w:tc>
          <w:tcPr>
            <w:tcW w:w="4928" w:type="dxa"/>
            <w:tcBorders>
              <w:top w:val="single" w:sz="8" w:space="0" w:color="auto"/>
              <w:left w:val="single" w:sz="8" w:space="0" w:color="auto"/>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3634A3CE" w14:textId="77777777" w:rsidR="006342E6" w:rsidRPr="00865734" w:rsidRDefault="006342E6" w:rsidP="0039481C">
            <w:pPr>
              <w:spacing w:before="100" w:beforeAutospacing="1" w:after="100" w:afterAutospacing="1"/>
              <w:rPr>
                <w:rFonts w:eastAsia="Times New Roman" w:cs="Arial"/>
                <w:b/>
                <w:sz w:val="24"/>
                <w:lang w:eastAsia="sv-SE"/>
              </w:rPr>
            </w:pPr>
            <w:r w:rsidRPr="00865734">
              <w:rPr>
                <w:rFonts w:eastAsia="Times New Roman" w:cs="Arial"/>
                <w:b/>
                <w:sz w:val="24"/>
                <w:lang w:eastAsia="sv-SE"/>
              </w:rPr>
              <w:t>Tjänstekontrakt</w:t>
            </w:r>
          </w:p>
        </w:tc>
        <w:tc>
          <w:tcPr>
            <w:tcW w:w="4678" w:type="dxa"/>
            <w:tcBorders>
              <w:top w:val="single" w:sz="8" w:space="0" w:color="auto"/>
              <w:left w:val="nil"/>
              <w:bottom w:val="single" w:sz="8" w:space="0" w:color="auto"/>
              <w:right w:val="single" w:sz="8" w:space="0" w:color="auto"/>
            </w:tcBorders>
            <w:shd w:val="clear" w:color="auto" w:fill="DDD9C3" w:themeFill="background2" w:themeFillShade="E6"/>
            <w:tcMar>
              <w:top w:w="0" w:type="dxa"/>
              <w:left w:w="108" w:type="dxa"/>
              <w:bottom w:w="0" w:type="dxa"/>
              <w:right w:w="108" w:type="dxa"/>
            </w:tcMar>
            <w:hideMark/>
          </w:tcPr>
          <w:p w14:paraId="1C7CEA22" w14:textId="1E86F4C3" w:rsidR="006342E6" w:rsidRPr="00865734" w:rsidRDefault="006342E6" w:rsidP="006342E6">
            <w:pPr>
              <w:spacing w:before="100" w:beforeAutospacing="1" w:after="100" w:afterAutospacing="1"/>
              <w:rPr>
                <w:rFonts w:eastAsia="Times New Roman" w:cs="Arial"/>
                <w:b/>
                <w:sz w:val="24"/>
                <w:lang w:eastAsia="sv-SE"/>
              </w:rPr>
            </w:pPr>
            <w:r>
              <w:rPr>
                <w:rFonts w:eastAsia="Times New Roman" w:cs="Arial"/>
                <w:b/>
                <w:sz w:val="24"/>
                <w:lang w:eastAsia="sv-SE"/>
              </w:rPr>
              <w:t xml:space="preserve">Flöde </w:t>
            </w:r>
          </w:p>
        </w:tc>
      </w:tr>
      <w:tr w:rsidR="006342E6" w:rsidRPr="00865734" w14:paraId="46884E18" w14:textId="77777777" w:rsidTr="00562621">
        <w:tc>
          <w:tcPr>
            <w:tcW w:w="49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673480" w14:textId="753298F5" w:rsidR="006342E6" w:rsidRPr="00865734" w:rsidRDefault="006342E6" w:rsidP="0039481C">
            <w:pPr>
              <w:spacing w:before="100" w:beforeAutospacing="1" w:after="100" w:afterAutospacing="1"/>
              <w:rPr>
                <w:rFonts w:eastAsia="Times New Roman" w:cs="Arial"/>
                <w:sz w:val="24"/>
                <w:highlight w:val="yellow"/>
                <w:lang w:eastAsia="sv-SE"/>
              </w:rPr>
            </w:pPr>
            <w:r w:rsidRPr="00A501E5">
              <w:rPr>
                <w:rFonts w:cs="Arial"/>
                <w:szCs w:val="20"/>
              </w:rPr>
              <w:t xml:space="preserve">GetHealthCareUnit (se avsnitt </w:t>
            </w:r>
            <w:r w:rsidRPr="00A501E5">
              <w:rPr>
                <w:rFonts w:cs="Arial"/>
                <w:szCs w:val="20"/>
              </w:rPr>
              <w:fldChar w:fldCharType="begin"/>
            </w:r>
            <w:r w:rsidRPr="00A501E5">
              <w:rPr>
                <w:rFonts w:cs="Arial"/>
                <w:szCs w:val="20"/>
              </w:rPr>
              <w:instrText xml:space="preserve"> REF _Ref370936701 \r \h </w:instrText>
            </w:r>
            <w:r w:rsidR="000105E5">
              <w:rPr>
                <w:rFonts w:cs="Arial"/>
                <w:szCs w:val="20"/>
              </w:rPr>
              <w:instrText xml:space="preserve"> \* MERGEFORMAT </w:instrText>
            </w:r>
            <w:r w:rsidRPr="00A501E5">
              <w:rPr>
                <w:rFonts w:cs="Arial"/>
                <w:szCs w:val="20"/>
              </w:rPr>
            </w:r>
            <w:r w:rsidRPr="00A501E5">
              <w:rPr>
                <w:rFonts w:cs="Arial"/>
                <w:szCs w:val="20"/>
              </w:rPr>
              <w:fldChar w:fldCharType="separate"/>
            </w:r>
            <w:r w:rsidR="00EF4B91">
              <w:rPr>
                <w:rFonts w:cs="Arial"/>
                <w:szCs w:val="20"/>
              </w:rPr>
              <w:t>6.1</w:t>
            </w:r>
            <w:r w:rsidRPr="00A501E5">
              <w:rPr>
                <w:rFonts w:cs="Arial"/>
                <w:szCs w:val="20"/>
              </w:rPr>
              <w:fldChar w:fldCharType="end"/>
            </w:r>
            <w:r w:rsidRPr="00A501E5">
              <w:rPr>
                <w:rFonts w:cs="Arial"/>
                <w:szCs w:val="20"/>
              </w:rPr>
              <w:t>)</w:t>
            </w:r>
          </w:p>
        </w:tc>
        <w:tc>
          <w:tcPr>
            <w:tcW w:w="467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255F6FA" w14:textId="23F1250C" w:rsidR="006342E6" w:rsidRPr="000105E5" w:rsidRDefault="000105E5" w:rsidP="0039481C">
            <w:pPr>
              <w:spacing w:before="100" w:beforeAutospacing="1" w:after="100" w:afterAutospacing="1"/>
              <w:jc w:val="center"/>
              <w:rPr>
                <w:rFonts w:eastAsia="Times New Roman" w:cs="Arial"/>
                <w:lang w:eastAsia="sv-SE"/>
              </w:rPr>
            </w:pPr>
            <w:r w:rsidRPr="000105E5">
              <w:rPr>
                <w:rFonts w:eastAsia="Times New Roman" w:cs="Arial"/>
                <w:lang w:eastAsia="sv-SE"/>
              </w:rPr>
              <w:t>Hämta specificerad informationsmängd</w:t>
            </w:r>
          </w:p>
        </w:tc>
      </w:tr>
      <w:tr w:rsidR="006342E6" w:rsidRPr="00865734" w14:paraId="6C44466E" w14:textId="77777777" w:rsidTr="00562621">
        <w:tc>
          <w:tcPr>
            <w:tcW w:w="492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28B91F" w14:textId="208540F0" w:rsidR="006342E6" w:rsidRPr="00865734" w:rsidRDefault="006342E6" w:rsidP="0039481C">
            <w:pPr>
              <w:spacing w:before="100" w:beforeAutospacing="1" w:after="100" w:afterAutospacing="1"/>
              <w:rPr>
                <w:rFonts w:eastAsia="Times New Roman" w:cs="Arial"/>
                <w:sz w:val="24"/>
                <w:highlight w:val="yellow"/>
                <w:lang w:eastAsia="sv-SE"/>
              </w:rPr>
            </w:pPr>
            <w:r w:rsidRPr="00A501E5">
              <w:rPr>
                <w:rFonts w:cs="Arial"/>
                <w:szCs w:val="20"/>
              </w:rPr>
              <w:t xml:space="preserve">GetHealthCareUnitList (se avsnitt </w:t>
            </w:r>
            <w:r w:rsidRPr="00A501E5">
              <w:rPr>
                <w:rFonts w:cs="Arial"/>
                <w:szCs w:val="20"/>
              </w:rPr>
              <w:fldChar w:fldCharType="begin"/>
            </w:r>
            <w:r w:rsidRPr="00A501E5">
              <w:rPr>
                <w:rFonts w:cs="Arial"/>
                <w:szCs w:val="20"/>
              </w:rPr>
              <w:instrText xml:space="preserve"> REF _Ref362009936 \r \h </w:instrText>
            </w:r>
            <w:r w:rsidR="000105E5">
              <w:rPr>
                <w:rFonts w:cs="Arial"/>
                <w:szCs w:val="20"/>
              </w:rPr>
              <w:instrText xml:space="preserve"> \* MERGEFORMAT </w:instrText>
            </w:r>
            <w:r w:rsidRPr="00A501E5">
              <w:rPr>
                <w:rFonts w:cs="Arial"/>
                <w:szCs w:val="20"/>
              </w:rPr>
            </w:r>
            <w:r w:rsidRPr="00A501E5">
              <w:rPr>
                <w:rFonts w:cs="Arial"/>
                <w:szCs w:val="20"/>
              </w:rPr>
              <w:fldChar w:fldCharType="separate"/>
            </w:r>
            <w:r w:rsidR="00EF4B91">
              <w:rPr>
                <w:rFonts w:cs="Arial"/>
                <w:szCs w:val="20"/>
              </w:rPr>
              <w:t>6.2</w:t>
            </w:r>
            <w:r w:rsidRPr="00A501E5">
              <w:rPr>
                <w:rFonts w:cs="Arial"/>
                <w:szCs w:val="20"/>
              </w:rPr>
              <w:fldChar w:fldCharType="end"/>
            </w:r>
            <w:r w:rsidRPr="00A501E5">
              <w:rPr>
                <w:rFonts w:cs="Arial"/>
                <w:szCs w:val="20"/>
              </w:rPr>
              <w:t>)</w:t>
            </w:r>
          </w:p>
        </w:tc>
        <w:tc>
          <w:tcPr>
            <w:tcW w:w="467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352C244" w14:textId="51A2C335" w:rsidR="006342E6" w:rsidRPr="000105E5" w:rsidRDefault="000105E5" w:rsidP="0039481C">
            <w:pPr>
              <w:spacing w:before="100" w:beforeAutospacing="1" w:after="100" w:afterAutospacing="1"/>
              <w:jc w:val="center"/>
              <w:rPr>
                <w:rFonts w:eastAsia="Times New Roman" w:cs="Arial"/>
                <w:lang w:eastAsia="sv-SE"/>
              </w:rPr>
            </w:pPr>
            <w:r w:rsidRPr="000105E5">
              <w:rPr>
                <w:rFonts w:eastAsia="Times New Roman" w:cs="Arial"/>
                <w:lang w:eastAsia="sv-SE"/>
              </w:rPr>
              <w:t>Hämta specificerad informationsmängd</w:t>
            </w:r>
          </w:p>
        </w:tc>
      </w:tr>
      <w:tr w:rsidR="006342E6" w:rsidRPr="00865734" w14:paraId="4F2601A3" w14:textId="77777777" w:rsidTr="00562621">
        <w:tc>
          <w:tcPr>
            <w:tcW w:w="492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C79BD12" w14:textId="62BAB635" w:rsidR="006342E6" w:rsidRPr="00A501E5" w:rsidRDefault="006342E6" w:rsidP="0039481C">
            <w:pPr>
              <w:spacing w:before="100" w:beforeAutospacing="1" w:after="100" w:afterAutospacing="1"/>
              <w:rPr>
                <w:rFonts w:cs="Arial"/>
                <w:szCs w:val="20"/>
              </w:rPr>
            </w:pPr>
            <w:r w:rsidRPr="00A501E5">
              <w:rPr>
                <w:rFonts w:cs="Arial"/>
                <w:szCs w:val="20"/>
              </w:rPr>
              <w:t xml:space="preserve">GetHealthCareUnitMembers (se avsnitt </w:t>
            </w:r>
            <w:r w:rsidRPr="00A501E5">
              <w:rPr>
                <w:rFonts w:cs="Arial"/>
                <w:szCs w:val="20"/>
              </w:rPr>
              <w:fldChar w:fldCharType="begin"/>
            </w:r>
            <w:r w:rsidRPr="00A501E5">
              <w:rPr>
                <w:rFonts w:cs="Arial"/>
                <w:szCs w:val="20"/>
              </w:rPr>
              <w:instrText xml:space="preserve"> REF _Ref362009943 \r \h </w:instrText>
            </w:r>
            <w:r w:rsidR="000105E5">
              <w:rPr>
                <w:rFonts w:cs="Arial"/>
                <w:szCs w:val="20"/>
              </w:rPr>
              <w:instrText xml:space="preserve"> \* MERGEFORMAT </w:instrText>
            </w:r>
            <w:r w:rsidRPr="00A501E5">
              <w:rPr>
                <w:rFonts w:cs="Arial"/>
                <w:szCs w:val="20"/>
              </w:rPr>
            </w:r>
            <w:r w:rsidRPr="00A501E5">
              <w:rPr>
                <w:rFonts w:cs="Arial"/>
                <w:szCs w:val="20"/>
              </w:rPr>
              <w:fldChar w:fldCharType="separate"/>
            </w:r>
            <w:r w:rsidR="00EF4B91">
              <w:rPr>
                <w:rFonts w:cs="Arial"/>
                <w:szCs w:val="20"/>
              </w:rPr>
              <w:t>6.3</w:t>
            </w:r>
            <w:r w:rsidRPr="00A501E5">
              <w:rPr>
                <w:rFonts w:cs="Arial"/>
                <w:szCs w:val="20"/>
              </w:rPr>
              <w:fldChar w:fldCharType="end"/>
            </w:r>
            <w:r w:rsidRPr="00A501E5">
              <w:rPr>
                <w:rFonts w:cs="Arial"/>
                <w:szCs w:val="20"/>
              </w:rPr>
              <w:t>)</w:t>
            </w:r>
          </w:p>
        </w:tc>
        <w:tc>
          <w:tcPr>
            <w:tcW w:w="467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5573F59" w14:textId="45D317CA" w:rsidR="006342E6" w:rsidRPr="000105E5" w:rsidRDefault="000105E5" w:rsidP="0039481C">
            <w:pPr>
              <w:spacing w:before="100" w:beforeAutospacing="1" w:after="100" w:afterAutospacing="1"/>
              <w:jc w:val="center"/>
              <w:rPr>
                <w:rFonts w:eastAsia="Times New Roman" w:cs="Arial"/>
                <w:lang w:eastAsia="sv-SE"/>
              </w:rPr>
            </w:pPr>
            <w:r w:rsidRPr="000105E5">
              <w:rPr>
                <w:rFonts w:eastAsia="Times New Roman" w:cs="Arial"/>
                <w:lang w:eastAsia="sv-SE"/>
              </w:rPr>
              <w:t>Hämta specificerad informationsmängd</w:t>
            </w:r>
          </w:p>
        </w:tc>
      </w:tr>
      <w:tr w:rsidR="006342E6" w:rsidRPr="00865734" w14:paraId="1CA9604F" w14:textId="77777777" w:rsidTr="00562621">
        <w:tc>
          <w:tcPr>
            <w:tcW w:w="4928" w:type="dxa"/>
            <w:tcBorders>
              <w:top w:val="nil"/>
              <w:left w:val="single" w:sz="8" w:space="0" w:color="auto"/>
              <w:bottom w:val="single" w:sz="4" w:space="0" w:color="auto"/>
              <w:right w:val="single" w:sz="8" w:space="0" w:color="auto"/>
            </w:tcBorders>
            <w:tcMar>
              <w:top w:w="0" w:type="dxa"/>
              <w:left w:w="108" w:type="dxa"/>
              <w:bottom w:w="0" w:type="dxa"/>
              <w:right w:w="108" w:type="dxa"/>
            </w:tcMar>
            <w:hideMark/>
          </w:tcPr>
          <w:p w14:paraId="124ECEAB" w14:textId="2F666781" w:rsidR="006342E6" w:rsidRPr="006342E6" w:rsidRDefault="006342E6" w:rsidP="006342E6">
            <w:pPr>
              <w:spacing w:after="60" w:line="240" w:lineRule="auto"/>
              <w:rPr>
                <w:rFonts w:cs="Arial"/>
                <w:szCs w:val="20"/>
              </w:rPr>
            </w:pPr>
            <w:r w:rsidRPr="00DF7196">
              <w:rPr>
                <w:rFonts w:cs="Arial"/>
                <w:szCs w:val="20"/>
              </w:rPr>
              <w:t xml:space="preserve">GetUnit (se avsnitt </w:t>
            </w:r>
            <w:r w:rsidRPr="00DF7196">
              <w:rPr>
                <w:rFonts w:cs="Arial"/>
                <w:szCs w:val="20"/>
              </w:rPr>
              <w:fldChar w:fldCharType="begin"/>
            </w:r>
            <w:r w:rsidRPr="00DF7196">
              <w:rPr>
                <w:rFonts w:cs="Arial"/>
                <w:szCs w:val="20"/>
              </w:rPr>
              <w:instrText xml:space="preserve"> REF _Ref362009945 \r \h </w:instrText>
            </w:r>
            <w:r w:rsidR="000105E5">
              <w:rPr>
                <w:rFonts w:cs="Arial"/>
                <w:szCs w:val="20"/>
              </w:rPr>
              <w:instrText xml:space="preserve"> \* MERGEFORMAT </w:instrText>
            </w:r>
            <w:r w:rsidRPr="00DF7196">
              <w:rPr>
                <w:rFonts w:cs="Arial"/>
                <w:szCs w:val="20"/>
              </w:rPr>
            </w:r>
            <w:r w:rsidRPr="00DF7196">
              <w:rPr>
                <w:rFonts w:cs="Arial"/>
                <w:szCs w:val="20"/>
              </w:rPr>
              <w:fldChar w:fldCharType="separate"/>
            </w:r>
            <w:r w:rsidR="00EF4B91">
              <w:rPr>
                <w:rFonts w:cs="Arial"/>
                <w:szCs w:val="20"/>
              </w:rPr>
              <w:t>6.4</w:t>
            </w:r>
            <w:r w:rsidRPr="00DF7196">
              <w:rPr>
                <w:rFonts w:cs="Arial"/>
                <w:szCs w:val="20"/>
              </w:rPr>
              <w:fldChar w:fldCharType="end"/>
            </w:r>
            <w:r w:rsidRPr="00DF7196">
              <w:rPr>
                <w:rFonts w:cs="Arial"/>
                <w:szCs w:val="20"/>
              </w:rPr>
              <w:t>)</w:t>
            </w:r>
          </w:p>
        </w:tc>
        <w:tc>
          <w:tcPr>
            <w:tcW w:w="4678" w:type="dxa"/>
            <w:tcBorders>
              <w:top w:val="nil"/>
              <w:left w:val="nil"/>
              <w:bottom w:val="single" w:sz="4" w:space="0" w:color="auto"/>
              <w:right w:val="single" w:sz="8" w:space="0" w:color="auto"/>
            </w:tcBorders>
            <w:shd w:val="clear" w:color="auto" w:fill="FFFFFF"/>
            <w:tcMar>
              <w:top w:w="0" w:type="dxa"/>
              <w:left w:w="108" w:type="dxa"/>
              <w:bottom w:w="0" w:type="dxa"/>
              <w:right w:w="108" w:type="dxa"/>
            </w:tcMar>
          </w:tcPr>
          <w:p w14:paraId="745B2E64" w14:textId="34A727A8" w:rsidR="006342E6" w:rsidRPr="000105E5" w:rsidRDefault="000105E5" w:rsidP="0039481C">
            <w:pPr>
              <w:spacing w:before="100" w:beforeAutospacing="1" w:after="100" w:afterAutospacing="1"/>
              <w:jc w:val="center"/>
              <w:rPr>
                <w:rFonts w:eastAsia="Times New Roman" w:cs="Arial"/>
                <w:lang w:eastAsia="sv-SE"/>
              </w:rPr>
            </w:pPr>
            <w:r w:rsidRPr="000105E5">
              <w:rPr>
                <w:rFonts w:eastAsia="Times New Roman" w:cs="Arial"/>
                <w:lang w:eastAsia="sv-SE"/>
              </w:rPr>
              <w:t>Hämta specificerad informationsmängd</w:t>
            </w:r>
          </w:p>
        </w:tc>
      </w:tr>
      <w:tr w:rsidR="00562621" w:rsidRPr="00865734" w14:paraId="1AF5DC7B" w14:textId="77777777" w:rsidTr="00AD00BA">
        <w:tc>
          <w:tcPr>
            <w:tcW w:w="492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196D62" w14:textId="63DFA570" w:rsidR="00562621" w:rsidRPr="00DF7196" w:rsidRDefault="00562621" w:rsidP="00562621">
            <w:pPr>
              <w:spacing w:after="60" w:line="240" w:lineRule="auto"/>
              <w:rPr>
                <w:rFonts w:cs="Arial"/>
                <w:szCs w:val="20"/>
              </w:rPr>
            </w:pPr>
            <w:r>
              <w:rPr>
                <w:rFonts w:cs="Arial"/>
                <w:szCs w:val="20"/>
              </w:rPr>
              <w:t>GetHealthCareUnitIncludingMan</w:t>
            </w:r>
            <w:r w:rsidR="00567F93">
              <w:rPr>
                <w:rFonts w:cs="Arial"/>
                <w:szCs w:val="20"/>
              </w:rPr>
              <w:t>a</w:t>
            </w:r>
            <w:r>
              <w:rPr>
                <w:rFonts w:cs="Arial"/>
                <w:szCs w:val="20"/>
              </w:rPr>
              <w:t xml:space="preserve">ger (se avsnitt </w:t>
            </w:r>
            <w:r>
              <w:rPr>
                <w:rFonts w:cs="Arial"/>
                <w:szCs w:val="20"/>
              </w:rPr>
              <w:fldChar w:fldCharType="begin"/>
            </w:r>
            <w:r>
              <w:rPr>
                <w:rFonts w:cs="Arial"/>
                <w:szCs w:val="20"/>
              </w:rPr>
              <w:instrText xml:space="preserve"> REF _Ref412210041 \r \h </w:instrText>
            </w:r>
            <w:r>
              <w:rPr>
                <w:rFonts w:cs="Arial"/>
                <w:szCs w:val="20"/>
              </w:rPr>
            </w:r>
            <w:r>
              <w:rPr>
                <w:rFonts w:cs="Arial"/>
                <w:szCs w:val="20"/>
              </w:rPr>
              <w:fldChar w:fldCharType="separate"/>
            </w:r>
            <w:r w:rsidR="00EF4B91">
              <w:rPr>
                <w:rFonts w:cs="Arial"/>
                <w:szCs w:val="20"/>
              </w:rPr>
              <w:t>6.5</w:t>
            </w:r>
            <w:r>
              <w:rPr>
                <w:rFonts w:cs="Arial"/>
                <w:szCs w:val="20"/>
              </w:rPr>
              <w:fldChar w:fldCharType="end"/>
            </w:r>
            <w:r>
              <w:rPr>
                <w:rFonts w:cs="Arial"/>
                <w:szCs w:val="20"/>
              </w:rPr>
              <w:t>)</w:t>
            </w:r>
          </w:p>
        </w:tc>
        <w:tc>
          <w:tcPr>
            <w:tcW w:w="4678"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D860EE2" w14:textId="09D91E10" w:rsidR="00562621" w:rsidRPr="000105E5" w:rsidRDefault="00562621" w:rsidP="00562621">
            <w:pPr>
              <w:spacing w:before="100" w:beforeAutospacing="1" w:after="100" w:afterAutospacing="1"/>
              <w:jc w:val="center"/>
              <w:rPr>
                <w:rFonts w:eastAsia="Times New Roman" w:cs="Arial"/>
                <w:lang w:eastAsia="sv-SE"/>
              </w:rPr>
            </w:pPr>
            <w:r w:rsidRPr="000105E5">
              <w:rPr>
                <w:rFonts w:eastAsia="Times New Roman" w:cs="Arial"/>
                <w:lang w:eastAsia="sv-SE"/>
              </w:rPr>
              <w:t>Hämta specificerad informationsmängd</w:t>
            </w:r>
          </w:p>
        </w:tc>
      </w:tr>
    </w:tbl>
    <w:p w14:paraId="28E07F02" w14:textId="77777777" w:rsidR="0039481C" w:rsidRDefault="0039481C" w:rsidP="0039481C">
      <w:pPr>
        <w:rPr>
          <w:color w:val="4F81BD" w:themeColor="accent1"/>
        </w:rPr>
      </w:pPr>
    </w:p>
    <w:p w14:paraId="47752E11" w14:textId="77777777" w:rsidR="0039481C" w:rsidRPr="00854AB6" w:rsidRDefault="0039481C" w:rsidP="0039481C">
      <w:pPr>
        <w:pStyle w:val="Heading2"/>
      </w:pPr>
      <w:bookmarkStart w:id="529" w:name="_Toc357754849"/>
      <w:bookmarkStart w:id="530" w:name="_Toc243452554"/>
      <w:bookmarkStart w:id="531" w:name="_Toc467578331"/>
      <w:r w:rsidRPr="00854AB6">
        <w:t>Adressering</w:t>
      </w:r>
      <w:bookmarkEnd w:id="529"/>
      <w:bookmarkEnd w:id="530"/>
      <w:bookmarkEnd w:id="531"/>
    </w:p>
    <w:p w14:paraId="10B71FEB" w14:textId="697E9C96" w:rsidR="00DB4C35" w:rsidRPr="00854AB6" w:rsidRDefault="00D8589E" w:rsidP="00DB4C35">
      <w:pPr>
        <w:pStyle w:val="BodyText"/>
      </w:pPr>
      <w:ins w:id="532" w:author="Littorin Henrika" w:date="2016-08-23T20:45:00Z">
        <w:r>
          <w:t>Tjänstedomänen tillämpar verksamhetsbaserad adressering. Som logisk adress används Inera AB:s HSA-id för Katalogtjänst HSA.</w:t>
        </w:r>
      </w:ins>
      <w:del w:id="533" w:author="Littorin Henrika" w:date="2016-08-23T20:45:00Z">
        <w:r w:rsidR="00DB4C35" w:rsidRPr="00854AB6" w:rsidDel="00D8589E">
          <w:delText>Tjänstedomänen tillämpar Tjänsteplattformens systemadressering. Tjänstekonsumenten adresserar Tjänsteplattformen, Tjänsteplattformen adresserar tjänsteproducenten med HSA-id för tjänstekonsumenten.</w:delText>
        </w:r>
      </w:del>
      <w:r w:rsidR="00DB4C35" w:rsidRPr="00854AB6">
        <w:t xml:space="preserve"> </w:t>
      </w:r>
    </w:p>
    <w:p w14:paraId="29788EDA" w14:textId="77777777" w:rsidR="0039481C" w:rsidRPr="00854AB6" w:rsidRDefault="0039481C" w:rsidP="0039481C"/>
    <w:p w14:paraId="110CF92C" w14:textId="77777777" w:rsidR="0039481C" w:rsidRPr="00854AB6" w:rsidRDefault="0039481C" w:rsidP="0039481C">
      <w:pPr>
        <w:pStyle w:val="Heading2"/>
      </w:pPr>
      <w:bookmarkStart w:id="534" w:name="_Toc357754850"/>
      <w:bookmarkStart w:id="535" w:name="_Toc243452555"/>
      <w:bookmarkStart w:id="536" w:name="_Toc467578332"/>
      <w:r w:rsidRPr="00854AB6">
        <w:t>Aggregering och engagemangsindex</w:t>
      </w:r>
      <w:bookmarkEnd w:id="534"/>
      <w:bookmarkEnd w:id="535"/>
      <w:bookmarkEnd w:id="536"/>
    </w:p>
    <w:p w14:paraId="0B2A877C" w14:textId="2C4953AA" w:rsidR="00DB4C35" w:rsidRPr="00364822" w:rsidRDefault="00DB4C35" w:rsidP="00A02230">
      <w:pPr>
        <w:rPr>
          <w:i/>
        </w:rPr>
      </w:pPr>
      <w:r w:rsidRPr="00854AB6">
        <w:t xml:space="preserve">För närvarande är aggregering eller engagemangsindex ej aktuellt, då endast en tjänsteproducent är ansluten till tjänstedomänen. </w:t>
      </w:r>
    </w:p>
    <w:p w14:paraId="799C4DFA" w14:textId="77777777" w:rsidR="00DB4C35" w:rsidRDefault="00DB4C35" w:rsidP="00DB4C35">
      <w:pPr>
        <w:jc w:val="center"/>
      </w:pPr>
    </w:p>
    <w:p w14:paraId="7C686DE9" w14:textId="64C31502" w:rsidR="00DB4C35" w:rsidRDefault="00DB4C35" w:rsidP="00DB4C35">
      <w:r>
        <w:t>I samband med att fler tjänsteproducenter ansluter till tjänstedomänen behöver sökningen från anropande tjänstekonsument realiseras mot flera tjänsteproducenter. Vilken alternativ lösning som ska tillämpas när denna situation uppstår är ännu inte beslutat, se AB-2.3 [</w:t>
      </w:r>
      <w:r w:rsidR="00AD00BA">
        <w:fldChar w:fldCharType="begin"/>
      </w:r>
      <w:r w:rsidR="00AD00BA">
        <w:instrText xml:space="preserve"> REF R1 \h </w:instrText>
      </w:r>
      <w:r w:rsidR="00AD00BA">
        <w:fldChar w:fldCharType="separate"/>
      </w:r>
      <w:r w:rsidR="00EF4B91">
        <w:t>R1</w:t>
      </w:r>
      <w:r w:rsidR="00AD00BA">
        <w:fldChar w:fldCharType="end"/>
      </w:r>
      <w:r>
        <w:t>].</w:t>
      </w:r>
    </w:p>
    <w:p w14:paraId="4D4D8F89" w14:textId="77777777" w:rsidR="00DB4C35" w:rsidRDefault="00DB4C35" w:rsidP="00DB4C35"/>
    <w:p w14:paraId="5B8BBD42" w14:textId="77777777" w:rsidR="0039481C" w:rsidRDefault="0039481C" w:rsidP="0039481C">
      <w:pPr>
        <w:pStyle w:val="Heading1"/>
      </w:pPr>
      <w:bookmarkStart w:id="537" w:name="_Toc224960921"/>
      <w:bookmarkStart w:id="538" w:name="_Toc357754852"/>
      <w:bookmarkStart w:id="539" w:name="_Toc243452557"/>
      <w:bookmarkStart w:id="540" w:name="_Toc467578333"/>
      <w:r>
        <w:t>Tjänstedomänens krav och regler</w:t>
      </w:r>
      <w:bookmarkEnd w:id="537"/>
      <w:bookmarkEnd w:id="538"/>
      <w:bookmarkEnd w:id="539"/>
      <w:bookmarkEnd w:id="540"/>
    </w:p>
    <w:p w14:paraId="6D892909" w14:textId="77777777" w:rsidR="0039481C" w:rsidRDefault="0039481C" w:rsidP="0039481C">
      <w:r>
        <w:t>Dessa gäller alla tjänstekontrakt i hela tjänstedomänen om inte undantag görs för specifika tjänstekontrakt senare i dokumentet.</w:t>
      </w:r>
    </w:p>
    <w:p w14:paraId="41F835DB" w14:textId="77777777" w:rsidR="0039481C" w:rsidRDefault="0039481C" w:rsidP="0039481C"/>
    <w:p w14:paraId="6A36E880" w14:textId="77777777" w:rsidR="0039481C" w:rsidRDefault="0039481C" w:rsidP="0039481C">
      <w:pPr>
        <w:pStyle w:val="Heading2"/>
      </w:pPr>
      <w:bookmarkStart w:id="541" w:name="_Toc357754853"/>
      <w:bookmarkStart w:id="542" w:name="_Toc243452558"/>
      <w:bookmarkStart w:id="543" w:name="_Ref426100356"/>
      <w:bookmarkStart w:id="544" w:name="_Toc467578334"/>
      <w:r>
        <w:t>Informationssäkerhet och juridik</w:t>
      </w:r>
      <w:bookmarkEnd w:id="541"/>
      <w:bookmarkEnd w:id="542"/>
      <w:bookmarkEnd w:id="543"/>
      <w:bookmarkEnd w:id="544"/>
    </w:p>
    <w:p w14:paraId="254D4267" w14:textId="52258376" w:rsidR="00DB4C35" w:rsidRPr="00DF7196" w:rsidRDefault="00DB4C35" w:rsidP="00DB4C35">
      <w:r w:rsidRPr="00DF7196">
        <w:t>Informationsinnehållet i de katalogtjänster som är anslutna som tjänsteproducenter ägs och förvaltas av respektive ansluten organisa</w:t>
      </w:r>
      <w:r>
        <w:t>tion/juridisk person. Informationsägarskapet beskrivs ytterligare i utredning utförd av Arkitektur och Regelverk Säkerhet (se avsnitt 4 i</w:t>
      </w:r>
      <w:r w:rsidRPr="00DF7196">
        <w:t xml:space="preserve"> [</w:t>
      </w:r>
      <w:r>
        <w:fldChar w:fldCharType="begin"/>
      </w:r>
      <w:r>
        <w:instrText xml:space="preserve"> REF R3 \h </w:instrText>
      </w:r>
      <w:r>
        <w:fldChar w:fldCharType="separate"/>
      </w:r>
      <w:r w:rsidR="00EF4B91" w:rsidRPr="00DF7196">
        <w:t>R3</w:t>
      </w:r>
      <w:r>
        <w:fldChar w:fldCharType="end"/>
      </w:r>
      <w:r w:rsidRPr="00DF7196">
        <w:t>]</w:t>
      </w:r>
      <w:r>
        <w:t>). I de fall som producenten i sin katalogtjänst lagrar information för flera informationsägare</w:t>
      </w:r>
      <w:r w:rsidRPr="00DF7196">
        <w:t xml:space="preserve"> är det upp till varje ansluten organisation att avgöra vilken information som ska lämnas ut till vilken mottagare. </w:t>
      </w:r>
    </w:p>
    <w:p w14:paraId="1FF9322D" w14:textId="77777777" w:rsidR="00DB4C35" w:rsidRPr="00DF7196" w:rsidRDefault="00DB4C35" w:rsidP="00DB4C35"/>
    <w:p w14:paraId="3606AA23" w14:textId="77777777" w:rsidR="00DB4C35" w:rsidRPr="00DF7196" w:rsidRDefault="00DB4C35" w:rsidP="00DB4C35">
      <w:pPr>
        <w:pStyle w:val="BodyText"/>
        <w:rPr>
          <w:noProof/>
        </w:rPr>
      </w:pPr>
      <w:r w:rsidRPr="00DF7196">
        <w:rPr>
          <w:noProof/>
        </w:rPr>
        <w:t>Tjänsteproducenten ansvarar därmed för att information endast lämnas ut till de tjänstekonsumenter som respektive informationsägare godkänt. Det tydliggörs här eftersom det avviker från T-boken i det att Tjänsteplattformen då inte ansvarar för den tekniska åtkomstkontrollen (ej möjligt när systembaserad adressering tillämpas). Om informationsägaren har behov av att reglera åtkomst per tjänstekonsument, ska tjänsteproducenten filtrera svaret enligt informationsägarens önskemål. Observera att det är regionala policyer snarare än lagar och förordningar som styr i vilken grad tjänsteproducenten ska begränsa åtkomst för en viss tjänstekonsument. Kunskapen om tjänsteproducentens identitet (d.v.s. ursprunglig tjänstekonsument i anropskedjan) får bara användas för teknisk åtkomstbegränsning på så sätt att svaret blir som om de vårdgivare/vårdenheter vars verksamhetschef inte godkänner aktuell tjänsteproducent varit exkluderade i frågan.</w:t>
      </w:r>
    </w:p>
    <w:p w14:paraId="3F47F4A5" w14:textId="77777777" w:rsidR="0039481C" w:rsidRPr="00DE75E6" w:rsidRDefault="0039481C" w:rsidP="0039481C">
      <w:pPr>
        <w:rPr>
          <w:highlight w:val="yellow"/>
        </w:rPr>
      </w:pPr>
    </w:p>
    <w:p w14:paraId="46813F0C" w14:textId="77777777" w:rsidR="0039481C" w:rsidRDefault="0039481C" w:rsidP="0039481C">
      <w:pPr>
        <w:pStyle w:val="Heading2"/>
      </w:pPr>
      <w:bookmarkStart w:id="545" w:name="_Toc243452559"/>
      <w:bookmarkStart w:id="546" w:name="_Toc467578335"/>
      <w:r>
        <w:t>Icke funktionella krav</w:t>
      </w:r>
      <w:bookmarkEnd w:id="545"/>
      <w:bookmarkEnd w:id="546"/>
    </w:p>
    <w:p w14:paraId="4409F62D" w14:textId="77777777" w:rsidR="0039481C" w:rsidRDefault="0039481C" w:rsidP="0039481C">
      <w:pPr>
        <w:rPr>
          <w:color w:val="4F81BD" w:themeColor="accent1"/>
        </w:rPr>
      </w:pPr>
    </w:p>
    <w:p w14:paraId="4DBF94A3" w14:textId="77777777" w:rsidR="00BB38AF" w:rsidRDefault="00BB38AF" w:rsidP="00BB38AF">
      <w:pPr>
        <w:pStyle w:val="Heading3"/>
      </w:pPr>
      <w:bookmarkStart w:id="547" w:name="_Toc243452560"/>
      <w:bookmarkStart w:id="548" w:name="_Toc467578336"/>
      <w:r>
        <w:t>Krav på en tjänsteproducent</w:t>
      </w:r>
      <w:bookmarkEnd w:id="548"/>
    </w:p>
    <w:p w14:paraId="6F960B0D" w14:textId="77777777" w:rsidR="00BB38AF" w:rsidRPr="00DF7196" w:rsidRDefault="00BB38AF" w:rsidP="00BB38AF">
      <w:r w:rsidRPr="00DF7196">
        <w:t>Följande krav skall beaktas då ett system agerar som en tjänsteproducent för tjänstedomänens ingående tjänster.</w:t>
      </w:r>
    </w:p>
    <w:p w14:paraId="6A32D23A" w14:textId="77777777" w:rsidR="00BB38AF" w:rsidRPr="00DF7196" w:rsidRDefault="00BB38AF" w:rsidP="00BB38AF"/>
    <w:p w14:paraId="3AB7F97A" w14:textId="77777777" w:rsidR="00BB38AF" w:rsidRPr="00DF7196" w:rsidRDefault="00BB38AF" w:rsidP="00BB38AF">
      <w:r w:rsidRPr="00DF7196">
        <w:t xml:space="preserve">Tjänsteproducenten ansvarar för </w:t>
      </w:r>
    </w:p>
    <w:p w14:paraId="3EEA8135" w14:textId="77777777" w:rsidR="00BB38AF" w:rsidRDefault="00BB38AF" w:rsidP="00BB38AF">
      <w:pPr>
        <w:pStyle w:val="ListParagraph"/>
        <w:numPr>
          <w:ilvl w:val="0"/>
          <w:numId w:val="27"/>
        </w:numPr>
        <w:spacing w:after="60" w:line="240" w:lineRule="auto"/>
      </w:pPr>
      <w:r w:rsidRPr="00DF7196">
        <w:t>att tillhandahålla tjänsten i enlighet med denna tjä</w:t>
      </w:r>
      <w:r>
        <w:t xml:space="preserve">nstekontraktsbeskrivning </w:t>
      </w:r>
      <w:r w:rsidRPr="00DF7196">
        <w:t xml:space="preserve">med avseende på </w:t>
      </w:r>
    </w:p>
    <w:p w14:paraId="456B9775" w14:textId="6AE23CB3" w:rsidR="00BB38AF" w:rsidRDefault="00BB38AF" w:rsidP="00BB38AF">
      <w:pPr>
        <w:pStyle w:val="ListParagraph"/>
        <w:numPr>
          <w:ilvl w:val="1"/>
          <w:numId w:val="27"/>
        </w:numPr>
        <w:spacing w:after="60" w:line="240" w:lineRule="auto"/>
      </w:pPr>
      <w:r>
        <w:lastRenderedPageBreak/>
        <w:t xml:space="preserve">tjänstedomänens arkitektur (se avsnitt </w:t>
      </w:r>
      <w:r w:rsidR="00DB6F1E">
        <w:fldChar w:fldCharType="begin"/>
      </w:r>
      <w:r w:rsidR="00DB6F1E">
        <w:instrText xml:space="preserve"> REF _Ref426100320 \r \h </w:instrText>
      </w:r>
      <w:r w:rsidR="00DB6F1E">
        <w:fldChar w:fldCharType="separate"/>
      </w:r>
      <w:r w:rsidR="00EF4B91">
        <w:t>3</w:t>
      </w:r>
      <w:r w:rsidR="00DB6F1E">
        <w:fldChar w:fldCharType="end"/>
      </w:r>
      <w:r>
        <w:t>)</w:t>
      </w:r>
    </w:p>
    <w:p w14:paraId="4B9E4F1A" w14:textId="1703353C" w:rsidR="00BB38AF" w:rsidRDefault="00BB38AF" w:rsidP="00BB38AF">
      <w:pPr>
        <w:pStyle w:val="ListParagraph"/>
        <w:numPr>
          <w:ilvl w:val="1"/>
          <w:numId w:val="27"/>
        </w:numPr>
        <w:spacing w:after="60" w:line="240" w:lineRule="auto"/>
      </w:pPr>
      <w:r>
        <w:t xml:space="preserve">informationssäkerhet och juridik (se avsnitt </w:t>
      </w:r>
      <w:r w:rsidR="00DB6F1E">
        <w:fldChar w:fldCharType="begin"/>
      </w:r>
      <w:r w:rsidR="00DB6F1E">
        <w:instrText xml:space="preserve"> REF _Ref426100356 \r \h </w:instrText>
      </w:r>
      <w:r w:rsidR="00DB6F1E">
        <w:fldChar w:fldCharType="separate"/>
      </w:r>
      <w:r w:rsidR="00EF4B91">
        <w:t>4.1</w:t>
      </w:r>
      <w:r w:rsidR="00DB6F1E">
        <w:fldChar w:fldCharType="end"/>
      </w:r>
      <w:r w:rsidR="00DB6F1E">
        <w:t>)</w:t>
      </w:r>
      <w:r>
        <w:t xml:space="preserve"> </w:t>
      </w:r>
    </w:p>
    <w:p w14:paraId="134D6BFE" w14:textId="28DAEB74" w:rsidR="00BB38AF" w:rsidRPr="00B520CD" w:rsidRDefault="00BB38AF" w:rsidP="00BB38AF">
      <w:pPr>
        <w:pStyle w:val="ListParagraph"/>
        <w:numPr>
          <w:ilvl w:val="1"/>
          <w:numId w:val="27"/>
        </w:numPr>
        <w:spacing w:after="60" w:line="240" w:lineRule="auto"/>
        <w:rPr>
          <w:lang w:val="en-US"/>
        </w:rPr>
      </w:pPr>
      <w:r w:rsidRPr="00B520CD">
        <w:rPr>
          <w:lang w:val="en-US"/>
        </w:rPr>
        <w:t xml:space="preserve">felhantering (se avsnitt </w:t>
      </w:r>
      <w:r w:rsidR="00DB6F1E">
        <w:rPr>
          <w:lang w:val="en-US"/>
        </w:rPr>
        <w:fldChar w:fldCharType="begin"/>
      </w:r>
      <w:r w:rsidR="00DB6F1E">
        <w:rPr>
          <w:lang w:val="en-US"/>
        </w:rPr>
        <w:instrText xml:space="preserve"> REF _Ref426100372 \r \h </w:instrText>
      </w:r>
      <w:r w:rsidR="00DB6F1E">
        <w:rPr>
          <w:lang w:val="en-US"/>
        </w:rPr>
      </w:r>
      <w:r w:rsidR="00DB6F1E">
        <w:rPr>
          <w:lang w:val="en-US"/>
        </w:rPr>
        <w:fldChar w:fldCharType="separate"/>
      </w:r>
      <w:r w:rsidR="00EF4B91">
        <w:rPr>
          <w:lang w:val="en-US"/>
        </w:rPr>
        <w:t>4.2.1.2</w:t>
      </w:r>
      <w:r w:rsidR="00DB6F1E">
        <w:rPr>
          <w:lang w:val="en-US"/>
        </w:rPr>
        <w:fldChar w:fldCharType="end"/>
      </w:r>
      <w:r w:rsidRPr="00B520CD">
        <w:rPr>
          <w:lang w:val="en-US"/>
        </w:rPr>
        <w:t>)</w:t>
      </w:r>
    </w:p>
    <w:p w14:paraId="1C34B70F" w14:textId="74F91E69" w:rsidR="00BB38AF" w:rsidRPr="00DB6F1E" w:rsidRDefault="00BB38AF" w:rsidP="00BB38AF">
      <w:pPr>
        <w:pStyle w:val="ListParagraph"/>
        <w:numPr>
          <w:ilvl w:val="1"/>
          <w:numId w:val="27"/>
        </w:numPr>
        <w:spacing w:after="60" w:line="240" w:lineRule="auto"/>
      </w:pPr>
      <w:r w:rsidRPr="00DB6F1E">
        <w:t xml:space="preserve">SLA:er (se avsnitt </w:t>
      </w:r>
      <w:r w:rsidR="00DB6F1E">
        <w:fldChar w:fldCharType="begin"/>
      </w:r>
      <w:r w:rsidR="00DB6F1E" w:rsidRPr="00DB6F1E">
        <w:instrText xml:space="preserve"> REF _Ref426100381 \r \h </w:instrText>
      </w:r>
      <w:r w:rsidR="00DB6F1E">
        <w:fldChar w:fldCharType="separate"/>
      </w:r>
      <w:r w:rsidR="00EF4B91">
        <w:t>4.2.1.1</w:t>
      </w:r>
      <w:r w:rsidR="00DB6F1E">
        <w:fldChar w:fldCharType="end"/>
      </w:r>
      <w:r w:rsidRPr="00DB6F1E">
        <w:t>)</w:t>
      </w:r>
    </w:p>
    <w:p w14:paraId="2D5F6E60" w14:textId="5DE8F9CD" w:rsidR="00BB38AF" w:rsidRDefault="00BB38AF" w:rsidP="00BB38AF">
      <w:pPr>
        <w:pStyle w:val="ListParagraph"/>
        <w:numPr>
          <w:ilvl w:val="1"/>
          <w:numId w:val="27"/>
        </w:numPr>
        <w:spacing w:after="60" w:line="240" w:lineRule="auto"/>
      </w:pPr>
      <w:r>
        <w:t xml:space="preserve">informationsinnehåll (specificeras för resp. tjänstekontrakt under avsnitt </w:t>
      </w:r>
      <w:r w:rsidR="00DB6F1E">
        <w:fldChar w:fldCharType="begin"/>
      </w:r>
      <w:r w:rsidR="00DB6F1E">
        <w:instrText xml:space="preserve"> REF _Ref426100396 \r \h </w:instrText>
      </w:r>
      <w:r w:rsidR="00DB6F1E">
        <w:fldChar w:fldCharType="separate"/>
      </w:r>
      <w:r w:rsidR="00EF4B91">
        <w:t>6</w:t>
      </w:r>
      <w:r w:rsidR="00DB6F1E">
        <w:fldChar w:fldCharType="end"/>
      </w:r>
      <w:r>
        <w:t>)</w:t>
      </w:r>
    </w:p>
    <w:p w14:paraId="411A2DFE" w14:textId="760B6634" w:rsidR="00BB38AF" w:rsidRPr="00DF7196" w:rsidRDefault="00BB38AF" w:rsidP="00BB38AF">
      <w:pPr>
        <w:pStyle w:val="ListParagraph"/>
        <w:numPr>
          <w:ilvl w:val="1"/>
          <w:numId w:val="27"/>
        </w:numPr>
        <w:spacing w:after="60" w:line="240" w:lineRule="auto"/>
      </w:pPr>
      <w:r>
        <w:t xml:space="preserve">tjänstedomänens meddelandemodeller (se avsnitt </w:t>
      </w:r>
      <w:r w:rsidR="00DB6F1E">
        <w:fldChar w:fldCharType="begin"/>
      </w:r>
      <w:r w:rsidR="00DB6F1E">
        <w:instrText xml:space="preserve"> REF _Ref426100405 \r \h </w:instrText>
      </w:r>
      <w:r w:rsidR="00DB6F1E">
        <w:fldChar w:fldCharType="separate"/>
      </w:r>
      <w:r w:rsidR="00EF4B91">
        <w:t>5</w:t>
      </w:r>
      <w:r w:rsidR="00DB6F1E">
        <w:fldChar w:fldCharType="end"/>
      </w:r>
      <w:r>
        <w:t>)</w:t>
      </w:r>
    </w:p>
    <w:p w14:paraId="2463504D" w14:textId="77777777" w:rsidR="00BB38AF" w:rsidRDefault="00BB38AF" w:rsidP="00BB38AF">
      <w:pPr>
        <w:pStyle w:val="ListParagraph"/>
        <w:numPr>
          <w:ilvl w:val="0"/>
          <w:numId w:val="27"/>
        </w:numPr>
        <w:spacing w:after="60" w:line="240" w:lineRule="auto"/>
      </w:pPr>
      <w:r w:rsidRPr="00DF7196">
        <w:t>att vid behov förmedla kontakt mellan tjänstekonsument och informationsägare, t.ex. i frågor som rör förändring av innehåll</w:t>
      </w:r>
    </w:p>
    <w:p w14:paraId="110C6A73" w14:textId="77777777" w:rsidR="00BB38AF" w:rsidRPr="00DF7196" w:rsidRDefault="00BB38AF" w:rsidP="00BB38AF">
      <w:pPr>
        <w:pStyle w:val="ListParagraph"/>
        <w:numPr>
          <w:ilvl w:val="0"/>
          <w:numId w:val="27"/>
        </w:numPr>
        <w:spacing w:after="60" w:line="240" w:lineRule="auto"/>
      </w:pPr>
      <w:r>
        <w:t>att (vid behov genom kravställning på anslutna organisationer/</w:t>
      </w:r>
      <w:r w:rsidRPr="00DF7196">
        <w:t xml:space="preserve">informationsägare) </w:t>
      </w:r>
      <w:r>
        <w:t xml:space="preserve">tillse att </w:t>
      </w:r>
    </w:p>
    <w:p w14:paraId="245C7467" w14:textId="77777777" w:rsidR="00BB38AF" w:rsidRDefault="00BB38AF" w:rsidP="00BB38AF">
      <w:pPr>
        <w:pStyle w:val="ListParagraph"/>
        <w:numPr>
          <w:ilvl w:val="1"/>
          <w:numId w:val="27"/>
        </w:numPr>
        <w:spacing w:after="60" w:line="240" w:lineRule="auto"/>
      </w:pPr>
      <w:r w:rsidRPr="00DF7196">
        <w:t xml:space="preserve">den information som tillhandahålls vid var tid </w:t>
      </w:r>
      <w:r>
        <w:t>är</w:t>
      </w:r>
      <w:r w:rsidRPr="00DF7196">
        <w:t xml:space="preserve"> uppdaterad och korrekt</w:t>
      </w:r>
      <w:r>
        <w:t xml:space="preserve"> </w:t>
      </w:r>
    </w:p>
    <w:p w14:paraId="09EA56DB" w14:textId="77777777" w:rsidR="00BB38AF" w:rsidRDefault="00BB38AF" w:rsidP="00BB38AF">
      <w:pPr>
        <w:pStyle w:val="ListParagraph"/>
        <w:numPr>
          <w:ilvl w:val="1"/>
          <w:numId w:val="27"/>
        </w:numPr>
        <w:spacing w:after="60" w:line="240" w:lineRule="auto"/>
      </w:pPr>
      <w:r>
        <w:t>den information som tillhandahålls vid var tid i möjligaste mån är säkrad mot ursprungskällor</w:t>
      </w:r>
    </w:p>
    <w:p w14:paraId="7E12D550" w14:textId="77777777" w:rsidR="00BB38AF" w:rsidRPr="00DF7196" w:rsidRDefault="00BB38AF" w:rsidP="00BB38AF">
      <w:pPr>
        <w:pStyle w:val="ListParagraph"/>
        <w:numPr>
          <w:ilvl w:val="2"/>
          <w:numId w:val="27"/>
        </w:numPr>
        <w:spacing w:after="60" w:line="240" w:lineRule="auto"/>
      </w:pPr>
      <w:r>
        <w:t>minst omfattar detta kontroll av namnuppgifter mot Skatteverket samt kontroll av legitimerad yrkesgrupp mot Socialstyrelsens register minst en gång per månad</w:t>
      </w:r>
    </w:p>
    <w:p w14:paraId="338E6263" w14:textId="77777777" w:rsidR="00BB38AF" w:rsidRPr="00DF7196" w:rsidRDefault="00BB38AF" w:rsidP="00BB38AF">
      <w:pPr>
        <w:pStyle w:val="ListParagraph"/>
        <w:numPr>
          <w:ilvl w:val="1"/>
          <w:numId w:val="27"/>
        </w:numPr>
        <w:spacing w:after="60" w:line="240" w:lineRule="auto"/>
      </w:pPr>
      <w:r w:rsidRPr="00DF7196">
        <w:t>tillämpliga lagar och regelverk, t.ex. Personuppgiftslagen PUL, efterlevs</w:t>
      </w:r>
    </w:p>
    <w:p w14:paraId="78614142" w14:textId="77777777" w:rsidR="00BB38AF" w:rsidRDefault="00BB38AF" w:rsidP="00BB38AF">
      <w:pPr>
        <w:pStyle w:val="ListParagraph"/>
        <w:numPr>
          <w:ilvl w:val="1"/>
          <w:numId w:val="27"/>
        </w:numPr>
        <w:spacing w:after="60" w:line="240" w:lineRule="auto"/>
      </w:pPr>
      <w:r>
        <w:t>det finns ett dokumenterat regelverk för hur administratörsbehörigheter tilldelas och tas bort</w:t>
      </w:r>
    </w:p>
    <w:p w14:paraId="46118440" w14:textId="77777777" w:rsidR="00BB38AF" w:rsidRDefault="00BB38AF" w:rsidP="00BB38AF">
      <w:pPr>
        <w:pStyle w:val="ListParagraph"/>
        <w:numPr>
          <w:ilvl w:val="1"/>
          <w:numId w:val="27"/>
        </w:numPr>
        <w:spacing w:after="60" w:line="240" w:lineRule="auto"/>
      </w:pPr>
      <w:r>
        <w:t xml:space="preserve">uppgifter om koppling mellan HSA-id och individ/organisation samt mellan HSA-id och vårdgivare/vårdenhet arkiveras i minst 10 år efter det att anställning och/eller verksamhet upphört </w:t>
      </w:r>
    </w:p>
    <w:p w14:paraId="290B6E15" w14:textId="77777777" w:rsidR="00BB38AF" w:rsidRPr="00DF7196" w:rsidRDefault="00BB38AF" w:rsidP="00BB38AF">
      <w:pPr>
        <w:pStyle w:val="ListParagraph"/>
        <w:numPr>
          <w:ilvl w:val="1"/>
          <w:numId w:val="27"/>
        </w:numPr>
        <w:spacing w:after="60" w:line="240" w:lineRule="auto"/>
      </w:pPr>
      <w:r>
        <w:t>HSA-id behålls då en person byter person-identitet (t.ex. från samordningsnummer till personnummer)</w:t>
      </w:r>
    </w:p>
    <w:p w14:paraId="368AE582" w14:textId="77777777" w:rsidR="00BB38AF" w:rsidRDefault="00BB38AF" w:rsidP="00BB38AF">
      <w:pPr>
        <w:pStyle w:val="ListParagraph"/>
        <w:numPr>
          <w:ilvl w:val="0"/>
          <w:numId w:val="27"/>
        </w:numPr>
        <w:spacing w:after="60" w:line="240" w:lineRule="auto"/>
      </w:pPr>
      <w:r w:rsidRPr="00DF7196">
        <w:t>att upprätthålla en organisation för administration samt för mottagande av driftstörningsinformation</w:t>
      </w:r>
    </w:p>
    <w:p w14:paraId="099389D1" w14:textId="77777777" w:rsidR="00BB38AF" w:rsidRDefault="00BB38AF" w:rsidP="00BB38AF">
      <w:pPr>
        <w:pStyle w:val="ListParagraph"/>
        <w:numPr>
          <w:ilvl w:val="0"/>
          <w:numId w:val="27"/>
        </w:numPr>
        <w:spacing w:after="60" w:line="240" w:lineRule="auto"/>
      </w:pPr>
      <w:r>
        <w:t>att förändringar som görs i tjänsten loggas så att det går att spåra vem som gjort en förändring och när</w:t>
      </w:r>
    </w:p>
    <w:p w14:paraId="7C1AC561" w14:textId="77777777" w:rsidR="00BB38AF" w:rsidRDefault="00BB38AF" w:rsidP="00BB38AF">
      <w:pPr>
        <w:pStyle w:val="ListParagraph"/>
        <w:numPr>
          <w:ilvl w:val="0"/>
          <w:numId w:val="27"/>
        </w:numPr>
        <w:spacing w:after="60" w:line="240" w:lineRule="auto"/>
      </w:pPr>
      <w:r>
        <w:t>att särskild hantering av personer med skyddade personuppgifter finns dokumenterad och tillämpas</w:t>
      </w:r>
    </w:p>
    <w:p w14:paraId="4BAE0F84" w14:textId="10AAFBCF" w:rsidR="00BB38AF" w:rsidRPr="00BB38AF" w:rsidRDefault="00BB38AF" w:rsidP="00BB38AF">
      <w:pPr>
        <w:pStyle w:val="ListParagraph"/>
        <w:numPr>
          <w:ilvl w:val="0"/>
          <w:numId w:val="27"/>
        </w:numPr>
        <w:spacing w:after="60" w:line="240" w:lineRule="auto"/>
      </w:pPr>
      <w:r>
        <w:t>att årligen genomföra intern revision för att säkerställa att tjänsteproducenten verkligen uppfyller samtliga krav beskrivna i denna tjänstekontraktsbeskrivning</w:t>
      </w:r>
    </w:p>
    <w:p w14:paraId="257DCED2" w14:textId="77777777" w:rsidR="00BB38AF" w:rsidRPr="00BB38AF" w:rsidRDefault="00BB38AF" w:rsidP="00BB38AF"/>
    <w:p w14:paraId="4D35EBC5" w14:textId="77777777" w:rsidR="0039481C" w:rsidRDefault="0039481C" w:rsidP="00BB38AF">
      <w:pPr>
        <w:pStyle w:val="Heading4"/>
      </w:pPr>
      <w:bookmarkStart w:id="549" w:name="_Ref426100381"/>
      <w:r>
        <w:t>SLA krav</w:t>
      </w:r>
      <w:bookmarkEnd w:id="547"/>
      <w:bookmarkEnd w:id="549"/>
    </w:p>
    <w:p w14:paraId="28C8E0C7" w14:textId="77777777" w:rsidR="00DB4C35" w:rsidRPr="00DF7196" w:rsidRDefault="00DB4C35" w:rsidP="00DB4C35">
      <w:bookmarkStart w:id="550" w:name="_Toc243452561"/>
      <w:r w:rsidRPr="00DF7196">
        <w:t>Följande generella SLA-krav gäller för alla tjänsteproducen</w:t>
      </w:r>
      <w:r>
        <w:t>ter som tillhandahåller tjänstekontrakt inom domänen</w:t>
      </w:r>
      <w:r w:rsidRPr="00DF7196">
        <w:t xml:space="preserve">. </w:t>
      </w:r>
      <w:r>
        <w:t xml:space="preserve">Observera att för en konsument kan tillgängligheten bli något lägre utifrån t.ex. mellanliggande kommunikationsutrustning, kommunikationsnät och användning av regional tjänsteplattform. </w:t>
      </w:r>
    </w:p>
    <w:p w14:paraId="3D63EEB0" w14:textId="77777777" w:rsidR="00DB4C35" w:rsidRPr="00DF7196" w:rsidRDefault="00DB4C35" w:rsidP="00DB4C35"/>
    <w:tbl>
      <w:tblPr>
        <w:tblW w:w="96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127"/>
        <w:gridCol w:w="5293"/>
      </w:tblGrid>
      <w:tr w:rsidR="00DB4C35" w:rsidRPr="00DF7196" w14:paraId="18394471" w14:textId="77777777" w:rsidTr="000105E5">
        <w:tc>
          <w:tcPr>
            <w:tcW w:w="2268" w:type="dxa"/>
          </w:tcPr>
          <w:p w14:paraId="3DC898D9" w14:textId="77777777" w:rsidR="00DB4C35" w:rsidRPr="00DF7196" w:rsidRDefault="00DB4C35" w:rsidP="000105E5">
            <w:pPr>
              <w:rPr>
                <w:b/>
              </w:rPr>
            </w:pPr>
            <w:r w:rsidRPr="00DF7196">
              <w:rPr>
                <w:b/>
              </w:rPr>
              <w:t>Kategori</w:t>
            </w:r>
          </w:p>
        </w:tc>
        <w:tc>
          <w:tcPr>
            <w:tcW w:w="2127" w:type="dxa"/>
          </w:tcPr>
          <w:p w14:paraId="539C9E8A" w14:textId="77777777" w:rsidR="00DB4C35" w:rsidRPr="00DF7196" w:rsidRDefault="00DB4C35" w:rsidP="000105E5">
            <w:pPr>
              <w:rPr>
                <w:b/>
              </w:rPr>
            </w:pPr>
            <w:r w:rsidRPr="00DF7196">
              <w:rPr>
                <w:b/>
              </w:rPr>
              <w:t>Värde</w:t>
            </w:r>
          </w:p>
        </w:tc>
        <w:tc>
          <w:tcPr>
            <w:tcW w:w="5293" w:type="dxa"/>
          </w:tcPr>
          <w:p w14:paraId="3A7AE894" w14:textId="77777777" w:rsidR="00DB4C35" w:rsidRPr="00DF7196" w:rsidRDefault="00DB4C35" w:rsidP="000105E5">
            <w:pPr>
              <w:rPr>
                <w:b/>
              </w:rPr>
            </w:pPr>
            <w:r w:rsidRPr="00DF7196">
              <w:rPr>
                <w:b/>
              </w:rPr>
              <w:t>Beskrivning</w:t>
            </w:r>
          </w:p>
        </w:tc>
      </w:tr>
      <w:tr w:rsidR="00DB4C35" w:rsidRPr="00DF7196" w14:paraId="63684F42" w14:textId="77777777" w:rsidTr="000105E5">
        <w:tc>
          <w:tcPr>
            <w:tcW w:w="2268" w:type="dxa"/>
          </w:tcPr>
          <w:p w14:paraId="6803723F" w14:textId="77777777" w:rsidR="00DB4C35" w:rsidRPr="00DF7196" w:rsidRDefault="00DB4C35" w:rsidP="000105E5">
            <w:r w:rsidRPr="00DF7196">
              <w:t>Svarstid</w:t>
            </w:r>
          </w:p>
        </w:tc>
        <w:tc>
          <w:tcPr>
            <w:tcW w:w="2127" w:type="dxa"/>
          </w:tcPr>
          <w:p w14:paraId="6742DADD" w14:textId="77777777" w:rsidR="00DB4C35" w:rsidRPr="00C3306D" w:rsidRDefault="00DB4C35" w:rsidP="000105E5">
            <w:pPr>
              <w:rPr>
                <w:highlight w:val="yellow"/>
              </w:rPr>
            </w:pPr>
          </w:p>
        </w:tc>
        <w:tc>
          <w:tcPr>
            <w:tcW w:w="5293" w:type="dxa"/>
          </w:tcPr>
          <w:p w14:paraId="0AD3336B" w14:textId="77777777" w:rsidR="00DB4C35" w:rsidRPr="00C3306D" w:rsidRDefault="00DB4C35" w:rsidP="000105E5">
            <w:r w:rsidRPr="00C3306D">
              <w:t>Definieras per tjänstekontrakt i avsnitt 6.</w:t>
            </w:r>
          </w:p>
        </w:tc>
      </w:tr>
      <w:tr w:rsidR="00DB4C35" w:rsidRPr="00DF7196" w14:paraId="4911DD07" w14:textId="77777777" w:rsidTr="000105E5">
        <w:tc>
          <w:tcPr>
            <w:tcW w:w="2268" w:type="dxa"/>
          </w:tcPr>
          <w:p w14:paraId="33B58A71" w14:textId="77777777" w:rsidR="00DB4C35" w:rsidRPr="00DF7196" w:rsidRDefault="00DB4C35" w:rsidP="000105E5">
            <w:r w:rsidRPr="00DF7196">
              <w:t>Tillgänglighet</w:t>
            </w:r>
          </w:p>
        </w:tc>
        <w:tc>
          <w:tcPr>
            <w:tcW w:w="2127" w:type="dxa"/>
          </w:tcPr>
          <w:p w14:paraId="568CE75E" w14:textId="77777777" w:rsidR="00DB4C35" w:rsidRPr="00C3306D" w:rsidRDefault="00DB4C35" w:rsidP="000105E5">
            <w:r w:rsidRPr="00C3306D">
              <w:t>24x7, 99,9%</w:t>
            </w:r>
          </w:p>
        </w:tc>
        <w:tc>
          <w:tcPr>
            <w:tcW w:w="5293" w:type="dxa"/>
          </w:tcPr>
          <w:p w14:paraId="7694E493" w14:textId="77777777" w:rsidR="00DB4C35" w:rsidRPr="00C3306D" w:rsidRDefault="00DB4C35" w:rsidP="000105E5"/>
        </w:tc>
      </w:tr>
      <w:tr w:rsidR="00DB4C35" w:rsidRPr="00DF7196" w14:paraId="3E13F154" w14:textId="77777777" w:rsidTr="000105E5">
        <w:tc>
          <w:tcPr>
            <w:tcW w:w="2268" w:type="dxa"/>
          </w:tcPr>
          <w:p w14:paraId="4D593886" w14:textId="77777777" w:rsidR="00DB4C35" w:rsidRPr="00DF7196" w:rsidRDefault="00DB4C35" w:rsidP="000105E5">
            <w:r w:rsidRPr="00DF7196">
              <w:t>Last</w:t>
            </w:r>
          </w:p>
        </w:tc>
        <w:tc>
          <w:tcPr>
            <w:tcW w:w="2127" w:type="dxa"/>
          </w:tcPr>
          <w:p w14:paraId="72DA447E" w14:textId="77777777" w:rsidR="00DB4C35" w:rsidRPr="00C3306D" w:rsidRDefault="00DB4C35" w:rsidP="000105E5">
            <w:pPr>
              <w:rPr>
                <w:highlight w:val="yellow"/>
              </w:rPr>
            </w:pPr>
          </w:p>
        </w:tc>
        <w:tc>
          <w:tcPr>
            <w:tcW w:w="5293" w:type="dxa"/>
          </w:tcPr>
          <w:p w14:paraId="3A82917B" w14:textId="77777777" w:rsidR="00DB4C35" w:rsidRPr="00C3306D" w:rsidRDefault="00DB4C35" w:rsidP="000105E5">
            <w:r w:rsidRPr="00C3306D">
              <w:t>Definieras per tjänstekontrakt i avsnitt 6.</w:t>
            </w:r>
          </w:p>
        </w:tc>
      </w:tr>
      <w:tr w:rsidR="00DB4C35" w:rsidRPr="00DF7196" w14:paraId="66F98E6E" w14:textId="77777777" w:rsidTr="000105E5">
        <w:tc>
          <w:tcPr>
            <w:tcW w:w="2268" w:type="dxa"/>
          </w:tcPr>
          <w:p w14:paraId="1E1DEE99" w14:textId="77777777" w:rsidR="00DB4C35" w:rsidRPr="00DF7196" w:rsidRDefault="00DB4C35" w:rsidP="000105E5">
            <w:r w:rsidRPr="00DF7196">
              <w:t>Aktualitet</w:t>
            </w:r>
          </w:p>
        </w:tc>
        <w:tc>
          <w:tcPr>
            <w:tcW w:w="2127" w:type="dxa"/>
          </w:tcPr>
          <w:p w14:paraId="7D571734" w14:textId="77777777" w:rsidR="00DB4C35" w:rsidRPr="00C3306D" w:rsidRDefault="00DB4C35" w:rsidP="000105E5">
            <w:pPr>
              <w:rPr>
                <w:highlight w:val="yellow"/>
              </w:rPr>
            </w:pPr>
            <w:r w:rsidRPr="00C3306D">
              <w:t>10 minuter</w:t>
            </w:r>
          </w:p>
        </w:tc>
        <w:tc>
          <w:tcPr>
            <w:tcW w:w="5293" w:type="dxa"/>
          </w:tcPr>
          <w:p w14:paraId="11222BDE" w14:textId="77777777" w:rsidR="00DB4C35" w:rsidRPr="00C3306D" w:rsidRDefault="00DB4C35" w:rsidP="000105E5">
            <w:r w:rsidRPr="00C3306D">
              <w:t>Vid uppdatering av information i katalogtjänsten får det maximalt ta så lång tid innan den informationen används av och returneras via tjänstekontrakten.</w:t>
            </w:r>
          </w:p>
        </w:tc>
      </w:tr>
      <w:tr w:rsidR="00DB4C35" w:rsidRPr="00DF7196" w14:paraId="1104F906" w14:textId="77777777" w:rsidTr="000105E5">
        <w:tc>
          <w:tcPr>
            <w:tcW w:w="2268" w:type="dxa"/>
          </w:tcPr>
          <w:p w14:paraId="0EDA074D" w14:textId="77777777" w:rsidR="00DB4C35" w:rsidRPr="00DF7196" w:rsidRDefault="00DB4C35" w:rsidP="000105E5">
            <w:pPr>
              <w:rPr>
                <w:highlight w:val="yellow"/>
              </w:rPr>
            </w:pPr>
            <w:r w:rsidRPr="00DF7196">
              <w:t>Återställningstid</w:t>
            </w:r>
          </w:p>
        </w:tc>
        <w:tc>
          <w:tcPr>
            <w:tcW w:w="2127" w:type="dxa"/>
          </w:tcPr>
          <w:p w14:paraId="5D56D9AE" w14:textId="77777777" w:rsidR="00DB4C35" w:rsidRPr="00C3306D" w:rsidRDefault="00DB4C35" w:rsidP="000105E5">
            <w:pPr>
              <w:tabs>
                <w:tab w:val="left" w:pos="2935"/>
              </w:tabs>
              <w:jc w:val="both"/>
              <w:rPr>
                <w:highlight w:val="yellow"/>
              </w:rPr>
            </w:pPr>
            <w:r w:rsidRPr="00C3306D">
              <w:t>1 dygn</w:t>
            </w:r>
          </w:p>
        </w:tc>
        <w:tc>
          <w:tcPr>
            <w:tcW w:w="5293" w:type="dxa"/>
          </w:tcPr>
          <w:p w14:paraId="67E9D7B4" w14:textId="77777777" w:rsidR="00DB4C35" w:rsidRPr="00C3306D" w:rsidRDefault="00DB4C35" w:rsidP="000105E5">
            <w:r w:rsidRPr="00C3306D">
              <w:t>Vid katastrof som bortfall av driftshall</w:t>
            </w:r>
          </w:p>
        </w:tc>
      </w:tr>
    </w:tbl>
    <w:p w14:paraId="06D20C7C" w14:textId="77777777" w:rsidR="00DB4C35" w:rsidRPr="00DF7196" w:rsidRDefault="00DB4C35" w:rsidP="00DB4C35">
      <w:pPr>
        <w:pStyle w:val="BodyText"/>
      </w:pPr>
    </w:p>
    <w:p w14:paraId="074ED34E" w14:textId="77777777" w:rsidR="0039481C" w:rsidRDefault="0039481C" w:rsidP="00BB38AF">
      <w:pPr>
        <w:pStyle w:val="Heading4"/>
      </w:pPr>
      <w:bookmarkStart w:id="551" w:name="_Toc357754854"/>
      <w:bookmarkStart w:id="552" w:name="_Toc243452562"/>
      <w:bookmarkStart w:id="553" w:name="_Ref426100372"/>
      <w:bookmarkStart w:id="554" w:name="_Toc224960922"/>
      <w:bookmarkStart w:id="555" w:name="_Toc357754855"/>
      <w:bookmarkEnd w:id="474"/>
      <w:bookmarkEnd w:id="475"/>
      <w:bookmarkEnd w:id="476"/>
      <w:bookmarkEnd w:id="550"/>
      <w:r>
        <w:lastRenderedPageBreak/>
        <w:t>Felhantering</w:t>
      </w:r>
      <w:bookmarkEnd w:id="551"/>
      <w:bookmarkEnd w:id="552"/>
      <w:bookmarkEnd w:id="553"/>
    </w:p>
    <w:p w14:paraId="2859FC09" w14:textId="77777777" w:rsidR="0039481C" w:rsidRDefault="0039481C" w:rsidP="00BB38AF">
      <w:pPr>
        <w:pStyle w:val="Heading5"/>
      </w:pPr>
      <w:r>
        <w:t xml:space="preserve">Logiska fel </w:t>
      </w:r>
    </w:p>
    <w:p w14:paraId="436090C6" w14:textId="1FDA3D55" w:rsidR="00BB38AF" w:rsidRPr="00DF7196" w:rsidDel="00C163A9" w:rsidRDefault="00BB38AF" w:rsidP="00C163A9">
      <w:pPr>
        <w:pStyle w:val="BodyText"/>
        <w:rPr>
          <w:del w:id="556" w:author="Ronny Nilsson" w:date="2016-09-09T10:08:00Z"/>
        </w:rPr>
      </w:pPr>
      <w:bookmarkStart w:id="557" w:name="_Toc243452563"/>
      <w:r w:rsidRPr="00DF7196">
        <w:t xml:space="preserve">Vid ett </w:t>
      </w:r>
      <w:r w:rsidRPr="00DF7196">
        <w:rPr>
          <w:b/>
        </w:rPr>
        <w:t>logiskt fel</w:t>
      </w:r>
      <w:r w:rsidRPr="00DF7196">
        <w:t>, d.v.s. förutsättning för att kunna besvara anropet saknas, t ex för att visst nödvändigt objekt eller attributvärde saknas</w:t>
      </w:r>
      <w:ins w:id="558" w:author="Ronny Nilsson" w:date="2016-09-09T10:08:00Z">
        <w:r w:rsidR="00C163A9">
          <w:t>.</w:t>
        </w:r>
      </w:ins>
      <w:del w:id="559" w:author="Ronny Nilsson" w:date="2016-09-09T10:08:00Z">
        <w:r w:rsidRPr="00DF7196" w:rsidDel="00C163A9">
          <w:delText>,</w:delText>
        </w:r>
        <w:r w:rsidRPr="00DF7196" w:rsidDel="00C163A9">
          <w:rPr>
            <w:b/>
          </w:rPr>
          <w:delText xml:space="preserve"> </w:delText>
        </w:r>
        <w:r w:rsidRPr="00DF7196" w:rsidDel="00C163A9">
          <w:delText>i de uppdaterande tjänsterna levereras resultCode, resultText.</w:delText>
        </w:r>
        <w:r w:rsidRPr="00DF7196" w:rsidDel="00C163A9">
          <w:br/>
          <w:delText>Syftet med resultText är att tjänstekonsumenten av tjänsten ska kunna visa upp informationen för användaren.</w:delText>
        </w:r>
      </w:del>
    </w:p>
    <w:p w14:paraId="6A9ECA4D" w14:textId="5ECB6AAF" w:rsidR="00BB38AF" w:rsidRPr="00DF7196" w:rsidDel="00C163A9" w:rsidRDefault="00BB38AF" w:rsidP="00C163A9">
      <w:pPr>
        <w:pStyle w:val="BodyText"/>
        <w:rPr>
          <w:del w:id="560" w:author="Ronny Nilsson" w:date="2016-09-09T10:08:00Z"/>
        </w:rPr>
      </w:pPr>
      <w:del w:id="561" w:author="Ronny Nilsson" w:date="2016-09-09T10:08:00Z">
        <w:r w:rsidRPr="00DF7196" w:rsidDel="00C163A9">
          <w:delText>De värden som resultCode kan returnera är:</w:delText>
        </w:r>
      </w:del>
    </w:p>
    <w:p w14:paraId="68C3EC06" w14:textId="1211BB03" w:rsidR="00BB38AF" w:rsidRPr="00DF7196" w:rsidDel="00C163A9" w:rsidRDefault="00BB38AF" w:rsidP="00C163A9">
      <w:pPr>
        <w:pStyle w:val="BodyText"/>
        <w:rPr>
          <w:del w:id="562" w:author="Ronny Nilsson" w:date="2016-09-09T10:08:00Z"/>
        </w:rPr>
      </w:pPr>
      <w:del w:id="563" w:author="Ronny Nilsson" w:date="2016-09-09T10:08:00Z">
        <w:r w:rsidRPr="00DF7196" w:rsidDel="00C163A9">
          <w:rPr>
            <w:b/>
          </w:rPr>
          <w:delText>OK</w:delText>
        </w:r>
        <w:r w:rsidRPr="00DF7196" w:rsidDel="00C163A9">
          <w:delText xml:space="preserve"> </w:delText>
        </w:r>
        <w:r w:rsidRPr="00DF7196" w:rsidDel="00C163A9">
          <w:br/>
          <w:delText>Transaktionen har utförts enligt uppdraget i frågemeddelandet.</w:delText>
        </w:r>
      </w:del>
    </w:p>
    <w:p w14:paraId="3F428C47" w14:textId="24A8F8C8" w:rsidR="00BB38AF" w:rsidRPr="00DF7196" w:rsidDel="00C163A9" w:rsidRDefault="00BB38AF" w:rsidP="00C163A9">
      <w:pPr>
        <w:pStyle w:val="BodyText"/>
        <w:rPr>
          <w:del w:id="564" w:author="Ronny Nilsson" w:date="2016-09-09T10:08:00Z"/>
        </w:rPr>
      </w:pPr>
      <w:del w:id="565" w:author="Ronny Nilsson" w:date="2016-09-09T10:08:00Z">
        <w:r w:rsidRPr="00DF7196" w:rsidDel="00C163A9">
          <w:rPr>
            <w:b/>
          </w:rPr>
          <w:delText>ERROR</w:delText>
        </w:r>
        <w:r w:rsidRPr="00DF7196" w:rsidDel="00C163A9">
          <w:br/>
          <w:delText>Transaktionen har INTE kunnat utföras enligt uppdrag i frågemeddelandet p.g.a. logiskt fel.</w:delText>
        </w:r>
      </w:del>
    </w:p>
    <w:p w14:paraId="770C616C" w14:textId="7D912400" w:rsidR="00BB38AF" w:rsidDel="00C163A9" w:rsidRDefault="00BB38AF" w:rsidP="00C163A9">
      <w:pPr>
        <w:pStyle w:val="BodyText"/>
        <w:rPr>
          <w:del w:id="566" w:author="Ronny Nilsson" w:date="2016-09-09T10:08:00Z"/>
        </w:rPr>
      </w:pPr>
      <w:del w:id="567" w:author="Ronny Nilsson" w:date="2016-09-09T10:08:00Z">
        <w:r w:rsidRPr="00DF7196" w:rsidDel="00C163A9">
          <w:delText xml:space="preserve">De felkoder/felmeddelanden som används och som returneras i resultText beskrivs under respektive tjänstekontrakt i kapitel </w:delText>
        </w:r>
        <w:r w:rsidR="00DB6F1E" w:rsidDel="00C163A9">
          <w:fldChar w:fldCharType="begin"/>
        </w:r>
        <w:r w:rsidR="00DB6F1E" w:rsidDel="00C163A9">
          <w:delInstrText xml:space="preserve"> REF _Ref426100548 \r \h </w:delInstrText>
        </w:r>
        <w:r w:rsidR="00DB6F1E" w:rsidDel="00C163A9">
          <w:fldChar w:fldCharType="separate"/>
        </w:r>
        <w:r w:rsidR="00FE5927" w:rsidDel="00C163A9">
          <w:delText>6</w:delText>
        </w:r>
        <w:r w:rsidR="00DB6F1E" w:rsidDel="00C163A9">
          <w:fldChar w:fldCharType="end"/>
        </w:r>
        <w:r w:rsidRPr="00DF7196" w:rsidDel="00C163A9">
          <w:delText>.</w:delText>
        </w:r>
      </w:del>
    </w:p>
    <w:p w14:paraId="31026013" w14:textId="441F0391" w:rsidR="00BB38AF" w:rsidDel="00C163A9" w:rsidRDefault="00BB38AF" w:rsidP="00C163A9">
      <w:pPr>
        <w:pStyle w:val="BodyText"/>
        <w:rPr>
          <w:del w:id="568" w:author="Ronny Nilsson" w:date="2016-09-09T10:08:00Z"/>
        </w:rPr>
      </w:pPr>
    </w:p>
    <w:p w14:paraId="432C8BB3" w14:textId="7EA6575B" w:rsidR="00BB38AF" w:rsidRPr="00581BE4" w:rsidDel="00C163A9" w:rsidRDefault="00BB38AF" w:rsidP="00C163A9">
      <w:pPr>
        <w:pStyle w:val="BodyText"/>
        <w:rPr>
          <w:del w:id="569" w:author="Ronny Nilsson" w:date="2016-09-09T10:08:00Z"/>
        </w:rPr>
      </w:pPr>
      <w:del w:id="570" w:author="Ronny Nilsson" w:date="2016-09-09T10:08:00Z">
        <w:r w:rsidRPr="00581BE4" w:rsidDel="00C163A9">
          <w:delText>I möjligaste mån ska resultatet från anropet returneras även om visst/vissa logiska fel förekommer, men då med resultCode=ERROR och en resultText som anger ”Varning”. Då kan anropande program avgöra om uppgifterna ändå kan användas eller inte och på vilket sätt en slutanvändare ska meddelas.</w:delText>
        </w:r>
      </w:del>
    </w:p>
    <w:p w14:paraId="1EF820DB" w14:textId="04B0FE3A" w:rsidR="00BB38AF" w:rsidRPr="00581BE4" w:rsidDel="00C163A9" w:rsidRDefault="00BB38AF" w:rsidP="00C163A9">
      <w:pPr>
        <w:pStyle w:val="BodyText"/>
        <w:rPr>
          <w:del w:id="571" w:author="Ronny Nilsson" w:date="2016-09-09T10:08:00Z"/>
        </w:rPr>
      </w:pPr>
      <w:del w:id="572" w:author="Ronny Nilsson" w:date="2016-09-09T10:08:00Z">
        <w:r w:rsidRPr="00581BE4" w:rsidDel="00C163A9">
          <w:delText>Om resultat inte alls kan returneras, flaggas detta med resultCode=ERROR och en resultText som anger ”Fel”.</w:delText>
        </w:r>
        <w:r w:rsidRPr="00581BE4" w:rsidDel="00C163A9">
          <w:br/>
          <w:delText xml:space="preserve">Exempel på fel där resultat inte kan returneras är t ex </w:delText>
        </w:r>
      </w:del>
    </w:p>
    <w:p w14:paraId="30112855" w14:textId="1515A634" w:rsidR="00BB38AF" w:rsidRPr="00581BE4" w:rsidRDefault="00BB38AF" w:rsidP="00C163A9">
      <w:pPr>
        <w:pStyle w:val="BodyText"/>
      </w:pPr>
      <w:del w:id="573" w:author="Ronny Nilsson" w:date="2016-09-09T10:08:00Z">
        <w:r w:rsidRPr="00581BE4" w:rsidDel="00C163A9">
          <w:delText>Om sökt identitet saknas i katalogen, eller om identiteten inte avser rätt objekttyp eller felaktigt tillhör flera olika objekt.</w:delText>
        </w:r>
      </w:del>
    </w:p>
    <w:p w14:paraId="1D451641" w14:textId="77777777" w:rsidR="00BB38AF" w:rsidRPr="00581BE4" w:rsidRDefault="00BB38AF" w:rsidP="00BB38AF">
      <w:pPr>
        <w:spacing w:after="120"/>
      </w:pPr>
    </w:p>
    <w:p w14:paraId="7E737920" w14:textId="4D95F93C" w:rsidR="00BB38AF" w:rsidRPr="00581BE4" w:rsidRDefault="00BB38AF" w:rsidP="00BB38AF">
      <w:pPr>
        <w:spacing w:after="120"/>
      </w:pPr>
      <w:r w:rsidRPr="00581BE4">
        <w:t xml:space="preserve">Exempel på mindre fel där </w:t>
      </w:r>
      <w:ins w:id="574" w:author="Ronny Nilsson" w:date="2016-09-09T10:26:00Z">
        <w:r w:rsidR="00D97F00">
          <w:t>del</w:t>
        </w:r>
      </w:ins>
      <w:r w:rsidRPr="00581BE4">
        <w:t>resultat ändå kan returneras</w:t>
      </w:r>
      <w:del w:id="575" w:author="Ronny Nilsson" w:date="2016-09-09T10:09:00Z">
        <w:r w:rsidRPr="00581BE4" w:rsidDel="00C163A9">
          <w:delText>, tillsammans med en varning och utpekning av felet</w:delText>
        </w:r>
      </w:del>
      <w:r w:rsidRPr="00581BE4">
        <w:t xml:space="preserve"> är: </w:t>
      </w:r>
    </w:p>
    <w:p w14:paraId="2EFAC5B3" w14:textId="20D7372A" w:rsidR="00BB38AF" w:rsidRPr="00581BE4" w:rsidRDefault="00BB38AF" w:rsidP="00BB38AF">
      <w:pPr>
        <w:pStyle w:val="ListParagraph"/>
        <w:numPr>
          <w:ilvl w:val="0"/>
          <w:numId w:val="28"/>
        </w:numPr>
        <w:spacing w:before="80" w:line="240" w:lineRule="auto"/>
        <w:ind w:left="714" w:hanging="357"/>
        <w:contextualSpacing w:val="0"/>
      </w:pPr>
      <w:r w:rsidRPr="00581BE4">
        <w:t>Då obligatoriska attribut (som skulle returnerats) saknas</w:t>
      </w:r>
      <w:ins w:id="576" w:author="Ronny Nilsson" w:date="2016-09-09T10:09:00Z">
        <w:r w:rsidR="00C163A9">
          <w:t>. Objekt som saknar obligatoriska attribut (eller där de ob</w:t>
        </w:r>
      </w:ins>
      <w:ins w:id="577" w:author="Ronny Nilsson" w:date="2016-09-09T10:10:00Z">
        <w:r w:rsidR="00C163A9">
          <w:t>ligatoriska attributen inte följer specificerad syntax) returneras ej.</w:t>
        </w:r>
      </w:ins>
    </w:p>
    <w:p w14:paraId="657F2E48" w14:textId="77777777" w:rsidR="00BB38AF" w:rsidRPr="00581BE4" w:rsidRDefault="00BB38AF" w:rsidP="00BB38AF">
      <w:pPr>
        <w:pStyle w:val="ListParagraph"/>
        <w:numPr>
          <w:ilvl w:val="0"/>
          <w:numId w:val="28"/>
        </w:numPr>
        <w:spacing w:before="80" w:line="240" w:lineRule="auto"/>
        <w:ind w:left="714" w:hanging="357"/>
        <w:contextualSpacing w:val="0"/>
      </w:pPr>
      <w:r w:rsidRPr="00581BE4">
        <w:t>Attribut med värde som inte följer gällande värdemängd</w:t>
      </w:r>
    </w:p>
    <w:p w14:paraId="5B1F5A38" w14:textId="77777777" w:rsidR="00BB38AF" w:rsidRPr="00581BE4" w:rsidRDefault="00BB38AF" w:rsidP="00BB38AF">
      <w:pPr>
        <w:pStyle w:val="ListParagraph"/>
        <w:numPr>
          <w:ilvl w:val="0"/>
          <w:numId w:val="28"/>
        </w:numPr>
        <w:spacing w:before="80" w:line="240" w:lineRule="auto"/>
        <w:ind w:left="714" w:hanging="357"/>
        <w:contextualSpacing w:val="0"/>
      </w:pPr>
      <w:r w:rsidRPr="00581BE4">
        <w:t>Värdemängdsattribut med både kod-del och klartext-del men där dessa inte matchar varandra enligt gällande värdemängd</w:t>
      </w:r>
    </w:p>
    <w:p w14:paraId="5CD4FCEB" w14:textId="77777777" w:rsidR="00BB38AF" w:rsidRPr="00581BE4" w:rsidRDefault="00BB38AF" w:rsidP="00BB38AF">
      <w:pPr>
        <w:pStyle w:val="ListParagraph"/>
        <w:numPr>
          <w:ilvl w:val="0"/>
          <w:numId w:val="28"/>
        </w:numPr>
        <w:spacing w:before="80" w:line="240" w:lineRule="auto"/>
        <w:ind w:left="714" w:hanging="357"/>
      </w:pPr>
      <w:r w:rsidRPr="00581BE4">
        <w:t xml:space="preserve">Attribut med felaktig syntax, t ex  </w:t>
      </w:r>
    </w:p>
    <w:p w14:paraId="71F7B6C2" w14:textId="77777777" w:rsidR="00BB38AF" w:rsidRPr="00581BE4" w:rsidRDefault="00BB38AF" w:rsidP="00BB38AF">
      <w:pPr>
        <w:pStyle w:val="ListParagraph"/>
        <w:numPr>
          <w:ilvl w:val="1"/>
          <w:numId w:val="28"/>
        </w:numPr>
        <w:spacing w:line="240" w:lineRule="auto"/>
        <w:ind w:left="1434" w:hanging="357"/>
        <w:contextualSpacing w:val="0"/>
      </w:pPr>
      <w:r w:rsidRPr="00581BE4">
        <w:t>Sammansatta attribut saknad någon del (t ex öppettider)</w:t>
      </w:r>
    </w:p>
    <w:p w14:paraId="472B2630" w14:textId="1B42279E" w:rsidR="00BB38AF" w:rsidRPr="00581BE4" w:rsidDel="006B7A96" w:rsidRDefault="00BB38AF" w:rsidP="00BB38AF">
      <w:pPr>
        <w:pStyle w:val="ListParagraph"/>
        <w:numPr>
          <w:ilvl w:val="1"/>
          <w:numId w:val="28"/>
        </w:numPr>
        <w:spacing w:line="240" w:lineRule="auto"/>
        <w:ind w:left="1434" w:hanging="357"/>
        <w:contextualSpacing w:val="0"/>
        <w:rPr>
          <w:del w:id="578" w:author="Ronny Nilsson" w:date="2016-09-09T10:17:00Z"/>
        </w:rPr>
      </w:pPr>
      <w:del w:id="579" w:author="Ronny Nilsson" w:date="2016-09-09T10:17:00Z">
        <w:r w:rsidRPr="00581BE4" w:rsidDel="006B7A96">
          <w:delText>Telefonnummer med bokstäver i</w:delText>
        </w:r>
      </w:del>
    </w:p>
    <w:p w14:paraId="5D64E710" w14:textId="53F6A4E6" w:rsidR="00BB38AF" w:rsidRPr="00581BE4" w:rsidDel="006B7A96" w:rsidRDefault="00BB38AF" w:rsidP="00BB38AF">
      <w:pPr>
        <w:pStyle w:val="ListParagraph"/>
        <w:numPr>
          <w:ilvl w:val="1"/>
          <w:numId w:val="28"/>
        </w:numPr>
        <w:spacing w:line="240" w:lineRule="auto"/>
        <w:ind w:left="1434" w:hanging="357"/>
        <w:contextualSpacing w:val="0"/>
        <w:rPr>
          <w:del w:id="580" w:author="Ronny Nilsson" w:date="2016-09-09T10:17:00Z"/>
        </w:rPr>
      </w:pPr>
      <w:del w:id="581" w:author="Ronny Nilsson" w:date="2016-09-09T10:17:00Z">
        <w:r w:rsidRPr="00581BE4" w:rsidDel="006B7A96">
          <w:delText>Öppettider med tim-del med bokstäver eller utanför 0-24</w:delText>
        </w:r>
      </w:del>
    </w:p>
    <w:p w14:paraId="030132AC" w14:textId="10C7631A" w:rsidR="00BB38AF" w:rsidRPr="00581BE4" w:rsidDel="006B7A96" w:rsidRDefault="00BB38AF" w:rsidP="00BB38AF">
      <w:pPr>
        <w:pStyle w:val="ListParagraph"/>
        <w:numPr>
          <w:ilvl w:val="1"/>
          <w:numId w:val="28"/>
        </w:numPr>
        <w:spacing w:line="240" w:lineRule="auto"/>
        <w:ind w:left="1434" w:hanging="357"/>
        <w:contextualSpacing w:val="0"/>
        <w:rPr>
          <w:del w:id="582" w:author="Ronny Nilsson" w:date="2016-09-09T10:17:00Z"/>
        </w:rPr>
      </w:pPr>
      <w:del w:id="583" w:author="Ronny Nilsson" w:date="2016-09-09T10:17:00Z">
        <w:r w:rsidDel="006B7A96">
          <w:delText>E-postadress</w:delText>
        </w:r>
        <w:r w:rsidRPr="00581BE4" w:rsidDel="006B7A96">
          <w:delText xml:space="preserve"> utan @ eller </w:delText>
        </w:r>
        <w:r w:rsidDel="006B7A96">
          <w:delText>w</w:delText>
        </w:r>
        <w:r w:rsidRPr="00581BE4" w:rsidDel="006B7A96">
          <w:delText>eb</w:delText>
        </w:r>
        <w:r w:rsidDel="006B7A96">
          <w:delText>b</w:delText>
        </w:r>
        <w:r w:rsidRPr="00581BE4" w:rsidDel="006B7A96">
          <w:delText xml:space="preserve">adress utan http:// </w:delText>
        </w:r>
      </w:del>
    </w:p>
    <w:p w14:paraId="6001AC80" w14:textId="4C318CC6" w:rsidR="00BB38AF" w:rsidRPr="00581BE4" w:rsidDel="006B7A96" w:rsidRDefault="00BB38AF" w:rsidP="00BB38AF">
      <w:pPr>
        <w:pStyle w:val="ListParagraph"/>
        <w:numPr>
          <w:ilvl w:val="1"/>
          <w:numId w:val="28"/>
        </w:numPr>
        <w:spacing w:line="240" w:lineRule="auto"/>
        <w:ind w:left="1434" w:hanging="357"/>
        <w:contextualSpacing w:val="0"/>
        <w:rPr>
          <w:del w:id="584" w:author="Ronny Nilsson" w:date="2016-09-09T10:17:00Z"/>
        </w:rPr>
      </w:pPr>
      <w:del w:id="585" w:author="Ronny Nilsson" w:date="2016-09-09T10:17:00Z">
        <w:r w:rsidRPr="00581BE4" w:rsidDel="006B7A96">
          <w:delText>Felaktigt format för datum</w:delText>
        </w:r>
      </w:del>
    </w:p>
    <w:p w14:paraId="3B43974D" w14:textId="23F267D7" w:rsidR="00BB38AF" w:rsidRPr="00581BE4" w:rsidDel="006B7A96" w:rsidRDefault="00BB38AF" w:rsidP="00BB38AF">
      <w:pPr>
        <w:pStyle w:val="ListParagraph"/>
        <w:numPr>
          <w:ilvl w:val="1"/>
          <w:numId w:val="28"/>
        </w:numPr>
        <w:spacing w:line="240" w:lineRule="auto"/>
        <w:ind w:left="1434" w:hanging="357"/>
        <w:contextualSpacing w:val="0"/>
        <w:rPr>
          <w:del w:id="586" w:author="Ronny Nilsson" w:date="2016-09-09T10:17:00Z"/>
        </w:rPr>
      </w:pPr>
      <w:del w:id="587" w:author="Ronny Nilsson" w:date="2016-09-09T10:17:00Z">
        <w:r w:rsidRPr="00581BE4" w:rsidDel="006B7A96">
          <w:delText>Foto eller Logotype inte är i jpeg-format eller är &gt; 50kb</w:delText>
        </w:r>
      </w:del>
    </w:p>
    <w:p w14:paraId="2B102590" w14:textId="258669C4" w:rsidR="00BB38AF" w:rsidRPr="00581BE4" w:rsidDel="006B7A96" w:rsidRDefault="00BB38AF" w:rsidP="00BB38AF">
      <w:pPr>
        <w:pStyle w:val="ListParagraph"/>
        <w:numPr>
          <w:ilvl w:val="1"/>
          <w:numId w:val="28"/>
        </w:numPr>
        <w:spacing w:line="240" w:lineRule="auto"/>
        <w:ind w:left="1434" w:hanging="357"/>
        <w:contextualSpacing w:val="0"/>
        <w:rPr>
          <w:del w:id="588" w:author="Ronny Nilsson" w:date="2016-09-09T10:17:00Z"/>
        </w:rPr>
      </w:pPr>
      <w:del w:id="589" w:author="Ronny Nilsson" w:date="2016-09-09T10:17:00Z">
        <w:r w:rsidRPr="00581BE4" w:rsidDel="006B7A96">
          <w:delText>Etc. etc.</w:delText>
        </w:r>
      </w:del>
    </w:p>
    <w:bookmarkEnd w:id="557"/>
    <w:p w14:paraId="466EAB85" w14:textId="77777777" w:rsidR="0039481C" w:rsidRDefault="0039481C" w:rsidP="0039481C">
      <w:pPr>
        <w:rPr>
          <w:color w:val="4F81BD" w:themeColor="accent1"/>
        </w:rPr>
      </w:pPr>
    </w:p>
    <w:p w14:paraId="1EB6F77E" w14:textId="77777777" w:rsidR="0039481C" w:rsidRDefault="0039481C" w:rsidP="0039481C">
      <w:pPr>
        <w:pStyle w:val="Heading4"/>
      </w:pPr>
      <w:r>
        <w:t>Tekniska fel</w:t>
      </w:r>
    </w:p>
    <w:p w14:paraId="2258650A" w14:textId="77777777" w:rsidR="00BB38AF" w:rsidRPr="00DF7196" w:rsidRDefault="00BB38AF" w:rsidP="00BB38AF">
      <w:pPr>
        <w:pStyle w:val="BodyText"/>
      </w:pPr>
      <w:r w:rsidRPr="00DF7196">
        <w:t xml:space="preserve">Vid ett tekniskt fel levereras normalt ett generellt undantag (SOAP-fault). </w:t>
      </w:r>
    </w:p>
    <w:p w14:paraId="3428F27F" w14:textId="77777777" w:rsidR="00BB38AF" w:rsidRPr="00DF7196" w:rsidRDefault="00BB38AF" w:rsidP="00BB38AF">
      <w:pPr>
        <w:pStyle w:val="BodyText"/>
      </w:pPr>
      <w:r w:rsidRPr="00DF7196">
        <w:t>Exempel på tekniska fel vid anrop till någon av tjänstedomänens tjänstekontrakt där SOAP-fault returneras är:</w:t>
      </w:r>
    </w:p>
    <w:p w14:paraId="21EBBF04"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Katalogen (eller ev. läskopia) är inte nåbar (ur funktion, överlastad, kommunikationsmässigt eller på annat sätt onåbar)</w:t>
      </w:r>
    </w:p>
    <w:p w14:paraId="6C0BBDDD"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Katalogen returnerar att det blev ett intern</w:t>
      </w:r>
      <w:r>
        <w:t>t</w:t>
      </w:r>
      <w:r w:rsidRPr="00DF7196">
        <w:t xml:space="preserve"> fel vid sökningen</w:t>
      </w:r>
    </w:p>
    <w:p w14:paraId="197FB715"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Grundläggande information i katalogen, t ex kodtabeller, innehåller felaktig information eller felaktigt strukturerad information.</w:t>
      </w:r>
    </w:p>
    <w:p w14:paraId="539F5467" w14:textId="77777777" w:rsidR="00BB38AF" w:rsidRPr="00DF7196" w:rsidRDefault="00BB38AF" w:rsidP="00BB38AF">
      <w:pPr>
        <w:pStyle w:val="BodyText"/>
      </w:pPr>
      <w:r w:rsidRPr="00DF7196">
        <w:t>Exempel på andra tekniska fel är:</w:t>
      </w:r>
    </w:p>
    <w:p w14:paraId="2275E0F7"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Anslutande tjänst är inte behörig att anropa det aktuella tjänstekontraktet. För denna typ av fel returneras ”</w:t>
      </w:r>
      <w:r>
        <w:t>http</w:t>
      </w:r>
      <w:r w:rsidRPr="00DF7196">
        <w:t xml:space="preserve"> Status 403 </w:t>
      </w:r>
      <w:r>
        <w:t>–</w:t>
      </w:r>
      <w:r w:rsidRPr="00DF7196">
        <w:t xml:space="preserve"> Access is denied”.</w:t>
      </w:r>
    </w:p>
    <w:p w14:paraId="1F442CA3"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Tjänstekontraktsprogramvaran har slutat fungera. För denna typ av fel returneras ”</w:t>
      </w:r>
      <w:r>
        <w:t>http</w:t>
      </w:r>
      <w:r w:rsidRPr="00DF7196">
        <w:t xml:space="preserve"> Status 503 – Service Temporarily Unavailable”. </w:t>
      </w:r>
    </w:p>
    <w:p w14:paraId="157138F1" w14:textId="77777777" w:rsidR="00BB38AF" w:rsidRPr="00DF7196" w:rsidRDefault="00BB38AF" w:rsidP="00BB38AF">
      <w:pPr>
        <w:pStyle w:val="BodyText"/>
        <w:numPr>
          <w:ilvl w:val="0"/>
          <w:numId w:val="27"/>
        </w:numPr>
        <w:tabs>
          <w:tab w:val="left" w:pos="1304"/>
          <w:tab w:val="left" w:pos="2608"/>
          <w:tab w:val="left" w:pos="3912"/>
          <w:tab w:val="left" w:pos="5216"/>
          <w:tab w:val="left" w:pos="6520"/>
          <w:tab w:val="left" w:pos="7824"/>
          <w:tab w:val="left" w:pos="9128"/>
        </w:tabs>
        <w:spacing w:before="0" w:after="120"/>
        <w:ind w:right="119"/>
      </w:pPr>
      <w:r w:rsidRPr="00DF7196">
        <w:t>För fatala tekniska fel t ex server-fel, fel på kommunikationsutrustning, fel i webb-tjänst-systemprogramvaran, kan svar helt utebli, därför måste konsumenten ha hantering för uteblivet svar (time-out) för sådant fall.</w:t>
      </w:r>
    </w:p>
    <w:p w14:paraId="33A23338" w14:textId="77777777" w:rsidR="00BB38AF" w:rsidRPr="00DF7196" w:rsidRDefault="00BB38AF" w:rsidP="00BB38AF">
      <w:pPr>
        <w:pStyle w:val="BodyText"/>
      </w:pPr>
      <w:r w:rsidRPr="00DF7196">
        <w:t>Vid tekniska fel förmedlas inga kataloguppgifter till konsumenten.</w:t>
      </w:r>
    </w:p>
    <w:p w14:paraId="2913AAE9" w14:textId="77777777" w:rsidR="0039481C" w:rsidRDefault="0039481C" w:rsidP="0039481C">
      <w:pPr>
        <w:rPr>
          <w:color w:val="4F81BD" w:themeColor="accent1"/>
        </w:rPr>
      </w:pPr>
    </w:p>
    <w:p w14:paraId="32743069" w14:textId="77777777" w:rsidR="00BB38AF" w:rsidRDefault="00BB38AF" w:rsidP="00BB38AF">
      <w:pPr>
        <w:pStyle w:val="Heading3"/>
      </w:pPr>
      <w:bookmarkStart w:id="590" w:name="_Toc243452564"/>
      <w:bookmarkStart w:id="591" w:name="_Toc467578337"/>
      <w:r>
        <w:t>Övriga krav</w:t>
      </w:r>
      <w:bookmarkEnd w:id="591"/>
    </w:p>
    <w:p w14:paraId="7093B1A0" w14:textId="6DB51C63" w:rsidR="00BB38AF" w:rsidRDefault="00BB38AF" w:rsidP="00BB38AF">
      <w:r>
        <w:t>-</w:t>
      </w:r>
    </w:p>
    <w:p w14:paraId="6D122F7F" w14:textId="77777777" w:rsidR="00BB38AF" w:rsidRPr="00BB38AF" w:rsidRDefault="00BB38AF" w:rsidP="00BB38AF"/>
    <w:p w14:paraId="72908150" w14:textId="77777777" w:rsidR="0039481C" w:rsidRDefault="0039481C" w:rsidP="0039481C">
      <w:pPr>
        <w:pStyle w:val="Heading3"/>
      </w:pPr>
      <w:bookmarkStart w:id="592" w:name="_Toc467578338"/>
      <w:r>
        <w:lastRenderedPageBreak/>
        <w:t>Krav på en tjänstekonsument</w:t>
      </w:r>
      <w:bookmarkEnd w:id="590"/>
      <w:bookmarkEnd w:id="592"/>
    </w:p>
    <w:p w14:paraId="73CB4BE3" w14:textId="77777777" w:rsidR="00BB38AF" w:rsidRPr="00DF7196" w:rsidRDefault="00BB38AF" w:rsidP="00BB38AF">
      <w:r w:rsidRPr="00DF7196">
        <w:t>Följande krav skall beaktas då ett system agerar som en tjänstekonsument för tjänstedomänens ingående tjänster.</w:t>
      </w:r>
    </w:p>
    <w:p w14:paraId="592B3AD3" w14:textId="77777777" w:rsidR="00BB38AF" w:rsidRPr="00DF7196" w:rsidRDefault="00BB38AF" w:rsidP="00BB38AF"/>
    <w:p w14:paraId="6A7C9820" w14:textId="77777777" w:rsidR="00BB38AF" w:rsidRDefault="00BB38AF" w:rsidP="00BB38AF">
      <w:r w:rsidRPr="00DF7196">
        <w:t xml:space="preserve">Autentisering av tjänstekonsument ska alltid ske med SITHS Funktionscertifikat. </w:t>
      </w:r>
    </w:p>
    <w:p w14:paraId="48E4FDE8" w14:textId="77777777" w:rsidR="00BB38AF" w:rsidRDefault="00BB38AF" w:rsidP="00BB38AF"/>
    <w:p w14:paraId="13ED97E8" w14:textId="77777777" w:rsidR="00BB38AF" w:rsidRDefault="00BB38AF" w:rsidP="00BB38AF">
      <w:r>
        <w:t>Tjänstekonsumenten ansvarar för att ha en kontinuitetsplan för det fall att tjänsteproducentens tjänst inte skulle vara tillgänglig.</w:t>
      </w:r>
    </w:p>
    <w:p w14:paraId="1CE964F8" w14:textId="77777777" w:rsidR="00BB38AF" w:rsidRDefault="00BB38AF" w:rsidP="00BB38AF"/>
    <w:p w14:paraId="40D32EB9" w14:textId="77777777" w:rsidR="00BB38AF" w:rsidRPr="00DF7196" w:rsidRDefault="00BB38AF" w:rsidP="00BB38AF">
      <w:r>
        <w:t>Tjänstekonsumenten skall redovisa sin belastning på tjänstedomänen (antalet anrop) till såväl tjänstedomänansvarig som till ansvarig för den/de tjänsteproducenter som tjänstekonsumenten anropar. Eventuella väsentliga ändringar av belastning ska kommuniceras i god tid före effektuering så att tillgänglighet och prestanda kan upprätthållas över tid.</w:t>
      </w:r>
    </w:p>
    <w:p w14:paraId="00B444A1" w14:textId="77777777" w:rsidR="00BB38AF" w:rsidRPr="00DF7196" w:rsidRDefault="00BB38AF" w:rsidP="00BB38AF"/>
    <w:p w14:paraId="1EB98AAA" w14:textId="4DE6F0F0" w:rsidR="00BB38AF" w:rsidRPr="00DF7196" w:rsidRDefault="00BB38AF" w:rsidP="00BB38AF">
      <w:r w:rsidRPr="00DF7196">
        <w:t>Tjänstekonsumenten skall följa vid var tid gällande</w:t>
      </w:r>
      <w:r>
        <w:t xml:space="preserve"> villkor för den/de tjänsteproducenter från vilka tjänstekonsumenten hämtar information. Ett exempel på sådana villkor är HSA-policy</w:t>
      </w:r>
      <w:r w:rsidRPr="00DF7196">
        <w:t xml:space="preserve"> [</w:t>
      </w:r>
      <w:r>
        <w:fldChar w:fldCharType="begin"/>
      </w:r>
      <w:r>
        <w:instrText xml:space="preserve"> REF R4 \h </w:instrText>
      </w:r>
      <w:r>
        <w:fldChar w:fldCharType="separate"/>
      </w:r>
      <w:r w:rsidR="00EF4B91" w:rsidRPr="00DF7196">
        <w:t>R4</w:t>
      </w:r>
      <w:r>
        <w:fldChar w:fldCharType="end"/>
      </w:r>
      <w:r>
        <w:t>], där informationsägarna</w:t>
      </w:r>
      <w:r w:rsidRPr="00DF7196">
        <w:t xml:space="preserve"> bland annat </w:t>
      </w:r>
      <w:r>
        <w:t xml:space="preserve">ställer </w:t>
      </w:r>
      <w:r w:rsidRPr="00DF7196">
        <w:t>krav på</w:t>
      </w:r>
    </w:p>
    <w:p w14:paraId="4F095BBF" w14:textId="77777777" w:rsidR="00BB38AF" w:rsidRPr="00DF7196" w:rsidRDefault="00BB38AF" w:rsidP="00BB38AF">
      <w:pPr>
        <w:pStyle w:val="ListParagraph"/>
        <w:numPr>
          <w:ilvl w:val="0"/>
          <w:numId w:val="27"/>
        </w:numPr>
        <w:spacing w:after="60" w:line="240" w:lineRule="auto"/>
      </w:pPr>
      <w:r w:rsidRPr="00DF7196">
        <w:t>att all användning av informationen erhållen från tjänsteproducenten ska beskrivas i godkänd HPTB, HSA-policytillämpning för brukarorganisation</w:t>
      </w:r>
    </w:p>
    <w:p w14:paraId="35119860" w14:textId="77777777" w:rsidR="00BB38AF" w:rsidRPr="00DF7196" w:rsidRDefault="00BB38AF" w:rsidP="00BB38AF">
      <w:pPr>
        <w:pStyle w:val="ListParagraph"/>
        <w:numPr>
          <w:ilvl w:val="0"/>
          <w:numId w:val="27"/>
        </w:numPr>
        <w:spacing w:after="60" w:line="240" w:lineRule="auto"/>
      </w:pPr>
      <w:r w:rsidRPr="00DF7196">
        <w:t>att tillämpliga lagar och regelverk, t.ex. Personuppgiftslagen PUL, efterlevs</w:t>
      </w:r>
    </w:p>
    <w:p w14:paraId="7F0F5EE8" w14:textId="77777777" w:rsidR="00BB38AF" w:rsidRPr="00DF7196" w:rsidRDefault="00BB38AF" w:rsidP="00BB38AF">
      <w:pPr>
        <w:pStyle w:val="ListParagraph"/>
        <w:numPr>
          <w:ilvl w:val="0"/>
          <w:numId w:val="27"/>
        </w:numPr>
        <w:spacing w:after="60" w:line="240" w:lineRule="auto"/>
      </w:pPr>
      <w:r w:rsidRPr="00DF7196">
        <w:t>att information som lagras i egen applikation ska skyddas på tillfredställande sätt</w:t>
      </w:r>
    </w:p>
    <w:p w14:paraId="0BB8E7CA" w14:textId="77777777" w:rsidR="00BB38AF" w:rsidRPr="00DF7196" w:rsidRDefault="00BB38AF" w:rsidP="00BB38AF">
      <w:pPr>
        <w:pStyle w:val="ListParagraph"/>
        <w:numPr>
          <w:ilvl w:val="0"/>
          <w:numId w:val="27"/>
        </w:numPr>
        <w:spacing w:after="60" w:line="240" w:lineRule="auto"/>
      </w:pPr>
      <w:r w:rsidRPr="00DF7196">
        <w:t>att information som lagras i egen applikation ska hållas uppdaterad mot ursprungskällan</w:t>
      </w:r>
    </w:p>
    <w:p w14:paraId="4FA0ED73" w14:textId="77777777" w:rsidR="00BB38AF" w:rsidRPr="00DF7196" w:rsidRDefault="00BB38AF" w:rsidP="00BB38AF">
      <w:pPr>
        <w:pStyle w:val="ListParagraph"/>
        <w:numPr>
          <w:ilvl w:val="0"/>
          <w:numId w:val="27"/>
        </w:numPr>
        <w:spacing w:after="60" w:line="240" w:lineRule="auto"/>
      </w:pPr>
      <w:r>
        <w:t>att intern revision genomförs årligen för kontroll av efterlevnad till HSA-policy</w:t>
      </w:r>
    </w:p>
    <w:p w14:paraId="6BC2300A" w14:textId="77777777" w:rsidR="00BB38AF" w:rsidRDefault="00BB38AF" w:rsidP="00BB38AF"/>
    <w:p w14:paraId="13B9D29E" w14:textId="77777777" w:rsidR="00BB38AF" w:rsidRDefault="00BB38AF" w:rsidP="00BB38AF">
      <w:r>
        <w:t xml:space="preserve">Anslutna tjänsteproducenter kan ha egna processer för godkännande av tjänstekonsumenter som anropar tjänsteproducentens katalogtjänst. </w:t>
      </w:r>
    </w:p>
    <w:p w14:paraId="0EABE70B" w14:textId="77777777" w:rsidR="00BB38AF" w:rsidRPr="00BB38AF" w:rsidRDefault="00BB38AF" w:rsidP="00BB38AF"/>
    <w:p w14:paraId="2CBDBDA5" w14:textId="77777777" w:rsidR="0039481C" w:rsidRDefault="0039481C" w:rsidP="0039481C">
      <w:pPr>
        <w:pStyle w:val="Heading1"/>
      </w:pPr>
      <w:bookmarkStart w:id="593" w:name="_Toc243452565"/>
      <w:bookmarkStart w:id="594" w:name="_Ref426100405"/>
      <w:bookmarkStart w:id="595" w:name="_Toc467578339"/>
      <w:r>
        <w:t xml:space="preserve">Tjänstedomänens </w:t>
      </w:r>
      <w:bookmarkEnd w:id="554"/>
      <w:r>
        <w:t>meddelandemodeller</w:t>
      </w:r>
      <w:bookmarkEnd w:id="555"/>
      <w:bookmarkEnd w:id="593"/>
      <w:bookmarkEnd w:id="594"/>
      <w:bookmarkEnd w:id="595"/>
    </w:p>
    <w:p w14:paraId="062125DB" w14:textId="77777777" w:rsidR="0039481C" w:rsidRDefault="0039481C" w:rsidP="0039481C">
      <w:bookmarkStart w:id="596" w:name="_Toc224960923"/>
      <w:r>
        <w:t>Här beskrivs de meddelandemodeller som tjänstekontrakten bygger på. För varje meddelandemodell beskrivs hur mappning ser ut delvis mot V-TIM, här version 2.2 samt mot schema (XSD) för tjänstekontrakt.</w:t>
      </w:r>
    </w:p>
    <w:p w14:paraId="40B5FDE7" w14:textId="77777777" w:rsidR="0039481C" w:rsidRDefault="0039481C" w:rsidP="0039481C">
      <w:pPr>
        <w:pStyle w:val="Heading2"/>
      </w:pPr>
      <w:bookmarkStart w:id="597" w:name="_Toc357754856"/>
      <w:bookmarkStart w:id="598" w:name="_Toc243452566"/>
      <w:bookmarkStart w:id="599" w:name="_Toc467578340"/>
      <w:r>
        <w:t>V-MIM</w:t>
      </w:r>
      <w:bookmarkEnd w:id="597"/>
      <w:bookmarkEnd w:id="598"/>
      <w:bookmarkEnd w:id="599"/>
      <w:r>
        <w:t xml:space="preserve"> </w:t>
      </w:r>
    </w:p>
    <w:p w14:paraId="564ACD9C" w14:textId="518F52CD" w:rsidR="00BB38AF" w:rsidRDefault="00BB38AF" w:rsidP="00BB38AF">
      <w:r>
        <w:t xml:space="preserve">För tjänstedomänen utnyttjas befintliga strukturer inom HSA för förvaltning och vidareutveckling av informations- och meddelandemodeller, se </w:t>
      </w:r>
      <w:r w:rsidRPr="0022201E">
        <w:t xml:space="preserve">även </w:t>
      </w:r>
      <w:r w:rsidRPr="002E75B7">
        <w:t>AB-2.4 [</w:t>
      </w:r>
      <w:r>
        <w:fldChar w:fldCharType="begin"/>
      </w:r>
      <w:r>
        <w:instrText xml:space="preserve"> REF R2 \h  \* MERGEFORMAT </w:instrText>
      </w:r>
      <w:r>
        <w:fldChar w:fldCharType="separate"/>
      </w:r>
      <w:r w:rsidR="00EF4B91">
        <w:t>R2</w:t>
      </w:r>
      <w:r>
        <w:fldChar w:fldCharType="end"/>
      </w:r>
      <w:r w:rsidRPr="002E75B7">
        <w:t xml:space="preserve">]. </w:t>
      </w:r>
      <w:r w:rsidRPr="002E75B7">
        <w:rPr>
          <w:szCs w:val="20"/>
          <w:lang w:eastAsia="ar-SA"/>
        </w:rPr>
        <w:t>Två</w:t>
      </w:r>
      <w:r w:rsidRPr="00821A37">
        <w:rPr>
          <w:szCs w:val="20"/>
          <w:lang w:eastAsia="ar-SA"/>
        </w:rPr>
        <w:t xml:space="preserve"> gånger per år införs genomarbetade och beslutade ändringar i informationsmodellen enligt särskild process.</w:t>
      </w:r>
    </w:p>
    <w:p w14:paraId="0EBEBC6E" w14:textId="77777777" w:rsidR="00BB38AF" w:rsidRDefault="00BB38AF" w:rsidP="00BB38AF"/>
    <w:p w14:paraId="798EA864" w14:textId="3927124E" w:rsidR="0039481C" w:rsidRDefault="00BB38AF" w:rsidP="0039481C">
      <w:r w:rsidRPr="00DF7196">
        <w:t xml:space="preserve">Nuvarande informationsmodell beskrivs i RIV Informationsspecifikation HSA Struktur och Innehåll </w:t>
      </w:r>
      <w:r w:rsidRPr="00457C02">
        <w:t>[</w:t>
      </w:r>
      <w:r>
        <w:fldChar w:fldCharType="begin"/>
      </w:r>
      <w:r>
        <w:instrText xml:space="preserve"> REF R5 \h </w:instrText>
      </w:r>
      <w:r>
        <w:fldChar w:fldCharType="separate"/>
      </w:r>
      <w:ins w:id="600" w:author="Robert Lundmark" w:date="2016-11-22T11:43:00Z">
        <w:r w:rsidR="00EF4B91" w:rsidRPr="00DF7196">
          <w:t>R</w:t>
        </w:r>
        <w:r w:rsidR="00EF4B91">
          <w:t>5</w:t>
        </w:r>
      </w:ins>
      <w:del w:id="601" w:author="Robert Lundmark" w:date="2016-11-08T14:27:00Z">
        <w:r w:rsidR="00FE5927" w:rsidRPr="00DF7196" w:rsidDel="0080535D">
          <w:delText>R</w:delText>
        </w:r>
        <w:r w:rsidR="00FE5927" w:rsidDel="0080535D">
          <w:delText>5</w:delText>
        </w:r>
      </w:del>
      <w:r>
        <w:fldChar w:fldCharType="end"/>
      </w:r>
      <w:r w:rsidRPr="00457C02">
        <w:t>].</w:t>
      </w:r>
      <w:r w:rsidRPr="00DF7196">
        <w:t xml:space="preserve"> </w:t>
      </w:r>
      <w:r>
        <w:t xml:space="preserve">Ingen mappning mot nationellt fackspråk är genomförd av skäl som beskrivs i </w:t>
      </w:r>
      <w:r w:rsidRPr="002E75B7">
        <w:t>AB-2.</w:t>
      </w:r>
      <w:r>
        <w:t>5</w:t>
      </w:r>
      <w:r w:rsidRPr="002E75B7">
        <w:t xml:space="preserve"> [</w:t>
      </w:r>
      <w:r w:rsidR="00561224">
        <w:fldChar w:fldCharType="begin"/>
      </w:r>
      <w:r w:rsidR="00561224">
        <w:instrText xml:space="preserve"> REF R1 \h </w:instrText>
      </w:r>
      <w:r w:rsidR="00561224">
        <w:fldChar w:fldCharType="separate"/>
      </w:r>
      <w:r w:rsidR="00EF4B91">
        <w:t>R1</w:t>
      </w:r>
      <w:r w:rsidR="00561224">
        <w:fldChar w:fldCharType="end"/>
      </w:r>
      <w:r w:rsidRPr="002E75B7">
        <w:t>].</w:t>
      </w:r>
    </w:p>
    <w:p w14:paraId="70DEFC10" w14:textId="77777777" w:rsidR="0039481C" w:rsidRDefault="0039481C" w:rsidP="0039481C"/>
    <w:p w14:paraId="3578D5D8" w14:textId="77777777" w:rsidR="0039481C" w:rsidRDefault="0039481C" w:rsidP="0039481C">
      <w:pPr>
        <w:pStyle w:val="Heading2"/>
      </w:pPr>
      <w:bookmarkStart w:id="602" w:name="_Toc357754857"/>
      <w:bookmarkStart w:id="603" w:name="_Toc243452567"/>
      <w:bookmarkStart w:id="604" w:name="_Toc467578341"/>
      <w:r>
        <w:lastRenderedPageBreak/>
        <w:t>Formatregler</w:t>
      </w:r>
      <w:bookmarkEnd w:id="602"/>
      <w:bookmarkEnd w:id="603"/>
      <w:bookmarkEnd w:id="604"/>
    </w:p>
    <w:p w14:paraId="7D525304" w14:textId="77777777" w:rsidR="00BB38AF" w:rsidRPr="00DF7196"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605" w:name="_Toc467578342"/>
      <w:r w:rsidRPr="00DF7196">
        <w:t>RIV-specifikation</w:t>
      </w:r>
      <w:bookmarkEnd w:id="605"/>
    </w:p>
    <w:p w14:paraId="1E19B37B" w14:textId="205BE996" w:rsidR="0039481C" w:rsidRPr="002F2D14" w:rsidRDefault="00BB38AF" w:rsidP="0039481C">
      <w:r w:rsidRPr="00DF7196">
        <w:t>Formatregler för tjänstedomänen specificeras i RIV Informationsspecifikation HSA Struktur och Innehåll [</w:t>
      </w:r>
      <w:r>
        <w:fldChar w:fldCharType="begin"/>
      </w:r>
      <w:r>
        <w:instrText xml:space="preserve"> REF R5 \h </w:instrText>
      </w:r>
      <w:r>
        <w:fldChar w:fldCharType="separate"/>
      </w:r>
      <w:ins w:id="606" w:author="Robert Lundmark" w:date="2016-11-22T11:43:00Z">
        <w:r w:rsidR="00EF4B91" w:rsidRPr="00DF7196">
          <w:t>R</w:t>
        </w:r>
        <w:r w:rsidR="00EF4B91">
          <w:t>5</w:t>
        </w:r>
      </w:ins>
      <w:del w:id="607" w:author="Robert Lundmark" w:date="2016-11-08T14:27:00Z">
        <w:r w:rsidR="00FE5927" w:rsidRPr="00DF7196" w:rsidDel="0080535D">
          <w:delText>R</w:delText>
        </w:r>
        <w:r w:rsidR="00FE5927" w:rsidDel="0080535D">
          <w:delText>5</w:delText>
        </w:r>
      </w:del>
      <w:r>
        <w:fldChar w:fldCharType="end"/>
      </w:r>
      <w:r>
        <w:t xml:space="preserve">], se </w:t>
      </w:r>
      <w:r w:rsidRPr="0092589B">
        <w:t>även AB-2.</w:t>
      </w:r>
      <w:r>
        <w:t>6 [</w:t>
      </w:r>
      <w:r w:rsidR="00561224">
        <w:fldChar w:fldCharType="begin"/>
      </w:r>
      <w:r w:rsidR="00561224">
        <w:instrText xml:space="preserve"> REF R1 \h </w:instrText>
      </w:r>
      <w:r w:rsidR="00561224">
        <w:fldChar w:fldCharType="separate"/>
      </w:r>
      <w:r w:rsidR="00EF4B91">
        <w:t>R1</w:t>
      </w:r>
      <w:r w:rsidR="00561224">
        <w:fldChar w:fldCharType="end"/>
      </w:r>
      <w:r>
        <w:t>].</w:t>
      </w:r>
      <w:r w:rsidRPr="0092589B">
        <w:t xml:space="preserve"> </w:t>
      </w:r>
      <w:r w:rsidRPr="00DF7196">
        <w:t xml:space="preserve">Ytterligare detaljer finns i </w:t>
      </w:r>
      <w:r>
        <w:t xml:space="preserve">även </w:t>
      </w:r>
      <w:r w:rsidRPr="00DF7196">
        <w:t xml:space="preserve">schemabeskrivningen för </w:t>
      </w:r>
      <w:r>
        <w:t xml:space="preserve">respektive tjänstekontrakt, se avsnitt </w:t>
      </w:r>
      <w:r w:rsidR="00561224">
        <w:fldChar w:fldCharType="begin"/>
      </w:r>
      <w:r w:rsidR="00561224">
        <w:instrText xml:space="preserve"> REF _Ref426101773 \r \h </w:instrText>
      </w:r>
      <w:r w:rsidR="00561224">
        <w:fldChar w:fldCharType="separate"/>
      </w:r>
      <w:r w:rsidR="00EF4B91">
        <w:t>6</w:t>
      </w:r>
      <w:r w:rsidR="00561224">
        <w:fldChar w:fldCharType="end"/>
      </w:r>
      <w:r>
        <w:t>.</w:t>
      </w:r>
    </w:p>
    <w:p w14:paraId="5B073D2A" w14:textId="77777777" w:rsidR="0039481C" w:rsidRDefault="0039481C" w:rsidP="0039481C">
      <w:pPr>
        <w:spacing w:line="240" w:lineRule="auto"/>
        <w:rPr>
          <w:rFonts w:eastAsia="Times New Roman"/>
          <w:bCs/>
          <w:sz w:val="30"/>
          <w:szCs w:val="28"/>
        </w:rPr>
      </w:pPr>
      <w:r>
        <w:br w:type="page"/>
      </w:r>
    </w:p>
    <w:p w14:paraId="3FC25909" w14:textId="77777777" w:rsidR="0039481C" w:rsidRDefault="0039481C" w:rsidP="0039481C">
      <w:pPr>
        <w:pStyle w:val="Heading1"/>
      </w:pPr>
      <w:bookmarkStart w:id="608" w:name="_Toc357754858"/>
      <w:bookmarkStart w:id="609" w:name="_Toc243452569"/>
      <w:bookmarkStart w:id="610" w:name="_Ref426100086"/>
      <w:bookmarkStart w:id="611" w:name="_Ref426100396"/>
      <w:bookmarkStart w:id="612" w:name="_Ref426100548"/>
      <w:bookmarkStart w:id="613" w:name="_Ref426101773"/>
      <w:bookmarkStart w:id="614" w:name="_Toc467578343"/>
      <w:r>
        <w:lastRenderedPageBreak/>
        <w:t>Tjänstekontrakt</w:t>
      </w:r>
      <w:bookmarkEnd w:id="596"/>
      <w:bookmarkEnd w:id="608"/>
      <w:bookmarkEnd w:id="609"/>
      <w:bookmarkEnd w:id="610"/>
      <w:bookmarkEnd w:id="611"/>
      <w:bookmarkEnd w:id="612"/>
      <w:bookmarkEnd w:id="613"/>
      <w:bookmarkEnd w:id="614"/>
    </w:p>
    <w:p w14:paraId="2C7E75B5" w14:textId="77777777" w:rsidR="00BB38AF" w:rsidRPr="00804A57" w:rsidRDefault="00BB38AF" w:rsidP="00BB38AF">
      <w:pPr>
        <w:pStyle w:val="Heading2"/>
        <w:keepNext w:val="0"/>
        <w:keepLines w:val="0"/>
        <w:tabs>
          <w:tab w:val="left" w:pos="567"/>
          <w:tab w:val="left" w:pos="2608"/>
          <w:tab w:val="left" w:pos="3912"/>
          <w:tab w:val="left" w:pos="5216"/>
          <w:tab w:val="left" w:pos="6520"/>
          <w:tab w:val="left" w:pos="7824"/>
          <w:tab w:val="left" w:pos="9128"/>
        </w:tabs>
        <w:spacing w:before="360" w:after="120" w:line="240" w:lineRule="auto"/>
      </w:pPr>
      <w:bookmarkStart w:id="615" w:name="_Ref370936701"/>
      <w:bookmarkStart w:id="616" w:name="_Toc384204618"/>
      <w:bookmarkStart w:id="617" w:name="_Toc467578344"/>
      <w:r w:rsidRPr="00804A57">
        <w:t>GetHealthCareUnit</w:t>
      </w:r>
      <w:bookmarkEnd w:id="615"/>
      <w:bookmarkEnd w:id="616"/>
      <w:bookmarkEnd w:id="617"/>
    </w:p>
    <w:p w14:paraId="0A766CF6" w14:textId="69003E12" w:rsidR="00BB38AF" w:rsidRPr="00915D3B" w:rsidRDefault="00BB38AF" w:rsidP="00BB38AF">
      <w:r w:rsidRPr="00915D3B">
        <w:t>Metoden söker ut vilken vårdenhet den angivna enheten</w:t>
      </w:r>
      <w:r w:rsidR="00F76CC9">
        <w:t xml:space="preserve"> eller funktionen</w:t>
      </w:r>
      <w:r w:rsidRPr="00915D3B">
        <w:t xml:space="preserve"> är kopplad till. Kan användas av tjänstekonsumenten för att koppla ihop en enhet</w:t>
      </w:r>
      <w:r w:rsidR="00F76CC9">
        <w:t xml:space="preserve"> eller funktion</w:t>
      </w:r>
      <w:r w:rsidRPr="00915D3B">
        <w:t xml:space="preserve"> i ett vårdsystem med vårdenhet i enlighet med PDL. Notera särskilt att alla enheter inte är kopplade till en vårdenhet</w:t>
      </w:r>
      <w:r>
        <w:t>. Om enheten i sig själv är utpekad som vårdenhet markeras detta med en flagga i svaret.</w:t>
      </w:r>
    </w:p>
    <w:p w14:paraId="7C3EC26D"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618" w:name="_Toc467578345"/>
      <w:r w:rsidRPr="00915D3B">
        <w:t>Version</w:t>
      </w:r>
      <w:bookmarkEnd w:id="618"/>
    </w:p>
    <w:p w14:paraId="0EB5BE1F" w14:textId="7C2B8FF9" w:rsidR="00BB38AF" w:rsidRPr="00915D3B" w:rsidRDefault="00BB38AF" w:rsidP="00BB38AF">
      <w:r w:rsidRPr="00915D3B">
        <w:t xml:space="preserve">Version på detta kontrakt är </w:t>
      </w:r>
      <w:del w:id="619" w:author="Littorin Henrika" w:date="2016-08-24T09:40:00Z">
        <w:r w:rsidR="00125E67" w:rsidDel="00285222">
          <w:delText>1.</w:delText>
        </w:r>
        <w:r w:rsidR="0054575C" w:rsidDel="00285222">
          <w:delText>3</w:delText>
        </w:r>
      </w:del>
      <w:ins w:id="620" w:author="Littorin Henrika" w:date="2016-08-24T09:40:00Z">
        <w:r w:rsidR="00285222">
          <w:t>2.0</w:t>
        </w:r>
      </w:ins>
      <w:r w:rsidRPr="00915D3B">
        <w:t>.</w:t>
      </w:r>
    </w:p>
    <w:p w14:paraId="6D4B5BBD"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621" w:name="_Toc467578346"/>
      <w:r w:rsidRPr="00915D3B">
        <w:t>Fältregler</w:t>
      </w:r>
      <w:bookmarkEnd w:id="621"/>
    </w:p>
    <w:p w14:paraId="7F0B4F80" w14:textId="77777777" w:rsidR="00BB38AF" w:rsidRPr="00915D3B" w:rsidRDefault="00BB38AF" w:rsidP="00BB38AF">
      <w:r w:rsidRPr="00915D3B">
        <w:t>Nedanstående tabell beskriver varje element i begäran och svar. Har namnet en * finns ytterligare regler för detta element och beskrivs mer i detalj i stycket Regler. Attributen som levereras beskrivs mer ingående i nedan inklippta Exceldokument, med avseende på t.ex. fältlängder och krav på innehållet</w:t>
      </w:r>
      <w:r w:rsidRPr="00915D3B">
        <w:rPr>
          <w:rStyle w:val="FootnoteReference"/>
        </w:rPr>
        <w:footnoteReference w:id="1"/>
      </w:r>
      <w:r w:rsidRPr="00915D3B">
        <w:t xml:space="preserve">. </w:t>
      </w:r>
    </w:p>
    <w:p w14:paraId="6FF5ECA4" w14:textId="5537F389" w:rsidR="00BB38AF" w:rsidRDefault="00D94855" w:rsidP="00BB38AF">
      <w:pPr>
        <w:rPr>
          <w:ins w:id="622" w:author="Robert Lundmark" w:date="2016-11-08T14:31:00Z"/>
        </w:rPr>
      </w:pPr>
      <w:del w:id="623" w:author="Ronny Nilsson" w:date="2016-09-09T10:30:00Z">
        <w:r w:rsidDel="00D30A66">
          <w:object w:dxaOrig="1531" w:dyaOrig="990" w14:anchorId="2409DB9C">
            <v:shape id="_x0000_i1026" type="#_x0000_t75" style="width:76.2pt;height:49.8pt" o:ole="">
              <v:imagedata r:id="rId12" o:title=""/>
            </v:shape>
            <o:OLEObject Type="Embed" ProgID="Excel.Sheet.8" ShapeID="_x0000_i1026" DrawAspect="Icon" ObjectID="_1541320180" r:id="rId13"/>
          </w:object>
        </w:r>
      </w:del>
    </w:p>
    <w:bookmarkStart w:id="624" w:name="_MON_1540206744"/>
    <w:bookmarkEnd w:id="624"/>
    <w:p w14:paraId="61AA9B8E" w14:textId="355F00D8" w:rsidR="006C412B" w:rsidRPr="00915D3B" w:rsidRDefault="00C828FB" w:rsidP="00BB38AF">
      <w:ins w:id="625" w:author="Robert Lundmark" w:date="2016-11-08T14:32:00Z">
        <w:r>
          <w:object w:dxaOrig="1360" w:dyaOrig="880" w14:anchorId="18B031B8">
            <v:shape id="_x0000_i1027" type="#_x0000_t75" style="width:68.4pt;height:44.4pt" o:ole="">
              <v:imagedata r:id="rId14" o:title=""/>
            </v:shape>
            <o:OLEObject Type="Embed" ProgID="Excel.Sheet.8" ShapeID="_x0000_i1027" DrawAspect="Icon" ObjectID="_1541320181" r:id="rId15"/>
          </w:object>
        </w:r>
      </w:ins>
    </w:p>
    <w:tbl>
      <w:tblPr>
        <w:tblStyle w:val="TableGrid"/>
        <w:tblW w:w="9747" w:type="dxa"/>
        <w:tblLayout w:type="fixed"/>
        <w:tblLook w:val="04A0" w:firstRow="1" w:lastRow="0" w:firstColumn="1" w:lastColumn="0" w:noHBand="0" w:noVBand="1"/>
      </w:tblPr>
      <w:tblGrid>
        <w:gridCol w:w="3227"/>
        <w:gridCol w:w="1134"/>
        <w:gridCol w:w="3827"/>
        <w:gridCol w:w="1559"/>
      </w:tblGrid>
      <w:tr w:rsidR="00BB38AF" w:rsidRPr="00915D3B" w14:paraId="06556890" w14:textId="77777777" w:rsidTr="004A5B12">
        <w:trPr>
          <w:cantSplit/>
          <w:trHeight w:val="384"/>
        </w:trPr>
        <w:tc>
          <w:tcPr>
            <w:tcW w:w="3227" w:type="dxa"/>
            <w:shd w:val="clear" w:color="auto" w:fill="D9D9D9" w:themeFill="background1" w:themeFillShade="D9"/>
            <w:vAlign w:val="bottom"/>
          </w:tcPr>
          <w:p w14:paraId="48843541" w14:textId="77777777" w:rsidR="00BB38AF" w:rsidRPr="00915D3B" w:rsidRDefault="00BB38AF" w:rsidP="004F2FFA">
            <w:pPr>
              <w:rPr>
                <w:b/>
              </w:rPr>
            </w:pPr>
            <w:r w:rsidRPr="00915D3B">
              <w:rPr>
                <w:b/>
              </w:rPr>
              <w:t>Namn</w:t>
            </w:r>
          </w:p>
        </w:tc>
        <w:tc>
          <w:tcPr>
            <w:tcW w:w="1134" w:type="dxa"/>
            <w:shd w:val="clear" w:color="auto" w:fill="D9D9D9" w:themeFill="background1" w:themeFillShade="D9"/>
            <w:vAlign w:val="bottom"/>
          </w:tcPr>
          <w:p w14:paraId="12FBEB30" w14:textId="77777777" w:rsidR="00BB38AF" w:rsidRPr="00915D3B" w:rsidRDefault="00BB38AF" w:rsidP="004F2FFA">
            <w:pPr>
              <w:rPr>
                <w:b/>
              </w:rPr>
            </w:pPr>
            <w:r w:rsidRPr="00915D3B">
              <w:rPr>
                <w:b/>
              </w:rPr>
              <w:t>Typ</w:t>
            </w:r>
          </w:p>
        </w:tc>
        <w:tc>
          <w:tcPr>
            <w:tcW w:w="3827" w:type="dxa"/>
            <w:shd w:val="clear" w:color="auto" w:fill="D9D9D9" w:themeFill="background1" w:themeFillShade="D9"/>
            <w:vAlign w:val="bottom"/>
          </w:tcPr>
          <w:p w14:paraId="657A4B7B" w14:textId="77777777" w:rsidR="00BB38AF" w:rsidRPr="00915D3B" w:rsidRDefault="00BB38AF" w:rsidP="004F2FFA">
            <w:pPr>
              <w:rPr>
                <w:b/>
              </w:rPr>
            </w:pPr>
            <w:r w:rsidRPr="00915D3B">
              <w:rPr>
                <w:b/>
              </w:rPr>
              <w:t>Beskrivning</w:t>
            </w:r>
          </w:p>
        </w:tc>
        <w:tc>
          <w:tcPr>
            <w:tcW w:w="1559" w:type="dxa"/>
            <w:shd w:val="clear" w:color="auto" w:fill="D9D9D9" w:themeFill="background1" w:themeFillShade="D9"/>
            <w:vAlign w:val="bottom"/>
          </w:tcPr>
          <w:p w14:paraId="1FAE8C9F" w14:textId="77777777" w:rsidR="00BB38AF" w:rsidRPr="00915D3B" w:rsidRDefault="00BB38AF" w:rsidP="004F2FFA">
            <w:pPr>
              <w:rPr>
                <w:b/>
              </w:rPr>
            </w:pPr>
            <w:r w:rsidRPr="00915D3B">
              <w:rPr>
                <w:b/>
              </w:rPr>
              <w:t>Kardinalitet</w:t>
            </w:r>
          </w:p>
        </w:tc>
      </w:tr>
      <w:tr w:rsidR="00BB38AF" w:rsidRPr="00915D3B" w14:paraId="741C2ED5" w14:textId="77777777" w:rsidTr="004A5B12">
        <w:trPr>
          <w:cantSplit/>
        </w:trPr>
        <w:tc>
          <w:tcPr>
            <w:tcW w:w="3227" w:type="dxa"/>
          </w:tcPr>
          <w:p w14:paraId="159903A7" w14:textId="77777777" w:rsidR="00BB38AF" w:rsidRPr="00915D3B" w:rsidRDefault="00BB38AF" w:rsidP="004F2FFA">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Begäran</w:t>
            </w:r>
          </w:p>
        </w:tc>
        <w:tc>
          <w:tcPr>
            <w:tcW w:w="1134" w:type="dxa"/>
          </w:tcPr>
          <w:p w14:paraId="2A2DDF02"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rPr>
            </w:pPr>
          </w:p>
        </w:tc>
        <w:tc>
          <w:tcPr>
            <w:tcW w:w="3827" w:type="dxa"/>
          </w:tcPr>
          <w:p w14:paraId="3CD11230"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3BB399B3"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rPr>
            </w:pPr>
          </w:p>
        </w:tc>
      </w:tr>
      <w:tr w:rsidR="00BB38AF" w:rsidRPr="00915D3B" w14:paraId="25F4ABB9" w14:textId="77777777" w:rsidTr="004A5B12">
        <w:trPr>
          <w:cantSplit/>
        </w:trPr>
        <w:tc>
          <w:tcPr>
            <w:tcW w:w="3227" w:type="dxa"/>
          </w:tcPr>
          <w:p w14:paraId="783D942A" w14:textId="77777777" w:rsidR="00BB38AF" w:rsidRPr="00915D3B" w:rsidRDefault="00BB38AF" w:rsidP="004F2FFA">
            <w:pPr>
              <w:pStyle w:val="TableParagraph"/>
              <w:spacing w:line="229" w:lineRule="exact"/>
              <w:ind w:left="102"/>
              <w:rPr>
                <w:rFonts w:ascii="Times New Roman" w:eastAsia="Times New Roman" w:hAnsi="Times New Roman" w:cs="Times New Roman"/>
                <w:sz w:val="20"/>
                <w:szCs w:val="20"/>
              </w:rPr>
            </w:pPr>
            <w:r w:rsidRPr="00915D3B">
              <w:rPr>
                <w:rFonts w:ascii="Times New Roman" w:eastAsia="Times New Roman" w:hAnsi="Times New Roman" w:cs="Times New Roman"/>
                <w:spacing w:val="-1"/>
                <w:sz w:val="20"/>
                <w:szCs w:val="20"/>
              </w:rPr>
              <w:t>healthCareUnitMemberHsaId</w:t>
            </w:r>
          </w:p>
          <w:p w14:paraId="6D6A19F3"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rPr>
            </w:pPr>
          </w:p>
        </w:tc>
        <w:tc>
          <w:tcPr>
            <w:tcW w:w="1134" w:type="dxa"/>
          </w:tcPr>
          <w:p w14:paraId="1A726183"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String</w:t>
            </w:r>
          </w:p>
        </w:tc>
        <w:tc>
          <w:tcPr>
            <w:tcW w:w="3827" w:type="dxa"/>
          </w:tcPr>
          <w:p w14:paraId="579ADF0D" w14:textId="24D2D21C" w:rsidR="00BB38AF" w:rsidRPr="00915D3B" w:rsidRDefault="00BB38AF" w:rsidP="00561224">
            <w:pPr>
              <w:pStyle w:val="TableParagraph"/>
              <w:spacing w:line="229" w:lineRule="exact"/>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HSA-id för en enhet</w:t>
            </w:r>
            <w:r w:rsidR="00F76CC9">
              <w:rPr>
                <w:rFonts w:ascii="Times New Roman" w:eastAsia="Times New Roman" w:hAnsi="Times New Roman" w:cs="Times New Roman"/>
                <w:spacing w:val="-1"/>
                <w:sz w:val="20"/>
                <w:szCs w:val="20"/>
              </w:rPr>
              <w:t xml:space="preserve"> eller funktion</w:t>
            </w:r>
            <w:r w:rsidRPr="00915D3B">
              <w:rPr>
                <w:rFonts w:ascii="Times New Roman" w:eastAsia="Times New Roman" w:hAnsi="Times New Roman" w:cs="Times New Roman"/>
                <w:spacing w:val="-1"/>
                <w:sz w:val="20"/>
                <w:szCs w:val="20"/>
              </w:rPr>
              <w:t xml:space="preserve"> som är kopplad till en vårdenhet enligt PDL.</w:t>
            </w:r>
          </w:p>
        </w:tc>
        <w:tc>
          <w:tcPr>
            <w:tcW w:w="1559" w:type="dxa"/>
          </w:tcPr>
          <w:p w14:paraId="6B6BE9C9"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1..1</w:t>
            </w:r>
          </w:p>
        </w:tc>
      </w:tr>
      <w:tr w:rsidR="00BB38AF" w:rsidRPr="00915D3B" w14:paraId="1E30E351" w14:textId="77777777" w:rsidTr="004A5B12">
        <w:trPr>
          <w:cantSplit/>
        </w:trPr>
        <w:tc>
          <w:tcPr>
            <w:tcW w:w="3227" w:type="dxa"/>
          </w:tcPr>
          <w:p w14:paraId="366C9AAB" w14:textId="66B38DC1" w:rsidR="00BB38AF" w:rsidRPr="00915D3B" w:rsidRDefault="00BB38AF" w:rsidP="004F2FFA">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searchBase</w:t>
            </w:r>
            <w:r w:rsidR="003247E7">
              <w:rPr>
                <w:rFonts w:ascii="Times New Roman" w:eastAsia="Times New Roman" w:hAnsi="Times New Roman" w:cs="Times New Roman"/>
                <w:spacing w:val="-1"/>
                <w:sz w:val="20"/>
                <w:szCs w:val="20"/>
              </w:rPr>
              <w:t xml:space="preserve"> </w:t>
            </w:r>
            <w:r w:rsidR="003247E7" w:rsidRPr="00915D3B">
              <w:t>*</w:t>
            </w:r>
            <w:r w:rsidR="003247E7">
              <w:t>1)</w:t>
            </w:r>
          </w:p>
        </w:tc>
        <w:tc>
          <w:tcPr>
            <w:tcW w:w="1134" w:type="dxa"/>
          </w:tcPr>
          <w:p w14:paraId="7F767061"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DN</w:t>
            </w:r>
          </w:p>
        </w:tc>
        <w:tc>
          <w:tcPr>
            <w:tcW w:w="3827" w:type="dxa"/>
          </w:tcPr>
          <w:p w14:paraId="7DC22668" w14:textId="0AB86E48" w:rsidR="00BB38AF" w:rsidRPr="00915D3B" w:rsidRDefault="00BB38AF">
            <w:pPr>
              <w:pStyle w:val="TableParagraph"/>
              <w:spacing w:line="229" w:lineRule="exact"/>
              <w:ind w:left="102"/>
            </w:pPr>
            <w:r w:rsidRPr="00561224">
              <w:rPr>
                <w:rFonts w:ascii="Times New Roman" w:eastAsia="Times New Roman" w:hAnsi="Times New Roman" w:cs="Times New Roman"/>
                <w:spacing w:val="-1"/>
                <w:sz w:val="20"/>
                <w:szCs w:val="20"/>
              </w:rPr>
              <w:t>Sökbas</w:t>
            </w:r>
            <w:r w:rsidRPr="00561224">
              <w:rPr>
                <w:rFonts w:ascii="Times New Roman" w:hAnsi="Times New Roman"/>
                <w:spacing w:val="-1"/>
                <w:sz w:val="20"/>
              </w:rPr>
              <w:t>. Om ingen sökbas anges används c=SE som sökbas.</w:t>
            </w:r>
          </w:p>
        </w:tc>
        <w:tc>
          <w:tcPr>
            <w:tcW w:w="1559" w:type="dxa"/>
          </w:tcPr>
          <w:p w14:paraId="1C4856A6" w14:textId="77777777" w:rsidR="00BB38AF" w:rsidRPr="00915D3B" w:rsidRDefault="00BB38AF" w:rsidP="004F2FFA">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0..1</w:t>
            </w:r>
          </w:p>
        </w:tc>
      </w:tr>
      <w:tr w:rsidR="00A1485F" w:rsidRPr="00915D3B" w14:paraId="16CBB777" w14:textId="77777777" w:rsidTr="004A5B12">
        <w:trPr>
          <w:cantSplit/>
        </w:trPr>
        <w:tc>
          <w:tcPr>
            <w:tcW w:w="3227" w:type="dxa"/>
          </w:tcPr>
          <w:p w14:paraId="46F2C6AB" w14:textId="5C07AA17" w:rsidR="00A1485F" w:rsidRPr="00915D3B" w:rsidRDefault="00A1485F" w:rsidP="004F2FFA">
            <w:pPr>
              <w:pStyle w:val="TableParagraph"/>
              <w:spacing w:line="229" w:lineRule="exact"/>
              <w:ind w:left="102"/>
              <w:rPr>
                <w:rFonts w:ascii="Times New Roman" w:eastAsia="Times New Roman" w:hAnsi="Times New Roman" w:cs="Times New Roman"/>
                <w:spacing w:val="-1"/>
                <w:sz w:val="20"/>
                <w:szCs w:val="20"/>
              </w:rPr>
            </w:pPr>
            <w:r w:rsidRPr="00944C22">
              <w:rPr>
                <w:rFonts w:ascii="Times New Roman" w:hAnsi="Times New Roman" w:cs="Times New Roman"/>
                <w:sz w:val="20"/>
                <w:szCs w:val="20"/>
              </w:rPr>
              <w:t>includeFeignedObject</w:t>
            </w:r>
          </w:p>
        </w:tc>
        <w:tc>
          <w:tcPr>
            <w:tcW w:w="1134" w:type="dxa"/>
          </w:tcPr>
          <w:p w14:paraId="6ABC6975" w14:textId="2D152161"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boolean</w:t>
            </w:r>
          </w:p>
        </w:tc>
        <w:tc>
          <w:tcPr>
            <w:tcW w:w="3827" w:type="dxa"/>
          </w:tcPr>
          <w:p w14:paraId="59269774" w14:textId="1EAE44BB" w:rsidR="00A1485F" w:rsidRPr="00291EE3" w:rsidRDefault="00A1485F" w:rsidP="00561224">
            <w:pPr>
              <w:pStyle w:val="TableParagraph"/>
              <w:spacing w:line="229" w:lineRule="exact"/>
              <w:ind w:left="102"/>
              <w:rPr>
                <w:rFonts w:ascii="Times New Roman" w:hAnsi="Times New Roman"/>
                <w:spacing w:val="-1"/>
                <w:sz w:val="20"/>
              </w:rPr>
            </w:pPr>
            <w:r>
              <w:rPr>
                <w:rFonts w:ascii="Times New Roman" w:hAnsi="Times New Roman" w:cs="Times New Roman"/>
                <w:sz w:val="20"/>
                <w:szCs w:val="20"/>
              </w:rPr>
              <w:t>true: om metoden ska leverera svar med fingerade objekt. Uteblivet värde tolkas som false, dvs inga fingerade objekt levereras.</w:t>
            </w:r>
          </w:p>
        </w:tc>
        <w:tc>
          <w:tcPr>
            <w:tcW w:w="1559" w:type="dxa"/>
          </w:tcPr>
          <w:p w14:paraId="388D10D6" w14:textId="1E8F8025"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0..1</w:t>
            </w:r>
          </w:p>
        </w:tc>
      </w:tr>
      <w:tr w:rsidR="00A1485F" w:rsidRPr="00915D3B" w14:paraId="36063345" w14:textId="77777777" w:rsidTr="004A5B12">
        <w:trPr>
          <w:cantSplit/>
        </w:trPr>
        <w:tc>
          <w:tcPr>
            <w:tcW w:w="3227" w:type="dxa"/>
          </w:tcPr>
          <w:p w14:paraId="548D5911" w14:textId="77777777" w:rsidR="00A1485F" w:rsidRPr="00915D3B" w:rsidRDefault="00A1485F" w:rsidP="004F2FFA">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Svar</w:t>
            </w:r>
          </w:p>
        </w:tc>
        <w:tc>
          <w:tcPr>
            <w:tcW w:w="1134" w:type="dxa"/>
          </w:tcPr>
          <w:p w14:paraId="4D9EB552" w14:textId="77777777"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p>
        </w:tc>
        <w:tc>
          <w:tcPr>
            <w:tcW w:w="3827" w:type="dxa"/>
          </w:tcPr>
          <w:p w14:paraId="5C9EE3F4" w14:textId="77777777"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569BE753" w14:textId="77777777"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p>
        </w:tc>
      </w:tr>
      <w:tr w:rsidR="00A1485F" w:rsidRPr="00915D3B" w14:paraId="717C692C" w14:textId="77777777" w:rsidTr="004A5B12">
        <w:trPr>
          <w:cantSplit/>
        </w:trPr>
        <w:tc>
          <w:tcPr>
            <w:tcW w:w="3227" w:type="dxa"/>
          </w:tcPr>
          <w:p w14:paraId="26E9A8EC" w14:textId="77777777" w:rsidR="00A1485F" w:rsidRPr="00915D3B" w:rsidRDefault="00A1485F" w:rsidP="004F2FFA">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w:t>
            </w:r>
          </w:p>
        </w:tc>
        <w:tc>
          <w:tcPr>
            <w:tcW w:w="1134" w:type="dxa"/>
          </w:tcPr>
          <w:p w14:paraId="6D022AD1" w14:textId="77777777"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HealthCareUnitType</w:t>
            </w:r>
          </w:p>
        </w:tc>
        <w:tc>
          <w:tcPr>
            <w:tcW w:w="3827" w:type="dxa"/>
          </w:tcPr>
          <w:p w14:paraId="07317FE7" w14:textId="77777777"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11046AA8" w14:textId="77777777"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0..1</w:t>
            </w:r>
          </w:p>
        </w:tc>
      </w:tr>
      <w:tr w:rsidR="00A1485F" w:rsidRPr="00915D3B" w14:paraId="6B10323B" w14:textId="77777777" w:rsidTr="004A5B12">
        <w:trPr>
          <w:cantSplit/>
        </w:trPr>
        <w:tc>
          <w:tcPr>
            <w:tcW w:w="3227" w:type="dxa"/>
          </w:tcPr>
          <w:p w14:paraId="4CDBBB63" w14:textId="77777777" w:rsidR="00A1485F" w:rsidRPr="00915D3B" w:rsidRDefault="00A1485F" w:rsidP="004F2FFA">
            <w:pPr>
              <w:pStyle w:val="TableParagraph"/>
              <w:spacing w:line="229"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..healthCareUnitMemberHsaId</w:t>
            </w:r>
          </w:p>
        </w:tc>
        <w:tc>
          <w:tcPr>
            <w:tcW w:w="1134" w:type="dxa"/>
          </w:tcPr>
          <w:p w14:paraId="24B0AF4A" w14:textId="77777777"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String</w:t>
            </w:r>
          </w:p>
        </w:tc>
        <w:tc>
          <w:tcPr>
            <w:tcW w:w="3827" w:type="dxa"/>
          </w:tcPr>
          <w:p w14:paraId="29417A0F" w14:textId="16079AC0" w:rsidR="00A1485F" w:rsidRPr="00915D3B" w:rsidRDefault="00A1485F" w:rsidP="004F2FFA">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Enhetens (funktionens) HSA-id</w:t>
            </w:r>
          </w:p>
        </w:tc>
        <w:tc>
          <w:tcPr>
            <w:tcW w:w="1559" w:type="dxa"/>
          </w:tcPr>
          <w:p w14:paraId="4FF45290" w14:textId="4325D112" w:rsidR="00A1485F" w:rsidRPr="00915D3B" w:rsidRDefault="006B5A28" w:rsidP="004F2FFA">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w:t>
            </w:r>
            <w:r w:rsidR="00A1485F">
              <w:rPr>
                <w:rFonts w:ascii="Times New Roman" w:eastAsia="Times New Roman" w:hAnsi="Times New Roman" w:cs="Times New Roman"/>
                <w:spacing w:val="-1"/>
                <w:sz w:val="20"/>
                <w:szCs w:val="20"/>
              </w:rPr>
              <w:t>..1</w:t>
            </w:r>
          </w:p>
        </w:tc>
      </w:tr>
      <w:tr w:rsidR="00A1485F" w:rsidRPr="00915D3B" w14:paraId="21DC3FB5" w14:textId="77777777" w:rsidTr="004A5B12">
        <w:trPr>
          <w:cantSplit/>
        </w:trPr>
        <w:tc>
          <w:tcPr>
            <w:tcW w:w="3227" w:type="dxa"/>
            <w:vAlign w:val="center"/>
          </w:tcPr>
          <w:p w14:paraId="6763EC0E"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..healthCareUnitMemberName</w:t>
            </w:r>
          </w:p>
        </w:tc>
        <w:tc>
          <w:tcPr>
            <w:tcW w:w="1134" w:type="dxa"/>
            <w:vAlign w:val="center"/>
          </w:tcPr>
          <w:p w14:paraId="7F63C134"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String</w:t>
            </w:r>
          </w:p>
        </w:tc>
        <w:tc>
          <w:tcPr>
            <w:tcW w:w="3827" w:type="dxa"/>
            <w:vAlign w:val="center"/>
          </w:tcPr>
          <w:p w14:paraId="30F7EC37" w14:textId="79095C2B"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Enhetens (funktionens) namn</w:t>
            </w:r>
          </w:p>
        </w:tc>
        <w:tc>
          <w:tcPr>
            <w:tcW w:w="1559" w:type="dxa"/>
            <w:vAlign w:val="center"/>
          </w:tcPr>
          <w:p w14:paraId="322DCB47" w14:textId="1CD27A81" w:rsidR="00A1485F" w:rsidRPr="00915D3B" w:rsidRDefault="006B5A28" w:rsidP="004F2FFA">
            <w:pPr>
              <w:spacing w:line="240" w:lineRule="exact"/>
              <w:ind w:left="102"/>
              <w:rPr>
                <w:rFonts w:ascii="Times New Roman" w:hAnsi="Times New Roman"/>
                <w:szCs w:val="20"/>
              </w:rPr>
            </w:pPr>
            <w:r>
              <w:rPr>
                <w:rFonts w:ascii="Times New Roman" w:hAnsi="Times New Roman"/>
                <w:szCs w:val="20"/>
              </w:rPr>
              <w:t>0</w:t>
            </w:r>
            <w:r w:rsidR="00A1485F">
              <w:rPr>
                <w:rFonts w:ascii="Times New Roman" w:hAnsi="Times New Roman"/>
                <w:szCs w:val="20"/>
              </w:rPr>
              <w:t>..1</w:t>
            </w:r>
          </w:p>
        </w:tc>
      </w:tr>
      <w:tr w:rsidR="00A1485F" w:rsidRPr="00915D3B" w14:paraId="6343C625" w14:textId="77777777" w:rsidTr="004A5B12">
        <w:trPr>
          <w:cantSplit/>
        </w:trPr>
        <w:tc>
          <w:tcPr>
            <w:tcW w:w="3227" w:type="dxa"/>
            <w:vAlign w:val="center"/>
          </w:tcPr>
          <w:p w14:paraId="1984BF39"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..healthCareUnitMemberStartDate</w:t>
            </w:r>
          </w:p>
        </w:tc>
        <w:tc>
          <w:tcPr>
            <w:tcW w:w="1134" w:type="dxa"/>
            <w:vAlign w:val="center"/>
          </w:tcPr>
          <w:p w14:paraId="14A8B797"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dateTime</w:t>
            </w:r>
          </w:p>
        </w:tc>
        <w:tc>
          <w:tcPr>
            <w:tcW w:w="3827" w:type="dxa"/>
            <w:vAlign w:val="center"/>
          </w:tcPr>
          <w:p w14:paraId="2797D314" w14:textId="7721C77E"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Startdatum för enhetens (funktionens) verksamhet</w:t>
            </w:r>
          </w:p>
        </w:tc>
        <w:tc>
          <w:tcPr>
            <w:tcW w:w="1559" w:type="dxa"/>
            <w:vAlign w:val="center"/>
          </w:tcPr>
          <w:p w14:paraId="06897B17"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0..1</w:t>
            </w:r>
          </w:p>
        </w:tc>
      </w:tr>
      <w:tr w:rsidR="00A1485F" w:rsidRPr="00915D3B" w14:paraId="62EF3088" w14:textId="77777777" w:rsidTr="004A5B12">
        <w:trPr>
          <w:cantSplit/>
        </w:trPr>
        <w:tc>
          <w:tcPr>
            <w:tcW w:w="3227" w:type="dxa"/>
            <w:vAlign w:val="center"/>
          </w:tcPr>
          <w:p w14:paraId="3A155A66"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..healthCareUnitMemberEndDate</w:t>
            </w:r>
          </w:p>
        </w:tc>
        <w:tc>
          <w:tcPr>
            <w:tcW w:w="1134" w:type="dxa"/>
            <w:vAlign w:val="center"/>
          </w:tcPr>
          <w:p w14:paraId="6039D68A"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dateTime</w:t>
            </w:r>
          </w:p>
        </w:tc>
        <w:tc>
          <w:tcPr>
            <w:tcW w:w="3827" w:type="dxa"/>
            <w:vAlign w:val="center"/>
          </w:tcPr>
          <w:p w14:paraId="25E86405" w14:textId="65EF1FF0"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Slutdatum för enhetens (funktionens) verksamhet</w:t>
            </w:r>
          </w:p>
        </w:tc>
        <w:tc>
          <w:tcPr>
            <w:tcW w:w="1559" w:type="dxa"/>
            <w:vAlign w:val="center"/>
          </w:tcPr>
          <w:p w14:paraId="5F51DF45"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0..1</w:t>
            </w:r>
          </w:p>
        </w:tc>
      </w:tr>
      <w:tr w:rsidR="00A1485F" w:rsidRPr="00915D3B" w14:paraId="14A67FDF" w14:textId="77777777" w:rsidTr="004A5B12">
        <w:trPr>
          <w:cantSplit/>
        </w:trPr>
        <w:tc>
          <w:tcPr>
            <w:tcW w:w="3227" w:type="dxa"/>
            <w:vAlign w:val="center"/>
          </w:tcPr>
          <w:p w14:paraId="0D25C2C7"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..healthCareUnitHsaId</w:t>
            </w:r>
          </w:p>
        </w:tc>
        <w:tc>
          <w:tcPr>
            <w:tcW w:w="1134" w:type="dxa"/>
            <w:vAlign w:val="center"/>
          </w:tcPr>
          <w:p w14:paraId="7CADF8F2"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String</w:t>
            </w:r>
          </w:p>
        </w:tc>
        <w:tc>
          <w:tcPr>
            <w:tcW w:w="3827" w:type="dxa"/>
            <w:vAlign w:val="center"/>
          </w:tcPr>
          <w:p w14:paraId="39346602"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Vårdenhetens HSA-id</w:t>
            </w:r>
          </w:p>
        </w:tc>
        <w:tc>
          <w:tcPr>
            <w:tcW w:w="1559" w:type="dxa"/>
            <w:vAlign w:val="center"/>
          </w:tcPr>
          <w:p w14:paraId="2A3A2B93"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1..1</w:t>
            </w:r>
          </w:p>
        </w:tc>
      </w:tr>
      <w:tr w:rsidR="00A1485F" w:rsidRPr="00915D3B" w14:paraId="3FD2E7DF" w14:textId="77777777" w:rsidTr="004A5B12">
        <w:trPr>
          <w:cantSplit/>
        </w:trPr>
        <w:tc>
          <w:tcPr>
            <w:tcW w:w="3227" w:type="dxa"/>
            <w:vAlign w:val="center"/>
          </w:tcPr>
          <w:p w14:paraId="52843CD7"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lastRenderedPageBreak/>
              <w:t>..unitIsHealthCareUnit</w:t>
            </w:r>
          </w:p>
        </w:tc>
        <w:tc>
          <w:tcPr>
            <w:tcW w:w="1134" w:type="dxa"/>
            <w:vAlign w:val="center"/>
          </w:tcPr>
          <w:p w14:paraId="361EF21A"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Boolean</w:t>
            </w:r>
          </w:p>
        </w:tc>
        <w:tc>
          <w:tcPr>
            <w:tcW w:w="3827" w:type="dxa"/>
            <w:vAlign w:val="center"/>
          </w:tcPr>
          <w:p w14:paraId="5C3A9BCC" w14:textId="04BE66BD"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True, om enheten</w:t>
            </w:r>
            <w:r w:rsidR="00561224">
              <w:rPr>
                <w:rFonts w:ascii="Times New Roman" w:hAnsi="Times New Roman"/>
                <w:szCs w:val="20"/>
              </w:rPr>
              <w:t xml:space="preserve"> (funktionen)</w:t>
            </w:r>
            <w:r>
              <w:rPr>
                <w:rFonts w:ascii="Times New Roman" w:hAnsi="Times New Roman"/>
                <w:szCs w:val="20"/>
              </w:rPr>
              <w:t xml:space="preserve"> själv är en vårdenhet</w:t>
            </w:r>
            <w:r>
              <w:rPr>
                <w:rFonts w:ascii="Times New Roman" w:hAnsi="Times New Roman"/>
                <w:szCs w:val="20"/>
              </w:rPr>
              <w:br/>
              <w:t>Om enhet</w:t>
            </w:r>
            <w:r w:rsidR="00561224">
              <w:rPr>
                <w:rFonts w:ascii="Times New Roman" w:hAnsi="Times New Roman"/>
                <w:szCs w:val="20"/>
              </w:rPr>
              <w:t>en (funktionen)</w:t>
            </w:r>
            <w:r>
              <w:rPr>
                <w:rFonts w:ascii="Times New Roman" w:hAnsi="Times New Roman"/>
                <w:szCs w:val="20"/>
              </w:rPr>
              <w:t xml:space="preserve"> inte är vårdenhet kommer inget värde att returneras.</w:t>
            </w:r>
          </w:p>
        </w:tc>
        <w:tc>
          <w:tcPr>
            <w:tcW w:w="1559" w:type="dxa"/>
            <w:vAlign w:val="center"/>
          </w:tcPr>
          <w:p w14:paraId="4F77BE78"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0..1</w:t>
            </w:r>
          </w:p>
        </w:tc>
      </w:tr>
      <w:tr w:rsidR="00A1485F" w:rsidRPr="00915D3B" w14:paraId="1378183D" w14:textId="77777777" w:rsidTr="004A5B12">
        <w:trPr>
          <w:cantSplit/>
        </w:trPr>
        <w:tc>
          <w:tcPr>
            <w:tcW w:w="3227" w:type="dxa"/>
            <w:vAlign w:val="center"/>
          </w:tcPr>
          <w:p w14:paraId="19162D88"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..healthCareUnitName</w:t>
            </w:r>
          </w:p>
        </w:tc>
        <w:tc>
          <w:tcPr>
            <w:tcW w:w="1134" w:type="dxa"/>
            <w:vAlign w:val="center"/>
          </w:tcPr>
          <w:p w14:paraId="02DD73E1"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String</w:t>
            </w:r>
          </w:p>
        </w:tc>
        <w:tc>
          <w:tcPr>
            <w:tcW w:w="3827" w:type="dxa"/>
            <w:vAlign w:val="center"/>
          </w:tcPr>
          <w:p w14:paraId="04B33E6E"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Vårdenhetens namn</w:t>
            </w:r>
          </w:p>
        </w:tc>
        <w:tc>
          <w:tcPr>
            <w:tcW w:w="1559" w:type="dxa"/>
            <w:vAlign w:val="center"/>
          </w:tcPr>
          <w:p w14:paraId="6B6EC492"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1..1</w:t>
            </w:r>
          </w:p>
        </w:tc>
      </w:tr>
      <w:tr w:rsidR="00A1485F" w:rsidRPr="00915D3B" w14:paraId="33D522A7" w14:textId="77777777" w:rsidTr="004A5B12">
        <w:trPr>
          <w:cantSplit/>
        </w:trPr>
        <w:tc>
          <w:tcPr>
            <w:tcW w:w="3227" w:type="dxa"/>
            <w:vAlign w:val="center"/>
          </w:tcPr>
          <w:p w14:paraId="01468A18"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..healthCareUnitStartDate</w:t>
            </w:r>
          </w:p>
        </w:tc>
        <w:tc>
          <w:tcPr>
            <w:tcW w:w="1134" w:type="dxa"/>
            <w:vAlign w:val="center"/>
          </w:tcPr>
          <w:p w14:paraId="0A2C7B76"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dateTime</w:t>
            </w:r>
          </w:p>
        </w:tc>
        <w:tc>
          <w:tcPr>
            <w:tcW w:w="3827" w:type="dxa"/>
            <w:vAlign w:val="center"/>
          </w:tcPr>
          <w:p w14:paraId="67890EF2"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Startdatum för vårdenhetens verksamhet.</w:t>
            </w:r>
          </w:p>
        </w:tc>
        <w:tc>
          <w:tcPr>
            <w:tcW w:w="1559" w:type="dxa"/>
            <w:vAlign w:val="center"/>
          </w:tcPr>
          <w:p w14:paraId="100F3E49"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0..1</w:t>
            </w:r>
          </w:p>
        </w:tc>
      </w:tr>
      <w:tr w:rsidR="00A1485F" w:rsidRPr="00915D3B" w14:paraId="77B788BF" w14:textId="77777777" w:rsidTr="004A5B12">
        <w:trPr>
          <w:cantSplit/>
        </w:trPr>
        <w:tc>
          <w:tcPr>
            <w:tcW w:w="3227" w:type="dxa"/>
            <w:vAlign w:val="center"/>
          </w:tcPr>
          <w:p w14:paraId="129F39FC"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..healthCareUnitEndDate</w:t>
            </w:r>
          </w:p>
        </w:tc>
        <w:tc>
          <w:tcPr>
            <w:tcW w:w="1134" w:type="dxa"/>
            <w:vAlign w:val="center"/>
          </w:tcPr>
          <w:p w14:paraId="01803FCF"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dateTime</w:t>
            </w:r>
          </w:p>
        </w:tc>
        <w:tc>
          <w:tcPr>
            <w:tcW w:w="3827" w:type="dxa"/>
            <w:vAlign w:val="center"/>
          </w:tcPr>
          <w:p w14:paraId="301C91B6"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Slutdatum för vårdenhetens verksamhet.</w:t>
            </w:r>
          </w:p>
        </w:tc>
        <w:tc>
          <w:tcPr>
            <w:tcW w:w="1559" w:type="dxa"/>
            <w:vAlign w:val="center"/>
          </w:tcPr>
          <w:p w14:paraId="530EBEB8"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0..1</w:t>
            </w:r>
          </w:p>
        </w:tc>
      </w:tr>
      <w:tr w:rsidR="00A1485F" w:rsidRPr="00915D3B" w14:paraId="1C9C58EE" w14:textId="77777777" w:rsidTr="004A5B12">
        <w:trPr>
          <w:cantSplit/>
        </w:trPr>
        <w:tc>
          <w:tcPr>
            <w:tcW w:w="3227" w:type="dxa"/>
            <w:vAlign w:val="center"/>
          </w:tcPr>
          <w:p w14:paraId="5705FF32"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..healthCareProviderHsaId</w:t>
            </w:r>
          </w:p>
        </w:tc>
        <w:tc>
          <w:tcPr>
            <w:tcW w:w="1134" w:type="dxa"/>
            <w:vAlign w:val="center"/>
          </w:tcPr>
          <w:p w14:paraId="1C1C0C17"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String</w:t>
            </w:r>
          </w:p>
        </w:tc>
        <w:tc>
          <w:tcPr>
            <w:tcW w:w="3827" w:type="dxa"/>
            <w:vAlign w:val="center"/>
          </w:tcPr>
          <w:p w14:paraId="7B08898C"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Vårdgivarens HSA-id</w:t>
            </w:r>
          </w:p>
        </w:tc>
        <w:tc>
          <w:tcPr>
            <w:tcW w:w="1559" w:type="dxa"/>
            <w:vAlign w:val="center"/>
          </w:tcPr>
          <w:p w14:paraId="1191ACBC"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1..1</w:t>
            </w:r>
          </w:p>
        </w:tc>
      </w:tr>
      <w:tr w:rsidR="00A1485F" w:rsidRPr="00915D3B" w14:paraId="14E864F1" w14:textId="77777777" w:rsidTr="004A5B12">
        <w:trPr>
          <w:cantSplit/>
        </w:trPr>
        <w:tc>
          <w:tcPr>
            <w:tcW w:w="3227" w:type="dxa"/>
            <w:vAlign w:val="center"/>
          </w:tcPr>
          <w:p w14:paraId="350C5184"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..healthCareProviderName</w:t>
            </w:r>
          </w:p>
        </w:tc>
        <w:tc>
          <w:tcPr>
            <w:tcW w:w="1134" w:type="dxa"/>
            <w:vAlign w:val="center"/>
          </w:tcPr>
          <w:p w14:paraId="34A0117E"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String</w:t>
            </w:r>
          </w:p>
        </w:tc>
        <w:tc>
          <w:tcPr>
            <w:tcW w:w="3827" w:type="dxa"/>
            <w:vAlign w:val="center"/>
          </w:tcPr>
          <w:p w14:paraId="7BCBCEC2"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Vårdgivarens namn</w:t>
            </w:r>
          </w:p>
        </w:tc>
        <w:tc>
          <w:tcPr>
            <w:tcW w:w="1559" w:type="dxa"/>
            <w:vAlign w:val="center"/>
          </w:tcPr>
          <w:p w14:paraId="54C7ED53"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1..1</w:t>
            </w:r>
          </w:p>
        </w:tc>
      </w:tr>
      <w:tr w:rsidR="00A1485F" w:rsidRPr="00915D3B" w14:paraId="0238EDBA" w14:textId="77777777" w:rsidTr="004A5B12">
        <w:trPr>
          <w:cantSplit/>
        </w:trPr>
        <w:tc>
          <w:tcPr>
            <w:tcW w:w="3227" w:type="dxa"/>
            <w:vAlign w:val="center"/>
          </w:tcPr>
          <w:p w14:paraId="32753895"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..healthCareProviderOrgNo</w:t>
            </w:r>
          </w:p>
        </w:tc>
        <w:tc>
          <w:tcPr>
            <w:tcW w:w="1134" w:type="dxa"/>
            <w:vAlign w:val="center"/>
          </w:tcPr>
          <w:p w14:paraId="56088D76"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String</w:t>
            </w:r>
          </w:p>
        </w:tc>
        <w:tc>
          <w:tcPr>
            <w:tcW w:w="3827" w:type="dxa"/>
            <w:vAlign w:val="center"/>
          </w:tcPr>
          <w:p w14:paraId="2127BFD6"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Vårdgivarens organisationsnummer</w:t>
            </w:r>
          </w:p>
        </w:tc>
        <w:tc>
          <w:tcPr>
            <w:tcW w:w="1559" w:type="dxa"/>
            <w:vAlign w:val="center"/>
          </w:tcPr>
          <w:p w14:paraId="0CF731AA" w14:textId="77777777" w:rsidR="00A1485F" w:rsidRPr="00915D3B" w:rsidRDefault="00A1485F" w:rsidP="004F2FFA">
            <w:pPr>
              <w:spacing w:line="240" w:lineRule="exact"/>
              <w:ind w:left="102"/>
              <w:rPr>
                <w:rFonts w:ascii="Times New Roman" w:hAnsi="Times New Roman"/>
                <w:szCs w:val="20"/>
              </w:rPr>
            </w:pPr>
            <w:r>
              <w:rPr>
                <w:rFonts w:ascii="Times New Roman" w:hAnsi="Times New Roman"/>
                <w:szCs w:val="20"/>
              </w:rPr>
              <w:t>1..1</w:t>
            </w:r>
          </w:p>
        </w:tc>
      </w:tr>
      <w:tr w:rsidR="00A1485F" w:rsidRPr="00915D3B" w14:paraId="1863059D" w14:textId="77777777" w:rsidTr="004A5B12">
        <w:trPr>
          <w:cantSplit/>
        </w:trPr>
        <w:tc>
          <w:tcPr>
            <w:tcW w:w="3227" w:type="dxa"/>
            <w:vAlign w:val="center"/>
          </w:tcPr>
          <w:p w14:paraId="5D049711"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..healthCareProviderStartDate</w:t>
            </w:r>
          </w:p>
        </w:tc>
        <w:tc>
          <w:tcPr>
            <w:tcW w:w="1134" w:type="dxa"/>
            <w:vAlign w:val="center"/>
          </w:tcPr>
          <w:p w14:paraId="14243E3F"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dateTime</w:t>
            </w:r>
          </w:p>
        </w:tc>
        <w:tc>
          <w:tcPr>
            <w:tcW w:w="3827" w:type="dxa"/>
            <w:vAlign w:val="center"/>
          </w:tcPr>
          <w:p w14:paraId="4D74C3EA"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Startdatum för vårdgivarens verksamhet.</w:t>
            </w:r>
          </w:p>
        </w:tc>
        <w:tc>
          <w:tcPr>
            <w:tcW w:w="1559" w:type="dxa"/>
            <w:vAlign w:val="center"/>
          </w:tcPr>
          <w:p w14:paraId="138CB75C"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0..1</w:t>
            </w:r>
          </w:p>
        </w:tc>
      </w:tr>
      <w:tr w:rsidR="00A1485F" w:rsidRPr="00915D3B" w14:paraId="447630D0" w14:textId="77777777" w:rsidTr="004A5B12">
        <w:trPr>
          <w:cantSplit/>
        </w:trPr>
        <w:tc>
          <w:tcPr>
            <w:tcW w:w="3227" w:type="dxa"/>
            <w:vAlign w:val="center"/>
          </w:tcPr>
          <w:p w14:paraId="29DB0C90"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..healthCareProviderEndDate</w:t>
            </w:r>
          </w:p>
        </w:tc>
        <w:tc>
          <w:tcPr>
            <w:tcW w:w="1134" w:type="dxa"/>
            <w:vAlign w:val="center"/>
          </w:tcPr>
          <w:p w14:paraId="537DB073"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dateTime</w:t>
            </w:r>
          </w:p>
        </w:tc>
        <w:tc>
          <w:tcPr>
            <w:tcW w:w="3827" w:type="dxa"/>
            <w:vAlign w:val="center"/>
          </w:tcPr>
          <w:p w14:paraId="17E71834"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Slutdatum för vårdgivarens verksamhet.</w:t>
            </w:r>
          </w:p>
        </w:tc>
        <w:tc>
          <w:tcPr>
            <w:tcW w:w="1559" w:type="dxa"/>
            <w:vAlign w:val="center"/>
          </w:tcPr>
          <w:p w14:paraId="17983000" w14:textId="77777777" w:rsidR="00A1485F" w:rsidRPr="00915D3B" w:rsidRDefault="00A1485F" w:rsidP="004F2FFA">
            <w:pPr>
              <w:spacing w:line="240" w:lineRule="exact"/>
              <w:ind w:left="102"/>
              <w:rPr>
                <w:rFonts w:ascii="Times New Roman" w:hAnsi="Times New Roman"/>
                <w:szCs w:val="20"/>
              </w:rPr>
            </w:pPr>
            <w:r w:rsidRPr="00915D3B">
              <w:rPr>
                <w:rFonts w:ascii="Times New Roman" w:hAnsi="Times New Roman"/>
                <w:szCs w:val="20"/>
              </w:rPr>
              <w:t>0..1</w:t>
            </w:r>
          </w:p>
        </w:tc>
      </w:tr>
      <w:tr w:rsidR="00561224" w:rsidRPr="00915D3B" w14:paraId="39EF9A70" w14:textId="77777777" w:rsidTr="004A5B12">
        <w:trPr>
          <w:cantSplit/>
        </w:trPr>
        <w:tc>
          <w:tcPr>
            <w:tcW w:w="3227" w:type="dxa"/>
          </w:tcPr>
          <w:p w14:paraId="1E319CAC" w14:textId="3E084AC2" w:rsidR="00561224" w:rsidRPr="00915D3B" w:rsidRDefault="00561224" w:rsidP="004F2FFA">
            <w:pPr>
              <w:spacing w:line="240" w:lineRule="exact"/>
              <w:ind w:left="102"/>
              <w:rPr>
                <w:rFonts w:ascii="Times New Roman" w:hAnsi="Times New Roman"/>
                <w:szCs w:val="20"/>
              </w:rPr>
            </w:pPr>
            <w:r>
              <w:rPr>
                <w:rFonts w:ascii="Times New Roman" w:eastAsia="Times New Roman" w:hAnsi="Times New Roman"/>
                <w:szCs w:val="20"/>
                <w:lang w:eastAsia="sv-SE"/>
              </w:rPr>
              <w:t>..feignedHealthCareUnitMember</w:t>
            </w:r>
          </w:p>
        </w:tc>
        <w:tc>
          <w:tcPr>
            <w:tcW w:w="1134" w:type="dxa"/>
          </w:tcPr>
          <w:p w14:paraId="70543E02" w14:textId="5F28B716" w:rsidR="00561224" w:rsidRPr="00915D3B" w:rsidRDefault="00561224" w:rsidP="004F2FFA">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827" w:type="dxa"/>
          </w:tcPr>
          <w:p w14:paraId="6ADBD686" w14:textId="3804B330" w:rsidR="00561224" w:rsidRPr="00915D3B" w:rsidRDefault="00561224" w:rsidP="004F2FFA">
            <w:pPr>
              <w:spacing w:line="240" w:lineRule="exact"/>
              <w:ind w:left="102"/>
              <w:rPr>
                <w:rFonts w:ascii="Times New Roman" w:hAnsi="Times New Roman"/>
                <w:szCs w:val="20"/>
              </w:rPr>
            </w:pPr>
            <w:r>
              <w:rPr>
                <w:rFonts w:ascii="Times New Roman" w:eastAsia="Times New Roman" w:hAnsi="Times New Roman"/>
                <w:szCs w:val="20"/>
                <w:lang w:eastAsia="sv-SE"/>
              </w:rPr>
              <w:t>true: om enheten är ett fingerat objekt</w:t>
            </w:r>
          </w:p>
        </w:tc>
        <w:tc>
          <w:tcPr>
            <w:tcW w:w="1559" w:type="dxa"/>
          </w:tcPr>
          <w:p w14:paraId="0EC1C001" w14:textId="275B1D5E" w:rsidR="00561224" w:rsidRPr="00915D3B" w:rsidRDefault="00561224" w:rsidP="004F2FFA">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561224" w:rsidRPr="00915D3B" w14:paraId="01ECF44E" w14:textId="77777777" w:rsidTr="004A5B12">
        <w:trPr>
          <w:cantSplit/>
        </w:trPr>
        <w:tc>
          <w:tcPr>
            <w:tcW w:w="3227" w:type="dxa"/>
          </w:tcPr>
          <w:p w14:paraId="393EDA86" w14:textId="6D826C52" w:rsidR="00561224" w:rsidRDefault="00561224" w:rsidP="004F2FFA">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..feignedHealthCareUnit</w:t>
            </w:r>
          </w:p>
        </w:tc>
        <w:tc>
          <w:tcPr>
            <w:tcW w:w="1134" w:type="dxa"/>
          </w:tcPr>
          <w:p w14:paraId="3B52082B" w14:textId="3F828970" w:rsidR="00561224" w:rsidRDefault="00561224" w:rsidP="004F2FFA">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827" w:type="dxa"/>
          </w:tcPr>
          <w:p w14:paraId="55102A05" w14:textId="0DDF6D13" w:rsidR="00561224" w:rsidRDefault="00561224" w:rsidP="004F2FFA">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vårdenheten är ett fingerat objekt</w:t>
            </w:r>
          </w:p>
        </w:tc>
        <w:tc>
          <w:tcPr>
            <w:tcW w:w="1559" w:type="dxa"/>
          </w:tcPr>
          <w:p w14:paraId="6828D7D5" w14:textId="4F682E25" w:rsidR="00561224" w:rsidRDefault="00561224" w:rsidP="004F2FFA">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561224" w:rsidRPr="00915D3B" w14:paraId="7644F2AA" w14:textId="77777777" w:rsidTr="004A5B12">
        <w:trPr>
          <w:cantSplit/>
        </w:trPr>
        <w:tc>
          <w:tcPr>
            <w:tcW w:w="3227" w:type="dxa"/>
          </w:tcPr>
          <w:p w14:paraId="245E6CB7" w14:textId="23A37AF1" w:rsidR="00561224" w:rsidRDefault="00561224" w:rsidP="00031C54">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..feignedHealthCare</w:t>
            </w:r>
            <w:ins w:id="626" w:author="Littorin Henrika" w:date="2016-08-24T11:38:00Z">
              <w:r w:rsidR="00031C54">
                <w:rPr>
                  <w:rFonts w:ascii="Times New Roman" w:eastAsia="Times New Roman" w:hAnsi="Times New Roman"/>
                  <w:szCs w:val="20"/>
                  <w:lang w:eastAsia="sv-SE"/>
                </w:rPr>
                <w:t>Provider</w:t>
              </w:r>
            </w:ins>
            <w:del w:id="627" w:author="Littorin Henrika" w:date="2016-08-24T11:38:00Z">
              <w:r w:rsidDel="00031C54">
                <w:rPr>
                  <w:rFonts w:ascii="Times New Roman" w:eastAsia="Times New Roman" w:hAnsi="Times New Roman"/>
                  <w:szCs w:val="20"/>
                  <w:lang w:eastAsia="sv-SE"/>
                </w:rPr>
                <w:delText>Giver</w:delText>
              </w:r>
            </w:del>
          </w:p>
        </w:tc>
        <w:tc>
          <w:tcPr>
            <w:tcW w:w="1134" w:type="dxa"/>
          </w:tcPr>
          <w:p w14:paraId="557D68FE" w14:textId="393A8565" w:rsidR="00561224" w:rsidRDefault="00561224" w:rsidP="004F2FFA">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827" w:type="dxa"/>
          </w:tcPr>
          <w:p w14:paraId="4731C12C" w14:textId="017A4354" w:rsidR="00561224" w:rsidRDefault="00561224" w:rsidP="004F2FFA">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vårdgivaren är ett fingerat objekt</w:t>
            </w:r>
          </w:p>
        </w:tc>
        <w:tc>
          <w:tcPr>
            <w:tcW w:w="1559" w:type="dxa"/>
          </w:tcPr>
          <w:p w14:paraId="5ACC9A36" w14:textId="7AB4821E" w:rsidR="00561224" w:rsidRDefault="00561224" w:rsidP="004F2FFA">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2D21C0" w:rsidRPr="00915D3B" w14:paraId="1998980D" w14:textId="77777777" w:rsidTr="004A5B12">
        <w:trPr>
          <w:cantSplit/>
        </w:trPr>
        <w:tc>
          <w:tcPr>
            <w:tcW w:w="3227" w:type="dxa"/>
          </w:tcPr>
          <w:p w14:paraId="77AC5A42" w14:textId="7601786F" w:rsidR="002D21C0" w:rsidRDefault="002D21C0" w:rsidP="00031C54">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ins w:id="628" w:author="Littorin Henrika" w:date="2016-08-24T11:38:00Z">
              <w:r w:rsidR="00031C54">
                <w:rPr>
                  <w:rFonts w:ascii="Times New Roman" w:eastAsia="Times New Roman" w:hAnsi="Times New Roman"/>
                  <w:szCs w:val="20"/>
                  <w:lang w:eastAsia="sv-SE"/>
                </w:rPr>
                <w:t>archivedH</w:t>
              </w:r>
            </w:ins>
            <w:del w:id="629" w:author="Littorin Henrika" w:date="2016-08-24T11:38:00Z">
              <w:r w:rsidDel="00031C54">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ealthCareUnit</w:t>
            </w:r>
            <w:r w:rsidR="004A5B12">
              <w:rPr>
                <w:rFonts w:ascii="Times New Roman" w:eastAsia="Times New Roman" w:hAnsi="Times New Roman"/>
                <w:szCs w:val="20"/>
                <w:lang w:eastAsia="sv-SE"/>
              </w:rPr>
              <w:t>Member</w:t>
            </w:r>
            <w:del w:id="630" w:author="Littorin Henrika" w:date="2016-08-24T11:39:00Z">
              <w:r w:rsidDel="00031C54">
                <w:rPr>
                  <w:rFonts w:ascii="Times New Roman" w:eastAsia="Times New Roman" w:hAnsi="Times New Roman"/>
                  <w:szCs w:val="20"/>
                  <w:lang w:eastAsia="sv-SE"/>
                </w:rPr>
                <w:delText>IsArchived</w:delText>
              </w:r>
            </w:del>
          </w:p>
        </w:tc>
        <w:tc>
          <w:tcPr>
            <w:tcW w:w="1134" w:type="dxa"/>
          </w:tcPr>
          <w:p w14:paraId="2A0F8F5D" w14:textId="0E3E49E1"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827" w:type="dxa"/>
          </w:tcPr>
          <w:p w14:paraId="31FBA027" w14:textId="183C7A81" w:rsidR="002D21C0" w:rsidRDefault="004A5B12"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 xml:space="preserve">true: om </w:t>
            </w:r>
            <w:r w:rsidR="002D21C0">
              <w:rPr>
                <w:rFonts w:ascii="Times New Roman" w:eastAsia="Times New Roman" w:hAnsi="Times New Roman"/>
                <w:szCs w:val="20"/>
                <w:lang w:eastAsia="sv-SE"/>
              </w:rPr>
              <w:t>enheten är ett arki</w:t>
            </w:r>
            <w:r w:rsidR="00D817FE">
              <w:rPr>
                <w:rFonts w:ascii="Times New Roman" w:eastAsia="Times New Roman" w:hAnsi="Times New Roman"/>
                <w:szCs w:val="20"/>
                <w:lang w:eastAsia="sv-SE"/>
              </w:rPr>
              <w:t>v</w:t>
            </w:r>
            <w:r w:rsidR="002D21C0">
              <w:rPr>
                <w:rFonts w:ascii="Times New Roman" w:eastAsia="Times New Roman" w:hAnsi="Times New Roman"/>
                <w:szCs w:val="20"/>
                <w:lang w:eastAsia="sv-SE"/>
              </w:rPr>
              <w:t>erat objekt</w:t>
            </w:r>
          </w:p>
        </w:tc>
        <w:tc>
          <w:tcPr>
            <w:tcW w:w="1559" w:type="dxa"/>
          </w:tcPr>
          <w:p w14:paraId="1D3BC8F1" w14:textId="7FB76A20"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4A5B12" w:rsidRPr="00915D3B" w14:paraId="78983457" w14:textId="77777777" w:rsidTr="004A5B12">
        <w:trPr>
          <w:cantSplit/>
        </w:trPr>
        <w:tc>
          <w:tcPr>
            <w:tcW w:w="3227" w:type="dxa"/>
          </w:tcPr>
          <w:p w14:paraId="40704EF0" w14:textId="62BC0EF1" w:rsidR="004A5B12" w:rsidRDefault="004A5B12" w:rsidP="002852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ins w:id="631" w:author="Littorin Henrika" w:date="2016-08-24T09:35:00Z">
              <w:r w:rsidR="00285222">
                <w:rPr>
                  <w:rFonts w:ascii="Times New Roman" w:eastAsia="Times New Roman" w:hAnsi="Times New Roman"/>
                  <w:szCs w:val="20"/>
                  <w:lang w:eastAsia="sv-SE"/>
                </w:rPr>
                <w:t>archivedH</w:t>
              </w:r>
            </w:ins>
            <w:del w:id="632" w:author="Littorin Henrika" w:date="2016-08-24T09:35:00Z">
              <w:r w:rsidDel="00285222">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ealthCareUnit</w:t>
            </w:r>
            <w:del w:id="633" w:author="Littorin Henrika" w:date="2016-08-24T09:35:00Z">
              <w:r w:rsidDel="00285222">
                <w:rPr>
                  <w:rFonts w:ascii="Times New Roman" w:eastAsia="Times New Roman" w:hAnsi="Times New Roman"/>
                  <w:szCs w:val="20"/>
                  <w:lang w:eastAsia="sv-SE"/>
                </w:rPr>
                <w:delText>IsArchived</w:delText>
              </w:r>
            </w:del>
          </w:p>
        </w:tc>
        <w:tc>
          <w:tcPr>
            <w:tcW w:w="1134" w:type="dxa"/>
          </w:tcPr>
          <w:p w14:paraId="2F911A4A" w14:textId="5F5788FB" w:rsidR="004A5B12" w:rsidRDefault="004A5B12" w:rsidP="004A5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827" w:type="dxa"/>
          </w:tcPr>
          <w:p w14:paraId="6CAA5F33" w14:textId="3C2EF773" w:rsidR="004A5B12" w:rsidRDefault="004A5B12" w:rsidP="004A5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vårdenheten är ett arkiverat objekt</w:t>
            </w:r>
          </w:p>
        </w:tc>
        <w:tc>
          <w:tcPr>
            <w:tcW w:w="1559" w:type="dxa"/>
          </w:tcPr>
          <w:p w14:paraId="5F130AF5" w14:textId="5C78D8AA" w:rsidR="004A5B12" w:rsidRDefault="004A5B12" w:rsidP="004A5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4A5B12" w:rsidRPr="00915D3B" w14:paraId="0DD4F7C8" w14:textId="77777777" w:rsidTr="004A5B12">
        <w:trPr>
          <w:cantSplit/>
        </w:trPr>
        <w:tc>
          <w:tcPr>
            <w:tcW w:w="3227" w:type="dxa"/>
          </w:tcPr>
          <w:p w14:paraId="6071F9CE" w14:textId="267166B5" w:rsidR="004A5B12" w:rsidRDefault="0002713B" w:rsidP="002852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ins w:id="634" w:author="Littorin Henrika" w:date="2016-08-24T09:35:00Z">
              <w:r w:rsidR="00285222">
                <w:rPr>
                  <w:rFonts w:ascii="Times New Roman" w:eastAsia="Times New Roman" w:hAnsi="Times New Roman"/>
                  <w:szCs w:val="20"/>
                  <w:lang w:eastAsia="sv-SE"/>
                </w:rPr>
                <w:t>archivedH</w:t>
              </w:r>
            </w:ins>
            <w:del w:id="635" w:author="Littorin Henrika" w:date="2016-08-24T09:35:00Z">
              <w:r w:rsidDel="00285222">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ealthCareProvider</w:t>
            </w:r>
            <w:del w:id="636" w:author="Littorin Henrika" w:date="2016-08-24T09:35:00Z">
              <w:r w:rsidR="004A5B12" w:rsidDel="00285222">
                <w:rPr>
                  <w:rFonts w:ascii="Times New Roman" w:eastAsia="Times New Roman" w:hAnsi="Times New Roman"/>
                  <w:szCs w:val="20"/>
                  <w:lang w:eastAsia="sv-SE"/>
                </w:rPr>
                <w:delText>IsArchived</w:delText>
              </w:r>
            </w:del>
          </w:p>
        </w:tc>
        <w:tc>
          <w:tcPr>
            <w:tcW w:w="1134" w:type="dxa"/>
          </w:tcPr>
          <w:p w14:paraId="0F892D9A" w14:textId="07787222" w:rsidR="004A5B12" w:rsidRDefault="004A5B12" w:rsidP="004A5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827" w:type="dxa"/>
          </w:tcPr>
          <w:p w14:paraId="1CA737A7" w14:textId="2F1BE6FA" w:rsidR="004A5B12" w:rsidRDefault="004A5B12" w:rsidP="004A5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vårdgivaren är ett arkiverat objekt</w:t>
            </w:r>
          </w:p>
        </w:tc>
        <w:tc>
          <w:tcPr>
            <w:tcW w:w="1559" w:type="dxa"/>
          </w:tcPr>
          <w:p w14:paraId="560EB8D0" w14:textId="231CD56A" w:rsidR="004A5B12" w:rsidRDefault="004A5B12" w:rsidP="004A5B1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4A5B12" w:rsidRPr="00915D3B" w14:paraId="6ECEEA4B" w14:textId="77777777" w:rsidTr="004A5B12">
        <w:trPr>
          <w:cantSplit/>
        </w:trPr>
        <w:tc>
          <w:tcPr>
            <w:tcW w:w="3227" w:type="dxa"/>
            <w:vAlign w:val="center"/>
          </w:tcPr>
          <w:p w14:paraId="053B79FA" w14:textId="58EC2F64" w:rsidR="004A5B12" w:rsidRPr="00915D3B" w:rsidRDefault="004A5B12" w:rsidP="004A5B12">
            <w:pPr>
              <w:spacing w:line="240" w:lineRule="exact"/>
              <w:ind w:left="102"/>
              <w:rPr>
                <w:rFonts w:ascii="Times New Roman" w:hAnsi="Times New Roman"/>
                <w:szCs w:val="20"/>
              </w:rPr>
            </w:pPr>
            <w:del w:id="637" w:author="Ronny Nilsson" w:date="2016-09-09T10:34:00Z">
              <w:r w:rsidRPr="00915D3B" w:rsidDel="00D30A66">
                <w:rPr>
                  <w:rFonts w:ascii="Times New Roman" w:hAnsi="Times New Roman"/>
                  <w:szCs w:val="20"/>
                </w:rPr>
                <w:delText>resultCode</w:delText>
              </w:r>
            </w:del>
          </w:p>
        </w:tc>
        <w:tc>
          <w:tcPr>
            <w:tcW w:w="1134" w:type="dxa"/>
            <w:vAlign w:val="center"/>
          </w:tcPr>
          <w:p w14:paraId="55C31A33" w14:textId="27FE1158" w:rsidR="004A5B12" w:rsidRPr="00915D3B" w:rsidRDefault="004A5B12" w:rsidP="004A5B12">
            <w:pPr>
              <w:spacing w:line="240" w:lineRule="exact"/>
              <w:ind w:left="102"/>
              <w:rPr>
                <w:rFonts w:ascii="Times New Roman" w:hAnsi="Times New Roman"/>
                <w:szCs w:val="20"/>
              </w:rPr>
            </w:pPr>
            <w:del w:id="638" w:author="Ronny Nilsson" w:date="2016-09-09T10:34:00Z">
              <w:r w:rsidRPr="00915D3B" w:rsidDel="00D30A66">
                <w:rPr>
                  <w:rFonts w:ascii="Times New Roman" w:hAnsi="Times New Roman"/>
                  <w:szCs w:val="20"/>
                </w:rPr>
                <w:delText>String</w:delText>
              </w:r>
            </w:del>
          </w:p>
        </w:tc>
        <w:tc>
          <w:tcPr>
            <w:tcW w:w="3827" w:type="dxa"/>
          </w:tcPr>
          <w:p w14:paraId="38D10113" w14:textId="1AC8E4CB" w:rsidR="004A5B12" w:rsidRPr="00915D3B" w:rsidRDefault="004A5B12" w:rsidP="000B3E98">
            <w:pPr>
              <w:spacing w:line="240" w:lineRule="exact"/>
              <w:ind w:left="102"/>
              <w:rPr>
                <w:rFonts w:ascii="Times New Roman" w:hAnsi="Times New Roman"/>
                <w:szCs w:val="20"/>
              </w:rPr>
            </w:pPr>
            <w:del w:id="639" w:author="Ronny Nilsson" w:date="2016-09-09T10:34:00Z">
              <w:r w:rsidRPr="00915D3B" w:rsidDel="00D30A66">
                <w:rPr>
                  <w:rFonts w:ascii="Times New Roman" w:hAnsi="Times New Roman"/>
                  <w:szCs w:val="20"/>
                </w:rPr>
                <w:delText>Resultat av metodanrop (OK eller ERROR).</w:delText>
              </w:r>
            </w:del>
          </w:p>
        </w:tc>
        <w:tc>
          <w:tcPr>
            <w:tcW w:w="1559" w:type="dxa"/>
            <w:vAlign w:val="center"/>
          </w:tcPr>
          <w:p w14:paraId="45231AFB" w14:textId="6B051448" w:rsidR="004A5B12" w:rsidRPr="00915D3B" w:rsidRDefault="004A5B12" w:rsidP="004A5B12">
            <w:pPr>
              <w:spacing w:line="240" w:lineRule="exact"/>
              <w:ind w:left="102"/>
              <w:rPr>
                <w:rFonts w:ascii="Times New Roman" w:hAnsi="Times New Roman"/>
                <w:szCs w:val="20"/>
              </w:rPr>
            </w:pPr>
            <w:del w:id="640" w:author="Ronny Nilsson" w:date="2016-09-09T10:34:00Z">
              <w:r w:rsidRPr="00915D3B" w:rsidDel="00D30A66">
                <w:rPr>
                  <w:rFonts w:ascii="Times New Roman" w:hAnsi="Times New Roman"/>
                  <w:szCs w:val="20"/>
                </w:rPr>
                <w:delText>1..1</w:delText>
              </w:r>
            </w:del>
          </w:p>
        </w:tc>
      </w:tr>
      <w:tr w:rsidR="004A5B12" w:rsidRPr="00915D3B" w:rsidDel="000B3E98" w14:paraId="2034D92D" w14:textId="7592D62B" w:rsidTr="004A5B12">
        <w:trPr>
          <w:cantSplit/>
          <w:del w:id="641" w:author="Littorin Henrika" w:date="2016-09-06T16:50:00Z"/>
        </w:trPr>
        <w:tc>
          <w:tcPr>
            <w:tcW w:w="3227" w:type="dxa"/>
            <w:vAlign w:val="center"/>
          </w:tcPr>
          <w:p w14:paraId="12FF3AA8" w14:textId="7B684A47" w:rsidR="004A5B12" w:rsidRPr="00915D3B" w:rsidDel="000B3E98" w:rsidRDefault="004A5B12" w:rsidP="004A5B12">
            <w:pPr>
              <w:spacing w:line="240" w:lineRule="exact"/>
              <w:ind w:left="102"/>
              <w:rPr>
                <w:del w:id="642" w:author="Littorin Henrika" w:date="2016-09-06T16:50:00Z"/>
                <w:rFonts w:ascii="Times New Roman" w:hAnsi="Times New Roman"/>
                <w:szCs w:val="20"/>
              </w:rPr>
            </w:pPr>
            <w:del w:id="643" w:author="Littorin Henrika" w:date="2016-09-06T16:50:00Z">
              <w:r w:rsidRPr="00915D3B" w:rsidDel="000B3E98">
                <w:rPr>
                  <w:rFonts w:ascii="Times New Roman" w:hAnsi="Times New Roman"/>
                  <w:szCs w:val="20"/>
                </w:rPr>
                <w:delText>resultText</w:delText>
              </w:r>
            </w:del>
          </w:p>
        </w:tc>
        <w:tc>
          <w:tcPr>
            <w:tcW w:w="1134" w:type="dxa"/>
            <w:vAlign w:val="center"/>
          </w:tcPr>
          <w:p w14:paraId="6479F8CD" w14:textId="0CF58B2E" w:rsidR="004A5B12" w:rsidRPr="00915D3B" w:rsidDel="000B3E98" w:rsidRDefault="004A5B12" w:rsidP="004A5B12">
            <w:pPr>
              <w:spacing w:line="240" w:lineRule="exact"/>
              <w:ind w:left="102"/>
              <w:rPr>
                <w:del w:id="644" w:author="Littorin Henrika" w:date="2016-09-06T16:50:00Z"/>
                <w:rFonts w:ascii="Times New Roman" w:hAnsi="Times New Roman"/>
                <w:szCs w:val="20"/>
              </w:rPr>
            </w:pPr>
            <w:del w:id="645" w:author="Littorin Henrika" w:date="2016-09-06T16:50:00Z">
              <w:r w:rsidRPr="00915D3B" w:rsidDel="000B3E98">
                <w:rPr>
                  <w:rFonts w:ascii="Times New Roman" w:hAnsi="Times New Roman"/>
                  <w:szCs w:val="20"/>
                </w:rPr>
                <w:delText>String</w:delText>
              </w:r>
            </w:del>
          </w:p>
        </w:tc>
        <w:tc>
          <w:tcPr>
            <w:tcW w:w="3827" w:type="dxa"/>
          </w:tcPr>
          <w:p w14:paraId="364AAC09" w14:textId="0392D975" w:rsidR="004A5B12" w:rsidRPr="00915D3B" w:rsidDel="000B3E98" w:rsidRDefault="004A5B12" w:rsidP="004A5B12">
            <w:pPr>
              <w:spacing w:line="240" w:lineRule="exact"/>
              <w:ind w:left="102"/>
              <w:rPr>
                <w:del w:id="646" w:author="Littorin Henrika" w:date="2016-09-06T16:50:00Z"/>
                <w:rFonts w:ascii="Times New Roman" w:hAnsi="Times New Roman"/>
                <w:szCs w:val="20"/>
              </w:rPr>
            </w:pPr>
            <w:del w:id="647" w:author="Littorin Henrika" w:date="2016-09-06T16:50:00Z">
              <w:r w:rsidRPr="00915D3B" w:rsidDel="000B3E98">
                <w:rPr>
                  <w:rFonts w:ascii="Times New Roman" w:hAnsi="Times New Roman"/>
                  <w:szCs w:val="20"/>
                </w:rPr>
                <w:delText>Beskrivning av fel vid resultCode=ERROR.</w:delText>
              </w:r>
            </w:del>
          </w:p>
        </w:tc>
        <w:tc>
          <w:tcPr>
            <w:tcW w:w="1559" w:type="dxa"/>
            <w:vAlign w:val="center"/>
          </w:tcPr>
          <w:p w14:paraId="69B6ADC2" w14:textId="122376D7" w:rsidR="004A5B12" w:rsidRPr="00915D3B" w:rsidDel="000B3E98" w:rsidRDefault="004A5B12" w:rsidP="004A5B12">
            <w:pPr>
              <w:spacing w:line="240" w:lineRule="exact"/>
              <w:ind w:left="102"/>
              <w:rPr>
                <w:del w:id="648" w:author="Littorin Henrika" w:date="2016-09-06T16:50:00Z"/>
                <w:rFonts w:ascii="Times New Roman" w:hAnsi="Times New Roman"/>
                <w:szCs w:val="20"/>
              </w:rPr>
            </w:pPr>
            <w:del w:id="649" w:author="Littorin Henrika" w:date="2016-09-06T16:50:00Z">
              <w:r w:rsidRPr="00915D3B" w:rsidDel="000B3E98">
                <w:rPr>
                  <w:rFonts w:ascii="Times New Roman" w:hAnsi="Times New Roman"/>
                  <w:szCs w:val="20"/>
                </w:rPr>
                <w:delText>0..1</w:delText>
              </w:r>
            </w:del>
          </w:p>
        </w:tc>
      </w:tr>
    </w:tbl>
    <w:p w14:paraId="2D8B930F" w14:textId="77777777" w:rsidR="00141FBF" w:rsidRDefault="00141FBF" w:rsidP="00561224">
      <w:pPr>
        <w:pStyle w:val="Heading3"/>
        <w:numPr>
          <w:ilvl w:val="0"/>
          <w:numId w:val="0"/>
        </w:numPr>
      </w:pPr>
      <w:bookmarkStart w:id="650" w:name="_Toc243452573"/>
    </w:p>
    <w:p w14:paraId="5FDE6A04" w14:textId="51B26DF8" w:rsidR="0039481C" w:rsidRDefault="00101ADF" w:rsidP="0039481C">
      <w:pPr>
        <w:pStyle w:val="Heading3"/>
      </w:pPr>
      <w:bookmarkStart w:id="651" w:name="_Toc426116412"/>
      <w:bookmarkStart w:id="652" w:name="_Toc467578347"/>
      <w:r w:rsidRPr="00915D3B">
        <w:t>Tjänstekontraktsspecifika krav och regler</w:t>
      </w:r>
      <w:bookmarkEnd w:id="650"/>
      <w:bookmarkEnd w:id="651"/>
      <w:bookmarkEnd w:id="652"/>
    </w:p>
    <w:p w14:paraId="7E62CD9C" w14:textId="77777777" w:rsidR="00101ADF" w:rsidRDefault="00101ADF" w:rsidP="0039481C">
      <w:r w:rsidRPr="00915D3B">
        <w:t>Till denna informationsmängd finns regler som ej uttrycks i schemafilerna och tabellen ovan. Dessa återfinns nedan.</w:t>
      </w:r>
    </w:p>
    <w:p w14:paraId="1A7861B5" w14:textId="1C52EFC4" w:rsidR="00101ADF" w:rsidRPr="00915D3B" w:rsidRDefault="00101ADF" w:rsidP="00101ADF">
      <w:pPr>
        <w:rPr>
          <w:sz w:val="22"/>
          <w:u w:val="single"/>
        </w:rPr>
      </w:pPr>
      <w:r w:rsidRPr="00915D3B">
        <w:rPr>
          <w:sz w:val="22"/>
          <w:u w:val="single"/>
        </w:rPr>
        <w:t xml:space="preserve">*1) </w:t>
      </w:r>
      <w:r>
        <w:rPr>
          <w:sz w:val="22"/>
          <w:u w:val="single"/>
        </w:rPr>
        <w:t>searchBase</w:t>
      </w:r>
    </w:p>
    <w:p w14:paraId="50F845B7" w14:textId="2A8C7C5B" w:rsidR="00AC7A5F" w:rsidRPr="00AE0146" w:rsidRDefault="00101ADF">
      <w:pPr>
        <w:rPr>
          <w:rFonts w:cs="Arial"/>
        </w:rPr>
      </w:pPr>
      <w:r>
        <w:rPr>
          <w:rFonts w:cs="Arial"/>
        </w:rPr>
        <w:t>För GetHealthCareUnit används följande sökningar/sökbaser:</w:t>
      </w:r>
      <w:r>
        <w:rPr>
          <w:rFonts w:cs="Arial"/>
        </w:rPr>
        <w:br/>
        <w:t>- Sök efter kopplad enhet: i anropet angiven sökbas</w:t>
      </w:r>
      <w:r>
        <w:rPr>
          <w:rFonts w:cs="Arial"/>
        </w:rPr>
        <w:br/>
        <w:t>- Sök efter vårdenhet: i anropet angiven sökbas</w:t>
      </w:r>
      <w:r w:rsidR="00AC7A5F">
        <w:rPr>
          <w:rFonts w:cs="Arial"/>
        </w:rPr>
        <w:br/>
        <w:t>- Sök efter vårdgivare: i anropet angiven sökbas</w:t>
      </w:r>
    </w:p>
    <w:p w14:paraId="15C0FFB2" w14:textId="4531AB65" w:rsidR="0039481C" w:rsidRDefault="0039481C" w:rsidP="0039481C">
      <w:pPr>
        <w:rPr>
          <w:color w:val="4F81BD" w:themeColor="accent1"/>
        </w:rPr>
      </w:pPr>
    </w:p>
    <w:p w14:paraId="2179D89E" w14:textId="545AA20A" w:rsidR="0039481C" w:rsidRPr="00776D68" w:rsidRDefault="0039481C" w:rsidP="0039481C">
      <w:pPr>
        <w:pStyle w:val="Heading4"/>
      </w:pPr>
      <w:r w:rsidRPr="00776D68">
        <w:t>Icke funktionella krav</w:t>
      </w:r>
    </w:p>
    <w:p w14:paraId="0A044109" w14:textId="77777777" w:rsidR="00BB38AF" w:rsidRPr="00915D3B" w:rsidRDefault="00BB38AF" w:rsidP="00BB38AF">
      <w:pPr>
        <w:pStyle w:val="Heading5"/>
      </w:pPr>
      <w:r w:rsidRPr="00915D3B">
        <w:t>SLA-krav</w:t>
      </w:r>
    </w:p>
    <w:p w14:paraId="603FB56F" w14:textId="77777777" w:rsidR="00BB38AF" w:rsidRPr="00915D3B" w:rsidRDefault="00BB38AF" w:rsidP="00BB38AF">
      <w:pPr>
        <w:keepNext/>
      </w:pPr>
      <w:r w:rsidRPr="00915D3B">
        <w:t xml:space="preserve">Svarstider är specifika för respektive tjänstekontrakt. </w:t>
      </w:r>
    </w:p>
    <w:p w14:paraId="072041E3" w14:textId="77777777" w:rsidR="00BB38AF" w:rsidRPr="00915D3B" w:rsidRDefault="00BB38AF" w:rsidP="00BB38AF">
      <w:pPr>
        <w:keepNext/>
      </w:pPr>
      <w:r w:rsidRPr="00915D3B">
        <w:t>Krav på svarstider är dock inte definierade idag, men följande svarstidsnivå uppfylls idag (förutsatt SSL-uppkoppling):</w:t>
      </w:r>
    </w:p>
    <w:tbl>
      <w:tblPr>
        <w:tblStyle w:val="TableGrid"/>
        <w:tblW w:w="0" w:type="auto"/>
        <w:tblLook w:val="04A0" w:firstRow="1" w:lastRow="0" w:firstColumn="1" w:lastColumn="0" w:noHBand="0" w:noVBand="1"/>
      </w:tblPr>
      <w:tblGrid>
        <w:gridCol w:w="3509"/>
        <w:gridCol w:w="2836"/>
        <w:gridCol w:w="2552"/>
      </w:tblGrid>
      <w:tr w:rsidR="00BB38AF" w:rsidRPr="00915D3B" w14:paraId="3617243C" w14:textId="77777777" w:rsidTr="000105E5">
        <w:tc>
          <w:tcPr>
            <w:tcW w:w="3509" w:type="dxa"/>
          </w:tcPr>
          <w:p w14:paraId="7B8C5DC7" w14:textId="77777777" w:rsidR="00BB38AF" w:rsidRPr="00915D3B" w:rsidRDefault="00BB38AF" w:rsidP="000105E5">
            <w:pPr>
              <w:keepNext/>
              <w:rPr>
                <w:b/>
              </w:rPr>
            </w:pPr>
            <w:r w:rsidRPr="00915D3B">
              <w:rPr>
                <w:b/>
              </w:rPr>
              <w:t>Metod</w:t>
            </w:r>
          </w:p>
        </w:tc>
        <w:tc>
          <w:tcPr>
            <w:tcW w:w="2836" w:type="dxa"/>
          </w:tcPr>
          <w:p w14:paraId="52F6A3F6" w14:textId="77777777" w:rsidR="00BB38AF" w:rsidRPr="00915D3B" w:rsidRDefault="00BB38AF" w:rsidP="000105E5">
            <w:pPr>
              <w:keepNext/>
              <w:rPr>
                <w:b/>
              </w:rPr>
            </w:pPr>
            <w:r w:rsidRPr="00915D3B">
              <w:rPr>
                <w:b/>
              </w:rPr>
              <w:t>Svarstider måste garanteras upp till följande last</w:t>
            </w:r>
          </w:p>
        </w:tc>
        <w:tc>
          <w:tcPr>
            <w:tcW w:w="2552" w:type="dxa"/>
          </w:tcPr>
          <w:p w14:paraId="5AFCFA32" w14:textId="77777777" w:rsidR="00BB38AF" w:rsidRPr="00915D3B" w:rsidRDefault="00BB38AF" w:rsidP="000105E5">
            <w:pPr>
              <w:keepNext/>
              <w:rPr>
                <w:b/>
              </w:rPr>
            </w:pPr>
            <w:r w:rsidRPr="00915D3B">
              <w:rPr>
                <w:b/>
              </w:rPr>
              <w:t>Svarstid för 95 % av alla anrop ligger inom</w:t>
            </w:r>
          </w:p>
        </w:tc>
      </w:tr>
      <w:tr w:rsidR="00BB38AF" w:rsidRPr="00915D3B" w14:paraId="75633919" w14:textId="77777777" w:rsidTr="000105E5">
        <w:tc>
          <w:tcPr>
            <w:tcW w:w="3509" w:type="dxa"/>
          </w:tcPr>
          <w:p w14:paraId="30D5E3FF" w14:textId="77777777" w:rsidR="00BB38AF" w:rsidRPr="00915D3B" w:rsidRDefault="00BB38AF" w:rsidP="000105E5">
            <w:r w:rsidRPr="00915D3B">
              <w:t>GetHealthCareUnit</w:t>
            </w:r>
          </w:p>
        </w:tc>
        <w:tc>
          <w:tcPr>
            <w:tcW w:w="2836" w:type="dxa"/>
          </w:tcPr>
          <w:p w14:paraId="18986B15" w14:textId="77777777" w:rsidR="00BB38AF" w:rsidRPr="00915D3B" w:rsidRDefault="00BB38AF" w:rsidP="000105E5">
            <w:r w:rsidRPr="00915D3B">
              <w:t>10 anrop/s</w:t>
            </w:r>
          </w:p>
        </w:tc>
        <w:tc>
          <w:tcPr>
            <w:tcW w:w="2552" w:type="dxa"/>
          </w:tcPr>
          <w:p w14:paraId="2A50B602" w14:textId="77777777" w:rsidR="00BB38AF" w:rsidRPr="00915D3B" w:rsidRDefault="00BB38AF" w:rsidP="000105E5">
            <w:r w:rsidRPr="00915D3B">
              <w:t xml:space="preserve">  100 ms</w:t>
            </w:r>
          </w:p>
        </w:tc>
      </w:tr>
    </w:tbl>
    <w:p w14:paraId="7A927422" w14:textId="77777777" w:rsidR="00BB38AF" w:rsidRPr="00915D3B" w:rsidRDefault="00BB38AF" w:rsidP="00BB38AF"/>
    <w:p w14:paraId="5F7E2686" w14:textId="77777777" w:rsidR="00BB38AF" w:rsidRPr="00915D3B" w:rsidRDefault="00BB38AF" w:rsidP="00BB38AF">
      <w:pPr>
        <w:pStyle w:val="Heading5"/>
      </w:pPr>
      <w:r w:rsidRPr="00915D3B">
        <w:t>Logiska fel</w:t>
      </w:r>
    </w:p>
    <w:p w14:paraId="0598CB5C" w14:textId="45C5B286" w:rsidR="00BB38AF" w:rsidDel="000B3E98" w:rsidRDefault="00BB38AF" w:rsidP="00BB38AF">
      <w:pPr>
        <w:rPr>
          <w:ins w:id="653" w:author="Ronny Nilsson" w:date="2016-08-26T13:20:00Z"/>
          <w:del w:id="654" w:author="Littorin Henrika" w:date="2016-09-06T16:51:00Z"/>
          <w:rFonts w:cs="Arial"/>
          <w:szCs w:val="20"/>
        </w:rPr>
      </w:pPr>
      <w:del w:id="655" w:author="Littorin Henrika" w:date="2016-09-06T16:51:00Z">
        <w:r w:rsidRPr="009C6E87" w:rsidDel="000B3E98">
          <w:rPr>
            <w:rFonts w:cs="Arial"/>
          </w:rPr>
          <w:delText xml:space="preserve">För alla logiska fel returneras </w:delText>
        </w:r>
        <w:r w:rsidRPr="009C6E87" w:rsidDel="000B3E98">
          <w:rPr>
            <w:rFonts w:cs="Arial"/>
            <w:szCs w:val="20"/>
          </w:rPr>
          <w:delText>resultCode=ERROR</w:delText>
        </w:r>
        <w:r w:rsidRPr="009C6E87" w:rsidDel="000B3E98">
          <w:rPr>
            <w:rFonts w:cs="Arial"/>
          </w:rPr>
          <w:delText xml:space="preserve"> och en förklarande text i </w:delText>
        </w:r>
        <w:r w:rsidRPr="009C6E87" w:rsidDel="000B3E98">
          <w:rPr>
            <w:rFonts w:cs="Arial"/>
            <w:szCs w:val="20"/>
          </w:rPr>
          <w:delText>resultText. Följande logiska fel har identifierats för detta kontrakt:</w:delText>
        </w:r>
      </w:del>
    </w:p>
    <w:p w14:paraId="7FAD1955" w14:textId="4C5E917A" w:rsidR="003207FB" w:rsidDel="000B3E98" w:rsidRDefault="003207FB" w:rsidP="00BB38AF">
      <w:pPr>
        <w:rPr>
          <w:ins w:id="656" w:author="Ronny Nilsson" w:date="2016-08-26T13:20:00Z"/>
          <w:del w:id="657" w:author="Littorin Henrika" w:date="2016-09-06T16:51:00Z"/>
          <w:rFonts w:cs="Arial"/>
          <w:szCs w:val="20"/>
        </w:rPr>
      </w:pPr>
    </w:p>
    <w:p w14:paraId="2EB1DDD9" w14:textId="0F65F133" w:rsidR="003207FB" w:rsidRDefault="003207FB" w:rsidP="00BB38AF">
      <w:pPr>
        <w:rPr>
          <w:ins w:id="658" w:author="Ronny Nilsson" w:date="2016-08-26T13:21:00Z"/>
          <w:rFonts w:cs="Arial"/>
          <w:szCs w:val="20"/>
        </w:rPr>
      </w:pPr>
      <w:ins w:id="659" w:author="Ronny Nilsson" w:date="2016-08-26T13:21:00Z">
        <w:r>
          <w:rPr>
            <w:rFonts w:cs="Arial"/>
            <w:szCs w:val="20"/>
          </w:rPr>
          <w:t>Logiska fel hanteras enligt:</w:t>
        </w:r>
      </w:ins>
    </w:p>
    <w:p w14:paraId="05AB412D" w14:textId="77777777" w:rsidR="003207FB" w:rsidRPr="00B360DE" w:rsidRDefault="003207FB" w:rsidP="003207FB">
      <w:pPr>
        <w:pStyle w:val="ListParagraph"/>
        <w:numPr>
          <w:ilvl w:val="0"/>
          <w:numId w:val="27"/>
        </w:numPr>
        <w:spacing w:after="120" w:line="240" w:lineRule="auto"/>
        <w:contextualSpacing w:val="0"/>
        <w:rPr>
          <w:ins w:id="660" w:author="Ronny Nilsson" w:date="2016-08-26T13:22:00Z"/>
        </w:rPr>
      </w:pPr>
      <w:ins w:id="661" w:author="Ronny Nilsson" w:date="2016-08-26T13:22:00Z">
        <w:r>
          <w:t>Om a</w:t>
        </w:r>
        <w:r w:rsidRPr="00B360DE">
          <w:t xml:space="preserve">ngiven sökbas </w:t>
        </w:r>
        <w:r>
          <w:t xml:space="preserve">inte </w:t>
        </w:r>
        <w:r w:rsidRPr="00B360DE">
          <w:t>finns i katalogen</w:t>
        </w:r>
        <w:r>
          <w:t>, returneras ett tomt svar</w:t>
        </w:r>
        <w:r w:rsidRPr="00B360DE">
          <w:t>.</w:t>
        </w:r>
      </w:ins>
    </w:p>
    <w:p w14:paraId="15F0108D" w14:textId="62FFC425" w:rsidR="003207FB" w:rsidRDefault="003207FB" w:rsidP="003207FB">
      <w:pPr>
        <w:pStyle w:val="ListParagraph"/>
        <w:numPr>
          <w:ilvl w:val="0"/>
          <w:numId w:val="27"/>
        </w:numPr>
        <w:spacing w:after="120" w:line="240" w:lineRule="auto"/>
        <w:contextualSpacing w:val="0"/>
        <w:rPr>
          <w:ins w:id="662" w:author="Ronny Nilsson" w:date="2016-08-26T13:22:00Z"/>
        </w:rPr>
      </w:pPr>
      <w:ins w:id="663" w:author="Ronny Nilsson" w:date="2016-08-26T13:22:00Z">
        <w:r>
          <w:lastRenderedPageBreak/>
          <w:t>Om s</w:t>
        </w:r>
        <w:r w:rsidRPr="00B360DE">
          <w:t xml:space="preserve">ökt </w:t>
        </w:r>
      </w:ins>
      <w:ins w:id="664" w:author="Ronny Nilsson" w:date="2016-08-26T13:23:00Z">
        <w:r>
          <w:t>enhet</w:t>
        </w:r>
      </w:ins>
      <w:ins w:id="665" w:author="Ronny Nilsson" w:date="2016-08-26T13:22:00Z">
        <w:r w:rsidRPr="00B360DE">
          <w:t xml:space="preserve"> </w:t>
        </w:r>
        <w:r>
          <w:t>inte kan hittas</w:t>
        </w:r>
        <w:r w:rsidRPr="00B360DE">
          <w:t xml:space="preserve"> i katalogen</w:t>
        </w:r>
        <w:r>
          <w:t>, så returneras tomt svar</w:t>
        </w:r>
        <w:r w:rsidRPr="00B360DE">
          <w:t>.</w:t>
        </w:r>
      </w:ins>
    </w:p>
    <w:p w14:paraId="71FCADC9" w14:textId="78A5D746" w:rsidR="003207FB" w:rsidRDefault="003207FB" w:rsidP="003207FB">
      <w:pPr>
        <w:pStyle w:val="ListParagraph"/>
        <w:numPr>
          <w:ilvl w:val="0"/>
          <w:numId w:val="27"/>
        </w:numPr>
        <w:spacing w:after="120" w:line="240" w:lineRule="auto"/>
        <w:contextualSpacing w:val="0"/>
        <w:rPr>
          <w:ins w:id="666" w:author="Ronny Nilsson" w:date="2016-08-26T13:23:00Z"/>
        </w:rPr>
      </w:pPr>
      <w:ins w:id="667" w:author="Ronny Nilsson" w:date="2016-08-26T13:23:00Z">
        <w:r>
          <w:t>Om s</w:t>
        </w:r>
        <w:r w:rsidRPr="00B360DE">
          <w:t xml:space="preserve">ökt </w:t>
        </w:r>
        <w:r>
          <w:t>enhet</w:t>
        </w:r>
        <w:r w:rsidRPr="00B360DE">
          <w:t xml:space="preserve"> </w:t>
        </w:r>
        <w:r>
          <w:t>inte är e</w:t>
        </w:r>
      </w:ins>
      <w:ins w:id="668" w:author="Ronny Nilsson" w:date="2016-08-26T13:24:00Z">
        <w:r>
          <w:t>n</w:t>
        </w:r>
      </w:ins>
      <w:ins w:id="669" w:author="Ronny Nilsson" w:date="2016-08-26T13:23:00Z">
        <w:r>
          <w:t xml:space="preserve"> vårdenhet eller kopplad till en vårdenhet, så returneras tomt svar</w:t>
        </w:r>
        <w:r w:rsidRPr="00B360DE">
          <w:t>.</w:t>
        </w:r>
      </w:ins>
    </w:p>
    <w:p w14:paraId="35B7A35A" w14:textId="7FB9ACCA" w:rsidR="003207FB" w:rsidRDefault="003207FB" w:rsidP="003207FB">
      <w:pPr>
        <w:pStyle w:val="ListParagraph"/>
        <w:numPr>
          <w:ilvl w:val="0"/>
          <w:numId w:val="27"/>
        </w:numPr>
        <w:spacing w:after="120" w:line="240" w:lineRule="auto"/>
        <w:contextualSpacing w:val="0"/>
        <w:rPr>
          <w:ins w:id="670" w:author="Ronny Nilsson" w:date="2016-08-26T13:22:00Z"/>
        </w:rPr>
      </w:pPr>
      <w:ins w:id="671" w:author="Ronny Nilsson" w:date="2016-08-26T13:25:00Z">
        <w:r>
          <w:t>Om enheten, vårdenheten eller vårdgivaren saknar obligatorisk uppgift</w:t>
        </w:r>
      </w:ins>
      <w:ins w:id="672" w:author="Ronny Nilsson" w:date="2016-08-26T13:22:00Z">
        <w:r>
          <w:t xml:space="preserve"> så returneras tomt svar.</w:t>
        </w:r>
      </w:ins>
      <w:ins w:id="673" w:author="Ronny Nilsson" w:date="2016-08-26T13:26:00Z">
        <w:r>
          <w:t xml:space="preserve"> </w:t>
        </w:r>
      </w:ins>
      <w:ins w:id="674" w:author="Ronny Nilsson" w:date="2016-08-26T13:27:00Z">
        <w:r w:rsidR="00093748">
          <w:t>Dvs om</w:t>
        </w:r>
      </w:ins>
      <w:ins w:id="675" w:author="Ronny Nilsson" w:date="2016-08-26T13:26:00Z">
        <w:r>
          <w:t xml:space="preserve"> Namn, HSA-</w:t>
        </w:r>
      </w:ins>
      <w:ins w:id="676" w:author="Littorin Henrika" w:date="2016-09-06T16:51:00Z">
        <w:r w:rsidR="000B3E98">
          <w:t>i</w:t>
        </w:r>
      </w:ins>
      <w:ins w:id="677" w:author="Ronny Nilsson" w:date="2016-08-26T13:26:00Z">
        <w:r>
          <w:t>d, Org</w:t>
        </w:r>
        <w:r w:rsidR="00093748">
          <w:t>anisationsnummer hos vårdgivare</w:t>
        </w:r>
      </w:ins>
      <w:ins w:id="678" w:author="Ronny Nilsson" w:date="2016-08-26T13:27:00Z">
        <w:r w:rsidR="00093748">
          <w:t xml:space="preserve">n eller </w:t>
        </w:r>
      </w:ins>
      <w:ins w:id="679" w:author="Ronny Nilsson" w:date="2016-08-26T13:26:00Z">
        <w:r>
          <w:t xml:space="preserve"> korrekt utpekning av vårdgivare hos vårdenheten</w:t>
        </w:r>
      </w:ins>
      <w:ins w:id="680" w:author="Ronny Nilsson" w:date="2016-08-26T13:27:00Z">
        <w:r w:rsidR="00093748">
          <w:t xml:space="preserve"> saknas så levereras tomt svar.</w:t>
        </w:r>
      </w:ins>
    </w:p>
    <w:p w14:paraId="439AA772" w14:textId="77777777" w:rsidR="003207FB" w:rsidRPr="00915D3B" w:rsidRDefault="003207FB" w:rsidP="003207FB">
      <w:pPr>
        <w:pStyle w:val="ListParagraph"/>
        <w:numPr>
          <w:ilvl w:val="0"/>
          <w:numId w:val="27"/>
        </w:numPr>
        <w:spacing w:after="120" w:line="240" w:lineRule="auto"/>
        <w:contextualSpacing w:val="0"/>
        <w:rPr>
          <w:ins w:id="681" w:author="Ronny Nilsson" w:date="2016-08-26T13:22:00Z"/>
        </w:rPr>
      </w:pPr>
      <w:ins w:id="682" w:author="Ronny Nilsson" w:date="2016-08-26T13:22:00Z">
        <w:r>
          <w:t>för kontroll av att returnerade attributvärden följer specificerad syntax, så rekommenderas använda den Schematron vi tillhandahåller.</w:t>
        </w:r>
      </w:ins>
    </w:p>
    <w:p w14:paraId="78988CFE" w14:textId="20CB59C7" w:rsidR="003207FB" w:rsidRPr="003207FB" w:rsidRDefault="003207FB" w:rsidP="00093748">
      <w:pPr>
        <w:pStyle w:val="ListParagraph"/>
        <w:numPr>
          <w:ilvl w:val="0"/>
          <w:numId w:val="27"/>
        </w:numPr>
        <w:rPr>
          <w:rFonts w:cs="Arial"/>
        </w:rPr>
      </w:pPr>
    </w:p>
    <w:p w14:paraId="51BE3262" w14:textId="22A761E7" w:rsidR="00BB38AF" w:rsidRPr="00915D3B" w:rsidDel="003207FB" w:rsidRDefault="00BB38AF" w:rsidP="00BB38AF">
      <w:pPr>
        <w:rPr>
          <w:del w:id="683" w:author="Ronny Nilsson" w:date="2016-08-26T13:20:00Z"/>
          <w:rFonts w:cs="Arial"/>
        </w:rPr>
      </w:pPr>
      <w:del w:id="684" w:author="Ronny Nilsson" w:date="2016-08-26T13:20:00Z">
        <w:r w:rsidRPr="00915D3B" w:rsidDel="003207FB">
          <w:rPr>
            <w:rFonts w:cs="Arial"/>
            <w:szCs w:val="20"/>
          </w:rPr>
          <w:delText>Fel för vilka ingen information returneras.</w:delText>
        </w:r>
      </w:del>
    </w:p>
    <w:p w14:paraId="089FA8A8" w14:textId="3BDF22B5" w:rsidR="00BB38AF" w:rsidRPr="00915D3B" w:rsidDel="003207FB" w:rsidRDefault="00BB38AF" w:rsidP="00BB38AF">
      <w:pPr>
        <w:pStyle w:val="ListParagraph"/>
        <w:numPr>
          <w:ilvl w:val="0"/>
          <w:numId w:val="28"/>
        </w:numPr>
        <w:spacing w:after="120" w:line="240" w:lineRule="auto"/>
        <w:contextualSpacing w:val="0"/>
        <w:rPr>
          <w:del w:id="685" w:author="Ronny Nilsson" w:date="2016-08-26T13:20:00Z"/>
        </w:rPr>
      </w:pPr>
      <w:del w:id="686" w:author="Ronny Nilsson" w:date="2016-08-26T13:20:00Z">
        <w:r w:rsidRPr="00915D3B" w:rsidDel="003207FB">
          <w:delText>Angiven sökbas finns inte i katalogen.</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1; Angiven sökbas: &lt;värde&gt; kan inte hittas”.</w:delText>
        </w:r>
      </w:del>
    </w:p>
    <w:p w14:paraId="7015DA58" w14:textId="7DACD195" w:rsidR="00BB38AF" w:rsidRPr="00915D3B" w:rsidDel="003207FB" w:rsidRDefault="00BB38AF" w:rsidP="00BB38AF">
      <w:pPr>
        <w:pStyle w:val="ListParagraph"/>
        <w:numPr>
          <w:ilvl w:val="0"/>
          <w:numId w:val="28"/>
        </w:numPr>
        <w:spacing w:after="120" w:line="240" w:lineRule="auto"/>
        <w:contextualSpacing w:val="0"/>
        <w:rPr>
          <w:del w:id="687" w:author="Ronny Nilsson" w:date="2016-08-26T13:20:00Z"/>
        </w:rPr>
      </w:pPr>
      <w:del w:id="688" w:author="Ronny Nilsson" w:date="2016-08-26T13:20:00Z">
        <w:r w:rsidRPr="00915D3B" w:rsidDel="003207FB">
          <w:delText>Sökt enhet finns inte i katalogen (det går inte att hitta något objekt med angivet HSA-id).</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2; Det går inte att hitta något objekt med angivet HSA-id: &lt;värde&gt;”.</w:delText>
        </w:r>
      </w:del>
    </w:p>
    <w:p w14:paraId="11664D58" w14:textId="5A453F0E" w:rsidR="00BB38AF" w:rsidRPr="00915D3B" w:rsidDel="003207FB" w:rsidRDefault="00BB38AF" w:rsidP="00BB38AF">
      <w:pPr>
        <w:pStyle w:val="ListParagraph"/>
        <w:numPr>
          <w:ilvl w:val="0"/>
          <w:numId w:val="28"/>
        </w:numPr>
        <w:spacing w:after="120" w:line="240" w:lineRule="auto"/>
        <w:contextualSpacing w:val="0"/>
        <w:rPr>
          <w:del w:id="689" w:author="Ronny Nilsson" w:date="2016-08-26T13:20:00Z"/>
        </w:rPr>
      </w:pPr>
      <w:del w:id="690" w:author="Ronny Nilsson" w:date="2016-08-26T13:20:00Z">
        <w:r w:rsidRPr="00915D3B" w:rsidDel="003207FB">
          <w:delText>Objektet med angivet HSA-id är inte ett enhetsobjekt.</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3; Objektet med angivet HSA-id: &lt;värde&gt; är inte ett enhets- eller funktionsobjekt.”</w:delText>
        </w:r>
      </w:del>
    </w:p>
    <w:p w14:paraId="1CB1E7B0" w14:textId="0DEEE29F" w:rsidR="00BB38AF" w:rsidRPr="00915D3B" w:rsidDel="003207FB" w:rsidRDefault="00BB38AF" w:rsidP="00BB38AF">
      <w:pPr>
        <w:pStyle w:val="ListParagraph"/>
        <w:numPr>
          <w:ilvl w:val="0"/>
          <w:numId w:val="28"/>
        </w:numPr>
        <w:spacing w:after="120" w:line="240" w:lineRule="auto"/>
        <w:contextualSpacing w:val="0"/>
        <w:rPr>
          <w:del w:id="691" w:author="Ronny Nilsson" w:date="2016-08-26T13:20:00Z"/>
        </w:rPr>
      </w:pPr>
      <w:del w:id="692" w:author="Ronny Nilsson" w:date="2016-08-26T13:20:00Z">
        <w:r w:rsidRPr="00915D3B" w:rsidDel="003207FB">
          <w:delText>Sökt enhet är kopplad till flera vårdenheter</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4; Sökt enhet HSA-Id: &lt;värde&gt; är kopplad till flera vårdenheter”</w:delText>
        </w:r>
      </w:del>
    </w:p>
    <w:p w14:paraId="7011FFAF" w14:textId="5F0A674C" w:rsidR="00BB38AF" w:rsidDel="003207FB" w:rsidRDefault="00BB38AF" w:rsidP="00BB38AF">
      <w:pPr>
        <w:pStyle w:val="ListParagraph"/>
        <w:numPr>
          <w:ilvl w:val="0"/>
          <w:numId w:val="28"/>
        </w:numPr>
        <w:spacing w:after="120" w:line="240" w:lineRule="auto"/>
        <w:contextualSpacing w:val="0"/>
        <w:rPr>
          <w:del w:id="693" w:author="Ronny Nilsson" w:date="2016-08-26T13:20:00Z"/>
        </w:rPr>
      </w:pPr>
      <w:del w:id="694" w:author="Ronny Nilsson" w:date="2016-08-26T13:20:00Z">
        <w:r w:rsidRPr="00915D3B" w:rsidDel="003207FB">
          <w:delText>Vårdenheten som sökt enhet är kopplad till saknar uppgift om vårdgivartillhörighet</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5; Sökt enhet är kopplad till en vårdenhet som saknar obligatorisk uppgift om vårdgivartillhörighet. Gäller vårdenhet: &lt;path&gt;”</w:delText>
        </w:r>
      </w:del>
    </w:p>
    <w:p w14:paraId="49502A5E" w14:textId="4CEF62C8" w:rsidR="00B15A66" w:rsidRPr="00915D3B" w:rsidDel="003207FB" w:rsidRDefault="00B15A66">
      <w:pPr>
        <w:pStyle w:val="ListParagraph"/>
        <w:numPr>
          <w:ilvl w:val="0"/>
          <w:numId w:val="28"/>
        </w:numPr>
        <w:spacing w:after="120" w:line="240" w:lineRule="auto"/>
        <w:contextualSpacing w:val="0"/>
        <w:rPr>
          <w:del w:id="695" w:author="Ronny Nilsson" w:date="2016-08-26T13:20:00Z"/>
        </w:rPr>
      </w:pPr>
      <w:del w:id="696" w:author="Ronny Nilsson" w:date="2016-08-26T13:20:00Z">
        <w:r w:rsidDel="003207FB">
          <w:delText>Vårdgivare finns ej i katalogen.</w:delText>
        </w:r>
        <w:r w:rsidDel="003207FB">
          <w:br/>
        </w:r>
        <w:r w:rsidRPr="00915D3B" w:rsidDel="003207FB">
          <w:rPr>
            <w:rFonts w:ascii="Times New Roman" w:hAnsi="Times New Roman"/>
            <w:szCs w:val="20"/>
          </w:rPr>
          <w:delText>resultText=</w:delText>
        </w:r>
        <w:r w:rsidRPr="00915D3B" w:rsidDel="003207FB">
          <w:delText>”&lt;katalog-id&gt;</w:delText>
        </w:r>
        <w:r w:rsidDel="003207FB">
          <w:delText>;Fel;GetHealthCareUnit; 9</w:delText>
        </w:r>
        <w:r w:rsidRPr="00915D3B" w:rsidDel="003207FB">
          <w:delText>; Sökt enhet är kopp</w:delText>
        </w:r>
        <w:r w:rsidDel="003207FB">
          <w:delText>lad till en vårdenhet med</w:delText>
        </w:r>
        <w:r w:rsidRPr="00915D3B" w:rsidDel="003207FB">
          <w:delText xml:space="preserve"> </w:delText>
        </w:r>
        <w:r w:rsidDel="003207FB">
          <w:delText>uppgift om vårdgivare som ej finns i katalogen</w:delText>
        </w:r>
        <w:r w:rsidRPr="00915D3B" w:rsidDel="003207FB">
          <w:delText>. Gäller vårdenhet: &lt;path&gt;”</w:delText>
        </w:r>
      </w:del>
    </w:p>
    <w:p w14:paraId="7D8AD7FA" w14:textId="32FCC525" w:rsidR="00BB38AF" w:rsidRPr="00915D3B" w:rsidDel="003207FB" w:rsidRDefault="00BB38AF" w:rsidP="00BB38AF">
      <w:pPr>
        <w:pStyle w:val="ListParagraph"/>
        <w:numPr>
          <w:ilvl w:val="0"/>
          <w:numId w:val="28"/>
        </w:numPr>
        <w:spacing w:after="120" w:line="240" w:lineRule="auto"/>
        <w:contextualSpacing w:val="0"/>
        <w:rPr>
          <w:del w:id="697" w:author="Ronny Nilsson" w:date="2016-08-26T13:20:00Z"/>
        </w:rPr>
      </w:pPr>
      <w:del w:id="698" w:author="Ronny Nilsson" w:date="2016-08-26T13:20:00Z">
        <w:r w:rsidRPr="00915D3B" w:rsidDel="003207FB">
          <w:delText>Det finns flera objekt med angivet HSA-Id</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6; Det finns flera objekt med angivet HSA-Id: &lt;värde&gt;”</w:delText>
        </w:r>
      </w:del>
    </w:p>
    <w:p w14:paraId="528C9851" w14:textId="6C245D76" w:rsidR="00BB38AF" w:rsidRPr="00915D3B" w:rsidDel="003207FB" w:rsidRDefault="00BB38AF" w:rsidP="00BB38AF">
      <w:pPr>
        <w:pStyle w:val="ListParagraph"/>
        <w:numPr>
          <w:ilvl w:val="0"/>
          <w:numId w:val="28"/>
        </w:numPr>
        <w:spacing w:after="120" w:line="240" w:lineRule="auto"/>
        <w:contextualSpacing w:val="0"/>
        <w:rPr>
          <w:del w:id="699" w:author="Ronny Nilsson" w:date="2016-08-26T13:20:00Z"/>
        </w:rPr>
      </w:pPr>
      <w:del w:id="700" w:author="Ronny Nilsson" w:date="2016-08-26T13:20:00Z">
        <w:r w:rsidRPr="00915D3B" w:rsidDel="003207FB">
          <w:delText>Det finns flera objekt med samma HSA-Id som vårdenheten</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7; Det finns flera objekt med samma HSA-Id som vårdenheten: &lt;värde&gt;”</w:delText>
        </w:r>
      </w:del>
    </w:p>
    <w:p w14:paraId="76BC370F" w14:textId="353CF94E" w:rsidR="00BB38AF" w:rsidRPr="00915D3B" w:rsidDel="003207FB" w:rsidRDefault="00BB38AF" w:rsidP="00BB38AF">
      <w:pPr>
        <w:pStyle w:val="ListParagraph"/>
        <w:numPr>
          <w:ilvl w:val="0"/>
          <w:numId w:val="28"/>
        </w:numPr>
        <w:spacing w:after="120" w:line="240" w:lineRule="auto"/>
        <w:contextualSpacing w:val="0"/>
        <w:rPr>
          <w:del w:id="701" w:author="Ronny Nilsson" w:date="2016-08-26T13:20:00Z"/>
        </w:rPr>
      </w:pPr>
      <w:del w:id="702" w:author="Ronny Nilsson" w:date="2016-08-26T13:20:00Z">
        <w:r w:rsidRPr="00915D3B" w:rsidDel="003207FB">
          <w:delText>Det finns flera objekt med samma HSA-Id som vårdgivaren</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;Fel;</w:delText>
        </w:r>
        <w:r w:rsidRPr="00915D3B" w:rsidDel="003207FB">
          <w:delText>GetHealthCareUnit; 8; Det finns flera objekt med samma HSA-Id som vårdgivaren: &lt;värde&gt;”</w:delText>
        </w:r>
      </w:del>
    </w:p>
    <w:p w14:paraId="2D994046" w14:textId="33FB80DC" w:rsidR="00BB38AF" w:rsidRPr="00915D3B" w:rsidDel="003207FB" w:rsidRDefault="00BB38AF" w:rsidP="00BB38AF">
      <w:pPr>
        <w:spacing w:after="120"/>
        <w:rPr>
          <w:del w:id="703" w:author="Ronny Nilsson" w:date="2016-08-26T13:20:00Z"/>
        </w:rPr>
      </w:pPr>
      <w:del w:id="704" w:author="Ronny Nilsson" w:date="2016-08-26T13:20:00Z">
        <w:r w:rsidRPr="00915D3B" w:rsidDel="003207FB">
          <w:delText>Varnande fel för vilka fullständigt svar ändå ska returneras, men där en eller flera uppgifter pekas ut som felaktiga:</w:delText>
        </w:r>
      </w:del>
    </w:p>
    <w:p w14:paraId="6B4380A3" w14:textId="3D69B4C1" w:rsidR="00BB38AF" w:rsidRPr="00915D3B" w:rsidDel="003207FB" w:rsidRDefault="00BB38AF" w:rsidP="00BB38AF">
      <w:pPr>
        <w:pStyle w:val="ListParagraph"/>
        <w:numPr>
          <w:ilvl w:val="0"/>
          <w:numId w:val="28"/>
        </w:numPr>
        <w:spacing w:after="120" w:line="240" w:lineRule="auto"/>
        <w:contextualSpacing w:val="0"/>
        <w:rPr>
          <w:del w:id="705" w:author="Ronny Nilsson" w:date="2016-08-26T13:20:00Z"/>
        </w:rPr>
      </w:pPr>
      <w:del w:id="706" w:author="Ronny Nilsson" w:date="2016-08-26T13:20:00Z">
        <w:r w:rsidRPr="00915D3B" w:rsidDel="003207FB">
          <w:delText>Vårdenheten saknar HSA-id</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;Varning;</w:delText>
        </w:r>
        <w:r w:rsidRPr="00915D3B" w:rsidDel="003207FB">
          <w:delText>GetHealthCareUnit; 10; Sökt enhet är kopplad till en vårdenhet som saknar obligatorisk information om dess HSA-id. Gäller vårdenhet: &lt;path&gt;”</w:delText>
        </w:r>
      </w:del>
    </w:p>
    <w:p w14:paraId="17AAEACC" w14:textId="6C5CFC98" w:rsidR="00BB38AF" w:rsidRPr="00915D3B" w:rsidDel="003207FB" w:rsidRDefault="00BB38AF" w:rsidP="00BB38AF">
      <w:pPr>
        <w:pStyle w:val="ListParagraph"/>
        <w:numPr>
          <w:ilvl w:val="0"/>
          <w:numId w:val="28"/>
        </w:numPr>
        <w:spacing w:after="120" w:line="240" w:lineRule="auto"/>
        <w:contextualSpacing w:val="0"/>
        <w:rPr>
          <w:del w:id="707" w:author="Ronny Nilsson" w:date="2016-08-26T13:20:00Z"/>
        </w:rPr>
      </w:pPr>
      <w:del w:id="708" w:author="Ronny Nilsson" w:date="2016-08-26T13:20:00Z">
        <w:r w:rsidRPr="00915D3B" w:rsidDel="003207FB">
          <w:delText>Vårdenhetens Start-datum följer inte gällande syntax.</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;Varning;</w:delText>
        </w:r>
        <w:r w:rsidRPr="00915D3B" w:rsidDel="003207FB">
          <w:delText>GetHealthCareUnit; 11; Vårdenhetens Start-datum inte följer gällande syntax: &lt;värde&gt;. Gäller vårdenheten &lt;path&gt;”</w:delText>
        </w:r>
      </w:del>
    </w:p>
    <w:p w14:paraId="12FE5813" w14:textId="49FDC20E" w:rsidR="00BB38AF" w:rsidRPr="00382B3A" w:rsidDel="003207FB" w:rsidRDefault="00BB38AF" w:rsidP="00BB38AF">
      <w:pPr>
        <w:pStyle w:val="ListParagraph"/>
        <w:numPr>
          <w:ilvl w:val="0"/>
          <w:numId w:val="28"/>
        </w:numPr>
        <w:spacing w:after="120" w:line="240" w:lineRule="auto"/>
        <w:contextualSpacing w:val="0"/>
        <w:rPr>
          <w:del w:id="709" w:author="Ronny Nilsson" w:date="2016-08-26T13:20:00Z"/>
        </w:rPr>
      </w:pPr>
      <w:del w:id="710" w:author="Ronny Nilsson" w:date="2016-08-26T13:20:00Z">
        <w:r w:rsidRPr="00915D3B" w:rsidDel="003207FB">
          <w:delText>Vårdenhetens Slut-datum följer inte gällande syntax.</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;Varning;</w:delText>
        </w:r>
        <w:r w:rsidRPr="00915D3B" w:rsidDel="003207FB">
          <w:delText>GetHealthCareUnit; 12; Vårdenhetens Slut-datum inte följer gällande syntax: &lt;värde&gt;. Gäller vårdenheten &lt;path&gt;”</w:delText>
        </w:r>
      </w:del>
    </w:p>
    <w:p w14:paraId="42857AB6" w14:textId="68A7E790" w:rsidR="00BB38AF" w:rsidRPr="00915D3B" w:rsidDel="003207FB" w:rsidRDefault="00BB38AF" w:rsidP="00BB38AF">
      <w:pPr>
        <w:pStyle w:val="ListParagraph"/>
        <w:numPr>
          <w:ilvl w:val="0"/>
          <w:numId w:val="28"/>
        </w:numPr>
        <w:spacing w:after="120" w:line="240" w:lineRule="auto"/>
        <w:contextualSpacing w:val="0"/>
        <w:rPr>
          <w:del w:id="711" w:author="Ronny Nilsson" w:date="2016-08-26T13:20:00Z"/>
        </w:rPr>
      </w:pPr>
      <w:del w:id="712" w:author="Ronny Nilsson" w:date="2016-08-26T13:20:00Z">
        <w:r w:rsidRPr="00915D3B" w:rsidDel="003207FB">
          <w:delText>Vårdgivarens Start-datum följer inte gällande syntax.</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;Varning;</w:delText>
        </w:r>
        <w:r w:rsidRPr="00915D3B" w:rsidDel="003207FB">
          <w:delText>GetHealthCareUnit; 14; Vårdgivarens Start-datum inte följer gällande syntax: &lt;värde&gt;. Gäller vårdgivaren &lt;path&gt;”</w:delText>
        </w:r>
      </w:del>
    </w:p>
    <w:p w14:paraId="15C17F99" w14:textId="2D90DBDB" w:rsidR="00BB38AF" w:rsidDel="003207FB" w:rsidRDefault="00BB38AF" w:rsidP="00BB38AF">
      <w:pPr>
        <w:pStyle w:val="ListParagraph"/>
        <w:numPr>
          <w:ilvl w:val="0"/>
          <w:numId w:val="28"/>
        </w:numPr>
        <w:spacing w:after="120" w:line="240" w:lineRule="auto"/>
        <w:contextualSpacing w:val="0"/>
        <w:rPr>
          <w:del w:id="713" w:author="Ronny Nilsson" w:date="2016-08-26T13:20:00Z"/>
        </w:rPr>
      </w:pPr>
      <w:del w:id="714" w:author="Ronny Nilsson" w:date="2016-08-26T13:20:00Z">
        <w:r w:rsidRPr="00915D3B" w:rsidDel="003207FB">
          <w:delText>Vårdgivarens Slut-datum följer inte gällande syntax.</w:delText>
        </w:r>
        <w:r w:rsidRPr="00915D3B" w:rsidDel="003207FB">
          <w:br/>
        </w:r>
        <w:r w:rsidRPr="00915D3B" w:rsidDel="003207FB">
          <w:rPr>
            <w:rFonts w:ascii="Times New Roman" w:hAnsi="Times New Roman"/>
            <w:szCs w:val="20"/>
          </w:rPr>
          <w:delText>resultText=</w:delText>
        </w:r>
        <w:r w:rsidRPr="00915D3B" w:rsidDel="003207FB">
          <w:delText>”&lt;katalog-id&gt;</w:delText>
        </w:r>
        <w:r w:rsidR="003C03D0" w:rsidDel="003207FB">
          <w:delText>;Varning;</w:delText>
        </w:r>
        <w:r w:rsidRPr="00915D3B" w:rsidDel="003207FB">
          <w:delText>GetHealthCareUnit; 15; Vårdgivarens Slut-datum inte följer gällande syntax: &lt;värde&gt;. Gäller vårdgivaren &lt;path&gt;”</w:delText>
        </w:r>
      </w:del>
    </w:p>
    <w:p w14:paraId="3B48BE24" w14:textId="463F8B86" w:rsidR="00BB38AF" w:rsidRPr="009C6E87" w:rsidDel="003207FB" w:rsidRDefault="00BB38AF" w:rsidP="00BB38AF">
      <w:pPr>
        <w:pStyle w:val="ListParagraph"/>
        <w:numPr>
          <w:ilvl w:val="0"/>
          <w:numId w:val="28"/>
        </w:numPr>
        <w:spacing w:after="120" w:line="240" w:lineRule="auto"/>
        <w:contextualSpacing w:val="0"/>
        <w:rPr>
          <w:del w:id="715" w:author="Ronny Nilsson" w:date="2016-08-26T13:20:00Z"/>
        </w:rPr>
      </w:pPr>
      <w:del w:id="716" w:author="Ronny Nilsson" w:date="2016-08-26T13:20:00Z">
        <w:r w:rsidRPr="009C6E87" w:rsidDel="003207FB">
          <w:delText>Vårdgivare som saknar obligatorisk uppgift om organisationsnummer.</w:delText>
        </w:r>
        <w:r w:rsidRPr="009C6E87" w:rsidDel="003207FB">
          <w:br/>
        </w:r>
        <w:r w:rsidRPr="009C6E87" w:rsidDel="003207FB">
          <w:rPr>
            <w:rFonts w:ascii="Times New Roman" w:hAnsi="Times New Roman"/>
            <w:szCs w:val="20"/>
          </w:rPr>
          <w:delText>resultText=</w:delText>
        </w:r>
        <w:r w:rsidRPr="009C6E87" w:rsidDel="003207FB">
          <w:delText>”&lt;katalog-id&gt;</w:delText>
        </w:r>
        <w:r w:rsidR="003C03D0" w:rsidDel="003207FB">
          <w:delText>;Varning;</w:delText>
        </w:r>
        <w:r w:rsidRPr="009C6E87" w:rsidDel="003207FB">
          <w:delText>GetHealthCareUnit; 40; Vårdgivare saknar obligatorisk uppgift om organisationsnummer. Gäller vårdgivaren &lt;path&gt;”</w:delText>
        </w:r>
      </w:del>
    </w:p>
    <w:p w14:paraId="70B32F56" w14:textId="1AF4AC72" w:rsidR="00BB38AF" w:rsidDel="003207FB" w:rsidRDefault="00BB38AF" w:rsidP="00BB38AF">
      <w:pPr>
        <w:pStyle w:val="ListParagraph"/>
        <w:numPr>
          <w:ilvl w:val="0"/>
          <w:numId w:val="28"/>
        </w:numPr>
        <w:spacing w:after="120" w:line="240" w:lineRule="auto"/>
        <w:contextualSpacing w:val="0"/>
        <w:rPr>
          <w:del w:id="717" w:author="Ronny Nilsson" w:date="2016-08-26T13:20:00Z"/>
        </w:rPr>
      </w:pPr>
      <w:del w:id="718" w:author="Ronny Nilsson" w:date="2016-08-26T13:20:00Z">
        <w:r w:rsidRPr="009C6E87" w:rsidDel="003207FB">
          <w:delText>Vårdgivare vars uppgift om organisationsnummer inte följer gällande syntax.</w:delText>
        </w:r>
        <w:r w:rsidRPr="009C6E87" w:rsidDel="003207FB">
          <w:br/>
        </w:r>
        <w:r w:rsidRPr="009C6E87" w:rsidDel="003207FB">
          <w:rPr>
            <w:rFonts w:ascii="Times New Roman" w:hAnsi="Times New Roman"/>
            <w:szCs w:val="20"/>
          </w:rPr>
          <w:delText>resultText=</w:delText>
        </w:r>
        <w:r w:rsidRPr="009C6E87" w:rsidDel="003207FB">
          <w:delText>”&lt;katalog-id&gt;</w:delText>
        </w:r>
        <w:r w:rsidR="003C03D0" w:rsidDel="003207FB">
          <w:delText>;Varning;</w:delText>
        </w:r>
        <w:r w:rsidRPr="009C6E87" w:rsidDel="003207FB">
          <w:delText>GetHealthCareUnit; 41; Vårdgivare vars organisationsnummer inte följer gällande syntax: &lt;värde&gt;. Gäller vårdgivaren &lt;path&gt;”</w:delText>
        </w:r>
      </w:del>
    </w:p>
    <w:p w14:paraId="28BA4717" w14:textId="2960BFDC" w:rsidR="00A10567" w:rsidRPr="00A879A5" w:rsidDel="003207FB" w:rsidRDefault="00A10567" w:rsidP="00A10567">
      <w:pPr>
        <w:pStyle w:val="ListParagraph"/>
        <w:numPr>
          <w:ilvl w:val="0"/>
          <w:numId w:val="28"/>
        </w:numPr>
        <w:spacing w:after="120" w:line="240" w:lineRule="auto"/>
        <w:contextualSpacing w:val="0"/>
        <w:rPr>
          <w:del w:id="719" w:author="Ronny Nilsson" w:date="2016-08-26T13:20:00Z"/>
        </w:rPr>
      </w:pPr>
      <w:del w:id="720" w:author="Ronny Nilsson" w:date="2016-08-26T13:20:00Z">
        <w:r w:rsidDel="003207FB">
          <w:delText>Felaktig multiplicitet för attribut. Attribut kan endast ha ett värde.</w:delText>
        </w:r>
        <w:r w:rsidDel="003207FB">
          <w:br/>
        </w:r>
        <w:r w:rsidRPr="007F1ECD" w:rsidDel="003207FB">
          <w:rPr>
            <w:rFonts w:ascii="Times New Roman" w:hAnsi="Times New Roman"/>
            <w:szCs w:val="20"/>
          </w:rPr>
          <w:delText>resultText=</w:delText>
        </w:r>
        <w:r w:rsidRPr="007F1ECD" w:rsidDel="003207FB">
          <w:delText>”&lt;katalog-id&gt;</w:delText>
        </w:r>
        <w:r w:rsidR="003C03D0" w:rsidDel="003207FB">
          <w:delText>;Varning;</w:delText>
        </w:r>
        <w:r w:rsidR="00D526CB" w:rsidRPr="009C6E87" w:rsidDel="003207FB">
          <w:delText>GetHealthCareUnit</w:delText>
        </w:r>
        <w:r w:rsidR="00D526CB" w:rsidDel="003207FB">
          <w:delText xml:space="preserve"> </w:delText>
        </w:r>
        <w:r w:rsidDel="003207FB">
          <w:delText>; 60</w:delText>
        </w:r>
        <w:r w:rsidRPr="007F1ECD" w:rsidDel="003207FB">
          <w:delText xml:space="preserve">; </w:delText>
        </w:r>
        <w:r w:rsidDel="003207FB">
          <w:delText>Attributet kan endast ha ett värde. Gäller attribut: &lt;värde&gt;. Gäller objekt: &lt;path&gt;”</w:delText>
        </w:r>
      </w:del>
    </w:p>
    <w:p w14:paraId="055854CF" w14:textId="77777777" w:rsidR="00A10567" w:rsidRPr="009C6E87" w:rsidRDefault="00A10567" w:rsidP="00B520CD">
      <w:pPr>
        <w:pStyle w:val="ListParagraph"/>
        <w:spacing w:after="120" w:line="240" w:lineRule="auto"/>
        <w:ind w:firstLine="0"/>
        <w:contextualSpacing w:val="0"/>
      </w:pPr>
    </w:p>
    <w:p w14:paraId="105D5932" w14:textId="77777777" w:rsidR="0039481C" w:rsidRPr="008B016A" w:rsidRDefault="0039481C" w:rsidP="0039481C"/>
    <w:p w14:paraId="683389C9" w14:textId="77777777" w:rsidR="0039481C" w:rsidRPr="00776D68" w:rsidRDefault="0039481C" w:rsidP="0039481C">
      <w:pPr>
        <w:pStyle w:val="Heading3"/>
      </w:pPr>
      <w:bookmarkStart w:id="721" w:name="_Toc243452574"/>
      <w:bookmarkStart w:id="722" w:name="_Toc467578348"/>
      <w:r w:rsidRPr="00776D68">
        <w:t>Annan information om kontraktet</w:t>
      </w:r>
      <w:bookmarkEnd w:id="721"/>
      <w:bookmarkEnd w:id="722"/>
    </w:p>
    <w:p w14:paraId="7099B70B" w14:textId="5CEA5F55" w:rsidR="0039481C" w:rsidRPr="000B492D" w:rsidRDefault="00BB38AF" w:rsidP="0039481C">
      <w:r w:rsidRPr="00915D3B">
        <w:t>Information returneras endast om angiven enhet är kopplad till en vårdenhet, om den angivna enheten inte är det, t ex om den i sig själv är en vårdenhet, returner</w:t>
      </w:r>
      <w:r>
        <w:t>as ingen vårdenhetsinformation.</w:t>
      </w:r>
    </w:p>
    <w:p w14:paraId="3C5ECC20" w14:textId="2655F1B9" w:rsidR="00BB38AF" w:rsidRPr="00915D3B" w:rsidRDefault="00BB38AF" w:rsidP="00BB38AF">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723" w:name="_Ref362009885"/>
      <w:bookmarkStart w:id="724" w:name="_Ref362009936"/>
      <w:bookmarkStart w:id="725" w:name="_Toc384204619"/>
      <w:bookmarkStart w:id="726" w:name="_Toc467578349"/>
      <w:r w:rsidRPr="00915D3B">
        <w:lastRenderedPageBreak/>
        <w:t>GetHealthCareUnitList</w:t>
      </w:r>
      <w:bookmarkEnd w:id="723"/>
      <w:bookmarkEnd w:id="724"/>
      <w:bookmarkEnd w:id="725"/>
      <w:bookmarkEnd w:id="726"/>
    </w:p>
    <w:p w14:paraId="1BC9B661" w14:textId="77777777" w:rsidR="00BB38AF" w:rsidRPr="00915D3B" w:rsidRDefault="00BB38AF" w:rsidP="00BB38AF">
      <w:r w:rsidRPr="00915D3B">
        <w:t>Metoden söker fram och listar en angiven vårdgivares alla vårdenheter, definierade enligt PDL. Kan användas av tjänstekonsumenten för att t.ex. skapa en förvalslista i ett användargränssnitt.</w:t>
      </w:r>
    </w:p>
    <w:p w14:paraId="2466570B"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27" w:name="_Toc467578350"/>
      <w:r w:rsidRPr="00915D3B">
        <w:t>Version</w:t>
      </w:r>
      <w:bookmarkEnd w:id="727"/>
    </w:p>
    <w:p w14:paraId="0526167E" w14:textId="06186F62" w:rsidR="00BB38AF" w:rsidRPr="00915D3B" w:rsidRDefault="00BB38AF" w:rsidP="00BB38AF">
      <w:r w:rsidRPr="00915D3B">
        <w:t xml:space="preserve">Version på detta kontrakt är </w:t>
      </w:r>
      <w:del w:id="728" w:author="Littorin Henrika" w:date="2016-08-24T09:40:00Z">
        <w:r w:rsidR="00125E67" w:rsidDel="00285222">
          <w:delText>1.</w:delText>
        </w:r>
        <w:r w:rsidR="00ED4532" w:rsidDel="00285222">
          <w:delText>2</w:delText>
        </w:r>
      </w:del>
      <w:ins w:id="729" w:author="Littorin Henrika" w:date="2016-08-24T09:40:00Z">
        <w:r w:rsidR="00285222">
          <w:t>2.0</w:t>
        </w:r>
      </w:ins>
      <w:r w:rsidRPr="00915D3B">
        <w:t>.</w:t>
      </w:r>
    </w:p>
    <w:p w14:paraId="21399CEB"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730" w:name="_Toc467578351"/>
      <w:r w:rsidRPr="00915D3B">
        <w:t>Fältregler</w:t>
      </w:r>
      <w:bookmarkEnd w:id="730"/>
    </w:p>
    <w:p w14:paraId="3A459F3D" w14:textId="77777777" w:rsidR="00BB38AF" w:rsidRPr="00915D3B" w:rsidRDefault="00BB38AF" w:rsidP="00BB38AF">
      <w:r w:rsidRPr="00915D3B">
        <w:t>Nedanstående tabell beskriver varje element i begäran och svar. Har namnet en * finns ytterligare regler för detta element och beskrivs mer i detalj i stycket Regler. Attributen som levereras beskrivs mer ingående i nedan inklippta Exceldokument, med avseende på t.ex. fältlängder och krav på innehållet</w:t>
      </w:r>
      <w:r w:rsidRPr="00915D3B">
        <w:rPr>
          <w:rStyle w:val="FootnoteReference"/>
        </w:rPr>
        <w:footnoteReference w:id="2"/>
      </w:r>
      <w:r w:rsidRPr="00915D3B">
        <w:t xml:space="preserve">. </w:t>
      </w:r>
    </w:p>
    <w:p w14:paraId="1BFAC606" w14:textId="6EABDE17" w:rsidR="00BB38AF" w:rsidRDefault="00D94855" w:rsidP="00BB38AF">
      <w:pPr>
        <w:rPr>
          <w:ins w:id="738" w:author="Robert Lundmark" w:date="2016-11-08T14:33:00Z"/>
        </w:rPr>
      </w:pPr>
      <w:del w:id="739" w:author="Ronny Nilsson" w:date="2016-09-09T10:36:00Z">
        <w:r w:rsidDel="00D30A66">
          <w:object w:dxaOrig="1531" w:dyaOrig="990" w14:anchorId="173F1303">
            <v:shape id="_x0000_i1028" type="#_x0000_t75" style="width:76.2pt;height:49.8pt" o:ole="">
              <v:imagedata r:id="rId12" o:title=""/>
            </v:shape>
            <o:OLEObject Type="Embed" ProgID="Excel.Sheet.8" ShapeID="_x0000_i1028" DrawAspect="Icon" ObjectID="_1541320182" r:id="rId16"/>
          </w:object>
        </w:r>
      </w:del>
    </w:p>
    <w:bookmarkStart w:id="740" w:name="_MON_1540207248"/>
    <w:bookmarkEnd w:id="740"/>
    <w:p w14:paraId="4E8DC4B7" w14:textId="04468A47" w:rsidR="006C412B" w:rsidRPr="00915D3B" w:rsidRDefault="00C828FB" w:rsidP="00BB38AF">
      <w:ins w:id="741" w:author="Robert Lundmark" w:date="2016-11-08T14:33:00Z">
        <w:r>
          <w:object w:dxaOrig="1360" w:dyaOrig="880" w14:anchorId="291E238C">
            <v:shape id="_x0000_i1029" type="#_x0000_t75" style="width:68.4pt;height:44.4pt" o:ole="">
              <v:imagedata r:id="rId14" o:title=""/>
            </v:shape>
            <o:OLEObject Type="Embed" ProgID="Excel.Sheet.8" ShapeID="_x0000_i1029" DrawAspect="Icon" ObjectID="_1541320183" r:id="rId17"/>
          </w:object>
        </w:r>
      </w:ins>
    </w:p>
    <w:tbl>
      <w:tblPr>
        <w:tblStyle w:val="TableGrid"/>
        <w:tblW w:w="9747" w:type="dxa"/>
        <w:tblLayout w:type="fixed"/>
        <w:tblLook w:val="04A0" w:firstRow="1" w:lastRow="0" w:firstColumn="1" w:lastColumn="0" w:noHBand="0" w:noVBand="1"/>
      </w:tblPr>
      <w:tblGrid>
        <w:gridCol w:w="2943"/>
        <w:gridCol w:w="1276"/>
        <w:gridCol w:w="3969"/>
        <w:gridCol w:w="1559"/>
      </w:tblGrid>
      <w:tr w:rsidR="00BB38AF" w:rsidRPr="00915D3B" w14:paraId="0B0024BD" w14:textId="77777777" w:rsidTr="002D21C0">
        <w:trPr>
          <w:cantSplit/>
          <w:trHeight w:val="384"/>
        </w:trPr>
        <w:tc>
          <w:tcPr>
            <w:tcW w:w="2943" w:type="dxa"/>
            <w:shd w:val="clear" w:color="auto" w:fill="D9D9D9" w:themeFill="background1" w:themeFillShade="D9"/>
            <w:vAlign w:val="bottom"/>
          </w:tcPr>
          <w:p w14:paraId="7E8B8601" w14:textId="77777777" w:rsidR="00BB38AF" w:rsidRPr="00915D3B" w:rsidRDefault="00BB38AF" w:rsidP="00C17BFA">
            <w:pPr>
              <w:rPr>
                <w:b/>
              </w:rPr>
            </w:pPr>
            <w:r w:rsidRPr="00915D3B">
              <w:rPr>
                <w:b/>
              </w:rPr>
              <w:t>Namn</w:t>
            </w:r>
          </w:p>
        </w:tc>
        <w:tc>
          <w:tcPr>
            <w:tcW w:w="1276" w:type="dxa"/>
            <w:shd w:val="clear" w:color="auto" w:fill="D9D9D9" w:themeFill="background1" w:themeFillShade="D9"/>
            <w:vAlign w:val="bottom"/>
          </w:tcPr>
          <w:p w14:paraId="49A0CC8C" w14:textId="77777777" w:rsidR="00BB38AF" w:rsidRPr="00915D3B" w:rsidRDefault="00BB38AF" w:rsidP="00C17BFA">
            <w:pPr>
              <w:rPr>
                <w:b/>
              </w:rPr>
            </w:pPr>
            <w:r w:rsidRPr="00915D3B">
              <w:rPr>
                <w:b/>
              </w:rPr>
              <w:t>Typ</w:t>
            </w:r>
          </w:p>
        </w:tc>
        <w:tc>
          <w:tcPr>
            <w:tcW w:w="3969" w:type="dxa"/>
            <w:shd w:val="clear" w:color="auto" w:fill="D9D9D9" w:themeFill="background1" w:themeFillShade="D9"/>
            <w:vAlign w:val="bottom"/>
          </w:tcPr>
          <w:p w14:paraId="38D3FE30" w14:textId="77777777" w:rsidR="00BB38AF" w:rsidRPr="00915D3B" w:rsidRDefault="00BB38AF" w:rsidP="00C17BFA">
            <w:pPr>
              <w:rPr>
                <w:b/>
              </w:rPr>
            </w:pPr>
            <w:r w:rsidRPr="00915D3B">
              <w:rPr>
                <w:b/>
              </w:rPr>
              <w:t>Beskrivning</w:t>
            </w:r>
          </w:p>
        </w:tc>
        <w:tc>
          <w:tcPr>
            <w:tcW w:w="1559" w:type="dxa"/>
            <w:shd w:val="clear" w:color="auto" w:fill="D9D9D9" w:themeFill="background1" w:themeFillShade="D9"/>
            <w:vAlign w:val="bottom"/>
          </w:tcPr>
          <w:p w14:paraId="37CB3D6C" w14:textId="77777777" w:rsidR="00BB38AF" w:rsidRPr="00915D3B" w:rsidRDefault="00BB38AF" w:rsidP="00C17BFA">
            <w:pPr>
              <w:rPr>
                <w:b/>
              </w:rPr>
            </w:pPr>
            <w:r w:rsidRPr="00915D3B">
              <w:rPr>
                <w:b/>
              </w:rPr>
              <w:t>Kardinalitet</w:t>
            </w:r>
          </w:p>
        </w:tc>
      </w:tr>
      <w:tr w:rsidR="00BB38AF" w:rsidRPr="00915D3B" w14:paraId="361FBF40" w14:textId="77777777" w:rsidTr="002D21C0">
        <w:trPr>
          <w:cantSplit/>
        </w:trPr>
        <w:tc>
          <w:tcPr>
            <w:tcW w:w="2943" w:type="dxa"/>
          </w:tcPr>
          <w:p w14:paraId="1F8E2B99" w14:textId="77777777" w:rsidR="00BB38AF" w:rsidRPr="00915D3B" w:rsidRDefault="00BB38AF" w:rsidP="00C17BFA">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Begäran</w:t>
            </w:r>
          </w:p>
        </w:tc>
        <w:tc>
          <w:tcPr>
            <w:tcW w:w="1276" w:type="dxa"/>
          </w:tcPr>
          <w:p w14:paraId="2C2B4441"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12E649E2"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27AD1588"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rPr>
            </w:pPr>
          </w:p>
        </w:tc>
      </w:tr>
      <w:tr w:rsidR="00BB38AF" w:rsidRPr="00915D3B" w14:paraId="5D524655" w14:textId="77777777" w:rsidTr="002D21C0">
        <w:trPr>
          <w:cantSplit/>
        </w:trPr>
        <w:tc>
          <w:tcPr>
            <w:tcW w:w="2943" w:type="dxa"/>
          </w:tcPr>
          <w:p w14:paraId="7AF8C09B" w14:textId="77777777" w:rsidR="00BB38AF" w:rsidRPr="00915D3B" w:rsidRDefault="00BB38AF" w:rsidP="00C17BFA">
            <w:pPr>
              <w:pStyle w:val="TableParagraph"/>
              <w:spacing w:line="229" w:lineRule="exact"/>
              <w:ind w:left="102"/>
              <w:rPr>
                <w:rFonts w:ascii="Times New Roman" w:eastAsia="Times New Roman" w:hAnsi="Times New Roman" w:cs="Times New Roman"/>
                <w:sz w:val="20"/>
                <w:szCs w:val="20"/>
              </w:rPr>
            </w:pPr>
            <w:r w:rsidRPr="00915D3B">
              <w:rPr>
                <w:rFonts w:ascii="Times New Roman" w:eastAsia="Times New Roman" w:hAnsi="Times New Roman" w:cs="Times New Roman"/>
                <w:spacing w:val="-1"/>
                <w:sz w:val="20"/>
                <w:szCs w:val="20"/>
              </w:rPr>
              <w:t>healthCareProviderHsaId</w:t>
            </w:r>
          </w:p>
          <w:p w14:paraId="3401E9A7" w14:textId="77777777" w:rsidR="00BB38AF" w:rsidRPr="00915D3B" w:rsidRDefault="00BB38AF" w:rsidP="00C17BFA">
            <w:pPr>
              <w:pStyle w:val="TableParagraph"/>
              <w:spacing w:line="229" w:lineRule="exact"/>
              <w:ind w:left="102"/>
              <w:rPr>
                <w:rFonts w:ascii="Times New Roman" w:eastAsia="Times New Roman" w:hAnsi="Times New Roman" w:cs="Times New Roman"/>
                <w:spacing w:val="-1"/>
                <w:sz w:val="20"/>
                <w:szCs w:val="20"/>
                <w:highlight w:val="yellow"/>
              </w:rPr>
            </w:pPr>
          </w:p>
        </w:tc>
        <w:tc>
          <w:tcPr>
            <w:tcW w:w="1276" w:type="dxa"/>
          </w:tcPr>
          <w:p w14:paraId="486D825C"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String</w:t>
            </w:r>
          </w:p>
        </w:tc>
        <w:tc>
          <w:tcPr>
            <w:tcW w:w="3969" w:type="dxa"/>
          </w:tcPr>
          <w:p w14:paraId="2C2EE355"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Vårdgivarens HSA-id.</w:t>
            </w:r>
          </w:p>
          <w:p w14:paraId="1DD3FA8A"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highlight w:val="yellow"/>
              </w:rPr>
            </w:pPr>
          </w:p>
        </w:tc>
        <w:tc>
          <w:tcPr>
            <w:tcW w:w="1559" w:type="dxa"/>
          </w:tcPr>
          <w:p w14:paraId="683F3E9F"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1..1</w:t>
            </w:r>
          </w:p>
        </w:tc>
      </w:tr>
      <w:tr w:rsidR="00BB38AF" w:rsidRPr="00915D3B" w14:paraId="00E42930" w14:textId="77777777" w:rsidTr="002D21C0">
        <w:trPr>
          <w:cantSplit/>
        </w:trPr>
        <w:tc>
          <w:tcPr>
            <w:tcW w:w="2943" w:type="dxa"/>
          </w:tcPr>
          <w:p w14:paraId="38610C49" w14:textId="5B40CE8D" w:rsidR="00BB38AF" w:rsidRPr="00915D3B" w:rsidRDefault="00BB38AF" w:rsidP="00C17BFA">
            <w:pPr>
              <w:pStyle w:val="TableParagraph"/>
              <w:spacing w:line="229"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searchBase</w:t>
            </w:r>
            <w:r w:rsidR="00D3161B">
              <w:rPr>
                <w:rFonts w:ascii="Times New Roman" w:eastAsia="Times New Roman" w:hAnsi="Times New Roman" w:cs="Times New Roman"/>
                <w:spacing w:val="-1"/>
                <w:sz w:val="20"/>
                <w:szCs w:val="20"/>
              </w:rPr>
              <w:t xml:space="preserve"> </w:t>
            </w:r>
            <w:r w:rsidR="00D3161B" w:rsidRPr="00915D3B">
              <w:t>*</w:t>
            </w:r>
            <w:r w:rsidR="00656566">
              <w:rPr>
                <w:rFonts w:ascii="Times New Roman" w:eastAsia="Times New Roman" w:hAnsi="Times New Roman" w:cs="Times New Roman"/>
                <w:spacing w:val="-1"/>
                <w:sz w:val="20"/>
                <w:szCs w:val="20"/>
              </w:rPr>
              <w:t>1)</w:t>
            </w:r>
          </w:p>
        </w:tc>
        <w:tc>
          <w:tcPr>
            <w:tcW w:w="1276" w:type="dxa"/>
          </w:tcPr>
          <w:p w14:paraId="7E212B73"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DN</w:t>
            </w:r>
          </w:p>
        </w:tc>
        <w:tc>
          <w:tcPr>
            <w:tcW w:w="3969" w:type="dxa"/>
          </w:tcPr>
          <w:p w14:paraId="598CE04C" w14:textId="3E2CE449" w:rsidR="00BB38AF" w:rsidRPr="00915D3B" w:rsidRDefault="00BB38AF" w:rsidP="00561224">
            <w:pPr>
              <w:pStyle w:val="TableParagraph"/>
              <w:spacing w:line="229" w:lineRule="exact"/>
              <w:ind w:left="102"/>
              <w:rPr>
                <w:spacing w:val="-1"/>
                <w:highlight w:val="yellow"/>
              </w:rPr>
            </w:pPr>
            <w:r w:rsidRPr="00561224">
              <w:rPr>
                <w:rFonts w:ascii="Times New Roman" w:hAnsi="Times New Roman"/>
                <w:sz w:val="20"/>
              </w:rPr>
              <w:t>Sökbas</w:t>
            </w:r>
            <w:r w:rsidRPr="00561224">
              <w:rPr>
                <w:rFonts w:ascii="Times New Roman" w:eastAsia="Times New Roman" w:hAnsi="Times New Roman" w:cs="Times New Roman"/>
                <w:spacing w:val="-1"/>
                <w:sz w:val="20"/>
                <w:szCs w:val="20"/>
              </w:rPr>
              <w:t>. Om</w:t>
            </w:r>
            <w:r w:rsidRPr="00915D3B">
              <w:t xml:space="preserve"> </w:t>
            </w:r>
            <w:r w:rsidRPr="00561224">
              <w:rPr>
                <w:rFonts w:ascii="Times New Roman" w:eastAsia="Times New Roman" w:hAnsi="Times New Roman" w:cs="Times New Roman"/>
                <w:spacing w:val="-1"/>
                <w:sz w:val="20"/>
                <w:szCs w:val="20"/>
              </w:rPr>
              <w:t>ingen</w:t>
            </w:r>
            <w:r w:rsidRPr="00915D3B">
              <w:t xml:space="preserve"> </w:t>
            </w:r>
            <w:r w:rsidRPr="00561224">
              <w:rPr>
                <w:rFonts w:ascii="Times New Roman" w:hAnsi="Times New Roman"/>
                <w:sz w:val="20"/>
              </w:rPr>
              <w:t>sökbas anges används c=SE som sökbas.</w:t>
            </w:r>
            <w:r w:rsidR="00A17880">
              <w:rPr>
                <w:rFonts w:ascii="Times New Roman" w:hAnsi="Times New Roman"/>
                <w:sz w:val="20"/>
              </w:rPr>
              <w:br/>
            </w:r>
            <w:r w:rsidR="00A17880">
              <w:rPr>
                <w:rFonts w:ascii="Times New Roman" w:hAnsi="Times New Roman"/>
                <w:sz w:val="20"/>
              </w:rPr>
              <w:br/>
            </w:r>
            <w:r w:rsidR="00A17880">
              <w:rPr>
                <w:rFonts w:ascii="Times New Roman" w:hAnsi="Times New Roman"/>
                <w:spacing w:val="-1"/>
                <w:sz w:val="20"/>
              </w:rPr>
              <w:t>searchBase används både för sökning av den kopplade enheten, vårdenheten och vårdgivaren.</w:t>
            </w:r>
          </w:p>
        </w:tc>
        <w:tc>
          <w:tcPr>
            <w:tcW w:w="1559" w:type="dxa"/>
          </w:tcPr>
          <w:p w14:paraId="0C85B7AD" w14:textId="77777777" w:rsidR="00BB38AF" w:rsidRPr="00915D3B" w:rsidRDefault="00BB38AF" w:rsidP="00C17BFA">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0..1</w:t>
            </w:r>
          </w:p>
        </w:tc>
      </w:tr>
      <w:tr w:rsidR="002A589C" w:rsidRPr="00915D3B" w14:paraId="5EA4EABF" w14:textId="77777777" w:rsidTr="002D21C0">
        <w:trPr>
          <w:cantSplit/>
        </w:trPr>
        <w:tc>
          <w:tcPr>
            <w:tcW w:w="2943" w:type="dxa"/>
          </w:tcPr>
          <w:p w14:paraId="2586B58A" w14:textId="45046CA5" w:rsidR="002A589C" w:rsidRPr="00915D3B" w:rsidRDefault="002A589C" w:rsidP="00C17BFA">
            <w:pPr>
              <w:pStyle w:val="TableParagraph"/>
              <w:spacing w:line="229" w:lineRule="exact"/>
              <w:ind w:left="102"/>
              <w:rPr>
                <w:rFonts w:ascii="Times New Roman" w:eastAsia="Times New Roman" w:hAnsi="Times New Roman" w:cs="Times New Roman"/>
                <w:spacing w:val="-1"/>
                <w:sz w:val="20"/>
                <w:szCs w:val="20"/>
              </w:rPr>
            </w:pPr>
            <w:r w:rsidRPr="00944C22">
              <w:rPr>
                <w:rFonts w:ascii="Times New Roman" w:hAnsi="Times New Roman" w:cs="Times New Roman"/>
                <w:sz w:val="20"/>
                <w:szCs w:val="20"/>
              </w:rPr>
              <w:t>includeFeignedObject</w:t>
            </w:r>
          </w:p>
        </w:tc>
        <w:tc>
          <w:tcPr>
            <w:tcW w:w="1276" w:type="dxa"/>
          </w:tcPr>
          <w:p w14:paraId="3BEF3B09" w14:textId="55C8DDF1"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boolean</w:t>
            </w:r>
          </w:p>
        </w:tc>
        <w:tc>
          <w:tcPr>
            <w:tcW w:w="3969" w:type="dxa"/>
          </w:tcPr>
          <w:p w14:paraId="63B8A22E" w14:textId="15F744E3" w:rsidR="002A589C" w:rsidRPr="00915D3B" w:rsidRDefault="002A589C" w:rsidP="00561224">
            <w:pPr>
              <w:pStyle w:val="TableParagraph"/>
              <w:spacing w:line="229" w:lineRule="exact"/>
              <w:ind w:left="102"/>
            </w:pPr>
            <w:r w:rsidRPr="000929DD">
              <w:rPr>
                <w:rFonts w:ascii="Times New Roman" w:hAnsi="Times New Roman"/>
                <w:sz w:val="20"/>
              </w:rPr>
              <w:t>true: om metoden ska leverera svar med fingerade objekt. Uteb</w:t>
            </w:r>
            <w:r>
              <w:rPr>
                <w:rFonts w:ascii="Times New Roman" w:hAnsi="Times New Roman"/>
                <w:sz w:val="20"/>
              </w:rPr>
              <w:t>livet värde tolkas som false, dvs inga fingerade objekt levereras.</w:t>
            </w:r>
          </w:p>
        </w:tc>
        <w:tc>
          <w:tcPr>
            <w:tcW w:w="1559" w:type="dxa"/>
          </w:tcPr>
          <w:p w14:paraId="3D32BDB7" w14:textId="4A1A863D"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0..1</w:t>
            </w:r>
          </w:p>
        </w:tc>
      </w:tr>
      <w:tr w:rsidR="002A589C" w:rsidRPr="00915D3B" w14:paraId="13FFD7CF" w14:textId="77777777" w:rsidTr="002D21C0">
        <w:trPr>
          <w:cantSplit/>
        </w:trPr>
        <w:tc>
          <w:tcPr>
            <w:tcW w:w="2943" w:type="dxa"/>
          </w:tcPr>
          <w:p w14:paraId="4C0CD8E6" w14:textId="77777777" w:rsidR="002A589C" w:rsidRPr="00915D3B" w:rsidRDefault="002A589C" w:rsidP="00C17BFA">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Svar</w:t>
            </w:r>
          </w:p>
        </w:tc>
        <w:tc>
          <w:tcPr>
            <w:tcW w:w="1276" w:type="dxa"/>
          </w:tcPr>
          <w:p w14:paraId="23E9CDD1" w14:textId="77777777"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5B899D32" w14:textId="77777777"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496071F0" w14:textId="77777777"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p>
        </w:tc>
      </w:tr>
      <w:tr w:rsidR="002A589C" w:rsidRPr="00915D3B" w14:paraId="7EE6D41E" w14:textId="77777777" w:rsidTr="002D21C0">
        <w:trPr>
          <w:cantSplit/>
        </w:trPr>
        <w:tc>
          <w:tcPr>
            <w:tcW w:w="2943" w:type="dxa"/>
          </w:tcPr>
          <w:p w14:paraId="5906EEF3" w14:textId="77777777" w:rsidR="002A589C" w:rsidRPr="00915D3B" w:rsidRDefault="002A589C" w:rsidP="00C17BFA">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healthCareUnitList</w:t>
            </w:r>
          </w:p>
        </w:tc>
        <w:tc>
          <w:tcPr>
            <w:tcW w:w="1276" w:type="dxa"/>
          </w:tcPr>
          <w:p w14:paraId="7A09B671" w14:textId="77777777"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HealthCareUnitListType</w:t>
            </w:r>
          </w:p>
        </w:tc>
        <w:tc>
          <w:tcPr>
            <w:tcW w:w="3969" w:type="dxa"/>
          </w:tcPr>
          <w:p w14:paraId="61A908E8" w14:textId="77777777"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p>
        </w:tc>
        <w:tc>
          <w:tcPr>
            <w:tcW w:w="1559" w:type="dxa"/>
          </w:tcPr>
          <w:p w14:paraId="2CC78FDD" w14:textId="77777777" w:rsidR="002A589C" w:rsidRPr="00915D3B" w:rsidRDefault="002A589C" w:rsidP="00C17BFA">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0..1</w:t>
            </w:r>
          </w:p>
        </w:tc>
      </w:tr>
      <w:tr w:rsidR="002A589C" w:rsidRPr="00915D3B" w14:paraId="7C7F9F71" w14:textId="77777777" w:rsidTr="002D21C0">
        <w:trPr>
          <w:cantSplit/>
        </w:trPr>
        <w:tc>
          <w:tcPr>
            <w:tcW w:w="2943" w:type="dxa"/>
            <w:vAlign w:val="center"/>
          </w:tcPr>
          <w:p w14:paraId="786483FF"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..healthCareProviderHsaId</w:t>
            </w:r>
          </w:p>
        </w:tc>
        <w:tc>
          <w:tcPr>
            <w:tcW w:w="1276" w:type="dxa"/>
            <w:vAlign w:val="center"/>
          </w:tcPr>
          <w:p w14:paraId="4328CCA4"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F3F84ED"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Vårdgivarens HSA-id</w:t>
            </w:r>
          </w:p>
        </w:tc>
        <w:tc>
          <w:tcPr>
            <w:tcW w:w="1559" w:type="dxa"/>
            <w:vAlign w:val="center"/>
          </w:tcPr>
          <w:p w14:paraId="12DB274E"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1..1</w:t>
            </w:r>
          </w:p>
        </w:tc>
      </w:tr>
      <w:tr w:rsidR="002A589C" w:rsidRPr="00915D3B" w14:paraId="7661FC42" w14:textId="77777777" w:rsidTr="002D21C0">
        <w:trPr>
          <w:cantSplit/>
        </w:trPr>
        <w:tc>
          <w:tcPr>
            <w:tcW w:w="2943" w:type="dxa"/>
            <w:vAlign w:val="center"/>
          </w:tcPr>
          <w:p w14:paraId="4714B686"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..healthCareProviderName</w:t>
            </w:r>
          </w:p>
        </w:tc>
        <w:tc>
          <w:tcPr>
            <w:tcW w:w="1276" w:type="dxa"/>
            <w:vAlign w:val="center"/>
          </w:tcPr>
          <w:p w14:paraId="00AB11EB"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DDB12AD"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Vårdgivarens namn</w:t>
            </w:r>
          </w:p>
        </w:tc>
        <w:tc>
          <w:tcPr>
            <w:tcW w:w="1559" w:type="dxa"/>
            <w:vAlign w:val="center"/>
          </w:tcPr>
          <w:p w14:paraId="18685A6E"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1..1</w:t>
            </w:r>
          </w:p>
        </w:tc>
      </w:tr>
      <w:tr w:rsidR="00285222" w:rsidRPr="00915D3B" w14:paraId="6D5D267D" w14:textId="77777777" w:rsidTr="00285222">
        <w:trPr>
          <w:ins w:id="742" w:author="Littorin Henrika" w:date="2016-08-24T09:38:00Z"/>
        </w:trPr>
        <w:tc>
          <w:tcPr>
            <w:tcW w:w="2943" w:type="dxa"/>
          </w:tcPr>
          <w:p w14:paraId="3F0A861E" w14:textId="77777777" w:rsidR="00285222" w:rsidRPr="00915D3B" w:rsidRDefault="00285222" w:rsidP="003207FB">
            <w:pPr>
              <w:spacing w:line="240" w:lineRule="exact"/>
              <w:ind w:left="102"/>
              <w:rPr>
                <w:ins w:id="743" w:author="Littorin Henrika" w:date="2016-08-24T09:38:00Z"/>
                <w:rFonts w:ascii="Times New Roman" w:hAnsi="Times New Roman"/>
                <w:szCs w:val="20"/>
              </w:rPr>
            </w:pPr>
            <w:ins w:id="744" w:author="Littorin Henrika" w:date="2016-08-24T09:38:00Z">
              <w:r>
                <w:rPr>
                  <w:rFonts w:ascii="Times New Roman" w:hAnsi="Times New Roman"/>
                  <w:szCs w:val="20"/>
                </w:rPr>
                <w:t>..healthCareProviderOrgNo</w:t>
              </w:r>
            </w:ins>
          </w:p>
        </w:tc>
        <w:tc>
          <w:tcPr>
            <w:tcW w:w="1276" w:type="dxa"/>
          </w:tcPr>
          <w:p w14:paraId="11C80145" w14:textId="77777777" w:rsidR="00285222" w:rsidRPr="00915D3B" w:rsidRDefault="00285222" w:rsidP="003207FB">
            <w:pPr>
              <w:spacing w:line="240" w:lineRule="exact"/>
              <w:ind w:left="102"/>
              <w:rPr>
                <w:ins w:id="745" w:author="Littorin Henrika" w:date="2016-08-24T09:38:00Z"/>
                <w:rFonts w:ascii="Times New Roman" w:hAnsi="Times New Roman"/>
                <w:szCs w:val="20"/>
              </w:rPr>
            </w:pPr>
            <w:ins w:id="746" w:author="Littorin Henrika" w:date="2016-08-24T09:38:00Z">
              <w:r>
                <w:rPr>
                  <w:rFonts w:ascii="Times New Roman" w:hAnsi="Times New Roman"/>
                  <w:szCs w:val="20"/>
                </w:rPr>
                <w:t>String</w:t>
              </w:r>
            </w:ins>
          </w:p>
        </w:tc>
        <w:tc>
          <w:tcPr>
            <w:tcW w:w="3969" w:type="dxa"/>
          </w:tcPr>
          <w:p w14:paraId="40E57BC6" w14:textId="77777777" w:rsidR="00285222" w:rsidRPr="00915D3B" w:rsidRDefault="00285222" w:rsidP="003207FB">
            <w:pPr>
              <w:spacing w:line="240" w:lineRule="exact"/>
              <w:ind w:left="102"/>
              <w:rPr>
                <w:ins w:id="747" w:author="Littorin Henrika" w:date="2016-08-24T09:38:00Z"/>
                <w:rFonts w:ascii="Times New Roman" w:hAnsi="Times New Roman"/>
                <w:szCs w:val="20"/>
              </w:rPr>
            </w:pPr>
            <w:ins w:id="748" w:author="Littorin Henrika" w:date="2016-08-24T09:38:00Z">
              <w:r>
                <w:rPr>
                  <w:rFonts w:ascii="Times New Roman" w:hAnsi="Times New Roman"/>
                  <w:szCs w:val="20"/>
                </w:rPr>
                <w:t>Vårdgivarens organisationsnummer</w:t>
              </w:r>
            </w:ins>
          </w:p>
        </w:tc>
        <w:tc>
          <w:tcPr>
            <w:tcW w:w="1559" w:type="dxa"/>
          </w:tcPr>
          <w:p w14:paraId="3ECA2E40" w14:textId="77777777" w:rsidR="00285222" w:rsidRPr="00915D3B" w:rsidRDefault="00285222" w:rsidP="003207FB">
            <w:pPr>
              <w:spacing w:line="240" w:lineRule="exact"/>
              <w:ind w:left="102"/>
              <w:rPr>
                <w:ins w:id="749" w:author="Littorin Henrika" w:date="2016-08-24T09:38:00Z"/>
                <w:rFonts w:ascii="Times New Roman" w:hAnsi="Times New Roman"/>
                <w:szCs w:val="20"/>
              </w:rPr>
            </w:pPr>
            <w:ins w:id="750" w:author="Littorin Henrika" w:date="2016-08-24T09:38:00Z">
              <w:r>
                <w:rPr>
                  <w:rFonts w:ascii="Times New Roman" w:hAnsi="Times New Roman"/>
                  <w:szCs w:val="20"/>
                </w:rPr>
                <w:t>1..1</w:t>
              </w:r>
            </w:ins>
          </w:p>
        </w:tc>
      </w:tr>
      <w:tr w:rsidR="002A589C" w:rsidRPr="00915D3B" w14:paraId="40A97A33" w14:textId="77777777" w:rsidTr="002D21C0">
        <w:trPr>
          <w:cantSplit/>
        </w:trPr>
        <w:tc>
          <w:tcPr>
            <w:tcW w:w="2943" w:type="dxa"/>
            <w:vAlign w:val="center"/>
          </w:tcPr>
          <w:p w14:paraId="28176910"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..healthCareProviderStartDate</w:t>
            </w:r>
          </w:p>
        </w:tc>
        <w:tc>
          <w:tcPr>
            <w:tcW w:w="1276" w:type="dxa"/>
            <w:vAlign w:val="center"/>
          </w:tcPr>
          <w:p w14:paraId="252652AC"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dateTime</w:t>
            </w:r>
          </w:p>
        </w:tc>
        <w:tc>
          <w:tcPr>
            <w:tcW w:w="3969" w:type="dxa"/>
            <w:vAlign w:val="center"/>
          </w:tcPr>
          <w:p w14:paraId="4A3E4B61"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Startdatum för vårdgivarens verksamhet.</w:t>
            </w:r>
          </w:p>
        </w:tc>
        <w:tc>
          <w:tcPr>
            <w:tcW w:w="1559" w:type="dxa"/>
            <w:vAlign w:val="center"/>
          </w:tcPr>
          <w:p w14:paraId="52DE993C"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0..1</w:t>
            </w:r>
          </w:p>
        </w:tc>
      </w:tr>
      <w:tr w:rsidR="002A589C" w:rsidRPr="00915D3B" w14:paraId="101489FA" w14:textId="77777777" w:rsidTr="002D21C0">
        <w:trPr>
          <w:cantSplit/>
        </w:trPr>
        <w:tc>
          <w:tcPr>
            <w:tcW w:w="2943" w:type="dxa"/>
            <w:vAlign w:val="center"/>
          </w:tcPr>
          <w:p w14:paraId="40C1C37B"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..healthCareProviderEndDate</w:t>
            </w:r>
          </w:p>
        </w:tc>
        <w:tc>
          <w:tcPr>
            <w:tcW w:w="1276" w:type="dxa"/>
            <w:vAlign w:val="center"/>
          </w:tcPr>
          <w:p w14:paraId="64750E10"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dateTime</w:t>
            </w:r>
          </w:p>
        </w:tc>
        <w:tc>
          <w:tcPr>
            <w:tcW w:w="3969" w:type="dxa"/>
            <w:vAlign w:val="center"/>
          </w:tcPr>
          <w:p w14:paraId="79A9677B"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Slutdatum för vårdgivarens verksamhet.</w:t>
            </w:r>
          </w:p>
        </w:tc>
        <w:tc>
          <w:tcPr>
            <w:tcW w:w="1559" w:type="dxa"/>
            <w:vAlign w:val="center"/>
          </w:tcPr>
          <w:p w14:paraId="72F3DA8F" w14:textId="77777777" w:rsidR="002A589C" w:rsidRPr="00915D3B" w:rsidRDefault="002A589C" w:rsidP="00C17BFA">
            <w:pPr>
              <w:spacing w:line="240" w:lineRule="exact"/>
              <w:ind w:left="102"/>
              <w:rPr>
                <w:rFonts w:ascii="Times New Roman" w:hAnsi="Times New Roman"/>
                <w:szCs w:val="20"/>
              </w:rPr>
            </w:pPr>
            <w:r w:rsidRPr="00915D3B">
              <w:rPr>
                <w:rFonts w:ascii="Times New Roman" w:hAnsi="Times New Roman"/>
                <w:szCs w:val="20"/>
              </w:rPr>
              <w:t>0..1</w:t>
            </w:r>
          </w:p>
        </w:tc>
      </w:tr>
      <w:tr w:rsidR="002A589C" w:rsidRPr="00915D3B" w14:paraId="451F7C88" w14:textId="77777777" w:rsidTr="002D21C0">
        <w:trPr>
          <w:cantSplit/>
        </w:trPr>
        <w:tc>
          <w:tcPr>
            <w:tcW w:w="2943" w:type="dxa"/>
          </w:tcPr>
          <w:p w14:paraId="196DCD9A" w14:textId="3EB8EF9B" w:rsidR="002A589C" w:rsidRPr="00915D3B" w:rsidRDefault="002A589C" w:rsidP="00285222">
            <w:pPr>
              <w:spacing w:line="240" w:lineRule="exact"/>
              <w:ind w:left="102"/>
              <w:rPr>
                <w:rFonts w:ascii="Times New Roman" w:hAnsi="Times New Roman"/>
                <w:szCs w:val="20"/>
              </w:rPr>
            </w:pPr>
            <w:r>
              <w:rPr>
                <w:rFonts w:ascii="Times New Roman" w:eastAsia="Times New Roman" w:hAnsi="Times New Roman"/>
                <w:szCs w:val="20"/>
                <w:lang w:eastAsia="sv-SE"/>
              </w:rPr>
              <w:t>..feigned</w:t>
            </w:r>
            <w:ins w:id="751" w:author="Littorin Henrika" w:date="2016-08-24T09:40:00Z">
              <w:r w:rsidR="00285222">
                <w:rPr>
                  <w:rFonts w:ascii="Times New Roman" w:eastAsia="Times New Roman" w:hAnsi="Times New Roman"/>
                  <w:szCs w:val="20"/>
                  <w:lang w:eastAsia="sv-SE"/>
                </w:rPr>
                <w:t>HealthCareProvider</w:t>
              </w:r>
            </w:ins>
            <w:del w:id="752" w:author="Littorin Henrika" w:date="2016-08-24T09:41:00Z">
              <w:r w:rsidDel="00285222">
                <w:rPr>
                  <w:rFonts w:ascii="Times New Roman" w:eastAsia="Times New Roman" w:hAnsi="Times New Roman"/>
                  <w:szCs w:val="20"/>
                  <w:lang w:eastAsia="sv-SE"/>
                </w:rPr>
                <w:delText>Object</w:delText>
              </w:r>
            </w:del>
          </w:p>
        </w:tc>
        <w:tc>
          <w:tcPr>
            <w:tcW w:w="1276" w:type="dxa"/>
          </w:tcPr>
          <w:p w14:paraId="24754BD0" w14:textId="217586B5" w:rsidR="002A589C" w:rsidRPr="00915D3B" w:rsidRDefault="002A589C" w:rsidP="00C17BFA">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969" w:type="dxa"/>
          </w:tcPr>
          <w:p w14:paraId="42EA2D40" w14:textId="118F7525" w:rsidR="002A589C" w:rsidRPr="00915D3B" w:rsidRDefault="002A589C" w:rsidP="00C17BFA">
            <w:pPr>
              <w:spacing w:line="240" w:lineRule="exact"/>
              <w:ind w:left="102"/>
              <w:rPr>
                <w:rFonts w:ascii="Times New Roman" w:hAnsi="Times New Roman"/>
                <w:szCs w:val="20"/>
              </w:rPr>
            </w:pPr>
            <w:r>
              <w:rPr>
                <w:rFonts w:ascii="Times New Roman" w:eastAsia="Times New Roman" w:hAnsi="Times New Roman"/>
                <w:szCs w:val="20"/>
                <w:lang w:eastAsia="sv-SE"/>
              </w:rPr>
              <w:t>true: om vårdgivaren är ett fingerat objekt</w:t>
            </w:r>
          </w:p>
        </w:tc>
        <w:tc>
          <w:tcPr>
            <w:tcW w:w="1559" w:type="dxa"/>
          </w:tcPr>
          <w:p w14:paraId="2CD6BD0E" w14:textId="65EB1C67" w:rsidR="002A589C" w:rsidRPr="00915D3B" w:rsidRDefault="002A589C" w:rsidP="00C17BFA">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2D21C0" w:rsidRPr="00915D3B" w14:paraId="3486FC49" w14:textId="77777777" w:rsidTr="002D21C0">
        <w:trPr>
          <w:cantSplit/>
        </w:trPr>
        <w:tc>
          <w:tcPr>
            <w:tcW w:w="2943" w:type="dxa"/>
          </w:tcPr>
          <w:p w14:paraId="3D59952C" w14:textId="4790E22E" w:rsidR="002D21C0" w:rsidRDefault="002D21C0" w:rsidP="002852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lastRenderedPageBreak/>
              <w:t>..</w:t>
            </w:r>
            <w:ins w:id="753" w:author="Littorin Henrika" w:date="2016-08-24T09:41:00Z">
              <w:r w:rsidR="00285222">
                <w:rPr>
                  <w:rFonts w:ascii="Times New Roman" w:eastAsia="Times New Roman" w:hAnsi="Times New Roman"/>
                  <w:szCs w:val="20"/>
                  <w:lang w:eastAsia="sv-SE"/>
                </w:rPr>
                <w:t>archivedH</w:t>
              </w:r>
            </w:ins>
            <w:del w:id="754" w:author="Littorin Henrika" w:date="2016-08-24T09:41:00Z">
              <w:r w:rsidDel="00285222">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ealthCareProvider</w:t>
            </w:r>
            <w:del w:id="755" w:author="Littorin Henrika" w:date="2016-08-24T09:41:00Z">
              <w:r w:rsidDel="00285222">
                <w:rPr>
                  <w:rFonts w:ascii="Times New Roman" w:eastAsia="Times New Roman" w:hAnsi="Times New Roman"/>
                  <w:szCs w:val="20"/>
                  <w:lang w:eastAsia="sv-SE"/>
                </w:rPr>
                <w:delText>IsArchived</w:delText>
              </w:r>
            </w:del>
          </w:p>
        </w:tc>
        <w:tc>
          <w:tcPr>
            <w:tcW w:w="1276" w:type="dxa"/>
          </w:tcPr>
          <w:p w14:paraId="30BC9CA4" w14:textId="3329EFFC"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969" w:type="dxa"/>
          </w:tcPr>
          <w:p w14:paraId="4ED20962" w14:textId="5EBD0D1F"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vårdgivaren är ett arkierat objekt</w:t>
            </w:r>
          </w:p>
        </w:tc>
        <w:tc>
          <w:tcPr>
            <w:tcW w:w="1559" w:type="dxa"/>
          </w:tcPr>
          <w:p w14:paraId="6ABECB37" w14:textId="6E8BE168"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2D21C0" w:rsidRPr="00915D3B" w14:paraId="77F9380A" w14:textId="77777777" w:rsidTr="002D21C0">
        <w:trPr>
          <w:cantSplit/>
        </w:trPr>
        <w:tc>
          <w:tcPr>
            <w:tcW w:w="2943" w:type="dxa"/>
            <w:vAlign w:val="center"/>
          </w:tcPr>
          <w:p w14:paraId="7EFDF031"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..healthCareUnit</w:t>
            </w:r>
          </w:p>
        </w:tc>
        <w:tc>
          <w:tcPr>
            <w:tcW w:w="1276" w:type="dxa"/>
            <w:vAlign w:val="center"/>
          </w:tcPr>
          <w:p w14:paraId="6EF486BA"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HealthCareUnitType</w:t>
            </w:r>
          </w:p>
        </w:tc>
        <w:tc>
          <w:tcPr>
            <w:tcW w:w="3969" w:type="dxa"/>
            <w:vAlign w:val="center"/>
          </w:tcPr>
          <w:p w14:paraId="35E1823C"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Ingående vårdenhet enligt PDL</w:t>
            </w:r>
          </w:p>
        </w:tc>
        <w:tc>
          <w:tcPr>
            <w:tcW w:w="1559" w:type="dxa"/>
            <w:vAlign w:val="center"/>
          </w:tcPr>
          <w:p w14:paraId="274E0A98"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0..n</w:t>
            </w:r>
          </w:p>
        </w:tc>
      </w:tr>
      <w:tr w:rsidR="002D21C0" w:rsidRPr="00915D3B" w14:paraId="5023F2EC" w14:textId="77777777" w:rsidTr="002D21C0">
        <w:trPr>
          <w:cantSplit/>
        </w:trPr>
        <w:tc>
          <w:tcPr>
            <w:tcW w:w="2943" w:type="dxa"/>
            <w:vAlign w:val="center"/>
          </w:tcPr>
          <w:p w14:paraId="2EE7DB22"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 ..healthCareUnitHsaId</w:t>
            </w:r>
          </w:p>
        </w:tc>
        <w:tc>
          <w:tcPr>
            <w:tcW w:w="1276" w:type="dxa"/>
            <w:vAlign w:val="center"/>
          </w:tcPr>
          <w:p w14:paraId="0FCE78CD"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EFD14F4"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HSA-identitet ingående enhet</w:t>
            </w:r>
          </w:p>
        </w:tc>
        <w:tc>
          <w:tcPr>
            <w:tcW w:w="1559" w:type="dxa"/>
            <w:vAlign w:val="center"/>
          </w:tcPr>
          <w:p w14:paraId="4E19D597"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1..1</w:t>
            </w:r>
          </w:p>
        </w:tc>
      </w:tr>
      <w:tr w:rsidR="002D21C0" w:rsidRPr="00915D3B" w14:paraId="14B615CB" w14:textId="77777777" w:rsidTr="002D21C0">
        <w:trPr>
          <w:cantSplit/>
        </w:trPr>
        <w:tc>
          <w:tcPr>
            <w:tcW w:w="2943" w:type="dxa"/>
            <w:vAlign w:val="center"/>
          </w:tcPr>
          <w:p w14:paraId="0E2B2540"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 ..healthCareUnitName</w:t>
            </w:r>
          </w:p>
        </w:tc>
        <w:tc>
          <w:tcPr>
            <w:tcW w:w="1276" w:type="dxa"/>
            <w:vAlign w:val="center"/>
          </w:tcPr>
          <w:p w14:paraId="2840AFBD"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4A2B4EF"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Namn ingående enhet</w:t>
            </w:r>
          </w:p>
        </w:tc>
        <w:tc>
          <w:tcPr>
            <w:tcW w:w="1559" w:type="dxa"/>
            <w:vAlign w:val="center"/>
          </w:tcPr>
          <w:p w14:paraId="01041569"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1..1</w:t>
            </w:r>
          </w:p>
        </w:tc>
      </w:tr>
      <w:tr w:rsidR="002D21C0" w:rsidRPr="00915D3B" w14:paraId="2703ABCF" w14:textId="77777777" w:rsidTr="002D21C0">
        <w:trPr>
          <w:cantSplit/>
        </w:trPr>
        <w:tc>
          <w:tcPr>
            <w:tcW w:w="2943" w:type="dxa"/>
            <w:vAlign w:val="center"/>
          </w:tcPr>
          <w:p w14:paraId="286ECC83"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 ..healthCareUnitStartDate</w:t>
            </w:r>
          </w:p>
        </w:tc>
        <w:tc>
          <w:tcPr>
            <w:tcW w:w="1276" w:type="dxa"/>
            <w:vAlign w:val="center"/>
          </w:tcPr>
          <w:p w14:paraId="3DA892AC"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dateTime</w:t>
            </w:r>
          </w:p>
        </w:tc>
        <w:tc>
          <w:tcPr>
            <w:tcW w:w="3969" w:type="dxa"/>
            <w:vAlign w:val="center"/>
          </w:tcPr>
          <w:p w14:paraId="070FA0D9"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Startdatum för vårdenhetens verksamhet.</w:t>
            </w:r>
          </w:p>
        </w:tc>
        <w:tc>
          <w:tcPr>
            <w:tcW w:w="1559" w:type="dxa"/>
            <w:vAlign w:val="center"/>
          </w:tcPr>
          <w:p w14:paraId="7D9A6438"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0..1</w:t>
            </w:r>
          </w:p>
        </w:tc>
      </w:tr>
      <w:tr w:rsidR="002D21C0" w:rsidRPr="00915D3B" w14:paraId="253507E4" w14:textId="77777777" w:rsidTr="002D21C0">
        <w:trPr>
          <w:cantSplit/>
        </w:trPr>
        <w:tc>
          <w:tcPr>
            <w:tcW w:w="2943" w:type="dxa"/>
            <w:vAlign w:val="center"/>
          </w:tcPr>
          <w:p w14:paraId="52E2FA97"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 ..healthCareUnitEndDate</w:t>
            </w:r>
          </w:p>
        </w:tc>
        <w:tc>
          <w:tcPr>
            <w:tcW w:w="1276" w:type="dxa"/>
            <w:vAlign w:val="center"/>
          </w:tcPr>
          <w:p w14:paraId="68B45D40"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dateTime</w:t>
            </w:r>
          </w:p>
        </w:tc>
        <w:tc>
          <w:tcPr>
            <w:tcW w:w="3969" w:type="dxa"/>
            <w:vAlign w:val="center"/>
          </w:tcPr>
          <w:p w14:paraId="6A6A5DC1"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Slutdatum för vårdenhetens verksamhet.</w:t>
            </w:r>
          </w:p>
        </w:tc>
        <w:tc>
          <w:tcPr>
            <w:tcW w:w="1559" w:type="dxa"/>
            <w:vAlign w:val="center"/>
          </w:tcPr>
          <w:p w14:paraId="0D9B9879" w14:textId="77777777" w:rsidR="002D21C0" w:rsidRPr="00915D3B" w:rsidRDefault="002D21C0" w:rsidP="002D21C0">
            <w:pPr>
              <w:spacing w:line="240" w:lineRule="exact"/>
              <w:ind w:left="102"/>
              <w:rPr>
                <w:rFonts w:ascii="Times New Roman" w:hAnsi="Times New Roman"/>
                <w:szCs w:val="20"/>
              </w:rPr>
            </w:pPr>
            <w:r w:rsidRPr="00915D3B">
              <w:rPr>
                <w:rFonts w:ascii="Times New Roman" w:hAnsi="Times New Roman"/>
                <w:szCs w:val="20"/>
              </w:rPr>
              <w:t>0..1</w:t>
            </w:r>
          </w:p>
        </w:tc>
      </w:tr>
      <w:tr w:rsidR="002D21C0" w:rsidRPr="00915D3B" w14:paraId="33735B1C" w14:textId="77777777" w:rsidTr="002D21C0">
        <w:trPr>
          <w:cantSplit/>
        </w:trPr>
        <w:tc>
          <w:tcPr>
            <w:tcW w:w="2943" w:type="dxa"/>
          </w:tcPr>
          <w:p w14:paraId="087BB73F" w14:textId="242BF5C3" w:rsidR="002D21C0" w:rsidRPr="00915D3B" w:rsidRDefault="002D21C0" w:rsidP="00285222">
            <w:pPr>
              <w:spacing w:line="240" w:lineRule="exact"/>
              <w:ind w:left="102"/>
              <w:rPr>
                <w:rFonts w:ascii="Times New Roman" w:hAnsi="Times New Roman"/>
                <w:szCs w:val="20"/>
              </w:rPr>
            </w:pPr>
            <w:r>
              <w:rPr>
                <w:rFonts w:ascii="Times New Roman" w:eastAsia="Times New Roman" w:hAnsi="Times New Roman"/>
                <w:szCs w:val="20"/>
                <w:lang w:eastAsia="sv-SE"/>
              </w:rPr>
              <w:t>.. ..feigned</w:t>
            </w:r>
            <w:ins w:id="756" w:author="Littorin Henrika" w:date="2016-08-24T09:41:00Z">
              <w:r w:rsidR="00285222">
                <w:rPr>
                  <w:rFonts w:ascii="Times New Roman" w:eastAsia="Times New Roman" w:hAnsi="Times New Roman"/>
                  <w:szCs w:val="20"/>
                  <w:lang w:eastAsia="sv-SE"/>
                </w:rPr>
                <w:t>HealthCareUnit</w:t>
              </w:r>
            </w:ins>
            <w:del w:id="757" w:author="Littorin Henrika" w:date="2016-08-24T09:41:00Z">
              <w:r w:rsidDel="00285222">
                <w:rPr>
                  <w:rFonts w:ascii="Times New Roman" w:eastAsia="Times New Roman" w:hAnsi="Times New Roman"/>
                  <w:szCs w:val="20"/>
                  <w:lang w:eastAsia="sv-SE"/>
                </w:rPr>
                <w:delText>Object</w:delText>
              </w:r>
            </w:del>
          </w:p>
        </w:tc>
        <w:tc>
          <w:tcPr>
            <w:tcW w:w="1276" w:type="dxa"/>
          </w:tcPr>
          <w:p w14:paraId="0D319194" w14:textId="6A550604" w:rsidR="002D21C0" w:rsidRPr="00915D3B" w:rsidRDefault="002D21C0" w:rsidP="002D21C0">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969" w:type="dxa"/>
          </w:tcPr>
          <w:p w14:paraId="41AA9C41" w14:textId="5AD4A496" w:rsidR="002D21C0" w:rsidRPr="00915D3B" w:rsidRDefault="002D21C0" w:rsidP="002D21C0">
            <w:pPr>
              <w:spacing w:line="240" w:lineRule="exact"/>
              <w:ind w:left="102"/>
              <w:rPr>
                <w:rFonts w:ascii="Times New Roman" w:hAnsi="Times New Roman"/>
                <w:szCs w:val="20"/>
              </w:rPr>
            </w:pPr>
            <w:r>
              <w:rPr>
                <w:rFonts w:ascii="Times New Roman" w:eastAsia="Times New Roman" w:hAnsi="Times New Roman"/>
                <w:szCs w:val="20"/>
                <w:lang w:eastAsia="sv-SE"/>
              </w:rPr>
              <w:t>true: om vårdenheten är ett fingerat objekt</w:t>
            </w:r>
          </w:p>
        </w:tc>
        <w:tc>
          <w:tcPr>
            <w:tcW w:w="1559" w:type="dxa"/>
          </w:tcPr>
          <w:p w14:paraId="49393A03" w14:textId="2ABB063B" w:rsidR="002D21C0" w:rsidRPr="00915D3B" w:rsidRDefault="002D21C0" w:rsidP="002D21C0">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2D21C0" w:rsidRPr="00915D3B" w14:paraId="4CD8869A" w14:textId="77777777" w:rsidTr="002D21C0">
        <w:trPr>
          <w:cantSplit/>
        </w:trPr>
        <w:tc>
          <w:tcPr>
            <w:tcW w:w="2943" w:type="dxa"/>
          </w:tcPr>
          <w:p w14:paraId="5B4176FF" w14:textId="1CA10767" w:rsidR="002D21C0" w:rsidRDefault="002D21C0" w:rsidP="002852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 ..</w:t>
            </w:r>
            <w:ins w:id="758" w:author="Littorin Henrika" w:date="2016-08-24T09:41:00Z">
              <w:r w:rsidR="00285222">
                <w:rPr>
                  <w:rFonts w:ascii="Times New Roman" w:eastAsia="Times New Roman" w:hAnsi="Times New Roman"/>
                  <w:szCs w:val="20"/>
                  <w:lang w:eastAsia="sv-SE"/>
                </w:rPr>
                <w:t>archivedH</w:t>
              </w:r>
            </w:ins>
            <w:del w:id="759" w:author="Littorin Henrika" w:date="2016-08-24T09:41:00Z">
              <w:r w:rsidDel="00285222">
                <w:rPr>
                  <w:rFonts w:ascii="Times New Roman" w:eastAsia="Times New Roman" w:hAnsi="Times New Roman"/>
                  <w:szCs w:val="20"/>
                  <w:lang w:eastAsia="sv-SE"/>
                </w:rPr>
                <w:delText>h</w:delText>
              </w:r>
            </w:del>
            <w:ins w:id="760" w:author="Littorin Henrika" w:date="2016-08-24T09:41:00Z">
              <w:del w:id="761" w:author="Ronny Nilsson" w:date="2016-08-29T14:09:00Z">
                <w:r w:rsidR="00285222" w:rsidDel="00BE5728">
                  <w:rPr>
                    <w:rFonts w:ascii="Times New Roman" w:eastAsia="Times New Roman" w:hAnsi="Times New Roman"/>
                    <w:szCs w:val="20"/>
                    <w:lang w:eastAsia="sv-SE"/>
                  </w:rPr>
                  <w:delText>h</w:delText>
                </w:r>
              </w:del>
            </w:ins>
            <w:r>
              <w:rPr>
                <w:rFonts w:ascii="Times New Roman" w:eastAsia="Times New Roman" w:hAnsi="Times New Roman"/>
                <w:szCs w:val="20"/>
                <w:lang w:eastAsia="sv-SE"/>
              </w:rPr>
              <w:t>ealthCareUnit</w:t>
            </w:r>
            <w:del w:id="762" w:author="Littorin Henrika" w:date="2016-08-24T09:41:00Z">
              <w:r w:rsidDel="00285222">
                <w:rPr>
                  <w:rFonts w:ascii="Times New Roman" w:eastAsia="Times New Roman" w:hAnsi="Times New Roman"/>
                  <w:szCs w:val="20"/>
                  <w:lang w:eastAsia="sv-SE"/>
                </w:rPr>
                <w:delText>IsArchived</w:delText>
              </w:r>
            </w:del>
          </w:p>
        </w:tc>
        <w:tc>
          <w:tcPr>
            <w:tcW w:w="1276" w:type="dxa"/>
          </w:tcPr>
          <w:p w14:paraId="797EE987" w14:textId="69E6CE90"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969" w:type="dxa"/>
          </w:tcPr>
          <w:p w14:paraId="14D1D888" w14:textId="568F505D"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vårdenheten är ett arkierat objekt</w:t>
            </w:r>
          </w:p>
        </w:tc>
        <w:tc>
          <w:tcPr>
            <w:tcW w:w="1559" w:type="dxa"/>
          </w:tcPr>
          <w:p w14:paraId="516C8FE1" w14:textId="530AE8C2" w:rsidR="002D21C0" w:rsidRDefault="002D21C0" w:rsidP="002D21C0">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2D21C0" w:rsidRPr="00915D3B" w14:paraId="167FFB95" w14:textId="77777777" w:rsidTr="002D21C0">
        <w:trPr>
          <w:cantSplit/>
        </w:trPr>
        <w:tc>
          <w:tcPr>
            <w:tcW w:w="2943" w:type="dxa"/>
            <w:vAlign w:val="center"/>
          </w:tcPr>
          <w:p w14:paraId="7E7C7690" w14:textId="5979E2EE" w:rsidR="002D21C0" w:rsidRPr="00915D3B" w:rsidRDefault="002D21C0" w:rsidP="002D21C0">
            <w:pPr>
              <w:spacing w:line="240" w:lineRule="exact"/>
              <w:ind w:left="102"/>
              <w:rPr>
                <w:rFonts w:ascii="Times New Roman" w:hAnsi="Times New Roman"/>
                <w:szCs w:val="20"/>
              </w:rPr>
            </w:pPr>
            <w:del w:id="763" w:author="Ronny Nilsson" w:date="2016-09-09T10:36:00Z">
              <w:r w:rsidRPr="00915D3B" w:rsidDel="00D30A66">
                <w:rPr>
                  <w:rFonts w:ascii="Times New Roman" w:hAnsi="Times New Roman"/>
                  <w:szCs w:val="20"/>
                </w:rPr>
                <w:delText>resultCode</w:delText>
              </w:r>
            </w:del>
          </w:p>
        </w:tc>
        <w:tc>
          <w:tcPr>
            <w:tcW w:w="1276" w:type="dxa"/>
            <w:vAlign w:val="center"/>
          </w:tcPr>
          <w:p w14:paraId="07DD701F" w14:textId="39003EE6" w:rsidR="002D21C0" w:rsidRPr="00915D3B" w:rsidRDefault="002D21C0" w:rsidP="002D21C0">
            <w:pPr>
              <w:spacing w:line="240" w:lineRule="exact"/>
              <w:ind w:left="102"/>
              <w:rPr>
                <w:rFonts w:ascii="Times New Roman" w:hAnsi="Times New Roman"/>
                <w:szCs w:val="20"/>
              </w:rPr>
            </w:pPr>
            <w:del w:id="764" w:author="Ronny Nilsson" w:date="2016-09-09T10:36:00Z">
              <w:r w:rsidRPr="00915D3B" w:rsidDel="00D30A66">
                <w:rPr>
                  <w:rFonts w:ascii="Times New Roman" w:hAnsi="Times New Roman"/>
                  <w:szCs w:val="20"/>
                </w:rPr>
                <w:delText>String</w:delText>
              </w:r>
            </w:del>
          </w:p>
        </w:tc>
        <w:tc>
          <w:tcPr>
            <w:tcW w:w="3969" w:type="dxa"/>
            <w:vAlign w:val="center"/>
          </w:tcPr>
          <w:p w14:paraId="552307D6" w14:textId="17732FDF" w:rsidR="002D21C0" w:rsidRPr="00915D3B" w:rsidRDefault="002D21C0" w:rsidP="000B3E98">
            <w:pPr>
              <w:spacing w:line="240" w:lineRule="exact"/>
              <w:ind w:left="102"/>
              <w:rPr>
                <w:rFonts w:ascii="Times New Roman" w:hAnsi="Times New Roman"/>
                <w:szCs w:val="20"/>
              </w:rPr>
            </w:pPr>
            <w:del w:id="765" w:author="Ronny Nilsson" w:date="2016-09-09T10:36:00Z">
              <w:r w:rsidRPr="00915D3B" w:rsidDel="00D30A66">
                <w:rPr>
                  <w:rFonts w:ascii="Times New Roman" w:hAnsi="Times New Roman"/>
                  <w:szCs w:val="20"/>
                </w:rPr>
                <w:delText>Resultat av metodanrop (OK eller ERROR).</w:delText>
              </w:r>
            </w:del>
          </w:p>
        </w:tc>
        <w:tc>
          <w:tcPr>
            <w:tcW w:w="1559" w:type="dxa"/>
            <w:vAlign w:val="center"/>
          </w:tcPr>
          <w:p w14:paraId="3BF08DE2" w14:textId="394A418F" w:rsidR="002D21C0" w:rsidRPr="00915D3B" w:rsidRDefault="002D21C0" w:rsidP="002D21C0">
            <w:pPr>
              <w:spacing w:line="240" w:lineRule="exact"/>
              <w:ind w:left="102"/>
              <w:rPr>
                <w:rFonts w:ascii="Times New Roman" w:hAnsi="Times New Roman"/>
                <w:szCs w:val="20"/>
              </w:rPr>
            </w:pPr>
            <w:del w:id="766" w:author="Ronny Nilsson" w:date="2016-09-09T10:36:00Z">
              <w:r w:rsidRPr="00915D3B" w:rsidDel="00D30A66">
                <w:rPr>
                  <w:rFonts w:ascii="Times New Roman" w:hAnsi="Times New Roman"/>
                  <w:szCs w:val="20"/>
                </w:rPr>
                <w:delText>1..1</w:delText>
              </w:r>
            </w:del>
          </w:p>
        </w:tc>
      </w:tr>
      <w:tr w:rsidR="002D21C0" w:rsidRPr="00915D3B" w:rsidDel="000B3E98" w14:paraId="44461CE8" w14:textId="6AC7427A" w:rsidTr="002D21C0">
        <w:trPr>
          <w:cantSplit/>
          <w:del w:id="767" w:author="Littorin Henrika" w:date="2016-09-06T16:52:00Z"/>
        </w:trPr>
        <w:tc>
          <w:tcPr>
            <w:tcW w:w="2943" w:type="dxa"/>
            <w:vAlign w:val="center"/>
          </w:tcPr>
          <w:p w14:paraId="46E34CDC" w14:textId="630F02B7" w:rsidR="002D21C0" w:rsidRPr="00915D3B" w:rsidDel="000B3E98" w:rsidRDefault="002D21C0" w:rsidP="002D21C0">
            <w:pPr>
              <w:spacing w:line="240" w:lineRule="exact"/>
              <w:ind w:left="102"/>
              <w:rPr>
                <w:del w:id="768" w:author="Littorin Henrika" w:date="2016-09-06T16:52:00Z"/>
                <w:rFonts w:ascii="Times New Roman" w:hAnsi="Times New Roman"/>
                <w:szCs w:val="20"/>
              </w:rPr>
            </w:pPr>
            <w:del w:id="769" w:author="Littorin Henrika" w:date="2016-09-06T16:52:00Z">
              <w:r w:rsidRPr="00915D3B" w:rsidDel="000B3E98">
                <w:rPr>
                  <w:rFonts w:ascii="Times New Roman" w:hAnsi="Times New Roman"/>
                  <w:szCs w:val="20"/>
                </w:rPr>
                <w:delText>resultText</w:delText>
              </w:r>
            </w:del>
          </w:p>
        </w:tc>
        <w:tc>
          <w:tcPr>
            <w:tcW w:w="1276" w:type="dxa"/>
            <w:vAlign w:val="center"/>
          </w:tcPr>
          <w:p w14:paraId="19086393" w14:textId="500A314D" w:rsidR="002D21C0" w:rsidRPr="00915D3B" w:rsidDel="000B3E98" w:rsidRDefault="002D21C0" w:rsidP="002D21C0">
            <w:pPr>
              <w:spacing w:line="240" w:lineRule="exact"/>
              <w:ind w:left="102"/>
              <w:rPr>
                <w:del w:id="770" w:author="Littorin Henrika" w:date="2016-09-06T16:52:00Z"/>
                <w:rFonts w:ascii="Times New Roman" w:hAnsi="Times New Roman"/>
                <w:szCs w:val="20"/>
              </w:rPr>
            </w:pPr>
            <w:del w:id="771" w:author="Littorin Henrika" w:date="2016-09-06T16:52:00Z">
              <w:r w:rsidRPr="00915D3B" w:rsidDel="000B3E98">
                <w:rPr>
                  <w:rFonts w:ascii="Times New Roman" w:hAnsi="Times New Roman"/>
                  <w:szCs w:val="20"/>
                </w:rPr>
                <w:delText>String</w:delText>
              </w:r>
            </w:del>
          </w:p>
        </w:tc>
        <w:tc>
          <w:tcPr>
            <w:tcW w:w="3969" w:type="dxa"/>
            <w:vAlign w:val="center"/>
          </w:tcPr>
          <w:p w14:paraId="71E0B519" w14:textId="7EB96F4D" w:rsidR="002D21C0" w:rsidRPr="00915D3B" w:rsidDel="000B3E98" w:rsidRDefault="002D21C0" w:rsidP="002D21C0">
            <w:pPr>
              <w:spacing w:line="240" w:lineRule="exact"/>
              <w:ind w:left="102"/>
              <w:rPr>
                <w:del w:id="772" w:author="Littorin Henrika" w:date="2016-09-06T16:52:00Z"/>
                <w:rFonts w:ascii="Times New Roman" w:hAnsi="Times New Roman"/>
                <w:szCs w:val="20"/>
              </w:rPr>
            </w:pPr>
            <w:del w:id="773" w:author="Littorin Henrika" w:date="2016-09-06T16:52:00Z">
              <w:r w:rsidRPr="00915D3B" w:rsidDel="000B3E98">
                <w:rPr>
                  <w:rFonts w:ascii="Times New Roman" w:hAnsi="Times New Roman"/>
                  <w:szCs w:val="20"/>
                </w:rPr>
                <w:delText>Beskrivning av felet.</w:delText>
              </w:r>
            </w:del>
          </w:p>
        </w:tc>
        <w:tc>
          <w:tcPr>
            <w:tcW w:w="1559" w:type="dxa"/>
            <w:vAlign w:val="center"/>
          </w:tcPr>
          <w:p w14:paraId="549070D9" w14:textId="4D55AC7E" w:rsidR="002D21C0" w:rsidRPr="00915D3B" w:rsidDel="000B3E98" w:rsidRDefault="002D21C0" w:rsidP="002D21C0">
            <w:pPr>
              <w:spacing w:line="240" w:lineRule="exact"/>
              <w:ind w:left="102"/>
              <w:rPr>
                <w:del w:id="774" w:author="Littorin Henrika" w:date="2016-09-06T16:52:00Z"/>
                <w:rFonts w:ascii="Times New Roman" w:hAnsi="Times New Roman"/>
                <w:szCs w:val="20"/>
              </w:rPr>
            </w:pPr>
            <w:del w:id="775" w:author="Littorin Henrika" w:date="2016-09-06T16:52:00Z">
              <w:r w:rsidRPr="00915D3B" w:rsidDel="000B3E98">
                <w:rPr>
                  <w:rFonts w:ascii="Times New Roman" w:hAnsi="Times New Roman"/>
                  <w:szCs w:val="20"/>
                </w:rPr>
                <w:delText>0..1</w:delText>
              </w:r>
            </w:del>
          </w:p>
        </w:tc>
      </w:tr>
    </w:tbl>
    <w:p w14:paraId="44AD7482" w14:textId="40BFE83E" w:rsidR="00854AB6" w:rsidRDefault="00854AB6">
      <w:pPr>
        <w:spacing w:line="240" w:lineRule="auto"/>
        <w:rPr>
          <w:rFonts w:eastAsia="Times New Roman"/>
          <w:bCs/>
          <w:sz w:val="24"/>
        </w:rPr>
      </w:pPr>
    </w:p>
    <w:p w14:paraId="5173C001" w14:textId="77777777" w:rsidR="009E6A89" w:rsidRDefault="009E6A89" w:rsidP="009E6A89">
      <w:pPr>
        <w:pStyle w:val="Heading3"/>
      </w:pPr>
      <w:bookmarkStart w:id="776" w:name="_Toc467578352"/>
      <w:r w:rsidRPr="00915D3B">
        <w:t>Tjänstekontraktsspecifika krav och regler</w:t>
      </w:r>
      <w:bookmarkEnd w:id="776"/>
    </w:p>
    <w:p w14:paraId="6099C06D" w14:textId="77777777" w:rsidR="009E6A89" w:rsidRDefault="009E6A89" w:rsidP="009E6A89">
      <w:r w:rsidRPr="00915D3B">
        <w:t>Till denna informationsmängd finns regler som ej uttrycks i schemafilerna och tabellen ovan. Dessa återfinns nedan.</w:t>
      </w:r>
    </w:p>
    <w:p w14:paraId="0577FC2E" w14:textId="77777777" w:rsidR="009E6A89" w:rsidRPr="00915D3B" w:rsidRDefault="009E6A89" w:rsidP="009E6A89">
      <w:pPr>
        <w:rPr>
          <w:sz w:val="22"/>
          <w:u w:val="single"/>
        </w:rPr>
      </w:pPr>
      <w:r w:rsidRPr="00915D3B">
        <w:rPr>
          <w:sz w:val="22"/>
          <w:u w:val="single"/>
        </w:rPr>
        <w:t xml:space="preserve">*1) </w:t>
      </w:r>
      <w:r>
        <w:rPr>
          <w:sz w:val="22"/>
          <w:u w:val="single"/>
        </w:rPr>
        <w:t>searchBase</w:t>
      </w:r>
    </w:p>
    <w:p w14:paraId="3B81375A" w14:textId="77777777" w:rsidR="006F01BF" w:rsidRDefault="009E6A89" w:rsidP="00854AB6">
      <w:pPr>
        <w:rPr>
          <w:rFonts w:cs="Arial"/>
        </w:rPr>
      </w:pPr>
      <w:r>
        <w:rPr>
          <w:rFonts w:cs="Arial"/>
        </w:rPr>
        <w:t>För GetHealthCareUnitList används följande sökningar/sökbaser:</w:t>
      </w:r>
      <w:r>
        <w:rPr>
          <w:rFonts w:cs="Arial"/>
        </w:rPr>
        <w:br/>
        <w:t>- Sök efter vårdgivaren: i anropet angiven sökbas</w:t>
      </w:r>
      <w:r>
        <w:rPr>
          <w:rFonts w:cs="Arial"/>
        </w:rPr>
        <w:br/>
        <w:t>- Sök efter vårdenheter: i anropet angiven sökbas</w:t>
      </w:r>
    </w:p>
    <w:p w14:paraId="09C942CE" w14:textId="77777777" w:rsidR="00854AB6" w:rsidRDefault="00854AB6" w:rsidP="00854AB6">
      <w:pPr>
        <w:rPr>
          <w:color w:val="4F81BD" w:themeColor="accent1"/>
        </w:rPr>
      </w:pPr>
    </w:p>
    <w:p w14:paraId="09148AAB" w14:textId="77777777" w:rsidR="00854AB6" w:rsidRPr="00776D68" w:rsidRDefault="00854AB6" w:rsidP="00854AB6">
      <w:pPr>
        <w:pStyle w:val="Heading4"/>
      </w:pPr>
      <w:r w:rsidRPr="00776D68">
        <w:t>Icke funktionella krav</w:t>
      </w:r>
    </w:p>
    <w:p w14:paraId="444D553B" w14:textId="77777777" w:rsidR="00BB38AF" w:rsidRPr="00915D3B" w:rsidRDefault="00BB38AF" w:rsidP="00854AB6">
      <w:pPr>
        <w:pStyle w:val="Heading5"/>
      </w:pPr>
      <w:r w:rsidRPr="00915D3B">
        <w:t>SLA-krav</w:t>
      </w:r>
    </w:p>
    <w:p w14:paraId="65CB8276" w14:textId="77777777" w:rsidR="00BB38AF" w:rsidRPr="00915D3B" w:rsidRDefault="00BB38AF" w:rsidP="00BB38AF">
      <w:pPr>
        <w:keepNext/>
      </w:pPr>
      <w:r w:rsidRPr="00915D3B">
        <w:t xml:space="preserve">Svarstider är specifika för respektive tjänstekontrakt. </w:t>
      </w:r>
    </w:p>
    <w:p w14:paraId="4B58DFDA" w14:textId="77777777" w:rsidR="00BB38AF" w:rsidRPr="00915D3B" w:rsidRDefault="00BB38AF" w:rsidP="00BB38AF">
      <w:pPr>
        <w:keepNext/>
      </w:pPr>
      <w:r w:rsidRPr="00915D3B">
        <w:t>Krav på svarstider är dock inte definierade idag, men följande svarstidsnivå uppfylls idag (förutsatt SSL-uppkoppling):</w:t>
      </w:r>
    </w:p>
    <w:tbl>
      <w:tblPr>
        <w:tblStyle w:val="TableGrid"/>
        <w:tblW w:w="9039" w:type="dxa"/>
        <w:tblLook w:val="04A0" w:firstRow="1" w:lastRow="0" w:firstColumn="1" w:lastColumn="0" w:noHBand="0" w:noVBand="1"/>
      </w:tblPr>
      <w:tblGrid>
        <w:gridCol w:w="3585"/>
        <w:gridCol w:w="2619"/>
        <w:gridCol w:w="2835"/>
      </w:tblGrid>
      <w:tr w:rsidR="00BB38AF" w:rsidRPr="00915D3B" w14:paraId="15A95A02" w14:textId="77777777" w:rsidTr="000105E5">
        <w:tc>
          <w:tcPr>
            <w:tcW w:w="3585" w:type="dxa"/>
          </w:tcPr>
          <w:p w14:paraId="2B90991F" w14:textId="77777777" w:rsidR="00BB38AF" w:rsidRPr="00915D3B" w:rsidRDefault="00BB38AF" w:rsidP="000105E5">
            <w:pPr>
              <w:keepNext/>
              <w:rPr>
                <w:b/>
              </w:rPr>
            </w:pPr>
            <w:r w:rsidRPr="00915D3B">
              <w:rPr>
                <w:b/>
              </w:rPr>
              <w:t>Metod</w:t>
            </w:r>
          </w:p>
        </w:tc>
        <w:tc>
          <w:tcPr>
            <w:tcW w:w="2619" w:type="dxa"/>
          </w:tcPr>
          <w:p w14:paraId="654EF574" w14:textId="77777777" w:rsidR="00BB38AF" w:rsidRPr="00915D3B" w:rsidRDefault="00BB38AF" w:rsidP="000105E5">
            <w:pPr>
              <w:keepNext/>
              <w:rPr>
                <w:b/>
              </w:rPr>
            </w:pPr>
            <w:r w:rsidRPr="00915D3B">
              <w:rPr>
                <w:b/>
              </w:rPr>
              <w:t>Svarstider måste garanteras upp till följande last</w:t>
            </w:r>
          </w:p>
        </w:tc>
        <w:tc>
          <w:tcPr>
            <w:tcW w:w="2835" w:type="dxa"/>
          </w:tcPr>
          <w:p w14:paraId="212B5003" w14:textId="77777777" w:rsidR="00BB38AF" w:rsidRPr="00915D3B" w:rsidRDefault="00BB38AF" w:rsidP="000105E5">
            <w:pPr>
              <w:keepNext/>
              <w:rPr>
                <w:b/>
              </w:rPr>
            </w:pPr>
            <w:r w:rsidRPr="00915D3B">
              <w:rPr>
                <w:b/>
              </w:rPr>
              <w:t>Svarstid för 95 % av alla anrop ligger inom</w:t>
            </w:r>
          </w:p>
        </w:tc>
      </w:tr>
      <w:tr w:rsidR="00BB38AF" w:rsidRPr="00915D3B" w14:paraId="563C1F9C" w14:textId="77777777" w:rsidTr="000105E5">
        <w:tc>
          <w:tcPr>
            <w:tcW w:w="3585" w:type="dxa"/>
          </w:tcPr>
          <w:p w14:paraId="1CEECD2E" w14:textId="77777777" w:rsidR="00BB38AF" w:rsidRPr="00915D3B" w:rsidRDefault="00BB38AF" w:rsidP="000105E5">
            <w:r w:rsidRPr="00915D3B">
              <w:t>GetHealthCareUnitList</w:t>
            </w:r>
          </w:p>
        </w:tc>
        <w:tc>
          <w:tcPr>
            <w:tcW w:w="2619" w:type="dxa"/>
          </w:tcPr>
          <w:p w14:paraId="10421802" w14:textId="77777777" w:rsidR="00BB38AF" w:rsidRPr="00915D3B" w:rsidRDefault="00BB38AF" w:rsidP="000105E5">
            <w:r w:rsidRPr="00915D3B">
              <w:t>1 anrop/s</w:t>
            </w:r>
          </w:p>
        </w:tc>
        <w:tc>
          <w:tcPr>
            <w:tcW w:w="2835" w:type="dxa"/>
          </w:tcPr>
          <w:p w14:paraId="529FC457" w14:textId="77777777" w:rsidR="00BB38AF" w:rsidRPr="00915D3B" w:rsidRDefault="00BB38AF" w:rsidP="000105E5">
            <w:r w:rsidRPr="00915D3B">
              <w:t xml:space="preserve">  2000 ms</w:t>
            </w:r>
          </w:p>
        </w:tc>
      </w:tr>
    </w:tbl>
    <w:p w14:paraId="5B79CA68" w14:textId="77777777" w:rsidR="00854AB6" w:rsidRPr="00ED19D0" w:rsidRDefault="00854AB6" w:rsidP="00854AB6">
      <w:pPr>
        <w:pStyle w:val="BodyText"/>
      </w:pPr>
    </w:p>
    <w:p w14:paraId="5B9593FD" w14:textId="77777777" w:rsidR="00BB38AF" w:rsidRPr="00915D3B" w:rsidRDefault="00BB38AF" w:rsidP="00854AB6">
      <w:pPr>
        <w:pStyle w:val="Heading5"/>
      </w:pPr>
      <w:r w:rsidRPr="00915D3B">
        <w:t>Logiska fel</w:t>
      </w:r>
    </w:p>
    <w:p w14:paraId="145B3578" w14:textId="5CD93C69" w:rsidR="00BB38AF" w:rsidRPr="00915D3B" w:rsidDel="000B3E98" w:rsidRDefault="00BB38AF" w:rsidP="00BB38AF">
      <w:pPr>
        <w:rPr>
          <w:del w:id="777" w:author="Littorin Henrika" w:date="2016-09-06T16:52:00Z"/>
        </w:rPr>
      </w:pPr>
      <w:del w:id="778" w:author="Littorin Henrika" w:date="2016-09-06T16:52:00Z">
        <w:r w:rsidRPr="00915D3B" w:rsidDel="000B3E98">
          <w:delText xml:space="preserve">För alla logiska fel returneras </w:delText>
        </w:r>
        <w:r w:rsidRPr="00915D3B" w:rsidDel="000B3E98">
          <w:rPr>
            <w:rFonts w:ascii="Times New Roman" w:hAnsi="Times New Roman"/>
            <w:szCs w:val="20"/>
          </w:rPr>
          <w:delText>resultCode=ERROR</w:delText>
        </w:r>
        <w:r w:rsidRPr="00915D3B" w:rsidDel="000B3E98">
          <w:delText xml:space="preserve"> och en förklarande text i </w:delText>
        </w:r>
        <w:r w:rsidRPr="00915D3B" w:rsidDel="000B3E98">
          <w:rPr>
            <w:rFonts w:ascii="Times New Roman" w:hAnsi="Times New Roman"/>
            <w:szCs w:val="20"/>
          </w:rPr>
          <w:delText>resultText. Följande logiska fel har identifierats för detta kontrakt:</w:delText>
        </w:r>
      </w:del>
    </w:p>
    <w:p w14:paraId="7FDCA8A7" w14:textId="77777777" w:rsidR="00B3482F" w:rsidRDefault="00B3482F" w:rsidP="00B3482F">
      <w:pPr>
        <w:rPr>
          <w:ins w:id="779" w:author="Ronny Nilsson" w:date="2016-08-26T13:30:00Z"/>
          <w:rFonts w:cs="Arial"/>
          <w:szCs w:val="20"/>
        </w:rPr>
      </w:pPr>
      <w:ins w:id="780" w:author="Ronny Nilsson" w:date="2016-08-26T13:30:00Z">
        <w:r>
          <w:rPr>
            <w:rFonts w:cs="Arial"/>
            <w:szCs w:val="20"/>
          </w:rPr>
          <w:t>Logiska fel hanteras enligt:</w:t>
        </w:r>
      </w:ins>
    </w:p>
    <w:p w14:paraId="4F3F03DB" w14:textId="77777777" w:rsidR="00B3482F" w:rsidRPr="00B360DE" w:rsidRDefault="00B3482F" w:rsidP="00B3482F">
      <w:pPr>
        <w:pStyle w:val="ListParagraph"/>
        <w:numPr>
          <w:ilvl w:val="0"/>
          <w:numId w:val="27"/>
        </w:numPr>
        <w:spacing w:after="120" w:line="240" w:lineRule="auto"/>
        <w:contextualSpacing w:val="0"/>
        <w:rPr>
          <w:ins w:id="781" w:author="Ronny Nilsson" w:date="2016-08-26T13:30:00Z"/>
        </w:rPr>
      </w:pPr>
      <w:ins w:id="782" w:author="Ronny Nilsson" w:date="2016-08-26T13:30:00Z">
        <w:r>
          <w:t>Om a</w:t>
        </w:r>
        <w:r w:rsidRPr="00B360DE">
          <w:t xml:space="preserve">ngiven sökbas </w:t>
        </w:r>
        <w:r>
          <w:t xml:space="preserve">inte </w:t>
        </w:r>
        <w:r w:rsidRPr="00B360DE">
          <w:t>finns i katalogen</w:t>
        </w:r>
        <w:r>
          <w:t>, returneras ett tomt svar</w:t>
        </w:r>
        <w:r w:rsidRPr="00B360DE">
          <w:t>.</w:t>
        </w:r>
      </w:ins>
    </w:p>
    <w:p w14:paraId="3F83C5B2" w14:textId="14EF61E9" w:rsidR="00B3482F" w:rsidRDefault="00B3482F" w:rsidP="00B3482F">
      <w:pPr>
        <w:pStyle w:val="ListParagraph"/>
        <w:numPr>
          <w:ilvl w:val="0"/>
          <w:numId w:val="27"/>
        </w:numPr>
        <w:spacing w:after="120" w:line="240" w:lineRule="auto"/>
        <w:contextualSpacing w:val="0"/>
        <w:rPr>
          <w:ins w:id="783" w:author="Ronny Nilsson" w:date="2016-08-26T13:30:00Z"/>
        </w:rPr>
      </w:pPr>
      <w:ins w:id="784" w:author="Ronny Nilsson" w:date="2016-08-26T13:30:00Z">
        <w:r>
          <w:t>Om s</w:t>
        </w:r>
        <w:r w:rsidRPr="00B360DE">
          <w:t xml:space="preserve">ökt </w:t>
        </w:r>
      </w:ins>
      <w:ins w:id="785" w:author="Ronny Nilsson" w:date="2016-08-26T13:32:00Z">
        <w:r>
          <w:t>vårdgivare</w:t>
        </w:r>
      </w:ins>
      <w:ins w:id="786" w:author="Ronny Nilsson" w:date="2016-08-26T13:30:00Z">
        <w:r w:rsidRPr="00B360DE">
          <w:t xml:space="preserve"> </w:t>
        </w:r>
        <w:r>
          <w:t>inte kan hittas</w:t>
        </w:r>
        <w:r w:rsidRPr="00B360DE">
          <w:t xml:space="preserve"> i katalogen</w:t>
        </w:r>
        <w:r>
          <w:t>, så returneras tomt svar</w:t>
        </w:r>
        <w:r w:rsidRPr="00B360DE">
          <w:t>.</w:t>
        </w:r>
      </w:ins>
    </w:p>
    <w:p w14:paraId="3D440F09" w14:textId="19DD1DD8" w:rsidR="00B3482F" w:rsidRDefault="00B3482F" w:rsidP="00B3482F">
      <w:pPr>
        <w:pStyle w:val="ListParagraph"/>
        <w:numPr>
          <w:ilvl w:val="0"/>
          <w:numId w:val="27"/>
        </w:numPr>
        <w:spacing w:after="120" w:line="240" w:lineRule="auto"/>
        <w:contextualSpacing w:val="0"/>
        <w:rPr>
          <w:ins w:id="787" w:author="Ronny Nilsson" w:date="2016-08-26T13:30:00Z"/>
        </w:rPr>
      </w:pPr>
      <w:ins w:id="788" w:author="Ronny Nilsson" w:date="2016-08-26T13:30:00Z">
        <w:r>
          <w:t>Om s</w:t>
        </w:r>
        <w:r w:rsidRPr="00B360DE">
          <w:t xml:space="preserve">ökt </w:t>
        </w:r>
        <w:r>
          <w:t>enhet</w:t>
        </w:r>
        <w:r w:rsidRPr="00B360DE">
          <w:t xml:space="preserve"> </w:t>
        </w:r>
        <w:r>
          <w:t>inte är en vård</w:t>
        </w:r>
      </w:ins>
      <w:ins w:id="789" w:author="Ronny Nilsson" w:date="2016-08-26T13:32:00Z">
        <w:r>
          <w:t>givare</w:t>
        </w:r>
      </w:ins>
      <w:ins w:id="790" w:author="Ronny Nilsson" w:date="2016-08-26T13:33:00Z">
        <w:r>
          <w:t>, eller om vårdgivaren saknar någon obligatorisk uppgift (namn, HSA-</w:t>
        </w:r>
      </w:ins>
      <w:ins w:id="791" w:author="Littorin Henrika" w:date="2016-09-06T16:53:00Z">
        <w:r w:rsidR="000B3E98">
          <w:t>i</w:t>
        </w:r>
      </w:ins>
      <w:ins w:id="792" w:author="Ronny Nilsson" w:date="2016-08-26T13:33:00Z">
        <w:r>
          <w:t>d eller organisationsnummer)</w:t>
        </w:r>
      </w:ins>
      <w:ins w:id="793" w:author="Ronny Nilsson" w:date="2016-08-26T13:30:00Z">
        <w:r>
          <w:t>, så returneras tomt svar</w:t>
        </w:r>
        <w:r w:rsidRPr="00B360DE">
          <w:t xml:space="preserve"> .</w:t>
        </w:r>
      </w:ins>
    </w:p>
    <w:p w14:paraId="0DD7CB66" w14:textId="5F0EDA10" w:rsidR="00B3482F" w:rsidRDefault="00B3482F" w:rsidP="00B3482F">
      <w:pPr>
        <w:pStyle w:val="ListParagraph"/>
        <w:numPr>
          <w:ilvl w:val="0"/>
          <w:numId w:val="27"/>
        </w:numPr>
        <w:spacing w:after="120" w:line="240" w:lineRule="auto"/>
        <w:contextualSpacing w:val="0"/>
        <w:rPr>
          <w:ins w:id="794" w:author="Ronny Nilsson" w:date="2016-08-26T13:34:00Z"/>
        </w:rPr>
      </w:pPr>
      <w:ins w:id="795" w:author="Ronny Nilsson" w:date="2016-08-26T13:30:00Z">
        <w:r>
          <w:t xml:space="preserve">Om </w:t>
        </w:r>
      </w:ins>
      <w:ins w:id="796" w:author="Ronny Nilsson" w:date="2016-08-26T13:33:00Z">
        <w:r>
          <w:t xml:space="preserve">en </w:t>
        </w:r>
      </w:ins>
      <w:ins w:id="797" w:author="Ronny Nilsson" w:date="2016-08-26T13:30:00Z">
        <w:r>
          <w:t xml:space="preserve">vårdgivaren saknar </w:t>
        </w:r>
      </w:ins>
      <w:ins w:id="798" w:author="Ronny Nilsson" w:date="2016-08-26T13:33:00Z">
        <w:r>
          <w:t xml:space="preserve">någon </w:t>
        </w:r>
      </w:ins>
      <w:ins w:id="799" w:author="Ronny Nilsson" w:date="2016-08-26T13:30:00Z">
        <w:r>
          <w:t xml:space="preserve">obligatorisk uppgift </w:t>
        </w:r>
      </w:ins>
      <w:ins w:id="800" w:author="Ronny Nilsson" w:date="2016-08-26T13:34:00Z">
        <w:r>
          <w:t>(namn eller HSA-</w:t>
        </w:r>
      </w:ins>
      <w:ins w:id="801" w:author="Littorin Henrika" w:date="2016-09-06T16:53:00Z">
        <w:r w:rsidR="000B3E98">
          <w:t>i</w:t>
        </w:r>
      </w:ins>
      <w:ins w:id="802" w:author="Ronny Nilsson" w:date="2016-08-26T13:34:00Z">
        <w:r>
          <w:t xml:space="preserve">d) </w:t>
        </w:r>
      </w:ins>
      <w:ins w:id="803" w:author="Ronny Nilsson" w:date="2016-08-26T13:30:00Z">
        <w:r>
          <w:t>så returneras</w:t>
        </w:r>
      </w:ins>
      <w:ins w:id="804" w:author="Ronny Nilsson" w:date="2016-08-26T13:34:00Z">
        <w:r>
          <w:t xml:space="preserve"> ingen information om den vårdenheten.</w:t>
        </w:r>
      </w:ins>
    </w:p>
    <w:p w14:paraId="31821235" w14:textId="77777777" w:rsidR="00B3482F" w:rsidRPr="00915D3B" w:rsidRDefault="00B3482F" w:rsidP="00B3482F">
      <w:pPr>
        <w:pStyle w:val="ListParagraph"/>
        <w:numPr>
          <w:ilvl w:val="0"/>
          <w:numId w:val="27"/>
        </w:numPr>
        <w:spacing w:after="120" w:line="240" w:lineRule="auto"/>
        <w:contextualSpacing w:val="0"/>
        <w:rPr>
          <w:ins w:id="805" w:author="Ronny Nilsson" w:date="2016-08-26T13:30:00Z"/>
        </w:rPr>
      </w:pPr>
      <w:ins w:id="806" w:author="Ronny Nilsson" w:date="2016-08-26T13:30:00Z">
        <w:r>
          <w:t>för kontroll av att returnerade attributvärden följer specificerad syntax, så rekommenderas använda den Schematron vi tillhandahåller.</w:t>
        </w:r>
      </w:ins>
    </w:p>
    <w:p w14:paraId="0A1EE6EF" w14:textId="5C32EB00" w:rsidR="00BB38AF" w:rsidRPr="00915D3B" w:rsidDel="00B3482F" w:rsidRDefault="00BB38AF" w:rsidP="00BB38AF">
      <w:pPr>
        <w:rPr>
          <w:del w:id="807" w:author="Ronny Nilsson" w:date="2016-08-26T13:30:00Z"/>
          <w:rFonts w:cs="Arial"/>
        </w:rPr>
      </w:pPr>
      <w:del w:id="808" w:author="Ronny Nilsson" w:date="2016-08-26T13:30:00Z">
        <w:r w:rsidRPr="00915D3B" w:rsidDel="00B3482F">
          <w:rPr>
            <w:rFonts w:cs="Arial"/>
            <w:szCs w:val="20"/>
          </w:rPr>
          <w:delText>Fel för vilka ingen information returneras.</w:delText>
        </w:r>
      </w:del>
    </w:p>
    <w:p w14:paraId="5E8E03FD" w14:textId="7DCE1820" w:rsidR="00BB38AF" w:rsidRPr="00915D3B" w:rsidDel="00B3482F" w:rsidRDefault="00BB38AF" w:rsidP="00BB38AF">
      <w:pPr>
        <w:pStyle w:val="ListParagraph"/>
        <w:numPr>
          <w:ilvl w:val="0"/>
          <w:numId w:val="28"/>
        </w:numPr>
        <w:spacing w:after="120" w:line="240" w:lineRule="auto"/>
        <w:contextualSpacing w:val="0"/>
        <w:rPr>
          <w:del w:id="809" w:author="Ronny Nilsson" w:date="2016-08-26T13:30:00Z"/>
        </w:rPr>
      </w:pPr>
      <w:del w:id="810" w:author="Ronny Nilsson" w:date="2016-08-26T13:30:00Z">
        <w:r w:rsidRPr="00915D3B" w:rsidDel="00B3482F">
          <w:delText>Angiven sökbas finns inte i katalogen.</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;Fel;</w:delText>
        </w:r>
        <w:r w:rsidRPr="00915D3B" w:rsidDel="00B3482F">
          <w:delText>GetHealthCareUnitList; 1; Angiven sökbas: &lt;värde&gt; kan inte hittas”.</w:delText>
        </w:r>
      </w:del>
    </w:p>
    <w:p w14:paraId="093BDE59" w14:textId="34EEFF45" w:rsidR="00BB38AF" w:rsidRPr="00915D3B" w:rsidDel="00B3482F" w:rsidRDefault="00BB38AF" w:rsidP="00BB38AF">
      <w:pPr>
        <w:pStyle w:val="ListParagraph"/>
        <w:numPr>
          <w:ilvl w:val="0"/>
          <w:numId w:val="28"/>
        </w:numPr>
        <w:spacing w:after="120" w:line="240" w:lineRule="auto"/>
        <w:contextualSpacing w:val="0"/>
        <w:rPr>
          <w:del w:id="811" w:author="Ronny Nilsson" w:date="2016-08-26T13:30:00Z"/>
        </w:rPr>
      </w:pPr>
      <w:del w:id="812" w:author="Ronny Nilsson" w:date="2016-08-26T13:30:00Z">
        <w:r w:rsidRPr="00915D3B" w:rsidDel="00B3482F">
          <w:delText>Sökt vårdgivare finns inte i katalogen (det går inte att hitta något objekt med angivet HSA-id).</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;Fel;</w:delText>
        </w:r>
        <w:r w:rsidRPr="00915D3B" w:rsidDel="00B3482F">
          <w:delText>GetHealthCareUnitList; 2; Det går inte att hitta något objekt med angivet HSA-id: &lt;värde&gt;”.</w:delText>
        </w:r>
      </w:del>
    </w:p>
    <w:p w14:paraId="58CDC337" w14:textId="6B014BBC" w:rsidR="00BB38AF" w:rsidRPr="00915D3B" w:rsidDel="00B3482F" w:rsidRDefault="00BB38AF" w:rsidP="00BB38AF">
      <w:pPr>
        <w:pStyle w:val="ListParagraph"/>
        <w:numPr>
          <w:ilvl w:val="0"/>
          <w:numId w:val="28"/>
        </w:numPr>
        <w:spacing w:after="120" w:line="240" w:lineRule="auto"/>
        <w:contextualSpacing w:val="0"/>
        <w:rPr>
          <w:del w:id="813" w:author="Ronny Nilsson" w:date="2016-08-26T13:30:00Z"/>
        </w:rPr>
      </w:pPr>
      <w:del w:id="814" w:author="Ronny Nilsson" w:date="2016-08-26T13:30:00Z">
        <w:r w:rsidRPr="00915D3B" w:rsidDel="00B3482F">
          <w:delText>Objektet med angivet HSA-id är inte en vårdgivare.</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;Fel;</w:delText>
        </w:r>
        <w:r w:rsidRPr="00915D3B" w:rsidDel="00B3482F">
          <w:delText>GetHealthCareUnitList; 3; Objektet med angivet HSA-id: &lt;värde&gt; är inte en vårdgivare.”</w:delText>
        </w:r>
      </w:del>
    </w:p>
    <w:p w14:paraId="68C6E860" w14:textId="47756436" w:rsidR="00BB38AF" w:rsidDel="00B3482F" w:rsidRDefault="00BB38AF" w:rsidP="00BB38AF">
      <w:pPr>
        <w:pStyle w:val="ListParagraph"/>
        <w:numPr>
          <w:ilvl w:val="0"/>
          <w:numId w:val="28"/>
        </w:numPr>
        <w:spacing w:after="120" w:line="240" w:lineRule="auto"/>
        <w:contextualSpacing w:val="0"/>
        <w:rPr>
          <w:del w:id="815" w:author="Ronny Nilsson" w:date="2016-08-26T13:30:00Z"/>
        </w:rPr>
      </w:pPr>
      <w:del w:id="816" w:author="Ronny Nilsson" w:date="2016-08-26T13:30:00Z">
        <w:r w:rsidRPr="00915D3B" w:rsidDel="00B3482F">
          <w:delText>Det finns flera objekt med angivet HSA-Id</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;Fel;</w:delText>
        </w:r>
        <w:r w:rsidRPr="00915D3B" w:rsidDel="00B3482F">
          <w:delText>GetHealthCareUnitList; 4; Det finns flera objekt med angivet HSA-Id: &lt;värde&gt;”</w:delText>
        </w:r>
      </w:del>
    </w:p>
    <w:p w14:paraId="293112F0" w14:textId="65BA59C4" w:rsidR="00E47E1B" w:rsidRPr="00915D3B" w:rsidDel="00B3482F" w:rsidRDefault="00E47E1B" w:rsidP="00BB38AF">
      <w:pPr>
        <w:pStyle w:val="ListParagraph"/>
        <w:numPr>
          <w:ilvl w:val="0"/>
          <w:numId w:val="28"/>
        </w:numPr>
        <w:spacing w:after="120" w:line="240" w:lineRule="auto"/>
        <w:contextualSpacing w:val="0"/>
        <w:rPr>
          <w:del w:id="817" w:author="Ronny Nilsson" w:date="2016-08-26T13:30:00Z"/>
        </w:rPr>
      </w:pPr>
      <w:del w:id="818" w:author="Ronny Nilsson" w:date="2016-08-26T13:30:00Z">
        <w:r w:rsidDel="00B3482F">
          <w:delText>Det går inte att hitta några vårdenheter under vårdgivaren.</w:delText>
        </w:r>
        <w:r w:rsidDel="00B3482F">
          <w:br/>
        </w:r>
        <w:r w:rsidRPr="00915D3B" w:rsidDel="00B3482F">
          <w:rPr>
            <w:rFonts w:ascii="Times New Roman" w:hAnsi="Times New Roman"/>
            <w:szCs w:val="20"/>
          </w:rPr>
          <w:delText>resultText=</w:delText>
        </w:r>
        <w:r w:rsidRPr="00915D3B" w:rsidDel="00B3482F">
          <w:delText>”&lt;katalog-id&gt;</w:delText>
        </w:r>
        <w:r w:rsidDel="00B3482F">
          <w:delText>;Fel;GetHealthCareUnitList; 5</w:delText>
        </w:r>
        <w:r w:rsidRPr="00915D3B" w:rsidDel="00B3482F">
          <w:delText xml:space="preserve">; </w:delText>
        </w:r>
        <w:r w:rsidDel="00B3482F">
          <w:delText>Det går inte att hitta några vårdenheter under vårdgivaren.</w:delText>
        </w:r>
        <w:r w:rsidRPr="00915D3B" w:rsidDel="00B3482F">
          <w:delText xml:space="preserve"> </w:delText>
        </w:r>
        <w:r w:rsidDel="00B3482F">
          <w:delText xml:space="preserve">Gäller vårdgivaren </w:delText>
        </w:r>
        <w:r w:rsidRPr="00915D3B" w:rsidDel="00B3482F">
          <w:delText>&lt;</w:delText>
        </w:r>
        <w:r w:rsidDel="00B3482F">
          <w:delText>path</w:delText>
        </w:r>
        <w:r w:rsidRPr="00915D3B" w:rsidDel="00B3482F">
          <w:delText>&gt;”</w:delText>
        </w:r>
      </w:del>
    </w:p>
    <w:p w14:paraId="31CD8B16" w14:textId="1D916C1A" w:rsidR="00BB38AF" w:rsidRPr="00915D3B" w:rsidDel="00B3482F" w:rsidRDefault="00BB38AF" w:rsidP="00BB38AF">
      <w:pPr>
        <w:spacing w:after="120"/>
        <w:rPr>
          <w:del w:id="819" w:author="Ronny Nilsson" w:date="2016-08-26T13:30:00Z"/>
        </w:rPr>
      </w:pPr>
      <w:del w:id="820" w:author="Ronny Nilsson" w:date="2016-08-26T13:30:00Z">
        <w:r w:rsidRPr="00915D3B" w:rsidDel="00B3482F">
          <w:delText>Varnande fel för vilka fullständigt svar ändå ska returneras, men där en eller flera uppgifter pekas ut som felaktiga:</w:delText>
        </w:r>
      </w:del>
    </w:p>
    <w:p w14:paraId="355D8729" w14:textId="36230186" w:rsidR="00BB38AF" w:rsidRPr="00915D3B" w:rsidDel="00B3482F" w:rsidRDefault="00BB38AF" w:rsidP="00BB38AF">
      <w:pPr>
        <w:pStyle w:val="ListParagraph"/>
        <w:numPr>
          <w:ilvl w:val="0"/>
          <w:numId w:val="28"/>
        </w:numPr>
        <w:spacing w:after="120" w:line="240" w:lineRule="auto"/>
        <w:contextualSpacing w:val="0"/>
        <w:rPr>
          <w:del w:id="821" w:author="Ronny Nilsson" w:date="2016-08-26T13:30:00Z"/>
        </w:rPr>
      </w:pPr>
      <w:del w:id="822" w:author="Ronny Nilsson" w:date="2016-08-26T13:30:00Z">
        <w:r w:rsidRPr="00915D3B" w:rsidDel="00B3482F">
          <w:delText>Vårdgivarens Start-datum följer inte gällande syntax.</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;Varning;</w:delText>
        </w:r>
        <w:r w:rsidRPr="00915D3B" w:rsidDel="00B3482F">
          <w:delText>GetHealthCareUnitList; 10; Vårdgivarens Start-datum inte följer gällande syntax: &lt;värde&gt;. Gäller vårdgivaren &lt;path&gt;”</w:delText>
        </w:r>
      </w:del>
    </w:p>
    <w:p w14:paraId="60170443" w14:textId="1356EFF5" w:rsidR="00BB38AF" w:rsidRPr="00915D3B" w:rsidDel="00B3482F" w:rsidRDefault="00BB38AF" w:rsidP="00BB38AF">
      <w:pPr>
        <w:pStyle w:val="ListParagraph"/>
        <w:numPr>
          <w:ilvl w:val="0"/>
          <w:numId w:val="28"/>
        </w:numPr>
        <w:spacing w:after="120" w:line="240" w:lineRule="auto"/>
        <w:contextualSpacing w:val="0"/>
        <w:rPr>
          <w:del w:id="823" w:author="Ronny Nilsson" w:date="2016-08-26T13:30:00Z"/>
        </w:rPr>
      </w:pPr>
      <w:del w:id="824" w:author="Ronny Nilsson" w:date="2016-08-26T13:30:00Z">
        <w:r w:rsidRPr="00915D3B" w:rsidDel="00B3482F">
          <w:delText>Vårdgivarens Slut-datum följer inte gällande syntax.</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;Varning;</w:delText>
        </w:r>
        <w:r w:rsidRPr="00915D3B" w:rsidDel="00B3482F">
          <w:delText>GetHealthCareUnitList; 11; Vårdgivarens Slut-datum inte följer gällande syntax: &lt;värde&gt;. Gäller vårdgivaren &lt;path&gt;”</w:delText>
        </w:r>
      </w:del>
    </w:p>
    <w:p w14:paraId="6E0B6C68" w14:textId="715DFD51" w:rsidR="00BB38AF" w:rsidRPr="00915D3B" w:rsidDel="00B3482F" w:rsidRDefault="00BB38AF" w:rsidP="00BB38AF">
      <w:pPr>
        <w:pStyle w:val="ListParagraph"/>
        <w:numPr>
          <w:ilvl w:val="0"/>
          <w:numId w:val="28"/>
        </w:numPr>
        <w:spacing w:after="120" w:line="240" w:lineRule="auto"/>
        <w:contextualSpacing w:val="0"/>
        <w:rPr>
          <w:del w:id="825" w:author="Ronny Nilsson" w:date="2016-08-26T13:30:00Z"/>
        </w:rPr>
      </w:pPr>
      <w:del w:id="826" w:author="Ronny Nilsson" w:date="2016-08-26T13:30:00Z">
        <w:r w:rsidRPr="00915D3B" w:rsidDel="00B3482F">
          <w:delText>En vårdenhet saknar HSA-Id</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;Varning;</w:delText>
        </w:r>
        <w:r w:rsidRPr="00915D3B" w:rsidDel="00B3482F">
          <w:delText>GetHealthCareUnitList; 12; En vårdenhet saknar obligatorisk uppgift om HSA-Id. Gäller vårdenheten &lt;path&gt;”</w:delText>
        </w:r>
      </w:del>
    </w:p>
    <w:p w14:paraId="474ACB77" w14:textId="3F3B799A" w:rsidR="00BB38AF" w:rsidRPr="00915D3B" w:rsidDel="00B3482F" w:rsidRDefault="00BB38AF" w:rsidP="00BB38AF">
      <w:pPr>
        <w:pStyle w:val="ListParagraph"/>
        <w:numPr>
          <w:ilvl w:val="0"/>
          <w:numId w:val="28"/>
        </w:numPr>
        <w:spacing w:after="120" w:line="240" w:lineRule="auto"/>
        <w:contextualSpacing w:val="0"/>
        <w:rPr>
          <w:del w:id="827" w:author="Ronny Nilsson" w:date="2016-08-26T13:30:00Z"/>
        </w:rPr>
      </w:pPr>
      <w:del w:id="828" w:author="Ronny Nilsson" w:date="2016-08-26T13:30:00Z">
        <w:r w:rsidRPr="00915D3B" w:rsidDel="00B3482F">
          <w:delText>En vårdenhet har Start-datum som inte följer gällande syntax.</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;Varning;</w:delText>
        </w:r>
        <w:r w:rsidRPr="00915D3B" w:rsidDel="00B3482F">
          <w:delText>GetHealthCareUnitList; 13; En vårdenhet har Start-datum som inte följer gällande syntax: &lt;värde&gt;. Gäller vårdenheten &lt;path&gt;”</w:delText>
        </w:r>
      </w:del>
    </w:p>
    <w:p w14:paraId="1B6C6D79" w14:textId="6958D076" w:rsidR="00BB38AF" w:rsidDel="00B3482F" w:rsidRDefault="00BB38AF" w:rsidP="00BB38AF">
      <w:pPr>
        <w:pStyle w:val="ListParagraph"/>
        <w:numPr>
          <w:ilvl w:val="0"/>
          <w:numId w:val="28"/>
        </w:numPr>
        <w:spacing w:after="120" w:line="240" w:lineRule="auto"/>
        <w:contextualSpacing w:val="0"/>
        <w:rPr>
          <w:del w:id="829" w:author="Ronny Nilsson" w:date="2016-08-26T13:30:00Z"/>
        </w:rPr>
      </w:pPr>
      <w:del w:id="830" w:author="Ronny Nilsson" w:date="2016-08-26T13:30:00Z">
        <w:r w:rsidRPr="00915D3B" w:rsidDel="00B3482F">
          <w:delText>En vårdenhet har Slut-datum som inte följer gällande syntax.</w:delText>
        </w:r>
        <w:r w:rsidRPr="00915D3B" w:rsidDel="00B3482F">
          <w:br/>
        </w:r>
        <w:r w:rsidRPr="00915D3B" w:rsidDel="00B3482F">
          <w:rPr>
            <w:rFonts w:ascii="Times New Roman" w:hAnsi="Times New Roman"/>
            <w:szCs w:val="20"/>
          </w:rPr>
          <w:delText>resultText=</w:delText>
        </w:r>
        <w:r w:rsidRPr="00915D3B" w:rsidDel="00B3482F">
          <w:delText>”&lt;katalog-id&gt;</w:delText>
        </w:r>
        <w:r w:rsidR="003C03D0" w:rsidDel="00B3482F">
          <w:delText>;Varning;</w:delText>
        </w:r>
        <w:r w:rsidRPr="00915D3B" w:rsidDel="00B3482F">
          <w:delText>GetHealthCareUnitList; 14; En vårdenhet har Slut-datum som inte följer gällande syntax: &lt;värde&gt;. Gäller vårdenheten &lt;path&gt;”</w:delText>
        </w:r>
      </w:del>
    </w:p>
    <w:p w14:paraId="55286882" w14:textId="56782473" w:rsidR="00A10567" w:rsidRPr="00A879A5" w:rsidDel="00B3482F" w:rsidRDefault="00A10567" w:rsidP="00A10567">
      <w:pPr>
        <w:pStyle w:val="ListParagraph"/>
        <w:numPr>
          <w:ilvl w:val="0"/>
          <w:numId w:val="28"/>
        </w:numPr>
        <w:spacing w:after="120" w:line="240" w:lineRule="auto"/>
        <w:contextualSpacing w:val="0"/>
        <w:rPr>
          <w:del w:id="831" w:author="Ronny Nilsson" w:date="2016-08-26T13:30:00Z"/>
        </w:rPr>
      </w:pPr>
      <w:del w:id="832" w:author="Ronny Nilsson" w:date="2016-08-26T13:30:00Z">
        <w:r w:rsidDel="00B3482F">
          <w:delText>Felaktig multiplicitet för attribut. Attribut kan endast ha ett värde.</w:delText>
        </w:r>
        <w:r w:rsidDel="00B3482F">
          <w:br/>
        </w:r>
        <w:r w:rsidRPr="007F1ECD" w:rsidDel="00B3482F">
          <w:rPr>
            <w:rFonts w:ascii="Times New Roman" w:hAnsi="Times New Roman"/>
            <w:szCs w:val="20"/>
          </w:rPr>
          <w:delText>resultText=</w:delText>
        </w:r>
        <w:r w:rsidRPr="007F1ECD" w:rsidDel="00B3482F">
          <w:delText>”&lt;katalog-id&gt;</w:delText>
        </w:r>
        <w:r w:rsidR="003C03D0" w:rsidDel="00B3482F">
          <w:delText>;Varning;</w:delText>
        </w:r>
        <w:r w:rsidR="00C63C72" w:rsidRPr="00915D3B" w:rsidDel="00B3482F">
          <w:delText>GetHealthCareUnitList</w:delText>
        </w:r>
        <w:r w:rsidR="00C63C72" w:rsidDel="00B3482F">
          <w:delText xml:space="preserve"> </w:delText>
        </w:r>
        <w:r w:rsidDel="00B3482F">
          <w:delText>; 60</w:delText>
        </w:r>
        <w:r w:rsidRPr="007F1ECD" w:rsidDel="00B3482F">
          <w:delText xml:space="preserve">; </w:delText>
        </w:r>
        <w:r w:rsidDel="00B3482F">
          <w:delText>Attributet kan endast ha ett värde. Gäller attribut: &lt;värde&gt;. Gäller objekt: &lt;path&gt;”</w:delText>
        </w:r>
      </w:del>
    </w:p>
    <w:p w14:paraId="0D46188C" w14:textId="77777777" w:rsidR="00A10567" w:rsidRPr="00325B7D" w:rsidRDefault="00A10567" w:rsidP="00B520CD">
      <w:pPr>
        <w:pStyle w:val="ListParagraph"/>
        <w:spacing w:after="120" w:line="240" w:lineRule="auto"/>
        <w:ind w:firstLine="0"/>
        <w:contextualSpacing w:val="0"/>
      </w:pPr>
    </w:p>
    <w:p w14:paraId="29B07B3F"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833" w:name="_Toc467578353"/>
      <w:r w:rsidRPr="00915D3B">
        <w:lastRenderedPageBreak/>
        <w:t>Annan information om kontraktet</w:t>
      </w:r>
      <w:bookmarkEnd w:id="833"/>
    </w:p>
    <w:p w14:paraId="7274F3E1" w14:textId="77777777" w:rsidR="00BB38AF" w:rsidRPr="00915D3B" w:rsidRDefault="00BB38AF" w:rsidP="00BB38AF">
      <w:r w:rsidRPr="00915D3B">
        <w:t>-</w:t>
      </w:r>
    </w:p>
    <w:p w14:paraId="0BBCF055" w14:textId="77777777" w:rsidR="00BB38AF" w:rsidRPr="00915D3B" w:rsidRDefault="00BB38AF" w:rsidP="00BB38AF">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834" w:name="_Ref362009891"/>
      <w:bookmarkStart w:id="835" w:name="_Ref362009943"/>
      <w:bookmarkStart w:id="836" w:name="_Toc384204620"/>
      <w:bookmarkStart w:id="837" w:name="_Toc467578354"/>
      <w:r w:rsidRPr="00915D3B">
        <w:lastRenderedPageBreak/>
        <w:t>GetHealthCareUnitMembers</w:t>
      </w:r>
      <w:bookmarkEnd w:id="834"/>
      <w:bookmarkEnd w:id="835"/>
      <w:bookmarkEnd w:id="836"/>
      <w:bookmarkEnd w:id="837"/>
    </w:p>
    <w:p w14:paraId="6A5CAE70" w14:textId="77777777" w:rsidR="00BB38AF" w:rsidRPr="00915D3B" w:rsidRDefault="00BB38AF" w:rsidP="00BB38AF">
      <w:r w:rsidRPr="00915D3B">
        <w:t>Metoden söker fram alla kopplade enheter för den angivna vårdenheten. Kan användas av tjänstekonsumenten för att se vilka mottagningar och avdelningar som ingår i en klinik eller för att i ett användargränssnitt skapa en förvalslista med samtliga arbetsplatskoder kopplade till vårdenheten. Notera särskilt att alla enheter inte är kopplade till en vårdenhet och att samtliga arbetsplatskoder inte finns registrerade.</w:t>
      </w:r>
    </w:p>
    <w:p w14:paraId="009CFC6C"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838" w:name="_Toc467578355"/>
      <w:r w:rsidRPr="00915D3B">
        <w:t>Version</w:t>
      </w:r>
      <w:bookmarkEnd w:id="838"/>
    </w:p>
    <w:p w14:paraId="218C66C5" w14:textId="21DF1828" w:rsidR="00BB38AF" w:rsidRPr="00915D3B" w:rsidRDefault="00BB38AF" w:rsidP="00BB38AF">
      <w:r w:rsidRPr="00915D3B">
        <w:t xml:space="preserve">Version på detta kontrakt är </w:t>
      </w:r>
      <w:del w:id="839" w:author="Littorin Henrika" w:date="2016-08-24T09:42:00Z">
        <w:r w:rsidR="00125E67" w:rsidDel="00285222">
          <w:delText>1.</w:delText>
        </w:r>
        <w:r w:rsidR="00D42B41" w:rsidDel="00285222">
          <w:delText>2</w:delText>
        </w:r>
      </w:del>
      <w:ins w:id="840" w:author="Littorin Henrika" w:date="2016-08-24T09:42:00Z">
        <w:r w:rsidR="00285222">
          <w:t>2.0</w:t>
        </w:r>
      </w:ins>
      <w:r w:rsidRPr="00915D3B">
        <w:t>.</w:t>
      </w:r>
    </w:p>
    <w:p w14:paraId="224F5B80"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841" w:name="_Toc467578356"/>
      <w:r w:rsidRPr="00915D3B">
        <w:t>Fältregler</w:t>
      </w:r>
      <w:bookmarkEnd w:id="841"/>
    </w:p>
    <w:p w14:paraId="59760ADD" w14:textId="77777777" w:rsidR="00BB38AF" w:rsidRPr="00915D3B" w:rsidRDefault="00BB38AF" w:rsidP="00BB38AF">
      <w:r w:rsidRPr="00915D3B">
        <w:t>Nedanstående tabell beskriver varje element i begäran och svar. Har namnet en * finns ytterligare regler för detta element och beskrivs mer i detalj i stycket Regler. Attributen som levereras beskrivs mer ingående i nedan inklippta Exceldokument, med avseende på t.ex. fältlängder och krav på innehållet</w:t>
      </w:r>
      <w:r w:rsidRPr="00915D3B">
        <w:rPr>
          <w:rStyle w:val="FootnoteReference"/>
        </w:rPr>
        <w:footnoteReference w:id="3"/>
      </w:r>
      <w:r w:rsidRPr="00915D3B">
        <w:t xml:space="preserve">. </w:t>
      </w:r>
    </w:p>
    <w:p w14:paraId="208B9BD0" w14:textId="52741C87" w:rsidR="00BB38AF" w:rsidRDefault="00D94855" w:rsidP="00BB38AF">
      <w:pPr>
        <w:rPr>
          <w:ins w:id="848" w:author="Robert Lundmark" w:date="2016-11-08T14:33:00Z"/>
        </w:rPr>
      </w:pPr>
      <w:del w:id="849" w:author="Ronny Nilsson" w:date="2016-09-09T10:37:00Z">
        <w:r w:rsidDel="00D30A66">
          <w:object w:dxaOrig="1531" w:dyaOrig="990" w14:anchorId="72D2E016">
            <v:shape id="_x0000_i1030" type="#_x0000_t75" style="width:76.2pt;height:49.8pt" o:ole="">
              <v:imagedata r:id="rId12" o:title=""/>
            </v:shape>
            <o:OLEObject Type="Embed" ProgID="Excel.Sheet.8" ShapeID="_x0000_i1030" DrawAspect="Icon" ObjectID="_1541320184" r:id="rId18"/>
          </w:object>
        </w:r>
      </w:del>
    </w:p>
    <w:bookmarkStart w:id="850" w:name="_MON_1540207289"/>
    <w:bookmarkEnd w:id="850"/>
    <w:p w14:paraId="5E4A332C" w14:textId="1CFACD6A" w:rsidR="006C412B" w:rsidRPr="00915D3B" w:rsidRDefault="00C828FB" w:rsidP="00BB38AF">
      <w:ins w:id="851" w:author="Robert Lundmark" w:date="2016-11-08T14:33:00Z">
        <w:r>
          <w:object w:dxaOrig="1360" w:dyaOrig="880" w14:anchorId="06CDB73A">
            <v:shape id="_x0000_i1031" type="#_x0000_t75" style="width:68.4pt;height:44.4pt" o:ole="">
              <v:imagedata r:id="rId14" o:title=""/>
            </v:shape>
            <o:OLEObject Type="Embed" ProgID="Excel.Sheet.8" ShapeID="_x0000_i1031" DrawAspect="Icon" ObjectID="_1541320185" r:id="rId19"/>
          </w:object>
        </w:r>
      </w:ins>
    </w:p>
    <w:tbl>
      <w:tblPr>
        <w:tblStyle w:val="TableGrid"/>
        <w:tblW w:w="9606" w:type="dxa"/>
        <w:tblLayout w:type="fixed"/>
        <w:tblLook w:val="04A0" w:firstRow="1" w:lastRow="0" w:firstColumn="1" w:lastColumn="0" w:noHBand="0" w:noVBand="1"/>
      </w:tblPr>
      <w:tblGrid>
        <w:gridCol w:w="2660"/>
        <w:gridCol w:w="1417"/>
        <w:gridCol w:w="4111"/>
        <w:gridCol w:w="1418"/>
      </w:tblGrid>
      <w:tr w:rsidR="00BB38AF" w:rsidRPr="00915D3B" w14:paraId="45D671B6" w14:textId="77777777" w:rsidTr="003F12C9">
        <w:trPr>
          <w:cantSplit/>
          <w:trHeight w:val="384"/>
        </w:trPr>
        <w:tc>
          <w:tcPr>
            <w:tcW w:w="2660" w:type="dxa"/>
            <w:shd w:val="clear" w:color="auto" w:fill="D9D9D9" w:themeFill="background1" w:themeFillShade="D9"/>
            <w:vAlign w:val="bottom"/>
          </w:tcPr>
          <w:p w14:paraId="26E53C6D" w14:textId="77777777" w:rsidR="00BB38AF" w:rsidRPr="00915D3B" w:rsidRDefault="00BB38AF" w:rsidP="000105E5">
            <w:pPr>
              <w:rPr>
                <w:b/>
              </w:rPr>
            </w:pPr>
            <w:r w:rsidRPr="00915D3B">
              <w:rPr>
                <w:b/>
              </w:rPr>
              <w:t>Namn</w:t>
            </w:r>
          </w:p>
        </w:tc>
        <w:tc>
          <w:tcPr>
            <w:tcW w:w="1417" w:type="dxa"/>
            <w:shd w:val="clear" w:color="auto" w:fill="D9D9D9" w:themeFill="background1" w:themeFillShade="D9"/>
            <w:vAlign w:val="bottom"/>
          </w:tcPr>
          <w:p w14:paraId="434BEE79" w14:textId="77777777" w:rsidR="00BB38AF" w:rsidRPr="00915D3B" w:rsidRDefault="00BB38AF" w:rsidP="000105E5">
            <w:pPr>
              <w:rPr>
                <w:b/>
              </w:rPr>
            </w:pPr>
            <w:r w:rsidRPr="00915D3B">
              <w:rPr>
                <w:b/>
              </w:rPr>
              <w:t>Typ</w:t>
            </w:r>
          </w:p>
        </w:tc>
        <w:tc>
          <w:tcPr>
            <w:tcW w:w="4111" w:type="dxa"/>
            <w:shd w:val="clear" w:color="auto" w:fill="D9D9D9" w:themeFill="background1" w:themeFillShade="D9"/>
            <w:vAlign w:val="bottom"/>
          </w:tcPr>
          <w:p w14:paraId="53087FBB" w14:textId="77777777" w:rsidR="00BB38AF" w:rsidRPr="00915D3B" w:rsidRDefault="00BB38AF" w:rsidP="000105E5">
            <w:pPr>
              <w:rPr>
                <w:b/>
              </w:rPr>
            </w:pPr>
            <w:r w:rsidRPr="00915D3B">
              <w:rPr>
                <w:b/>
              </w:rPr>
              <w:t>Beskrivning</w:t>
            </w:r>
          </w:p>
        </w:tc>
        <w:tc>
          <w:tcPr>
            <w:tcW w:w="1418" w:type="dxa"/>
            <w:shd w:val="clear" w:color="auto" w:fill="D9D9D9" w:themeFill="background1" w:themeFillShade="D9"/>
            <w:vAlign w:val="bottom"/>
          </w:tcPr>
          <w:p w14:paraId="081918BB" w14:textId="77777777" w:rsidR="00BB38AF" w:rsidRPr="00915D3B" w:rsidRDefault="00BB38AF" w:rsidP="000105E5">
            <w:pPr>
              <w:rPr>
                <w:b/>
              </w:rPr>
            </w:pPr>
            <w:r w:rsidRPr="00915D3B">
              <w:rPr>
                <w:b/>
              </w:rPr>
              <w:t>Kardinalitet</w:t>
            </w:r>
          </w:p>
        </w:tc>
      </w:tr>
      <w:tr w:rsidR="00BB38AF" w:rsidRPr="00915D3B" w14:paraId="60231AD6" w14:textId="77777777" w:rsidTr="003F12C9">
        <w:trPr>
          <w:cantSplit/>
        </w:trPr>
        <w:tc>
          <w:tcPr>
            <w:tcW w:w="2660" w:type="dxa"/>
          </w:tcPr>
          <w:p w14:paraId="4ED51A4C" w14:textId="77777777" w:rsidR="00BB38AF" w:rsidRPr="00915D3B" w:rsidRDefault="00BB38AF" w:rsidP="000105E5">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Begäran</w:t>
            </w:r>
          </w:p>
        </w:tc>
        <w:tc>
          <w:tcPr>
            <w:tcW w:w="1417" w:type="dxa"/>
          </w:tcPr>
          <w:p w14:paraId="605EC4E0"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rPr>
            </w:pPr>
          </w:p>
        </w:tc>
        <w:tc>
          <w:tcPr>
            <w:tcW w:w="4111" w:type="dxa"/>
          </w:tcPr>
          <w:p w14:paraId="2EB3BB77"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402B81E6"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rPr>
            </w:pPr>
          </w:p>
        </w:tc>
      </w:tr>
      <w:tr w:rsidR="00BB38AF" w:rsidRPr="00915D3B" w14:paraId="73F529F6" w14:textId="77777777" w:rsidTr="003F12C9">
        <w:trPr>
          <w:cantSplit/>
        </w:trPr>
        <w:tc>
          <w:tcPr>
            <w:tcW w:w="2660" w:type="dxa"/>
          </w:tcPr>
          <w:p w14:paraId="3DC96C1E" w14:textId="77777777" w:rsidR="00BB38AF" w:rsidRPr="00915D3B" w:rsidRDefault="00BB38AF" w:rsidP="000105E5">
            <w:pPr>
              <w:pStyle w:val="TableParagraph"/>
              <w:spacing w:line="229" w:lineRule="exact"/>
              <w:ind w:left="102"/>
              <w:rPr>
                <w:rFonts w:ascii="Times New Roman" w:eastAsia="Times New Roman" w:hAnsi="Times New Roman" w:cs="Times New Roman"/>
                <w:sz w:val="20"/>
                <w:szCs w:val="20"/>
              </w:rPr>
            </w:pPr>
            <w:r w:rsidRPr="00915D3B">
              <w:rPr>
                <w:rFonts w:ascii="Times New Roman" w:eastAsia="Times New Roman" w:hAnsi="Times New Roman" w:cs="Times New Roman"/>
                <w:spacing w:val="-1"/>
                <w:sz w:val="20"/>
                <w:szCs w:val="20"/>
              </w:rPr>
              <w:t>healthCareUnitHsaId</w:t>
            </w:r>
          </w:p>
          <w:p w14:paraId="734595B5"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p>
        </w:tc>
        <w:tc>
          <w:tcPr>
            <w:tcW w:w="1417" w:type="dxa"/>
          </w:tcPr>
          <w:p w14:paraId="4F8D46A6"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String</w:t>
            </w:r>
          </w:p>
        </w:tc>
        <w:tc>
          <w:tcPr>
            <w:tcW w:w="4111" w:type="dxa"/>
          </w:tcPr>
          <w:p w14:paraId="79DC3EEB" w14:textId="77777777" w:rsidR="00BB38AF" w:rsidRPr="00915D3B" w:rsidRDefault="00BB38AF" w:rsidP="000105E5">
            <w:pPr>
              <w:pStyle w:val="TableParagraph"/>
              <w:spacing w:line="226" w:lineRule="exact"/>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HSA-id för vårdenhet enligt PDL.</w:t>
            </w:r>
          </w:p>
          <w:p w14:paraId="1166BDCD"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p>
        </w:tc>
        <w:tc>
          <w:tcPr>
            <w:tcW w:w="1418" w:type="dxa"/>
          </w:tcPr>
          <w:p w14:paraId="2D8C21B0"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1..1</w:t>
            </w:r>
          </w:p>
        </w:tc>
      </w:tr>
      <w:tr w:rsidR="00BB38AF" w:rsidRPr="00915D3B" w14:paraId="34D98571" w14:textId="77777777" w:rsidTr="003F12C9">
        <w:trPr>
          <w:cantSplit/>
        </w:trPr>
        <w:tc>
          <w:tcPr>
            <w:tcW w:w="2660" w:type="dxa"/>
          </w:tcPr>
          <w:p w14:paraId="1F57B815" w14:textId="09E812AE" w:rsidR="00BB38AF" w:rsidRPr="00915D3B" w:rsidRDefault="00BB38AF" w:rsidP="000105E5">
            <w:pPr>
              <w:pStyle w:val="TableParagraph"/>
              <w:spacing w:line="229"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searchBase</w:t>
            </w:r>
            <w:r w:rsidR="00EF08EA">
              <w:rPr>
                <w:rFonts w:ascii="Times New Roman" w:eastAsia="Times New Roman" w:hAnsi="Times New Roman" w:cs="Times New Roman"/>
                <w:spacing w:val="-1"/>
                <w:sz w:val="20"/>
                <w:szCs w:val="20"/>
              </w:rPr>
              <w:t xml:space="preserve"> </w:t>
            </w:r>
            <w:r w:rsidR="00EF08EA" w:rsidRPr="00915D3B">
              <w:t>*</w:t>
            </w:r>
            <w:r w:rsidR="00EF08EA">
              <w:rPr>
                <w:rFonts w:ascii="Times New Roman" w:eastAsia="Times New Roman" w:hAnsi="Times New Roman" w:cs="Times New Roman"/>
                <w:spacing w:val="-1"/>
                <w:sz w:val="20"/>
                <w:szCs w:val="20"/>
              </w:rPr>
              <w:t>1)</w:t>
            </w:r>
          </w:p>
        </w:tc>
        <w:tc>
          <w:tcPr>
            <w:tcW w:w="1417" w:type="dxa"/>
          </w:tcPr>
          <w:p w14:paraId="033DBEE5"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DN</w:t>
            </w:r>
          </w:p>
        </w:tc>
        <w:tc>
          <w:tcPr>
            <w:tcW w:w="4111" w:type="dxa"/>
          </w:tcPr>
          <w:p w14:paraId="72D112AF" w14:textId="77777777" w:rsidR="00BB38AF" w:rsidRPr="00915D3B" w:rsidRDefault="00BB38AF" w:rsidP="000105E5">
            <w:pPr>
              <w:pStyle w:val="TableTextsmall"/>
              <w:rPr>
                <w:spacing w:val="-1"/>
                <w:highlight w:val="yellow"/>
              </w:rPr>
            </w:pPr>
            <w:r w:rsidRPr="00AE0146">
              <w:rPr>
                <w:rFonts w:ascii="Times New Roman" w:hAnsi="Times New Roman"/>
                <w:spacing w:val="-1"/>
                <w:sz w:val="20"/>
              </w:rPr>
              <w:t>Sökbas. Om ingen sökbas anges används c=SE som sökbas.</w:t>
            </w:r>
          </w:p>
        </w:tc>
        <w:tc>
          <w:tcPr>
            <w:tcW w:w="1418" w:type="dxa"/>
          </w:tcPr>
          <w:p w14:paraId="59C6A5F5"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0..1</w:t>
            </w:r>
          </w:p>
        </w:tc>
      </w:tr>
      <w:tr w:rsidR="003D6B42" w:rsidRPr="00915D3B" w14:paraId="7C2EA8BC" w14:textId="77777777" w:rsidTr="003F12C9">
        <w:trPr>
          <w:cantSplit/>
        </w:trPr>
        <w:tc>
          <w:tcPr>
            <w:tcW w:w="2660" w:type="dxa"/>
          </w:tcPr>
          <w:p w14:paraId="42FF5ACE" w14:textId="1FED1960" w:rsidR="003D6B42" w:rsidRPr="00915D3B" w:rsidRDefault="003D6B42" w:rsidP="003D6B42">
            <w:pPr>
              <w:pStyle w:val="TableParagraph"/>
              <w:spacing w:line="229" w:lineRule="exact"/>
              <w:ind w:left="102"/>
              <w:rPr>
                <w:rFonts w:ascii="Times New Roman" w:eastAsia="Times New Roman" w:hAnsi="Times New Roman" w:cs="Times New Roman"/>
                <w:spacing w:val="-1"/>
                <w:sz w:val="20"/>
                <w:szCs w:val="20"/>
              </w:rPr>
            </w:pPr>
            <w:r w:rsidRPr="00944C22">
              <w:rPr>
                <w:rFonts w:ascii="Times New Roman" w:hAnsi="Times New Roman" w:cs="Times New Roman"/>
                <w:sz w:val="20"/>
                <w:szCs w:val="20"/>
              </w:rPr>
              <w:t>includeFeignedObject</w:t>
            </w:r>
          </w:p>
        </w:tc>
        <w:tc>
          <w:tcPr>
            <w:tcW w:w="1417" w:type="dxa"/>
          </w:tcPr>
          <w:p w14:paraId="594B5EC3" w14:textId="65F32F05"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boolean</w:t>
            </w:r>
          </w:p>
        </w:tc>
        <w:tc>
          <w:tcPr>
            <w:tcW w:w="4111" w:type="dxa"/>
          </w:tcPr>
          <w:p w14:paraId="3B7F3515" w14:textId="3D5FC708" w:rsidR="003D6B42" w:rsidRPr="00AE0146" w:rsidRDefault="003D6B42" w:rsidP="003D6B42">
            <w:pPr>
              <w:pStyle w:val="TableTextsmall"/>
              <w:rPr>
                <w:rFonts w:ascii="Times New Roman" w:hAnsi="Times New Roman"/>
                <w:spacing w:val="-1"/>
                <w:sz w:val="20"/>
              </w:rPr>
            </w:pPr>
            <w:r w:rsidRPr="00AE0146">
              <w:rPr>
                <w:rFonts w:ascii="Times New Roman" w:hAnsi="Times New Roman"/>
                <w:spacing w:val="-1"/>
                <w:sz w:val="20"/>
              </w:rPr>
              <w:t>true: om metoden ska leverera svar med fingerade objekt. Uteblivet värde tolkas som false, dvs inga fingerade objekt levereras.</w:t>
            </w:r>
          </w:p>
        </w:tc>
        <w:tc>
          <w:tcPr>
            <w:tcW w:w="1418" w:type="dxa"/>
          </w:tcPr>
          <w:p w14:paraId="1A244318" w14:textId="1E634D2F"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0..1</w:t>
            </w:r>
          </w:p>
        </w:tc>
      </w:tr>
      <w:tr w:rsidR="003D6B42" w:rsidRPr="00915D3B" w14:paraId="3210557C" w14:textId="77777777" w:rsidTr="003F12C9">
        <w:trPr>
          <w:cantSplit/>
        </w:trPr>
        <w:tc>
          <w:tcPr>
            <w:tcW w:w="2660" w:type="dxa"/>
          </w:tcPr>
          <w:p w14:paraId="17E106F0" w14:textId="77777777" w:rsidR="003D6B42" w:rsidRPr="00915D3B" w:rsidRDefault="003D6B42" w:rsidP="003D6B42">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Svar</w:t>
            </w:r>
          </w:p>
        </w:tc>
        <w:tc>
          <w:tcPr>
            <w:tcW w:w="1417" w:type="dxa"/>
          </w:tcPr>
          <w:p w14:paraId="2ED3D239" w14:textId="77777777"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p>
        </w:tc>
        <w:tc>
          <w:tcPr>
            <w:tcW w:w="4111" w:type="dxa"/>
          </w:tcPr>
          <w:p w14:paraId="0F348E8E" w14:textId="77777777"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6E4D99C0" w14:textId="77777777"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p>
        </w:tc>
      </w:tr>
      <w:tr w:rsidR="003D6B42" w:rsidRPr="00915D3B" w14:paraId="59FA44B9" w14:textId="77777777" w:rsidTr="003F12C9">
        <w:trPr>
          <w:cantSplit/>
        </w:trPr>
        <w:tc>
          <w:tcPr>
            <w:tcW w:w="2660" w:type="dxa"/>
          </w:tcPr>
          <w:p w14:paraId="37AC3DC1" w14:textId="77777777" w:rsidR="003D6B42" w:rsidRPr="00915D3B" w:rsidRDefault="003D6B42" w:rsidP="003D6B42">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healthCareUnitMembers</w:t>
            </w:r>
          </w:p>
        </w:tc>
        <w:tc>
          <w:tcPr>
            <w:tcW w:w="1417" w:type="dxa"/>
          </w:tcPr>
          <w:p w14:paraId="65C9E86E" w14:textId="77777777"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HealthCareUnitMembersType</w:t>
            </w:r>
          </w:p>
        </w:tc>
        <w:tc>
          <w:tcPr>
            <w:tcW w:w="4111" w:type="dxa"/>
          </w:tcPr>
          <w:p w14:paraId="0DE6C391" w14:textId="77777777"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Information om vårdenheten och dess kopplade enheter</w:t>
            </w:r>
          </w:p>
        </w:tc>
        <w:tc>
          <w:tcPr>
            <w:tcW w:w="1418" w:type="dxa"/>
          </w:tcPr>
          <w:p w14:paraId="68E951F6" w14:textId="77777777" w:rsidR="003D6B42" w:rsidRPr="00915D3B" w:rsidRDefault="003D6B42" w:rsidP="003D6B42">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0..1</w:t>
            </w:r>
          </w:p>
        </w:tc>
      </w:tr>
      <w:tr w:rsidR="003D6B42" w:rsidRPr="00915D3B" w14:paraId="19303D5C" w14:textId="77777777" w:rsidTr="003F12C9">
        <w:trPr>
          <w:cantSplit/>
        </w:trPr>
        <w:tc>
          <w:tcPr>
            <w:tcW w:w="2660" w:type="dxa"/>
            <w:vAlign w:val="center"/>
          </w:tcPr>
          <w:p w14:paraId="712B5ECC"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..healthCareUnitName</w:t>
            </w:r>
          </w:p>
        </w:tc>
        <w:tc>
          <w:tcPr>
            <w:tcW w:w="1417" w:type="dxa"/>
            <w:vAlign w:val="center"/>
          </w:tcPr>
          <w:p w14:paraId="27E0A009"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6F6850B5"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Vårdenhetens namn.</w:t>
            </w:r>
          </w:p>
        </w:tc>
        <w:tc>
          <w:tcPr>
            <w:tcW w:w="1418" w:type="dxa"/>
            <w:vAlign w:val="center"/>
          </w:tcPr>
          <w:p w14:paraId="0FED2EFC"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1..1</w:t>
            </w:r>
          </w:p>
        </w:tc>
      </w:tr>
      <w:tr w:rsidR="003D6B42" w:rsidRPr="00915D3B" w14:paraId="572F052A" w14:textId="77777777" w:rsidTr="003F12C9">
        <w:trPr>
          <w:cantSplit/>
        </w:trPr>
        <w:tc>
          <w:tcPr>
            <w:tcW w:w="2660" w:type="dxa"/>
            <w:vAlign w:val="center"/>
          </w:tcPr>
          <w:p w14:paraId="6AAEB4A8"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..healthCareUnitHsaId</w:t>
            </w:r>
          </w:p>
        </w:tc>
        <w:tc>
          <w:tcPr>
            <w:tcW w:w="1417" w:type="dxa"/>
            <w:vAlign w:val="center"/>
          </w:tcPr>
          <w:p w14:paraId="4B5580C0"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2A3918EC"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Vårdenhetens HSA-id</w:t>
            </w:r>
          </w:p>
        </w:tc>
        <w:tc>
          <w:tcPr>
            <w:tcW w:w="1418" w:type="dxa"/>
            <w:vAlign w:val="center"/>
          </w:tcPr>
          <w:p w14:paraId="6B7DE109"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1..1</w:t>
            </w:r>
          </w:p>
        </w:tc>
      </w:tr>
      <w:tr w:rsidR="003D6B42" w:rsidRPr="00915D3B" w14:paraId="536C3FA3" w14:textId="77777777" w:rsidTr="003F12C9">
        <w:trPr>
          <w:cantSplit/>
        </w:trPr>
        <w:tc>
          <w:tcPr>
            <w:tcW w:w="2660" w:type="dxa"/>
            <w:vAlign w:val="center"/>
          </w:tcPr>
          <w:p w14:paraId="41E5EF81"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..healthCareUnitStartDate</w:t>
            </w:r>
          </w:p>
        </w:tc>
        <w:tc>
          <w:tcPr>
            <w:tcW w:w="1417" w:type="dxa"/>
            <w:vAlign w:val="center"/>
          </w:tcPr>
          <w:p w14:paraId="2D21FA23"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dateTime</w:t>
            </w:r>
          </w:p>
        </w:tc>
        <w:tc>
          <w:tcPr>
            <w:tcW w:w="4111" w:type="dxa"/>
            <w:vAlign w:val="center"/>
          </w:tcPr>
          <w:p w14:paraId="0B85D521"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Startdatum för vårdenhetens verksamhet.</w:t>
            </w:r>
          </w:p>
        </w:tc>
        <w:tc>
          <w:tcPr>
            <w:tcW w:w="1418" w:type="dxa"/>
            <w:vAlign w:val="center"/>
          </w:tcPr>
          <w:p w14:paraId="284E003F"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0..1</w:t>
            </w:r>
          </w:p>
        </w:tc>
      </w:tr>
      <w:tr w:rsidR="003D6B42" w:rsidRPr="00915D3B" w14:paraId="371456E2" w14:textId="77777777" w:rsidTr="003F12C9">
        <w:trPr>
          <w:cantSplit/>
        </w:trPr>
        <w:tc>
          <w:tcPr>
            <w:tcW w:w="2660" w:type="dxa"/>
            <w:vAlign w:val="center"/>
          </w:tcPr>
          <w:p w14:paraId="7AD22661"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..healthCareUnitEndDate</w:t>
            </w:r>
          </w:p>
        </w:tc>
        <w:tc>
          <w:tcPr>
            <w:tcW w:w="1417" w:type="dxa"/>
            <w:vAlign w:val="center"/>
          </w:tcPr>
          <w:p w14:paraId="6B175318"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dateTime</w:t>
            </w:r>
          </w:p>
        </w:tc>
        <w:tc>
          <w:tcPr>
            <w:tcW w:w="4111" w:type="dxa"/>
            <w:vAlign w:val="center"/>
          </w:tcPr>
          <w:p w14:paraId="78DBA34C"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Slutdatum för vårdenhetens verksamhet.</w:t>
            </w:r>
          </w:p>
        </w:tc>
        <w:tc>
          <w:tcPr>
            <w:tcW w:w="1418" w:type="dxa"/>
            <w:vAlign w:val="center"/>
          </w:tcPr>
          <w:p w14:paraId="1D1483E3"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0..1</w:t>
            </w:r>
          </w:p>
        </w:tc>
      </w:tr>
      <w:tr w:rsidR="003D6B42" w:rsidRPr="00915D3B" w14:paraId="1847BA34" w14:textId="77777777" w:rsidTr="003F12C9">
        <w:trPr>
          <w:cantSplit/>
        </w:trPr>
        <w:tc>
          <w:tcPr>
            <w:tcW w:w="2660" w:type="dxa"/>
            <w:vAlign w:val="center"/>
          </w:tcPr>
          <w:p w14:paraId="2255F784"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lastRenderedPageBreak/>
              <w:t>..healthCareUnitPrescriptionCode</w:t>
            </w:r>
          </w:p>
        </w:tc>
        <w:tc>
          <w:tcPr>
            <w:tcW w:w="1417" w:type="dxa"/>
            <w:vAlign w:val="center"/>
          </w:tcPr>
          <w:p w14:paraId="57054D81"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017B43CE"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Vårdenhetens arbetsplatskod(-er)</w:t>
            </w:r>
          </w:p>
        </w:tc>
        <w:tc>
          <w:tcPr>
            <w:tcW w:w="1418" w:type="dxa"/>
            <w:vAlign w:val="center"/>
          </w:tcPr>
          <w:p w14:paraId="70E4E590"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0..n</w:t>
            </w:r>
          </w:p>
        </w:tc>
      </w:tr>
      <w:tr w:rsidR="003D6B42" w:rsidRPr="00915D3B" w14:paraId="1902D82A" w14:textId="77777777" w:rsidTr="003F12C9">
        <w:trPr>
          <w:cantSplit/>
        </w:trPr>
        <w:tc>
          <w:tcPr>
            <w:tcW w:w="2660" w:type="dxa"/>
            <w:vAlign w:val="center"/>
          </w:tcPr>
          <w:p w14:paraId="12BF29B2"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..telephoneNumber</w:t>
            </w:r>
          </w:p>
        </w:tc>
        <w:tc>
          <w:tcPr>
            <w:tcW w:w="1417" w:type="dxa"/>
            <w:vAlign w:val="center"/>
          </w:tcPr>
          <w:p w14:paraId="4AAF4C1C"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42079BB9"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Vårdenhetens publika direkttelefonnummer.</w:t>
            </w:r>
          </w:p>
        </w:tc>
        <w:tc>
          <w:tcPr>
            <w:tcW w:w="1418" w:type="dxa"/>
            <w:vAlign w:val="center"/>
          </w:tcPr>
          <w:p w14:paraId="38EDE1F9"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0..n</w:t>
            </w:r>
          </w:p>
        </w:tc>
      </w:tr>
      <w:tr w:rsidR="003D6B42" w:rsidRPr="00915D3B" w14:paraId="07DF1B44" w14:textId="77777777" w:rsidTr="003F12C9">
        <w:trPr>
          <w:cantSplit/>
        </w:trPr>
        <w:tc>
          <w:tcPr>
            <w:tcW w:w="2660" w:type="dxa"/>
            <w:vAlign w:val="center"/>
          </w:tcPr>
          <w:p w14:paraId="1D2B7A68"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..postalAddress</w:t>
            </w:r>
          </w:p>
        </w:tc>
        <w:tc>
          <w:tcPr>
            <w:tcW w:w="1417" w:type="dxa"/>
            <w:vAlign w:val="center"/>
          </w:tcPr>
          <w:p w14:paraId="2803B5A2"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AddressType</w:t>
            </w:r>
          </w:p>
        </w:tc>
        <w:tc>
          <w:tcPr>
            <w:tcW w:w="4111" w:type="dxa"/>
            <w:vAlign w:val="center"/>
          </w:tcPr>
          <w:p w14:paraId="315BD720"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Vårdenhetens postadress.</w:t>
            </w:r>
          </w:p>
        </w:tc>
        <w:tc>
          <w:tcPr>
            <w:tcW w:w="1418" w:type="dxa"/>
            <w:vAlign w:val="center"/>
          </w:tcPr>
          <w:p w14:paraId="2B58C736"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0..1</w:t>
            </w:r>
          </w:p>
        </w:tc>
      </w:tr>
      <w:tr w:rsidR="003D6B42" w:rsidRPr="00915D3B" w14:paraId="1AFD11C6" w14:textId="77777777" w:rsidTr="003F12C9">
        <w:trPr>
          <w:cantSplit/>
        </w:trPr>
        <w:tc>
          <w:tcPr>
            <w:tcW w:w="2660" w:type="dxa"/>
            <w:vAlign w:val="center"/>
          </w:tcPr>
          <w:p w14:paraId="1525BF78"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 ..addressLine</w:t>
            </w:r>
          </w:p>
        </w:tc>
        <w:tc>
          <w:tcPr>
            <w:tcW w:w="1417" w:type="dxa"/>
            <w:vAlign w:val="center"/>
          </w:tcPr>
          <w:p w14:paraId="642F282C"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00250810"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Adressrader</w:t>
            </w:r>
          </w:p>
        </w:tc>
        <w:tc>
          <w:tcPr>
            <w:tcW w:w="1418" w:type="dxa"/>
            <w:vAlign w:val="center"/>
          </w:tcPr>
          <w:p w14:paraId="27B30CC1"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1..n</w:t>
            </w:r>
          </w:p>
        </w:tc>
      </w:tr>
      <w:tr w:rsidR="003D6B42" w:rsidRPr="00915D3B" w14:paraId="171DF0CA" w14:textId="77777777" w:rsidTr="003F12C9">
        <w:trPr>
          <w:cantSplit/>
        </w:trPr>
        <w:tc>
          <w:tcPr>
            <w:tcW w:w="2660" w:type="dxa"/>
            <w:vAlign w:val="center"/>
          </w:tcPr>
          <w:p w14:paraId="799F89A1"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..postalCode</w:t>
            </w:r>
          </w:p>
        </w:tc>
        <w:tc>
          <w:tcPr>
            <w:tcW w:w="1417" w:type="dxa"/>
            <w:vAlign w:val="center"/>
          </w:tcPr>
          <w:p w14:paraId="786FE83C"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782D44A6"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Vårdenheten postnummer där verksamheten bedrivs</w:t>
            </w:r>
          </w:p>
        </w:tc>
        <w:tc>
          <w:tcPr>
            <w:tcW w:w="1418" w:type="dxa"/>
            <w:vAlign w:val="center"/>
          </w:tcPr>
          <w:p w14:paraId="7BAF8212" w14:textId="77777777" w:rsidR="003D6B42" w:rsidRPr="00915D3B" w:rsidRDefault="003D6B42" w:rsidP="003D6B42">
            <w:pPr>
              <w:spacing w:line="240" w:lineRule="exact"/>
              <w:ind w:left="102"/>
              <w:rPr>
                <w:rFonts w:ascii="Times New Roman" w:hAnsi="Times New Roman"/>
                <w:szCs w:val="20"/>
              </w:rPr>
            </w:pPr>
            <w:r w:rsidRPr="00915D3B">
              <w:rPr>
                <w:rFonts w:ascii="Times New Roman" w:hAnsi="Times New Roman"/>
                <w:szCs w:val="20"/>
              </w:rPr>
              <w:t>0..1</w:t>
            </w:r>
          </w:p>
        </w:tc>
      </w:tr>
      <w:tr w:rsidR="003D6B42" w:rsidRPr="00915D3B" w14:paraId="725C977C" w14:textId="77777777" w:rsidTr="003F12C9">
        <w:trPr>
          <w:cantSplit/>
        </w:trPr>
        <w:tc>
          <w:tcPr>
            <w:tcW w:w="2660" w:type="dxa"/>
          </w:tcPr>
          <w:p w14:paraId="359ECB1B" w14:textId="13B61679" w:rsidR="003D6B42" w:rsidRPr="00915D3B" w:rsidRDefault="003D6B42" w:rsidP="00285222">
            <w:pPr>
              <w:spacing w:line="240" w:lineRule="exact"/>
              <w:ind w:left="102"/>
              <w:rPr>
                <w:rFonts w:ascii="Times New Roman" w:hAnsi="Times New Roman"/>
                <w:szCs w:val="20"/>
              </w:rPr>
            </w:pPr>
            <w:r>
              <w:rPr>
                <w:rFonts w:ascii="Times New Roman" w:eastAsia="Times New Roman" w:hAnsi="Times New Roman"/>
                <w:szCs w:val="20"/>
                <w:lang w:eastAsia="sv-SE"/>
              </w:rPr>
              <w:t>..feigned</w:t>
            </w:r>
            <w:ins w:id="852" w:author="Littorin Henrika" w:date="2016-08-24T09:43:00Z">
              <w:r w:rsidR="00285222">
                <w:rPr>
                  <w:rFonts w:ascii="Times New Roman" w:eastAsia="Times New Roman" w:hAnsi="Times New Roman"/>
                  <w:szCs w:val="20"/>
                  <w:lang w:eastAsia="sv-SE"/>
                </w:rPr>
                <w:t>healthCareUnit</w:t>
              </w:r>
            </w:ins>
            <w:del w:id="853" w:author="Littorin Henrika" w:date="2016-08-24T09:43:00Z">
              <w:r w:rsidRPr="00AF4A84" w:rsidDel="00285222">
                <w:rPr>
                  <w:rFonts w:ascii="Times New Roman" w:eastAsia="Times New Roman" w:hAnsi="Times New Roman"/>
                  <w:szCs w:val="20"/>
                  <w:lang w:eastAsia="sv-SE"/>
                </w:rPr>
                <w:delText>Object</w:delText>
              </w:r>
            </w:del>
          </w:p>
        </w:tc>
        <w:tc>
          <w:tcPr>
            <w:tcW w:w="1417" w:type="dxa"/>
          </w:tcPr>
          <w:p w14:paraId="27E2A074" w14:textId="28D99525" w:rsidR="003D6B42" w:rsidRPr="00915D3B" w:rsidRDefault="003D6B42" w:rsidP="003D6B42">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4111" w:type="dxa"/>
          </w:tcPr>
          <w:p w14:paraId="3C324D38" w14:textId="71CBC597" w:rsidR="003D6B42" w:rsidRPr="00915D3B" w:rsidRDefault="003D6B42" w:rsidP="003D6B42">
            <w:pPr>
              <w:spacing w:line="240" w:lineRule="exact"/>
              <w:ind w:left="102"/>
              <w:rPr>
                <w:rFonts w:ascii="Times New Roman" w:hAnsi="Times New Roman"/>
                <w:szCs w:val="20"/>
              </w:rPr>
            </w:pPr>
            <w:r>
              <w:rPr>
                <w:rFonts w:ascii="Times New Roman" w:eastAsia="Times New Roman" w:hAnsi="Times New Roman"/>
                <w:szCs w:val="20"/>
                <w:lang w:eastAsia="sv-SE"/>
              </w:rPr>
              <w:t>true: om vårdenheten är ett fingerat objekt</w:t>
            </w:r>
          </w:p>
        </w:tc>
        <w:tc>
          <w:tcPr>
            <w:tcW w:w="1418" w:type="dxa"/>
          </w:tcPr>
          <w:p w14:paraId="70C93754" w14:textId="08A7775B" w:rsidR="003D6B42" w:rsidRPr="00915D3B" w:rsidRDefault="003D6B42" w:rsidP="003D6B42">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D42B41" w:rsidRPr="00915D3B" w14:paraId="42189B13" w14:textId="77777777" w:rsidTr="003F12C9">
        <w:trPr>
          <w:cantSplit/>
        </w:trPr>
        <w:tc>
          <w:tcPr>
            <w:tcW w:w="2660" w:type="dxa"/>
          </w:tcPr>
          <w:p w14:paraId="379600D2" w14:textId="38A5AF6B" w:rsidR="00D42B41" w:rsidRDefault="00D42B41" w:rsidP="002852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ins w:id="854" w:author="Littorin Henrika" w:date="2016-08-24T09:43:00Z">
              <w:r w:rsidR="00285222">
                <w:rPr>
                  <w:rFonts w:ascii="Times New Roman" w:eastAsia="Times New Roman" w:hAnsi="Times New Roman"/>
                  <w:szCs w:val="20"/>
                  <w:lang w:eastAsia="sv-SE"/>
                </w:rPr>
                <w:t>archivedH</w:t>
              </w:r>
            </w:ins>
            <w:del w:id="855" w:author="Littorin Henrika" w:date="2016-08-24T09:43:00Z">
              <w:r w:rsidDel="00285222">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ealthCareUnit</w:t>
            </w:r>
            <w:del w:id="856" w:author="Littorin Henrika" w:date="2016-08-24T09:43:00Z">
              <w:r w:rsidDel="00285222">
                <w:rPr>
                  <w:rFonts w:ascii="Times New Roman" w:eastAsia="Times New Roman" w:hAnsi="Times New Roman"/>
                  <w:szCs w:val="20"/>
                  <w:lang w:eastAsia="sv-SE"/>
                </w:rPr>
                <w:delText>IsArchived</w:delText>
              </w:r>
            </w:del>
          </w:p>
        </w:tc>
        <w:tc>
          <w:tcPr>
            <w:tcW w:w="1417" w:type="dxa"/>
          </w:tcPr>
          <w:p w14:paraId="10AA50EF" w14:textId="051EB311" w:rsidR="00D42B41" w:rsidRDefault="00D42B41" w:rsidP="00D42B41">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4111" w:type="dxa"/>
          </w:tcPr>
          <w:p w14:paraId="70EF8FBA" w14:textId="74E4A431" w:rsidR="00D42B41" w:rsidRDefault="00D42B41" w:rsidP="00D42B41">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vårdenheten är ett arki</w:t>
            </w:r>
            <w:ins w:id="857" w:author="Littorin Henrika" w:date="2016-08-24T09:51:00Z">
              <w:r w:rsidR="003F12C9">
                <w:rPr>
                  <w:rFonts w:ascii="Times New Roman" w:eastAsia="Times New Roman" w:hAnsi="Times New Roman"/>
                  <w:szCs w:val="20"/>
                  <w:lang w:eastAsia="sv-SE"/>
                </w:rPr>
                <w:t>v</w:t>
              </w:r>
            </w:ins>
            <w:r>
              <w:rPr>
                <w:rFonts w:ascii="Times New Roman" w:eastAsia="Times New Roman" w:hAnsi="Times New Roman"/>
                <w:szCs w:val="20"/>
                <w:lang w:eastAsia="sv-SE"/>
              </w:rPr>
              <w:t>erat objekt</w:t>
            </w:r>
          </w:p>
        </w:tc>
        <w:tc>
          <w:tcPr>
            <w:tcW w:w="1418" w:type="dxa"/>
          </w:tcPr>
          <w:p w14:paraId="3169C789" w14:textId="715C2E8B" w:rsidR="00D42B41" w:rsidRDefault="00D42B41" w:rsidP="00D42B41">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3F12C9" w:rsidRPr="005E10DA" w14:paraId="0D761C0A" w14:textId="77777777" w:rsidTr="003F12C9">
        <w:trPr>
          <w:trHeight w:val="315"/>
          <w:ins w:id="858" w:author="Littorin Henrika" w:date="2016-08-24T09:46:00Z"/>
        </w:trPr>
        <w:tc>
          <w:tcPr>
            <w:tcW w:w="2660" w:type="dxa"/>
            <w:hideMark/>
          </w:tcPr>
          <w:p w14:paraId="0C1F9714" w14:textId="77777777" w:rsidR="003F12C9" w:rsidRPr="005E10DA" w:rsidRDefault="003F12C9" w:rsidP="003207FB">
            <w:pPr>
              <w:spacing w:line="240" w:lineRule="auto"/>
              <w:rPr>
                <w:ins w:id="859" w:author="Littorin Henrika" w:date="2016-08-24T09:46:00Z"/>
                <w:rFonts w:ascii="Times New Roman" w:hAnsi="Times New Roman"/>
                <w:color w:val="000000"/>
                <w:lang w:val="fi-FI" w:eastAsia="fi-FI"/>
              </w:rPr>
            </w:pPr>
            <w:ins w:id="860" w:author="Littorin Henrika" w:date="2016-08-24T09:46:00Z">
              <w:r w:rsidRPr="005E10DA">
                <w:rPr>
                  <w:rFonts w:ascii="Times New Roman" w:hAnsi="Times New Roman"/>
                  <w:color w:val="000000"/>
                  <w:lang w:val="fi-FI" w:eastAsia="fi-FI"/>
                </w:rPr>
                <w:t>..healthCareProvider</w:t>
              </w:r>
            </w:ins>
          </w:p>
        </w:tc>
        <w:tc>
          <w:tcPr>
            <w:tcW w:w="1417" w:type="dxa"/>
            <w:hideMark/>
          </w:tcPr>
          <w:p w14:paraId="32F38640" w14:textId="77777777" w:rsidR="003F12C9" w:rsidRPr="005E10DA" w:rsidRDefault="003F12C9" w:rsidP="003207FB">
            <w:pPr>
              <w:spacing w:line="240" w:lineRule="auto"/>
              <w:rPr>
                <w:ins w:id="861" w:author="Littorin Henrika" w:date="2016-08-24T09:46:00Z"/>
                <w:rFonts w:ascii="Times New Roman" w:hAnsi="Times New Roman"/>
                <w:color w:val="000000"/>
                <w:lang w:val="fi-FI" w:eastAsia="fi-FI"/>
              </w:rPr>
            </w:pPr>
            <w:ins w:id="862" w:author="Littorin Henrika" w:date="2016-08-24T09:46:00Z">
              <w:r w:rsidRPr="005E10DA">
                <w:rPr>
                  <w:rFonts w:ascii="Times New Roman" w:hAnsi="Times New Roman"/>
                  <w:color w:val="000000"/>
                  <w:lang w:val="fi-FI" w:eastAsia="fi-FI"/>
                </w:rPr>
                <w:t>HealthCareProviderType</w:t>
              </w:r>
            </w:ins>
          </w:p>
        </w:tc>
        <w:tc>
          <w:tcPr>
            <w:tcW w:w="4111" w:type="dxa"/>
            <w:hideMark/>
          </w:tcPr>
          <w:p w14:paraId="437210A1" w14:textId="77777777" w:rsidR="003F12C9" w:rsidRPr="005E10DA" w:rsidRDefault="003F12C9" w:rsidP="003207FB">
            <w:pPr>
              <w:spacing w:line="240" w:lineRule="auto"/>
              <w:rPr>
                <w:ins w:id="863" w:author="Littorin Henrika" w:date="2016-08-24T09:46:00Z"/>
                <w:rFonts w:ascii="Times New Roman" w:hAnsi="Times New Roman"/>
                <w:color w:val="000000"/>
                <w:lang w:eastAsia="fi-FI"/>
              </w:rPr>
            </w:pPr>
            <w:ins w:id="864" w:author="Littorin Henrika" w:date="2016-08-24T09:46:00Z">
              <w:r w:rsidRPr="005E10DA">
                <w:rPr>
                  <w:rFonts w:ascii="Times New Roman" w:hAnsi="Times New Roman"/>
                  <w:color w:val="000000"/>
                  <w:lang w:eastAsia="fi-FI"/>
                </w:rPr>
                <w:t>Den vårdgivare som vårdenheten tillhör</w:t>
              </w:r>
            </w:ins>
          </w:p>
        </w:tc>
        <w:tc>
          <w:tcPr>
            <w:tcW w:w="1418" w:type="dxa"/>
            <w:hideMark/>
          </w:tcPr>
          <w:p w14:paraId="09F4BFFE" w14:textId="77777777" w:rsidR="003F12C9" w:rsidRPr="005E10DA" w:rsidRDefault="003F12C9" w:rsidP="003207FB">
            <w:pPr>
              <w:spacing w:line="240" w:lineRule="auto"/>
              <w:rPr>
                <w:ins w:id="865" w:author="Littorin Henrika" w:date="2016-08-24T09:46:00Z"/>
                <w:rFonts w:ascii="Times New Roman" w:hAnsi="Times New Roman"/>
                <w:color w:val="000000"/>
                <w:lang w:val="fi-FI" w:eastAsia="fi-FI"/>
              </w:rPr>
            </w:pPr>
            <w:ins w:id="866" w:author="Littorin Henrika" w:date="2016-08-24T09:46:00Z">
              <w:r w:rsidRPr="005E10DA">
                <w:rPr>
                  <w:rFonts w:ascii="Times New Roman" w:hAnsi="Times New Roman"/>
                  <w:color w:val="000000"/>
                  <w:lang w:val="fi-FI" w:eastAsia="fi-FI"/>
                </w:rPr>
                <w:t>1..1</w:t>
              </w:r>
            </w:ins>
          </w:p>
        </w:tc>
      </w:tr>
      <w:tr w:rsidR="003F12C9" w:rsidRPr="005E10DA" w14:paraId="3D937523" w14:textId="77777777" w:rsidTr="003F12C9">
        <w:trPr>
          <w:trHeight w:val="315"/>
          <w:ins w:id="867" w:author="Littorin Henrika" w:date="2016-08-24T09:46:00Z"/>
        </w:trPr>
        <w:tc>
          <w:tcPr>
            <w:tcW w:w="2660" w:type="dxa"/>
            <w:hideMark/>
          </w:tcPr>
          <w:p w14:paraId="071E57EB" w14:textId="77777777" w:rsidR="003F12C9" w:rsidRPr="005E10DA" w:rsidRDefault="003F12C9" w:rsidP="003207FB">
            <w:pPr>
              <w:spacing w:line="240" w:lineRule="auto"/>
              <w:rPr>
                <w:ins w:id="868" w:author="Littorin Henrika" w:date="2016-08-24T09:46:00Z"/>
                <w:rFonts w:ascii="Times New Roman" w:hAnsi="Times New Roman"/>
                <w:color w:val="000000"/>
                <w:lang w:val="fi-FI" w:eastAsia="fi-FI"/>
              </w:rPr>
            </w:pPr>
            <w:ins w:id="869" w:author="Littorin Henrika" w:date="2016-08-24T09:46:00Z">
              <w:r w:rsidRPr="005E10DA">
                <w:rPr>
                  <w:rFonts w:ascii="Times New Roman" w:hAnsi="Times New Roman"/>
                  <w:color w:val="000000"/>
                  <w:lang w:val="fi-FI" w:eastAsia="fi-FI"/>
                </w:rPr>
                <w:t>.. ..healthCareProviderName</w:t>
              </w:r>
            </w:ins>
          </w:p>
        </w:tc>
        <w:tc>
          <w:tcPr>
            <w:tcW w:w="1417" w:type="dxa"/>
            <w:hideMark/>
          </w:tcPr>
          <w:p w14:paraId="321F9343" w14:textId="77777777" w:rsidR="003F12C9" w:rsidRPr="005E10DA" w:rsidRDefault="003F12C9" w:rsidP="003207FB">
            <w:pPr>
              <w:spacing w:line="240" w:lineRule="auto"/>
              <w:rPr>
                <w:ins w:id="870" w:author="Littorin Henrika" w:date="2016-08-24T09:46:00Z"/>
                <w:rFonts w:ascii="Times New Roman" w:hAnsi="Times New Roman"/>
                <w:color w:val="000000"/>
                <w:lang w:val="fi-FI" w:eastAsia="fi-FI"/>
              </w:rPr>
            </w:pPr>
            <w:ins w:id="871" w:author="Littorin Henrika" w:date="2016-08-24T09:46:00Z">
              <w:r w:rsidRPr="005E10DA">
                <w:rPr>
                  <w:rFonts w:ascii="Times New Roman" w:hAnsi="Times New Roman"/>
                  <w:color w:val="000000"/>
                  <w:lang w:val="fi-FI" w:eastAsia="fi-FI"/>
                </w:rPr>
                <w:t>String</w:t>
              </w:r>
            </w:ins>
          </w:p>
        </w:tc>
        <w:tc>
          <w:tcPr>
            <w:tcW w:w="4111" w:type="dxa"/>
            <w:hideMark/>
          </w:tcPr>
          <w:p w14:paraId="0061305C" w14:textId="77777777" w:rsidR="003F12C9" w:rsidRPr="005E10DA" w:rsidRDefault="003F12C9" w:rsidP="003207FB">
            <w:pPr>
              <w:spacing w:line="240" w:lineRule="auto"/>
              <w:rPr>
                <w:ins w:id="872" w:author="Littorin Henrika" w:date="2016-08-24T09:46:00Z"/>
                <w:rFonts w:ascii="Times New Roman" w:hAnsi="Times New Roman"/>
                <w:color w:val="000000"/>
                <w:lang w:val="fi-FI" w:eastAsia="fi-FI"/>
              </w:rPr>
            </w:pPr>
            <w:ins w:id="873" w:author="Littorin Henrika" w:date="2016-08-24T09:46:00Z">
              <w:r w:rsidRPr="005E10DA">
                <w:rPr>
                  <w:rFonts w:ascii="Times New Roman" w:hAnsi="Times New Roman"/>
                  <w:color w:val="000000"/>
                  <w:lang w:val="fi-FI" w:eastAsia="fi-FI"/>
                </w:rPr>
                <w:t>Vårdgivarens namn.</w:t>
              </w:r>
            </w:ins>
          </w:p>
        </w:tc>
        <w:tc>
          <w:tcPr>
            <w:tcW w:w="1418" w:type="dxa"/>
            <w:hideMark/>
          </w:tcPr>
          <w:p w14:paraId="2B88E3AF" w14:textId="77777777" w:rsidR="003F12C9" w:rsidRPr="005E10DA" w:rsidRDefault="003F12C9" w:rsidP="003207FB">
            <w:pPr>
              <w:spacing w:line="240" w:lineRule="auto"/>
              <w:rPr>
                <w:ins w:id="874" w:author="Littorin Henrika" w:date="2016-08-24T09:46:00Z"/>
                <w:rFonts w:ascii="Times New Roman" w:hAnsi="Times New Roman"/>
                <w:color w:val="000000"/>
                <w:lang w:val="fi-FI" w:eastAsia="fi-FI"/>
              </w:rPr>
            </w:pPr>
            <w:ins w:id="875" w:author="Littorin Henrika" w:date="2016-08-24T09:46:00Z">
              <w:r w:rsidRPr="005E10DA">
                <w:rPr>
                  <w:rFonts w:ascii="Times New Roman" w:hAnsi="Times New Roman"/>
                  <w:color w:val="000000"/>
                  <w:lang w:val="fi-FI" w:eastAsia="fi-FI"/>
                </w:rPr>
                <w:t>1..1</w:t>
              </w:r>
            </w:ins>
          </w:p>
        </w:tc>
      </w:tr>
      <w:tr w:rsidR="003F12C9" w:rsidRPr="005E10DA" w14:paraId="5DD43E8E" w14:textId="77777777" w:rsidTr="003F12C9">
        <w:trPr>
          <w:trHeight w:val="315"/>
          <w:ins w:id="876" w:author="Littorin Henrika" w:date="2016-08-24T09:46:00Z"/>
        </w:trPr>
        <w:tc>
          <w:tcPr>
            <w:tcW w:w="2660" w:type="dxa"/>
            <w:hideMark/>
          </w:tcPr>
          <w:p w14:paraId="5D01894B" w14:textId="77777777" w:rsidR="003F12C9" w:rsidRPr="005E10DA" w:rsidRDefault="003F12C9" w:rsidP="003207FB">
            <w:pPr>
              <w:spacing w:line="240" w:lineRule="auto"/>
              <w:rPr>
                <w:ins w:id="877" w:author="Littorin Henrika" w:date="2016-08-24T09:46:00Z"/>
                <w:rFonts w:ascii="Times New Roman" w:hAnsi="Times New Roman"/>
                <w:color w:val="000000"/>
                <w:lang w:val="fi-FI" w:eastAsia="fi-FI"/>
              </w:rPr>
            </w:pPr>
            <w:ins w:id="878" w:author="Littorin Henrika" w:date="2016-08-24T09:46:00Z">
              <w:r w:rsidRPr="005E10DA">
                <w:rPr>
                  <w:rFonts w:ascii="Times New Roman" w:hAnsi="Times New Roman"/>
                  <w:color w:val="000000"/>
                  <w:lang w:val="fi-FI" w:eastAsia="fi-FI"/>
                </w:rPr>
                <w:t>.. ..healthCareProviderHsaId</w:t>
              </w:r>
            </w:ins>
          </w:p>
        </w:tc>
        <w:tc>
          <w:tcPr>
            <w:tcW w:w="1417" w:type="dxa"/>
            <w:hideMark/>
          </w:tcPr>
          <w:p w14:paraId="1EFCEA53" w14:textId="77777777" w:rsidR="003F12C9" w:rsidRPr="005E10DA" w:rsidRDefault="003F12C9" w:rsidP="003207FB">
            <w:pPr>
              <w:spacing w:line="240" w:lineRule="auto"/>
              <w:rPr>
                <w:ins w:id="879" w:author="Littorin Henrika" w:date="2016-08-24T09:46:00Z"/>
                <w:rFonts w:ascii="Times New Roman" w:hAnsi="Times New Roman"/>
                <w:color w:val="000000"/>
                <w:lang w:val="fi-FI" w:eastAsia="fi-FI"/>
              </w:rPr>
            </w:pPr>
            <w:ins w:id="880" w:author="Littorin Henrika" w:date="2016-08-24T09:46:00Z">
              <w:r w:rsidRPr="005E10DA">
                <w:rPr>
                  <w:rFonts w:ascii="Times New Roman" w:hAnsi="Times New Roman"/>
                  <w:color w:val="000000"/>
                  <w:lang w:val="fi-FI" w:eastAsia="fi-FI"/>
                </w:rPr>
                <w:t>String</w:t>
              </w:r>
            </w:ins>
          </w:p>
        </w:tc>
        <w:tc>
          <w:tcPr>
            <w:tcW w:w="4111" w:type="dxa"/>
            <w:hideMark/>
          </w:tcPr>
          <w:p w14:paraId="67B63117" w14:textId="77777777" w:rsidR="003F12C9" w:rsidRPr="005E10DA" w:rsidRDefault="003F12C9" w:rsidP="003207FB">
            <w:pPr>
              <w:spacing w:line="240" w:lineRule="auto"/>
              <w:rPr>
                <w:ins w:id="881" w:author="Littorin Henrika" w:date="2016-08-24T09:46:00Z"/>
                <w:rFonts w:ascii="Times New Roman" w:hAnsi="Times New Roman"/>
                <w:color w:val="000000"/>
                <w:lang w:val="fi-FI" w:eastAsia="fi-FI"/>
              </w:rPr>
            </w:pPr>
            <w:ins w:id="882" w:author="Littorin Henrika" w:date="2016-08-24T09:46:00Z">
              <w:r w:rsidRPr="005E10DA">
                <w:rPr>
                  <w:rFonts w:ascii="Times New Roman" w:hAnsi="Times New Roman"/>
                  <w:color w:val="000000"/>
                  <w:lang w:val="fi-FI" w:eastAsia="fi-FI"/>
                </w:rPr>
                <w:t>Vårdgivarens HSA-id</w:t>
              </w:r>
            </w:ins>
          </w:p>
        </w:tc>
        <w:tc>
          <w:tcPr>
            <w:tcW w:w="1418" w:type="dxa"/>
            <w:hideMark/>
          </w:tcPr>
          <w:p w14:paraId="53862F5F" w14:textId="77777777" w:rsidR="003F12C9" w:rsidRPr="005E10DA" w:rsidRDefault="003F12C9" w:rsidP="003207FB">
            <w:pPr>
              <w:spacing w:line="240" w:lineRule="auto"/>
              <w:rPr>
                <w:ins w:id="883" w:author="Littorin Henrika" w:date="2016-08-24T09:46:00Z"/>
                <w:rFonts w:ascii="Times New Roman" w:hAnsi="Times New Roman"/>
                <w:color w:val="000000"/>
                <w:lang w:val="fi-FI" w:eastAsia="fi-FI"/>
              </w:rPr>
            </w:pPr>
            <w:ins w:id="884" w:author="Littorin Henrika" w:date="2016-08-24T09:46:00Z">
              <w:r w:rsidRPr="005E10DA">
                <w:rPr>
                  <w:rFonts w:ascii="Times New Roman" w:hAnsi="Times New Roman"/>
                  <w:color w:val="000000"/>
                  <w:lang w:val="fi-FI" w:eastAsia="fi-FI"/>
                </w:rPr>
                <w:t>1..1</w:t>
              </w:r>
            </w:ins>
          </w:p>
        </w:tc>
      </w:tr>
      <w:tr w:rsidR="000B3E98" w:rsidRPr="005E10DA" w14:paraId="7F8EE110" w14:textId="77777777" w:rsidTr="000B3E98">
        <w:trPr>
          <w:trHeight w:val="315"/>
          <w:ins w:id="885" w:author="Littorin Henrika" w:date="2016-09-06T16:54:00Z"/>
        </w:trPr>
        <w:tc>
          <w:tcPr>
            <w:tcW w:w="2660" w:type="dxa"/>
            <w:hideMark/>
          </w:tcPr>
          <w:p w14:paraId="458A9FF3" w14:textId="64845D3F" w:rsidR="000B3E98" w:rsidRPr="005E10DA" w:rsidRDefault="000B3E98" w:rsidP="000B3E98">
            <w:pPr>
              <w:spacing w:line="240" w:lineRule="auto"/>
              <w:rPr>
                <w:ins w:id="886" w:author="Littorin Henrika" w:date="2016-09-06T16:54:00Z"/>
                <w:rFonts w:ascii="Times New Roman" w:hAnsi="Times New Roman"/>
                <w:color w:val="000000"/>
                <w:lang w:val="fi-FI" w:eastAsia="fi-FI"/>
              </w:rPr>
            </w:pPr>
            <w:ins w:id="887" w:author="Littorin Henrika" w:date="2016-09-06T16:54:00Z">
              <w:r w:rsidRPr="005E10DA">
                <w:rPr>
                  <w:rFonts w:ascii="Times New Roman" w:hAnsi="Times New Roman"/>
                  <w:color w:val="000000"/>
                  <w:lang w:val="fi-FI" w:eastAsia="fi-FI"/>
                </w:rPr>
                <w:t>.. ..healthCareProvider</w:t>
              </w:r>
              <w:r>
                <w:rPr>
                  <w:rFonts w:ascii="Times New Roman" w:hAnsi="Times New Roman"/>
                  <w:color w:val="000000"/>
                  <w:lang w:val="fi-FI" w:eastAsia="fi-FI"/>
                </w:rPr>
                <w:t>OrgNo</w:t>
              </w:r>
            </w:ins>
          </w:p>
        </w:tc>
        <w:tc>
          <w:tcPr>
            <w:tcW w:w="1417" w:type="dxa"/>
            <w:hideMark/>
          </w:tcPr>
          <w:p w14:paraId="7227198C" w14:textId="77777777" w:rsidR="000B3E98" w:rsidRPr="005E10DA" w:rsidRDefault="000B3E98" w:rsidP="000B3E98">
            <w:pPr>
              <w:spacing w:line="240" w:lineRule="auto"/>
              <w:rPr>
                <w:ins w:id="888" w:author="Littorin Henrika" w:date="2016-09-06T16:54:00Z"/>
                <w:rFonts w:ascii="Times New Roman" w:hAnsi="Times New Roman"/>
                <w:color w:val="000000"/>
                <w:lang w:val="fi-FI" w:eastAsia="fi-FI"/>
              </w:rPr>
            </w:pPr>
            <w:ins w:id="889" w:author="Littorin Henrika" w:date="2016-09-06T16:54:00Z">
              <w:r w:rsidRPr="005E10DA">
                <w:rPr>
                  <w:rFonts w:ascii="Times New Roman" w:hAnsi="Times New Roman"/>
                  <w:color w:val="000000"/>
                  <w:lang w:val="fi-FI" w:eastAsia="fi-FI"/>
                </w:rPr>
                <w:t>String</w:t>
              </w:r>
            </w:ins>
          </w:p>
        </w:tc>
        <w:tc>
          <w:tcPr>
            <w:tcW w:w="4111" w:type="dxa"/>
            <w:hideMark/>
          </w:tcPr>
          <w:p w14:paraId="610BFBC1" w14:textId="6E1D146E" w:rsidR="000B3E98" w:rsidRPr="005E10DA" w:rsidRDefault="000B3E98" w:rsidP="000B3E98">
            <w:pPr>
              <w:spacing w:line="240" w:lineRule="auto"/>
              <w:rPr>
                <w:ins w:id="890" w:author="Littorin Henrika" w:date="2016-09-06T16:54:00Z"/>
                <w:rFonts w:ascii="Times New Roman" w:hAnsi="Times New Roman"/>
                <w:color w:val="000000"/>
                <w:lang w:val="fi-FI" w:eastAsia="fi-FI"/>
              </w:rPr>
            </w:pPr>
            <w:ins w:id="891" w:author="Littorin Henrika" w:date="2016-09-06T16:54:00Z">
              <w:r>
                <w:rPr>
                  <w:rFonts w:ascii="Times New Roman" w:hAnsi="Times New Roman"/>
                  <w:color w:val="000000"/>
                  <w:lang w:val="fi-FI" w:eastAsia="fi-FI"/>
                </w:rPr>
                <w:t>Vårdgivarens organisationsnummer</w:t>
              </w:r>
            </w:ins>
          </w:p>
        </w:tc>
        <w:tc>
          <w:tcPr>
            <w:tcW w:w="1418" w:type="dxa"/>
            <w:hideMark/>
          </w:tcPr>
          <w:p w14:paraId="23C60A89" w14:textId="77777777" w:rsidR="000B3E98" w:rsidRPr="005E10DA" w:rsidRDefault="000B3E98" w:rsidP="000B3E98">
            <w:pPr>
              <w:spacing w:line="240" w:lineRule="auto"/>
              <w:rPr>
                <w:ins w:id="892" w:author="Littorin Henrika" w:date="2016-09-06T16:54:00Z"/>
                <w:rFonts w:ascii="Times New Roman" w:hAnsi="Times New Roman"/>
                <w:color w:val="000000"/>
                <w:lang w:val="fi-FI" w:eastAsia="fi-FI"/>
              </w:rPr>
            </w:pPr>
            <w:ins w:id="893" w:author="Littorin Henrika" w:date="2016-09-06T16:54:00Z">
              <w:r w:rsidRPr="005E10DA">
                <w:rPr>
                  <w:rFonts w:ascii="Times New Roman" w:hAnsi="Times New Roman"/>
                  <w:color w:val="000000"/>
                  <w:lang w:val="fi-FI" w:eastAsia="fi-FI"/>
                </w:rPr>
                <w:t>1..1</w:t>
              </w:r>
            </w:ins>
          </w:p>
        </w:tc>
      </w:tr>
      <w:tr w:rsidR="003F12C9" w:rsidRPr="005E10DA" w14:paraId="075C4BDA" w14:textId="77777777" w:rsidTr="003F12C9">
        <w:trPr>
          <w:trHeight w:val="315"/>
          <w:ins w:id="894" w:author="Littorin Henrika" w:date="2016-08-24T09:46:00Z"/>
        </w:trPr>
        <w:tc>
          <w:tcPr>
            <w:tcW w:w="2660" w:type="dxa"/>
            <w:hideMark/>
          </w:tcPr>
          <w:p w14:paraId="3270AEC5" w14:textId="77777777" w:rsidR="003F12C9" w:rsidRPr="005E10DA" w:rsidRDefault="003F12C9" w:rsidP="003207FB">
            <w:pPr>
              <w:spacing w:line="240" w:lineRule="auto"/>
              <w:rPr>
                <w:ins w:id="895" w:author="Littorin Henrika" w:date="2016-08-24T09:46:00Z"/>
                <w:rFonts w:ascii="Times New Roman" w:hAnsi="Times New Roman"/>
                <w:color w:val="000000"/>
                <w:lang w:val="fi-FI" w:eastAsia="fi-FI"/>
              </w:rPr>
            </w:pPr>
            <w:ins w:id="896" w:author="Littorin Henrika" w:date="2016-08-24T09:46:00Z">
              <w:r w:rsidRPr="005E10DA">
                <w:rPr>
                  <w:rFonts w:ascii="Times New Roman" w:hAnsi="Times New Roman"/>
                  <w:color w:val="000000"/>
                  <w:lang w:val="fi-FI" w:eastAsia="fi-FI"/>
                </w:rPr>
                <w:t>.. ..healthCareProviderStartDate</w:t>
              </w:r>
            </w:ins>
          </w:p>
        </w:tc>
        <w:tc>
          <w:tcPr>
            <w:tcW w:w="1417" w:type="dxa"/>
            <w:hideMark/>
          </w:tcPr>
          <w:p w14:paraId="27ED8599" w14:textId="77777777" w:rsidR="003F12C9" w:rsidRPr="005E10DA" w:rsidRDefault="003F12C9" w:rsidP="003207FB">
            <w:pPr>
              <w:spacing w:line="240" w:lineRule="auto"/>
              <w:rPr>
                <w:ins w:id="897" w:author="Littorin Henrika" w:date="2016-08-24T09:46:00Z"/>
                <w:rFonts w:ascii="Times New Roman" w:hAnsi="Times New Roman"/>
                <w:color w:val="000000"/>
                <w:lang w:val="fi-FI" w:eastAsia="fi-FI"/>
              </w:rPr>
            </w:pPr>
            <w:ins w:id="898" w:author="Littorin Henrika" w:date="2016-08-24T09:46:00Z">
              <w:r w:rsidRPr="005E10DA">
                <w:rPr>
                  <w:rFonts w:ascii="Times New Roman" w:hAnsi="Times New Roman"/>
                  <w:color w:val="000000"/>
                  <w:lang w:val="fi-FI" w:eastAsia="fi-FI"/>
                </w:rPr>
                <w:t>dateTime</w:t>
              </w:r>
            </w:ins>
          </w:p>
        </w:tc>
        <w:tc>
          <w:tcPr>
            <w:tcW w:w="4111" w:type="dxa"/>
            <w:hideMark/>
          </w:tcPr>
          <w:p w14:paraId="5E2B03BD" w14:textId="77777777" w:rsidR="003F12C9" w:rsidRPr="005E10DA" w:rsidRDefault="003F12C9" w:rsidP="003207FB">
            <w:pPr>
              <w:spacing w:line="240" w:lineRule="auto"/>
              <w:rPr>
                <w:ins w:id="899" w:author="Littorin Henrika" w:date="2016-08-24T09:46:00Z"/>
                <w:rFonts w:ascii="Times New Roman" w:hAnsi="Times New Roman"/>
                <w:color w:val="000000"/>
                <w:lang w:val="fi-FI" w:eastAsia="fi-FI"/>
              </w:rPr>
            </w:pPr>
            <w:ins w:id="900" w:author="Littorin Henrika" w:date="2016-08-24T09:46:00Z">
              <w:r w:rsidRPr="005E10DA">
                <w:rPr>
                  <w:rFonts w:ascii="Times New Roman" w:hAnsi="Times New Roman"/>
                  <w:color w:val="000000"/>
                  <w:lang w:val="fi-FI" w:eastAsia="fi-FI"/>
                </w:rPr>
                <w:t>Startdatum för Vårdgivarens verksamhet.</w:t>
              </w:r>
            </w:ins>
          </w:p>
        </w:tc>
        <w:tc>
          <w:tcPr>
            <w:tcW w:w="1418" w:type="dxa"/>
            <w:hideMark/>
          </w:tcPr>
          <w:p w14:paraId="333B5C9A" w14:textId="77777777" w:rsidR="003F12C9" w:rsidRPr="005E10DA" w:rsidRDefault="003F12C9" w:rsidP="003207FB">
            <w:pPr>
              <w:spacing w:line="240" w:lineRule="auto"/>
              <w:rPr>
                <w:ins w:id="901" w:author="Littorin Henrika" w:date="2016-08-24T09:46:00Z"/>
                <w:rFonts w:ascii="Times New Roman" w:hAnsi="Times New Roman"/>
                <w:color w:val="000000"/>
                <w:lang w:val="fi-FI" w:eastAsia="fi-FI"/>
              </w:rPr>
            </w:pPr>
            <w:ins w:id="902" w:author="Littorin Henrika" w:date="2016-08-24T09:46:00Z">
              <w:r w:rsidRPr="005E10DA">
                <w:rPr>
                  <w:rFonts w:ascii="Times New Roman" w:hAnsi="Times New Roman"/>
                  <w:color w:val="000000"/>
                  <w:lang w:val="fi-FI" w:eastAsia="fi-FI"/>
                </w:rPr>
                <w:t>0..1</w:t>
              </w:r>
            </w:ins>
          </w:p>
        </w:tc>
      </w:tr>
      <w:tr w:rsidR="003F12C9" w:rsidRPr="005E10DA" w14:paraId="63627D61" w14:textId="77777777" w:rsidTr="003F12C9">
        <w:trPr>
          <w:trHeight w:val="315"/>
          <w:ins w:id="903" w:author="Littorin Henrika" w:date="2016-08-24T09:46:00Z"/>
        </w:trPr>
        <w:tc>
          <w:tcPr>
            <w:tcW w:w="2660" w:type="dxa"/>
            <w:hideMark/>
          </w:tcPr>
          <w:p w14:paraId="7AD69DBE" w14:textId="77777777" w:rsidR="003F12C9" w:rsidRPr="005E10DA" w:rsidRDefault="003F12C9" w:rsidP="003207FB">
            <w:pPr>
              <w:spacing w:line="240" w:lineRule="auto"/>
              <w:rPr>
                <w:ins w:id="904" w:author="Littorin Henrika" w:date="2016-08-24T09:46:00Z"/>
                <w:rFonts w:ascii="Times New Roman" w:hAnsi="Times New Roman"/>
                <w:color w:val="000000"/>
                <w:lang w:val="fi-FI" w:eastAsia="fi-FI"/>
              </w:rPr>
            </w:pPr>
            <w:ins w:id="905" w:author="Littorin Henrika" w:date="2016-08-24T09:46:00Z">
              <w:r w:rsidRPr="005E10DA">
                <w:rPr>
                  <w:rFonts w:ascii="Times New Roman" w:hAnsi="Times New Roman"/>
                  <w:color w:val="000000"/>
                  <w:lang w:val="fi-FI" w:eastAsia="fi-FI"/>
                </w:rPr>
                <w:t>.. ..healthCareProviderEndDate</w:t>
              </w:r>
            </w:ins>
          </w:p>
        </w:tc>
        <w:tc>
          <w:tcPr>
            <w:tcW w:w="1417" w:type="dxa"/>
            <w:hideMark/>
          </w:tcPr>
          <w:p w14:paraId="166E8108" w14:textId="77777777" w:rsidR="003F12C9" w:rsidRPr="005E10DA" w:rsidRDefault="003F12C9" w:rsidP="003207FB">
            <w:pPr>
              <w:spacing w:line="240" w:lineRule="auto"/>
              <w:rPr>
                <w:ins w:id="906" w:author="Littorin Henrika" w:date="2016-08-24T09:46:00Z"/>
                <w:rFonts w:ascii="Times New Roman" w:hAnsi="Times New Roman"/>
                <w:color w:val="000000"/>
                <w:lang w:val="fi-FI" w:eastAsia="fi-FI"/>
              </w:rPr>
            </w:pPr>
            <w:ins w:id="907" w:author="Littorin Henrika" w:date="2016-08-24T09:46:00Z">
              <w:r w:rsidRPr="005E10DA">
                <w:rPr>
                  <w:rFonts w:ascii="Times New Roman" w:hAnsi="Times New Roman"/>
                  <w:color w:val="000000"/>
                  <w:lang w:val="fi-FI" w:eastAsia="fi-FI"/>
                </w:rPr>
                <w:t>dateTime</w:t>
              </w:r>
            </w:ins>
          </w:p>
        </w:tc>
        <w:tc>
          <w:tcPr>
            <w:tcW w:w="4111" w:type="dxa"/>
            <w:hideMark/>
          </w:tcPr>
          <w:p w14:paraId="2858BEE3" w14:textId="77777777" w:rsidR="003F12C9" w:rsidRPr="005E10DA" w:rsidRDefault="003F12C9" w:rsidP="003207FB">
            <w:pPr>
              <w:spacing w:line="240" w:lineRule="auto"/>
              <w:rPr>
                <w:ins w:id="908" w:author="Littorin Henrika" w:date="2016-08-24T09:46:00Z"/>
                <w:rFonts w:ascii="Times New Roman" w:hAnsi="Times New Roman"/>
                <w:color w:val="000000"/>
                <w:lang w:val="fi-FI" w:eastAsia="fi-FI"/>
              </w:rPr>
            </w:pPr>
            <w:ins w:id="909" w:author="Littorin Henrika" w:date="2016-08-24T09:46:00Z">
              <w:r w:rsidRPr="005E10DA">
                <w:rPr>
                  <w:rFonts w:ascii="Times New Roman" w:hAnsi="Times New Roman"/>
                  <w:color w:val="000000"/>
                  <w:lang w:val="fi-FI" w:eastAsia="fi-FI"/>
                </w:rPr>
                <w:t>Slutdatum för Vårdgivarens verksamhet.</w:t>
              </w:r>
            </w:ins>
          </w:p>
        </w:tc>
        <w:tc>
          <w:tcPr>
            <w:tcW w:w="1418" w:type="dxa"/>
            <w:hideMark/>
          </w:tcPr>
          <w:p w14:paraId="6F9FE008" w14:textId="77777777" w:rsidR="003F12C9" w:rsidRPr="005E10DA" w:rsidRDefault="003F12C9" w:rsidP="003207FB">
            <w:pPr>
              <w:spacing w:line="240" w:lineRule="auto"/>
              <w:rPr>
                <w:ins w:id="910" w:author="Littorin Henrika" w:date="2016-08-24T09:46:00Z"/>
                <w:rFonts w:ascii="Times New Roman" w:hAnsi="Times New Roman"/>
                <w:color w:val="000000"/>
                <w:lang w:val="fi-FI" w:eastAsia="fi-FI"/>
              </w:rPr>
            </w:pPr>
            <w:ins w:id="911" w:author="Littorin Henrika" w:date="2016-08-24T09:46:00Z">
              <w:r w:rsidRPr="005E10DA">
                <w:rPr>
                  <w:rFonts w:ascii="Times New Roman" w:hAnsi="Times New Roman"/>
                  <w:color w:val="000000"/>
                  <w:lang w:val="fi-FI" w:eastAsia="fi-FI"/>
                </w:rPr>
                <w:t>0..1</w:t>
              </w:r>
            </w:ins>
          </w:p>
        </w:tc>
      </w:tr>
      <w:tr w:rsidR="003F12C9" w:rsidRPr="005E10DA" w14:paraId="5F77C26D" w14:textId="77777777" w:rsidTr="003F12C9">
        <w:trPr>
          <w:trHeight w:val="315"/>
          <w:ins w:id="912" w:author="Littorin Henrika" w:date="2016-08-24T09:46:00Z"/>
        </w:trPr>
        <w:tc>
          <w:tcPr>
            <w:tcW w:w="2660" w:type="dxa"/>
            <w:hideMark/>
          </w:tcPr>
          <w:p w14:paraId="5470D06C" w14:textId="77777777" w:rsidR="003F12C9" w:rsidRPr="005E10DA" w:rsidRDefault="003F12C9" w:rsidP="003207FB">
            <w:pPr>
              <w:spacing w:line="240" w:lineRule="auto"/>
              <w:rPr>
                <w:ins w:id="913" w:author="Littorin Henrika" w:date="2016-08-24T09:46:00Z"/>
                <w:rFonts w:ascii="Times New Roman" w:hAnsi="Times New Roman"/>
                <w:color w:val="000000"/>
                <w:lang w:val="fi-FI" w:eastAsia="fi-FI"/>
              </w:rPr>
            </w:pPr>
            <w:ins w:id="914" w:author="Littorin Henrika" w:date="2016-08-24T09:46:00Z">
              <w:r w:rsidRPr="005E10DA">
                <w:rPr>
                  <w:rFonts w:ascii="Times New Roman" w:hAnsi="Times New Roman"/>
                  <w:color w:val="000000"/>
                  <w:lang w:val="fi-FI" w:eastAsia="fi-FI"/>
                </w:rPr>
                <w:t>.. ..healthCareProviderPrescriptionCode</w:t>
              </w:r>
            </w:ins>
          </w:p>
        </w:tc>
        <w:tc>
          <w:tcPr>
            <w:tcW w:w="1417" w:type="dxa"/>
            <w:hideMark/>
          </w:tcPr>
          <w:p w14:paraId="06F8A571" w14:textId="77777777" w:rsidR="003F12C9" w:rsidRPr="005E10DA" w:rsidRDefault="003F12C9" w:rsidP="003207FB">
            <w:pPr>
              <w:spacing w:line="240" w:lineRule="auto"/>
              <w:rPr>
                <w:ins w:id="915" w:author="Littorin Henrika" w:date="2016-08-24T09:46:00Z"/>
                <w:rFonts w:ascii="Times New Roman" w:hAnsi="Times New Roman"/>
                <w:color w:val="000000"/>
                <w:lang w:val="fi-FI" w:eastAsia="fi-FI"/>
              </w:rPr>
            </w:pPr>
            <w:ins w:id="916" w:author="Littorin Henrika" w:date="2016-08-24T09:46:00Z">
              <w:r w:rsidRPr="005E10DA">
                <w:rPr>
                  <w:rFonts w:ascii="Times New Roman" w:hAnsi="Times New Roman"/>
                  <w:color w:val="000000"/>
                  <w:lang w:val="fi-FI" w:eastAsia="fi-FI"/>
                </w:rPr>
                <w:t>String</w:t>
              </w:r>
            </w:ins>
          </w:p>
        </w:tc>
        <w:tc>
          <w:tcPr>
            <w:tcW w:w="4111" w:type="dxa"/>
            <w:hideMark/>
          </w:tcPr>
          <w:p w14:paraId="0BEF8A3D" w14:textId="77777777" w:rsidR="003F12C9" w:rsidRPr="005E10DA" w:rsidRDefault="003F12C9" w:rsidP="003207FB">
            <w:pPr>
              <w:spacing w:line="240" w:lineRule="auto"/>
              <w:rPr>
                <w:ins w:id="917" w:author="Littorin Henrika" w:date="2016-08-24T09:46:00Z"/>
                <w:rFonts w:ascii="Times New Roman" w:hAnsi="Times New Roman"/>
                <w:color w:val="000000"/>
                <w:lang w:val="fi-FI" w:eastAsia="fi-FI"/>
              </w:rPr>
            </w:pPr>
            <w:ins w:id="918" w:author="Littorin Henrika" w:date="2016-08-24T09:46:00Z">
              <w:r w:rsidRPr="005E10DA">
                <w:rPr>
                  <w:rFonts w:ascii="Times New Roman" w:hAnsi="Times New Roman"/>
                  <w:color w:val="000000"/>
                  <w:lang w:val="fi-FI" w:eastAsia="fi-FI"/>
                </w:rPr>
                <w:t>Vårdgivarens arbetsplatskod(-er)</w:t>
              </w:r>
            </w:ins>
          </w:p>
        </w:tc>
        <w:tc>
          <w:tcPr>
            <w:tcW w:w="1418" w:type="dxa"/>
            <w:hideMark/>
          </w:tcPr>
          <w:p w14:paraId="7F9703BF" w14:textId="77777777" w:rsidR="003F12C9" w:rsidRPr="005E10DA" w:rsidRDefault="003F12C9" w:rsidP="003207FB">
            <w:pPr>
              <w:spacing w:line="240" w:lineRule="auto"/>
              <w:rPr>
                <w:ins w:id="919" w:author="Littorin Henrika" w:date="2016-08-24T09:46:00Z"/>
                <w:rFonts w:ascii="Times New Roman" w:hAnsi="Times New Roman"/>
                <w:color w:val="000000"/>
                <w:lang w:val="fi-FI" w:eastAsia="fi-FI"/>
              </w:rPr>
            </w:pPr>
            <w:ins w:id="920" w:author="Littorin Henrika" w:date="2016-08-24T09:46:00Z">
              <w:r w:rsidRPr="005E10DA">
                <w:rPr>
                  <w:rFonts w:ascii="Times New Roman" w:hAnsi="Times New Roman"/>
                  <w:color w:val="000000"/>
                  <w:lang w:val="fi-FI" w:eastAsia="fi-FI"/>
                </w:rPr>
                <w:t>0..n</w:t>
              </w:r>
            </w:ins>
          </w:p>
        </w:tc>
      </w:tr>
      <w:tr w:rsidR="003F12C9" w:rsidRPr="005E10DA" w14:paraId="50A70562" w14:textId="77777777" w:rsidTr="003F12C9">
        <w:trPr>
          <w:trHeight w:val="315"/>
          <w:ins w:id="921" w:author="Littorin Henrika" w:date="2016-08-24T09:46:00Z"/>
        </w:trPr>
        <w:tc>
          <w:tcPr>
            <w:tcW w:w="2660" w:type="dxa"/>
            <w:hideMark/>
          </w:tcPr>
          <w:p w14:paraId="106ABC2C" w14:textId="77777777" w:rsidR="003F12C9" w:rsidRPr="005E10DA" w:rsidRDefault="003F12C9" w:rsidP="003207FB">
            <w:pPr>
              <w:spacing w:line="240" w:lineRule="auto"/>
              <w:rPr>
                <w:ins w:id="922" w:author="Littorin Henrika" w:date="2016-08-24T09:46:00Z"/>
                <w:rFonts w:ascii="Times New Roman" w:hAnsi="Times New Roman"/>
                <w:color w:val="000000"/>
                <w:lang w:val="fi-FI" w:eastAsia="fi-FI"/>
              </w:rPr>
            </w:pPr>
            <w:ins w:id="923" w:author="Littorin Henrika" w:date="2016-08-24T09:46:00Z">
              <w:r w:rsidRPr="005E10DA">
                <w:rPr>
                  <w:rFonts w:ascii="Times New Roman" w:hAnsi="Times New Roman"/>
                  <w:color w:val="000000"/>
                  <w:lang w:val="fi-FI" w:eastAsia="fi-FI"/>
                </w:rPr>
                <w:t>.. ..telephoneNumber</w:t>
              </w:r>
            </w:ins>
          </w:p>
        </w:tc>
        <w:tc>
          <w:tcPr>
            <w:tcW w:w="1417" w:type="dxa"/>
            <w:hideMark/>
          </w:tcPr>
          <w:p w14:paraId="69C19F07" w14:textId="77777777" w:rsidR="003F12C9" w:rsidRPr="005E10DA" w:rsidRDefault="003F12C9" w:rsidP="003207FB">
            <w:pPr>
              <w:spacing w:line="240" w:lineRule="auto"/>
              <w:rPr>
                <w:ins w:id="924" w:author="Littorin Henrika" w:date="2016-08-24T09:46:00Z"/>
                <w:rFonts w:ascii="Times New Roman" w:hAnsi="Times New Roman"/>
                <w:color w:val="000000"/>
                <w:lang w:val="fi-FI" w:eastAsia="fi-FI"/>
              </w:rPr>
            </w:pPr>
            <w:ins w:id="925" w:author="Littorin Henrika" w:date="2016-08-24T09:46:00Z">
              <w:r w:rsidRPr="005E10DA">
                <w:rPr>
                  <w:rFonts w:ascii="Times New Roman" w:hAnsi="Times New Roman"/>
                  <w:color w:val="000000"/>
                  <w:lang w:val="fi-FI" w:eastAsia="fi-FI"/>
                </w:rPr>
                <w:t>String</w:t>
              </w:r>
            </w:ins>
          </w:p>
        </w:tc>
        <w:tc>
          <w:tcPr>
            <w:tcW w:w="4111" w:type="dxa"/>
            <w:hideMark/>
          </w:tcPr>
          <w:p w14:paraId="43FEAE7A" w14:textId="77777777" w:rsidR="003F12C9" w:rsidRPr="005E10DA" w:rsidRDefault="003F12C9" w:rsidP="003207FB">
            <w:pPr>
              <w:spacing w:line="240" w:lineRule="auto"/>
              <w:rPr>
                <w:ins w:id="926" w:author="Littorin Henrika" w:date="2016-08-24T09:46:00Z"/>
                <w:rFonts w:ascii="Times New Roman" w:hAnsi="Times New Roman"/>
                <w:color w:val="000000"/>
                <w:lang w:val="fi-FI" w:eastAsia="fi-FI"/>
              </w:rPr>
            </w:pPr>
            <w:ins w:id="927" w:author="Littorin Henrika" w:date="2016-08-24T09:46:00Z">
              <w:r w:rsidRPr="005E10DA">
                <w:rPr>
                  <w:rFonts w:ascii="Times New Roman" w:hAnsi="Times New Roman"/>
                  <w:color w:val="000000"/>
                  <w:lang w:val="fi-FI" w:eastAsia="fi-FI"/>
                </w:rPr>
                <w:t>Vårdgivarens publika direkttelefonnummer.</w:t>
              </w:r>
            </w:ins>
          </w:p>
        </w:tc>
        <w:tc>
          <w:tcPr>
            <w:tcW w:w="1418" w:type="dxa"/>
            <w:hideMark/>
          </w:tcPr>
          <w:p w14:paraId="1C785D7B" w14:textId="77777777" w:rsidR="003F12C9" w:rsidRPr="005E10DA" w:rsidRDefault="003F12C9" w:rsidP="003207FB">
            <w:pPr>
              <w:spacing w:line="240" w:lineRule="auto"/>
              <w:rPr>
                <w:ins w:id="928" w:author="Littorin Henrika" w:date="2016-08-24T09:46:00Z"/>
                <w:rFonts w:ascii="Times New Roman" w:hAnsi="Times New Roman"/>
                <w:color w:val="000000"/>
                <w:lang w:val="fi-FI" w:eastAsia="fi-FI"/>
              </w:rPr>
            </w:pPr>
            <w:ins w:id="929" w:author="Littorin Henrika" w:date="2016-08-24T09:46:00Z">
              <w:r w:rsidRPr="005E10DA">
                <w:rPr>
                  <w:rFonts w:ascii="Times New Roman" w:hAnsi="Times New Roman"/>
                  <w:color w:val="000000"/>
                  <w:lang w:val="fi-FI" w:eastAsia="fi-FI"/>
                </w:rPr>
                <w:t>0..n</w:t>
              </w:r>
            </w:ins>
          </w:p>
        </w:tc>
      </w:tr>
      <w:tr w:rsidR="003F12C9" w:rsidRPr="005E10DA" w14:paraId="57433F37" w14:textId="77777777" w:rsidTr="003F12C9">
        <w:trPr>
          <w:trHeight w:val="315"/>
          <w:ins w:id="930" w:author="Littorin Henrika" w:date="2016-08-24T09:46:00Z"/>
        </w:trPr>
        <w:tc>
          <w:tcPr>
            <w:tcW w:w="2660" w:type="dxa"/>
            <w:hideMark/>
          </w:tcPr>
          <w:p w14:paraId="3286684E" w14:textId="77777777" w:rsidR="003F12C9" w:rsidRPr="005E10DA" w:rsidRDefault="003F12C9" w:rsidP="003207FB">
            <w:pPr>
              <w:spacing w:line="240" w:lineRule="auto"/>
              <w:rPr>
                <w:ins w:id="931" w:author="Littorin Henrika" w:date="2016-08-24T09:46:00Z"/>
                <w:rFonts w:ascii="Times New Roman" w:hAnsi="Times New Roman"/>
                <w:color w:val="000000"/>
                <w:lang w:val="fi-FI" w:eastAsia="fi-FI"/>
              </w:rPr>
            </w:pPr>
            <w:ins w:id="932" w:author="Littorin Henrika" w:date="2016-08-24T09:46:00Z">
              <w:r w:rsidRPr="005E10DA">
                <w:rPr>
                  <w:rFonts w:ascii="Times New Roman" w:hAnsi="Times New Roman"/>
                  <w:color w:val="000000"/>
                  <w:lang w:val="fi-FI" w:eastAsia="fi-FI"/>
                </w:rPr>
                <w:t>.. ..postalAddress</w:t>
              </w:r>
            </w:ins>
          </w:p>
        </w:tc>
        <w:tc>
          <w:tcPr>
            <w:tcW w:w="1417" w:type="dxa"/>
            <w:hideMark/>
          </w:tcPr>
          <w:p w14:paraId="695C3ACC" w14:textId="77777777" w:rsidR="003F12C9" w:rsidRPr="005E10DA" w:rsidRDefault="003F12C9" w:rsidP="003207FB">
            <w:pPr>
              <w:spacing w:line="240" w:lineRule="auto"/>
              <w:rPr>
                <w:ins w:id="933" w:author="Littorin Henrika" w:date="2016-08-24T09:46:00Z"/>
                <w:rFonts w:ascii="Times New Roman" w:hAnsi="Times New Roman"/>
                <w:color w:val="000000"/>
                <w:lang w:val="fi-FI" w:eastAsia="fi-FI"/>
              </w:rPr>
            </w:pPr>
            <w:ins w:id="934" w:author="Littorin Henrika" w:date="2016-08-24T09:46:00Z">
              <w:r w:rsidRPr="005E10DA">
                <w:rPr>
                  <w:rFonts w:ascii="Times New Roman" w:hAnsi="Times New Roman"/>
                  <w:color w:val="000000"/>
                  <w:lang w:val="fi-FI" w:eastAsia="fi-FI"/>
                </w:rPr>
                <w:t>AddressType</w:t>
              </w:r>
            </w:ins>
          </w:p>
        </w:tc>
        <w:tc>
          <w:tcPr>
            <w:tcW w:w="4111" w:type="dxa"/>
            <w:hideMark/>
          </w:tcPr>
          <w:p w14:paraId="1248825F" w14:textId="77777777" w:rsidR="003F12C9" w:rsidRPr="005E10DA" w:rsidRDefault="003F12C9" w:rsidP="003207FB">
            <w:pPr>
              <w:spacing w:line="240" w:lineRule="auto"/>
              <w:rPr>
                <w:ins w:id="935" w:author="Littorin Henrika" w:date="2016-08-24T09:46:00Z"/>
                <w:rFonts w:ascii="Times New Roman" w:hAnsi="Times New Roman"/>
                <w:color w:val="000000"/>
                <w:lang w:val="fi-FI" w:eastAsia="fi-FI"/>
              </w:rPr>
            </w:pPr>
            <w:ins w:id="936" w:author="Littorin Henrika" w:date="2016-08-24T09:46:00Z">
              <w:r w:rsidRPr="005E10DA">
                <w:rPr>
                  <w:rFonts w:ascii="Times New Roman" w:hAnsi="Times New Roman"/>
                  <w:color w:val="000000"/>
                  <w:lang w:val="fi-FI" w:eastAsia="fi-FI"/>
                </w:rPr>
                <w:t>Vårdgivarens postadress.</w:t>
              </w:r>
            </w:ins>
          </w:p>
        </w:tc>
        <w:tc>
          <w:tcPr>
            <w:tcW w:w="1418" w:type="dxa"/>
            <w:hideMark/>
          </w:tcPr>
          <w:p w14:paraId="02BE3D53" w14:textId="77777777" w:rsidR="003F12C9" w:rsidRPr="005E10DA" w:rsidRDefault="003F12C9" w:rsidP="003207FB">
            <w:pPr>
              <w:spacing w:line="240" w:lineRule="auto"/>
              <w:rPr>
                <w:ins w:id="937" w:author="Littorin Henrika" w:date="2016-08-24T09:46:00Z"/>
                <w:rFonts w:ascii="Times New Roman" w:hAnsi="Times New Roman"/>
                <w:color w:val="000000"/>
                <w:lang w:val="fi-FI" w:eastAsia="fi-FI"/>
              </w:rPr>
            </w:pPr>
            <w:ins w:id="938" w:author="Littorin Henrika" w:date="2016-08-24T09:46:00Z">
              <w:r w:rsidRPr="005E10DA">
                <w:rPr>
                  <w:rFonts w:ascii="Times New Roman" w:hAnsi="Times New Roman"/>
                  <w:color w:val="000000"/>
                  <w:lang w:val="fi-FI" w:eastAsia="fi-FI"/>
                </w:rPr>
                <w:t>0..1</w:t>
              </w:r>
            </w:ins>
          </w:p>
        </w:tc>
      </w:tr>
      <w:tr w:rsidR="003F12C9" w:rsidRPr="005E10DA" w14:paraId="5E61880D" w14:textId="77777777" w:rsidTr="003F12C9">
        <w:trPr>
          <w:trHeight w:val="315"/>
          <w:ins w:id="939" w:author="Littorin Henrika" w:date="2016-08-24T09:46:00Z"/>
        </w:trPr>
        <w:tc>
          <w:tcPr>
            <w:tcW w:w="2660" w:type="dxa"/>
            <w:hideMark/>
          </w:tcPr>
          <w:p w14:paraId="49DD0550" w14:textId="77777777" w:rsidR="003F12C9" w:rsidRPr="005E10DA" w:rsidRDefault="003F12C9" w:rsidP="003207FB">
            <w:pPr>
              <w:spacing w:line="240" w:lineRule="auto"/>
              <w:rPr>
                <w:ins w:id="940" w:author="Littorin Henrika" w:date="2016-08-24T09:46:00Z"/>
                <w:rFonts w:ascii="Times New Roman" w:hAnsi="Times New Roman"/>
                <w:color w:val="000000"/>
                <w:lang w:val="fi-FI" w:eastAsia="fi-FI"/>
              </w:rPr>
            </w:pPr>
            <w:ins w:id="941" w:author="Littorin Henrika" w:date="2016-08-24T09:46:00Z">
              <w:r w:rsidRPr="005E10DA">
                <w:rPr>
                  <w:rFonts w:ascii="Times New Roman" w:hAnsi="Times New Roman"/>
                  <w:color w:val="000000"/>
                  <w:lang w:val="fi-FI" w:eastAsia="fi-FI"/>
                </w:rPr>
                <w:t>.. .. ..addressLine</w:t>
              </w:r>
            </w:ins>
          </w:p>
        </w:tc>
        <w:tc>
          <w:tcPr>
            <w:tcW w:w="1417" w:type="dxa"/>
            <w:hideMark/>
          </w:tcPr>
          <w:p w14:paraId="3F21A0DC" w14:textId="77777777" w:rsidR="003F12C9" w:rsidRPr="005E10DA" w:rsidRDefault="003F12C9" w:rsidP="003207FB">
            <w:pPr>
              <w:spacing w:line="240" w:lineRule="auto"/>
              <w:rPr>
                <w:ins w:id="942" w:author="Littorin Henrika" w:date="2016-08-24T09:46:00Z"/>
                <w:rFonts w:ascii="Times New Roman" w:hAnsi="Times New Roman"/>
                <w:color w:val="000000"/>
                <w:lang w:val="fi-FI" w:eastAsia="fi-FI"/>
              </w:rPr>
            </w:pPr>
            <w:ins w:id="943" w:author="Littorin Henrika" w:date="2016-08-24T09:46:00Z">
              <w:r w:rsidRPr="005E10DA">
                <w:rPr>
                  <w:rFonts w:ascii="Times New Roman" w:hAnsi="Times New Roman"/>
                  <w:color w:val="000000"/>
                  <w:lang w:val="fi-FI" w:eastAsia="fi-FI"/>
                </w:rPr>
                <w:t>String</w:t>
              </w:r>
            </w:ins>
          </w:p>
        </w:tc>
        <w:tc>
          <w:tcPr>
            <w:tcW w:w="4111" w:type="dxa"/>
            <w:hideMark/>
          </w:tcPr>
          <w:p w14:paraId="0824E6C0" w14:textId="77777777" w:rsidR="003F12C9" w:rsidRPr="005E10DA" w:rsidRDefault="003F12C9" w:rsidP="003207FB">
            <w:pPr>
              <w:spacing w:line="240" w:lineRule="auto"/>
              <w:rPr>
                <w:ins w:id="944" w:author="Littorin Henrika" w:date="2016-08-24T09:46:00Z"/>
                <w:rFonts w:ascii="Times New Roman" w:hAnsi="Times New Roman"/>
                <w:color w:val="000000"/>
                <w:lang w:val="fi-FI" w:eastAsia="fi-FI"/>
              </w:rPr>
            </w:pPr>
            <w:ins w:id="945" w:author="Littorin Henrika" w:date="2016-08-24T09:46:00Z">
              <w:r w:rsidRPr="005E10DA">
                <w:rPr>
                  <w:rFonts w:ascii="Times New Roman" w:hAnsi="Times New Roman"/>
                  <w:color w:val="000000"/>
                  <w:lang w:val="fi-FI" w:eastAsia="fi-FI"/>
                </w:rPr>
                <w:t>Adressrader</w:t>
              </w:r>
            </w:ins>
          </w:p>
        </w:tc>
        <w:tc>
          <w:tcPr>
            <w:tcW w:w="1418" w:type="dxa"/>
            <w:hideMark/>
          </w:tcPr>
          <w:p w14:paraId="0AB50A87" w14:textId="77777777" w:rsidR="003F12C9" w:rsidRPr="005E10DA" w:rsidRDefault="003F12C9" w:rsidP="003207FB">
            <w:pPr>
              <w:spacing w:line="240" w:lineRule="auto"/>
              <w:rPr>
                <w:ins w:id="946" w:author="Littorin Henrika" w:date="2016-08-24T09:46:00Z"/>
                <w:rFonts w:ascii="Times New Roman" w:hAnsi="Times New Roman"/>
                <w:color w:val="000000"/>
                <w:lang w:val="fi-FI" w:eastAsia="fi-FI"/>
              </w:rPr>
            </w:pPr>
            <w:ins w:id="947" w:author="Littorin Henrika" w:date="2016-08-24T09:46:00Z">
              <w:r w:rsidRPr="005E10DA">
                <w:rPr>
                  <w:rFonts w:ascii="Times New Roman" w:hAnsi="Times New Roman"/>
                  <w:color w:val="000000"/>
                  <w:lang w:val="fi-FI" w:eastAsia="fi-FI"/>
                </w:rPr>
                <w:t>1..n</w:t>
              </w:r>
            </w:ins>
          </w:p>
        </w:tc>
      </w:tr>
      <w:tr w:rsidR="003F12C9" w:rsidRPr="005E10DA" w14:paraId="6E12E3B4" w14:textId="77777777" w:rsidTr="003F12C9">
        <w:trPr>
          <w:trHeight w:val="315"/>
          <w:ins w:id="948" w:author="Littorin Henrika" w:date="2016-08-24T09:46:00Z"/>
        </w:trPr>
        <w:tc>
          <w:tcPr>
            <w:tcW w:w="2660" w:type="dxa"/>
            <w:hideMark/>
          </w:tcPr>
          <w:p w14:paraId="5EAD3E9A" w14:textId="77777777" w:rsidR="003F12C9" w:rsidRPr="005E10DA" w:rsidRDefault="003F12C9" w:rsidP="003207FB">
            <w:pPr>
              <w:spacing w:line="240" w:lineRule="auto"/>
              <w:rPr>
                <w:ins w:id="949" w:author="Littorin Henrika" w:date="2016-08-24T09:46:00Z"/>
                <w:rFonts w:ascii="Times New Roman" w:hAnsi="Times New Roman"/>
                <w:color w:val="000000"/>
                <w:lang w:val="fi-FI" w:eastAsia="fi-FI"/>
              </w:rPr>
            </w:pPr>
            <w:ins w:id="950" w:author="Littorin Henrika" w:date="2016-08-24T09:46:00Z">
              <w:r w:rsidRPr="005E10DA">
                <w:rPr>
                  <w:rFonts w:ascii="Times New Roman" w:hAnsi="Times New Roman"/>
                  <w:color w:val="000000"/>
                  <w:lang w:val="fi-FI" w:eastAsia="fi-FI"/>
                </w:rPr>
                <w:t>.. ..postalCode</w:t>
              </w:r>
            </w:ins>
          </w:p>
        </w:tc>
        <w:tc>
          <w:tcPr>
            <w:tcW w:w="1417" w:type="dxa"/>
            <w:hideMark/>
          </w:tcPr>
          <w:p w14:paraId="374778A8" w14:textId="77777777" w:rsidR="003F12C9" w:rsidRPr="005E10DA" w:rsidRDefault="003F12C9" w:rsidP="003207FB">
            <w:pPr>
              <w:spacing w:line="240" w:lineRule="auto"/>
              <w:rPr>
                <w:ins w:id="951" w:author="Littorin Henrika" w:date="2016-08-24T09:46:00Z"/>
                <w:rFonts w:ascii="Times New Roman" w:hAnsi="Times New Roman"/>
                <w:color w:val="000000"/>
                <w:lang w:val="fi-FI" w:eastAsia="fi-FI"/>
              </w:rPr>
            </w:pPr>
            <w:ins w:id="952" w:author="Littorin Henrika" w:date="2016-08-24T09:46:00Z">
              <w:r w:rsidRPr="005E10DA">
                <w:rPr>
                  <w:rFonts w:ascii="Times New Roman" w:hAnsi="Times New Roman"/>
                  <w:color w:val="000000"/>
                  <w:lang w:val="fi-FI" w:eastAsia="fi-FI"/>
                </w:rPr>
                <w:t>String</w:t>
              </w:r>
            </w:ins>
          </w:p>
        </w:tc>
        <w:tc>
          <w:tcPr>
            <w:tcW w:w="4111" w:type="dxa"/>
            <w:hideMark/>
          </w:tcPr>
          <w:p w14:paraId="4BEC8F49" w14:textId="77777777" w:rsidR="003F12C9" w:rsidRPr="005E10DA" w:rsidRDefault="003F12C9" w:rsidP="003207FB">
            <w:pPr>
              <w:spacing w:line="240" w:lineRule="auto"/>
              <w:rPr>
                <w:ins w:id="953" w:author="Littorin Henrika" w:date="2016-08-24T09:46:00Z"/>
                <w:rFonts w:ascii="Times New Roman" w:hAnsi="Times New Roman"/>
                <w:color w:val="000000"/>
                <w:lang w:eastAsia="fi-FI"/>
              </w:rPr>
            </w:pPr>
            <w:ins w:id="954" w:author="Littorin Henrika" w:date="2016-08-24T09:46:00Z">
              <w:r w:rsidRPr="005E10DA">
                <w:rPr>
                  <w:rFonts w:ascii="Times New Roman" w:hAnsi="Times New Roman"/>
                  <w:color w:val="000000"/>
                  <w:lang w:eastAsia="fi-FI"/>
                </w:rPr>
                <w:t>Vårdgivarens postnummer där verksamheten bedrivs</w:t>
              </w:r>
            </w:ins>
          </w:p>
        </w:tc>
        <w:tc>
          <w:tcPr>
            <w:tcW w:w="1418" w:type="dxa"/>
            <w:hideMark/>
          </w:tcPr>
          <w:p w14:paraId="4D41BD95" w14:textId="77777777" w:rsidR="003F12C9" w:rsidRPr="005E10DA" w:rsidRDefault="003F12C9" w:rsidP="003207FB">
            <w:pPr>
              <w:spacing w:line="240" w:lineRule="auto"/>
              <w:rPr>
                <w:ins w:id="955" w:author="Littorin Henrika" w:date="2016-08-24T09:46:00Z"/>
                <w:rFonts w:ascii="Times New Roman" w:hAnsi="Times New Roman"/>
                <w:color w:val="000000"/>
                <w:lang w:val="fi-FI" w:eastAsia="fi-FI"/>
              </w:rPr>
            </w:pPr>
            <w:ins w:id="956" w:author="Littorin Henrika" w:date="2016-08-24T09:46:00Z">
              <w:r w:rsidRPr="005E10DA">
                <w:rPr>
                  <w:rFonts w:ascii="Times New Roman" w:hAnsi="Times New Roman"/>
                  <w:color w:val="000000"/>
                  <w:lang w:val="fi-FI" w:eastAsia="fi-FI"/>
                </w:rPr>
                <w:t>0..1</w:t>
              </w:r>
            </w:ins>
          </w:p>
        </w:tc>
      </w:tr>
      <w:tr w:rsidR="003F12C9" w:rsidRPr="005E10DA" w14:paraId="432386B2" w14:textId="77777777" w:rsidTr="003F12C9">
        <w:trPr>
          <w:trHeight w:val="315"/>
          <w:ins w:id="957" w:author="Littorin Henrika" w:date="2016-08-24T09:46:00Z"/>
        </w:trPr>
        <w:tc>
          <w:tcPr>
            <w:tcW w:w="2660" w:type="dxa"/>
            <w:hideMark/>
          </w:tcPr>
          <w:p w14:paraId="65B663C7" w14:textId="77777777" w:rsidR="003F12C9" w:rsidRPr="005E10DA" w:rsidRDefault="003F12C9" w:rsidP="003207FB">
            <w:pPr>
              <w:spacing w:line="240" w:lineRule="auto"/>
              <w:rPr>
                <w:ins w:id="958" w:author="Littorin Henrika" w:date="2016-08-24T09:46:00Z"/>
                <w:rFonts w:ascii="Times New Roman" w:hAnsi="Times New Roman"/>
                <w:lang w:val="fi-FI" w:eastAsia="fi-FI"/>
              </w:rPr>
            </w:pPr>
            <w:ins w:id="959" w:author="Littorin Henrika" w:date="2016-08-24T09:46:00Z">
              <w:r w:rsidRPr="005E10DA">
                <w:rPr>
                  <w:rFonts w:ascii="Times New Roman" w:hAnsi="Times New Roman"/>
                  <w:lang w:val="fi-FI" w:eastAsia="fi-FI"/>
                </w:rPr>
                <w:t>.. ..feignedHealthCareProvider</w:t>
              </w:r>
            </w:ins>
          </w:p>
        </w:tc>
        <w:tc>
          <w:tcPr>
            <w:tcW w:w="1417" w:type="dxa"/>
            <w:hideMark/>
          </w:tcPr>
          <w:p w14:paraId="211EBF02" w14:textId="77777777" w:rsidR="003F12C9" w:rsidRPr="005E10DA" w:rsidRDefault="003F12C9" w:rsidP="003207FB">
            <w:pPr>
              <w:spacing w:line="240" w:lineRule="auto"/>
              <w:rPr>
                <w:ins w:id="960" w:author="Littorin Henrika" w:date="2016-08-24T09:46:00Z"/>
                <w:rFonts w:ascii="Times New Roman" w:hAnsi="Times New Roman"/>
                <w:lang w:val="fi-FI" w:eastAsia="fi-FI"/>
              </w:rPr>
            </w:pPr>
            <w:ins w:id="961" w:author="Littorin Henrika" w:date="2016-08-24T09:46:00Z">
              <w:r w:rsidRPr="005E10DA">
                <w:rPr>
                  <w:rFonts w:ascii="Times New Roman" w:hAnsi="Times New Roman"/>
                  <w:lang w:val="fi-FI" w:eastAsia="fi-FI"/>
                </w:rPr>
                <w:t>Boolean</w:t>
              </w:r>
            </w:ins>
          </w:p>
        </w:tc>
        <w:tc>
          <w:tcPr>
            <w:tcW w:w="4111" w:type="dxa"/>
            <w:hideMark/>
          </w:tcPr>
          <w:p w14:paraId="339270EA" w14:textId="77777777" w:rsidR="003F12C9" w:rsidRPr="005E10DA" w:rsidRDefault="003F12C9" w:rsidP="003207FB">
            <w:pPr>
              <w:spacing w:line="240" w:lineRule="auto"/>
              <w:rPr>
                <w:ins w:id="962" w:author="Littorin Henrika" w:date="2016-08-24T09:46:00Z"/>
                <w:rFonts w:ascii="Times New Roman" w:hAnsi="Times New Roman"/>
                <w:lang w:eastAsia="fi-FI"/>
              </w:rPr>
            </w:pPr>
            <w:ins w:id="963" w:author="Littorin Henrika" w:date="2016-08-24T09:46:00Z">
              <w:r w:rsidRPr="005E10DA">
                <w:rPr>
                  <w:rFonts w:ascii="Times New Roman" w:hAnsi="Times New Roman"/>
                  <w:lang w:eastAsia="fi-FI"/>
                </w:rPr>
                <w:t>true: om Vårdgivaren är ett fingerat objekt</w:t>
              </w:r>
            </w:ins>
          </w:p>
        </w:tc>
        <w:tc>
          <w:tcPr>
            <w:tcW w:w="1418" w:type="dxa"/>
            <w:hideMark/>
          </w:tcPr>
          <w:p w14:paraId="14029BE6" w14:textId="77777777" w:rsidR="003F12C9" w:rsidRPr="005E10DA" w:rsidRDefault="003F12C9" w:rsidP="003207FB">
            <w:pPr>
              <w:spacing w:line="240" w:lineRule="auto"/>
              <w:rPr>
                <w:ins w:id="964" w:author="Littorin Henrika" w:date="2016-08-24T09:46:00Z"/>
                <w:rFonts w:ascii="Times New Roman" w:hAnsi="Times New Roman"/>
                <w:lang w:val="fi-FI" w:eastAsia="fi-FI"/>
              </w:rPr>
            </w:pPr>
            <w:ins w:id="965" w:author="Littorin Henrika" w:date="2016-08-24T09:46:00Z">
              <w:r w:rsidRPr="005E10DA">
                <w:rPr>
                  <w:rFonts w:ascii="Times New Roman" w:hAnsi="Times New Roman"/>
                  <w:lang w:val="fi-FI" w:eastAsia="fi-FI"/>
                </w:rPr>
                <w:t>0..1</w:t>
              </w:r>
            </w:ins>
          </w:p>
        </w:tc>
      </w:tr>
      <w:tr w:rsidR="003F12C9" w:rsidRPr="005E10DA" w14:paraId="57C3F999" w14:textId="77777777" w:rsidTr="003F12C9">
        <w:trPr>
          <w:trHeight w:val="315"/>
          <w:ins w:id="966" w:author="Littorin Henrika" w:date="2016-08-24T09:46:00Z"/>
        </w:trPr>
        <w:tc>
          <w:tcPr>
            <w:tcW w:w="2660" w:type="dxa"/>
            <w:hideMark/>
          </w:tcPr>
          <w:p w14:paraId="44F320B9" w14:textId="038105D3" w:rsidR="003F12C9" w:rsidRPr="005E10DA" w:rsidRDefault="003F12C9" w:rsidP="003F12C9">
            <w:pPr>
              <w:spacing w:line="240" w:lineRule="auto"/>
              <w:rPr>
                <w:ins w:id="967" w:author="Littorin Henrika" w:date="2016-08-24T09:46:00Z"/>
                <w:rFonts w:ascii="Times New Roman" w:hAnsi="Times New Roman"/>
                <w:color w:val="000000"/>
                <w:lang w:val="fi-FI" w:eastAsia="fi-FI"/>
              </w:rPr>
            </w:pPr>
            <w:ins w:id="968" w:author="Littorin Henrika" w:date="2016-08-24T09:46:00Z">
              <w:r w:rsidRPr="005E10DA">
                <w:rPr>
                  <w:rFonts w:ascii="Times New Roman" w:hAnsi="Times New Roman"/>
                  <w:color w:val="000000"/>
                  <w:lang w:val="fi-FI" w:eastAsia="fi-FI"/>
                </w:rPr>
                <w:t>.. ..</w:t>
              </w:r>
            </w:ins>
            <w:ins w:id="969" w:author="Littorin Henrika" w:date="2016-08-24T09:48:00Z">
              <w:r>
                <w:rPr>
                  <w:rFonts w:ascii="Times New Roman" w:hAnsi="Times New Roman"/>
                  <w:color w:val="000000"/>
                  <w:lang w:val="fi-FI" w:eastAsia="fi-FI"/>
                </w:rPr>
                <w:t>archivedH</w:t>
              </w:r>
            </w:ins>
            <w:ins w:id="970" w:author="Littorin Henrika" w:date="2016-08-24T09:46:00Z">
              <w:r>
                <w:rPr>
                  <w:rFonts w:ascii="Times New Roman" w:hAnsi="Times New Roman"/>
                  <w:color w:val="000000"/>
                  <w:lang w:val="fi-FI" w:eastAsia="fi-FI"/>
                </w:rPr>
                <w:t>ealthCareProvider</w:t>
              </w:r>
            </w:ins>
          </w:p>
        </w:tc>
        <w:tc>
          <w:tcPr>
            <w:tcW w:w="1417" w:type="dxa"/>
            <w:hideMark/>
          </w:tcPr>
          <w:p w14:paraId="3E3B2CAD" w14:textId="77777777" w:rsidR="003F12C9" w:rsidRPr="005E10DA" w:rsidRDefault="003F12C9" w:rsidP="003207FB">
            <w:pPr>
              <w:spacing w:line="240" w:lineRule="auto"/>
              <w:rPr>
                <w:ins w:id="971" w:author="Littorin Henrika" w:date="2016-08-24T09:46:00Z"/>
                <w:rFonts w:ascii="Times New Roman" w:hAnsi="Times New Roman"/>
                <w:color w:val="000000"/>
                <w:lang w:val="fi-FI" w:eastAsia="fi-FI"/>
              </w:rPr>
            </w:pPr>
            <w:ins w:id="972" w:author="Littorin Henrika" w:date="2016-08-24T09:46:00Z">
              <w:r w:rsidRPr="005E10DA">
                <w:rPr>
                  <w:rFonts w:ascii="Times New Roman" w:hAnsi="Times New Roman"/>
                  <w:color w:val="000000"/>
                  <w:lang w:val="fi-FI" w:eastAsia="fi-FI"/>
                </w:rPr>
                <w:t>Boolean</w:t>
              </w:r>
            </w:ins>
          </w:p>
        </w:tc>
        <w:tc>
          <w:tcPr>
            <w:tcW w:w="4111" w:type="dxa"/>
            <w:hideMark/>
          </w:tcPr>
          <w:p w14:paraId="7F2DD005" w14:textId="3F57A6ED" w:rsidR="003F12C9" w:rsidRPr="005E10DA" w:rsidRDefault="003F12C9" w:rsidP="003207FB">
            <w:pPr>
              <w:spacing w:line="240" w:lineRule="auto"/>
              <w:rPr>
                <w:ins w:id="973" w:author="Littorin Henrika" w:date="2016-08-24T09:46:00Z"/>
                <w:rFonts w:ascii="Times New Roman" w:hAnsi="Times New Roman"/>
                <w:color w:val="000000"/>
                <w:lang w:eastAsia="fi-FI"/>
              </w:rPr>
            </w:pPr>
            <w:ins w:id="974" w:author="Littorin Henrika" w:date="2016-08-24T09:46:00Z">
              <w:r w:rsidRPr="005E10DA">
                <w:rPr>
                  <w:rFonts w:ascii="Times New Roman" w:hAnsi="Times New Roman"/>
                  <w:color w:val="000000"/>
                  <w:lang w:eastAsia="fi-FI"/>
                </w:rPr>
                <w:t>true: om Vårdgivaren är ett arki</w:t>
              </w:r>
            </w:ins>
            <w:ins w:id="975" w:author="Littorin Henrika" w:date="2016-08-24T09:48:00Z">
              <w:r>
                <w:rPr>
                  <w:rFonts w:ascii="Times New Roman" w:hAnsi="Times New Roman"/>
                  <w:color w:val="000000"/>
                  <w:lang w:eastAsia="fi-FI"/>
                </w:rPr>
                <w:t>v</w:t>
              </w:r>
            </w:ins>
            <w:ins w:id="976" w:author="Littorin Henrika" w:date="2016-08-24T09:46:00Z">
              <w:r w:rsidRPr="005E10DA">
                <w:rPr>
                  <w:rFonts w:ascii="Times New Roman" w:hAnsi="Times New Roman"/>
                  <w:color w:val="000000"/>
                  <w:lang w:eastAsia="fi-FI"/>
                </w:rPr>
                <w:t>erat objekt</w:t>
              </w:r>
            </w:ins>
          </w:p>
        </w:tc>
        <w:tc>
          <w:tcPr>
            <w:tcW w:w="1418" w:type="dxa"/>
            <w:hideMark/>
          </w:tcPr>
          <w:p w14:paraId="1B925498" w14:textId="77777777" w:rsidR="003F12C9" w:rsidRPr="005E10DA" w:rsidRDefault="003F12C9" w:rsidP="003207FB">
            <w:pPr>
              <w:spacing w:line="240" w:lineRule="auto"/>
              <w:rPr>
                <w:ins w:id="977" w:author="Littorin Henrika" w:date="2016-08-24T09:46:00Z"/>
                <w:rFonts w:ascii="Times New Roman" w:hAnsi="Times New Roman"/>
                <w:color w:val="000000"/>
                <w:lang w:val="fi-FI" w:eastAsia="fi-FI"/>
              </w:rPr>
            </w:pPr>
            <w:ins w:id="978" w:author="Littorin Henrika" w:date="2016-08-24T09:46:00Z">
              <w:r w:rsidRPr="005E10DA">
                <w:rPr>
                  <w:rFonts w:ascii="Times New Roman" w:hAnsi="Times New Roman"/>
                  <w:color w:val="000000"/>
                  <w:lang w:val="fi-FI" w:eastAsia="fi-FI"/>
                </w:rPr>
                <w:t>0..1</w:t>
              </w:r>
            </w:ins>
          </w:p>
        </w:tc>
      </w:tr>
      <w:tr w:rsidR="00D42B41" w:rsidRPr="00915D3B" w14:paraId="31429D39" w14:textId="77777777" w:rsidTr="003F12C9">
        <w:trPr>
          <w:cantSplit/>
        </w:trPr>
        <w:tc>
          <w:tcPr>
            <w:tcW w:w="2660" w:type="dxa"/>
            <w:vAlign w:val="center"/>
          </w:tcPr>
          <w:p w14:paraId="72AB3FC9"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..healthCareUnitMember</w:t>
            </w:r>
          </w:p>
        </w:tc>
        <w:tc>
          <w:tcPr>
            <w:tcW w:w="1417" w:type="dxa"/>
            <w:vAlign w:val="center"/>
          </w:tcPr>
          <w:p w14:paraId="2EBAEA05"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HealthCareUnitMemberType</w:t>
            </w:r>
          </w:p>
        </w:tc>
        <w:tc>
          <w:tcPr>
            <w:tcW w:w="4111" w:type="dxa"/>
            <w:vAlign w:val="center"/>
          </w:tcPr>
          <w:p w14:paraId="53B0A026"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Information om en kopplad enhet</w:t>
            </w:r>
          </w:p>
        </w:tc>
        <w:tc>
          <w:tcPr>
            <w:tcW w:w="1418" w:type="dxa"/>
            <w:vAlign w:val="center"/>
          </w:tcPr>
          <w:p w14:paraId="39FCC5F2"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0..n</w:t>
            </w:r>
          </w:p>
        </w:tc>
      </w:tr>
      <w:tr w:rsidR="00D42B41" w:rsidRPr="00915D3B" w14:paraId="0B2251A7" w14:textId="77777777" w:rsidTr="003F12C9">
        <w:trPr>
          <w:cantSplit/>
        </w:trPr>
        <w:tc>
          <w:tcPr>
            <w:tcW w:w="2660" w:type="dxa"/>
            <w:vAlign w:val="center"/>
          </w:tcPr>
          <w:p w14:paraId="6396520C"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 healthCareUnitMember Name</w:t>
            </w:r>
          </w:p>
        </w:tc>
        <w:tc>
          <w:tcPr>
            <w:tcW w:w="1417" w:type="dxa"/>
            <w:vAlign w:val="center"/>
          </w:tcPr>
          <w:p w14:paraId="18D674FF"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76531DEB"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xml:space="preserve">Den kopplade enhetens namn </w:t>
            </w:r>
          </w:p>
        </w:tc>
        <w:tc>
          <w:tcPr>
            <w:tcW w:w="1418" w:type="dxa"/>
            <w:vAlign w:val="center"/>
          </w:tcPr>
          <w:p w14:paraId="6DAFC4EB"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1..1</w:t>
            </w:r>
          </w:p>
        </w:tc>
      </w:tr>
      <w:tr w:rsidR="00D42B41" w:rsidRPr="00915D3B" w14:paraId="108DE9D7" w14:textId="77777777" w:rsidTr="003F12C9">
        <w:trPr>
          <w:cantSplit/>
        </w:trPr>
        <w:tc>
          <w:tcPr>
            <w:tcW w:w="2660" w:type="dxa"/>
            <w:vAlign w:val="center"/>
          </w:tcPr>
          <w:p w14:paraId="3EA324E5"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 healthCareUnitMember HsaId</w:t>
            </w:r>
          </w:p>
        </w:tc>
        <w:tc>
          <w:tcPr>
            <w:tcW w:w="1417" w:type="dxa"/>
            <w:vAlign w:val="center"/>
          </w:tcPr>
          <w:p w14:paraId="13CB4BFF"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792F3134"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Den kopplade enhetens HSA-id</w:t>
            </w:r>
          </w:p>
        </w:tc>
        <w:tc>
          <w:tcPr>
            <w:tcW w:w="1418" w:type="dxa"/>
            <w:vAlign w:val="center"/>
          </w:tcPr>
          <w:p w14:paraId="227F813E"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1..1</w:t>
            </w:r>
          </w:p>
        </w:tc>
      </w:tr>
      <w:tr w:rsidR="00D42B41" w:rsidRPr="00915D3B" w14:paraId="369B737B" w14:textId="77777777" w:rsidTr="003F12C9">
        <w:trPr>
          <w:cantSplit/>
        </w:trPr>
        <w:tc>
          <w:tcPr>
            <w:tcW w:w="2660" w:type="dxa"/>
            <w:vAlign w:val="center"/>
          </w:tcPr>
          <w:p w14:paraId="2F508711"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..healthCareUnitMember StartDate</w:t>
            </w:r>
          </w:p>
        </w:tc>
        <w:tc>
          <w:tcPr>
            <w:tcW w:w="1417" w:type="dxa"/>
            <w:vAlign w:val="center"/>
          </w:tcPr>
          <w:p w14:paraId="3F5A663A"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dateTime</w:t>
            </w:r>
          </w:p>
        </w:tc>
        <w:tc>
          <w:tcPr>
            <w:tcW w:w="4111" w:type="dxa"/>
            <w:vAlign w:val="center"/>
          </w:tcPr>
          <w:p w14:paraId="0A108AC0"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Startdatum för kopplade enhetens verksamhet.</w:t>
            </w:r>
          </w:p>
        </w:tc>
        <w:tc>
          <w:tcPr>
            <w:tcW w:w="1418" w:type="dxa"/>
            <w:vAlign w:val="center"/>
          </w:tcPr>
          <w:p w14:paraId="37A7ACC3"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0..1</w:t>
            </w:r>
          </w:p>
        </w:tc>
      </w:tr>
      <w:tr w:rsidR="00D42B41" w:rsidRPr="00915D3B" w14:paraId="2769F50F" w14:textId="77777777" w:rsidTr="003F12C9">
        <w:trPr>
          <w:cantSplit/>
        </w:trPr>
        <w:tc>
          <w:tcPr>
            <w:tcW w:w="2660" w:type="dxa"/>
            <w:vAlign w:val="center"/>
          </w:tcPr>
          <w:p w14:paraId="04AA09D5"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..healthCareUnitMember EndDate</w:t>
            </w:r>
          </w:p>
        </w:tc>
        <w:tc>
          <w:tcPr>
            <w:tcW w:w="1417" w:type="dxa"/>
            <w:vAlign w:val="center"/>
          </w:tcPr>
          <w:p w14:paraId="0A47E32F"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dateTime</w:t>
            </w:r>
          </w:p>
        </w:tc>
        <w:tc>
          <w:tcPr>
            <w:tcW w:w="4111" w:type="dxa"/>
            <w:vAlign w:val="center"/>
          </w:tcPr>
          <w:p w14:paraId="02E33B66"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Slutdatum för kopplade enhetens verksamhet.</w:t>
            </w:r>
          </w:p>
        </w:tc>
        <w:tc>
          <w:tcPr>
            <w:tcW w:w="1418" w:type="dxa"/>
            <w:vAlign w:val="center"/>
          </w:tcPr>
          <w:p w14:paraId="626A69CE"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0..1</w:t>
            </w:r>
          </w:p>
        </w:tc>
      </w:tr>
      <w:tr w:rsidR="00D42B41" w:rsidRPr="00915D3B" w14:paraId="61430B41" w14:textId="77777777" w:rsidTr="003F12C9">
        <w:trPr>
          <w:cantSplit/>
        </w:trPr>
        <w:tc>
          <w:tcPr>
            <w:tcW w:w="2660" w:type="dxa"/>
            <w:vAlign w:val="center"/>
          </w:tcPr>
          <w:p w14:paraId="26EAF62D"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 healthCareUnitMember PrescriptionCode</w:t>
            </w:r>
          </w:p>
        </w:tc>
        <w:tc>
          <w:tcPr>
            <w:tcW w:w="1417" w:type="dxa"/>
            <w:vAlign w:val="center"/>
          </w:tcPr>
          <w:p w14:paraId="1EF2D8E4"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657773AC"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Den kopplade enhetens arbetsplatskod(-er)</w:t>
            </w:r>
          </w:p>
        </w:tc>
        <w:tc>
          <w:tcPr>
            <w:tcW w:w="1418" w:type="dxa"/>
            <w:vAlign w:val="center"/>
          </w:tcPr>
          <w:p w14:paraId="329D8D50"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0..n</w:t>
            </w:r>
          </w:p>
        </w:tc>
      </w:tr>
      <w:tr w:rsidR="00D42B41" w:rsidRPr="00915D3B" w14:paraId="155D1DAA" w14:textId="77777777" w:rsidTr="003F12C9">
        <w:trPr>
          <w:cantSplit/>
        </w:trPr>
        <w:tc>
          <w:tcPr>
            <w:tcW w:w="2660" w:type="dxa"/>
            <w:vAlign w:val="center"/>
          </w:tcPr>
          <w:p w14:paraId="6413AA9B"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lastRenderedPageBreak/>
              <w:t>.. ..healthCareUnitMember TelephoneNumber</w:t>
            </w:r>
          </w:p>
        </w:tc>
        <w:tc>
          <w:tcPr>
            <w:tcW w:w="1417" w:type="dxa"/>
            <w:vAlign w:val="center"/>
          </w:tcPr>
          <w:p w14:paraId="6184EF06"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43D2968A"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Den kopplade enhetens publika direkttelefonnummer</w:t>
            </w:r>
          </w:p>
        </w:tc>
        <w:tc>
          <w:tcPr>
            <w:tcW w:w="1418" w:type="dxa"/>
            <w:vAlign w:val="center"/>
          </w:tcPr>
          <w:p w14:paraId="00E6126A"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0..n</w:t>
            </w:r>
          </w:p>
        </w:tc>
      </w:tr>
      <w:tr w:rsidR="00D42B41" w:rsidRPr="00915D3B" w14:paraId="37390E43" w14:textId="77777777" w:rsidTr="003F12C9">
        <w:trPr>
          <w:cantSplit/>
        </w:trPr>
        <w:tc>
          <w:tcPr>
            <w:tcW w:w="2660" w:type="dxa"/>
            <w:vAlign w:val="center"/>
          </w:tcPr>
          <w:p w14:paraId="3047BC3B"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 healthCareUnitMember postalAddress</w:t>
            </w:r>
          </w:p>
        </w:tc>
        <w:tc>
          <w:tcPr>
            <w:tcW w:w="1417" w:type="dxa"/>
            <w:vAlign w:val="center"/>
          </w:tcPr>
          <w:p w14:paraId="4B0CEEA0"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AddressType</w:t>
            </w:r>
          </w:p>
        </w:tc>
        <w:tc>
          <w:tcPr>
            <w:tcW w:w="4111" w:type="dxa"/>
            <w:vAlign w:val="center"/>
          </w:tcPr>
          <w:p w14:paraId="4A2B4162"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xml:space="preserve">Den kopplade enhetens postadress </w:t>
            </w:r>
          </w:p>
        </w:tc>
        <w:tc>
          <w:tcPr>
            <w:tcW w:w="1418" w:type="dxa"/>
            <w:vAlign w:val="center"/>
          </w:tcPr>
          <w:p w14:paraId="7878393F"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0..1</w:t>
            </w:r>
          </w:p>
        </w:tc>
      </w:tr>
      <w:tr w:rsidR="00D42B41" w:rsidRPr="00915D3B" w14:paraId="4778D76B" w14:textId="77777777" w:rsidTr="003F12C9">
        <w:trPr>
          <w:cantSplit/>
        </w:trPr>
        <w:tc>
          <w:tcPr>
            <w:tcW w:w="2660" w:type="dxa"/>
            <w:vAlign w:val="center"/>
          </w:tcPr>
          <w:p w14:paraId="22E4FB3B"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 ..addressLine</w:t>
            </w:r>
          </w:p>
        </w:tc>
        <w:tc>
          <w:tcPr>
            <w:tcW w:w="1417" w:type="dxa"/>
            <w:vAlign w:val="center"/>
          </w:tcPr>
          <w:p w14:paraId="4586C692"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5E7CBB75"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Adressrader</w:t>
            </w:r>
          </w:p>
        </w:tc>
        <w:tc>
          <w:tcPr>
            <w:tcW w:w="1418" w:type="dxa"/>
            <w:vAlign w:val="center"/>
          </w:tcPr>
          <w:p w14:paraId="72307156"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1..n</w:t>
            </w:r>
          </w:p>
        </w:tc>
      </w:tr>
      <w:tr w:rsidR="00D42B41" w:rsidRPr="00915D3B" w14:paraId="4D0A4B75" w14:textId="77777777" w:rsidTr="003F12C9">
        <w:trPr>
          <w:cantSplit/>
        </w:trPr>
        <w:tc>
          <w:tcPr>
            <w:tcW w:w="2660" w:type="dxa"/>
            <w:vAlign w:val="center"/>
          </w:tcPr>
          <w:p w14:paraId="01ED025C"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 .. healthCareUnitMember postalCode</w:t>
            </w:r>
          </w:p>
        </w:tc>
        <w:tc>
          <w:tcPr>
            <w:tcW w:w="1417" w:type="dxa"/>
            <w:vAlign w:val="center"/>
          </w:tcPr>
          <w:p w14:paraId="7C8038C4"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String</w:t>
            </w:r>
          </w:p>
        </w:tc>
        <w:tc>
          <w:tcPr>
            <w:tcW w:w="4111" w:type="dxa"/>
            <w:vAlign w:val="center"/>
          </w:tcPr>
          <w:p w14:paraId="5E0EC3FF"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Den kopplade enhetens postnummer för där verksamheten bedrivs.</w:t>
            </w:r>
          </w:p>
        </w:tc>
        <w:tc>
          <w:tcPr>
            <w:tcW w:w="1418" w:type="dxa"/>
            <w:vAlign w:val="center"/>
          </w:tcPr>
          <w:p w14:paraId="7781E3BA" w14:textId="77777777" w:rsidR="00D42B41" w:rsidRPr="00915D3B" w:rsidRDefault="00D42B41" w:rsidP="00D42B41">
            <w:pPr>
              <w:spacing w:line="240" w:lineRule="exact"/>
              <w:ind w:left="102"/>
              <w:rPr>
                <w:rFonts w:ascii="Times New Roman" w:hAnsi="Times New Roman"/>
                <w:szCs w:val="20"/>
              </w:rPr>
            </w:pPr>
            <w:r w:rsidRPr="00915D3B">
              <w:rPr>
                <w:rFonts w:ascii="Times New Roman" w:hAnsi="Times New Roman"/>
                <w:szCs w:val="20"/>
              </w:rPr>
              <w:t>0..1</w:t>
            </w:r>
          </w:p>
        </w:tc>
      </w:tr>
      <w:tr w:rsidR="00D42B41" w:rsidRPr="00915D3B" w14:paraId="51493B23" w14:textId="77777777" w:rsidTr="003F12C9">
        <w:trPr>
          <w:cantSplit/>
        </w:trPr>
        <w:tc>
          <w:tcPr>
            <w:tcW w:w="2660" w:type="dxa"/>
          </w:tcPr>
          <w:p w14:paraId="1C51066E" w14:textId="4ACF8562" w:rsidR="00D42B41" w:rsidRPr="00915D3B" w:rsidRDefault="00D42B41" w:rsidP="003F12C9">
            <w:pPr>
              <w:spacing w:line="240" w:lineRule="exact"/>
              <w:ind w:left="102"/>
              <w:rPr>
                <w:rFonts w:ascii="Times New Roman" w:hAnsi="Times New Roman"/>
                <w:szCs w:val="20"/>
              </w:rPr>
            </w:pPr>
            <w:r>
              <w:rPr>
                <w:rFonts w:ascii="Times New Roman" w:eastAsia="Times New Roman" w:hAnsi="Times New Roman"/>
                <w:szCs w:val="20"/>
                <w:lang w:eastAsia="sv-SE"/>
              </w:rPr>
              <w:t>.. ..</w:t>
            </w:r>
            <w:del w:id="979" w:author="Littorin Henrika" w:date="2016-08-24T09:50:00Z">
              <w:r w:rsidDel="003F12C9">
                <w:rPr>
                  <w:rFonts w:ascii="Times New Roman" w:eastAsia="Times New Roman" w:hAnsi="Times New Roman"/>
                  <w:szCs w:val="20"/>
                  <w:lang w:eastAsia="sv-SE"/>
                </w:rPr>
                <w:delText>feigned</w:delText>
              </w:r>
              <w:r w:rsidRPr="00AF4A84" w:rsidDel="003F12C9">
                <w:rPr>
                  <w:rFonts w:ascii="Times New Roman" w:eastAsia="Times New Roman" w:hAnsi="Times New Roman"/>
                  <w:szCs w:val="20"/>
                  <w:lang w:eastAsia="sv-SE"/>
                </w:rPr>
                <w:delText>Object</w:delText>
              </w:r>
            </w:del>
            <w:ins w:id="980" w:author="Littorin Henrika" w:date="2016-08-24T09:50:00Z">
              <w:r w:rsidR="003F12C9">
                <w:rPr>
                  <w:rFonts w:ascii="Times New Roman" w:eastAsia="Times New Roman" w:hAnsi="Times New Roman"/>
                  <w:szCs w:val="20"/>
                  <w:lang w:eastAsia="sv-SE"/>
                </w:rPr>
                <w:t>feignedHealthCareUnitMember</w:t>
              </w:r>
            </w:ins>
          </w:p>
        </w:tc>
        <w:tc>
          <w:tcPr>
            <w:tcW w:w="1417" w:type="dxa"/>
          </w:tcPr>
          <w:p w14:paraId="6B706DEB" w14:textId="69820504" w:rsidR="00D42B41" w:rsidRPr="00915D3B" w:rsidRDefault="00D42B41" w:rsidP="00D42B41">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4111" w:type="dxa"/>
          </w:tcPr>
          <w:p w14:paraId="5335C6E8" w14:textId="26F5536E" w:rsidR="00D42B41" w:rsidRPr="00915D3B" w:rsidRDefault="00D42B41" w:rsidP="00D42B41">
            <w:pPr>
              <w:spacing w:line="240" w:lineRule="exact"/>
              <w:ind w:left="102"/>
              <w:rPr>
                <w:rFonts w:ascii="Times New Roman" w:hAnsi="Times New Roman"/>
                <w:szCs w:val="20"/>
              </w:rPr>
            </w:pPr>
            <w:r>
              <w:rPr>
                <w:rFonts w:ascii="Times New Roman" w:eastAsia="Times New Roman" w:hAnsi="Times New Roman"/>
                <w:szCs w:val="20"/>
                <w:lang w:eastAsia="sv-SE"/>
              </w:rPr>
              <w:t>true: om enheten är ett fingerat objekt</w:t>
            </w:r>
          </w:p>
        </w:tc>
        <w:tc>
          <w:tcPr>
            <w:tcW w:w="1418" w:type="dxa"/>
          </w:tcPr>
          <w:p w14:paraId="511C99E8" w14:textId="7F40D27D" w:rsidR="00D42B41" w:rsidRPr="00915D3B" w:rsidRDefault="00D42B41" w:rsidP="00D42B41">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240122" w:rsidRPr="00915D3B" w14:paraId="38A37E97" w14:textId="77777777" w:rsidTr="003F12C9">
        <w:trPr>
          <w:cantSplit/>
        </w:trPr>
        <w:tc>
          <w:tcPr>
            <w:tcW w:w="2660" w:type="dxa"/>
          </w:tcPr>
          <w:p w14:paraId="08A75EF1" w14:textId="3927609E" w:rsidR="00240122" w:rsidRDefault="00240122" w:rsidP="003F12C9">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r w:rsidR="0029431B">
              <w:rPr>
                <w:rFonts w:ascii="Times New Roman" w:eastAsia="Times New Roman" w:hAnsi="Times New Roman"/>
                <w:szCs w:val="20"/>
                <w:lang w:eastAsia="sv-SE"/>
              </w:rPr>
              <w:t xml:space="preserve"> ..</w:t>
            </w:r>
            <w:ins w:id="981" w:author="Littorin Henrika" w:date="2016-08-24T09:50:00Z">
              <w:r w:rsidR="003F12C9">
                <w:rPr>
                  <w:rFonts w:ascii="Times New Roman" w:eastAsia="Times New Roman" w:hAnsi="Times New Roman"/>
                  <w:szCs w:val="20"/>
                  <w:lang w:eastAsia="sv-SE"/>
                </w:rPr>
                <w:t>archivedHealthCareUnitMember</w:t>
              </w:r>
            </w:ins>
            <w:del w:id="982" w:author="Littorin Henrika" w:date="2016-08-24T09:50:00Z">
              <w:r w:rsidDel="003F12C9">
                <w:rPr>
                  <w:rFonts w:ascii="Times New Roman" w:eastAsia="Times New Roman" w:hAnsi="Times New Roman"/>
                  <w:szCs w:val="20"/>
                  <w:lang w:eastAsia="sv-SE"/>
                </w:rPr>
                <w:delText>unitIsArchived</w:delText>
              </w:r>
            </w:del>
          </w:p>
        </w:tc>
        <w:tc>
          <w:tcPr>
            <w:tcW w:w="1417" w:type="dxa"/>
          </w:tcPr>
          <w:p w14:paraId="17F1E832" w14:textId="56E21B2E" w:rsidR="00240122" w:rsidRDefault="00240122" w:rsidP="002401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4111" w:type="dxa"/>
          </w:tcPr>
          <w:p w14:paraId="366572D2" w14:textId="36B2654A" w:rsidR="00240122" w:rsidRDefault="00240122" w:rsidP="002401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enheten är ett arki</w:t>
            </w:r>
            <w:ins w:id="983" w:author="Littorin Henrika" w:date="2016-08-24T09:50:00Z">
              <w:r w:rsidR="003F12C9">
                <w:rPr>
                  <w:rFonts w:ascii="Times New Roman" w:eastAsia="Times New Roman" w:hAnsi="Times New Roman"/>
                  <w:szCs w:val="20"/>
                  <w:lang w:eastAsia="sv-SE"/>
                </w:rPr>
                <w:t>v</w:t>
              </w:r>
            </w:ins>
            <w:r>
              <w:rPr>
                <w:rFonts w:ascii="Times New Roman" w:eastAsia="Times New Roman" w:hAnsi="Times New Roman"/>
                <w:szCs w:val="20"/>
                <w:lang w:eastAsia="sv-SE"/>
              </w:rPr>
              <w:t>erat objekt</w:t>
            </w:r>
          </w:p>
        </w:tc>
        <w:tc>
          <w:tcPr>
            <w:tcW w:w="1418" w:type="dxa"/>
          </w:tcPr>
          <w:p w14:paraId="6CF2C604" w14:textId="2BC41734" w:rsidR="00240122" w:rsidRDefault="00240122" w:rsidP="00240122">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240122" w:rsidRPr="00915D3B" w14:paraId="53EA3B70" w14:textId="77777777" w:rsidTr="003F12C9">
        <w:trPr>
          <w:cantSplit/>
        </w:trPr>
        <w:tc>
          <w:tcPr>
            <w:tcW w:w="2660" w:type="dxa"/>
            <w:vAlign w:val="center"/>
          </w:tcPr>
          <w:p w14:paraId="1EFDAF22" w14:textId="6B136BE5" w:rsidR="00240122" w:rsidRPr="00915D3B" w:rsidRDefault="00240122" w:rsidP="00240122">
            <w:pPr>
              <w:spacing w:line="240" w:lineRule="exact"/>
              <w:ind w:left="102"/>
              <w:rPr>
                <w:rFonts w:ascii="Times New Roman" w:hAnsi="Times New Roman"/>
                <w:szCs w:val="20"/>
              </w:rPr>
            </w:pPr>
            <w:del w:id="984" w:author="Ronny Nilsson" w:date="2016-09-09T10:37:00Z">
              <w:r w:rsidRPr="00915D3B" w:rsidDel="00D30A66">
                <w:rPr>
                  <w:rFonts w:ascii="Times New Roman" w:hAnsi="Times New Roman"/>
                  <w:szCs w:val="20"/>
                </w:rPr>
                <w:delText>resultCode</w:delText>
              </w:r>
            </w:del>
          </w:p>
        </w:tc>
        <w:tc>
          <w:tcPr>
            <w:tcW w:w="1417" w:type="dxa"/>
            <w:vAlign w:val="center"/>
          </w:tcPr>
          <w:p w14:paraId="053466D9" w14:textId="3B208ECF" w:rsidR="00240122" w:rsidRPr="00915D3B" w:rsidRDefault="00240122" w:rsidP="00240122">
            <w:pPr>
              <w:spacing w:line="240" w:lineRule="exact"/>
              <w:ind w:left="102"/>
              <w:rPr>
                <w:rFonts w:ascii="Times New Roman" w:hAnsi="Times New Roman"/>
                <w:szCs w:val="20"/>
              </w:rPr>
            </w:pPr>
            <w:del w:id="985" w:author="Ronny Nilsson" w:date="2016-09-09T10:37:00Z">
              <w:r w:rsidRPr="00915D3B" w:rsidDel="00D30A66">
                <w:rPr>
                  <w:rFonts w:ascii="Times New Roman" w:hAnsi="Times New Roman"/>
                  <w:szCs w:val="20"/>
                </w:rPr>
                <w:delText>String</w:delText>
              </w:r>
            </w:del>
          </w:p>
        </w:tc>
        <w:tc>
          <w:tcPr>
            <w:tcW w:w="4111" w:type="dxa"/>
            <w:vAlign w:val="center"/>
          </w:tcPr>
          <w:p w14:paraId="465A4ED9" w14:textId="62ED0D35" w:rsidR="00240122" w:rsidRPr="00915D3B" w:rsidRDefault="00240122" w:rsidP="000B3E98">
            <w:pPr>
              <w:spacing w:line="240" w:lineRule="exact"/>
              <w:ind w:left="102"/>
              <w:rPr>
                <w:rFonts w:ascii="Times New Roman" w:hAnsi="Times New Roman"/>
                <w:szCs w:val="20"/>
              </w:rPr>
            </w:pPr>
            <w:del w:id="986" w:author="Ronny Nilsson" w:date="2016-09-09T10:37:00Z">
              <w:r w:rsidRPr="00915D3B" w:rsidDel="00D30A66">
                <w:rPr>
                  <w:rFonts w:ascii="Times New Roman" w:hAnsi="Times New Roman"/>
                  <w:szCs w:val="20"/>
                </w:rPr>
                <w:delText>Resultat av metodanrop (OK eller ERROR).</w:delText>
              </w:r>
            </w:del>
          </w:p>
        </w:tc>
        <w:tc>
          <w:tcPr>
            <w:tcW w:w="1418" w:type="dxa"/>
            <w:vAlign w:val="center"/>
          </w:tcPr>
          <w:p w14:paraId="118FC7A2" w14:textId="515509D9" w:rsidR="00240122" w:rsidRPr="00915D3B" w:rsidRDefault="00240122" w:rsidP="00240122">
            <w:pPr>
              <w:spacing w:line="240" w:lineRule="exact"/>
              <w:ind w:left="102"/>
              <w:rPr>
                <w:rFonts w:ascii="Times New Roman" w:hAnsi="Times New Roman"/>
                <w:szCs w:val="20"/>
              </w:rPr>
            </w:pPr>
            <w:del w:id="987" w:author="Ronny Nilsson" w:date="2016-09-09T10:37:00Z">
              <w:r w:rsidRPr="00915D3B" w:rsidDel="00D30A66">
                <w:rPr>
                  <w:rFonts w:ascii="Times New Roman" w:hAnsi="Times New Roman"/>
                  <w:szCs w:val="20"/>
                </w:rPr>
                <w:delText>1..1</w:delText>
              </w:r>
            </w:del>
          </w:p>
        </w:tc>
      </w:tr>
      <w:tr w:rsidR="00240122" w:rsidRPr="00915D3B" w14:paraId="3685541F" w14:textId="77777777" w:rsidTr="003F12C9">
        <w:trPr>
          <w:cantSplit/>
        </w:trPr>
        <w:tc>
          <w:tcPr>
            <w:tcW w:w="2660" w:type="dxa"/>
            <w:vAlign w:val="center"/>
          </w:tcPr>
          <w:p w14:paraId="5BF70A42" w14:textId="0FC30FC1" w:rsidR="00240122" w:rsidRPr="00915D3B" w:rsidRDefault="00240122" w:rsidP="00240122">
            <w:pPr>
              <w:spacing w:line="240" w:lineRule="exact"/>
              <w:ind w:left="102"/>
              <w:rPr>
                <w:rFonts w:ascii="Times New Roman" w:hAnsi="Times New Roman"/>
                <w:szCs w:val="20"/>
              </w:rPr>
            </w:pPr>
            <w:del w:id="988" w:author="Littorin Henrika" w:date="2016-09-06T16:55:00Z">
              <w:r w:rsidRPr="00915D3B" w:rsidDel="000B3E98">
                <w:rPr>
                  <w:rFonts w:ascii="Times New Roman" w:hAnsi="Times New Roman"/>
                  <w:szCs w:val="20"/>
                </w:rPr>
                <w:delText>resultText</w:delText>
              </w:r>
            </w:del>
          </w:p>
        </w:tc>
        <w:tc>
          <w:tcPr>
            <w:tcW w:w="1417" w:type="dxa"/>
            <w:vAlign w:val="center"/>
          </w:tcPr>
          <w:p w14:paraId="2F516643" w14:textId="76EA260F" w:rsidR="00240122" w:rsidRPr="00915D3B" w:rsidRDefault="00240122" w:rsidP="00240122">
            <w:pPr>
              <w:spacing w:line="240" w:lineRule="exact"/>
              <w:ind w:left="102"/>
              <w:rPr>
                <w:rFonts w:ascii="Times New Roman" w:hAnsi="Times New Roman"/>
                <w:szCs w:val="20"/>
              </w:rPr>
            </w:pPr>
            <w:del w:id="989" w:author="Littorin Henrika" w:date="2016-09-06T16:55:00Z">
              <w:r w:rsidRPr="00915D3B" w:rsidDel="000B3E98">
                <w:rPr>
                  <w:rFonts w:ascii="Times New Roman" w:hAnsi="Times New Roman"/>
                  <w:szCs w:val="20"/>
                </w:rPr>
                <w:delText>String</w:delText>
              </w:r>
            </w:del>
          </w:p>
        </w:tc>
        <w:tc>
          <w:tcPr>
            <w:tcW w:w="4111" w:type="dxa"/>
            <w:vAlign w:val="center"/>
          </w:tcPr>
          <w:p w14:paraId="60CCDB79" w14:textId="79CE3592" w:rsidR="00240122" w:rsidRPr="00915D3B" w:rsidRDefault="00240122" w:rsidP="00240122">
            <w:pPr>
              <w:spacing w:line="240" w:lineRule="exact"/>
              <w:ind w:left="102"/>
              <w:rPr>
                <w:rFonts w:ascii="Times New Roman" w:hAnsi="Times New Roman"/>
                <w:szCs w:val="20"/>
              </w:rPr>
            </w:pPr>
            <w:del w:id="990" w:author="Littorin Henrika" w:date="2016-09-06T16:55:00Z">
              <w:r w:rsidRPr="00915D3B" w:rsidDel="000B3E98">
                <w:rPr>
                  <w:rFonts w:ascii="Times New Roman" w:hAnsi="Times New Roman"/>
                  <w:szCs w:val="20"/>
                </w:rPr>
                <w:delText>Beskrivning av felet.</w:delText>
              </w:r>
            </w:del>
          </w:p>
        </w:tc>
        <w:tc>
          <w:tcPr>
            <w:tcW w:w="1418" w:type="dxa"/>
            <w:vAlign w:val="center"/>
          </w:tcPr>
          <w:p w14:paraId="2E0CA792" w14:textId="29B0AC49" w:rsidR="00240122" w:rsidRPr="00915D3B" w:rsidRDefault="00240122" w:rsidP="00240122">
            <w:pPr>
              <w:spacing w:line="240" w:lineRule="exact"/>
              <w:ind w:left="102"/>
              <w:rPr>
                <w:rFonts w:ascii="Times New Roman" w:hAnsi="Times New Roman"/>
                <w:szCs w:val="20"/>
              </w:rPr>
            </w:pPr>
            <w:del w:id="991" w:author="Littorin Henrika" w:date="2016-09-06T16:55:00Z">
              <w:r w:rsidRPr="00915D3B" w:rsidDel="000B3E98">
                <w:rPr>
                  <w:rFonts w:ascii="Times New Roman" w:hAnsi="Times New Roman"/>
                  <w:szCs w:val="20"/>
                </w:rPr>
                <w:delText>0..1</w:delText>
              </w:r>
            </w:del>
          </w:p>
        </w:tc>
      </w:tr>
    </w:tbl>
    <w:p w14:paraId="33F8F910" w14:textId="77777777" w:rsidR="00BB38AF" w:rsidRPr="00915D3B" w:rsidRDefault="00BB38AF" w:rsidP="00BB38AF"/>
    <w:p w14:paraId="26CA74F3" w14:textId="77777777" w:rsidR="00D3161B" w:rsidRDefault="00D3161B" w:rsidP="00D3161B">
      <w:pPr>
        <w:pStyle w:val="Heading3"/>
      </w:pPr>
      <w:bookmarkStart w:id="992" w:name="_Toc467578357"/>
      <w:r w:rsidRPr="00915D3B">
        <w:t>Tjänstekontraktsspecifika krav och regler</w:t>
      </w:r>
      <w:bookmarkEnd w:id="992"/>
    </w:p>
    <w:p w14:paraId="3FF562B9" w14:textId="77777777" w:rsidR="00D3161B" w:rsidRDefault="00D3161B" w:rsidP="00D3161B">
      <w:r w:rsidRPr="00915D3B">
        <w:t>Till denna informationsmängd finns regler som ej uttrycks i schemafilerna och tabellen ovan. Dessa återfinns nedan.</w:t>
      </w:r>
    </w:p>
    <w:p w14:paraId="43D921E2" w14:textId="77777777" w:rsidR="00D3161B" w:rsidRPr="00915D3B" w:rsidRDefault="00D3161B" w:rsidP="00D3161B">
      <w:pPr>
        <w:rPr>
          <w:sz w:val="22"/>
          <w:u w:val="single"/>
        </w:rPr>
      </w:pPr>
      <w:r w:rsidRPr="00915D3B">
        <w:rPr>
          <w:sz w:val="22"/>
          <w:u w:val="single"/>
        </w:rPr>
        <w:t xml:space="preserve">*1) </w:t>
      </w:r>
      <w:r>
        <w:rPr>
          <w:sz w:val="22"/>
          <w:u w:val="single"/>
        </w:rPr>
        <w:t>searchBase</w:t>
      </w:r>
    </w:p>
    <w:p w14:paraId="1BEEE8F5" w14:textId="4A143336" w:rsidR="00854AB6" w:rsidRDefault="00D3161B" w:rsidP="00854AB6">
      <w:pPr>
        <w:rPr>
          <w:color w:val="4F81BD" w:themeColor="accent1"/>
        </w:rPr>
      </w:pPr>
      <w:r>
        <w:rPr>
          <w:rFonts w:cs="Arial"/>
        </w:rPr>
        <w:t>För GetHealthCareUnit</w:t>
      </w:r>
      <w:r w:rsidR="00431A19">
        <w:rPr>
          <w:rFonts w:cs="Arial"/>
        </w:rPr>
        <w:t>Members</w:t>
      </w:r>
      <w:r>
        <w:rPr>
          <w:rFonts w:cs="Arial"/>
        </w:rPr>
        <w:t xml:space="preserve"> används följande sökningar/sökbaser:</w:t>
      </w:r>
      <w:r>
        <w:rPr>
          <w:rFonts w:cs="Arial"/>
        </w:rPr>
        <w:br/>
        <w:t>- Sök efter vårdenheten: i anropet angiven sökbas</w:t>
      </w:r>
      <w:r>
        <w:rPr>
          <w:rFonts w:cs="Arial"/>
        </w:rPr>
        <w:br/>
        <w:t>- Sök efter kopplade enheter: här används sökbasen c=se</w:t>
      </w:r>
    </w:p>
    <w:p w14:paraId="376BC177" w14:textId="77777777" w:rsidR="00854AB6" w:rsidRPr="00776D68" w:rsidRDefault="00854AB6" w:rsidP="00854AB6">
      <w:pPr>
        <w:pStyle w:val="Heading4"/>
      </w:pPr>
      <w:r w:rsidRPr="00776D68">
        <w:t>Icke funktionella krav</w:t>
      </w:r>
    </w:p>
    <w:p w14:paraId="70F2A002" w14:textId="77777777" w:rsidR="00BB38AF" w:rsidRPr="00915D3B" w:rsidRDefault="00BB38AF" w:rsidP="00854AB6">
      <w:pPr>
        <w:pStyle w:val="Heading5"/>
      </w:pPr>
      <w:r w:rsidRPr="00915D3B">
        <w:t>SLA-krav</w:t>
      </w:r>
    </w:p>
    <w:p w14:paraId="26F1715A" w14:textId="77777777" w:rsidR="00BB38AF" w:rsidRPr="00915D3B" w:rsidRDefault="00BB38AF" w:rsidP="00BB38AF">
      <w:pPr>
        <w:keepNext/>
      </w:pPr>
      <w:r w:rsidRPr="00915D3B">
        <w:t xml:space="preserve">Svarstider är specifika för respektive tjänstekontrakt. </w:t>
      </w:r>
    </w:p>
    <w:p w14:paraId="17965081" w14:textId="77777777" w:rsidR="00BB38AF" w:rsidRPr="00915D3B" w:rsidRDefault="00BB38AF" w:rsidP="00BB38AF">
      <w:pPr>
        <w:keepNext/>
      </w:pPr>
      <w:r w:rsidRPr="00915D3B">
        <w:t>Krav på svarstider är dock inte definierade idag, men följande svarstidsnivå uppfylls idag (förutsatt SSL-uppkoppling):</w:t>
      </w:r>
    </w:p>
    <w:tbl>
      <w:tblPr>
        <w:tblStyle w:val="TableGrid"/>
        <w:tblW w:w="8755" w:type="dxa"/>
        <w:tblLook w:val="04A0" w:firstRow="1" w:lastRow="0" w:firstColumn="1" w:lastColumn="0" w:noHBand="0" w:noVBand="1"/>
      </w:tblPr>
      <w:tblGrid>
        <w:gridCol w:w="3616"/>
        <w:gridCol w:w="2446"/>
        <w:gridCol w:w="2693"/>
      </w:tblGrid>
      <w:tr w:rsidR="00BB38AF" w:rsidRPr="00915D3B" w14:paraId="5E34E0B1" w14:textId="77777777" w:rsidTr="000105E5">
        <w:tc>
          <w:tcPr>
            <w:tcW w:w="3616" w:type="dxa"/>
          </w:tcPr>
          <w:p w14:paraId="7C9B3149" w14:textId="77777777" w:rsidR="00BB38AF" w:rsidRPr="00915D3B" w:rsidRDefault="00BB38AF" w:rsidP="000105E5">
            <w:pPr>
              <w:keepNext/>
              <w:rPr>
                <w:b/>
              </w:rPr>
            </w:pPr>
            <w:r w:rsidRPr="00915D3B">
              <w:rPr>
                <w:b/>
              </w:rPr>
              <w:t>Vårdenhet med kopplade enheter eller inte</w:t>
            </w:r>
          </w:p>
        </w:tc>
        <w:tc>
          <w:tcPr>
            <w:tcW w:w="2446" w:type="dxa"/>
          </w:tcPr>
          <w:p w14:paraId="68BEC836" w14:textId="77777777" w:rsidR="00BB38AF" w:rsidRPr="00915D3B" w:rsidRDefault="00BB38AF" w:rsidP="000105E5">
            <w:pPr>
              <w:keepNext/>
              <w:rPr>
                <w:b/>
              </w:rPr>
            </w:pPr>
            <w:r w:rsidRPr="00915D3B">
              <w:rPr>
                <w:b/>
              </w:rPr>
              <w:t>Svarstider måste garanteras upp till följande last</w:t>
            </w:r>
          </w:p>
        </w:tc>
        <w:tc>
          <w:tcPr>
            <w:tcW w:w="2693" w:type="dxa"/>
          </w:tcPr>
          <w:p w14:paraId="7A13A1D8" w14:textId="77777777" w:rsidR="00BB38AF" w:rsidRPr="00915D3B" w:rsidRDefault="00BB38AF" w:rsidP="000105E5">
            <w:pPr>
              <w:keepNext/>
              <w:rPr>
                <w:b/>
              </w:rPr>
            </w:pPr>
            <w:r w:rsidRPr="00915D3B">
              <w:rPr>
                <w:b/>
              </w:rPr>
              <w:t>Svarstid för 95 % av alla anrop ligger inom</w:t>
            </w:r>
          </w:p>
        </w:tc>
      </w:tr>
      <w:tr w:rsidR="00BB38AF" w:rsidRPr="00915D3B" w14:paraId="757637EA" w14:textId="77777777" w:rsidTr="000105E5">
        <w:tc>
          <w:tcPr>
            <w:tcW w:w="3616" w:type="dxa"/>
          </w:tcPr>
          <w:p w14:paraId="2D9CBE7E" w14:textId="77777777" w:rsidR="00BB38AF" w:rsidRPr="00915D3B" w:rsidRDefault="00BB38AF" w:rsidP="000105E5">
            <w:r w:rsidRPr="00915D3B">
              <w:t xml:space="preserve">Svarstid för vårdenhet </w:t>
            </w:r>
            <w:r w:rsidRPr="00915D3B">
              <w:rPr>
                <w:u w:val="single"/>
              </w:rPr>
              <w:t>utan</w:t>
            </w:r>
            <w:r w:rsidRPr="00915D3B">
              <w:t xml:space="preserve"> kopplade enheter</w:t>
            </w:r>
          </w:p>
        </w:tc>
        <w:tc>
          <w:tcPr>
            <w:tcW w:w="2446" w:type="dxa"/>
          </w:tcPr>
          <w:p w14:paraId="7144B998" w14:textId="77777777" w:rsidR="00BB38AF" w:rsidRPr="00915D3B" w:rsidRDefault="00BB38AF" w:rsidP="000105E5">
            <w:r w:rsidRPr="00915D3B">
              <w:t>10 anrop/s</w:t>
            </w:r>
          </w:p>
        </w:tc>
        <w:tc>
          <w:tcPr>
            <w:tcW w:w="2693" w:type="dxa"/>
          </w:tcPr>
          <w:p w14:paraId="7490E38B" w14:textId="77777777" w:rsidR="00BB38AF" w:rsidRPr="00915D3B" w:rsidRDefault="00BB38AF" w:rsidP="000105E5">
            <w:r w:rsidRPr="00915D3B">
              <w:t xml:space="preserve">  100 ms</w:t>
            </w:r>
          </w:p>
        </w:tc>
      </w:tr>
      <w:tr w:rsidR="00BB38AF" w:rsidRPr="00915D3B" w14:paraId="51F1C183" w14:textId="77777777" w:rsidTr="000105E5">
        <w:tc>
          <w:tcPr>
            <w:tcW w:w="3616" w:type="dxa"/>
          </w:tcPr>
          <w:p w14:paraId="534C05EA" w14:textId="77777777" w:rsidR="00BB38AF" w:rsidRPr="00915D3B" w:rsidRDefault="00BB38AF" w:rsidP="000105E5">
            <w:r w:rsidRPr="00915D3B">
              <w:t xml:space="preserve">Svarstid för vårdenhet </w:t>
            </w:r>
            <w:r w:rsidRPr="00915D3B">
              <w:rPr>
                <w:u w:val="single"/>
              </w:rPr>
              <w:t>med</w:t>
            </w:r>
            <w:r w:rsidRPr="00915D3B">
              <w:t xml:space="preserve"> kopplade enheter</w:t>
            </w:r>
          </w:p>
        </w:tc>
        <w:tc>
          <w:tcPr>
            <w:tcW w:w="2446" w:type="dxa"/>
          </w:tcPr>
          <w:p w14:paraId="268BD03B" w14:textId="77777777" w:rsidR="00BB38AF" w:rsidRPr="00915D3B" w:rsidRDefault="00BB38AF" w:rsidP="000105E5">
            <w:r w:rsidRPr="00915D3B">
              <w:t>1 anrop/s</w:t>
            </w:r>
          </w:p>
        </w:tc>
        <w:tc>
          <w:tcPr>
            <w:tcW w:w="2693" w:type="dxa"/>
          </w:tcPr>
          <w:p w14:paraId="5CC02253" w14:textId="77777777" w:rsidR="00BB38AF" w:rsidRPr="00915D3B" w:rsidRDefault="00BB38AF" w:rsidP="000105E5">
            <w:r w:rsidRPr="00915D3B">
              <w:t xml:space="preserve">  1000 ms</w:t>
            </w:r>
          </w:p>
        </w:tc>
      </w:tr>
    </w:tbl>
    <w:p w14:paraId="4299A5FE" w14:textId="77777777" w:rsidR="00BB38AF" w:rsidRPr="00915D3B" w:rsidRDefault="00BB38AF" w:rsidP="00BB38AF"/>
    <w:p w14:paraId="1B81CE3A" w14:textId="77777777" w:rsidR="00BB38AF" w:rsidRPr="00915D3B" w:rsidRDefault="00BB38AF" w:rsidP="00854AB6">
      <w:pPr>
        <w:pStyle w:val="Heading5"/>
      </w:pPr>
      <w:r w:rsidRPr="00915D3B">
        <w:t>Logiska fel</w:t>
      </w:r>
    </w:p>
    <w:p w14:paraId="5DD14F73" w14:textId="1B6554CA" w:rsidR="00BB38AF" w:rsidRPr="00915D3B" w:rsidDel="000B3E98" w:rsidRDefault="00BB38AF" w:rsidP="00BB38AF">
      <w:pPr>
        <w:rPr>
          <w:del w:id="993" w:author="Littorin Henrika" w:date="2016-09-06T16:55:00Z"/>
        </w:rPr>
      </w:pPr>
      <w:del w:id="994" w:author="Littorin Henrika" w:date="2016-09-06T16:55:00Z">
        <w:r w:rsidRPr="00915D3B" w:rsidDel="000B3E98">
          <w:delText xml:space="preserve">För alla logiska fel returneras </w:delText>
        </w:r>
        <w:r w:rsidRPr="00915D3B" w:rsidDel="000B3E98">
          <w:rPr>
            <w:rFonts w:ascii="Times New Roman" w:hAnsi="Times New Roman"/>
            <w:szCs w:val="20"/>
          </w:rPr>
          <w:delText>resultCode=ERROR</w:delText>
        </w:r>
        <w:r w:rsidRPr="00915D3B" w:rsidDel="000B3E98">
          <w:delText xml:space="preserve"> och en förklarande text i </w:delText>
        </w:r>
        <w:r w:rsidRPr="00915D3B" w:rsidDel="000B3E98">
          <w:rPr>
            <w:rFonts w:ascii="Times New Roman" w:hAnsi="Times New Roman"/>
            <w:szCs w:val="20"/>
          </w:rPr>
          <w:delText>resultText. Följande logiska fel har identifierats för detta kontrakt:</w:delText>
        </w:r>
      </w:del>
    </w:p>
    <w:p w14:paraId="4F68FA65" w14:textId="77777777" w:rsidR="000947E5" w:rsidRDefault="000947E5" w:rsidP="000947E5">
      <w:pPr>
        <w:rPr>
          <w:ins w:id="995" w:author="Ronny Nilsson" w:date="2016-08-26T13:36:00Z"/>
          <w:rFonts w:cs="Arial"/>
          <w:szCs w:val="20"/>
        </w:rPr>
      </w:pPr>
      <w:ins w:id="996" w:author="Ronny Nilsson" w:date="2016-08-26T13:36:00Z">
        <w:r>
          <w:rPr>
            <w:rFonts w:cs="Arial"/>
            <w:szCs w:val="20"/>
          </w:rPr>
          <w:t>Logiska fel hanteras enligt:</w:t>
        </w:r>
      </w:ins>
    </w:p>
    <w:p w14:paraId="52837A33" w14:textId="358EF3DF" w:rsidR="000947E5" w:rsidRDefault="000947E5" w:rsidP="000947E5">
      <w:pPr>
        <w:pStyle w:val="ListParagraph"/>
        <w:numPr>
          <w:ilvl w:val="0"/>
          <w:numId w:val="27"/>
        </w:numPr>
        <w:spacing w:after="120" w:line="240" w:lineRule="auto"/>
        <w:contextualSpacing w:val="0"/>
        <w:rPr>
          <w:ins w:id="997" w:author="Ronny Nilsson" w:date="2016-08-26T13:37:00Z"/>
        </w:rPr>
      </w:pPr>
      <w:ins w:id="998" w:author="Ronny Nilsson" w:date="2016-08-26T13:37:00Z">
        <w:r>
          <w:t>Om s</w:t>
        </w:r>
        <w:r w:rsidRPr="00B360DE">
          <w:t xml:space="preserve">ökt </w:t>
        </w:r>
        <w:r>
          <w:t>vårdenhet</w:t>
        </w:r>
        <w:r w:rsidRPr="00B360DE">
          <w:t xml:space="preserve"> </w:t>
        </w:r>
        <w:r>
          <w:t>inte kan hittas</w:t>
        </w:r>
        <w:r w:rsidRPr="00B360DE">
          <w:t xml:space="preserve"> i katalogen</w:t>
        </w:r>
        <w:r>
          <w:t>, så returneras tomt svar</w:t>
        </w:r>
        <w:r w:rsidRPr="00B360DE">
          <w:t xml:space="preserve"> </w:t>
        </w:r>
      </w:ins>
    </w:p>
    <w:p w14:paraId="18F3EA85" w14:textId="6FC3D8B7" w:rsidR="000947E5" w:rsidRDefault="000947E5" w:rsidP="000947E5">
      <w:pPr>
        <w:pStyle w:val="ListParagraph"/>
        <w:numPr>
          <w:ilvl w:val="0"/>
          <w:numId w:val="27"/>
        </w:numPr>
        <w:spacing w:after="120" w:line="240" w:lineRule="auto"/>
        <w:contextualSpacing w:val="0"/>
        <w:rPr>
          <w:ins w:id="999" w:author="Ronny Nilsson" w:date="2016-08-26T13:37:00Z"/>
        </w:rPr>
      </w:pPr>
      <w:ins w:id="1000" w:author="Ronny Nilsson" w:date="2016-08-26T13:37:00Z">
        <w:r>
          <w:t>Om s</w:t>
        </w:r>
        <w:r w:rsidRPr="00B360DE">
          <w:t xml:space="preserve">ökt </w:t>
        </w:r>
        <w:r>
          <w:t>enhet</w:t>
        </w:r>
        <w:r w:rsidRPr="00B360DE">
          <w:t xml:space="preserve"> </w:t>
        </w:r>
        <w:r>
          <w:t>inte är en vårdenhet, eller saknar någon obligatorisk uppgift (namn, HSA-</w:t>
        </w:r>
      </w:ins>
      <w:ins w:id="1001" w:author="Littorin Henrika" w:date="2016-09-06T16:55:00Z">
        <w:r w:rsidR="000B3E98">
          <w:t>i</w:t>
        </w:r>
      </w:ins>
      <w:ins w:id="1002" w:author="Ronny Nilsson" w:date="2016-08-26T13:37:00Z">
        <w:r>
          <w:t xml:space="preserve">d eller </w:t>
        </w:r>
      </w:ins>
      <w:ins w:id="1003" w:author="Ronny Nilsson" w:date="2016-08-26T13:38:00Z">
        <w:r w:rsidR="009E02D4">
          <w:t>korrekt utpekning av vårdgivartillhörighet</w:t>
        </w:r>
      </w:ins>
      <w:ins w:id="1004" w:author="Ronny Nilsson" w:date="2016-08-26T13:37:00Z">
        <w:r>
          <w:t>), så returneras tomt svar</w:t>
        </w:r>
        <w:r w:rsidRPr="00B360DE">
          <w:t xml:space="preserve"> </w:t>
        </w:r>
      </w:ins>
    </w:p>
    <w:p w14:paraId="29C2BA64" w14:textId="77C1C341" w:rsidR="009E02D4" w:rsidRDefault="009E02D4" w:rsidP="009E02D4">
      <w:pPr>
        <w:pStyle w:val="ListParagraph"/>
        <w:numPr>
          <w:ilvl w:val="0"/>
          <w:numId w:val="27"/>
        </w:numPr>
        <w:spacing w:after="120" w:line="240" w:lineRule="auto"/>
        <w:contextualSpacing w:val="0"/>
        <w:rPr>
          <w:ins w:id="1005" w:author="Ronny Nilsson" w:date="2016-08-26T13:40:00Z"/>
        </w:rPr>
      </w:pPr>
      <w:ins w:id="1006" w:author="Ronny Nilsson" w:date="2016-08-26T13:40:00Z">
        <w:r>
          <w:t>Om vårdgivaren saknar obligatorisk uppgift (Namn, HSA-</w:t>
        </w:r>
      </w:ins>
      <w:ins w:id="1007" w:author="Littorin Henrika" w:date="2016-09-06T16:55:00Z">
        <w:r w:rsidR="000B3E98">
          <w:t>i</w:t>
        </w:r>
      </w:ins>
      <w:ins w:id="1008" w:author="Ronny Nilsson" w:date="2016-08-26T13:40:00Z">
        <w:r>
          <w:t xml:space="preserve">d, Organisationsnummer) så returneras tomt svar. </w:t>
        </w:r>
      </w:ins>
    </w:p>
    <w:p w14:paraId="6078AAAF" w14:textId="5FAAB4E1" w:rsidR="000947E5" w:rsidRDefault="000947E5" w:rsidP="000947E5">
      <w:pPr>
        <w:pStyle w:val="ListParagraph"/>
        <w:numPr>
          <w:ilvl w:val="0"/>
          <w:numId w:val="27"/>
        </w:numPr>
        <w:spacing w:after="120" w:line="240" w:lineRule="auto"/>
        <w:contextualSpacing w:val="0"/>
        <w:rPr>
          <w:ins w:id="1009" w:author="Ronny Nilsson" w:date="2016-08-26T13:37:00Z"/>
        </w:rPr>
      </w:pPr>
      <w:ins w:id="1010" w:author="Ronny Nilsson" w:date="2016-08-26T13:37:00Z">
        <w:r>
          <w:lastRenderedPageBreak/>
          <w:t xml:space="preserve">Om en </w:t>
        </w:r>
      </w:ins>
      <w:ins w:id="1011" w:author="Ronny Nilsson" w:date="2016-08-26T13:39:00Z">
        <w:r w:rsidR="009E02D4">
          <w:t>kopplad enhet</w:t>
        </w:r>
      </w:ins>
      <w:ins w:id="1012" w:author="Ronny Nilsson" w:date="2016-08-26T13:37:00Z">
        <w:r>
          <w:t xml:space="preserve"> saknar någon obligatorisk uppgift (namn eller HSA-</w:t>
        </w:r>
      </w:ins>
      <w:ins w:id="1013" w:author="Littorin Henrika" w:date="2016-09-06T16:56:00Z">
        <w:r w:rsidR="000B3E98">
          <w:t>i</w:t>
        </w:r>
      </w:ins>
      <w:ins w:id="1014" w:author="Ronny Nilsson" w:date="2016-08-26T13:37:00Z">
        <w:r>
          <w:t xml:space="preserve">d) så returneras ingen information om den </w:t>
        </w:r>
      </w:ins>
      <w:ins w:id="1015" w:author="Ronny Nilsson" w:date="2016-08-26T13:39:00Z">
        <w:r w:rsidR="009E02D4">
          <w:t>enheten</w:t>
        </w:r>
      </w:ins>
      <w:ins w:id="1016" w:author="Ronny Nilsson" w:date="2016-08-26T13:37:00Z">
        <w:r>
          <w:t>.</w:t>
        </w:r>
      </w:ins>
    </w:p>
    <w:p w14:paraId="1038E886" w14:textId="77777777" w:rsidR="000947E5" w:rsidRPr="00915D3B" w:rsidRDefault="000947E5" w:rsidP="000947E5">
      <w:pPr>
        <w:pStyle w:val="ListParagraph"/>
        <w:numPr>
          <w:ilvl w:val="0"/>
          <w:numId w:val="27"/>
        </w:numPr>
        <w:spacing w:after="120" w:line="240" w:lineRule="auto"/>
        <w:contextualSpacing w:val="0"/>
        <w:rPr>
          <w:ins w:id="1017" w:author="Ronny Nilsson" w:date="2016-08-26T13:37:00Z"/>
        </w:rPr>
      </w:pPr>
      <w:ins w:id="1018" w:author="Ronny Nilsson" w:date="2016-08-26T13:37:00Z">
        <w:r>
          <w:t>för kontroll av att returnerade attributvärden följer specificerad syntax, så rekommenderas använda den Schematron vi tillhandahåller.</w:t>
        </w:r>
      </w:ins>
    </w:p>
    <w:p w14:paraId="1AF403C1" w14:textId="77777777" w:rsidR="000947E5" w:rsidRDefault="000947E5" w:rsidP="00BB38AF">
      <w:pPr>
        <w:rPr>
          <w:ins w:id="1019" w:author="Ronny Nilsson" w:date="2016-08-26T13:36:00Z"/>
          <w:rFonts w:cs="Arial"/>
          <w:szCs w:val="20"/>
        </w:rPr>
      </w:pPr>
    </w:p>
    <w:p w14:paraId="41E1DA73" w14:textId="32C0BB01" w:rsidR="00BB38AF" w:rsidRPr="00915D3B" w:rsidDel="000947E5" w:rsidRDefault="00BB38AF" w:rsidP="00BB38AF">
      <w:pPr>
        <w:rPr>
          <w:del w:id="1020" w:author="Ronny Nilsson" w:date="2016-08-26T13:36:00Z"/>
          <w:rFonts w:cs="Arial"/>
        </w:rPr>
      </w:pPr>
      <w:del w:id="1021" w:author="Ronny Nilsson" w:date="2016-08-26T13:36:00Z">
        <w:r w:rsidRPr="00915D3B" w:rsidDel="000947E5">
          <w:rPr>
            <w:rFonts w:cs="Arial"/>
            <w:szCs w:val="20"/>
          </w:rPr>
          <w:delText>Fel för vilka ingen information returneras.</w:delText>
        </w:r>
      </w:del>
    </w:p>
    <w:p w14:paraId="1086484B" w14:textId="08220A06" w:rsidR="00BB38AF" w:rsidRPr="00915D3B" w:rsidDel="000947E5" w:rsidRDefault="00BB38AF" w:rsidP="00BB38AF">
      <w:pPr>
        <w:pStyle w:val="ListParagraph"/>
        <w:numPr>
          <w:ilvl w:val="0"/>
          <w:numId w:val="28"/>
        </w:numPr>
        <w:spacing w:after="120" w:line="240" w:lineRule="auto"/>
        <w:contextualSpacing w:val="0"/>
        <w:rPr>
          <w:del w:id="1022" w:author="Ronny Nilsson" w:date="2016-08-26T13:36:00Z"/>
        </w:rPr>
      </w:pPr>
      <w:del w:id="1023" w:author="Ronny Nilsson" w:date="2016-08-26T13:36:00Z">
        <w:r w:rsidRPr="00915D3B" w:rsidDel="000947E5">
          <w:delText>Angiven sökbas finns inte i katalogen.</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;Fel;</w:delText>
        </w:r>
        <w:r w:rsidRPr="00915D3B" w:rsidDel="000947E5">
          <w:delText>GetCareUnitMembers; 1; Angiven sökbas: &lt;värde&gt; kan inte hittas”.</w:delText>
        </w:r>
      </w:del>
    </w:p>
    <w:p w14:paraId="0A9028E9" w14:textId="62D5326D" w:rsidR="00BB38AF" w:rsidRPr="00915D3B" w:rsidDel="000947E5" w:rsidRDefault="00BB38AF" w:rsidP="00BB38AF">
      <w:pPr>
        <w:pStyle w:val="ListParagraph"/>
        <w:numPr>
          <w:ilvl w:val="0"/>
          <w:numId w:val="28"/>
        </w:numPr>
        <w:spacing w:after="120" w:line="240" w:lineRule="auto"/>
        <w:contextualSpacing w:val="0"/>
        <w:rPr>
          <w:del w:id="1024" w:author="Ronny Nilsson" w:date="2016-08-26T13:36:00Z"/>
        </w:rPr>
      </w:pPr>
      <w:del w:id="1025" w:author="Ronny Nilsson" w:date="2016-08-26T13:36:00Z">
        <w:r w:rsidRPr="00915D3B" w:rsidDel="000947E5">
          <w:delText>Sökt vårdenhetens finns inte i katalogen (det går inte att hitta något objekt med angivet HSA-id).</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;Fel;</w:delText>
        </w:r>
        <w:r w:rsidRPr="00915D3B" w:rsidDel="000947E5">
          <w:delText>GetCareUnitMembers; 2; Det går inte att hitta något objekt med angivet HSA-id: &lt;värde&gt;”.</w:delText>
        </w:r>
      </w:del>
    </w:p>
    <w:p w14:paraId="577E26F2" w14:textId="173E00FF" w:rsidR="00BB38AF" w:rsidRPr="00915D3B" w:rsidDel="000947E5" w:rsidRDefault="00BB38AF" w:rsidP="00BB38AF">
      <w:pPr>
        <w:pStyle w:val="ListParagraph"/>
        <w:numPr>
          <w:ilvl w:val="0"/>
          <w:numId w:val="28"/>
        </w:numPr>
        <w:spacing w:after="120" w:line="240" w:lineRule="auto"/>
        <w:contextualSpacing w:val="0"/>
        <w:rPr>
          <w:del w:id="1026" w:author="Ronny Nilsson" w:date="2016-08-26T13:36:00Z"/>
        </w:rPr>
      </w:pPr>
      <w:del w:id="1027" w:author="Ronny Nilsson" w:date="2016-08-26T13:36:00Z">
        <w:r w:rsidRPr="00915D3B" w:rsidDel="000947E5">
          <w:delText>Objektet med angivet HSA-id är inte ett vårdenhetsobjekt.</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;Fel;</w:delText>
        </w:r>
        <w:r w:rsidRPr="00915D3B" w:rsidDel="000947E5">
          <w:delText>GetCareUnitMembers; 3; Objektet med angivet HSA-id: &lt;värde&gt; är inget vårdenhetsobjekt.”</w:delText>
        </w:r>
      </w:del>
    </w:p>
    <w:p w14:paraId="1DA8E383" w14:textId="505DEC4C" w:rsidR="00BB38AF" w:rsidRPr="00915D3B" w:rsidDel="000947E5" w:rsidRDefault="00BB38AF" w:rsidP="00BB38AF">
      <w:pPr>
        <w:pStyle w:val="ListParagraph"/>
        <w:numPr>
          <w:ilvl w:val="0"/>
          <w:numId w:val="28"/>
        </w:numPr>
        <w:spacing w:after="120" w:line="240" w:lineRule="auto"/>
        <w:contextualSpacing w:val="0"/>
        <w:rPr>
          <w:del w:id="1028" w:author="Ronny Nilsson" w:date="2016-08-26T13:36:00Z"/>
        </w:rPr>
      </w:pPr>
      <w:del w:id="1029" w:author="Ronny Nilsson" w:date="2016-08-26T13:36:00Z">
        <w:r w:rsidRPr="00915D3B" w:rsidDel="000947E5">
          <w:delText>Det finns flera objekt med angivet HSA-Id</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;Fel;</w:delText>
        </w:r>
        <w:r w:rsidRPr="00915D3B" w:rsidDel="000947E5">
          <w:delText>GetCareUnitMembers; 4; Det finns flera objekt med angivet HSA-Id: &lt;värde&gt;”</w:delText>
        </w:r>
      </w:del>
    </w:p>
    <w:p w14:paraId="732CEB02" w14:textId="3E3EFAF3" w:rsidR="00BB38AF" w:rsidRPr="00915D3B" w:rsidDel="000947E5" w:rsidRDefault="00BB38AF" w:rsidP="00BB38AF">
      <w:pPr>
        <w:spacing w:after="120"/>
        <w:rPr>
          <w:del w:id="1030" w:author="Ronny Nilsson" w:date="2016-08-26T13:36:00Z"/>
        </w:rPr>
      </w:pPr>
      <w:del w:id="1031" w:author="Ronny Nilsson" w:date="2016-08-26T13:36:00Z">
        <w:r w:rsidRPr="00915D3B" w:rsidDel="000947E5">
          <w:delText>Varnande fel för vilka fullständigt svar ändå ska returneras, men där en eller flera uppgifter pekas ut som felaktiga:</w:delText>
        </w:r>
      </w:del>
    </w:p>
    <w:p w14:paraId="1D40A470" w14:textId="4504E534" w:rsidR="00BB38AF" w:rsidRPr="00915D3B" w:rsidDel="000947E5" w:rsidRDefault="00BB38AF" w:rsidP="00BB38AF">
      <w:pPr>
        <w:pStyle w:val="ListParagraph"/>
        <w:numPr>
          <w:ilvl w:val="0"/>
          <w:numId w:val="28"/>
        </w:numPr>
        <w:spacing w:after="120" w:line="240" w:lineRule="auto"/>
        <w:contextualSpacing w:val="0"/>
        <w:rPr>
          <w:del w:id="1032" w:author="Ronny Nilsson" w:date="2016-08-26T13:36:00Z"/>
        </w:rPr>
      </w:pPr>
      <w:del w:id="1033" w:author="Ronny Nilsson" w:date="2016-08-26T13:36:00Z">
        <w:r w:rsidRPr="00915D3B" w:rsidDel="000947E5">
          <w:delText>Det finns flera objekt med samma HSA-Id som en kopplad enhet</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GetCareUnitMembers; 10; Det finns flera objekt med samma HSA-Id: &lt;värde&gt; kopplade till vårdenheten: &lt;path&gt;.”</w:delText>
        </w:r>
      </w:del>
    </w:p>
    <w:p w14:paraId="53F12824" w14:textId="1DF56492" w:rsidR="00BB38AF" w:rsidRPr="00915D3B" w:rsidDel="000947E5" w:rsidRDefault="00BB38AF" w:rsidP="00BB38AF">
      <w:pPr>
        <w:pStyle w:val="ListParagraph"/>
        <w:numPr>
          <w:ilvl w:val="0"/>
          <w:numId w:val="28"/>
        </w:numPr>
        <w:spacing w:after="120" w:line="240" w:lineRule="auto"/>
        <w:contextualSpacing w:val="0"/>
        <w:rPr>
          <w:del w:id="1034" w:author="Ronny Nilsson" w:date="2016-08-26T13:36:00Z"/>
        </w:rPr>
      </w:pPr>
      <w:del w:id="1035" w:author="Ronny Nilsson" w:date="2016-08-26T13:36:00Z">
        <w:r w:rsidRPr="00915D3B" w:rsidDel="000947E5">
          <w:delText>Vårdenhetens Start-datum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11; Vårdenhetens Start-datum inte följer gällande syntax: &lt;värde&gt;. Gäller vårdenheten &lt;path&gt;”</w:delText>
        </w:r>
      </w:del>
    </w:p>
    <w:p w14:paraId="659DC38B" w14:textId="713737B7" w:rsidR="00BB38AF" w:rsidRPr="00915D3B" w:rsidDel="000947E5" w:rsidRDefault="00BB38AF" w:rsidP="00BB38AF">
      <w:pPr>
        <w:pStyle w:val="ListParagraph"/>
        <w:numPr>
          <w:ilvl w:val="0"/>
          <w:numId w:val="28"/>
        </w:numPr>
        <w:spacing w:after="120" w:line="240" w:lineRule="auto"/>
        <w:contextualSpacing w:val="0"/>
        <w:rPr>
          <w:del w:id="1036" w:author="Ronny Nilsson" w:date="2016-08-26T13:36:00Z"/>
        </w:rPr>
      </w:pPr>
      <w:del w:id="1037" w:author="Ronny Nilsson" w:date="2016-08-26T13:36:00Z">
        <w:r w:rsidRPr="00915D3B" w:rsidDel="000947E5">
          <w:delText>Vårdenhetens Slut-datum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12; Vårdenhetens Slut-datum inte följer gällande syntax: &lt;värde&gt;. Gäller vårdenheten &lt;path&gt;”</w:delText>
        </w:r>
      </w:del>
    </w:p>
    <w:p w14:paraId="70639CDC" w14:textId="2F89D7CB" w:rsidR="00BB38AF" w:rsidRPr="00915D3B" w:rsidDel="000947E5" w:rsidRDefault="00BB38AF" w:rsidP="00BB38AF">
      <w:pPr>
        <w:pStyle w:val="ListParagraph"/>
        <w:numPr>
          <w:ilvl w:val="0"/>
          <w:numId w:val="28"/>
        </w:numPr>
        <w:spacing w:after="120" w:line="240" w:lineRule="auto"/>
        <w:contextualSpacing w:val="0"/>
        <w:rPr>
          <w:del w:id="1038" w:author="Ronny Nilsson" w:date="2016-08-26T13:36:00Z"/>
        </w:rPr>
      </w:pPr>
      <w:del w:id="1039" w:author="Ronny Nilsson" w:date="2016-08-26T13:36:00Z">
        <w:r w:rsidRPr="00915D3B" w:rsidDel="000947E5">
          <w:delText>Vårdenhetens Arbetsplatskod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13; Vårdenhetens Arbetsplatskod inte följer gällande syntax: &lt;värde&gt;. Gäller vårdenheten &lt;path&gt;”</w:delText>
        </w:r>
      </w:del>
    </w:p>
    <w:p w14:paraId="38859D4E" w14:textId="70E9FC7E" w:rsidR="00BB38AF" w:rsidRPr="00915D3B" w:rsidDel="000947E5" w:rsidRDefault="00BB38AF" w:rsidP="00BB38AF">
      <w:pPr>
        <w:pStyle w:val="ListParagraph"/>
        <w:numPr>
          <w:ilvl w:val="0"/>
          <w:numId w:val="28"/>
        </w:numPr>
        <w:spacing w:after="120" w:line="240" w:lineRule="auto"/>
        <w:contextualSpacing w:val="0"/>
        <w:rPr>
          <w:del w:id="1040" w:author="Ronny Nilsson" w:date="2016-08-26T13:36:00Z"/>
        </w:rPr>
      </w:pPr>
      <w:del w:id="1041" w:author="Ronny Nilsson" w:date="2016-08-26T13:36:00Z">
        <w:r w:rsidRPr="00915D3B" w:rsidDel="000947E5">
          <w:delText>Vårdenhetens Telefonnummer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14; Vårdenhetens Telefonnummer inte följer gällande syntax: &lt;värde&gt;. Gäller vårdenheten &lt;path&gt;”</w:delText>
        </w:r>
      </w:del>
    </w:p>
    <w:p w14:paraId="78F09D10" w14:textId="57377D8E" w:rsidR="00BB38AF" w:rsidRPr="00915D3B" w:rsidDel="000947E5" w:rsidRDefault="00BB38AF" w:rsidP="00BB38AF">
      <w:pPr>
        <w:pStyle w:val="ListParagraph"/>
        <w:numPr>
          <w:ilvl w:val="0"/>
          <w:numId w:val="28"/>
        </w:numPr>
        <w:spacing w:after="120" w:line="240" w:lineRule="auto"/>
        <w:contextualSpacing w:val="0"/>
        <w:rPr>
          <w:del w:id="1042" w:author="Ronny Nilsson" w:date="2016-08-26T13:36:00Z"/>
        </w:rPr>
      </w:pPr>
      <w:del w:id="1043" w:author="Ronny Nilsson" w:date="2016-08-26T13:36:00Z">
        <w:r w:rsidRPr="00915D3B" w:rsidDel="000947E5">
          <w:delText>Vårdenhetens Postadress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15; Vårdenhetens Postadress inte följer gällande syntax: &lt;värde&gt;. Gäller vårdenheten &lt;path&gt;”</w:delText>
        </w:r>
      </w:del>
    </w:p>
    <w:p w14:paraId="41C665F3" w14:textId="7C9227E9" w:rsidR="00BB38AF" w:rsidRPr="00915D3B" w:rsidDel="000947E5" w:rsidRDefault="00BB38AF" w:rsidP="00BB38AF">
      <w:pPr>
        <w:pStyle w:val="ListParagraph"/>
        <w:numPr>
          <w:ilvl w:val="0"/>
          <w:numId w:val="28"/>
        </w:numPr>
        <w:spacing w:after="120" w:line="240" w:lineRule="auto"/>
        <w:contextualSpacing w:val="0"/>
        <w:rPr>
          <w:del w:id="1044" w:author="Ronny Nilsson" w:date="2016-08-26T13:36:00Z"/>
        </w:rPr>
      </w:pPr>
      <w:del w:id="1045" w:author="Ronny Nilsson" w:date="2016-08-26T13:36:00Z">
        <w:r w:rsidRPr="00915D3B" w:rsidDel="000947E5">
          <w:delText>Vårdenhetens Postnummer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16; Vårdenhetens Postnummer inte följer gällande syntax: &lt;värde&gt;. Gäller vårdenheten &lt;path&gt;”</w:delText>
        </w:r>
      </w:del>
    </w:p>
    <w:p w14:paraId="7341EDC5" w14:textId="3AD0F379" w:rsidR="00BB38AF" w:rsidRPr="00915D3B" w:rsidDel="000947E5" w:rsidRDefault="00BB38AF" w:rsidP="00BB38AF">
      <w:pPr>
        <w:pStyle w:val="ListParagraph"/>
        <w:numPr>
          <w:ilvl w:val="0"/>
          <w:numId w:val="28"/>
        </w:numPr>
        <w:spacing w:after="120" w:line="240" w:lineRule="auto"/>
        <w:contextualSpacing w:val="0"/>
        <w:rPr>
          <w:del w:id="1046" w:author="Ronny Nilsson" w:date="2016-08-26T13:36:00Z"/>
        </w:rPr>
      </w:pPr>
      <w:del w:id="1047" w:author="Ronny Nilsson" w:date="2016-08-26T13:36:00Z">
        <w:r w:rsidRPr="00915D3B" w:rsidDel="000947E5">
          <w:delText>En kopplad enhets Start-datum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17; En kopplad enhets Start-datum inte följer gällande syntax: &lt;värde&gt;. Gäller enheten &lt;path&gt;”</w:delText>
        </w:r>
      </w:del>
    </w:p>
    <w:p w14:paraId="434B9E3F" w14:textId="5BA020C8" w:rsidR="00BB38AF" w:rsidRPr="00915D3B" w:rsidDel="000947E5" w:rsidRDefault="00BB38AF" w:rsidP="00BB38AF">
      <w:pPr>
        <w:pStyle w:val="ListParagraph"/>
        <w:numPr>
          <w:ilvl w:val="0"/>
          <w:numId w:val="28"/>
        </w:numPr>
        <w:spacing w:after="120" w:line="240" w:lineRule="auto"/>
        <w:contextualSpacing w:val="0"/>
        <w:rPr>
          <w:del w:id="1048" w:author="Ronny Nilsson" w:date="2016-08-26T13:36:00Z"/>
        </w:rPr>
      </w:pPr>
      <w:del w:id="1049" w:author="Ronny Nilsson" w:date="2016-08-26T13:36:00Z">
        <w:r w:rsidRPr="00915D3B" w:rsidDel="000947E5">
          <w:delText>En kopplad enhets Slut-datum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18; En kopplad enhets Slut-datum inte följer gällande syntax: &lt;värde&gt;. Gäller enheten &lt;path&gt;”</w:delText>
        </w:r>
      </w:del>
    </w:p>
    <w:p w14:paraId="47029E25" w14:textId="43294C0D" w:rsidR="00BB38AF" w:rsidRPr="00915D3B" w:rsidDel="000947E5" w:rsidRDefault="00BB38AF" w:rsidP="00BB38AF">
      <w:pPr>
        <w:pStyle w:val="ListParagraph"/>
        <w:numPr>
          <w:ilvl w:val="0"/>
          <w:numId w:val="28"/>
        </w:numPr>
        <w:spacing w:after="120" w:line="240" w:lineRule="auto"/>
        <w:contextualSpacing w:val="0"/>
        <w:rPr>
          <w:del w:id="1050" w:author="Ronny Nilsson" w:date="2016-08-26T13:36:00Z"/>
        </w:rPr>
      </w:pPr>
      <w:del w:id="1051" w:author="Ronny Nilsson" w:date="2016-08-26T13:36:00Z">
        <w:r w:rsidRPr="00915D3B" w:rsidDel="000947E5">
          <w:delText>En kopplad enhets Arbetsplatskod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19; En kopplad enhets Arbetsplatskod inte följer gällande syntax: &lt;värde&gt;. Gäller enheten &lt;path&gt;”</w:delText>
        </w:r>
      </w:del>
    </w:p>
    <w:p w14:paraId="4A79C151" w14:textId="290E087F" w:rsidR="00BB38AF" w:rsidRPr="00915D3B" w:rsidDel="000947E5" w:rsidRDefault="00BB38AF" w:rsidP="00BB38AF">
      <w:pPr>
        <w:pStyle w:val="ListParagraph"/>
        <w:numPr>
          <w:ilvl w:val="0"/>
          <w:numId w:val="28"/>
        </w:numPr>
        <w:spacing w:after="120" w:line="240" w:lineRule="auto"/>
        <w:contextualSpacing w:val="0"/>
        <w:rPr>
          <w:del w:id="1052" w:author="Ronny Nilsson" w:date="2016-08-26T13:36:00Z"/>
        </w:rPr>
      </w:pPr>
      <w:del w:id="1053" w:author="Ronny Nilsson" w:date="2016-08-26T13:36:00Z">
        <w:r w:rsidRPr="00915D3B" w:rsidDel="000947E5">
          <w:delText>En kopplad enhets Telefonnummer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20; En kopplad enhets Telefonnummer inte följer gällande syntax: &lt;värde&gt;. Gäller enheten &lt;path&gt;”</w:delText>
        </w:r>
      </w:del>
    </w:p>
    <w:p w14:paraId="3BFA0C07" w14:textId="3F684964" w:rsidR="00BB38AF" w:rsidRPr="00915D3B" w:rsidDel="000947E5" w:rsidRDefault="00BB38AF" w:rsidP="00BB38AF">
      <w:pPr>
        <w:pStyle w:val="ListParagraph"/>
        <w:numPr>
          <w:ilvl w:val="0"/>
          <w:numId w:val="28"/>
        </w:numPr>
        <w:spacing w:after="120" w:line="240" w:lineRule="auto"/>
        <w:contextualSpacing w:val="0"/>
        <w:rPr>
          <w:del w:id="1054" w:author="Ronny Nilsson" w:date="2016-08-26T13:36:00Z"/>
        </w:rPr>
      </w:pPr>
      <w:del w:id="1055" w:author="Ronny Nilsson" w:date="2016-08-26T13:36:00Z">
        <w:r w:rsidRPr="00915D3B" w:rsidDel="000947E5">
          <w:delText>En kopplad enhets Postadress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21; En kopplad enhets Postadress inte följer gällande syntax: &lt;värde&gt;. Gäller enheten &lt;path&gt;”</w:delText>
        </w:r>
      </w:del>
    </w:p>
    <w:p w14:paraId="02AC4CF3" w14:textId="50ACF3D5" w:rsidR="00BB38AF" w:rsidDel="000947E5" w:rsidRDefault="00BB38AF" w:rsidP="00BB38AF">
      <w:pPr>
        <w:pStyle w:val="ListParagraph"/>
        <w:numPr>
          <w:ilvl w:val="0"/>
          <w:numId w:val="28"/>
        </w:numPr>
        <w:spacing w:after="120" w:line="240" w:lineRule="auto"/>
        <w:contextualSpacing w:val="0"/>
        <w:rPr>
          <w:del w:id="1056" w:author="Ronny Nilsson" w:date="2016-08-26T13:36:00Z"/>
        </w:rPr>
      </w:pPr>
      <w:del w:id="1057" w:author="Ronny Nilsson" w:date="2016-08-26T13:36:00Z">
        <w:r w:rsidRPr="00915D3B" w:rsidDel="000947E5">
          <w:delText>En kopplad enhets Postnummer följer inte gällande syntax.</w:delText>
        </w:r>
        <w:r w:rsidRPr="00915D3B" w:rsidDel="000947E5">
          <w:br/>
        </w:r>
        <w:r w:rsidRPr="00915D3B" w:rsidDel="000947E5">
          <w:rPr>
            <w:rFonts w:ascii="Times New Roman" w:hAnsi="Times New Roman"/>
            <w:szCs w:val="20"/>
          </w:rPr>
          <w:delText>resultText=</w:delText>
        </w:r>
        <w:r w:rsidRPr="00915D3B" w:rsidDel="000947E5">
          <w:delText>”&lt;katalog-id&gt;</w:delText>
        </w:r>
        <w:r w:rsidR="003C03D0" w:rsidDel="000947E5">
          <w:delText>;Varning;</w:delText>
        </w:r>
        <w:r w:rsidRPr="00915D3B" w:rsidDel="000947E5">
          <w:delText>GetHealthCareUnitList; 22; En kopplad enhets Postnummer inte följer gällande syntax: &lt;värde&gt;. Gäller enheten &lt;path&gt;”</w:delText>
        </w:r>
      </w:del>
    </w:p>
    <w:p w14:paraId="76F36EE8" w14:textId="5F947BAB" w:rsidR="00A10567" w:rsidRPr="00A879A5" w:rsidDel="000947E5" w:rsidRDefault="00A10567" w:rsidP="00A10567">
      <w:pPr>
        <w:pStyle w:val="ListParagraph"/>
        <w:numPr>
          <w:ilvl w:val="0"/>
          <w:numId w:val="28"/>
        </w:numPr>
        <w:spacing w:after="120" w:line="240" w:lineRule="auto"/>
        <w:contextualSpacing w:val="0"/>
        <w:rPr>
          <w:del w:id="1058" w:author="Ronny Nilsson" w:date="2016-08-26T13:36:00Z"/>
        </w:rPr>
      </w:pPr>
      <w:del w:id="1059" w:author="Ronny Nilsson" w:date="2016-08-26T13:36:00Z">
        <w:r w:rsidDel="000947E5">
          <w:delText>Felaktig multiplicitet för attribut. Attribut kan endast ha ett värde.</w:delText>
        </w:r>
        <w:r w:rsidDel="000947E5">
          <w:br/>
        </w:r>
        <w:r w:rsidRPr="007F1ECD" w:rsidDel="000947E5">
          <w:rPr>
            <w:rFonts w:ascii="Times New Roman" w:hAnsi="Times New Roman"/>
            <w:szCs w:val="20"/>
          </w:rPr>
          <w:delText>resultText=</w:delText>
        </w:r>
        <w:r w:rsidRPr="007F1ECD" w:rsidDel="000947E5">
          <w:delText>”&lt;katalog-id&gt;</w:delText>
        </w:r>
        <w:r w:rsidR="003C03D0" w:rsidDel="000947E5">
          <w:delText>;Varning;</w:delText>
        </w:r>
        <w:r w:rsidR="00B209BD" w:rsidRPr="00915D3B" w:rsidDel="000947E5">
          <w:delText>GetHealthCareUnitList</w:delText>
        </w:r>
        <w:r w:rsidR="00B209BD" w:rsidDel="000947E5">
          <w:delText xml:space="preserve"> ;</w:delText>
        </w:r>
        <w:r w:rsidDel="000947E5">
          <w:delText xml:space="preserve"> 60</w:delText>
        </w:r>
        <w:r w:rsidRPr="007F1ECD" w:rsidDel="000947E5">
          <w:delText xml:space="preserve">; </w:delText>
        </w:r>
        <w:r w:rsidDel="000947E5">
          <w:delText>Attributet kan endast ha ett värde. Gäller attribut: &lt;värde&gt;. Gäller objekt: &lt;path&gt;”</w:delText>
        </w:r>
      </w:del>
    </w:p>
    <w:p w14:paraId="0A3E1F2B" w14:textId="77777777" w:rsidR="00A10567" w:rsidRPr="00915D3B" w:rsidRDefault="00A10567" w:rsidP="00B520CD">
      <w:pPr>
        <w:pStyle w:val="ListParagraph"/>
        <w:spacing w:after="120" w:line="240" w:lineRule="auto"/>
        <w:ind w:firstLine="0"/>
        <w:contextualSpacing w:val="0"/>
      </w:pPr>
    </w:p>
    <w:p w14:paraId="2710C90A"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060" w:name="_Toc467578358"/>
      <w:r w:rsidRPr="00915D3B">
        <w:t>Annan information om kontraktet</w:t>
      </w:r>
      <w:bookmarkEnd w:id="1060"/>
    </w:p>
    <w:p w14:paraId="74F50607" w14:textId="033E50CB" w:rsidR="00BB38AF" w:rsidRPr="00915D3B" w:rsidRDefault="00BB38AF" w:rsidP="00BB38AF">
      <w:pPr>
        <w:rPr>
          <w:lang w:eastAsia="sv-SE"/>
        </w:rPr>
      </w:pPr>
      <w:r w:rsidRPr="00915D3B">
        <w:t>-</w:t>
      </w:r>
    </w:p>
    <w:p w14:paraId="76F537F8" w14:textId="77777777" w:rsidR="00BB38AF" w:rsidRPr="00915D3B" w:rsidRDefault="00BB38AF" w:rsidP="00BB38AF">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1061" w:name="_Ref362009892"/>
      <w:bookmarkStart w:id="1062" w:name="_Ref362009945"/>
      <w:bookmarkStart w:id="1063" w:name="_Toc384204621"/>
      <w:bookmarkStart w:id="1064" w:name="_Toc467578359"/>
      <w:r w:rsidRPr="00915D3B">
        <w:lastRenderedPageBreak/>
        <w:t>GetUnit</w:t>
      </w:r>
      <w:bookmarkEnd w:id="1061"/>
      <w:bookmarkEnd w:id="1062"/>
      <w:bookmarkEnd w:id="1063"/>
      <w:bookmarkEnd w:id="1064"/>
    </w:p>
    <w:p w14:paraId="387127D8" w14:textId="77777777" w:rsidR="00BB38AF" w:rsidRPr="00915D3B" w:rsidRDefault="00BB38AF" w:rsidP="00BB38AF">
      <w:r w:rsidRPr="00915D3B">
        <w:t>GetUnit returnerar information om den angivna enheten (med enhet avses här alla typer av organisatoriska objekt, d.v.s. både organisation, enhet och funktion). Kan användas av tjänstekonsumenten för att presentera detaljerad information om en enhet i t.ex. en vårdsökning eller en kontaktlista. Notera särskilt att alla attribut inte är obligatoriska och att ytterst få enheter innehåller samtlig information enligt nedan specifikation.</w:t>
      </w:r>
    </w:p>
    <w:p w14:paraId="681261F5"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065" w:name="_Toc467578360"/>
      <w:r w:rsidRPr="00915D3B">
        <w:t>Version</w:t>
      </w:r>
      <w:bookmarkEnd w:id="1065"/>
    </w:p>
    <w:p w14:paraId="2444E1B3" w14:textId="73231CB2" w:rsidR="00BB38AF" w:rsidRPr="00915D3B" w:rsidRDefault="00BB38AF" w:rsidP="00BB38AF">
      <w:r w:rsidRPr="00915D3B">
        <w:t xml:space="preserve">Version på detta kontrakt är </w:t>
      </w:r>
      <w:del w:id="1066" w:author="Littorin Henrika" w:date="2016-08-24T11:34:00Z">
        <w:r w:rsidR="00125E67" w:rsidDel="001A5E95">
          <w:delText>1.</w:delText>
        </w:r>
        <w:r w:rsidR="00FE11EB" w:rsidDel="001A5E95">
          <w:delText>1</w:delText>
        </w:r>
      </w:del>
      <w:ins w:id="1067" w:author="Littorin Henrika" w:date="2016-08-24T11:34:00Z">
        <w:r w:rsidR="001A5E95">
          <w:t>2.0</w:t>
        </w:r>
      </w:ins>
      <w:r w:rsidRPr="00915D3B">
        <w:t>.</w:t>
      </w:r>
    </w:p>
    <w:p w14:paraId="019366E0"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068" w:name="_Toc467578361"/>
      <w:r w:rsidRPr="00915D3B">
        <w:t>Fältregler</w:t>
      </w:r>
      <w:bookmarkEnd w:id="1068"/>
    </w:p>
    <w:p w14:paraId="0EDE407F" w14:textId="77777777" w:rsidR="00BB38AF" w:rsidRPr="00915D3B" w:rsidRDefault="00BB38AF" w:rsidP="00BB38AF">
      <w:r w:rsidRPr="00915D3B">
        <w:t>Nedanstående tabell beskriver varje element i begäran och svar. Har namnet en * finns ytterligare regler för detta element och beskrivs mer i detalj i stycket Regler. Attributen som levereras beskrivs mer ingående i nedan inklippta Exceldokument, med avseende på t.ex. fältlängder och krav på innehållet</w:t>
      </w:r>
      <w:r w:rsidRPr="00915D3B">
        <w:rPr>
          <w:rStyle w:val="FootnoteReference"/>
        </w:rPr>
        <w:footnoteReference w:id="4"/>
      </w:r>
      <w:r w:rsidRPr="00915D3B">
        <w:t xml:space="preserve">. </w:t>
      </w:r>
    </w:p>
    <w:p w14:paraId="7F5D068D" w14:textId="4B7750C4" w:rsidR="00BB38AF" w:rsidRDefault="00D94855" w:rsidP="00BB38AF">
      <w:pPr>
        <w:rPr>
          <w:ins w:id="1078" w:author="Robert Lundmark" w:date="2016-11-08T14:33:00Z"/>
        </w:rPr>
      </w:pPr>
      <w:del w:id="1079" w:author="Ronny Nilsson" w:date="2016-09-09T10:37:00Z">
        <w:r w:rsidDel="00D30A66">
          <w:object w:dxaOrig="1531" w:dyaOrig="990" w14:anchorId="06B4F9C0">
            <v:shape id="_x0000_i1032" type="#_x0000_t75" style="width:76.2pt;height:49.8pt" o:ole="">
              <v:imagedata r:id="rId12" o:title=""/>
            </v:shape>
            <o:OLEObject Type="Embed" ProgID="Excel.Sheet.8" ShapeID="_x0000_i1032" DrawAspect="Icon" ObjectID="_1541320186" r:id="rId20"/>
          </w:object>
        </w:r>
      </w:del>
    </w:p>
    <w:bookmarkStart w:id="1080" w:name="_MON_1540207333"/>
    <w:bookmarkEnd w:id="1080"/>
    <w:p w14:paraId="35AF1A21" w14:textId="22A3C952" w:rsidR="006C412B" w:rsidRPr="00915D3B" w:rsidRDefault="00084033" w:rsidP="00BB38AF">
      <w:ins w:id="1081" w:author="Robert Lundmark" w:date="2016-11-08T14:33:00Z">
        <w:r>
          <w:object w:dxaOrig="1360" w:dyaOrig="880" w14:anchorId="3E4971E9">
            <v:shape id="_x0000_i1033" type="#_x0000_t75" style="width:68.4pt;height:44.4pt" o:ole="">
              <v:imagedata r:id="rId14" o:title=""/>
            </v:shape>
            <o:OLEObject Type="Embed" ProgID="Excel.Sheet.8" ShapeID="_x0000_i1033" DrawAspect="Icon" ObjectID="_1541320187" r:id="rId21"/>
          </w:object>
        </w:r>
      </w:ins>
    </w:p>
    <w:tbl>
      <w:tblPr>
        <w:tblStyle w:val="TableGrid"/>
        <w:tblW w:w="9606" w:type="dxa"/>
        <w:tblLayout w:type="fixed"/>
        <w:tblLook w:val="04A0" w:firstRow="1" w:lastRow="0" w:firstColumn="1" w:lastColumn="0" w:noHBand="0" w:noVBand="1"/>
      </w:tblPr>
      <w:tblGrid>
        <w:gridCol w:w="2943"/>
        <w:gridCol w:w="1276"/>
        <w:gridCol w:w="3969"/>
        <w:gridCol w:w="1418"/>
      </w:tblGrid>
      <w:tr w:rsidR="00BB38AF" w:rsidRPr="00915D3B" w14:paraId="7657A4EF" w14:textId="77777777" w:rsidTr="000105E5">
        <w:trPr>
          <w:cantSplit/>
          <w:trHeight w:val="384"/>
        </w:trPr>
        <w:tc>
          <w:tcPr>
            <w:tcW w:w="2943" w:type="dxa"/>
            <w:shd w:val="clear" w:color="auto" w:fill="D9D9D9" w:themeFill="background1" w:themeFillShade="D9"/>
            <w:vAlign w:val="bottom"/>
          </w:tcPr>
          <w:p w14:paraId="2ED14054" w14:textId="77777777" w:rsidR="00BB38AF" w:rsidRPr="00915D3B" w:rsidRDefault="00BB38AF" w:rsidP="000105E5">
            <w:pPr>
              <w:rPr>
                <w:b/>
              </w:rPr>
            </w:pPr>
            <w:r w:rsidRPr="00915D3B">
              <w:rPr>
                <w:b/>
              </w:rPr>
              <w:t>Namn</w:t>
            </w:r>
          </w:p>
        </w:tc>
        <w:tc>
          <w:tcPr>
            <w:tcW w:w="1276" w:type="dxa"/>
            <w:shd w:val="clear" w:color="auto" w:fill="D9D9D9" w:themeFill="background1" w:themeFillShade="D9"/>
            <w:vAlign w:val="bottom"/>
          </w:tcPr>
          <w:p w14:paraId="2C9DA45E" w14:textId="77777777" w:rsidR="00BB38AF" w:rsidRPr="00915D3B" w:rsidRDefault="00BB38AF" w:rsidP="000105E5">
            <w:pPr>
              <w:rPr>
                <w:b/>
              </w:rPr>
            </w:pPr>
            <w:r w:rsidRPr="00915D3B">
              <w:rPr>
                <w:b/>
              </w:rPr>
              <w:t>Typ</w:t>
            </w:r>
          </w:p>
        </w:tc>
        <w:tc>
          <w:tcPr>
            <w:tcW w:w="3969" w:type="dxa"/>
            <w:shd w:val="clear" w:color="auto" w:fill="D9D9D9" w:themeFill="background1" w:themeFillShade="D9"/>
            <w:vAlign w:val="bottom"/>
          </w:tcPr>
          <w:p w14:paraId="36B7796C" w14:textId="77777777" w:rsidR="00BB38AF" w:rsidRPr="00915D3B" w:rsidRDefault="00BB38AF" w:rsidP="000105E5">
            <w:pPr>
              <w:rPr>
                <w:b/>
              </w:rPr>
            </w:pPr>
            <w:r w:rsidRPr="00915D3B">
              <w:rPr>
                <w:b/>
              </w:rPr>
              <w:t>Beskrivning</w:t>
            </w:r>
          </w:p>
        </w:tc>
        <w:tc>
          <w:tcPr>
            <w:tcW w:w="1418" w:type="dxa"/>
            <w:shd w:val="clear" w:color="auto" w:fill="D9D9D9" w:themeFill="background1" w:themeFillShade="D9"/>
            <w:vAlign w:val="bottom"/>
          </w:tcPr>
          <w:p w14:paraId="37BA04D1" w14:textId="77777777" w:rsidR="00BB38AF" w:rsidRPr="00915D3B" w:rsidRDefault="00BB38AF" w:rsidP="000105E5">
            <w:pPr>
              <w:rPr>
                <w:b/>
              </w:rPr>
            </w:pPr>
            <w:r w:rsidRPr="00915D3B">
              <w:rPr>
                <w:b/>
              </w:rPr>
              <w:t>Kardinalitet</w:t>
            </w:r>
          </w:p>
        </w:tc>
      </w:tr>
      <w:tr w:rsidR="00BB38AF" w:rsidRPr="00915D3B" w14:paraId="27E32635" w14:textId="77777777" w:rsidTr="000105E5">
        <w:trPr>
          <w:cantSplit/>
        </w:trPr>
        <w:tc>
          <w:tcPr>
            <w:tcW w:w="2943" w:type="dxa"/>
          </w:tcPr>
          <w:p w14:paraId="1B5F4AF4" w14:textId="77777777" w:rsidR="00BB38AF" w:rsidRPr="00915D3B" w:rsidRDefault="00BB38AF" w:rsidP="000105E5">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Begäran</w:t>
            </w:r>
          </w:p>
        </w:tc>
        <w:tc>
          <w:tcPr>
            <w:tcW w:w="1276" w:type="dxa"/>
          </w:tcPr>
          <w:p w14:paraId="31CB3C4C"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5CD4F84A"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71461010"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rPr>
            </w:pPr>
          </w:p>
        </w:tc>
      </w:tr>
      <w:tr w:rsidR="00BB38AF" w:rsidRPr="00915D3B" w14:paraId="055350F7" w14:textId="77777777" w:rsidTr="000105E5">
        <w:trPr>
          <w:cantSplit/>
        </w:trPr>
        <w:tc>
          <w:tcPr>
            <w:tcW w:w="2943" w:type="dxa"/>
          </w:tcPr>
          <w:p w14:paraId="503D8469" w14:textId="77777777" w:rsidR="00BB38AF" w:rsidRPr="00915D3B" w:rsidRDefault="00BB38AF" w:rsidP="000105E5">
            <w:pPr>
              <w:pStyle w:val="TableParagraph"/>
              <w:spacing w:line="229" w:lineRule="exact"/>
              <w:ind w:left="102"/>
              <w:rPr>
                <w:rFonts w:ascii="Times New Roman" w:eastAsia="Times New Roman" w:hAnsi="Times New Roman" w:cs="Times New Roman"/>
                <w:sz w:val="20"/>
                <w:szCs w:val="20"/>
              </w:rPr>
            </w:pPr>
            <w:r w:rsidRPr="00915D3B">
              <w:rPr>
                <w:rFonts w:ascii="Times New Roman" w:eastAsia="Times New Roman" w:hAnsi="Times New Roman" w:cs="Times New Roman"/>
                <w:spacing w:val="-1"/>
                <w:sz w:val="20"/>
                <w:szCs w:val="20"/>
              </w:rPr>
              <w:t>unitHsaId</w:t>
            </w:r>
          </w:p>
          <w:p w14:paraId="630DA315"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p>
        </w:tc>
        <w:tc>
          <w:tcPr>
            <w:tcW w:w="1276" w:type="dxa"/>
          </w:tcPr>
          <w:p w14:paraId="1D364EE6"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String</w:t>
            </w:r>
          </w:p>
        </w:tc>
        <w:tc>
          <w:tcPr>
            <w:tcW w:w="3969" w:type="dxa"/>
          </w:tcPr>
          <w:p w14:paraId="477D811B"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HSA-id för sökt organisatorisk enhet.</w:t>
            </w:r>
          </w:p>
          <w:p w14:paraId="34CEC173"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p>
        </w:tc>
        <w:tc>
          <w:tcPr>
            <w:tcW w:w="1418" w:type="dxa"/>
          </w:tcPr>
          <w:p w14:paraId="7AE02E0B"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1..1</w:t>
            </w:r>
          </w:p>
        </w:tc>
      </w:tr>
      <w:tr w:rsidR="00BB38AF" w:rsidRPr="00915D3B" w14:paraId="3B9D679F" w14:textId="77777777" w:rsidTr="000105E5">
        <w:trPr>
          <w:cantSplit/>
        </w:trPr>
        <w:tc>
          <w:tcPr>
            <w:tcW w:w="2943" w:type="dxa"/>
          </w:tcPr>
          <w:p w14:paraId="6855B5AC" w14:textId="0934C6DE" w:rsidR="00BB38AF" w:rsidRPr="00915D3B" w:rsidRDefault="00BB38AF" w:rsidP="000105E5">
            <w:pPr>
              <w:pStyle w:val="TableParagraph"/>
              <w:spacing w:line="229"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searchBase</w:t>
            </w:r>
            <w:r w:rsidR="004D7F9F">
              <w:rPr>
                <w:rFonts w:ascii="Times New Roman" w:eastAsia="Times New Roman" w:hAnsi="Times New Roman" w:cs="Times New Roman"/>
                <w:spacing w:val="-1"/>
                <w:sz w:val="20"/>
                <w:szCs w:val="20"/>
              </w:rPr>
              <w:t xml:space="preserve"> </w:t>
            </w:r>
            <w:r w:rsidR="004D7F9F" w:rsidRPr="00915D3B">
              <w:t>*</w:t>
            </w:r>
            <w:r w:rsidR="004D7F9F">
              <w:t>1)</w:t>
            </w:r>
          </w:p>
        </w:tc>
        <w:tc>
          <w:tcPr>
            <w:tcW w:w="1276" w:type="dxa"/>
          </w:tcPr>
          <w:p w14:paraId="3B276C30"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DN</w:t>
            </w:r>
          </w:p>
        </w:tc>
        <w:tc>
          <w:tcPr>
            <w:tcW w:w="3969" w:type="dxa"/>
          </w:tcPr>
          <w:p w14:paraId="726E4C12" w14:textId="77777777" w:rsidR="00BB38AF" w:rsidRPr="00915D3B" w:rsidRDefault="00BB38AF" w:rsidP="00561224">
            <w:pPr>
              <w:pStyle w:val="TableParagraph"/>
              <w:spacing w:line="229" w:lineRule="exact"/>
              <w:ind w:left="102"/>
              <w:rPr>
                <w:spacing w:val="-1"/>
                <w:highlight w:val="yellow"/>
              </w:rPr>
            </w:pPr>
            <w:r w:rsidRPr="00561224">
              <w:rPr>
                <w:rFonts w:ascii="Times New Roman" w:hAnsi="Times New Roman"/>
                <w:sz w:val="20"/>
              </w:rPr>
              <w:t>Sökbas. Om ingen sökbas anges används c=SE som sökbas.</w:t>
            </w:r>
          </w:p>
        </w:tc>
        <w:tc>
          <w:tcPr>
            <w:tcW w:w="1418" w:type="dxa"/>
          </w:tcPr>
          <w:p w14:paraId="0C693831" w14:textId="77777777" w:rsidR="00BB38AF" w:rsidRPr="00915D3B" w:rsidRDefault="00BB38AF" w:rsidP="000105E5">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0..1</w:t>
            </w:r>
          </w:p>
        </w:tc>
      </w:tr>
      <w:tr w:rsidR="00605F85" w:rsidRPr="00915D3B" w14:paraId="760F0C24" w14:textId="77777777" w:rsidTr="000105E5">
        <w:trPr>
          <w:cantSplit/>
        </w:trPr>
        <w:tc>
          <w:tcPr>
            <w:tcW w:w="2943" w:type="dxa"/>
          </w:tcPr>
          <w:p w14:paraId="7B831E88" w14:textId="094C0066" w:rsidR="00605F85" w:rsidRPr="00915D3B" w:rsidRDefault="00605F85" w:rsidP="00605F85">
            <w:pPr>
              <w:pStyle w:val="TableParagraph"/>
              <w:spacing w:line="229" w:lineRule="exact"/>
              <w:ind w:left="102"/>
              <w:rPr>
                <w:rFonts w:ascii="Times New Roman" w:eastAsia="Times New Roman" w:hAnsi="Times New Roman" w:cs="Times New Roman"/>
                <w:spacing w:val="-1"/>
                <w:sz w:val="20"/>
                <w:szCs w:val="20"/>
              </w:rPr>
            </w:pPr>
            <w:r w:rsidRPr="00944C22">
              <w:rPr>
                <w:rFonts w:ascii="Times New Roman" w:hAnsi="Times New Roman" w:cs="Times New Roman"/>
                <w:sz w:val="20"/>
                <w:szCs w:val="20"/>
              </w:rPr>
              <w:t>includeFeignedObject</w:t>
            </w:r>
          </w:p>
        </w:tc>
        <w:tc>
          <w:tcPr>
            <w:tcW w:w="1276" w:type="dxa"/>
          </w:tcPr>
          <w:p w14:paraId="7037303A" w14:textId="43B80A51"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boolean</w:t>
            </w:r>
          </w:p>
        </w:tc>
        <w:tc>
          <w:tcPr>
            <w:tcW w:w="3969" w:type="dxa"/>
          </w:tcPr>
          <w:p w14:paraId="104225C6" w14:textId="0670A749" w:rsidR="00605F85" w:rsidRPr="00915D3B" w:rsidRDefault="00605F85" w:rsidP="00561224">
            <w:pPr>
              <w:pStyle w:val="TableParagraph"/>
              <w:spacing w:line="229" w:lineRule="exact"/>
              <w:ind w:left="102"/>
            </w:pPr>
            <w:r w:rsidRPr="000929DD">
              <w:rPr>
                <w:rFonts w:ascii="Times New Roman" w:hAnsi="Times New Roman"/>
                <w:sz w:val="20"/>
              </w:rPr>
              <w:t>true: om metoden ska leverera svar med fingerade objekt. Uteb</w:t>
            </w:r>
            <w:r>
              <w:rPr>
                <w:rFonts w:ascii="Times New Roman" w:hAnsi="Times New Roman"/>
                <w:sz w:val="20"/>
              </w:rPr>
              <w:t>livet värde tolkas som false, dvs inga fingerade objekt levereras.</w:t>
            </w:r>
          </w:p>
        </w:tc>
        <w:tc>
          <w:tcPr>
            <w:tcW w:w="1418" w:type="dxa"/>
          </w:tcPr>
          <w:p w14:paraId="54AFC46A" w14:textId="2ACE578A"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0..1</w:t>
            </w:r>
          </w:p>
        </w:tc>
      </w:tr>
      <w:tr w:rsidR="00605F85" w:rsidRPr="00915D3B" w14:paraId="0B662A50" w14:textId="77777777" w:rsidTr="000105E5">
        <w:trPr>
          <w:cantSplit/>
        </w:trPr>
        <w:tc>
          <w:tcPr>
            <w:tcW w:w="2943" w:type="dxa"/>
          </w:tcPr>
          <w:p w14:paraId="209D24F7" w14:textId="77777777" w:rsidR="00605F85" w:rsidRPr="00915D3B" w:rsidRDefault="00605F85" w:rsidP="00605F85">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Svar</w:t>
            </w:r>
          </w:p>
        </w:tc>
        <w:tc>
          <w:tcPr>
            <w:tcW w:w="1276" w:type="dxa"/>
          </w:tcPr>
          <w:p w14:paraId="479FE847" w14:textId="77777777"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p>
        </w:tc>
        <w:tc>
          <w:tcPr>
            <w:tcW w:w="3969" w:type="dxa"/>
          </w:tcPr>
          <w:p w14:paraId="5C9ECFBF" w14:textId="77777777"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5394B810" w14:textId="77777777"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p>
        </w:tc>
      </w:tr>
      <w:tr w:rsidR="00605F85" w:rsidRPr="00915D3B" w14:paraId="4A379250" w14:textId="77777777" w:rsidTr="000105E5">
        <w:trPr>
          <w:cantSplit/>
        </w:trPr>
        <w:tc>
          <w:tcPr>
            <w:tcW w:w="2943" w:type="dxa"/>
          </w:tcPr>
          <w:p w14:paraId="6971F323" w14:textId="77777777" w:rsidR="00605F85" w:rsidRPr="00915D3B" w:rsidRDefault="00605F85" w:rsidP="00605F85">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unit</w:t>
            </w:r>
          </w:p>
        </w:tc>
        <w:tc>
          <w:tcPr>
            <w:tcW w:w="1276" w:type="dxa"/>
          </w:tcPr>
          <w:p w14:paraId="538968C5" w14:textId="77777777"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unitType</w:t>
            </w:r>
          </w:p>
        </w:tc>
        <w:tc>
          <w:tcPr>
            <w:tcW w:w="3969" w:type="dxa"/>
          </w:tcPr>
          <w:p w14:paraId="59852C59" w14:textId="77777777"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Information om den angivna organisatoriska enheten</w:t>
            </w:r>
          </w:p>
        </w:tc>
        <w:tc>
          <w:tcPr>
            <w:tcW w:w="1418" w:type="dxa"/>
          </w:tcPr>
          <w:p w14:paraId="650349EA" w14:textId="77777777" w:rsidR="00605F85" w:rsidRPr="00915D3B" w:rsidRDefault="00605F85" w:rsidP="00605F85">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0..1</w:t>
            </w:r>
          </w:p>
        </w:tc>
      </w:tr>
      <w:tr w:rsidR="00605F85" w:rsidRPr="00915D3B" w14:paraId="7F1015DC" w14:textId="77777777" w:rsidTr="000105E5">
        <w:trPr>
          <w:cantSplit/>
        </w:trPr>
        <w:tc>
          <w:tcPr>
            <w:tcW w:w="2943" w:type="dxa"/>
            <w:vAlign w:val="center"/>
          </w:tcPr>
          <w:p w14:paraId="50F4EE0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..alternateName</w:t>
            </w:r>
          </w:p>
        </w:tc>
        <w:tc>
          <w:tcPr>
            <w:tcW w:w="1276" w:type="dxa"/>
            <w:vAlign w:val="center"/>
          </w:tcPr>
          <w:p w14:paraId="5F5BD8F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619F101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ml:space="preserve">Alternativt namn på enheten som används vid sidan av det officiella namnet (se även </w:t>
            </w:r>
            <w:r w:rsidRPr="00915D3B">
              <w:rPr>
                <w:rFonts w:ascii="Times New Roman" w:hAnsi="Times New Roman"/>
                <w:i/>
                <w:iCs/>
                <w:szCs w:val="20"/>
              </w:rPr>
              <w:t>publicName</w:t>
            </w:r>
            <w:r w:rsidRPr="00915D3B">
              <w:rPr>
                <w:rFonts w:ascii="Times New Roman" w:hAnsi="Times New Roman"/>
                <w:szCs w:val="20"/>
              </w:rPr>
              <w:t>).</w:t>
            </w:r>
          </w:p>
        </w:tc>
        <w:tc>
          <w:tcPr>
            <w:tcW w:w="1418" w:type="dxa"/>
            <w:vAlign w:val="center"/>
          </w:tcPr>
          <w:p w14:paraId="2E39EB9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67F364DE" w14:textId="77777777" w:rsidTr="000105E5">
        <w:trPr>
          <w:cantSplit/>
        </w:trPr>
        <w:tc>
          <w:tcPr>
            <w:tcW w:w="2943" w:type="dxa"/>
            <w:vAlign w:val="center"/>
          </w:tcPr>
          <w:p w14:paraId="27238B7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..alternateText</w:t>
            </w:r>
          </w:p>
        </w:tc>
        <w:tc>
          <w:tcPr>
            <w:tcW w:w="1276" w:type="dxa"/>
            <w:vAlign w:val="center"/>
          </w:tcPr>
          <w:p w14:paraId="19AB09E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1A7FEC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Beskrivande text till jpegPhoto/bild på enhet.</w:t>
            </w:r>
          </w:p>
        </w:tc>
        <w:tc>
          <w:tcPr>
            <w:tcW w:w="1418" w:type="dxa"/>
            <w:vAlign w:val="center"/>
          </w:tcPr>
          <w:p w14:paraId="34E59E3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13E4A094" w14:textId="77777777" w:rsidTr="000105E5">
        <w:trPr>
          <w:cantSplit/>
        </w:trPr>
        <w:tc>
          <w:tcPr>
            <w:tcW w:w="2943" w:type="dxa"/>
            <w:vAlign w:val="center"/>
          </w:tcPr>
          <w:p w14:paraId="7F717E0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..businessClassification</w:t>
            </w:r>
          </w:p>
        </w:tc>
        <w:tc>
          <w:tcPr>
            <w:tcW w:w="1276" w:type="dxa"/>
            <w:vAlign w:val="center"/>
          </w:tcPr>
          <w:p w14:paraId="3FFCA32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BusinessClassificationType</w:t>
            </w:r>
          </w:p>
        </w:tc>
        <w:tc>
          <w:tcPr>
            <w:tcW w:w="3969" w:type="dxa"/>
            <w:vAlign w:val="center"/>
          </w:tcPr>
          <w:p w14:paraId="5A0C6D2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Verksamhetskod</w:t>
            </w:r>
          </w:p>
        </w:tc>
        <w:tc>
          <w:tcPr>
            <w:tcW w:w="1418" w:type="dxa"/>
            <w:vAlign w:val="center"/>
          </w:tcPr>
          <w:p w14:paraId="29C55F4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E426EF" w14:paraId="74D574EC" w14:textId="77777777" w:rsidTr="000105E5">
        <w:trPr>
          <w:cantSplit/>
        </w:trPr>
        <w:tc>
          <w:tcPr>
            <w:tcW w:w="2943" w:type="dxa"/>
            <w:vAlign w:val="center"/>
          </w:tcPr>
          <w:p w14:paraId="44F0FE52" w14:textId="77777777" w:rsidR="00605F85" w:rsidRPr="00E426EF" w:rsidRDefault="00605F85" w:rsidP="00605F85">
            <w:pPr>
              <w:spacing w:line="240" w:lineRule="exact"/>
              <w:ind w:left="102"/>
              <w:rPr>
                <w:rFonts w:ascii="Times New Roman" w:eastAsia="ヒラギノ角ゴ Pro W3" w:hAnsi="Times New Roman"/>
                <w:sz w:val="18"/>
                <w:szCs w:val="18"/>
                <w:rPrChange w:id="1082" w:author="Robert Lundmark" w:date="2016-10-24T13:07:00Z">
                  <w:rPr>
                    <w:rFonts w:ascii="Times New Roman" w:hAnsi="Times New Roman"/>
                    <w:szCs w:val="20"/>
                  </w:rPr>
                </w:rPrChange>
              </w:rPr>
            </w:pPr>
            <w:r w:rsidRPr="00E426EF">
              <w:rPr>
                <w:rFonts w:ascii="Times New Roman" w:eastAsia="ヒラギノ角ゴ Pro W3" w:hAnsi="Times New Roman"/>
                <w:sz w:val="18"/>
                <w:szCs w:val="18"/>
                <w:rPrChange w:id="1083" w:author="Robert Lundmark" w:date="2016-10-24T13:07:00Z">
                  <w:rPr>
                    <w:rFonts w:ascii="Times New Roman" w:hAnsi="Times New Roman"/>
                    <w:szCs w:val="20"/>
                  </w:rPr>
                </w:rPrChange>
              </w:rPr>
              <w:lastRenderedPageBreak/>
              <w:t>.. ..businessClassificationName</w:t>
            </w:r>
          </w:p>
        </w:tc>
        <w:tc>
          <w:tcPr>
            <w:tcW w:w="1276" w:type="dxa"/>
            <w:vAlign w:val="center"/>
          </w:tcPr>
          <w:p w14:paraId="6C595E3D" w14:textId="77777777" w:rsidR="00605F85" w:rsidRPr="00E426EF" w:rsidRDefault="00605F85" w:rsidP="00605F85">
            <w:pPr>
              <w:spacing w:line="240" w:lineRule="exact"/>
              <w:ind w:left="102"/>
              <w:rPr>
                <w:rFonts w:ascii="Times New Roman" w:eastAsia="ヒラギノ角ゴ Pro W3" w:hAnsi="Times New Roman"/>
                <w:sz w:val="18"/>
                <w:szCs w:val="18"/>
                <w:rPrChange w:id="1084" w:author="Robert Lundmark" w:date="2016-10-24T13:07:00Z">
                  <w:rPr>
                    <w:rFonts w:ascii="Times New Roman" w:hAnsi="Times New Roman"/>
                    <w:szCs w:val="20"/>
                  </w:rPr>
                </w:rPrChange>
              </w:rPr>
            </w:pPr>
            <w:r w:rsidRPr="00E426EF">
              <w:rPr>
                <w:rFonts w:ascii="Times New Roman" w:eastAsia="ヒラギノ角ゴ Pro W3" w:hAnsi="Times New Roman"/>
                <w:sz w:val="18"/>
                <w:szCs w:val="18"/>
                <w:rPrChange w:id="1085" w:author="Robert Lundmark" w:date="2016-10-24T13:07:00Z">
                  <w:rPr>
                    <w:rFonts w:ascii="Times New Roman" w:hAnsi="Times New Roman"/>
                    <w:szCs w:val="20"/>
                  </w:rPr>
                </w:rPrChange>
              </w:rPr>
              <w:t>String</w:t>
            </w:r>
          </w:p>
        </w:tc>
        <w:tc>
          <w:tcPr>
            <w:tcW w:w="3969" w:type="dxa"/>
            <w:vAlign w:val="center"/>
          </w:tcPr>
          <w:p w14:paraId="3B812AD1" w14:textId="77777777" w:rsidR="00605F85" w:rsidRPr="00E426EF" w:rsidRDefault="00605F85" w:rsidP="00605F85">
            <w:pPr>
              <w:spacing w:line="240" w:lineRule="exact"/>
              <w:ind w:left="102"/>
              <w:rPr>
                <w:rFonts w:ascii="Times New Roman" w:eastAsia="ヒラギノ角ゴ Pro W3" w:hAnsi="Times New Roman"/>
                <w:sz w:val="18"/>
                <w:szCs w:val="18"/>
                <w:rPrChange w:id="1086" w:author="Robert Lundmark" w:date="2016-10-24T13:07:00Z">
                  <w:rPr>
                    <w:rFonts w:ascii="Times New Roman" w:hAnsi="Times New Roman"/>
                    <w:szCs w:val="20"/>
                  </w:rPr>
                </w:rPrChange>
              </w:rPr>
            </w:pPr>
            <w:r w:rsidRPr="00E426EF">
              <w:rPr>
                <w:rFonts w:ascii="Times New Roman" w:eastAsia="ヒラギノ角ゴ Pro W3" w:hAnsi="Times New Roman"/>
                <w:sz w:val="18"/>
                <w:szCs w:val="18"/>
                <w:rPrChange w:id="1087" w:author="Robert Lundmark" w:date="2016-10-24T13:07:00Z">
                  <w:rPr>
                    <w:rFonts w:ascii="Times New Roman" w:hAnsi="Times New Roman"/>
                    <w:szCs w:val="20"/>
                  </w:rPr>
                </w:rPrChange>
              </w:rPr>
              <w:t>Verksamhetskod(-er) i klartext</w:t>
            </w:r>
          </w:p>
        </w:tc>
        <w:tc>
          <w:tcPr>
            <w:tcW w:w="1418" w:type="dxa"/>
            <w:vAlign w:val="center"/>
          </w:tcPr>
          <w:p w14:paraId="655479E7" w14:textId="77777777" w:rsidR="00605F85" w:rsidRPr="00E426EF" w:rsidRDefault="00605F85" w:rsidP="00605F85">
            <w:pPr>
              <w:spacing w:line="240" w:lineRule="exact"/>
              <w:ind w:left="102"/>
              <w:rPr>
                <w:rFonts w:ascii="Times New Roman" w:eastAsia="ヒラギノ角ゴ Pro W3" w:hAnsi="Times New Roman"/>
                <w:sz w:val="18"/>
                <w:szCs w:val="18"/>
                <w:rPrChange w:id="1088" w:author="Robert Lundmark" w:date="2016-10-24T13:07:00Z">
                  <w:rPr>
                    <w:rFonts w:ascii="Times New Roman" w:hAnsi="Times New Roman"/>
                    <w:szCs w:val="20"/>
                  </w:rPr>
                </w:rPrChange>
              </w:rPr>
            </w:pPr>
            <w:r w:rsidRPr="00E426EF">
              <w:rPr>
                <w:rFonts w:ascii="Times New Roman" w:eastAsia="ヒラギノ角ゴ Pro W3" w:hAnsi="Times New Roman"/>
                <w:sz w:val="18"/>
                <w:szCs w:val="18"/>
                <w:rPrChange w:id="1089" w:author="Robert Lundmark" w:date="2016-10-24T13:07:00Z">
                  <w:rPr>
                    <w:rFonts w:ascii="Times New Roman" w:hAnsi="Times New Roman"/>
                    <w:szCs w:val="20"/>
                  </w:rPr>
                </w:rPrChange>
              </w:rPr>
              <w:t>1..1</w:t>
            </w:r>
          </w:p>
        </w:tc>
      </w:tr>
      <w:tr w:rsidR="00605F85" w:rsidRPr="00915D3B" w14:paraId="4782E9B0" w14:textId="77777777" w:rsidTr="000105E5">
        <w:trPr>
          <w:cantSplit/>
        </w:trPr>
        <w:tc>
          <w:tcPr>
            <w:tcW w:w="2943" w:type="dxa"/>
            <w:vAlign w:val="center"/>
          </w:tcPr>
          <w:p w14:paraId="3BF3720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..businessClassificationCode</w:t>
            </w:r>
          </w:p>
        </w:tc>
        <w:tc>
          <w:tcPr>
            <w:tcW w:w="1276" w:type="dxa"/>
            <w:vAlign w:val="center"/>
          </w:tcPr>
          <w:p w14:paraId="056B415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EB6F15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Verksamhetskod(-er) kod</w:t>
            </w:r>
          </w:p>
        </w:tc>
        <w:tc>
          <w:tcPr>
            <w:tcW w:w="1418" w:type="dxa"/>
            <w:vAlign w:val="center"/>
          </w:tcPr>
          <w:p w14:paraId="4B56443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31391AC8" w14:textId="77777777" w:rsidTr="000105E5">
        <w:trPr>
          <w:cantSplit/>
        </w:trPr>
        <w:tc>
          <w:tcPr>
            <w:tcW w:w="2943" w:type="dxa"/>
            <w:vAlign w:val="center"/>
          </w:tcPr>
          <w:p w14:paraId="044BCF4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..businessType</w:t>
            </w:r>
          </w:p>
        </w:tc>
        <w:tc>
          <w:tcPr>
            <w:tcW w:w="1276" w:type="dxa"/>
            <w:vAlign w:val="center"/>
          </w:tcPr>
          <w:p w14:paraId="6B5B44B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768C2C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Klassificering av enhet (t.ex. sjukhus).</w:t>
            </w:r>
            <w:r w:rsidRPr="00915D3B">
              <w:rPr>
                <w:rFonts w:ascii="Times New Roman" w:hAnsi="Times New Roman"/>
                <w:i/>
                <w:iCs/>
                <w:szCs w:val="20"/>
              </w:rPr>
              <w:t> </w:t>
            </w:r>
          </w:p>
        </w:tc>
        <w:tc>
          <w:tcPr>
            <w:tcW w:w="1418" w:type="dxa"/>
            <w:vAlign w:val="center"/>
          </w:tcPr>
          <w:p w14:paraId="7904338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4B82ED6F" w14:textId="77777777" w:rsidTr="000105E5">
        <w:trPr>
          <w:cantSplit/>
        </w:trPr>
        <w:tc>
          <w:tcPr>
            <w:tcW w:w="2943" w:type="dxa"/>
            <w:vAlign w:val="center"/>
          </w:tcPr>
          <w:p w14:paraId="76C53D9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..careType</w:t>
            </w:r>
          </w:p>
        </w:tc>
        <w:tc>
          <w:tcPr>
            <w:tcW w:w="1276" w:type="dxa"/>
            <w:vAlign w:val="center"/>
          </w:tcPr>
          <w:p w14:paraId="07D919B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EBC09A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Vårdform.</w:t>
            </w:r>
          </w:p>
        </w:tc>
        <w:tc>
          <w:tcPr>
            <w:tcW w:w="1418" w:type="dxa"/>
            <w:vAlign w:val="center"/>
          </w:tcPr>
          <w:p w14:paraId="7ECAF76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08748A53" w14:textId="77777777" w:rsidTr="000105E5">
        <w:trPr>
          <w:cantSplit/>
        </w:trPr>
        <w:tc>
          <w:tcPr>
            <w:tcW w:w="2943" w:type="dxa"/>
            <w:vAlign w:val="center"/>
          </w:tcPr>
          <w:p w14:paraId="78DB9742" w14:textId="27AD8260"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..county</w:t>
            </w:r>
            <w:ins w:id="1090" w:author="Littorin Henrika" w:date="2016-08-24T11:27:00Z">
              <w:r w:rsidR="001A5E95">
                <w:rPr>
                  <w:rFonts w:ascii="Times New Roman" w:hAnsi="Times New Roman"/>
                  <w:szCs w:val="20"/>
                </w:rPr>
                <w:t>Name</w:t>
              </w:r>
            </w:ins>
          </w:p>
        </w:tc>
        <w:tc>
          <w:tcPr>
            <w:tcW w:w="1276" w:type="dxa"/>
            <w:vAlign w:val="center"/>
          </w:tcPr>
          <w:p w14:paraId="1B46BA5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36641C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Namn på län.</w:t>
            </w:r>
          </w:p>
        </w:tc>
        <w:tc>
          <w:tcPr>
            <w:tcW w:w="1418" w:type="dxa"/>
            <w:vAlign w:val="center"/>
          </w:tcPr>
          <w:p w14:paraId="04F6BB1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0E85E164" w14:textId="77777777" w:rsidTr="000105E5">
        <w:trPr>
          <w:cantSplit/>
        </w:trPr>
        <w:tc>
          <w:tcPr>
            <w:tcW w:w="2943" w:type="dxa"/>
            <w:vAlign w:val="center"/>
          </w:tcPr>
          <w:p w14:paraId="79EB364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..countyCode</w:t>
            </w:r>
          </w:p>
        </w:tc>
        <w:tc>
          <w:tcPr>
            <w:tcW w:w="1276" w:type="dxa"/>
            <w:vAlign w:val="center"/>
          </w:tcPr>
          <w:p w14:paraId="4F8DBDA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BB249C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Kod för län.</w:t>
            </w:r>
          </w:p>
        </w:tc>
        <w:tc>
          <w:tcPr>
            <w:tcW w:w="1418" w:type="dxa"/>
            <w:vAlign w:val="center"/>
          </w:tcPr>
          <w:p w14:paraId="51C5060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0B0EDBC2" w14:textId="77777777" w:rsidTr="000105E5">
        <w:trPr>
          <w:cantSplit/>
        </w:trPr>
        <w:tc>
          <w:tcPr>
            <w:tcW w:w="2943" w:type="dxa"/>
            <w:vAlign w:val="center"/>
          </w:tcPr>
          <w:p w14:paraId="4124637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..description</w:t>
            </w:r>
          </w:p>
        </w:tc>
        <w:tc>
          <w:tcPr>
            <w:tcW w:w="1276" w:type="dxa"/>
            <w:vAlign w:val="center"/>
          </w:tcPr>
          <w:p w14:paraId="2C079CA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B125C4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Allmän beskrivning för enheten.</w:t>
            </w:r>
          </w:p>
        </w:tc>
        <w:tc>
          <w:tcPr>
            <w:tcW w:w="1418" w:type="dxa"/>
            <w:vAlign w:val="center"/>
          </w:tcPr>
          <w:p w14:paraId="4A6B224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088EDD6" w14:textId="77777777" w:rsidTr="000105E5">
        <w:trPr>
          <w:cantSplit/>
        </w:trPr>
        <w:tc>
          <w:tcPr>
            <w:tcW w:w="2943" w:type="dxa"/>
            <w:vAlign w:val="center"/>
          </w:tcPr>
          <w:p w14:paraId="54114C6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..directoryContact</w:t>
            </w:r>
          </w:p>
        </w:tc>
        <w:tc>
          <w:tcPr>
            <w:tcW w:w="1276" w:type="dxa"/>
            <w:vAlign w:val="center"/>
          </w:tcPr>
          <w:p w14:paraId="36AD350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DD93CE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Mailadress till ansvarig för informationen om enheten. Uppgiften hämtas från enheten eller från något överliggande objekt (det närmast överliggande objekt där det finns definierat).</w:t>
            </w:r>
          </w:p>
        </w:tc>
        <w:tc>
          <w:tcPr>
            <w:tcW w:w="1418" w:type="dxa"/>
            <w:vAlign w:val="center"/>
          </w:tcPr>
          <w:p w14:paraId="0202CD4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26476280" w14:textId="77777777" w:rsidTr="000105E5">
        <w:trPr>
          <w:cantSplit/>
        </w:trPr>
        <w:tc>
          <w:tcPr>
            <w:tcW w:w="2943" w:type="dxa"/>
            <w:vAlign w:val="center"/>
          </w:tcPr>
          <w:p w14:paraId="6018FF9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..displayOption</w:t>
            </w:r>
          </w:p>
        </w:tc>
        <w:tc>
          <w:tcPr>
            <w:tcW w:w="1276" w:type="dxa"/>
            <w:vAlign w:val="center"/>
          </w:tcPr>
          <w:p w14:paraId="3A11197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D0AE87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ml:space="preserve">Används för att beräkna enhetens publika </w:t>
            </w:r>
          </w:p>
          <w:p w14:paraId="6685B95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ml:space="preserve">namn (publicName). </w:t>
            </w:r>
          </w:p>
        </w:tc>
        <w:tc>
          <w:tcPr>
            <w:tcW w:w="1418" w:type="dxa"/>
            <w:vAlign w:val="center"/>
          </w:tcPr>
          <w:p w14:paraId="3324CFD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7FDD857C" w14:textId="77777777" w:rsidTr="000105E5">
        <w:trPr>
          <w:cantSplit/>
        </w:trPr>
        <w:tc>
          <w:tcPr>
            <w:tcW w:w="2943" w:type="dxa"/>
            <w:vAlign w:val="center"/>
          </w:tcPr>
          <w:p w14:paraId="1B9A7CB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..dropInHour</w:t>
            </w:r>
          </w:p>
        </w:tc>
        <w:tc>
          <w:tcPr>
            <w:tcW w:w="1276" w:type="dxa"/>
            <w:vAlign w:val="center"/>
          </w:tcPr>
          <w:p w14:paraId="10AFB63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TimeSpan</w:t>
            </w:r>
          </w:p>
        </w:tc>
        <w:tc>
          <w:tcPr>
            <w:tcW w:w="3969" w:type="dxa"/>
            <w:vAlign w:val="center"/>
          </w:tcPr>
          <w:p w14:paraId="3FED991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Tider för dropin-besök (utan tidbokning).</w:t>
            </w:r>
          </w:p>
        </w:tc>
        <w:tc>
          <w:tcPr>
            <w:tcW w:w="1418" w:type="dxa"/>
            <w:vAlign w:val="center"/>
          </w:tcPr>
          <w:p w14:paraId="1916198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3043B464" w14:textId="77777777" w:rsidTr="000105E5">
        <w:trPr>
          <w:cantSplit/>
        </w:trPr>
        <w:tc>
          <w:tcPr>
            <w:tcW w:w="2943" w:type="dxa"/>
            <w:vAlign w:val="center"/>
          </w:tcPr>
          <w:p w14:paraId="7056F08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..fromDay</w:t>
            </w:r>
          </w:p>
        </w:tc>
        <w:tc>
          <w:tcPr>
            <w:tcW w:w="1276" w:type="dxa"/>
            <w:vAlign w:val="center"/>
          </w:tcPr>
          <w:p w14:paraId="5255C53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F7B403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dag. Måndag (1) – Söndag (7).</w:t>
            </w:r>
          </w:p>
        </w:tc>
        <w:tc>
          <w:tcPr>
            <w:tcW w:w="1418" w:type="dxa"/>
            <w:vAlign w:val="center"/>
          </w:tcPr>
          <w:p w14:paraId="765B867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7853B359" w14:textId="77777777" w:rsidTr="000105E5">
        <w:trPr>
          <w:cantSplit/>
        </w:trPr>
        <w:tc>
          <w:tcPr>
            <w:tcW w:w="2943" w:type="dxa"/>
            <w:vAlign w:val="center"/>
          </w:tcPr>
          <w:p w14:paraId="306C3CB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..fromTime</w:t>
            </w:r>
          </w:p>
        </w:tc>
        <w:tc>
          <w:tcPr>
            <w:tcW w:w="1276" w:type="dxa"/>
            <w:vAlign w:val="center"/>
          </w:tcPr>
          <w:p w14:paraId="436210E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242F07E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tid. Format enligt ISO-8601.</w:t>
            </w:r>
          </w:p>
        </w:tc>
        <w:tc>
          <w:tcPr>
            <w:tcW w:w="1418" w:type="dxa"/>
            <w:vAlign w:val="center"/>
          </w:tcPr>
          <w:p w14:paraId="3B4F9D5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0BCA6BD7" w14:textId="77777777" w:rsidTr="000105E5">
        <w:trPr>
          <w:cantSplit/>
        </w:trPr>
        <w:tc>
          <w:tcPr>
            <w:tcW w:w="2943" w:type="dxa"/>
            <w:vAlign w:val="center"/>
          </w:tcPr>
          <w:p w14:paraId="3E1445A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..toDay</w:t>
            </w:r>
          </w:p>
        </w:tc>
        <w:tc>
          <w:tcPr>
            <w:tcW w:w="1276" w:type="dxa"/>
            <w:vAlign w:val="center"/>
          </w:tcPr>
          <w:p w14:paraId="2AC02BB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9592F5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dag. Måndag (1) – Söndag (7).</w:t>
            </w:r>
          </w:p>
        </w:tc>
        <w:tc>
          <w:tcPr>
            <w:tcW w:w="1418" w:type="dxa"/>
            <w:vAlign w:val="center"/>
          </w:tcPr>
          <w:p w14:paraId="5D79269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13588CEB" w14:textId="77777777" w:rsidTr="000105E5">
        <w:trPr>
          <w:cantSplit/>
        </w:trPr>
        <w:tc>
          <w:tcPr>
            <w:tcW w:w="2943" w:type="dxa"/>
            <w:vAlign w:val="center"/>
          </w:tcPr>
          <w:p w14:paraId="6F97C9A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..toTime</w:t>
            </w:r>
          </w:p>
        </w:tc>
        <w:tc>
          <w:tcPr>
            <w:tcW w:w="1276" w:type="dxa"/>
            <w:vAlign w:val="center"/>
          </w:tcPr>
          <w:p w14:paraId="2D21095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6770A62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tid. Format enligt ISO-8601.</w:t>
            </w:r>
          </w:p>
        </w:tc>
        <w:tc>
          <w:tcPr>
            <w:tcW w:w="1418" w:type="dxa"/>
            <w:vAlign w:val="center"/>
          </w:tcPr>
          <w:p w14:paraId="67A3D61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6E5E21CC" w14:textId="77777777" w:rsidTr="000105E5">
        <w:trPr>
          <w:cantSplit/>
        </w:trPr>
        <w:tc>
          <w:tcPr>
            <w:tcW w:w="2943" w:type="dxa"/>
            <w:vAlign w:val="center"/>
          </w:tcPr>
          <w:p w14:paraId="4722CA1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..comment</w:t>
            </w:r>
          </w:p>
        </w:tc>
        <w:tc>
          <w:tcPr>
            <w:tcW w:w="1276" w:type="dxa"/>
            <w:vAlign w:val="center"/>
          </w:tcPr>
          <w:p w14:paraId="1CAEDEF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BABAB8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Information om aktuellt tidsintervall.</w:t>
            </w:r>
          </w:p>
        </w:tc>
        <w:tc>
          <w:tcPr>
            <w:tcW w:w="1418" w:type="dxa"/>
            <w:vAlign w:val="center"/>
          </w:tcPr>
          <w:p w14:paraId="03E11E9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5D8EDFFB" w14:textId="77777777" w:rsidTr="000105E5">
        <w:trPr>
          <w:cantSplit/>
        </w:trPr>
        <w:tc>
          <w:tcPr>
            <w:tcW w:w="2943" w:type="dxa"/>
            <w:vAlign w:val="center"/>
          </w:tcPr>
          <w:p w14:paraId="2C4384C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..mail</w:t>
            </w:r>
            <w:r w:rsidRPr="00915D3B">
              <w:rPr>
                <w:rFonts w:ascii="Times New Roman" w:hAnsi="Times New Roman"/>
                <w:i/>
                <w:iCs/>
                <w:szCs w:val="20"/>
              </w:rPr>
              <w:t> </w:t>
            </w:r>
          </w:p>
        </w:tc>
        <w:tc>
          <w:tcPr>
            <w:tcW w:w="1276" w:type="dxa"/>
            <w:vAlign w:val="center"/>
          </w:tcPr>
          <w:p w14:paraId="354873F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795D01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Mailadress till enheten.</w:t>
            </w:r>
          </w:p>
        </w:tc>
        <w:tc>
          <w:tcPr>
            <w:tcW w:w="1418" w:type="dxa"/>
            <w:vAlign w:val="center"/>
          </w:tcPr>
          <w:p w14:paraId="095D5B9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1C932FB5" w14:textId="77777777" w:rsidTr="000105E5">
        <w:trPr>
          <w:cantSplit/>
        </w:trPr>
        <w:tc>
          <w:tcPr>
            <w:tcW w:w="2943" w:type="dxa"/>
            <w:vAlign w:val="center"/>
          </w:tcPr>
          <w:p w14:paraId="4D338842" w14:textId="05E52526"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..facsimile</w:t>
            </w:r>
            <w:ins w:id="1091" w:author="Ronny Nilsson" w:date="2016-09-07T11:12:00Z">
              <w:r w:rsidR="00D60D4E">
                <w:rPr>
                  <w:rFonts w:ascii="Times New Roman" w:hAnsi="Times New Roman"/>
                  <w:szCs w:val="20"/>
                </w:rPr>
                <w:t>Telephone</w:t>
              </w:r>
            </w:ins>
            <w:r w:rsidRPr="00915D3B">
              <w:rPr>
                <w:rFonts w:ascii="Times New Roman" w:hAnsi="Times New Roman"/>
                <w:szCs w:val="20"/>
              </w:rPr>
              <w:t>Number</w:t>
            </w:r>
          </w:p>
        </w:tc>
        <w:tc>
          <w:tcPr>
            <w:tcW w:w="1276" w:type="dxa"/>
            <w:vAlign w:val="center"/>
          </w:tcPr>
          <w:p w14:paraId="4CFF314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751260C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Faxnummer till enheten.</w:t>
            </w:r>
          </w:p>
        </w:tc>
        <w:tc>
          <w:tcPr>
            <w:tcW w:w="1418" w:type="dxa"/>
            <w:vAlign w:val="center"/>
          </w:tcPr>
          <w:p w14:paraId="5D18D43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26983BEF" w14:textId="77777777" w:rsidTr="000105E5">
        <w:trPr>
          <w:cantSplit/>
        </w:trPr>
        <w:tc>
          <w:tcPr>
            <w:tcW w:w="2943" w:type="dxa"/>
            <w:vAlign w:val="center"/>
          </w:tcPr>
          <w:p w14:paraId="5599FCC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..geographicalCoordinatesRt90</w:t>
            </w:r>
          </w:p>
        </w:tc>
        <w:tc>
          <w:tcPr>
            <w:tcW w:w="1276" w:type="dxa"/>
            <w:vAlign w:val="center"/>
          </w:tcPr>
          <w:p w14:paraId="0F83702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GeoCoordRt90Type</w:t>
            </w:r>
          </w:p>
        </w:tc>
        <w:tc>
          <w:tcPr>
            <w:tcW w:w="3969" w:type="dxa"/>
            <w:vAlign w:val="center"/>
          </w:tcPr>
          <w:p w14:paraId="4073614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Geografiska koordinater för enhetens huvudsakliga fysiska placering. Koordinaterna anges enligt RT90.</w:t>
            </w:r>
          </w:p>
        </w:tc>
        <w:tc>
          <w:tcPr>
            <w:tcW w:w="1418" w:type="dxa"/>
            <w:vAlign w:val="center"/>
          </w:tcPr>
          <w:p w14:paraId="25681FC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38321274" w14:textId="77777777" w:rsidTr="000105E5">
        <w:trPr>
          <w:cantSplit/>
        </w:trPr>
        <w:tc>
          <w:tcPr>
            <w:tcW w:w="2943" w:type="dxa"/>
            <w:vAlign w:val="center"/>
          </w:tcPr>
          <w:p w14:paraId="3940187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..xCoordinate</w:t>
            </w:r>
          </w:p>
        </w:tc>
        <w:tc>
          <w:tcPr>
            <w:tcW w:w="1276" w:type="dxa"/>
            <w:vAlign w:val="center"/>
          </w:tcPr>
          <w:p w14:paraId="6AF7627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F8A971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X-koordinat.</w:t>
            </w:r>
          </w:p>
        </w:tc>
        <w:tc>
          <w:tcPr>
            <w:tcW w:w="1418" w:type="dxa"/>
            <w:vAlign w:val="center"/>
          </w:tcPr>
          <w:p w14:paraId="72D388C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22D0A51B" w14:textId="77777777" w:rsidTr="000105E5">
        <w:trPr>
          <w:cantSplit/>
        </w:trPr>
        <w:tc>
          <w:tcPr>
            <w:tcW w:w="2943" w:type="dxa"/>
            <w:vAlign w:val="center"/>
          </w:tcPr>
          <w:p w14:paraId="73FACAC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..yCoordinate</w:t>
            </w:r>
          </w:p>
        </w:tc>
        <w:tc>
          <w:tcPr>
            <w:tcW w:w="1276" w:type="dxa"/>
            <w:vAlign w:val="center"/>
          </w:tcPr>
          <w:p w14:paraId="7741F79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8C3C6F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Y-koordinat.</w:t>
            </w:r>
          </w:p>
        </w:tc>
        <w:tc>
          <w:tcPr>
            <w:tcW w:w="1418" w:type="dxa"/>
            <w:vAlign w:val="center"/>
          </w:tcPr>
          <w:p w14:paraId="49B43E8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082EE6D2" w14:textId="77777777" w:rsidTr="000105E5">
        <w:trPr>
          <w:cantSplit/>
        </w:trPr>
        <w:tc>
          <w:tcPr>
            <w:tcW w:w="2943" w:type="dxa"/>
            <w:vAlign w:val="center"/>
          </w:tcPr>
          <w:p w14:paraId="395AB64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..geographicalCoordinatesSWEREF99</w:t>
            </w:r>
          </w:p>
        </w:tc>
        <w:tc>
          <w:tcPr>
            <w:tcW w:w="1276" w:type="dxa"/>
            <w:vAlign w:val="center"/>
          </w:tcPr>
          <w:p w14:paraId="680FA7D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GeoCoordSWEREF99Type</w:t>
            </w:r>
          </w:p>
        </w:tc>
        <w:tc>
          <w:tcPr>
            <w:tcW w:w="3969" w:type="dxa"/>
            <w:vAlign w:val="center"/>
          </w:tcPr>
          <w:p w14:paraId="3BA6F27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Geografiska koordinater för enhetens huvudsakliga fysiska placering. Koordinaterna anges enligt SWEREF99.</w:t>
            </w:r>
          </w:p>
        </w:tc>
        <w:tc>
          <w:tcPr>
            <w:tcW w:w="1418" w:type="dxa"/>
            <w:vAlign w:val="center"/>
          </w:tcPr>
          <w:p w14:paraId="0EAFC54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7A4A65A" w14:textId="77777777" w:rsidTr="000105E5">
        <w:trPr>
          <w:cantSplit/>
        </w:trPr>
        <w:tc>
          <w:tcPr>
            <w:tcW w:w="2943" w:type="dxa"/>
            <w:vAlign w:val="center"/>
          </w:tcPr>
          <w:p w14:paraId="0A59AD1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..nCoordinate</w:t>
            </w:r>
          </w:p>
        </w:tc>
        <w:tc>
          <w:tcPr>
            <w:tcW w:w="1276" w:type="dxa"/>
            <w:vAlign w:val="center"/>
          </w:tcPr>
          <w:p w14:paraId="2D529BB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52D343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X-koordinat.</w:t>
            </w:r>
          </w:p>
        </w:tc>
        <w:tc>
          <w:tcPr>
            <w:tcW w:w="1418" w:type="dxa"/>
            <w:vAlign w:val="center"/>
          </w:tcPr>
          <w:p w14:paraId="423A0A2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488C6D09" w14:textId="77777777" w:rsidTr="000105E5">
        <w:trPr>
          <w:cantSplit/>
        </w:trPr>
        <w:tc>
          <w:tcPr>
            <w:tcW w:w="2943" w:type="dxa"/>
            <w:vAlign w:val="center"/>
          </w:tcPr>
          <w:p w14:paraId="128EB44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..eCoordinate</w:t>
            </w:r>
          </w:p>
        </w:tc>
        <w:tc>
          <w:tcPr>
            <w:tcW w:w="1276" w:type="dxa"/>
            <w:vAlign w:val="center"/>
          </w:tcPr>
          <w:p w14:paraId="07A6924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1C46BE7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Y-koordinat.</w:t>
            </w:r>
          </w:p>
        </w:tc>
        <w:tc>
          <w:tcPr>
            <w:tcW w:w="1418" w:type="dxa"/>
            <w:vAlign w:val="center"/>
          </w:tcPr>
          <w:p w14:paraId="610644D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5366BF68" w14:textId="77777777" w:rsidTr="000105E5">
        <w:trPr>
          <w:cantSplit/>
        </w:trPr>
        <w:tc>
          <w:tcPr>
            <w:tcW w:w="2943" w:type="dxa"/>
            <w:vAlign w:val="center"/>
          </w:tcPr>
          <w:p w14:paraId="4E3FC63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..healthCareArea</w:t>
            </w:r>
          </w:p>
        </w:tc>
        <w:tc>
          <w:tcPr>
            <w:tcW w:w="1276" w:type="dxa"/>
            <w:vAlign w:val="center"/>
          </w:tcPr>
          <w:p w14:paraId="7FA30A0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CC5CD7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Geografiskt definierat område för någon typ av administrativt indelning.</w:t>
            </w:r>
          </w:p>
        </w:tc>
        <w:tc>
          <w:tcPr>
            <w:tcW w:w="1418" w:type="dxa"/>
            <w:vAlign w:val="center"/>
          </w:tcPr>
          <w:p w14:paraId="3B69582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9D584CA" w14:textId="77777777" w:rsidTr="000105E5">
        <w:trPr>
          <w:cantSplit/>
        </w:trPr>
        <w:tc>
          <w:tcPr>
            <w:tcW w:w="2943" w:type="dxa"/>
            <w:vAlign w:val="center"/>
          </w:tcPr>
          <w:p w14:paraId="27C9D55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..destinationIndicator</w:t>
            </w:r>
          </w:p>
        </w:tc>
        <w:tc>
          <w:tcPr>
            <w:tcW w:w="1276" w:type="dxa"/>
            <w:vAlign w:val="center"/>
          </w:tcPr>
          <w:p w14:paraId="05096AC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55232C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Anger vilka parter som får ta del av enhetens information.</w:t>
            </w:r>
          </w:p>
        </w:tc>
        <w:tc>
          <w:tcPr>
            <w:tcW w:w="1418" w:type="dxa"/>
            <w:vAlign w:val="center"/>
          </w:tcPr>
          <w:p w14:paraId="4D72D80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66B6556D" w14:textId="77777777" w:rsidTr="000105E5">
        <w:trPr>
          <w:cantSplit/>
        </w:trPr>
        <w:tc>
          <w:tcPr>
            <w:tcW w:w="2943" w:type="dxa"/>
            <w:vAlign w:val="center"/>
          </w:tcPr>
          <w:p w14:paraId="1F541ED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..unitHsaId</w:t>
            </w:r>
          </w:p>
        </w:tc>
        <w:tc>
          <w:tcPr>
            <w:tcW w:w="1276" w:type="dxa"/>
            <w:vAlign w:val="center"/>
          </w:tcPr>
          <w:p w14:paraId="792FCF5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A31D6A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Enhetens HSA-id</w:t>
            </w:r>
          </w:p>
        </w:tc>
        <w:tc>
          <w:tcPr>
            <w:tcW w:w="1418" w:type="dxa"/>
            <w:vAlign w:val="center"/>
          </w:tcPr>
          <w:p w14:paraId="2505B32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0AE03D12" w14:textId="77777777" w:rsidTr="000105E5">
        <w:trPr>
          <w:cantSplit/>
        </w:trPr>
        <w:tc>
          <w:tcPr>
            <w:tcW w:w="2943" w:type="dxa"/>
            <w:vAlign w:val="center"/>
          </w:tcPr>
          <w:p w14:paraId="7BF81F4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..jpegPhoto</w:t>
            </w:r>
          </w:p>
        </w:tc>
        <w:tc>
          <w:tcPr>
            <w:tcW w:w="1276" w:type="dxa"/>
            <w:vAlign w:val="center"/>
          </w:tcPr>
          <w:p w14:paraId="78D490C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DC20B2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Bild för enheten. Base-64-format.</w:t>
            </w:r>
          </w:p>
        </w:tc>
        <w:tc>
          <w:tcPr>
            <w:tcW w:w="1418" w:type="dxa"/>
            <w:vAlign w:val="center"/>
          </w:tcPr>
          <w:p w14:paraId="6833160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2FE5C1A6" w14:textId="77777777" w:rsidTr="000105E5">
        <w:trPr>
          <w:cantSplit/>
        </w:trPr>
        <w:tc>
          <w:tcPr>
            <w:tcW w:w="2943" w:type="dxa"/>
          </w:tcPr>
          <w:p w14:paraId="5793960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..jpegLogotype</w:t>
            </w:r>
          </w:p>
        </w:tc>
        <w:tc>
          <w:tcPr>
            <w:tcW w:w="1276" w:type="dxa"/>
          </w:tcPr>
          <w:p w14:paraId="53F091F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tcPr>
          <w:p w14:paraId="4F1CACB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Logotype för enheten. Base-64-format.</w:t>
            </w:r>
          </w:p>
        </w:tc>
        <w:tc>
          <w:tcPr>
            <w:tcW w:w="1418" w:type="dxa"/>
          </w:tcPr>
          <w:p w14:paraId="1A1B99B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04F69E52" w14:textId="77777777" w:rsidTr="000105E5">
        <w:trPr>
          <w:cantSplit/>
        </w:trPr>
        <w:tc>
          <w:tcPr>
            <w:tcW w:w="2943" w:type="dxa"/>
            <w:vAlign w:val="center"/>
          </w:tcPr>
          <w:p w14:paraId="1C42DCE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..labeledUri</w:t>
            </w:r>
          </w:p>
        </w:tc>
        <w:tc>
          <w:tcPr>
            <w:tcW w:w="1276" w:type="dxa"/>
            <w:vAlign w:val="center"/>
          </w:tcPr>
          <w:p w14:paraId="4C21CE2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7EEA38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ml:space="preserve">Fullständig webbadress (inklusive </w:t>
            </w:r>
            <w:r w:rsidRPr="00915D3B">
              <w:rPr>
                <w:rFonts w:ascii="Times New Roman" w:hAnsi="Times New Roman"/>
                <w:i/>
                <w:iCs/>
                <w:szCs w:val="20"/>
              </w:rPr>
              <w:t>http://</w:t>
            </w:r>
            <w:r w:rsidRPr="00915D3B">
              <w:rPr>
                <w:rFonts w:ascii="Times New Roman" w:hAnsi="Times New Roman"/>
                <w:szCs w:val="20"/>
              </w:rPr>
              <w:t xml:space="preserve">  eller </w:t>
            </w:r>
            <w:r w:rsidRPr="00915D3B">
              <w:rPr>
                <w:rFonts w:ascii="Times New Roman" w:hAnsi="Times New Roman"/>
                <w:i/>
                <w:szCs w:val="20"/>
              </w:rPr>
              <w:t>https://</w:t>
            </w:r>
            <w:r w:rsidRPr="00915D3B">
              <w:rPr>
                <w:rFonts w:ascii="Times New Roman" w:hAnsi="Times New Roman"/>
                <w:szCs w:val="20"/>
              </w:rPr>
              <w:t>)</w:t>
            </w:r>
          </w:p>
        </w:tc>
        <w:tc>
          <w:tcPr>
            <w:tcW w:w="1418" w:type="dxa"/>
            <w:vAlign w:val="center"/>
          </w:tcPr>
          <w:p w14:paraId="290376F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AF2DA59" w14:textId="77777777" w:rsidTr="000105E5">
        <w:trPr>
          <w:cantSplit/>
        </w:trPr>
        <w:tc>
          <w:tcPr>
            <w:tcW w:w="2943" w:type="dxa"/>
            <w:vAlign w:val="center"/>
          </w:tcPr>
          <w:p w14:paraId="04246E0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..location</w:t>
            </w:r>
          </w:p>
        </w:tc>
        <w:tc>
          <w:tcPr>
            <w:tcW w:w="1276" w:type="dxa"/>
            <w:vAlign w:val="center"/>
          </w:tcPr>
          <w:p w14:paraId="049EE6C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F07418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Namn på geografiskt område där enheten i huvudsak är placerad.</w:t>
            </w:r>
          </w:p>
        </w:tc>
        <w:tc>
          <w:tcPr>
            <w:tcW w:w="1418" w:type="dxa"/>
            <w:vAlign w:val="center"/>
          </w:tcPr>
          <w:p w14:paraId="3469692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55623156" w14:textId="77777777" w:rsidTr="000105E5">
        <w:trPr>
          <w:cantSplit/>
        </w:trPr>
        <w:tc>
          <w:tcPr>
            <w:tcW w:w="2943" w:type="dxa"/>
            <w:vAlign w:val="center"/>
          </w:tcPr>
          <w:p w14:paraId="61AF6D7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..webPage1177</w:t>
            </w:r>
          </w:p>
        </w:tc>
        <w:tc>
          <w:tcPr>
            <w:tcW w:w="1276" w:type="dxa"/>
            <w:vAlign w:val="center"/>
          </w:tcPr>
          <w:p w14:paraId="2208102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String</w:t>
            </w:r>
          </w:p>
        </w:tc>
        <w:tc>
          <w:tcPr>
            <w:tcW w:w="3969" w:type="dxa"/>
            <w:vAlign w:val="center"/>
          </w:tcPr>
          <w:p w14:paraId="2A5F92E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Länk till Enhetens sida på 1177.se (om enheten är publik och finns på 1177.se)</w:t>
            </w:r>
          </w:p>
        </w:tc>
        <w:tc>
          <w:tcPr>
            <w:tcW w:w="1418" w:type="dxa"/>
            <w:vAlign w:val="center"/>
          </w:tcPr>
          <w:p w14:paraId="2F93D51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E94FFF2" w14:textId="77777777" w:rsidTr="000105E5">
        <w:trPr>
          <w:cantSplit/>
        </w:trPr>
        <w:tc>
          <w:tcPr>
            <w:tcW w:w="2943" w:type="dxa"/>
            <w:vAlign w:val="center"/>
          </w:tcPr>
          <w:p w14:paraId="330B9E9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..management</w:t>
            </w:r>
          </w:p>
        </w:tc>
        <w:tc>
          <w:tcPr>
            <w:tcW w:w="1276" w:type="dxa"/>
            <w:vAlign w:val="center"/>
          </w:tcPr>
          <w:p w14:paraId="5FD0B5D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64DDCE6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Ägarform i klartext.</w:t>
            </w:r>
          </w:p>
        </w:tc>
        <w:tc>
          <w:tcPr>
            <w:tcW w:w="1418" w:type="dxa"/>
            <w:vAlign w:val="center"/>
          </w:tcPr>
          <w:p w14:paraId="2C442D9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01A51332" w14:textId="77777777" w:rsidTr="000105E5">
        <w:trPr>
          <w:cantSplit/>
        </w:trPr>
        <w:tc>
          <w:tcPr>
            <w:tcW w:w="2943" w:type="dxa"/>
            <w:vAlign w:val="center"/>
          </w:tcPr>
          <w:p w14:paraId="452BD2D0" w14:textId="466F725E"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lastRenderedPageBreak/>
              <w:t>..municipality</w:t>
            </w:r>
            <w:ins w:id="1092" w:author="Littorin Henrika" w:date="2016-08-24T11:27:00Z">
              <w:r w:rsidR="001A5E95">
                <w:rPr>
                  <w:rFonts w:ascii="Times New Roman" w:hAnsi="Times New Roman"/>
                  <w:szCs w:val="20"/>
                </w:rPr>
                <w:t>Name</w:t>
              </w:r>
            </w:ins>
          </w:p>
        </w:tc>
        <w:tc>
          <w:tcPr>
            <w:tcW w:w="1276" w:type="dxa"/>
            <w:vAlign w:val="center"/>
          </w:tcPr>
          <w:p w14:paraId="3D433E9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7C6110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Namn på kommun.</w:t>
            </w:r>
          </w:p>
        </w:tc>
        <w:tc>
          <w:tcPr>
            <w:tcW w:w="1418" w:type="dxa"/>
            <w:vAlign w:val="center"/>
          </w:tcPr>
          <w:p w14:paraId="6489483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221E77A4" w14:textId="77777777" w:rsidTr="000105E5">
        <w:trPr>
          <w:cantSplit/>
        </w:trPr>
        <w:tc>
          <w:tcPr>
            <w:tcW w:w="2943" w:type="dxa"/>
            <w:vAlign w:val="center"/>
          </w:tcPr>
          <w:p w14:paraId="34DE202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..municipalityCode</w:t>
            </w:r>
          </w:p>
        </w:tc>
        <w:tc>
          <w:tcPr>
            <w:tcW w:w="1276" w:type="dxa"/>
            <w:vAlign w:val="center"/>
          </w:tcPr>
          <w:p w14:paraId="4883905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A44623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Kod för kommun.</w:t>
            </w:r>
          </w:p>
        </w:tc>
        <w:tc>
          <w:tcPr>
            <w:tcW w:w="1418" w:type="dxa"/>
            <w:vAlign w:val="center"/>
          </w:tcPr>
          <w:p w14:paraId="2C78674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6C8A2C11" w14:textId="77777777" w:rsidTr="000105E5">
        <w:trPr>
          <w:cantSplit/>
        </w:trPr>
        <w:tc>
          <w:tcPr>
            <w:tcW w:w="2943" w:type="dxa"/>
            <w:vAlign w:val="center"/>
          </w:tcPr>
          <w:p w14:paraId="05E0A38D" w14:textId="54070FB3" w:rsidR="00605F85" w:rsidRPr="00915D3B" w:rsidRDefault="00605F85" w:rsidP="00605F85">
            <w:pPr>
              <w:spacing w:line="240" w:lineRule="exact"/>
              <w:ind w:left="102"/>
              <w:rPr>
                <w:rFonts w:ascii="Times New Roman" w:hAnsi="Times New Roman"/>
                <w:szCs w:val="20"/>
              </w:rPr>
            </w:pPr>
            <w:del w:id="1093" w:author="Littorin Henrika" w:date="2016-08-24T11:28:00Z">
              <w:r w:rsidRPr="00915D3B" w:rsidDel="001A5E95">
                <w:rPr>
                  <w:rFonts w:ascii="Times New Roman" w:hAnsi="Times New Roman"/>
                  <w:szCs w:val="20"/>
                </w:rPr>
                <w:delText>..municipalitySection</w:delText>
              </w:r>
            </w:del>
          </w:p>
        </w:tc>
        <w:tc>
          <w:tcPr>
            <w:tcW w:w="1276" w:type="dxa"/>
            <w:vAlign w:val="center"/>
          </w:tcPr>
          <w:p w14:paraId="15EF0AF4" w14:textId="78A45969" w:rsidR="00605F85" w:rsidRPr="00915D3B" w:rsidRDefault="00605F85" w:rsidP="00605F85">
            <w:pPr>
              <w:spacing w:line="240" w:lineRule="exact"/>
              <w:ind w:left="102"/>
              <w:rPr>
                <w:rFonts w:ascii="Times New Roman" w:hAnsi="Times New Roman"/>
                <w:szCs w:val="20"/>
              </w:rPr>
            </w:pPr>
            <w:del w:id="1094" w:author="Littorin Henrika" w:date="2016-08-24T11:28:00Z">
              <w:r w:rsidRPr="00915D3B" w:rsidDel="001A5E95">
                <w:rPr>
                  <w:rFonts w:ascii="Times New Roman" w:hAnsi="Times New Roman"/>
                  <w:szCs w:val="20"/>
                </w:rPr>
                <w:delText>String</w:delText>
              </w:r>
            </w:del>
          </w:p>
        </w:tc>
        <w:tc>
          <w:tcPr>
            <w:tcW w:w="3969" w:type="dxa"/>
            <w:vAlign w:val="center"/>
          </w:tcPr>
          <w:p w14:paraId="0E83E4FF" w14:textId="1792DFE7" w:rsidR="00605F85" w:rsidRPr="00915D3B" w:rsidRDefault="00605F85" w:rsidP="00605F85">
            <w:pPr>
              <w:spacing w:line="240" w:lineRule="exact"/>
              <w:ind w:left="102"/>
              <w:rPr>
                <w:rFonts w:ascii="Times New Roman" w:hAnsi="Times New Roman"/>
                <w:szCs w:val="20"/>
              </w:rPr>
            </w:pPr>
            <w:del w:id="1095" w:author="Littorin Henrika" w:date="2016-08-24T11:28:00Z">
              <w:r w:rsidRPr="00915D3B" w:rsidDel="001A5E95">
                <w:rPr>
                  <w:rFonts w:ascii="Times New Roman" w:hAnsi="Times New Roman"/>
                  <w:szCs w:val="20"/>
                </w:rPr>
                <w:delText>Namn på kommundel.</w:delText>
              </w:r>
            </w:del>
          </w:p>
        </w:tc>
        <w:tc>
          <w:tcPr>
            <w:tcW w:w="1418" w:type="dxa"/>
            <w:vAlign w:val="center"/>
          </w:tcPr>
          <w:p w14:paraId="74F4C082" w14:textId="3C8363A7" w:rsidR="00605F85" w:rsidRPr="00915D3B" w:rsidRDefault="00605F85" w:rsidP="00605F85">
            <w:pPr>
              <w:spacing w:line="240" w:lineRule="exact"/>
              <w:ind w:left="102"/>
              <w:rPr>
                <w:rFonts w:ascii="Times New Roman" w:hAnsi="Times New Roman"/>
                <w:szCs w:val="20"/>
              </w:rPr>
            </w:pPr>
            <w:del w:id="1096" w:author="Littorin Henrika" w:date="2016-08-24T11:28:00Z">
              <w:r w:rsidRPr="00915D3B" w:rsidDel="001A5E95">
                <w:rPr>
                  <w:rFonts w:ascii="Times New Roman" w:hAnsi="Times New Roman"/>
                  <w:szCs w:val="20"/>
                </w:rPr>
                <w:delText>0..1</w:delText>
              </w:r>
            </w:del>
          </w:p>
        </w:tc>
      </w:tr>
      <w:tr w:rsidR="00605F85" w:rsidRPr="00915D3B" w14:paraId="39267E4C" w14:textId="77777777" w:rsidTr="000105E5">
        <w:trPr>
          <w:cantSplit/>
        </w:trPr>
        <w:tc>
          <w:tcPr>
            <w:tcW w:w="2943" w:type="dxa"/>
            <w:vAlign w:val="center"/>
          </w:tcPr>
          <w:p w14:paraId="0BC9772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..unitName</w:t>
            </w:r>
          </w:p>
        </w:tc>
        <w:tc>
          <w:tcPr>
            <w:tcW w:w="1276" w:type="dxa"/>
            <w:vAlign w:val="center"/>
          </w:tcPr>
          <w:p w14:paraId="4AECA0B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2DEFB0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Namnet på enheten</w:t>
            </w:r>
          </w:p>
        </w:tc>
        <w:tc>
          <w:tcPr>
            <w:tcW w:w="1418" w:type="dxa"/>
            <w:vAlign w:val="center"/>
          </w:tcPr>
          <w:p w14:paraId="6F5208B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0654CEC6" w14:textId="77777777" w:rsidTr="000105E5">
        <w:trPr>
          <w:cantSplit/>
        </w:trPr>
        <w:tc>
          <w:tcPr>
            <w:tcW w:w="2943" w:type="dxa"/>
            <w:vAlign w:val="center"/>
          </w:tcPr>
          <w:p w14:paraId="14C80DA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..patientInformation</w:t>
            </w:r>
          </w:p>
        </w:tc>
        <w:tc>
          <w:tcPr>
            <w:tcW w:w="1276" w:type="dxa"/>
            <w:vAlign w:val="center"/>
          </w:tcPr>
          <w:p w14:paraId="59C012D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8A06A4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Informationstext till patienter.</w:t>
            </w:r>
          </w:p>
        </w:tc>
        <w:tc>
          <w:tcPr>
            <w:tcW w:w="1418" w:type="dxa"/>
            <w:vAlign w:val="center"/>
          </w:tcPr>
          <w:p w14:paraId="7D1AC06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006AC3DB" w14:textId="77777777" w:rsidTr="000105E5">
        <w:trPr>
          <w:cantSplit/>
        </w:trPr>
        <w:tc>
          <w:tcPr>
            <w:tcW w:w="2943" w:type="dxa"/>
            <w:vAlign w:val="center"/>
          </w:tcPr>
          <w:p w14:paraId="7E8D25D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..postalAddress</w:t>
            </w:r>
          </w:p>
        </w:tc>
        <w:tc>
          <w:tcPr>
            <w:tcW w:w="1276" w:type="dxa"/>
            <w:vAlign w:val="center"/>
          </w:tcPr>
          <w:p w14:paraId="07F0C35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Address</w:t>
            </w:r>
          </w:p>
        </w:tc>
        <w:tc>
          <w:tcPr>
            <w:tcW w:w="3969" w:type="dxa"/>
            <w:vAlign w:val="center"/>
          </w:tcPr>
          <w:p w14:paraId="3A833A4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Postadress.</w:t>
            </w:r>
          </w:p>
        </w:tc>
        <w:tc>
          <w:tcPr>
            <w:tcW w:w="1418" w:type="dxa"/>
            <w:vAlign w:val="center"/>
          </w:tcPr>
          <w:p w14:paraId="575F5C7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EE2F3B9" w14:textId="77777777" w:rsidTr="000105E5">
        <w:trPr>
          <w:cantSplit/>
        </w:trPr>
        <w:tc>
          <w:tcPr>
            <w:tcW w:w="2943" w:type="dxa"/>
            <w:vAlign w:val="center"/>
          </w:tcPr>
          <w:p w14:paraId="1AE869C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..addressLine</w:t>
            </w:r>
          </w:p>
        </w:tc>
        <w:tc>
          <w:tcPr>
            <w:tcW w:w="1276" w:type="dxa"/>
            <w:vAlign w:val="center"/>
          </w:tcPr>
          <w:p w14:paraId="612D9F4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E44326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Adressrad.</w:t>
            </w:r>
          </w:p>
        </w:tc>
        <w:tc>
          <w:tcPr>
            <w:tcW w:w="1418" w:type="dxa"/>
            <w:vAlign w:val="center"/>
          </w:tcPr>
          <w:p w14:paraId="094FA11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1..n</w:t>
            </w:r>
          </w:p>
        </w:tc>
      </w:tr>
      <w:tr w:rsidR="00605F85" w:rsidRPr="00915D3B" w14:paraId="65EB57D8" w14:textId="77777777" w:rsidTr="000105E5">
        <w:trPr>
          <w:cantSplit/>
        </w:trPr>
        <w:tc>
          <w:tcPr>
            <w:tcW w:w="2943" w:type="dxa"/>
            <w:vAlign w:val="center"/>
          </w:tcPr>
          <w:p w14:paraId="73ACE54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..postalCode</w:t>
            </w:r>
          </w:p>
        </w:tc>
        <w:tc>
          <w:tcPr>
            <w:tcW w:w="1276" w:type="dxa"/>
            <w:vAlign w:val="center"/>
          </w:tcPr>
          <w:p w14:paraId="4AE4FCA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DBCA7E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Postnummer där verksamheten bedrivs</w:t>
            </w:r>
          </w:p>
        </w:tc>
        <w:tc>
          <w:tcPr>
            <w:tcW w:w="1418" w:type="dxa"/>
            <w:vAlign w:val="center"/>
          </w:tcPr>
          <w:p w14:paraId="5981DC4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6149BBD8" w14:textId="77777777" w:rsidTr="000105E5">
        <w:trPr>
          <w:cantSplit/>
        </w:trPr>
        <w:tc>
          <w:tcPr>
            <w:tcW w:w="2943" w:type="dxa"/>
            <w:vAlign w:val="center"/>
          </w:tcPr>
          <w:p w14:paraId="1095D61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..priceInformation</w:t>
            </w:r>
          </w:p>
        </w:tc>
        <w:tc>
          <w:tcPr>
            <w:tcW w:w="1276" w:type="dxa"/>
            <w:vAlign w:val="center"/>
          </w:tcPr>
          <w:p w14:paraId="5F42AA9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1B9716D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Prisinformation.</w:t>
            </w:r>
          </w:p>
        </w:tc>
        <w:tc>
          <w:tcPr>
            <w:tcW w:w="1418" w:type="dxa"/>
            <w:vAlign w:val="center"/>
          </w:tcPr>
          <w:p w14:paraId="0E54ABA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1226F7D8" w14:textId="77777777" w:rsidTr="000105E5">
        <w:trPr>
          <w:cantSplit/>
        </w:trPr>
        <w:tc>
          <w:tcPr>
            <w:tcW w:w="2943" w:type="dxa"/>
            <w:vAlign w:val="center"/>
          </w:tcPr>
          <w:p w14:paraId="64B844A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..publicName</w:t>
            </w:r>
          </w:p>
        </w:tc>
        <w:tc>
          <w:tcPr>
            <w:tcW w:w="1276" w:type="dxa"/>
            <w:vAlign w:val="center"/>
          </w:tcPr>
          <w:p w14:paraId="0C2FA0A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1A33E20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Publikt officiellt namn.</w:t>
            </w:r>
            <w:r w:rsidRPr="00915D3B">
              <w:rPr>
                <w:rFonts w:ascii="Times New Roman" w:hAnsi="Times New Roman"/>
                <w:szCs w:val="20"/>
              </w:rPr>
              <w:br/>
              <w:t>Det publika namnet beräknas i första hand utifrån enhetens DN tillsammans med värdet i attributet displayOption.</w:t>
            </w:r>
            <w:r w:rsidRPr="00915D3B">
              <w:rPr>
                <w:rFonts w:ascii="Times New Roman" w:hAnsi="Times New Roman"/>
                <w:szCs w:val="20"/>
              </w:rPr>
              <w:br/>
              <w:t>Om displayOption saknas beräknas det publika namnet enligt:</w:t>
            </w:r>
            <w:r w:rsidRPr="00915D3B">
              <w:rPr>
                <w:rFonts w:ascii="Times New Roman" w:hAnsi="Times New Roman"/>
                <w:szCs w:val="20"/>
              </w:rPr>
              <w:br/>
              <w:t>enhetens namn &lt;blanktecken&gt; location</w:t>
            </w:r>
          </w:p>
        </w:tc>
        <w:tc>
          <w:tcPr>
            <w:tcW w:w="1418" w:type="dxa"/>
            <w:vAlign w:val="center"/>
          </w:tcPr>
          <w:p w14:paraId="537387A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4CDFD25F" w14:textId="77777777" w:rsidTr="000105E5">
        <w:trPr>
          <w:cantSplit/>
        </w:trPr>
        <w:tc>
          <w:tcPr>
            <w:tcW w:w="2943" w:type="dxa"/>
            <w:vAlign w:val="center"/>
          </w:tcPr>
          <w:p w14:paraId="7BFED07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..relatedUnitHsaId</w:t>
            </w:r>
          </w:p>
        </w:tc>
        <w:tc>
          <w:tcPr>
            <w:tcW w:w="1276" w:type="dxa"/>
            <w:vAlign w:val="center"/>
          </w:tcPr>
          <w:p w14:paraId="79904B8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FAD91D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HSA-identitet på en enhet som på något sätt hör ihop med aktuell enhet.</w:t>
            </w:r>
          </w:p>
        </w:tc>
        <w:tc>
          <w:tcPr>
            <w:tcW w:w="1418" w:type="dxa"/>
            <w:vAlign w:val="center"/>
          </w:tcPr>
          <w:p w14:paraId="30BFE5C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449D0E43" w14:textId="77777777" w:rsidTr="000105E5">
        <w:trPr>
          <w:cantSplit/>
        </w:trPr>
        <w:tc>
          <w:tcPr>
            <w:tcW w:w="2943" w:type="dxa"/>
            <w:vAlign w:val="center"/>
          </w:tcPr>
          <w:p w14:paraId="41966BB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..route</w:t>
            </w:r>
          </w:p>
        </w:tc>
        <w:tc>
          <w:tcPr>
            <w:tcW w:w="1276" w:type="dxa"/>
            <w:vAlign w:val="center"/>
          </w:tcPr>
          <w:p w14:paraId="42B01AB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8FD84E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Vägbeskrivning.</w:t>
            </w:r>
          </w:p>
        </w:tc>
        <w:tc>
          <w:tcPr>
            <w:tcW w:w="1418" w:type="dxa"/>
            <w:vAlign w:val="center"/>
          </w:tcPr>
          <w:p w14:paraId="30E10C2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FB6F96" w:rsidRPr="00915D3B" w14:paraId="6D1AE95D" w14:textId="77777777" w:rsidTr="00FB6F96">
        <w:trPr>
          <w:ins w:id="1097" w:author="Littorin Henrika" w:date="2016-09-06T19:46:00Z"/>
        </w:trPr>
        <w:tc>
          <w:tcPr>
            <w:tcW w:w="2943" w:type="dxa"/>
          </w:tcPr>
          <w:p w14:paraId="50D675D6" w14:textId="77777777" w:rsidR="00FB6F96" w:rsidRPr="00915D3B" w:rsidRDefault="00FB6F96" w:rsidP="00C163A9">
            <w:pPr>
              <w:spacing w:line="240" w:lineRule="exact"/>
              <w:ind w:left="102"/>
              <w:rPr>
                <w:ins w:id="1098" w:author="Littorin Henrika" w:date="2016-09-06T19:46:00Z"/>
                <w:rFonts w:ascii="Times New Roman" w:hAnsi="Times New Roman"/>
                <w:szCs w:val="20"/>
              </w:rPr>
            </w:pPr>
            <w:ins w:id="1099" w:author="Littorin Henrika" w:date="2016-09-06T19:46:00Z">
              <w:r w:rsidRPr="00915D3B">
                <w:rPr>
                  <w:rFonts w:ascii="Times New Roman" w:hAnsi="Times New Roman"/>
                  <w:szCs w:val="20"/>
                </w:rPr>
                <w:t>..smsTelephoneNumber</w:t>
              </w:r>
            </w:ins>
          </w:p>
        </w:tc>
        <w:tc>
          <w:tcPr>
            <w:tcW w:w="1276" w:type="dxa"/>
          </w:tcPr>
          <w:p w14:paraId="4E73634A" w14:textId="77777777" w:rsidR="00FB6F96" w:rsidRPr="00915D3B" w:rsidRDefault="00FB6F96" w:rsidP="00C163A9">
            <w:pPr>
              <w:spacing w:line="240" w:lineRule="exact"/>
              <w:ind w:left="102"/>
              <w:rPr>
                <w:ins w:id="1100" w:author="Littorin Henrika" w:date="2016-09-06T19:46:00Z"/>
                <w:rFonts w:ascii="Times New Roman" w:hAnsi="Times New Roman"/>
                <w:szCs w:val="20"/>
              </w:rPr>
            </w:pPr>
            <w:ins w:id="1101" w:author="Littorin Henrika" w:date="2016-09-06T19:46:00Z">
              <w:r w:rsidRPr="00915D3B">
                <w:rPr>
                  <w:rFonts w:ascii="Times New Roman" w:hAnsi="Times New Roman"/>
                  <w:szCs w:val="20"/>
                </w:rPr>
                <w:t>Telefon</w:t>
              </w:r>
            </w:ins>
          </w:p>
        </w:tc>
        <w:tc>
          <w:tcPr>
            <w:tcW w:w="3969" w:type="dxa"/>
          </w:tcPr>
          <w:p w14:paraId="3BB4F1D6" w14:textId="77777777" w:rsidR="00FB6F96" w:rsidRPr="00915D3B" w:rsidRDefault="00FB6F96" w:rsidP="00C163A9">
            <w:pPr>
              <w:spacing w:line="240" w:lineRule="exact"/>
              <w:ind w:left="102"/>
              <w:rPr>
                <w:ins w:id="1102" w:author="Littorin Henrika" w:date="2016-09-06T19:46:00Z"/>
                <w:rFonts w:ascii="Times New Roman" w:hAnsi="Times New Roman"/>
                <w:szCs w:val="20"/>
              </w:rPr>
            </w:pPr>
            <w:ins w:id="1103" w:author="Littorin Henrika" w:date="2016-09-06T19:46:00Z">
              <w:r w:rsidRPr="00915D3B">
                <w:rPr>
                  <w:rFonts w:ascii="Times New Roman" w:hAnsi="Times New Roman"/>
                  <w:szCs w:val="20"/>
                </w:rPr>
                <w:t>Telefonnummer för SMS-meddelanden.</w:t>
              </w:r>
            </w:ins>
          </w:p>
        </w:tc>
        <w:tc>
          <w:tcPr>
            <w:tcW w:w="1418" w:type="dxa"/>
          </w:tcPr>
          <w:p w14:paraId="27AE846C" w14:textId="77777777" w:rsidR="00FB6F96" w:rsidRPr="00915D3B" w:rsidRDefault="00FB6F96" w:rsidP="00C163A9">
            <w:pPr>
              <w:spacing w:line="240" w:lineRule="exact"/>
              <w:ind w:left="102"/>
              <w:rPr>
                <w:ins w:id="1104" w:author="Littorin Henrika" w:date="2016-09-06T19:46:00Z"/>
                <w:rFonts w:ascii="Times New Roman" w:hAnsi="Times New Roman"/>
                <w:szCs w:val="20"/>
              </w:rPr>
            </w:pPr>
            <w:ins w:id="1105" w:author="Littorin Henrika" w:date="2016-09-06T19:46:00Z">
              <w:r w:rsidRPr="00915D3B">
                <w:rPr>
                  <w:rFonts w:ascii="Times New Roman" w:hAnsi="Times New Roman"/>
                  <w:szCs w:val="20"/>
                </w:rPr>
                <w:t>0..1</w:t>
              </w:r>
            </w:ins>
          </w:p>
        </w:tc>
      </w:tr>
      <w:tr w:rsidR="00605F85" w:rsidRPr="00915D3B" w14:paraId="39A038E2" w14:textId="77777777" w:rsidTr="000105E5">
        <w:trPr>
          <w:cantSplit/>
        </w:trPr>
        <w:tc>
          <w:tcPr>
            <w:tcW w:w="2943" w:type="dxa"/>
            <w:vAlign w:val="center"/>
          </w:tcPr>
          <w:p w14:paraId="5838FA1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..street</w:t>
            </w:r>
          </w:p>
        </w:tc>
        <w:tc>
          <w:tcPr>
            <w:tcW w:w="1276" w:type="dxa"/>
            <w:vAlign w:val="center"/>
          </w:tcPr>
          <w:p w14:paraId="1CDFA88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B50871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Besöksadress (gatuadress).</w:t>
            </w:r>
          </w:p>
        </w:tc>
        <w:tc>
          <w:tcPr>
            <w:tcW w:w="1418" w:type="dxa"/>
            <w:vAlign w:val="center"/>
          </w:tcPr>
          <w:p w14:paraId="6B5BBE4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131A00AA" w14:textId="77777777" w:rsidTr="000105E5">
        <w:trPr>
          <w:cantSplit/>
        </w:trPr>
        <w:tc>
          <w:tcPr>
            <w:tcW w:w="2943" w:type="dxa"/>
            <w:vAlign w:val="center"/>
          </w:tcPr>
          <w:p w14:paraId="52B316A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..surgeryHour</w:t>
            </w:r>
          </w:p>
        </w:tc>
        <w:tc>
          <w:tcPr>
            <w:tcW w:w="1276" w:type="dxa"/>
            <w:vAlign w:val="center"/>
          </w:tcPr>
          <w:p w14:paraId="3B7A169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TimeSpan</w:t>
            </w:r>
          </w:p>
        </w:tc>
        <w:tc>
          <w:tcPr>
            <w:tcW w:w="3969" w:type="dxa"/>
            <w:vAlign w:val="center"/>
          </w:tcPr>
          <w:p w14:paraId="55C1384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Öppettider.</w:t>
            </w:r>
          </w:p>
        </w:tc>
        <w:tc>
          <w:tcPr>
            <w:tcW w:w="1418" w:type="dxa"/>
            <w:vAlign w:val="center"/>
          </w:tcPr>
          <w:p w14:paraId="7098058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5005EF82" w14:textId="77777777" w:rsidTr="000105E5">
        <w:trPr>
          <w:cantSplit/>
        </w:trPr>
        <w:tc>
          <w:tcPr>
            <w:tcW w:w="2943" w:type="dxa"/>
            <w:vAlign w:val="center"/>
          </w:tcPr>
          <w:p w14:paraId="679838C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..fromDay</w:t>
            </w:r>
          </w:p>
        </w:tc>
        <w:tc>
          <w:tcPr>
            <w:tcW w:w="1276" w:type="dxa"/>
            <w:vAlign w:val="center"/>
          </w:tcPr>
          <w:p w14:paraId="55C6D48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7D5102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dag. Måndag (1) – Söndag (7).</w:t>
            </w:r>
          </w:p>
        </w:tc>
        <w:tc>
          <w:tcPr>
            <w:tcW w:w="1418" w:type="dxa"/>
            <w:vAlign w:val="center"/>
          </w:tcPr>
          <w:p w14:paraId="53D93CF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6B150C2F" w14:textId="77777777" w:rsidTr="000105E5">
        <w:trPr>
          <w:cantSplit/>
        </w:trPr>
        <w:tc>
          <w:tcPr>
            <w:tcW w:w="2943" w:type="dxa"/>
            <w:vAlign w:val="center"/>
          </w:tcPr>
          <w:p w14:paraId="0EC2252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..fromTime</w:t>
            </w:r>
          </w:p>
        </w:tc>
        <w:tc>
          <w:tcPr>
            <w:tcW w:w="1276" w:type="dxa"/>
            <w:vAlign w:val="center"/>
          </w:tcPr>
          <w:p w14:paraId="4917CAE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30CF6D7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tid. Format enligt ISO-8601.</w:t>
            </w:r>
          </w:p>
        </w:tc>
        <w:tc>
          <w:tcPr>
            <w:tcW w:w="1418" w:type="dxa"/>
            <w:vAlign w:val="center"/>
          </w:tcPr>
          <w:p w14:paraId="20A8140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460126A3" w14:textId="77777777" w:rsidTr="000105E5">
        <w:trPr>
          <w:cantSplit/>
        </w:trPr>
        <w:tc>
          <w:tcPr>
            <w:tcW w:w="2943" w:type="dxa"/>
            <w:vAlign w:val="center"/>
          </w:tcPr>
          <w:p w14:paraId="2181576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..toDay</w:t>
            </w:r>
          </w:p>
        </w:tc>
        <w:tc>
          <w:tcPr>
            <w:tcW w:w="1276" w:type="dxa"/>
            <w:vAlign w:val="center"/>
          </w:tcPr>
          <w:p w14:paraId="7A027BF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C5A3DA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dag. Måndag (1) – Söndag (7).</w:t>
            </w:r>
          </w:p>
        </w:tc>
        <w:tc>
          <w:tcPr>
            <w:tcW w:w="1418" w:type="dxa"/>
            <w:vAlign w:val="center"/>
          </w:tcPr>
          <w:p w14:paraId="3CFCB6E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7A447B5A" w14:textId="77777777" w:rsidTr="000105E5">
        <w:trPr>
          <w:cantSplit/>
        </w:trPr>
        <w:tc>
          <w:tcPr>
            <w:tcW w:w="2943" w:type="dxa"/>
            <w:vAlign w:val="center"/>
          </w:tcPr>
          <w:p w14:paraId="353424F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..toTime</w:t>
            </w:r>
          </w:p>
        </w:tc>
        <w:tc>
          <w:tcPr>
            <w:tcW w:w="1276" w:type="dxa"/>
            <w:vAlign w:val="center"/>
          </w:tcPr>
          <w:p w14:paraId="2C79F05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5D061BA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tid. Format enligt ISO-8601.</w:t>
            </w:r>
          </w:p>
        </w:tc>
        <w:tc>
          <w:tcPr>
            <w:tcW w:w="1418" w:type="dxa"/>
            <w:vAlign w:val="center"/>
          </w:tcPr>
          <w:p w14:paraId="4E60FFD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172C414D" w14:textId="77777777" w:rsidTr="000105E5">
        <w:trPr>
          <w:cantSplit/>
        </w:trPr>
        <w:tc>
          <w:tcPr>
            <w:tcW w:w="2943" w:type="dxa"/>
            <w:vAlign w:val="center"/>
          </w:tcPr>
          <w:p w14:paraId="303D232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..comment</w:t>
            </w:r>
          </w:p>
        </w:tc>
        <w:tc>
          <w:tcPr>
            <w:tcW w:w="1276" w:type="dxa"/>
            <w:vAlign w:val="center"/>
          </w:tcPr>
          <w:p w14:paraId="3479975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7B06D4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Information om aktuellt tidsintervall.</w:t>
            </w:r>
          </w:p>
        </w:tc>
        <w:tc>
          <w:tcPr>
            <w:tcW w:w="1418" w:type="dxa"/>
            <w:vAlign w:val="center"/>
          </w:tcPr>
          <w:p w14:paraId="065C1F5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2FFDC03B" w14:textId="77777777" w:rsidTr="000105E5">
        <w:trPr>
          <w:cantSplit/>
        </w:trPr>
        <w:tc>
          <w:tcPr>
            <w:tcW w:w="2943" w:type="dxa"/>
            <w:vAlign w:val="center"/>
          </w:tcPr>
          <w:p w14:paraId="17D1ECE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..switchboardNumber</w:t>
            </w:r>
          </w:p>
        </w:tc>
        <w:tc>
          <w:tcPr>
            <w:tcW w:w="1276" w:type="dxa"/>
            <w:vAlign w:val="center"/>
          </w:tcPr>
          <w:p w14:paraId="6B795FA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2A56B94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Telefonnummer till växel</w:t>
            </w:r>
          </w:p>
        </w:tc>
        <w:tc>
          <w:tcPr>
            <w:tcW w:w="1418" w:type="dxa"/>
            <w:vAlign w:val="center"/>
          </w:tcPr>
          <w:p w14:paraId="5C0E69C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2DC963CE" w14:textId="77777777" w:rsidTr="000105E5">
        <w:trPr>
          <w:cantSplit/>
        </w:trPr>
        <w:tc>
          <w:tcPr>
            <w:tcW w:w="2943" w:type="dxa"/>
            <w:vAlign w:val="center"/>
          </w:tcPr>
          <w:p w14:paraId="34C45A5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..telephoneHour</w:t>
            </w:r>
          </w:p>
        </w:tc>
        <w:tc>
          <w:tcPr>
            <w:tcW w:w="1276" w:type="dxa"/>
            <w:vAlign w:val="center"/>
          </w:tcPr>
          <w:p w14:paraId="6BCAC3A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TimeSpan</w:t>
            </w:r>
          </w:p>
        </w:tc>
        <w:tc>
          <w:tcPr>
            <w:tcW w:w="3969" w:type="dxa"/>
            <w:vAlign w:val="center"/>
          </w:tcPr>
          <w:p w14:paraId="5CC1984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Telefontider</w:t>
            </w:r>
          </w:p>
        </w:tc>
        <w:tc>
          <w:tcPr>
            <w:tcW w:w="1418" w:type="dxa"/>
            <w:vAlign w:val="center"/>
          </w:tcPr>
          <w:p w14:paraId="09FC440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1C2A6A7C" w14:textId="77777777" w:rsidTr="000105E5">
        <w:trPr>
          <w:cantSplit/>
        </w:trPr>
        <w:tc>
          <w:tcPr>
            <w:tcW w:w="2943" w:type="dxa"/>
            <w:vAlign w:val="center"/>
          </w:tcPr>
          <w:p w14:paraId="2206AB5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..fromDay</w:t>
            </w:r>
          </w:p>
        </w:tc>
        <w:tc>
          <w:tcPr>
            <w:tcW w:w="1276" w:type="dxa"/>
            <w:vAlign w:val="center"/>
          </w:tcPr>
          <w:p w14:paraId="74E7990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3E6370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dag. Måndag (1) – Söndag (7).</w:t>
            </w:r>
          </w:p>
        </w:tc>
        <w:tc>
          <w:tcPr>
            <w:tcW w:w="1418" w:type="dxa"/>
            <w:vAlign w:val="center"/>
          </w:tcPr>
          <w:p w14:paraId="61DAA64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3A8E83A3" w14:textId="77777777" w:rsidTr="000105E5">
        <w:trPr>
          <w:cantSplit/>
        </w:trPr>
        <w:tc>
          <w:tcPr>
            <w:tcW w:w="2943" w:type="dxa"/>
            <w:vAlign w:val="center"/>
          </w:tcPr>
          <w:p w14:paraId="2243C55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..fromTime</w:t>
            </w:r>
          </w:p>
        </w:tc>
        <w:tc>
          <w:tcPr>
            <w:tcW w:w="1276" w:type="dxa"/>
            <w:vAlign w:val="center"/>
          </w:tcPr>
          <w:p w14:paraId="1CF6F14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4892F3A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tid. Format enligt ISO-8601.</w:t>
            </w:r>
          </w:p>
        </w:tc>
        <w:tc>
          <w:tcPr>
            <w:tcW w:w="1418" w:type="dxa"/>
            <w:vAlign w:val="center"/>
          </w:tcPr>
          <w:p w14:paraId="4899423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6D7E8B2C" w14:textId="77777777" w:rsidTr="000105E5">
        <w:trPr>
          <w:cantSplit/>
        </w:trPr>
        <w:tc>
          <w:tcPr>
            <w:tcW w:w="2943" w:type="dxa"/>
            <w:vAlign w:val="center"/>
          </w:tcPr>
          <w:p w14:paraId="085CD28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..toDay</w:t>
            </w:r>
          </w:p>
        </w:tc>
        <w:tc>
          <w:tcPr>
            <w:tcW w:w="1276" w:type="dxa"/>
            <w:vAlign w:val="center"/>
          </w:tcPr>
          <w:p w14:paraId="6C04E4A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12C588B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dag. Måndag (1) – Söndag (7).</w:t>
            </w:r>
          </w:p>
        </w:tc>
        <w:tc>
          <w:tcPr>
            <w:tcW w:w="1418" w:type="dxa"/>
            <w:vAlign w:val="center"/>
          </w:tcPr>
          <w:p w14:paraId="3F1A42B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069120A9" w14:textId="77777777" w:rsidTr="000105E5">
        <w:trPr>
          <w:cantSplit/>
        </w:trPr>
        <w:tc>
          <w:tcPr>
            <w:tcW w:w="2943" w:type="dxa"/>
            <w:vAlign w:val="center"/>
          </w:tcPr>
          <w:p w14:paraId="2AADFA4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..toTime</w:t>
            </w:r>
          </w:p>
        </w:tc>
        <w:tc>
          <w:tcPr>
            <w:tcW w:w="1276" w:type="dxa"/>
            <w:vAlign w:val="center"/>
          </w:tcPr>
          <w:p w14:paraId="6F66D01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564A67A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tid. Format enligt ISO-8601.</w:t>
            </w:r>
          </w:p>
        </w:tc>
        <w:tc>
          <w:tcPr>
            <w:tcW w:w="1418" w:type="dxa"/>
            <w:vAlign w:val="center"/>
          </w:tcPr>
          <w:p w14:paraId="7F76AB2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7CE6BD66" w14:textId="77777777" w:rsidTr="000105E5">
        <w:trPr>
          <w:cantSplit/>
        </w:trPr>
        <w:tc>
          <w:tcPr>
            <w:tcW w:w="2943" w:type="dxa"/>
            <w:vAlign w:val="center"/>
          </w:tcPr>
          <w:p w14:paraId="089EA1E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..comment</w:t>
            </w:r>
          </w:p>
        </w:tc>
        <w:tc>
          <w:tcPr>
            <w:tcW w:w="1276" w:type="dxa"/>
            <w:vAlign w:val="center"/>
          </w:tcPr>
          <w:p w14:paraId="48B6D33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28D1E82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Information om aktuellt tidsintervall.</w:t>
            </w:r>
          </w:p>
        </w:tc>
        <w:tc>
          <w:tcPr>
            <w:tcW w:w="1418" w:type="dxa"/>
            <w:vAlign w:val="center"/>
          </w:tcPr>
          <w:p w14:paraId="17C5089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51D4802F" w14:textId="77777777" w:rsidTr="000105E5">
        <w:trPr>
          <w:cantSplit/>
        </w:trPr>
        <w:tc>
          <w:tcPr>
            <w:tcW w:w="2943" w:type="dxa"/>
            <w:vAlign w:val="center"/>
          </w:tcPr>
          <w:p w14:paraId="3AFCF5A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..telephoneNumber</w:t>
            </w:r>
          </w:p>
        </w:tc>
        <w:tc>
          <w:tcPr>
            <w:tcW w:w="1276" w:type="dxa"/>
            <w:vAlign w:val="center"/>
          </w:tcPr>
          <w:p w14:paraId="1567F9D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50E819C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Publikt direkttelefonnummer.</w:t>
            </w:r>
          </w:p>
        </w:tc>
        <w:tc>
          <w:tcPr>
            <w:tcW w:w="1418" w:type="dxa"/>
            <w:vAlign w:val="center"/>
          </w:tcPr>
          <w:p w14:paraId="7331A00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4570C04C" w14:textId="77777777" w:rsidTr="000105E5">
        <w:trPr>
          <w:cantSplit/>
        </w:trPr>
        <w:tc>
          <w:tcPr>
            <w:tcW w:w="2943" w:type="dxa"/>
            <w:vAlign w:val="center"/>
          </w:tcPr>
          <w:p w14:paraId="604676E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..textTelephoneNumber</w:t>
            </w:r>
          </w:p>
        </w:tc>
        <w:tc>
          <w:tcPr>
            <w:tcW w:w="1276" w:type="dxa"/>
            <w:vAlign w:val="center"/>
          </w:tcPr>
          <w:p w14:paraId="0A4C17A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2433D05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Texttelefonnummer för personer med tal- eller hörselhandikapp.</w:t>
            </w:r>
          </w:p>
        </w:tc>
        <w:tc>
          <w:tcPr>
            <w:tcW w:w="1418" w:type="dxa"/>
            <w:vAlign w:val="center"/>
          </w:tcPr>
          <w:p w14:paraId="72CD34D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40A71467" w14:textId="77777777" w:rsidTr="000105E5">
        <w:trPr>
          <w:cantSplit/>
        </w:trPr>
        <w:tc>
          <w:tcPr>
            <w:tcW w:w="2943" w:type="dxa"/>
            <w:vAlign w:val="center"/>
          </w:tcPr>
          <w:p w14:paraId="118DF34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..unitExtraInformation</w:t>
            </w:r>
          </w:p>
        </w:tc>
        <w:tc>
          <w:tcPr>
            <w:tcW w:w="1276" w:type="dxa"/>
            <w:vAlign w:val="center"/>
          </w:tcPr>
          <w:p w14:paraId="0DBA080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4D3320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Kompletterande information om enheten</w:t>
            </w:r>
          </w:p>
        </w:tc>
        <w:tc>
          <w:tcPr>
            <w:tcW w:w="1418" w:type="dxa"/>
            <w:vAlign w:val="center"/>
          </w:tcPr>
          <w:p w14:paraId="25336B4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175BBD2D" w14:textId="77777777" w:rsidTr="000105E5">
        <w:trPr>
          <w:cantSplit/>
        </w:trPr>
        <w:tc>
          <w:tcPr>
            <w:tcW w:w="2943" w:type="dxa"/>
            <w:vAlign w:val="center"/>
          </w:tcPr>
          <w:p w14:paraId="64C6813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..unitFunction</w:t>
            </w:r>
          </w:p>
        </w:tc>
        <w:tc>
          <w:tcPr>
            <w:tcW w:w="1276" w:type="dxa"/>
            <w:vAlign w:val="center"/>
          </w:tcPr>
          <w:p w14:paraId="2E57237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UnitFunctionType</w:t>
            </w:r>
          </w:p>
        </w:tc>
        <w:tc>
          <w:tcPr>
            <w:tcW w:w="3969" w:type="dxa"/>
            <w:vAlign w:val="center"/>
          </w:tcPr>
          <w:p w14:paraId="5FF8974C" w14:textId="6FC295BE" w:rsidR="00605F85" w:rsidRPr="00915D3B" w:rsidRDefault="001A5E95" w:rsidP="001A5E95">
            <w:pPr>
              <w:spacing w:line="240" w:lineRule="exact"/>
              <w:ind w:left="102"/>
              <w:rPr>
                <w:rFonts w:ascii="Times New Roman" w:hAnsi="Times New Roman"/>
                <w:szCs w:val="20"/>
              </w:rPr>
            </w:pPr>
            <w:r w:rsidRPr="00915D3B">
              <w:rPr>
                <w:rFonts w:ascii="Times New Roman" w:hAnsi="Times New Roman"/>
                <w:szCs w:val="20"/>
              </w:rPr>
              <w:t xml:space="preserve">Information från direkt underliggande funktionsobjekt med </w:t>
            </w:r>
            <w:del w:id="1106" w:author="Littorin Henrika" w:date="2016-08-24T11:32:00Z">
              <w:r w:rsidRPr="00915D3B" w:rsidDel="001A5E95">
                <w:rPr>
                  <w:rFonts w:ascii="Times New Roman" w:hAnsi="Times New Roman"/>
                  <w:szCs w:val="20"/>
                </w:rPr>
                <w:delText>något av följande</w:delText>
              </w:r>
            </w:del>
            <w:ins w:id="1107" w:author="Littorin Henrika" w:date="2016-08-24T11:32:00Z">
              <w:r>
                <w:rPr>
                  <w:rFonts w:ascii="Times New Roman" w:hAnsi="Times New Roman"/>
                  <w:szCs w:val="20"/>
                </w:rPr>
                <w:t>ett fördefinierat</w:t>
              </w:r>
            </w:ins>
            <w:r w:rsidRPr="00915D3B">
              <w:rPr>
                <w:rFonts w:ascii="Times New Roman" w:hAnsi="Times New Roman"/>
                <w:szCs w:val="20"/>
              </w:rPr>
              <w:t xml:space="preserve"> reservera</w:t>
            </w:r>
            <w:ins w:id="1108" w:author="Littorin Henrika" w:date="2016-08-24T11:32:00Z">
              <w:r>
                <w:rPr>
                  <w:rFonts w:ascii="Times New Roman" w:hAnsi="Times New Roman"/>
                  <w:szCs w:val="20"/>
                </w:rPr>
                <w:t>t</w:t>
              </w:r>
            </w:ins>
            <w:del w:id="1109" w:author="Littorin Henrika" w:date="2016-08-24T11:32:00Z">
              <w:r w:rsidRPr="00915D3B" w:rsidDel="001A5E95">
                <w:rPr>
                  <w:rFonts w:ascii="Times New Roman" w:hAnsi="Times New Roman"/>
                  <w:szCs w:val="20"/>
                </w:rPr>
                <w:delText>de</w:delText>
              </w:r>
            </w:del>
            <w:r w:rsidRPr="00915D3B">
              <w:rPr>
                <w:rFonts w:ascii="Times New Roman" w:hAnsi="Times New Roman"/>
                <w:szCs w:val="20"/>
              </w:rPr>
              <w:t xml:space="preserve"> funktionsnamn</w:t>
            </w:r>
            <w:ins w:id="1110" w:author="Littorin Henrika" w:date="2016-08-24T11:32:00Z">
              <w:r>
                <w:rPr>
                  <w:rFonts w:ascii="Times New Roman" w:hAnsi="Times New Roman"/>
                  <w:szCs w:val="20"/>
                </w:rPr>
                <w:t>, t.ex.</w:t>
              </w:r>
            </w:ins>
            <w:del w:id="1111" w:author="Littorin Henrika" w:date="2016-08-24T11:32:00Z">
              <w:r w:rsidRPr="00915D3B" w:rsidDel="001A5E95">
                <w:rPr>
                  <w:rFonts w:ascii="Times New Roman" w:hAnsi="Times New Roman"/>
                  <w:szCs w:val="20"/>
                </w:rPr>
                <w:delText>:</w:delText>
              </w:r>
            </w:del>
            <w:r w:rsidRPr="00915D3B">
              <w:rPr>
                <w:rFonts w:ascii="Times New Roman" w:hAnsi="Times New Roman"/>
                <w:szCs w:val="20"/>
              </w:rPr>
              <w:t xml:space="preserve"> Avbokning</w:t>
            </w:r>
            <w:del w:id="1112" w:author="Littorin Henrika" w:date="2016-08-24T11:32:00Z">
              <w:r w:rsidRPr="00915D3B" w:rsidDel="001A5E95">
                <w:rPr>
                  <w:rFonts w:ascii="Times New Roman" w:hAnsi="Times New Roman"/>
                  <w:szCs w:val="20"/>
                </w:rPr>
                <w:delText>, Bokning, Sjukresebeställning, Receptförnyelse</w:delText>
              </w:r>
            </w:del>
            <w:r w:rsidRPr="00915D3B">
              <w:rPr>
                <w:rFonts w:ascii="Times New Roman" w:hAnsi="Times New Roman"/>
                <w:szCs w:val="20"/>
              </w:rPr>
              <w:t xml:space="preserve"> </w:t>
            </w:r>
            <w:del w:id="1113" w:author="Littorin Henrika" w:date="2016-08-24T11:32:00Z">
              <w:r w:rsidRPr="00915D3B" w:rsidDel="001A5E95">
                <w:rPr>
                  <w:rFonts w:ascii="Times New Roman" w:hAnsi="Times New Roman"/>
                  <w:szCs w:val="20"/>
                </w:rPr>
                <w:delText xml:space="preserve">och </w:delText>
              </w:r>
            </w:del>
            <w:ins w:id="1114" w:author="Littorin Henrika" w:date="2016-08-24T11:32:00Z">
              <w:r>
                <w:rPr>
                  <w:rFonts w:ascii="Times New Roman" w:hAnsi="Times New Roman"/>
                  <w:szCs w:val="20"/>
                </w:rPr>
                <w:t xml:space="preserve">eller </w:t>
              </w:r>
            </w:ins>
            <w:r w:rsidRPr="00915D3B">
              <w:rPr>
                <w:rFonts w:ascii="Times New Roman" w:hAnsi="Times New Roman"/>
                <w:szCs w:val="20"/>
              </w:rPr>
              <w:t>Rådgivning</w:t>
            </w:r>
            <w:ins w:id="1115" w:author="Littorin Henrika" w:date="2016-08-24T11:32:00Z">
              <w:r>
                <w:rPr>
                  <w:rFonts w:ascii="Times New Roman" w:hAnsi="Times New Roman"/>
                  <w:szCs w:val="20"/>
                </w:rPr>
                <w:t>.</w:t>
              </w:r>
            </w:ins>
          </w:p>
        </w:tc>
        <w:tc>
          <w:tcPr>
            <w:tcW w:w="1418" w:type="dxa"/>
            <w:vAlign w:val="center"/>
          </w:tcPr>
          <w:p w14:paraId="5ED11D3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6F0AE55C" w14:textId="77777777" w:rsidTr="000105E5">
        <w:trPr>
          <w:cantSplit/>
        </w:trPr>
        <w:tc>
          <w:tcPr>
            <w:tcW w:w="2943" w:type="dxa"/>
            <w:vAlign w:val="center"/>
          </w:tcPr>
          <w:p w14:paraId="35751F2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..name</w:t>
            </w:r>
          </w:p>
        </w:tc>
        <w:tc>
          <w:tcPr>
            <w:tcW w:w="1276" w:type="dxa"/>
            <w:vAlign w:val="center"/>
          </w:tcPr>
          <w:p w14:paraId="69399AD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61F56133" w14:textId="0849C487" w:rsidR="00605F85" w:rsidRPr="00915D3B" w:rsidRDefault="00605F85" w:rsidP="001A5E95">
            <w:pPr>
              <w:spacing w:line="240" w:lineRule="exact"/>
              <w:ind w:left="102"/>
              <w:rPr>
                <w:rFonts w:ascii="Times New Roman" w:hAnsi="Times New Roman"/>
                <w:szCs w:val="20"/>
              </w:rPr>
            </w:pPr>
            <w:del w:id="1116" w:author="Littorin Henrika" w:date="2016-08-24T11:33:00Z">
              <w:r w:rsidRPr="00915D3B" w:rsidDel="001A5E95">
                <w:rPr>
                  <w:rFonts w:ascii="Times New Roman" w:hAnsi="Times New Roman"/>
                  <w:szCs w:val="20"/>
                </w:rPr>
                <w:delText>Enhetsf</w:delText>
              </w:r>
            </w:del>
            <w:ins w:id="1117" w:author="Littorin Henrika" w:date="2016-08-24T11:33:00Z">
              <w:r w:rsidR="001A5E95">
                <w:rPr>
                  <w:rFonts w:ascii="Times New Roman" w:hAnsi="Times New Roman"/>
                  <w:szCs w:val="20"/>
                </w:rPr>
                <w:t>F</w:t>
              </w:r>
            </w:ins>
            <w:r w:rsidRPr="00915D3B">
              <w:rPr>
                <w:rFonts w:ascii="Times New Roman" w:hAnsi="Times New Roman"/>
                <w:szCs w:val="20"/>
              </w:rPr>
              <w:t xml:space="preserve">unktionens namn (se </w:t>
            </w:r>
            <w:del w:id="1118" w:author="Littorin Henrika" w:date="2016-08-24T11:33:00Z">
              <w:r w:rsidRPr="00915D3B" w:rsidDel="001A5E95">
                <w:rPr>
                  <w:rFonts w:ascii="Times New Roman" w:hAnsi="Times New Roman"/>
                  <w:szCs w:val="20"/>
                </w:rPr>
                <w:delText>ovanstående lista</w:delText>
              </w:r>
            </w:del>
            <w:ins w:id="1119" w:author="Littorin Henrika" w:date="2016-08-24T11:33:00Z">
              <w:r w:rsidR="001A5E95">
                <w:rPr>
                  <w:rFonts w:ascii="Times New Roman" w:hAnsi="Times New Roman"/>
                  <w:szCs w:val="20"/>
                </w:rPr>
                <w:t>möjliga alternativ i inbäddat Excel-dokument</w:t>
              </w:r>
            </w:ins>
            <w:r w:rsidRPr="00915D3B">
              <w:rPr>
                <w:rFonts w:ascii="Times New Roman" w:hAnsi="Times New Roman"/>
                <w:szCs w:val="20"/>
              </w:rPr>
              <w:t>).</w:t>
            </w:r>
          </w:p>
        </w:tc>
        <w:tc>
          <w:tcPr>
            <w:tcW w:w="1418" w:type="dxa"/>
            <w:vAlign w:val="center"/>
          </w:tcPr>
          <w:p w14:paraId="1D9EC57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305717A5" w14:textId="77777777" w:rsidTr="000105E5">
        <w:trPr>
          <w:cantSplit/>
        </w:trPr>
        <w:tc>
          <w:tcPr>
            <w:tcW w:w="2943" w:type="dxa"/>
            <w:vAlign w:val="center"/>
          </w:tcPr>
          <w:p w14:paraId="100DE6E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lastRenderedPageBreak/>
              <w:t>.. ..telephoneHour</w:t>
            </w:r>
          </w:p>
        </w:tc>
        <w:tc>
          <w:tcPr>
            <w:tcW w:w="1276" w:type="dxa"/>
            <w:vAlign w:val="center"/>
          </w:tcPr>
          <w:p w14:paraId="00609FD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TimeSpan</w:t>
            </w:r>
          </w:p>
        </w:tc>
        <w:tc>
          <w:tcPr>
            <w:tcW w:w="3969" w:type="dxa"/>
            <w:vAlign w:val="center"/>
          </w:tcPr>
          <w:p w14:paraId="15DFAB4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ml:space="preserve">Telefontider för telefonnummer i parametern </w:t>
            </w:r>
            <w:r w:rsidRPr="00915D3B">
              <w:rPr>
                <w:rFonts w:ascii="Times New Roman" w:hAnsi="Times New Roman"/>
                <w:i/>
                <w:iCs/>
                <w:szCs w:val="20"/>
              </w:rPr>
              <w:t>telephoneNumber</w:t>
            </w:r>
            <w:r w:rsidRPr="00915D3B">
              <w:rPr>
                <w:rFonts w:ascii="Times New Roman" w:hAnsi="Times New Roman"/>
                <w:szCs w:val="20"/>
              </w:rPr>
              <w:t>.</w:t>
            </w:r>
          </w:p>
        </w:tc>
        <w:tc>
          <w:tcPr>
            <w:tcW w:w="1418" w:type="dxa"/>
            <w:vAlign w:val="center"/>
          </w:tcPr>
          <w:p w14:paraId="40B9BB6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141276EC" w14:textId="77777777" w:rsidTr="000105E5">
        <w:trPr>
          <w:cantSplit/>
        </w:trPr>
        <w:tc>
          <w:tcPr>
            <w:tcW w:w="2943" w:type="dxa"/>
            <w:vAlign w:val="center"/>
          </w:tcPr>
          <w:p w14:paraId="1832EDF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 ..fromDay</w:t>
            </w:r>
          </w:p>
        </w:tc>
        <w:tc>
          <w:tcPr>
            <w:tcW w:w="1276" w:type="dxa"/>
            <w:vAlign w:val="center"/>
          </w:tcPr>
          <w:p w14:paraId="74DFA1B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24D231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dag. Måndag (1) – Söndag (7).</w:t>
            </w:r>
          </w:p>
        </w:tc>
        <w:tc>
          <w:tcPr>
            <w:tcW w:w="1418" w:type="dxa"/>
            <w:vAlign w:val="center"/>
          </w:tcPr>
          <w:p w14:paraId="2448B34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12E9E31B" w14:textId="77777777" w:rsidTr="000105E5">
        <w:trPr>
          <w:cantSplit/>
        </w:trPr>
        <w:tc>
          <w:tcPr>
            <w:tcW w:w="2943" w:type="dxa"/>
            <w:vAlign w:val="center"/>
          </w:tcPr>
          <w:p w14:paraId="2369043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 ..fromTime</w:t>
            </w:r>
          </w:p>
        </w:tc>
        <w:tc>
          <w:tcPr>
            <w:tcW w:w="1276" w:type="dxa"/>
            <w:vAlign w:val="center"/>
          </w:tcPr>
          <w:p w14:paraId="0ED2981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40210DA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tid. Format enligt ISO-8601.</w:t>
            </w:r>
          </w:p>
        </w:tc>
        <w:tc>
          <w:tcPr>
            <w:tcW w:w="1418" w:type="dxa"/>
            <w:vAlign w:val="center"/>
          </w:tcPr>
          <w:p w14:paraId="4F15D06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349CD73C" w14:textId="77777777" w:rsidTr="000105E5">
        <w:trPr>
          <w:cantSplit/>
        </w:trPr>
        <w:tc>
          <w:tcPr>
            <w:tcW w:w="2943" w:type="dxa"/>
            <w:vAlign w:val="center"/>
          </w:tcPr>
          <w:p w14:paraId="31BA3FC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 ..toDay</w:t>
            </w:r>
          </w:p>
        </w:tc>
        <w:tc>
          <w:tcPr>
            <w:tcW w:w="1276" w:type="dxa"/>
            <w:vAlign w:val="center"/>
          </w:tcPr>
          <w:p w14:paraId="512E6FC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D82994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dag. Måndag (1) – Söndag (7).</w:t>
            </w:r>
          </w:p>
        </w:tc>
        <w:tc>
          <w:tcPr>
            <w:tcW w:w="1418" w:type="dxa"/>
            <w:vAlign w:val="center"/>
          </w:tcPr>
          <w:p w14:paraId="16401CC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53E04B7E" w14:textId="77777777" w:rsidTr="000105E5">
        <w:trPr>
          <w:cantSplit/>
        </w:trPr>
        <w:tc>
          <w:tcPr>
            <w:tcW w:w="2943" w:type="dxa"/>
            <w:vAlign w:val="center"/>
          </w:tcPr>
          <w:p w14:paraId="7FF9E39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 ..toTime</w:t>
            </w:r>
          </w:p>
        </w:tc>
        <w:tc>
          <w:tcPr>
            <w:tcW w:w="1276" w:type="dxa"/>
            <w:vAlign w:val="center"/>
          </w:tcPr>
          <w:p w14:paraId="309C62E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7A8A41E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tid. Format enligt ISO-8601.</w:t>
            </w:r>
          </w:p>
        </w:tc>
        <w:tc>
          <w:tcPr>
            <w:tcW w:w="1418" w:type="dxa"/>
            <w:vAlign w:val="center"/>
          </w:tcPr>
          <w:p w14:paraId="250F37E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68F7B7A1" w14:textId="77777777" w:rsidTr="000105E5">
        <w:trPr>
          <w:cantSplit/>
        </w:trPr>
        <w:tc>
          <w:tcPr>
            <w:tcW w:w="2943" w:type="dxa"/>
            <w:vAlign w:val="center"/>
          </w:tcPr>
          <w:p w14:paraId="5EBD11E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 ..comment</w:t>
            </w:r>
          </w:p>
        </w:tc>
        <w:tc>
          <w:tcPr>
            <w:tcW w:w="1276" w:type="dxa"/>
            <w:vAlign w:val="center"/>
          </w:tcPr>
          <w:p w14:paraId="1665227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0E8DF2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Information om aktuellt tidsintervall.</w:t>
            </w:r>
          </w:p>
        </w:tc>
        <w:tc>
          <w:tcPr>
            <w:tcW w:w="1418" w:type="dxa"/>
            <w:vAlign w:val="center"/>
          </w:tcPr>
          <w:p w14:paraId="40C537B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6828CB7C" w14:textId="77777777" w:rsidTr="000105E5">
        <w:trPr>
          <w:cantSplit/>
        </w:trPr>
        <w:tc>
          <w:tcPr>
            <w:tcW w:w="2943" w:type="dxa"/>
            <w:vAlign w:val="center"/>
          </w:tcPr>
          <w:p w14:paraId="024C8C4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..telephoneNumber</w:t>
            </w:r>
          </w:p>
        </w:tc>
        <w:tc>
          <w:tcPr>
            <w:tcW w:w="1276" w:type="dxa"/>
            <w:vAlign w:val="center"/>
          </w:tcPr>
          <w:p w14:paraId="4DAD819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Telefon</w:t>
            </w:r>
          </w:p>
        </w:tc>
        <w:tc>
          <w:tcPr>
            <w:tcW w:w="3969" w:type="dxa"/>
            <w:vAlign w:val="center"/>
          </w:tcPr>
          <w:p w14:paraId="1452426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Publikt direkttelefonnummer.</w:t>
            </w:r>
          </w:p>
        </w:tc>
        <w:tc>
          <w:tcPr>
            <w:tcW w:w="1418" w:type="dxa"/>
            <w:vAlign w:val="center"/>
          </w:tcPr>
          <w:p w14:paraId="32C91B4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69645FFE" w14:textId="77777777" w:rsidTr="000105E5">
        <w:trPr>
          <w:cantSplit/>
        </w:trPr>
        <w:tc>
          <w:tcPr>
            <w:tcW w:w="2943" w:type="dxa"/>
            <w:vAlign w:val="center"/>
          </w:tcPr>
          <w:p w14:paraId="0013399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..unitTemporaryInformation</w:t>
            </w:r>
          </w:p>
        </w:tc>
        <w:tc>
          <w:tcPr>
            <w:tcW w:w="1276" w:type="dxa"/>
            <w:vAlign w:val="center"/>
          </w:tcPr>
          <w:p w14:paraId="7C949AF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DateSpan</w:t>
            </w:r>
          </w:p>
        </w:tc>
        <w:tc>
          <w:tcPr>
            <w:tcW w:w="3969" w:type="dxa"/>
            <w:vAlign w:val="center"/>
          </w:tcPr>
          <w:p w14:paraId="6C09B20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Tillfällig information om enheten.</w:t>
            </w:r>
          </w:p>
        </w:tc>
        <w:tc>
          <w:tcPr>
            <w:tcW w:w="1418" w:type="dxa"/>
            <w:vAlign w:val="center"/>
          </w:tcPr>
          <w:p w14:paraId="4B00666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26E7BDDB" w14:textId="77777777" w:rsidTr="000105E5">
        <w:trPr>
          <w:cantSplit/>
        </w:trPr>
        <w:tc>
          <w:tcPr>
            <w:tcW w:w="2943" w:type="dxa"/>
            <w:vAlign w:val="center"/>
          </w:tcPr>
          <w:p w14:paraId="4AC37B6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..fromDate</w:t>
            </w:r>
          </w:p>
        </w:tc>
        <w:tc>
          <w:tcPr>
            <w:tcW w:w="1276" w:type="dxa"/>
            <w:vAlign w:val="center"/>
          </w:tcPr>
          <w:p w14:paraId="4862CA8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10FFA2C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datum. Exempel: 20101123</w:t>
            </w:r>
          </w:p>
        </w:tc>
        <w:tc>
          <w:tcPr>
            <w:tcW w:w="1418" w:type="dxa"/>
            <w:vAlign w:val="center"/>
          </w:tcPr>
          <w:p w14:paraId="3A13DBE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745062A3" w14:textId="77777777" w:rsidTr="000105E5">
        <w:trPr>
          <w:cantSplit/>
        </w:trPr>
        <w:tc>
          <w:tcPr>
            <w:tcW w:w="2943" w:type="dxa"/>
            <w:vAlign w:val="center"/>
          </w:tcPr>
          <w:p w14:paraId="236B2FF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..toDate</w:t>
            </w:r>
          </w:p>
        </w:tc>
        <w:tc>
          <w:tcPr>
            <w:tcW w:w="1276" w:type="dxa"/>
            <w:vAlign w:val="center"/>
          </w:tcPr>
          <w:p w14:paraId="621C9D9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ED6181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datum. Exempel: 20101131</w:t>
            </w:r>
          </w:p>
        </w:tc>
        <w:tc>
          <w:tcPr>
            <w:tcW w:w="1418" w:type="dxa"/>
            <w:vAlign w:val="center"/>
          </w:tcPr>
          <w:p w14:paraId="76674F0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D2C1301" w14:textId="77777777" w:rsidTr="000105E5">
        <w:trPr>
          <w:cantSplit/>
        </w:trPr>
        <w:tc>
          <w:tcPr>
            <w:tcW w:w="2943" w:type="dxa"/>
            <w:vAlign w:val="center"/>
          </w:tcPr>
          <w:p w14:paraId="4AE4FAF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..temporaryInformation</w:t>
            </w:r>
          </w:p>
        </w:tc>
        <w:tc>
          <w:tcPr>
            <w:tcW w:w="1276" w:type="dxa"/>
            <w:vAlign w:val="center"/>
          </w:tcPr>
          <w:p w14:paraId="4D7D3B1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85094E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Tillfällig information</w:t>
            </w:r>
          </w:p>
        </w:tc>
        <w:tc>
          <w:tcPr>
            <w:tcW w:w="1418" w:type="dxa"/>
            <w:vAlign w:val="center"/>
          </w:tcPr>
          <w:p w14:paraId="266D60E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4909CACD" w14:textId="77777777" w:rsidTr="000105E5">
        <w:trPr>
          <w:cantSplit/>
        </w:trPr>
        <w:tc>
          <w:tcPr>
            <w:tcW w:w="2943" w:type="dxa"/>
            <w:vAlign w:val="center"/>
          </w:tcPr>
          <w:p w14:paraId="2EE1DBF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..visitingHour</w:t>
            </w:r>
          </w:p>
        </w:tc>
        <w:tc>
          <w:tcPr>
            <w:tcW w:w="1276" w:type="dxa"/>
            <w:vAlign w:val="center"/>
          </w:tcPr>
          <w:p w14:paraId="29C05AF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TimeSpan</w:t>
            </w:r>
          </w:p>
        </w:tc>
        <w:tc>
          <w:tcPr>
            <w:tcW w:w="3969" w:type="dxa"/>
            <w:vAlign w:val="center"/>
          </w:tcPr>
          <w:p w14:paraId="536E6D1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Besökstider för anhöriga.</w:t>
            </w:r>
          </w:p>
        </w:tc>
        <w:tc>
          <w:tcPr>
            <w:tcW w:w="1418" w:type="dxa"/>
            <w:vAlign w:val="center"/>
          </w:tcPr>
          <w:p w14:paraId="4E5C613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0..n</w:t>
            </w:r>
          </w:p>
        </w:tc>
      </w:tr>
      <w:tr w:rsidR="00605F85" w:rsidRPr="00915D3B" w14:paraId="1B2549C2" w14:textId="77777777" w:rsidTr="000105E5">
        <w:trPr>
          <w:cantSplit/>
        </w:trPr>
        <w:tc>
          <w:tcPr>
            <w:tcW w:w="2943" w:type="dxa"/>
            <w:vAlign w:val="center"/>
          </w:tcPr>
          <w:p w14:paraId="17B5FC2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..fromDay</w:t>
            </w:r>
          </w:p>
        </w:tc>
        <w:tc>
          <w:tcPr>
            <w:tcW w:w="1276" w:type="dxa"/>
            <w:vAlign w:val="center"/>
          </w:tcPr>
          <w:p w14:paraId="3B98452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5BA1DE3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dag. Måndag (1) – Söndag (7).</w:t>
            </w:r>
          </w:p>
        </w:tc>
        <w:tc>
          <w:tcPr>
            <w:tcW w:w="1418" w:type="dxa"/>
            <w:vAlign w:val="center"/>
          </w:tcPr>
          <w:p w14:paraId="6BD6667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0D54C9DF" w14:textId="77777777" w:rsidTr="000105E5">
        <w:trPr>
          <w:cantSplit/>
        </w:trPr>
        <w:tc>
          <w:tcPr>
            <w:tcW w:w="2943" w:type="dxa"/>
            <w:vAlign w:val="center"/>
          </w:tcPr>
          <w:p w14:paraId="008B543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..fromTime</w:t>
            </w:r>
          </w:p>
        </w:tc>
        <w:tc>
          <w:tcPr>
            <w:tcW w:w="1276" w:type="dxa"/>
            <w:vAlign w:val="center"/>
          </w:tcPr>
          <w:p w14:paraId="7C2BB44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33AFD4E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Från tid. Format enligt ISO-8601.</w:t>
            </w:r>
          </w:p>
        </w:tc>
        <w:tc>
          <w:tcPr>
            <w:tcW w:w="1418" w:type="dxa"/>
            <w:vAlign w:val="center"/>
          </w:tcPr>
          <w:p w14:paraId="7B8736F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57FCB066" w14:textId="77777777" w:rsidTr="000105E5">
        <w:trPr>
          <w:cantSplit/>
        </w:trPr>
        <w:tc>
          <w:tcPr>
            <w:tcW w:w="2943" w:type="dxa"/>
            <w:vAlign w:val="center"/>
          </w:tcPr>
          <w:p w14:paraId="08D13A9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..toDay</w:t>
            </w:r>
          </w:p>
        </w:tc>
        <w:tc>
          <w:tcPr>
            <w:tcW w:w="1276" w:type="dxa"/>
            <w:vAlign w:val="center"/>
          </w:tcPr>
          <w:p w14:paraId="5DC09C4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137195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dag. Måndag (1) – Söndag (7).</w:t>
            </w:r>
          </w:p>
        </w:tc>
        <w:tc>
          <w:tcPr>
            <w:tcW w:w="1418" w:type="dxa"/>
            <w:vAlign w:val="center"/>
          </w:tcPr>
          <w:p w14:paraId="79D4137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4D80BA82" w14:textId="77777777" w:rsidTr="000105E5">
        <w:trPr>
          <w:cantSplit/>
        </w:trPr>
        <w:tc>
          <w:tcPr>
            <w:tcW w:w="2943" w:type="dxa"/>
            <w:vAlign w:val="center"/>
          </w:tcPr>
          <w:p w14:paraId="14081AF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..toTime</w:t>
            </w:r>
          </w:p>
        </w:tc>
        <w:tc>
          <w:tcPr>
            <w:tcW w:w="1276" w:type="dxa"/>
            <w:vAlign w:val="center"/>
          </w:tcPr>
          <w:p w14:paraId="16001EE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Time</w:t>
            </w:r>
          </w:p>
        </w:tc>
        <w:tc>
          <w:tcPr>
            <w:tcW w:w="3969" w:type="dxa"/>
            <w:vAlign w:val="center"/>
          </w:tcPr>
          <w:p w14:paraId="1DAE1FDE"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Till tid. Format enligt ISO-8601.</w:t>
            </w:r>
          </w:p>
        </w:tc>
        <w:tc>
          <w:tcPr>
            <w:tcW w:w="1418" w:type="dxa"/>
            <w:vAlign w:val="center"/>
          </w:tcPr>
          <w:p w14:paraId="3C0957F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5A98C9D6" w14:textId="77777777" w:rsidTr="000105E5">
        <w:trPr>
          <w:cantSplit/>
        </w:trPr>
        <w:tc>
          <w:tcPr>
            <w:tcW w:w="2943" w:type="dxa"/>
            <w:vAlign w:val="center"/>
          </w:tcPr>
          <w:p w14:paraId="5E7FD8E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..comment</w:t>
            </w:r>
          </w:p>
        </w:tc>
        <w:tc>
          <w:tcPr>
            <w:tcW w:w="1276" w:type="dxa"/>
            <w:vAlign w:val="center"/>
          </w:tcPr>
          <w:p w14:paraId="69B1014A"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68B58E3"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Information om aktuellt tidsintervall.</w:t>
            </w:r>
          </w:p>
        </w:tc>
        <w:tc>
          <w:tcPr>
            <w:tcW w:w="1418" w:type="dxa"/>
            <w:vAlign w:val="center"/>
          </w:tcPr>
          <w:p w14:paraId="6ADDD09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4DF94A20" w14:textId="77777777" w:rsidTr="000105E5">
        <w:trPr>
          <w:cantSplit/>
        </w:trPr>
        <w:tc>
          <w:tcPr>
            <w:tcW w:w="2943" w:type="dxa"/>
            <w:vAlign w:val="center"/>
          </w:tcPr>
          <w:p w14:paraId="3283F66D"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..visitingRuleAge</w:t>
            </w:r>
          </w:p>
        </w:tc>
        <w:tc>
          <w:tcPr>
            <w:tcW w:w="1276" w:type="dxa"/>
            <w:vAlign w:val="center"/>
          </w:tcPr>
          <w:p w14:paraId="0B918BB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AgeSpan</w:t>
            </w:r>
          </w:p>
        </w:tc>
        <w:tc>
          <w:tcPr>
            <w:tcW w:w="3969" w:type="dxa"/>
            <w:vAlign w:val="center"/>
          </w:tcPr>
          <w:p w14:paraId="69A9B65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Åldersintervall på patienter som tas emot.</w:t>
            </w:r>
          </w:p>
        </w:tc>
        <w:tc>
          <w:tcPr>
            <w:tcW w:w="1418" w:type="dxa"/>
            <w:vAlign w:val="center"/>
          </w:tcPr>
          <w:p w14:paraId="2EC4C65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7DC8FC66" w14:textId="77777777" w:rsidTr="000105E5">
        <w:trPr>
          <w:cantSplit/>
        </w:trPr>
        <w:tc>
          <w:tcPr>
            <w:tcW w:w="2943" w:type="dxa"/>
            <w:vAlign w:val="center"/>
          </w:tcPr>
          <w:p w14:paraId="6F9D7DA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..fromAge</w:t>
            </w:r>
          </w:p>
        </w:tc>
        <w:tc>
          <w:tcPr>
            <w:tcW w:w="1276" w:type="dxa"/>
            <w:vAlign w:val="center"/>
          </w:tcPr>
          <w:p w14:paraId="07EA22D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3C4794B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ml:space="preserve">Från ålder. </w:t>
            </w:r>
            <w:r w:rsidRPr="00915D3B">
              <w:rPr>
                <w:rFonts w:ascii="Times New Roman" w:hAnsi="Times New Roman"/>
                <w:i/>
                <w:iCs/>
                <w:szCs w:val="20"/>
              </w:rPr>
              <w:t>00</w:t>
            </w:r>
            <w:r w:rsidRPr="00915D3B">
              <w:rPr>
                <w:rFonts w:ascii="Times New Roman" w:hAnsi="Times New Roman"/>
                <w:szCs w:val="20"/>
              </w:rPr>
              <w:t xml:space="preserve"> för nyfödd.</w:t>
            </w:r>
          </w:p>
        </w:tc>
        <w:tc>
          <w:tcPr>
            <w:tcW w:w="1418" w:type="dxa"/>
            <w:vAlign w:val="center"/>
          </w:tcPr>
          <w:p w14:paraId="2120AE3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126B2C6E" w14:textId="77777777" w:rsidTr="000105E5">
        <w:trPr>
          <w:cantSplit/>
        </w:trPr>
        <w:tc>
          <w:tcPr>
            <w:tcW w:w="2943" w:type="dxa"/>
            <w:vAlign w:val="center"/>
          </w:tcPr>
          <w:p w14:paraId="2287D5A2"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..toAge</w:t>
            </w:r>
          </w:p>
        </w:tc>
        <w:tc>
          <w:tcPr>
            <w:tcW w:w="1276" w:type="dxa"/>
            <w:vAlign w:val="center"/>
          </w:tcPr>
          <w:p w14:paraId="501B7600"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88AC92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xml:space="preserve">Till ålder. </w:t>
            </w:r>
            <w:r w:rsidRPr="00915D3B">
              <w:rPr>
                <w:rFonts w:ascii="Times New Roman" w:hAnsi="Times New Roman"/>
                <w:i/>
                <w:iCs/>
                <w:szCs w:val="20"/>
              </w:rPr>
              <w:t>99</w:t>
            </w:r>
            <w:r w:rsidRPr="00915D3B">
              <w:rPr>
                <w:rFonts w:ascii="Times New Roman" w:hAnsi="Times New Roman"/>
                <w:szCs w:val="20"/>
              </w:rPr>
              <w:t xml:space="preserve"> för ingen övre åldersgräns.</w:t>
            </w:r>
          </w:p>
        </w:tc>
        <w:tc>
          <w:tcPr>
            <w:tcW w:w="1418" w:type="dxa"/>
            <w:vAlign w:val="center"/>
          </w:tcPr>
          <w:p w14:paraId="0F5386E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1..1</w:t>
            </w:r>
          </w:p>
        </w:tc>
      </w:tr>
      <w:tr w:rsidR="00605F85" w:rsidRPr="00915D3B" w14:paraId="31B1A448" w14:textId="77777777" w:rsidTr="000105E5">
        <w:trPr>
          <w:cantSplit/>
        </w:trPr>
        <w:tc>
          <w:tcPr>
            <w:tcW w:w="2943" w:type="dxa"/>
            <w:vAlign w:val="center"/>
          </w:tcPr>
          <w:p w14:paraId="349429A4"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 ..comment</w:t>
            </w:r>
          </w:p>
        </w:tc>
        <w:tc>
          <w:tcPr>
            <w:tcW w:w="1276" w:type="dxa"/>
            <w:vAlign w:val="center"/>
          </w:tcPr>
          <w:p w14:paraId="330E3C77"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44326A6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Kommentar till åldersintervallet</w:t>
            </w:r>
          </w:p>
        </w:tc>
        <w:tc>
          <w:tcPr>
            <w:tcW w:w="1418" w:type="dxa"/>
            <w:vAlign w:val="center"/>
          </w:tcPr>
          <w:p w14:paraId="5D2A0FE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5976DEF4" w14:textId="77777777" w:rsidTr="000105E5">
        <w:trPr>
          <w:cantSplit/>
        </w:trPr>
        <w:tc>
          <w:tcPr>
            <w:tcW w:w="2943" w:type="dxa"/>
            <w:vAlign w:val="center"/>
          </w:tcPr>
          <w:p w14:paraId="06F825F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..referralRules</w:t>
            </w:r>
          </w:p>
        </w:tc>
        <w:tc>
          <w:tcPr>
            <w:tcW w:w="1276" w:type="dxa"/>
            <w:vAlign w:val="center"/>
          </w:tcPr>
          <w:p w14:paraId="78D4427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0207177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Beskrivning av remisskrav.</w:t>
            </w:r>
          </w:p>
        </w:tc>
        <w:tc>
          <w:tcPr>
            <w:tcW w:w="1418" w:type="dxa"/>
            <w:vAlign w:val="center"/>
          </w:tcPr>
          <w:p w14:paraId="651B0AB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55BCDBF8" w14:textId="77777777" w:rsidTr="000105E5">
        <w:trPr>
          <w:cantSplit/>
        </w:trPr>
        <w:tc>
          <w:tcPr>
            <w:tcW w:w="2943" w:type="dxa"/>
            <w:vAlign w:val="center"/>
          </w:tcPr>
          <w:p w14:paraId="40542AA1"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..visitingRules</w:t>
            </w:r>
          </w:p>
        </w:tc>
        <w:tc>
          <w:tcPr>
            <w:tcW w:w="1276" w:type="dxa"/>
            <w:vAlign w:val="center"/>
          </w:tcPr>
          <w:p w14:paraId="77F4433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String</w:t>
            </w:r>
          </w:p>
        </w:tc>
        <w:tc>
          <w:tcPr>
            <w:tcW w:w="3969" w:type="dxa"/>
            <w:vAlign w:val="center"/>
          </w:tcPr>
          <w:p w14:paraId="70C3A849"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Besöksregler</w:t>
            </w:r>
          </w:p>
        </w:tc>
        <w:tc>
          <w:tcPr>
            <w:tcW w:w="1418" w:type="dxa"/>
            <w:vAlign w:val="center"/>
          </w:tcPr>
          <w:p w14:paraId="1D1BFCC5"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20886D90" w14:textId="77777777" w:rsidTr="000105E5">
        <w:trPr>
          <w:cantSplit/>
        </w:trPr>
        <w:tc>
          <w:tcPr>
            <w:tcW w:w="2943" w:type="dxa"/>
            <w:vAlign w:val="center"/>
          </w:tcPr>
          <w:p w14:paraId="494FA11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..unitStartDate</w:t>
            </w:r>
          </w:p>
        </w:tc>
        <w:tc>
          <w:tcPr>
            <w:tcW w:w="1276" w:type="dxa"/>
            <w:vAlign w:val="center"/>
          </w:tcPr>
          <w:p w14:paraId="0EE3F40F"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dateTime</w:t>
            </w:r>
          </w:p>
        </w:tc>
        <w:tc>
          <w:tcPr>
            <w:tcW w:w="3969" w:type="dxa"/>
            <w:vAlign w:val="center"/>
          </w:tcPr>
          <w:p w14:paraId="5A168ADC"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Startdatum för enhetens verksamhet</w:t>
            </w:r>
          </w:p>
        </w:tc>
        <w:tc>
          <w:tcPr>
            <w:tcW w:w="1418" w:type="dxa"/>
            <w:vAlign w:val="center"/>
          </w:tcPr>
          <w:p w14:paraId="2DDA089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605F85" w:rsidRPr="00915D3B" w14:paraId="6D01F13A" w14:textId="77777777" w:rsidTr="000105E5">
        <w:trPr>
          <w:cantSplit/>
        </w:trPr>
        <w:tc>
          <w:tcPr>
            <w:tcW w:w="2943" w:type="dxa"/>
            <w:vAlign w:val="center"/>
          </w:tcPr>
          <w:p w14:paraId="2CDFE59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..unitEndDate</w:t>
            </w:r>
          </w:p>
        </w:tc>
        <w:tc>
          <w:tcPr>
            <w:tcW w:w="1276" w:type="dxa"/>
            <w:vAlign w:val="center"/>
          </w:tcPr>
          <w:p w14:paraId="24776EC8"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dateTime</w:t>
            </w:r>
          </w:p>
        </w:tc>
        <w:tc>
          <w:tcPr>
            <w:tcW w:w="3969" w:type="dxa"/>
            <w:vAlign w:val="center"/>
          </w:tcPr>
          <w:p w14:paraId="14E1A67B"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Slutdatum för enhetens verksamhet</w:t>
            </w:r>
          </w:p>
        </w:tc>
        <w:tc>
          <w:tcPr>
            <w:tcW w:w="1418" w:type="dxa"/>
            <w:vAlign w:val="center"/>
          </w:tcPr>
          <w:p w14:paraId="2FBC7C86" w14:textId="77777777" w:rsidR="00605F85" w:rsidRPr="00915D3B" w:rsidRDefault="00605F85" w:rsidP="00605F85">
            <w:pPr>
              <w:spacing w:line="240" w:lineRule="exact"/>
              <w:ind w:left="102"/>
              <w:rPr>
                <w:rFonts w:ascii="Times New Roman" w:hAnsi="Times New Roman"/>
                <w:szCs w:val="20"/>
              </w:rPr>
            </w:pPr>
            <w:r w:rsidRPr="00915D3B">
              <w:rPr>
                <w:rFonts w:ascii="Times New Roman" w:hAnsi="Times New Roman"/>
                <w:szCs w:val="20"/>
              </w:rPr>
              <w:t>0..1</w:t>
            </w:r>
          </w:p>
        </w:tc>
      </w:tr>
      <w:tr w:rsidR="002D6840" w:rsidRPr="00915D3B" w14:paraId="1489CBEA" w14:textId="77777777" w:rsidTr="00561224">
        <w:trPr>
          <w:cantSplit/>
        </w:trPr>
        <w:tc>
          <w:tcPr>
            <w:tcW w:w="2943" w:type="dxa"/>
          </w:tcPr>
          <w:p w14:paraId="6BFB430C" w14:textId="0CF5FAE6" w:rsidR="002D6840" w:rsidRPr="00915D3B" w:rsidRDefault="002D6840" w:rsidP="001A5E95">
            <w:pPr>
              <w:spacing w:line="240" w:lineRule="exact"/>
              <w:ind w:left="102"/>
              <w:rPr>
                <w:rFonts w:ascii="Times New Roman" w:hAnsi="Times New Roman"/>
                <w:szCs w:val="20"/>
              </w:rPr>
            </w:pPr>
            <w:r>
              <w:rPr>
                <w:rFonts w:ascii="Times New Roman" w:eastAsia="Times New Roman" w:hAnsi="Times New Roman"/>
                <w:szCs w:val="20"/>
                <w:lang w:eastAsia="sv-SE"/>
              </w:rPr>
              <w:t>..feigned</w:t>
            </w:r>
            <w:ins w:id="1120" w:author="Littorin Henrika" w:date="2016-08-24T11:34:00Z">
              <w:r w:rsidR="001A5E95">
                <w:rPr>
                  <w:rFonts w:ascii="Times New Roman" w:eastAsia="Times New Roman" w:hAnsi="Times New Roman"/>
                  <w:szCs w:val="20"/>
                  <w:lang w:eastAsia="sv-SE"/>
                </w:rPr>
                <w:t>Unit</w:t>
              </w:r>
            </w:ins>
            <w:del w:id="1121" w:author="Littorin Henrika" w:date="2016-08-24T11:34:00Z">
              <w:r w:rsidRPr="00AF4A84" w:rsidDel="001A5E95">
                <w:rPr>
                  <w:rFonts w:ascii="Times New Roman" w:eastAsia="Times New Roman" w:hAnsi="Times New Roman"/>
                  <w:szCs w:val="20"/>
                  <w:lang w:eastAsia="sv-SE"/>
                </w:rPr>
                <w:delText>Object</w:delText>
              </w:r>
            </w:del>
          </w:p>
        </w:tc>
        <w:tc>
          <w:tcPr>
            <w:tcW w:w="1276" w:type="dxa"/>
          </w:tcPr>
          <w:p w14:paraId="21481387" w14:textId="4DFA7D20" w:rsidR="002D6840" w:rsidRPr="00915D3B" w:rsidRDefault="002D6840" w:rsidP="002D6840">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969" w:type="dxa"/>
          </w:tcPr>
          <w:p w14:paraId="6521F8BC" w14:textId="297B4D24" w:rsidR="002D6840" w:rsidRPr="00915D3B" w:rsidRDefault="002D6840" w:rsidP="00291EE3">
            <w:pPr>
              <w:spacing w:line="240" w:lineRule="exact"/>
              <w:ind w:left="102"/>
              <w:rPr>
                <w:rFonts w:ascii="Times New Roman" w:hAnsi="Times New Roman"/>
                <w:szCs w:val="20"/>
              </w:rPr>
            </w:pPr>
            <w:r>
              <w:rPr>
                <w:rFonts w:ascii="Times New Roman" w:eastAsia="Times New Roman" w:hAnsi="Times New Roman"/>
                <w:szCs w:val="20"/>
                <w:lang w:eastAsia="sv-SE"/>
              </w:rPr>
              <w:t>true: om enheten är ett fingerat objekt</w:t>
            </w:r>
          </w:p>
        </w:tc>
        <w:tc>
          <w:tcPr>
            <w:tcW w:w="1418" w:type="dxa"/>
          </w:tcPr>
          <w:p w14:paraId="63502434" w14:textId="7C00259F" w:rsidR="002D6840" w:rsidRPr="00915D3B" w:rsidRDefault="002D6840" w:rsidP="002D6840">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2D6840" w:rsidRPr="00915D3B" w14:paraId="24516F80" w14:textId="77777777" w:rsidTr="000105E5">
        <w:trPr>
          <w:cantSplit/>
        </w:trPr>
        <w:tc>
          <w:tcPr>
            <w:tcW w:w="2943" w:type="dxa"/>
            <w:vAlign w:val="center"/>
          </w:tcPr>
          <w:p w14:paraId="7E902205" w14:textId="04D18C1D" w:rsidR="002D6840" w:rsidRPr="00915D3B" w:rsidRDefault="002D6840" w:rsidP="002D6840">
            <w:pPr>
              <w:spacing w:line="240" w:lineRule="exact"/>
              <w:ind w:left="102"/>
              <w:rPr>
                <w:rFonts w:ascii="Times New Roman" w:hAnsi="Times New Roman"/>
                <w:szCs w:val="20"/>
              </w:rPr>
            </w:pPr>
            <w:del w:id="1122" w:author="Ronny Nilsson" w:date="2016-09-09T10:38:00Z">
              <w:r w:rsidRPr="00915D3B" w:rsidDel="00D30A66">
                <w:rPr>
                  <w:rFonts w:ascii="Times New Roman" w:hAnsi="Times New Roman"/>
                  <w:szCs w:val="20"/>
                </w:rPr>
                <w:delText>resultCode</w:delText>
              </w:r>
            </w:del>
          </w:p>
        </w:tc>
        <w:tc>
          <w:tcPr>
            <w:tcW w:w="1276" w:type="dxa"/>
            <w:vAlign w:val="center"/>
          </w:tcPr>
          <w:p w14:paraId="7A7625DB" w14:textId="4A1E3B30" w:rsidR="002D6840" w:rsidRPr="00915D3B" w:rsidRDefault="002D6840" w:rsidP="002D6840">
            <w:pPr>
              <w:spacing w:line="240" w:lineRule="exact"/>
              <w:ind w:left="102"/>
              <w:rPr>
                <w:rFonts w:ascii="Times New Roman" w:hAnsi="Times New Roman"/>
                <w:szCs w:val="20"/>
              </w:rPr>
            </w:pPr>
            <w:del w:id="1123" w:author="Ronny Nilsson" w:date="2016-09-09T10:38:00Z">
              <w:r w:rsidRPr="00915D3B" w:rsidDel="00D30A66">
                <w:rPr>
                  <w:rFonts w:ascii="Times New Roman" w:hAnsi="Times New Roman"/>
                  <w:szCs w:val="20"/>
                </w:rPr>
                <w:delText>String</w:delText>
              </w:r>
            </w:del>
          </w:p>
        </w:tc>
        <w:tc>
          <w:tcPr>
            <w:tcW w:w="3969" w:type="dxa"/>
            <w:vAlign w:val="center"/>
          </w:tcPr>
          <w:p w14:paraId="21972F22" w14:textId="7D94A22B" w:rsidR="002D6840" w:rsidRPr="00915D3B" w:rsidRDefault="002D6840" w:rsidP="000B3E98">
            <w:pPr>
              <w:spacing w:line="240" w:lineRule="exact"/>
              <w:ind w:left="102"/>
              <w:rPr>
                <w:rFonts w:ascii="Times New Roman" w:hAnsi="Times New Roman"/>
                <w:szCs w:val="20"/>
              </w:rPr>
            </w:pPr>
            <w:del w:id="1124" w:author="Ronny Nilsson" w:date="2016-09-09T10:38:00Z">
              <w:r w:rsidRPr="00915D3B" w:rsidDel="00D30A66">
                <w:rPr>
                  <w:rFonts w:ascii="Times New Roman" w:hAnsi="Times New Roman"/>
                  <w:szCs w:val="20"/>
                </w:rPr>
                <w:delText>Resultat av metodanrop (OK eller ERROR).</w:delText>
              </w:r>
            </w:del>
          </w:p>
        </w:tc>
        <w:tc>
          <w:tcPr>
            <w:tcW w:w="1418" w:type="dxa"/>
            <w:vAlign w:val="center"/>
          </w:tcPr>
          <w:p w14:paraId="3FF7E678" w14:textId="6B74DE7F" w:rsidR="002D6840" w:rsidRPr="00915D3B" w:rsidRDefault="002D6840" w:rsidP="002D6840">
            <w:pPr>
              <w:spacing w:line="240" w:lineRule="exact"/>
              <w:ind w:left="102"/>
              <w:rPr>
                <w:rFonts w:ascii="Times New Roman" w:hAnsi="Times New Roman"/>
                <w:szCs w:val="20"/>
              </w:rPr>
            </w:pPr>
            <w:del w:id="1125" w:author="Ronny Nilsson" w:date="2016-09-09T10:38:00Z">
              <w:r w:rsidRPr="00915D3B" w:rsidDel="00D30A66">
                <w:rPr>
                  <w:rFonts w:ascii="Times New Roman" w:hAnsi="Times New Roman"/>
                  <w:szCs w:val="20"/>
                </w:rPr>
                <w:delText>1..1</w:delText>
              </w:r>
            </w:del>
          </w:p>
        </w:tc>
      </w:tr>
      <w:tr w:rsidR="002D6840" w:rsidRPr="00915D3B" w:rsidDel="000B3E98" w14:paraId="0E7C9AB5" w14:textId="0456923F" w:rsidTr="000105E5">
        <w:trPr>
          <w:cantSplit/>
          <w:del w:id="1126" w:author="Littorin Henrika" w:date="2016-09-06T16:57:00Z"/>
        </w:trPr>
        <w:tc>
          <w:tcPr>
            <w:tcW w:w="2943" w:type="dxa"/>
            <w:vAlign w:val="center"/>
          </w:tcPr>
          <w:p w14:paraId="632F362C" w14:textId="586EF090" w:rsidR="002D6840" w:rsidRPr="00915D3B" w:rsidDel="000B3E98" w:rsidRDefault="002D6840" w:rsidP="002D6840">
            <w:pPr>
              <w:spacing w:line="240" w:lineRule="exact"/>
              <w:ind w:left="102"/>
              <w:rPr>
                <w:del w:id="1127" w:author="Littorin Henrika" w:date="2016-09-06T16:57:00Z"/>
                <w:rFonts w:ascii="Times New Roman" w:hAnsi="Times New Roman"/>
                <w:szCs w:val="20"/>
              </w:rPr>
            </w:pPr>
            <w:del w:id="1128" w:author="Littorin Henrika" w:date="2016-09-06T16:57:00Z">
              <w:r w:rsidRPr="00915D3B" w:rsidDel="000B3E98">
                <w:rPr>
                  <w:rFonts w:ascii="Times New Roman" w:hAnsi="Times New Roman"/>
                  <w:szCs w:val="20"/>
                </w:rPr>
                <w:delText>resultText</w:delText>
              </w:r>
            </w:del>
          </w:p>
        </w:tc>
        <w:tc>
          <w:tcPr>
            <w:tcW w:w="1276" w:type="dxa"/>
            <w:vAlign w:val="center"/>
          </w:tcPr>
          <w:p w14:paraId="253E2A6D" w14:textId="7A07DD45" w:rsidR="002D6840" w:rsidRPr="00915D3B" w:rsidDel="000B3E98" w:rsidRDefault="002D6840" w:rsidP="002D6840">
            <w:pPr>
              <w:spacing w:line="240" w:lineRule="exact"/>
              <w:ind w:left="102"/>
              <w:rPr>
                <w:del w:id="1129" w:author="Littorin Henrika" w:date="2016-09-06T16:57:00Z"/>
                <w:rFonts w:ascii="Times New Roman" w:hAnsi="Times New Roman"/>
                <w:szCs w:val="20"/>
              </w:rPr>
            </w:pPr>
            <w:del w:id="1130" w:author="Littorin Henrika" w:date="2016-09-06T16:57:00Z">
              <w:r w:rsidRPr="00915D3B" w:rsidDel="000B3E98">
                <w:rPr>
                  <w:rFonts w:ascii="Times New Roman" w:hAnsi="Times New Roman"/>
                  <w:szCs w:val="20"/>
                </w:rPr>
                <w:delText>String</w:delText>
              </w:r>
            </w:del>
          </w:p>
        </w:tc>
        <w:tc>
          <w:tcPr>
            <w:tcW w:w="3969" w:type="dxa"/>
            <w:vAlign w:val="center"/>
          </w:tcPr>
          <w:p w14:paraId="5CEE5569" w14:textId="69AEF5F3" w:rsidR="002D6840" w:rsidRPr="00915D3B" w:rsidDel="000B3E98" w:rsidRDefault="002D6840" w:rsidP="002D6840">
            <w:pPr>
              <w:spacing w:line="240" w:lineRule="exact"/>
              <w:ind w:left="102"/>
              <w:rPr>
                <w:del w:id="1131" w:author="Littorin Henrika" w:date="2016-09-06T16:57:00Z"/>
                <w:rFonts w:ascii="Times New Roman" w:hAnsi="Times New Roman"/>
                <w:szCs w:val="20"/>
              </w:rPr>
            </w:pPr>
            <w:del w:id="1132" w:author="Littorin Henrika" w:date="2016-09-06T16:57:00Z">
              <w:r w:rsidRPr="00915D3B" w:rsidDel="000B3E98">
                <w:rPr>
                  <w:rFonts w:ascii="Times New Roman" w:hAnsi="Times New Roman"/>
                  <w:szCs w:val="20"/>
                </w:rPr>
                <w:delText>Beskrivning av felet.</w:delText>
              </w:r>
            </w:del>
          </w:p>
        </w:tc>
        <w:tc>
          <w:tcPr>
            <w:tcW w:w="1418" w:type="dxa"/>
            <w:vAlign w:val="center"/>
          </w:tcPr>
          <w:p w14:paraId="3E4F97BA" w14:textId="3D767440" w:rsidR="002D6840" w:rsidRPr="00915D3B" w:rsidDel="000B3E98" w:rsidRDefault="002D6840" w:rsidP="002D6840">
            <w:pPr>
              <w:spacing w:line="240" w:lineRule="exact"/>
              <w:ind w:left="102"/>
              <w:rPr>
                <w:del w:id="1133" w:author="Littorin Henrika" w:date="2016-09-06T16:57:00Z"/>
                <w:rFonts w:ascii="Times New Roman" w:hAnsi="Times New Roman"/>
                <w:szCs w:val="20"/>
              </w:rPr>
            </w:pPr>
            <w:del w:id="1134" w:author="Littorin Henrika" w:date="2016-09-06T16:57:00Z">
              <w:r w:rsidRPr="00915D3B" w:rsidDel="000B3E98">
                <w:rPr>
                  <w:rFonts w:ascii="Times New Roman" w:hAnsi="Times New Roman"/>
                  <w:szCs w:val="20"/>
                </w:rPr>
                <w:delText>0..1</w:delText>
              </w:r>
            </w:del>
          </w:p>
        </w:tc>
      </w:tr>
    </w:tbl>
    <w:p w14:paraId="5D47C6F4" w14:textId="77777777" w:rsidR="00BB38AF" w:rsidRPr="00915D3B" w:rsidRDefault="00BB38AF" w:rsidP="00BB38AF"/>
    <w:p w14:paraId="06D54B56" w14:textId="77777777" w:rsidR="00431A19" w:rsidRDefault="00431A19" w:rsidP="00431A19">
      <w:pPr>
        <w:pStyle w:val="Heading3"/>
      </w:pPr>
      <w:bookmarkStart w:id="1135" w:name="_Toc467578362"/>
      <w:r w:rsidRPr="00915D3B">
        <w:t>Tjänstekontraktsspecifika krav och regler</w:t>
      </w:r>
      <w:bookmarkEnd w:id="1135"/>
    </w:p>
    <w:p w14:paraId="3FB7E527" w14:textId="77777777" w:rsidR="00431A19" w:rsidRDefault="00431A19" w:rsidP="00431A19">
      <w:r w:rsidRPr="00915D3B">
        <w:t>Till denna informationsmängd finns regler som ej uttrycks i schemafilerna och tabellen ovan. Dessa återfinns nedan.</w:t>
      </w:r>
    </w:p>
    <w:p w14:paraId="0CDEEAE1" w14:textId="77777777" w:rsidR="00431A19" w:rsidRPr="00915D3B" w:rsidRDefault="00431A19" w:rsidP="00431A19">
      <w:pPr>
        <w:rPr>
          <w:sz w:val="22"/>
          <w:u w:val="single"/>
        </w:rPr>
      </w:pPr>
      <w:r w:rsidRPr="00915D3B">
        <w:rPr>
          <w:sz w:val="22"/>
          <w:u w:val="single"/>
        </w:rPr>
        <w:t xml:space="preserve">*1) </w:t>
      </w:r>
      <w:r>
        <w:rPr>
          <w:sz w:val="22"/>
          <w:u w:val="single"/>
        </w:rPr>
        <w:t>searchBase</w:t>
      </w:r>
    </w:p>
    <w:p w14:paraId="5EE567D1" w14:textId="3579B228" w:rsidR="00431A19" w:rsidRDefault="00431A19" w:rsidP="00431A19">
      <w:pPr>
        <w:rPr>
          <w:color w:val="4F81BD" w:themeColor="accent1"/>
        </w:rPr>
      </w:pPr>
      <w:r>
        <w:rPr>
          <w:rFonts w:cs="Arial"/>
        </w:rPr>
        <w:t>För GetUnit används följande sökningar/sökbaser:</w:t>
      </w:r>
      <w:r>
        <w:rPr>
          <w:rFonts w:cs="Arial"/>
        </w:rPr>
        <w:br/>
        <w:t>- Sök efter enheten</w:t>
      </w:r>
      <w:r w:rsidR="00BD0CC6">
        <w:rPr>
          <w:rFonts w:cs="Arial"/>
        </w:rPr>
        <w:t>: i anropet angiven sökbas</w:t>
      </w:r>
    </w:p>
    <w:p w14:paraId="2EE55C35" w14:textId="2BC12C2C" w:rsidR="00854AB6" w:rsidRDefault="00854AB6" w:rsidP="00854AB6">
      <w:pPr>
        <w:rPr>
          <w:color w:val="4F81BD" w:themeColor="accent1"/>
        </w:rPr>
      </w:pPr>
    </w:p>
    <w:p w14:paraId="300F3359" w14:textId="77777777" w:rsidR="00854AB6" w:rsidRPr="00776D68" w:rsidRDefault="00854AB6" w:rsidP="00854AB6">
      <w:pPr>
        <w:pStyle w:val="Heading4"/>
      </w:pPr>
      <w:r w:rsidRPr="00776D68">
        <w:lastRenderedPageBreak/>
        <w:t>Icke funktionella krav</w:t>
      </w:r>
    </w:p>
    <w:p w14:paraId="5A26626A" w14:textId="77777777" w:rsidR="00BB38AF" w:rsidRPr="00915D3B" w:rsidRDefault="00BB38AF" w:rsidP="00854AB6">
      <w:pPr>
        <w:pStyle w:val="Heading5"/>
      </w:pPr>
      <w:r w:rsidRPr="00915D3B">
        <w:t>SLA-krav</w:t>
      </w:r>
    </w:p>
    <w:p w14:paraId="0D9A6A5B" w14:textId="77777777" w:rsidR="00BB38AF" w:rsidRPr="00915D3B" w:rsidRDefault="00BB38AF" w:rsidP="00BB38AF">
      <w:pPr>
        <w:keepNext/>
      </w:pPr>
      <w:r w:rsidRPr="00915D3B">
        <w:t xml:space="preserve">Svarstider är specifika för respektive tjänstekontrakt. </w:t>
      </w:r>
    </w:p>
    <w:p w14:paraId="77EEE379" w14:textId="77777777" w:rsidR="00BB38AF" w:rsidRPr="00915D3B" w:rsidRDefault="00BB38AF" w:rsidP="00BB38AF">
      <w:pPr>
        <w:keepNext/>
      </w:pPr>
      <w:r w:rsidRPr="00915D3B">
        <w:t>Krav på svarstider är dock inte definierade idag, men följande svarstidsnivå uppfylls idag (förutsatt SSL-uppkoppling):</w:t>
      </w:r>
    </w:p>
    <w:tbl>
      <w:tblPr>
        <w:tblStyle w:val="TableGrid"/>
        <w:tblW w:w="0" w:type="auto"/>
        <w:tblLook w:val="04A0" w:firstRow="1" w:lastRow="0" w:firstColumn="1" w:lastColumn="0" w:noHBand="0" w:noVBand="1"/>
      </w:tblPr>
      <w:tblGrid>
        <w:gridCol w:w="3290"/>
        <w:gridCol w:w="3330"/>
        <w:gridCol w:w="2419"/>
      </w:tblGrid>
      <w:tr w:rsidR="00BB38AF" w:rsidRPr="00915D3B" w14:paraId="18CD096C" w14:textId="77777777" w:rsidTr="000105E5">
        <w:tc>
          <w:tcPr>
            <w:tcW w:w="3290" w:type="dxa"/>
          </w:tcPr>
          <w:p w14:paraId="22997E90" w14:textId="77777777" w:rsidR="00BB38AF" w:rsidRPr="00915D3B" w:rsidRDefault="00BB38AF" w:rsidP="000105E5">
            <w:pPr>
              <w:keepNext/>
              <w:rPr>
                <w:b/>
              </w:rPr>
            </w:pPr>
            <w:r w:rsidRPr="00915D3B">
              <w:rPr>
                <w:b/>
              </w:rPr>
              <w:t>Metod</w:t>
            </w:r>
          </w:p>
        </w:tc>
        <w:tc>
          <w:tcPr>
            <w:tcW w:w="3330" w:type="dxa"/>
          </w:tcPr>
          <w:p w14:paraId="75991979" w14:textId="77777777" w:rsidR="00BB38AF" w:rsidRPr="00915D3B" w:rsidRDefault="00BB38AF" w:rsidP="000105E5">
            <w:pPr>
              <w:keepNext/>
              <w:rPr>
                <w:b/>
              </w:rPr>
            </w:pPr>
            <w:r w:rsidRPr="00915D3B">
              <w:rPr>
                <w:b/>
              </w:rPr>
              <w:t>Svarstider måste garanteras upp till följande last</w:t>
            </w:r>
          </w:p>
        </w:tc>
        <w:tc>
          <w:tcPr>
            <w:tcW w:w="2419" w:type="dxa"/>
          </w:tcPr>
          <w:p w14:paraId="0D733BE2" w14:textId="77777777" w:rsidR="00BB38AF" w:rsidRPr="00915D3B" w:rsidRDefault="00BB38AF" w:rsidP="000105E5">
            <w:pPr>
              <w:keepNext/>
              <w:rPr>
                <w:b/>
              </w:rPr>
            </w:pPr>
            <w:r w:rsidRPr="00915D3B">
              <w:rPr>
                <w:b/>
              </w:rPr>
              <w:t>Svarstid för 95 % av alla anrop ligger inom</w:t>
            </w:r>
          </w:p>
        </w:tc>
      </w:tr>
      <w:tr w:rsidR="00BB38AF" w:rsidRPr="00915D3B" w14:paraId="25909912" w14:textId="77777777" w:rsidTr="000105E5">
        <w:tc>
          <w:tcPr>
            <w:tcW w:w="3290" w:type="dxa"/>
          </w:tcPr>
          <w:p w14:paraId="0CEF302E" w14:textId="77777777" w:rsidR="00BB38AF" w:rsidRPr="00915D3B" w:rsidRDefault="00BB38AF" w:rsidP="000105E5">
            <w:r w:rsidRPr="00915D3B">
              <w:t>GetUnit</w:t>
            </w:r>
          </w:p>
        </w:tc>
        <w:tc>
          <w:tcPr>
            <w:tcW w:w="3330" w:type="dxa"/>
          </w:tcPr>
          <w:p w14:paraId="4F18142D" w14:textId="77777777" w:rsidR="00BB38AF" w:rsidRPr="00915D3B" w:rsidRDefault="00BB38AF" w:rsidP="000105E5">
            <w:r w:rsidRPr="00915D3B">
              <w:t>10 anrop/s</w:t>
            </w:r>
          </w:p>
        </w:tc>
        <w:tc>
          <w:tcPr>
            <w:tcW w:w="2419" w:type="dxa"/>
          </w:tcPr>
          <w:p w14:paraId="69CAD66A" w14:textId="77777777" w:rsidR="00BB38AF" w:rsidRPr="00915D3B" w:rsidRDefault="00BB38AF" w:rsidP="000105E5">
            <w:r w:rsidRPr="00915D3B">
              <w:t xml:space="preserve">  200 ms</w:t>
            </w:r>
          </w:p>
        </w:tc>
      </w:tr>
    </w:tbl>
    <w:p w14:paraId="374D04FB" w14:textId="77777777" w:rsidR="00BB38AF" w:rsidRPr="00915D3B" w:rsidRDefault="00BB38AF" w:rsidP="00BB38AF"/>
    <w:p w14:paraId="20C4E8ED" w14:textId="77777777" w:rsidR="00BB38AF" w:rsidRPr="00915D3B" w:rsidRDefault="00BB38AF" w:rsidP="00854AB6">
      <w:pPr>
        <w:pStyle w:val="Heading5"/>
      </w:pPr>
      <w:r w:rsidRPr="00915D3B">
        <w:t>Logiska fel</w:t>
      </w:r>
    </w:p>
    <w:p w14:paraId="3D289A79" w14:textId="4B53F4A7" w:rsidR="00BB38AF" w:rsidRPr="00915D3B" w:rsidDel="00357A95" w:rsidRDefault="00BB38AF" w:rsidP="00BB38AF">
      <w:pPr>
        <w:rPr>
          <w:del w:id="1136" w:author="Littorin Henrika" w:date="2016-09-06T16:58:00Z"/>
        </w:rPr>
      </w:pPr>
      <w:del w:id="1137" w:author="Littorin Henrika" w:date="2016-09-06T16:58:00Z">
        <w:r w:rsidRPr="00915D3B" w:rsidDel="00357A95">
          <w:delText xml:space="preserve">För alla logiska fel returneras </w:delText>
        </w:r>
        <w:r w:rsidRPr="00915D3B" w:rsidDel="00357A95">
          <w:rPr>
            <w:rFonts w:ascii="Times New Roman" w:hAnsi="Times New Roman"/>
            <w:szCs w:val="20"/>
          </w:rPr>
          <w:delText>resultCode=ERROR</w:delText>
        </w:r>
        <w:r w:rsidRPr="00915D3B" w:rsidDel="00357A95">
          <w:delText xml:space="preserve"> och en förklarande text i </w:delText>
        </w:r>
        <w:r w:rsidRPr="00915D3B" w:rsidDel="00357A95">
          <w:rPr>
            <w:rFonts w:ascii="Times New Roman" w:hAnsi="Times New Roman"/>
            <w:szCs w:val="20"/>
          </w:rPr>
          <w:delText>resultText. Följande logiska fel har identifierats för detta kontrakt:</w:delText>
        </w:r>
      </w:del>
    </w:p>
    <w:p w14:paraId="08895DA0" w14:textId="77777777" w:rsidR="00243C39" w:rsidRDefault="00243C39" w:rsidP="00243C39">
      <w:pPr>
        <w:rPr>
          <w:ins w:id="1138" w:author="Ronny Nilsson" w:date="2016-08-26T13:47:00Z"/>
          <w:rFonts w:cs="Arial"/>
          <w:szCs w:val="20"/>
        </w:rPr>
      </w:pPr>
      <w:ins w:id="1139" w:author="Ronny Nilsson" w:date="2016-08-26T13:47:00Z">
        <w:r>
          <w:rPr>
            <w:rFonts w:cs="Arial"/>
            <w:szCs w:val="20"/>
          </w:rPr>
          <w:t>Logiska fel hanteras enligt:</w:t>
        </w:r>
      </w:ins>
    </w:p>
    <w:p w14:paraId="18D9740E" w14:textId="77777777" w:rsidR="00243C39" w:rsidRPr="00B360DE" w:rsidRDefault="00243C39" w:rsidP="00243C39">
      <w:pPr>
        <w:pStyle w:val="ListParagraph"/>
        <w:numPr>
          <w:ilvl w:val="0"/>
          <w:numId w:val="27"/>
        </w:numPr>
        <w:spacing w:after="120" w:line="240" w:lineRule="auto"/>
        <w:contextualSpacing w:val="0"/>
        <w:rPr>
          <w:ins w:id="1140" w:author="Ronny Nilsson" w:date="2016-08-26T13:47:00Z"/>
        </w:rPr>
      </w:pPr>
      <w:ins w:id="1141" w:author="Ronny Nilsson" w:date="2016-08-26T13:47:00Z">
        <w:r>
          <w:t>Om a</w:t>
        </w:r>
        <w:r w:rsidRPr="00B360DE">
          <w:t xml:space="preserve">ngiven sökbas </w:t>
        </w:r>
        <w:r>
          <w:t xml:space="preserve">inte </w:t>
        </w:r>
        <w:r w:rsidRPr="00B360DE">
          <w:t>finns i katalogen</w:t>
        </w:r>
        <w:r>
          <w:t>, returneras ett tomt svar</w:t>
        </w:r>
        <w:r w:rsidRPr="00B360DE">
          <w:t>.</w:t>
        </w:r>
      </w:ins>
    </w:p>
    <w:p w14:paraId="69460803" w14:textId="6EDD9058" w:rsidR="00243C39" w:rsidRDefault="00243C39" w:rsidP="00243C39">
      <w:pPr>
        <w:pStyle w:val="ListParagraph"/>
        <w:numPr>
          <w:ilvl w:val="0"/>
          <w:numId w:val="27"/>
        </w:numPr>
        <w:spacing w:after="120" w:line="240" w:lineRule="auto"/>
        <w:contextualSpacing w:val="0"/>
        <w:rPr>
          <w:ins w:id="1142" w:author="Ronny Nilsson" w:date="2016-08-26T13:47:00Z"/>
        </w:rPr>
      </w:pPr>
      <w:ins w:id="1143" w:author="Ronny Nilsson" w:date="2016-08-26T13:47:00Z">
        <w:r>
          <w:t>Om s</w:t>
        </w:r>
        <w:r w:rsidRPr="00B360DE">
          <w:t xml:space="preserve">ökt </w:t>
        </w:r>
        <w:r>
          <w:t>enhet</w:t>
        </w:r>
        <w:r w:rsidRPr="00B360DE">
          <w:t xml:space="preserve"> </w:t>
        </w:r>
        <w:r>
          <w:t>inte kan hittas</w:t>
        </w:r>
        <w:r w:rsidRPr="00B360DE">
          <w:t xml:space="preserve"> i katalogen</w:t>
        </w:r>
        <w:r>
          <w:t>, så returneras tomt svar</w:t>
        </w:r>
        <w:r w:rsidRPr="00B360DE">
          <w:t>.</w:t>
        </w:r>
      </w:ins>
    </w:p>
    <w:p w14:paraId="67088290" w14:textId="6308EBAB" w:rsidR="00243C39" w:rsidRDefault="00243C39" w:rsidP="00243C39">
      <w:pPr>
        <w:pStyle w:val="ListParagraph"/>
        <w:numPr>
          <w:ilvl w:val="0"/>
          <w:numId w:val="27"/>
        </w:numPr>
        <w:spacing w:after="120" w:line="240" w:lineRule="auto"/>
        <w:contextualSpacing w:val="0"/>
        <w:rPr>
          <w:ins w:id="1144" w:author="Ronny Nilsson" w:date="2016-08-26T13:50:00Z"/>
        </w:rPr>
      </w:pPr>
      <w:ins w:id="1145" w:author="Ronny Nilsson" w:date="2016-08-26T13:47:00Z">
        <w:r>
          <w:t>Om enheten saknar obligatorisk uppgift  (Namn och HSA-</w:t>
        </w:r>
      </w:ins>
      <w:ins w:id="1146" w:author="Littorin Henrika" w:date="2016-09-06T16:58:00Z">
        <w:r w:rsidR="00357A95">
          <w:t>i</w:t>
        </w:r>
      </w:ins>
      <w:ins w:id="1147" w:author="Ronny Nilsson" w:date="2016-08-26T13:47:00Z">
        <w:r>
          <w:t xml:space="preserve">d) så returneras tomt svar. </w:t>
        </w:r>
      </w:ins>
    </w:p>
    <w:p w14:paraId="0489572F" w14:textId="72813E09" w:rsidR="00A6110B" w:rsidRPr="00A6110B" w:rsidRDefault="00A6110B" w:rsidP="00693BD4">
      <w:pPr>
        <w:pStyle w:val="ListParagraph"/>
        <w:numPr>
          <w:ilvl w:val="0"/>
          <w:numId w:val="27"/>
        </w:numPr>
        <w:spacing w:after="120" w:line="240" w:lineRule="auto"/>
        <w:contextualSpacing w:val="0"/>
        <w:rPr>
          <w:ins w:id="1148" w:author="Ronny Nilsson" w:date="2016-08-26T13:47:00Z"/>
        </w:rPr>
      </w:pPr>
      <w:ins w:id="1149" w:author="Ronny Nilsson" w:date="2016-08-26T13:50:00Z">
        <w:r>
          <w:t>För komplexa returvärden som inte följer specificerad syntax m a p sammansättningen, returneras inte det aktuella värdet. Detta gäller för:</w:t>
        </w:r>
        <w:r>
          <w:br/>
        </w:r>
      </w:ins>
      <w:ins w:id="1150" w:author="Ronny Nilsson" w:date="2016-08-26T13:53:00Z">
        <w:r w:rsidRPr="007F6800">
          <w:t xml:space="preserve">- </w:t>
        </w:r>
        <w:r w:rsidRPr="00A6110B">
          <w:t>Verksamhetskod</w:t>
        </w:r>
        <w:r w:rsidRPr="007F6800">
          <w:t xml:space="preserve"> som utgår från separata attribut i HSA (kod och klartext)</w:t>
        </w:r>
        <w:r>
          <w:t xml:space="preserve"> som behöver kunna matchas ihop</w:t>
        </w:r>
        <w:r w:rsidRPr="007F6800">
          <w:t>.</w:t>
        </w:r>
        <w:r w:rsidRPr="007F6800">
          <w:br/>
          <w:t xml:space="preserve">- </w:t>
        </w:r>
        <w:r>
          <w:t>L</w:t>
        </w:r>
      </w:ins>
      <w:ins w:id="1151" w:author="Ronny Nilsson" w:date="2016-08-26T13:54:00Z">
        <w:r>
          <w:t>än och Kommun</w:t>
        </w:r>
      </w:ins>
      <w:ins w:id="1152" w:author="Ronny Nilsson" w:date="2016-08-26T13:53:00Z">
        <w:r w:rsidRPr="007F6800">
          <w:t xml:space="preserve"> som utgår från separata attribut i HSA (kod och klartext</w:t>
        </w:r>
      </w:ins>
      <w:ins w:id="1153" w:author="Ronny Nilsson" w:date="2016-08-26T13:54:00Z">
        <w:r>
          <w:t xml:space="preserve"> för Län samt kod och klartext för Kommun</w:t>
        </w:r>
      </w:ins>
      <w:ins w:id="1154" w:author="Ronny Nilsson" w:date="2016-08-26T13:53:00Z">
        <w:r w:rsidRPr="007F6800">
          <w:t>)</w:t>
        </w:r>
        <w:r>
          <w:t xml:space="preserve"> som </w:t>
        </w:r>
      </w:ins>
      <w:ins w:id="1155" w:author="Ronny Nilsson" w:date="2016-08-26T13:54:00Z">
        <w:r>
          <w:t xml:space="preserve">alla </w:t>
        </w:r>
      </w:ins>
      <w:ins w:id="1156" w:author="Ronny Nilsson" w:date="2016-08-26T13:53:00Z">
        <w:r>
          <w:t>behöver kunna matchas ihop</w:t>
        </w:r>
        <w:r w:rsidRPr="007F6800">
          <w:t>.</w:t>
        </w:r>
        <w:r w:rsidRPr="007F6800">
          <w:br/>
        </w:r>
      </w:ins>
      <w:ins w:id="1157" w:author="Ronny Nilsson" w:date="2016-08-26T13:50:00Z">
        <w:r w:rsidRPr="007F6800">
          <w:t xml:space="preserve">- </w:t>
        </w:r>
      </w:ins>
      <w:ins w:id="1158" w:author="Ronny Nilsson" w:date="2016-08-26T13:55:00Z">
        <w:r>
          <w:t>Tider (</w:t>
        </w:r>
        <w:r w:rsidRPr="00A6110B">
          <w:t xml:space="preserve">dropInHour </w:t>
        </w:r>
        <w:r>
          <w:t xml:space="preserve">, </w:t>
        </w:r>
      </w:ins>
      <w:ins w:id="1159" w:author="Ronny Nilsson" w:date="2016-08-26T14:01:00Z">
        <w:r w:rsidR="00693BD4" w:rsidRPr="00693BD4">
          <w:t>surgeryHour</w:t>
        </w:r>
        <w:r w:rsidR="00693BD4">
          <w:t>,</w:t>
        </w:r>
        <w:r w:rsidR="00693BD4" w:rsidRPr="00693BD4">
          <w:t xml:space="preserve"> </w:t>
        </w:r>
      </w:ins>
      <w:ins w:id="1160" w:author="Ronny Nilsson" w:date="2016-08-26T13:50:00Z">
        <w:r w:rsidR="00693BD4">
          <w:t>telephoneHour</w:t>
        </w:r>
      </w:ins>
      <w:ins w:id="1161" w:author="Ronny Nilsson" w:date="2016-08-26T14:03:00Z">
        <w:r w:rsidR="00693BD4">
          <w:t xml:space="preserve"> och visitingHour</w:t>
        </w:r>
      </w:ins>
      <w:ins w:id="1162" w:author="Ronny Nilsson" w:date="2016-08-26T13:55:00Z">
        <w:r w:rsidRPr="00A6110B">
          <w:t>)</w:t>
        </w:r>
      </w:ins>
      <w:ins w:id="1163" w:author="Ronny Nilsson" w:date="2016-08-26T13:50:00Z">
        <w:r w:rsidRPr="00A6110B">
          <w:t xml:space="preserve"> </w:t>
        </w:r>
        <w:r w:rsidRPr="00A6110B">
          <w:rPr>
            <w:rFonts w:eastAsia="Times New Roman"/>
            <w:szCs w:val="20"/>
            <w:lang w:eastAsia="sv-SE"/>
          </w:rPr>
          <w:t>ska innehålla 4 eller 5 delar (från-dag, till-dag, från-tid, till-tid och ev en kommentar) separerade med ”#”.</w:t>
        </w:r>
      </w:ins>
      <w:ins w:id="1164" w:author="Ronny Nilsson" w:date="2016-08-26T13:57:00Z">
        <w:r>
          <w:rPr>
            <w:rFonts w:eastAsia="Times New Roman"/>
            <w:szCs w:val="20"/>
            <w:lang w:eastAsia="sv-SE"/>
          </w:rPr>
          <w:br/>
          <w:t>- Koordinater (</w:t>
        </w:r>
        <w:r w:rsidRPr="00A6110B">
          <w:rPr>
            <w:rFonts w:eastAsia="Times New Roman"/>
            <w:szCs w:val="20"/>
            <w:lang w:eastAsia="sv-SE"/>
          </w:rPr>
          <w:t>geographicalCoordinatesRt90</w:t>
        </w:r>
        <w:r>
          <w:rPr>
            <w:rFonts w:eastAsia="Times New Roman"/>
            <w:szCs w:val="20"/>
            <w:lang w:eastAsia="sv-SE"/>
          </w:rPr>
          <w:t xml:space="preserve"> och </w:t>
        </w:r>
      </w:ins>
      <w:ins w:id="1165" w:author="Ronny Nilsson" w:date="2016-08-26T13:59:00Z">
        <w:r w:rsidR="00693BD4" w:rsidRPr="00A6110B">
          <w:rPr>
            <w:rFonts w:eastAsia="Times New Roman"/>
            <w:szCs w:val="20"/>
            <w:lang w:eastAsia="sv-SE"/>
          </w:rPr>
          <w:t>geographicalCoordinates</w:t>
        </w:r>
        <w:r w:rsidR="00693BD4">
          <w:rPr>
            <w:rFonts w:eastAsia="Times New Roman"/>
            <w:szCs w:val="20"/>
            <w:lang w:eastAsia="sv-SE"/>
          </w:rPr>
          <w:t>SWEREF</w:t>
        </w:r>
      </w:ins>
      <w:ins w:id="1166" w:author="Ronny Nilsson" w:date="2016-08-26T14:01:00Z">
        <w:r w:rsidR="00693BD4">
          <w:rPr>
            <w:rFonts w:eastAsia="Times New Roman"/>
            <w:szCs w:val="20"/>
            <w:lang w:eastAsia="sv-SE"/>
          </w:rPr>
          <w:t>99</w:t>
        </w:r>
      </w:ins>
      <w:ins w:id="1167" w:author="Ronny Nilsson" w:date="2016-08-26T13:57:00Z">
        <w:r>
          <w:rPr>
            <w:rFonts w:eastAsia="Times New Roman"/>
            <w:szCs w:val="20"/>
            <w:lang w:eastAsia="sv-SE"/>
          </w:rPr>
          <w:t>) som ska innehåll två delar (</w:t>
        </w:r>
      </w:ins>
      <w:ins w:id="1168" w:author="Ronny Nilsson" w:date="2016-08-26T13:59:00Z">
        <w:r w:rsidR="00693BD4">
          <w:rPr>
            <w:rFonts w:eastAsia="Times New Roman"/>
            <w:szCs w:val="20"/>
            <w:lang w:eastAsia="sv-SE"/>
          </w:rPr>
          <w:t xml:space="preserve">x och y </w:t>
        </w:r>
      </w:ins>
      <w:ins w:id="1169" w:author="Ronny Nilsson" w:date="2016-08-26T13:57:00Z">
        <w:r>
          <w:rPr>
            <w:rFonts w:eastAsia="Times New Roman"/>
            <w:szCs w:val="20"/>
            <w:lang w:eastAsia="sv-SE"/>
          </w:rPr>
          <w:t xml:space="preserve">resp </w:t>
        </w:r>
      </w:ins>
      <w:ins w:id="1170" w:author="Ronny Nilsson" w:date="2016-08-26T13:59:00Z">
        <w:r w:rsidR="00693BD4">
          <w:rPr>
            <w:rFonts w:eastAsia="Times New Roman"/>
            <w:szCs w:val="20"/>
            <w:lang w:eastAsia="sv-SE"/>
          </w:rPr>
          <w:t>n och e</w:t>
        </w:r>
      </w:ins>
      <w:ins w:id="1171" w:author="Ronny Nilsson" w:date="2016-08-26T13:57:00Z">
        <w:r>
          <w:rPr>
            <w:rFonts w:eastAsia="Times New Roman"/>
            <w:szCs w:val="20"/>
            <w:lang w:eastAsia="sv-SE"/>
          </w:rPr>
          <w:t>)</w:t>
        </w:r>
      </w:ins>
      <w:ins w:id="1172" w:author="Ronny Nilsson" w:date="2016-08-26T13:58:00Z">
        <w:r>
          <w:rPr>
            <w:rFonts w:eastAsia="Times New Roman"/>
            <w:szCs w:val="20"/>
            <w:lang w:eastAsia="sv-SE"/>
          </w:rPr>
          <w:t>, separerade med</w:t>
        </w:r>
      </w:ins>
      <w:ins w:id="1173" w:author="Ronny Nilsson" w:date="2016-08-26T13:59:00Z">
        <w:r>
          <w:rPr>
            <w:rFonts w:eastAsia="Times New Roman"/>
            <w:szCs w:val="20"/>
            <w:lang w:eastAsia="sv-SE"/>
          </w:rPr>
          <w:t xml:space="preserve"> ”,”</w:t>
        </w:r>
        <w:r w:rsidR="00693BD4">
          <w:rPr>
            <w:rFonts w:eastAsia="Times New Roman"/>
            <w:szCs w:val="20"/>
            <w:lang w:eastAsia="sv-SE"/>
          </w:rPr>
          <w:t>.</w:t>
        </w:r>
      </w:ins>
      <w:ins w:id="1174" w:author="Ronny Nilsson" w:date="2016-08-26T14:04:00Z">
        <w:r w:rsidR="00693BD4">
          <w:rPr>
            <w:rFonts w:eastAsia="Times New Roman"/>
            <w:szCs w:val="20"/>
            <w:lang w:eastAsia="sv-SE"/>
          </w:rPr>
          <w:br/>
          <w:t>- unitTemporaryInformation som ska innehålla 3 delar (från</w:t>
        </w:r>
      </w:ins>
      <w:ins w:id="1175" w:author="Ronny Nilsson" w:date="2016-08-26T14:05:00Z">
        <w:r w:rsidR="00693BD4">
          <w:rPr>
            <w:rFonts w:eastAsia="Times New Roman"/>
            <w:szCs w:val="20"/>
            <w:lang w:eastAsia="sv-SE"/>
          </w:rPr>
          <w:t>-</w:t>
        </w:r>
      </w:ins>
      <w:ins w:id="1176" w:author="Ronny Nilsson" w:date="2016-08-26T14:04:00Z">
        <w:r w:rsidR="00693BD4">
          <w:rPr>
            <w:rFonts w:eastAsia="Times New Roman"/>
            <w:szCs w:val="20"/>
            <w:lang w:eastAsia="sv-SE"/>
          </w:rPr>
          <w:t>da</w:t>
        </w:r>
      </w:ins>
      <w:ins w:id="1177" w:author="Ronny Nilsson" w:date="2016-08-26T14:05:00Z">
        <w:r w:rsidR="00693BD4">
          <w:rPr>
            <w:rFonts w:eastAsia="Times New Roman"/>
            <w:szCs w:val="20"/>
            <w:lang w:eastAsia="sv-SE"/>
          </w:rPr>
          <w:t>g, till-dag och text) separerade med ”;”.</w:t>
        </w:r>
        <w:r w:rsidR="00693BD4">
          <w:rPr>
            <w:rFonts w:eastAsia="Times New Roman"/>
            <w:szCs w:val="20"/>
            <w:lang w:eastAsia="sv-SE"/>
          </w:rPr>
          <w:br/>
          <w:t xml:space="preserve">- visitingRuleAge </w:t>
        </w:r>
      </w:ins>
      <w:ins w:id="1178" w:author="Ronny Nilsson" w:date="2016-08-26T14:06:00Z">
        <w:r w:rsidR="00693BD4">
          <w:rPr>
            <w:rFonts w:eastAsia="Times New Roman"/>
            <w:szCs w:val="20"/>
            <w:lang w:eastAsia="sv-SE"/>
          </w:rPr>
          <w:t>som ska innehålla 2 eller 3 delar (från-ålder, till-ålder och eventuell kommentar) separerade med ”;”.</w:t>
        </w:r>
      </w:ins>
    </w:p>
    <w:p w14:paraId="17797DE2" w14:textId="77777777" w:rsidR="00243C39" w:rsidRPr="00915D3B" w:rsidRDefault="00243C39" w:rsidP="00243C39">
      <w:pPr>
        <w:pStyle w:val="ListParagraph"/>
        <w:numPr>
          <w:ilvl w:val="0"/>
          <w:numId w:val="27"/>
        </w:numPr>
        <w:spacing w:after="120" w:line="240" w:lineRule="auto"/>
        <w:contextualSpacing w:val="0"/>
        <w:rPr>
          <w:ins w:id="1179" w:author="Ronny Nilsson" w:date="2016-08-26T13:47:00Z"/>
        </w:rPr>
      </w:pPr>
      <w:ins w:id="1180" w:author="Ronny Nilsson" w:date="2016-08-26T13:47:00Z">
        <w:r>
          <w:t>för kontroll av att returnerade attributvärden följer specificerad syntax, så rekommenderas använda den Schematron vi tillhandahåller.</w:t>
        </w:r>
      </w:ins>
    </w:p>
    <w:p w14:paraId="59BAEDA5" w14:textId="700708AD" w:rsidR="00BB38AF" w:rsidRPr="00915D3B" w:rsidDel="008007E1" w:rsidRDefault="00BB38AF" w:rsidP="00BB38AF">
      <w:pPr>
        <w:rPr>
          <w:del w:id="1181" w:author="Ronny Nilsson" w:date="2016-08-26T13:48:00Z"/>
          <w:rFonts w:cs="Arial"/>
        </w:rPr>
      </w:pPr>
      <w:del w:id="1182" w:author="Ronny Nilsson" w:date="2016-08-26T13:48:00Z">
        <w:r w:rsidRPr="00915D3B" w:rsidDel="008007E1">
          <w:rPr>
            <w:rFonts w:cs="Arial"/>
            <w:szCs w:val="20"/>
          </w:rPr>
          <w:delText>Fel för vilka ingen information returneras.</w:delText>
        </w:r>
      </w:del>
    </w:p>
    <w:p w14:paraId="733BBD09" w14:textId="1864565E" w:rsidR="00BB38AF" w:rsidRPr="00915D3B" w:rsidDel="008007E1" w:rsidRDefault="00BB38AF" w:rsidP="00BB38AF">
      <w:pPr>
        <w:pStyle w:val="ListParagraph"/>
        <w:numPr>
          <w:ilvl w:val="0"/>
          <w:numId w:val="28"/>
        </w:numPr>
        <w:spacing w:after="120" w:line="240" w:lineRule="auto"/>
        <w:contextualSpacing w:val="0"/>
        <w:rPr>
          <w:del w:id="1183" w:author="Ronny Nilsson" w:date="2016-08-26T13:48:00Z"/>
        </w:rPr>
      </w:pPr>
      <w:del w:id="1184" w:author="Ronny Nilsson" w:date="2016-08-26T13:48:00Z">
        <w:r w:rsidRPr="00915D3B" w:rsidDel="008007E1">
          <w:delText>Angiven sökbas finns inte i katalogen.</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;Fel;</w:delText>
        </w:r>
        <w:r w:rsidRPr="00915D3B" w:rsidDel="008007E1">
          <w:delText>GetUnit; 1; Angiven sökbas: &lt;värde&gt; kan inte hittas”.</w:delText>
        </w:r>
      </w:del>
    </w:p>
    <w:p w14:paraId="55D00A43" w14:textId="5F1A207E" w:rsidR="00BB38AF" w:rsidRPr="00915D3B" w:rsidDel="008007E1" w:rsidRDefault="00BB38AF" w:rsidP="00BB38AF">
      <w:pPr>
        <w:pStyle w:val="ListParagraph"/>
        <w:numPr>
          <w:ilvl w:val="0"/>
          <w:numId w:val="28"/>
        </w:numPr>
        <w:spacing w:after="120" w:line="240" w:lineRule="auto"/>
        <w:contextualSpacing w:val="0"/>
        <w:rPr>
          <w:del w:id="1185" w:author="Ronny Nilsson" w:date="2016-08-26T13:48:00Z"/>
        </w:rPr>
      </w:pPr>
      <w:del w:id="1186" w:author="Ronny Nilsson" w:date="2016-08-26T13:48:00Z">
        <w:r w:rsidRPr="00915D3B" w:rsidDel="008007E1">
          <w:delText>Sökt enhet finns inte i katalogen (det går inte att hitta något objekt med angivet HSA-id).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;Fel;</w:delText>
        </w:r>
        <w:r w:rsidRPr="00915D3B" w:rsidDel="008007E1">
          <w:delText>GetUnit; 2; Det går inte att hitta något objekt med angivet HSA-id: &lt;värde&gt;”.</w:delText>
        </w:r>
      </w:del>
    </w:p>
    <w:p w14:paraId="2926A041" w14:textId="3FD25668" w:rsidR="00BB38AF" w:rsidRPr="00915D3B" w:rsidDel="008007E1" w:rsidRDefault="00BB38AF" w:rsidP="00BB38AF">
      <w:pPr>
        <w:pStyle w:val="ListParagraph"/>
        <w:numPr>
          <w:ilvl w:val="0"/>
          <w:numId w:val="28"/>
        </w:numPr>
        <w:spacing w:after="120" w:line="240" w:lineRule="auto"/>
        <w:contextualSpacing w:val="0"/>
        <w:rPr>
          <w:del w:id="1187" w:author="Ronny Nilsson" w:date="2016-08-26T13:48:00Z"/>
        </w:rPr>
      </w:pPr>
      <w:del w:id="1188" w:author="Ronny Nilsson" w:date="2016-08-26T13:48:00Z">
        <w:r w:rsidRPr="00915D3B" w:rsidDel="008007E1">
          <w:delText>Objektet med angivet HSA-id är inget organisatoriskt objekt.</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;Fel;</w:delText>
        </w:r>
        <w:r w:rsidRPr="00915D3B" w:rsidDel="008007E1">
          <w:delText>GetUnit; 3; Objektet med angivet HSA-id: &lt;värde&gt; är inget organisatoriskt objekt.”</w:delText>
        </w:r>
      </w:del>
    </w:p>
    <w:p w14:paraId="49DEB761" w14:textId="4B6BEE7C" w:rsidR="00BB38AF" w:rsidRPr="00915D3B" w:rsidDel="008007E1" w:rsidRDefault="00BB38AF" w:rsidP="00BB38AF">
      <w:pPr>
        <w:pStyle w:val="ListParagraph"/>
        <w:numPr>
          <w:ilvl w:val="0"/>
          <w:numId w:val="28"/>
        </w:numPr>
        <w:spacing w:after="120" w:line="240" w:lineRule="auto"/>
        <w:contextualSpacing w:val="0"/>
        <w:rPr>
          <w:del w:id="1189" w:author="Ronny Nilsson" w:date="2016-08-26T13:48:00Z"/>
        </w:rPr>
      </w:pPr>
      <w:del w:id="1190" w:author="Ronny Nilsson" w:date="2016-08-26T13:48:00Z">
        <w:r w:rsidRPr="00915D3B" w:rsidDel="008007E1">
          <w:delText>Det finns flera objekt med angivet HSA-Id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;Fel;</w:delText>
        </w:r>
        <w:r w:rsidRPr="00915D3B" w:rsidDel="008007E1">
          <w:delText xml:space="preserve">GetUnit; </w:delText>
        </w:r>
        <w:r w:rsidDel="008007E1">
          <w:delText>6</w:delText>
        </w:r>
        <w:r w:rsidRPr="00915D3B" w:rsidDel="008007E1">
          <w:delText>; Det finns flera objekt med angivet HSA-Id: &lt;värde&gt;”</w:delText>
        </w:r>
      </w:del>
    </w:p>
    <w:p w14:paraId="002DCEF2" w14:textId="1781743A" w:rsidR="00BB38AF" w:rsidRPr="00915D3B" w:rsidDel="008007E1" w:rsidRDefault="00BB38AF" w:rsidP="00BB38AF">
      <w:pPr>
        <w:spacing w:after="120"/>
        <w:rPr>
          <w:del w:id="1191" w:author="Ronny Nilsson" w:date="2016-08-26T13:48:00Z"/>
        </w:rPr>
      </w:pPr>
      <w:del w:id="1192" w:author="Ronny Nilsson" w:date="2016-08-26T13:48:00Z">
        <w:r w:rsidRPr="00915D3B" w:rsidDel="008007E1">
          <w:delText>Varnande fel för vilka fullständigt svar ändå ska returneras, men där en eller flera uppgifter pekas ut som felaktiga:</w:delText>
        </w:r>
      </w:del>
    </w:p>
    <w:p w14:paraId="7868D10F" w14:textId="72265106" w:rsidR="00BB38AF" w:rsidRPr="00915D3B" w:rsidDel="008007E1" w:rsidRDefault="00BB38AF" w:rsidP="00BB38AF">
      <w:pPr>
        <w:pStyle w:val="ListParagraph"/>
        <w:numPr>
          <w:ilvl w:val="0"/>
          <w:numId w:val="28"/>
        </w:numPr>
        <w:spacing w:after="120" w:line="240" w:lineRule="auto"/>
        <w:contextualSpacing w:val="0"/>
        <w:rPr>
          <w:del w:id="1193" w:author="Ronny Nilsson" w:date="2016-08-26T13:48:00Z"/>
        </w:rPr>
      </w:pPr>
      <w:del w:id="1194" w:author="Ronny Nilsson" w:date="2016-08-26T13:48:00Z">
        <w:r w:rsidRPr="00915D3B" w:rsidDel="008007E1">
          <w:delText>Enhetens verksamhetskod följer inte gällande värdemängd.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10; Enhetens verksamhetskod följer inte gällande värdemängd [koden finns inte i värdemängden: &lt;värde&gt;][klartexten finns inte i värdemängden: &lt;värde&gt;][kod &lt;värde&gt; och klartext &lt;värde&gt; överensstämmer inte]. Gäller enheten &lt;path&gt;”</w:delText>
        </w:r>
      </w:del>
    </w:p>
    <w:p w14:paraId="682920AA" w14:textId="47FBC29A" w:rsidR="00BB38AF" w:rsidRPr="00915D3B" w:rsidDel="008007E1" w:rsidRDefault="00BB38AF" w:rsidP="00BB38AF">
      <w:pPr>
        <w:pStyle w:val="ListParagraph"/>
        <w:numPr>
          <w:ilvl w:val="0"/>
          <w:numId w:val="28"/>
        </w:numPr>
        <w:spacing w:after="120" w:line="240" w:lineRule="auto"/>
        <w:contextualSpacing w:val="0"/>
        <w:rPr>
          <w:del w:id="1195" w:author="Ronny Nilsson" w:date="2016-08-26T13:48:00Z"/>
        </w:rPr>
      </w:pPr>
      <w:del w:id="1196" w:author="Ronny Nilsson" w:date="2016-08-26T13:48:00Z">
        <w:r w:rsidRPr="00915D3B" w:rsidDel="008007E1">
          <w:delText>Enhetens värde för enhetstyp följer inte gällande värdemängd.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11; Enhetens värde för enhetstyp följer inte gällande värdemängd: &lt;värde&gt;. Gäller enheten &lt;path&gt;”</w:delText>
        </w:r>
      </w:del>
    </w:p>
    <w:p w14:paraId="0CD6F759" w14:textId="02CEAFC0" w:rsidR="00BB38AF" w:rsidRPr="00915D3B" w:rsidDel="008007E1" w:rsidRDefault="00BB38AF" w:rsidP="00BB38AF">
      <w:pPr>
        <w:pStyle w:val="ListParagraph"/>
        <w:numPr>
          <w:ilvl w:val="0"/>
          <w:numId w:val="28"/>
        </w:numPr>
        <w:spacing w:after="120" w:line="240" w:lineRule="auto"/>
        <w:contextualSpacing w:val="0"/>
        <w:rPr>
          <w:del w:id="1197" w:author="Ronny Nilsson" w:date="2016-08-26T13:48:00Z"/>
        </w:rPr>
      </w:pPr>
      <w:del w:id="1198" w:author="Ronny Nilsson" w:date="2016-08-26T13:48:00Z">
        <w:r w:rsidRPr="00915D3B" w:rsidDel="008007E1">
          <w:delText>Enhetens värde för vårdform följer inte gällande värdemängd.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12; Enhetens värde för vårdform följer inte gällande värdemängd: &lt;värde&gt;. Gäller enheten &lt;path&gt;”</w:delText>
        </w:r>
      </w:del>
    </w:p>
    <w:p w14:paraId="2DDBBFCA" w14:textId="08344E77" w:rsidR="00BB38AF" w:rsidRPr="00915D3B" w:rsidDel="008007E1" w:rsidRDefault="00BB38AF" w:rsidP="00BB38AF">
      <w:pPr>
        <w:pStyle w:val="ListParagraph"/>
        <w:numPr>
          <w:ilvl w:val="0"/>
          <w:numId w:val="28"/>
        </w:numPr>
        <w:spacing w:after="120" w:line="240" w:lineRule="auto"/>
        <w:contextualSpacing w:val="0"/>
        <w:rPr>
          <w:del w:id="1199" w:author="Ronny Nilsson" w:date="2016-08-26T13:48:00Z"/>
        </w:rPr>
      </w:pPr>
      <w:del w:id="1200" w:author="Ronny Nilsson" w:date="2016-08-26T13:48:00Z">
        <w:r w:rsidRPr="00915D3B" w:rsidDel="008007E1">
          <w:delText>Enhetens värde för län följer inte gällande värdemängd.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13; Enhetens värde för län följer inte gällande värdemängd [koden finns inte i värdemängden: &lt;värde&gt;][klartexten finns inte i värdemängden: &lt;värde&gt;][kod &lt;värde&gt; och klartext &lt;värde&gt; överensstämmer inte]. Gäller enheten &lt;path&gt;”</w:delText>
        </w:r>
      </w:del>
    </w:p>
    <w:p w14:paraId="62597389" w14:textId="5FA58F27" w:rsidR="00BB38AF" w:rsidRPr="00915D3B" w:rsidDel="008007E1" w:rsidRDefault="00BB38AF" w:rsidP="00BB38AF">
      <w:pPr>
        <w:pStyle w:val="ListParagraph"/>
        <w:numPr>
          <w:ilvl w:val="0"/>
          <w:numId w:val="28"/>
        </w:numPr>
        <w:spacing w:after="120" w:line="240" w:lineRule="auto"/>
        <w:contextualSpacing w:val="0"/>
        <w:rPr>
          <w:del w:id="1201" w:author="Ronny Nilsson" w:date="2016-08-26T13:48:00Z"/>
        </w:rPr>
      </w:pPr>
      <w:del w:id="1202" w:author="Ronny Nilsson" w:date="2016-08-26T13:48:00Z">
        <w:r w:rsidRPr="00915D3B" w:rsidDel="008007E1">
          <w:delText>Enhetens värde för kommun följer inte gällande värdemängd.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14; Enhetens värde för län följer inte gällande värdemängd [koden finns inte i värdemängden: &lt;värde&gt;][klartexten finns inte i värdemängden: &lt;värde&gt;][kod &lt;värde&gt; och klartext &lt;värde&gt; överensstämmer inte][kommunen: kod: &lt;värde&gt; namn: &lt;värde&gt; finns ej i värdemängden för angivet län: &lt;värde&gt;]. Gäller enheten &lt;path&gt;”</w:delText>
        </w:r>
      </w:del>
    </w:p>
    <w:p w14:paraId="1CB22FBB" w14:textId="386240B6" w:rsidR="00BB38AF" w:rsidRPr="00915D3B" w:rsidDel="008007E1" w:rsidRDefault="00BB38AF" w:rsidP="00BB38AF">
      <w:pPr>
        <w:pStyle w:val="ListParagraph"/>
        <w:numPr>
          <w:ilvl w:val="0"/>
          <w:numId w:val="28"/>
        </w:numPr>
        <w:spacing w:after="120" w:line="240" w:lineRule="auto"/>
        <w:contextualSpacing w:val="0"/>
        <w:rPr>
          <w:del w:id="1203" w:author="Ronny Nilsson" w:date="2016-08-26T13:48:00Z"/>
        </w:rPr>
      </w:pPr>
      <w:del w:id="1204" w:author="Ronny Nilsson" w:date="2016-08-26T13:48:00Z">
        <w:r w:rsidRPr="00915D3B" w:rsidDel="008007E1">
          <w:delText>Enhetens mailadress till innehållsansvarig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15; Enhetens mailadress till innehållsansvarig följer inte gällande syntax: &lt;värde&gt;. Gäller enheten &lt;path&gt;”</w:delText>
        </w:r>
      </w:del>
    </w:p>
    <w:p w14:paraId="7ADDCE0E" w14:textId="171B663C" w:rsidR="00BB38AF" w:rsidRPr="00915D3B" w:rsidDel="008007E1" w:rsidRDefault="00BB38AF" w:rsidP="00BB38AF">
      <w:pPr>
        <w:pStyle w:val="ListParagraph"/>
        <w:numPr>
          <w:ilvl w:val="0"/>
          <w:numId w:val="28"/>
        </w:numPr>
        <w:spacing w:after="120" w:line="240" w:lineRule="auto"/>
        <w:contextualSpacing w:val="0"/>
        <w:rPr>
          <w:del w:id="1205" w:author="Ronny Nilsson" w:date="2016-08-26T13:48:00Z"/>
        </w:rPr>
      </w:pPr>
      <w:del w:id="1206" w:author="Ronny Nilsson" w:date="2016-08-26T13:48:00Z">
        <w:r w:rsidRPr="00915D3B" w:rsidDel="008007E1">
          <w:delText>Enhetens värde för alternativt namn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16; Enhetens värde för alternativt namn följer inte gällande syntax: &lt;värde&gt;. Gäller enheten &lt;path&gt;”</w:delText>
        </w:r>
      </w:del>
    </w:p>
    <w:p w14:paraId="2A36E6F9" w14:textId="042C0A19" w:rsidR="00BB38AF" w:rsidRPr="00915D3B" w:rsidDel="008007E1" w:rsidRDefault="00BB38AF" w:rsidP="00BB38AF">
      <w:pPr>
        <w:pStyle w:val="ListParagraph"/>
        <w:numPr>
          <w:ilvl w:val="0"/>
          <w:numId w:val="28"/>
        </w:numPr>
        <w:spacing w:after="120" w:line="240" w:lineRule="auto"/>
        <w:contextualSpacing w:val="0"/>
        <w:rPr>
          <w:del w:id="1207" w:author="Ronny Nilsson" w:date="2016-08-26T13:48:00Z"/>
        </w:rPr>
      </w:pPr>
      <w:del w:id="1208" w:author="Ronny Nilsson" w:date="2016-08-26T13:48:00Z">
        <w:r w:rsidRPr="00915D3B" w:rsidDel="008007E1">
          <w:delText>Enhetens öppettid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17; Enhetens öppettid följer inte gällande syntax [från-dag saknas][från-dag har felaktig syntax: &lt;värde&gt;][till-dag saknas][till-dag har felaktig syntax: &lt;värde&gt;][från-tid saknas][från-tid har felaktig syntax: &lt;värde&gt;][till-tid saknas][till-tid har felaktig syntax: &lt;värde&gt;]. Gäller enheten &lt;path&gt;”</w:delText>
        </w:r>
      </w:del>
    </w:p>
    <w:p w14:paraId="1747A9EA" w14:textId="6025E4FF" w:rsidR="00BB38AF" w:rsidRPr="00915D3B" w:rsidDel="008007E1" w:rsidRDefault="00BB38AF" w:rsidP="00BB38AF">
      <w:pPr>
        <w:pStyle w:val="ListParagraph"/>
        <w:numPr>
          <w:ilvl w:val="0"/>
          <w:numId w:val="28"/>
        </w:numPr>
        <w:spacing w:after="120" w:line="240" w:lineRule="auto"/>
        <w:contextualSpacing w:val="0"/>
        <w:rPr>
          <w:del w:id="1209" w:author="Ronny Nilsson" w:date="2016-08-26T13:48:00Z"/>
        </w:rPr>
      </w:pPr>
      <w:del w:id="1210" w:author="Ronny Nilsson" w:date="2016-08-26T13:48:00Z">
        <w:r w:rsidRPr="00915D3B" w:rsidDel="008007E1">
          <w:delText>Enhetens drop-in tid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 Varning GetUnit; 18; Enhetens drop-in tid följer inte gällande syntax [från-dag saknas][från-dag har felaktig syntax: &lt;värde&gt;][till-dag saknas][till-dag har felaktig syntax: &lt;värde&gt;][från-tid saknas][från-tid har felaktig syntax: &lt;värde&gt;][till-tid saknas][till-tid har felaktig syntax: &lt;värde&gt;]. Gäller enheten &lt;path&gt;”</w:delText>
        </w:r>
      </w:del>
    </w:p>
    <w:p w14:paraId="334E261D" w14:textId="248028A9" w:rsidR="00BB38AF" w:rsidRPr="00915D3B" w:rsidDel="008007E1" w:rsidRDefault="00BB38AF" w:rsidP="00BB38AF">
      <w:pPr>
        <w:pStyle w:val="ListParagraph"/>
        <w:numPr>
          <w:ilvl w:val="0"/>
          <w:numId w:val="28"/>
        </w:numPr>
        <w:spacing w:after="120" w:line="240" w:lineRule="auto"/>
        <w:contextualSpacing w:val="0"/>
        <w:rPr>
          <w:del w:id="1211" w:author="Ronny Nilsson" w:date="2016-08-26T13:48:00Z"/>
        </w:rPr>
      </w:pPr>
      <w:del w:id="1212" w:author="Ronny Nilsson" w:date="2016-08-26T13:48:00Z">
        <w:r w:rsidRPr="00915D3B" w:rsidDel="008007E1">
          <w:delText>Enhetens telefontid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19; Enhetens telefontid följer inte gällande syntax [från-dag saknas][från-dag har felaktig syntax: &lt;värde&gt;][till-dag saknas][till-dag har felaktig syntax: &lt;värde&gt;][från-tid saknas][från-tid har felaktig syntax: &lt;värde&gt;][till-tid saknas][till-tid har felaktig syntax: &lt;värde&gt;]. Gäller enheten &lt;path&gt;”</w:delText>
        </w:r>
      </w:del>
    </w:p>
    <w:p w14:paraId="5818F18A" w14:textId="5F970AFE" w:rsidR="00BB38AF" w:rsidRPr="00915D3B" w:rsidDel="008007E1" w:rsidRDefault="00BB38AF" w:rsidP="00BB38AF">
      <w:pPr>
        <w:pStyle w:val="ListParagraph"/>
        <w:numPr>
          <w:ilvl w:val="0"/>
          <w:numId w:val="28"/>
        </w:numPr>
        <w:spacing w:after="120" w:line="240" w:lineRule="auto"/>
        <w:contextualSpacing w:val="0"/>
        <w:rPr>
          <w:del w:id="1213" w:author="Ronny Nilsson" w:date="2016-08-26T13:48:00Z"/>
        </w:rPr>
      </w:pPr>
      <w:del w:id="1214" w:author="Ronny Nilsson" w:date="2016-08-26T13:48:00Z">
        <w:r w:rsidRPr="00915D3B" w:rsidDel="008007E1">
          <w:delText>Enhetens besökstid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20; Enhetens besökstid följer inte gällande syntax [från-dag saknas][från-dag har felaktig syntax: &lt;värde&gt;][till-dag saknas][till-dag har felaktig syntax: &lt;värde&gt;][från-tid saknas][från-tid har felaktig syntax: &lt;värde&gt;][till-tid saknas][till-tid har felaktig syntax: &lt;värde&gt;]. Gäller enheten &lt;path&gt;”</w:delText>
        </w:r>
      </w:del>
    </w:p>
    <w:p w14:paraId="4FF70E27" w14:textId="010439D4" w:rsidR="00BB38AF" w:rsidRPr="00915D3B" w:rsidDel="008007E1" w:rsidRDefault="00BB38AF" w:rsidP="00BB38AF">
      <w:pPr>
        <w:pStyle w:val="ListParagraph"/>
        <w:numPr>
          <w:ilvl w:val="0"/>
          <w:numId w:val="28"/>
        </w:numPr>
        <w:spacing w:after="120" w:line="240" w:lineRule="auto"/>
        <w:contextualSpacing w:val="0"/>
        <w:rPr>
          <w:del w:id="1215" w:author="Ronny Nilsson" w:date="2016-08-26T13:48:00Z"/>
        </w:rPr>
      </w:pPr>
      <w:del w:id="1216" w:author="Ronny Nilsson" w:date="2016-08-26T13:48:00Z">
        <w:r w:rsidRPr="00915D3B" w:rsidDel="008007E1">
          <w:delText>Enhetens epostadress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30; Enhetens epostadress följer inte gällande syntax: &lt;värde&gt;. Gäller enheten &lt;path&gt;”</w:delText>
        </w:r>
      </w:del>
    </w:p>
    <w:p w14:paraId="53E6D1E6" w14:textId="4BEF8327" w:rsidR="00BB38AF" w:rsidRPr="00915D3B" w:rsidDel="008007E1" w:rsidRDefault="00BB38AF" w:rsidP="00BB38AF">
      <w:pPr>
        <w:pStyle w:val="ListParagraph"/>
        <w:numPr>
          <w:ilvl w:val="0"/>
          <w:numId w:val="28"/>
        </w:numPr>
        <w:spacing w:after="120" w:line="240" w:lineRule="auto"/>
        <w:contextualSpacing w:val="0"/>
        <w:rPr>
          <w:del w:id="1217" w:author="Ronny Nilsson" w:date="2016-08-26T13:48:00Z"/>
        </w:rPr>
      </w:pPr>
      <w:del w:id="1218" w:author="Ronny Nilsson" w:date="2016-08-26T13:48:00Z">
        <w:r w:rsidRPr="00915D3B" w:rsidDel="008007E1">
          <w:delText>Enhetens telefonnummer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31; Enhetens telefonnummer följer inte gällande syntax: &lt;värde&gt;. Gäller enheten &lt;path&gt;”</w:delText>
        </w:r>
      </w:del>
    </w:p>
    <w:p w14:paraId="590F3554" w14:textId="6EB577E1" w:rsidR="00BB38AF" w:rsidRPr="00915D3B" w:rsidDel="008007E1" w:rsidRDefault="00BB38AF" w:rsidP="00BB38AF">
      <w:pPr>
        <w:pStyle w:val="ListParagraph"/>
        <w:numPr>
          <w:ilvl w:val="0"/>
          <w:numId w:val="28"/>
        </w:numPr>
        <w:spacing w:after="120" w:line="240" w:lineRule="auto"/>
        <w:contextualSpacing w:val="0"/>
        <w:rPr>
          <w:del w:id="1219" w:author="Ronny Nilsson" w:date="2016-08-26T13:48:00Z"/>
        </w:rPr>
      </w:pPr>
      <w:del w:id="1220" w:author="Ronny Nilsson" w:date="2016-08-26T13:48:00Z">
        <w:r w:rsidRPr="00915D3B" w:rsidDel="008007E1">
          <w:delText>Enhetens fax-telefonnummer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32; Enhetens fax-telefonnummer följer inte gällande syntax: &lt;värde&gt;. Gäller enheten &lt;path&gt;”</w:delText>
        </w:r>
      </w:del>
    </w:p>
    <w:p w14:paraId="377DAA03" w14:textId="23B0E69F" w:rsidR="00BB38AF" w:rsidRPr="00915D3B" w:rsidDel="008007E1" w:rsidRDefault="00BB38AF" w:rsidP="00BB38AF">
      <w:pPr>
        <w:pStyle w:val="ListParagraph"/>
        <w:numPr>
          <w:ilvl w:val="0"/>
          <w:numId w:val="28"/>
        </w:numPr>
        <w:spacing w:after="120" w:line="240" w:lineRule="auto"/>
        <w:contextualSpacing w:val="0"/>
        <w:rPr>
          <w:del w:id="1221" w:author="Ronny Nilsson" w:date="2016-08-26T13:48:00Z"/>
        </w:rPr>
      </w:pPr>
      <w:del w:id="1222" w:author="Ronny Nilsson" w:date="2016-08-26T13:48:00Z">
        <w:r w:rsidRPr="00915D3B" w:rsidDel="008007E1">
          <w:delText>Enhetens växeltelefonnummer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33; Enhetens växeltelefonnummer följer inte gällande syntax: &lt;värde&gt;. Gäller enheten &lt;path&gt;”</w:delText>
        </w:r>
      </w:del>
    </w:p>
    <w:p w14:paraId="6AF00E67" w14:textId="5A945E0D" w:rsidR="00BB38AF" w:rsidRPr="00915D3B" w:rsidDel="008007E1" w:rsidRDefault="00BB38AF" w:rsidP="00BB38AF">
      <w:pPr>
        <w:pStyle w:val="ListParagraph"/>
        <w:numPr>
          <w:ilvl w:val="0"/>
          <w:numId w:val="28"/>
        </w:numPr>
        <w:spacing w:after="120" w:line="240" w:lineRule="auto"/>
        <w:contextualSpacing w:val="0"/>
        <w:rPr>
          <w:del w:id="1223" w:author="Ronny Nilsson" w:date="2016-08-26T13:48:00Z"/>
        </w:rPr>
      </w:pPr>
      <w:del w:id="1224" w:author="Ronny Nilsson" w:date="2016-08-26T13:48:00Z">
        <w:r w:rsidRPr="00915D3B" w:rsidDel="008007E1">
          <w:delText>Enhetens texttelefonnummer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34; Enhetens texttelefonnummer följer inte gällande syntax: &lt;värde&gt;. Gäller enheten &lt;path&gt;”</w:delText>
        </w:r>
      </w:del>
    </w:p>
    <w:p w14:paraId="1665730A" w14:textId="04BC21C5" w:rsidR="00BB38AF" w:rsidRPr="00915D3B" w:rsidDel="008007E1" w:rsidRDefault="00BB38AF" w:rsidP="00BB38AF">
      <w:pPr>
        <w:pStyle w:val="ListParagraph"/>
        <w:numPr>
          <w:ilvl w:val="0"/>
          <w:numId w:val="28"/>
        </w:numPr>
        <w:spacing w:after="120" w:line="240" w:lineRule="auto"/>
        <w:contextualSpacing w:val="0"/>
        <w:rPr>
          <w:del w:id="1225" w:author="Ronny Nilsson" w:date="2016-08-26T13:48:00Z"/>
        </w:rPr>
      </w:pPr>
      <w:del w:id="1226" w:author="Ronny Nilsson" w:date="2016-08-26T13:48:00Z">
        <w:r w:rsidRPr="00915D3B" w:rsidDel="008007E1">
          <w:delText>Enhetens geografiska RT90-koordinater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35; Enhetens geografiska RT90-koordinater följer inte gällande syntax: [X-koordinat saknas][Y-koordinat saknas][X-koordinat har felaktig syntax: &lt;värde&gt;][Y-koordinat har felaktig syntax: &lt;värde&lt;][Felaktig avgränsare: &lt;värde&gt;]. Gäller enheten &lt;path&gt;”</w:delText>
        </w:r>
      </w:del>
    </w:p>
    <w:p w14:paraId="4CFB1695" w14:textId="1C2A8255" w:rsidR="00BB38AF" w:rsidRPr="00915D3B" w:rsidDel="008007E1" w:rsidRDefault="00BB38AF" w:rsidP="00BB38AF">
      <w:pPr>
        <w:pStyle w:val="ListParagraph"/>
        <w:numPr>
          <w:ilvl w:val="0"/>
          <w:numId w:val="28"/>
        </w:numPr>
        <w:spacing w:after="120" w:line="240" w:lineRule="auto"/>
        <w:contextualSpacing w:val="0"/>
        <w:rPr>
          <w:del w:id="1227" w:author="Ronny Nilsson" w:date="2016-08-26T13:48:00Z"/>
        </w:rPr>
      </w:pPr>
      <w:del w:id="1228" w:author="Ronny Nilsson" w:date="2016-08-26T13:48:00Z">
        <w:r w:rsidRPr="00915D3B" w:rsidDel="008007E1">
          <w:delText>Enhetens geografiska SWEREF99-koordinater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36; Enhetens geografiska SWEREF99-koordinater följer inte gällande syntax: [N-koordinat saknas][E-koordinat saknas][N-koordinat har felaktig syntax: &lt;värde&gt;][E-koordinat har felaktig syntax: &lt;värde&gt;][Felaktig avgränsare: &lt;värde&gt;]. Gäller enheten &lt;path&gt;”</w:delText>
        </w:r>
      </w:del>
    </w:p>
    <w:p w14:paraId="579E24B3" w14:textId="304BA73F" w:rsidR="00BB38AF" w:rsidRPr="00915D3B" w:rsidDel="008007E1" w:rsidRDefault="00BB38AF" w:rsidP="00BB38AF">
      <w:pPr>
        <w:pStyle w:val="ListParagraph"/>
        <w:numPr>
          <w:ilvl w:val="0"/>
          <w:numId w:val="28"/>
        </w:numPr>
        <w:spacing w:after="120" w:line="240" w:lineRule="auto"/>
        <w:contextualSpacing w:val="0"/>
        <w:rPr>
          <w:del w:id="1229" w:author="Ronny Nilsson" w:date="2016-08-26T13:48:00Z"/>
        </w:rPr>
      </w:pPr>
      <w:del w:id="1230" w:author="Ronny Nilsson" w:date="2016-08-26T13:48:00Z">
        <w:r w:rsidRPr="00915D3B" w:rsidDel="008007E1">
          <w:delText>Enhetens värde för ”Visas för” följer inte gällande värdemängd.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37; Enhetens värde för ”Visas för” följer inte gällande värdemängd: &lt;värde&gt;. Gäller enheten &lt;path&gt;”</w:delText>
        </w:r>
      </w:del>
    </w:p>
    <w:p w14:paraId="68F2C74F" w14:textId="43B7422E" w:rsidR="00BB38AF" w:rsidRPr="00915D3B" w:rsidDel="008007E1" w:rsidRDefault="00BB38AF" w:rsidP="00BB38AF">
      <w:pPr>
        <w:pStyle w:val="ListParagraph"/>
        <w:numPr>
          <w:ilvl w:val="0"/>
          <w:numId w:val="28"/>
        </w:numPr>
        <w:spacing w:after="120" w:line="240" w:lineRule="auto"/>
        <w:contextualSpacing w:val="0"/>
        <w:rPr>
          <w:del w:id="1231" w:author="Ronny Nilsson" w:date="2016-08-26T13:48:00Z"/>
        </w:rPr>
      </w:pPr>
      <w:del w:id="1232" w:author="Ronny Nilsson" w:date="2016-08-26T13:48:00Z">
        <w:r w:rsidRPr="00915D3B" w:rsidDel="008007E1">
          <w:delText>Enhetens postadress/besöksadress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38; Enhetens [postadress][fakturaadress][besöksadress] följer inte gällande syntax: &lt;värde&gt;. Gäller enheten &lt;path&gt;”</w:delText>
        </w:r>
      </w:del>
    </w:p>
    <w:p w14:paraId="44D50B33" w14:textId="41E3F586" w:rsidR="00BB38AF" w:rsidRPr="00915D3B" w:rsidDel="008007E1" w:rsidRDefault="00BB38AF" w:rsidP="00BB38AF">
      <w:pPr>
        <w:pStyle w:val="ListParagraph"/>
        <w:numPr>
          <w:ilvl w:val="0"/>
          <w:numId w:val="28"/>
        </w:numPr>
        <w:spacing w:after="120" w:line="240" w:lineRule="auto"/>
        <w:contextualSpacing w:val="0"/>
        <w:rPr>
          <w:del w:id="1233" w:author="Ronny Nilsson" w:date="2016-08-26T13:48:00Z"/>
        </w:rPr>
      </w:pPr>
      <w:del w:id="1234" w:author="Ronny Nilsson" w:date="2016-08-26T13:48:00Z">
        <w:r w:rsidRPr="00915D3B" w:rsidDel="008007E1">
          <w:delText>Enhetens bild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39; Enhetens bild följer inte gällande syntax [ej jpeg-format][överskrider 50 kb]. Gäller enheten &lt;path&gt;”</w:delText>
        </w:r>
      </w:del>
    </w:p>
    <w:p w14:paraId="3C1B73C7" w14:textId="252CB987" w:rsidR="00BB38AF" w:rsidRPr="00915D3B" w:rsidDel="008007E1" w:rsidRDefault="00BB38AF" w:rsidP="00BB38AF">
      <w:pPr>
        <w:pStyle w:val="ListParagraph"/>
        <w:numPr>
          <w:ilvl w:val="0"/>
          <w:numId w:val="28"/>
        </w:numPr>
        <w:spacing w:after="120" w:line="240" w:lineRule="auto"/>
        <w:contextualSpacing w:val="0"/>
        <w:rPr>
          <w:del w:id="1235" w:author="Ronny Nilsson" w:date="2016-08-26T13:48:00Z"/>
        </w:rPr>
      </w:pPr>
      <w:del w:id="1236" w:author="Ronny Nilsson" w:date="2016-08-26T13:48:00Z">
        <w:r w:rsidRPr="00915D3B" w:rsidDel="008007E1">
          <w:delText>Enhetens logotype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40; Enhetens logotype följer inte gällande syntax [ej jpeg-format][överskrider 50 kb]. Gäller enheten &lt;path&gt;”</w:delText>
        </w:r>
      </w:del>
    </w:p>
    <w:p w14:paraId="04356161" w14:textId="6B1F2745" w:rsidR="00BB38AF" w:rsidRPr="00915D3B" w:rsidDel="008007E1" w:rsidRDefault="00BB38AF" w:rsidP="00BB38AF">
      <w:pPr>
        <w:pStyle w:val="ListParagraph"/>
        <w:numPr>
          <w:ilvl w:val="0"/>
          <w:numId w:val="28"/>
        </w:numPr>
        <w:spacing w:after="120" w:line="240" w:lineRule="auto"/>
        <w:contextualSpacing w:val="0"/>
        <w:rPr>
          <w:del w:id="1237" w:author="Ronny Nilsson" w:date="2016-08-26T13:48:00Z"/>
        </w:rPr>
      </w:pPr>
      <w:del w:id="1238" w:author="Ronny Nilsson" w:date="2016-08-26T13:48:00Z">
        <w:r w:rsidRPr="00915D3B" w:rsidDel="008007E1">
          <w:delText>Enhetens webadress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41; Enhetens webadress följer inte gällande syntax: &lt;värde&gt;. Gäller enheten &lt;path&gt;”</w:delText>
        </w:r>
      </w:del>
    </w:p>
    <w:p w14:paraId="0EE56FAD" w14:textId="32DC644A" w:rsidR="00BB38AF" w:rsidRPr="00915D3B" w:rsidDel="008007E1" w:rsidRDefault="00BB38AF" w:rsidP="00BB38AF">
      <w:pPr>
        <w:pStyle w:val="ListParagraph"/>
        <w:numPr>
          <w:ilvl w:val="0"/>
          <w:numId w:val="28"/>
        </w:numPr>
        <w:spacing w:after="120" w:line="240" w:lineRule="auto"/>
        <w:contextualSpacing w:val="0"/>
        <w:rPr>
          <w:del w:id="1239" w:author="Ronny Nilsson" w:date="2016-08-26T13:48:00Z"/>
        </w:rPr>
      </w:pPr>
      <w:del w:id="1240" w:author="Ronny Nilsson" w:date="2016-08-26T13:48:00Z">
        <w:r w:rsidRPr="00915D3B" w:rsidDel="008007E1">
          <w:delText>Enhetens länk till 1177.se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42; Enhetens länk till 1177.se följer inte gällande syntax: &lt;värde&gt;. Gäller enheten &lt;path&gt;”</w:delText>
        </w:r>
      </w:del>
    </w:p>
    <w:p w14:paraId="12FA047C" w14:textId="305E017B" w:rsidR="00BB38AF" w:rsidRPr="00915D3B" w:rsidDel="008007E1" w:rsidRDefault="00BB38AF" w:rsidP="00BB38AF">
      <w:pPr>
        <w:pStyle w:val="ListParagraph"/>
        <w:numPr>
          <w:ilvl w:val="0"/>
          <w:numId w:val="28"/>
        </w:numPr>
        <w:spacing w:after="120" w:line="240" w:lineRule="auto"/>
        <w:contextualSpacing w:val="0"/>
        <w:rPr>
          <w:del w:id="1241" w:author="Ronny Nilsson" w:date="2016-08-26T13:48:00Z"/>
        </w:rPr>
      </w:pPr>
      <w:del w:id="1242" w:author="Ronny Nilsson" w:date="2016-08-26T13:48:00Z">
        <w:r w:rsidRPr="00915D3B" w:rsidDel="008007E1">
          <w:delText>Enhetens värde för ägarform följer inte gällande värdemängd.</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43; Enhetens värde för ägarform följer inte gällande värdemängd: &lt;värde&gt;. Gäller enheten &lt;path&gt;”</w:delText>
        </w:r>
      </w:del>
    </w:p>
    <w:p w14:paraId="1C8ACB36" w14:textId="39AC3CB1" w:rsidR="00BB38AF" w:rsidRPr="00F40430" w:rsidDel="008007E1" w:rsidRDefault="00BB38AF" w:rsidP="00BB38AF">
      <w:pPr>
        <w:pStyle w:val="ListParagraph"/>
        <w:numPr>
          <w:ilvl w:val="0"/>
          <w:numId w:val="28"/>
        </w:numPr>
        <w:spacing w:after="120" w:line="240" w:lineRule="auto"/>
        <w:contextualSpacing w:val="0"/>
        <w:rPr>
          <w:del w:id="1243" w:author="Ronny Nilsson" w:date="2016-08-26T13:48:00Z"/>
        </w:rPr>
      </w:pPr>
      <w:del w:id="1244" w:author="Ronny Nilsson" w:date="2016-08-26T13:48:00Z">
        <w:r w:rsidRPr="00915D3B" w:rsidDel="008007E1">
          <w:delText>Enhetens postnummer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44; Enhetens postnummer följer inte gällande syntax: &lt;värde&gt;. Gäller enheten &lt;path&gt;”</w:delText>
        </w:r>
      </w:del>
    </w:p>
    <w:p w14:paraId="13A29902" w14:textId="39A0CDD8" w:rsidR="00BB38AF" w:rsidRPr="00915D3B" w:rsidDel="008007E1" w:rsidRDefault="00BB38AF" w:rsidP="00BB38AF">
      <w:pPr>
        <w:pStyle w:val="ListParagraph"/>
        <w:numPr>
          <w:ilvl w:val="0"/>
          <w:numId w:val="28"/>
        </w:numPr>
        <w:spacing w:after="120" w:line="240" w:lineRule="auto"/>
        <w:contextualSpacing w:val="0"/>
        <w:rPr>
          <w:del w:id="1245" w:author="Ronny Nilsson" w:date="2016-08-26T13:48:00Z"/>
        </w:rPr>
      </w:pPr>
      <w:del w:id="1246" w:author="Ronny Nilsson" w:date="2016-08-26T13:48:00Z">
        <w:r w:rsidRPr="00915D3B" w:rsidDel="008007E1">
          <w:delText>Enhetens start-datum för tillfällig information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48; Enhetens start-datum för tillfällig information följer inte gällande syntax: &lt;värde&gt;. Gäller enheten &lt;path&gt;”</w:delText>
        </w:r>
      </w:del>
    </w:p>
    <w:p w14:paraId="5FD492A7" w14:textId="16E168D5" w:rsidR="00BB38AF" w:rsidRPr="00915D3B" w:rsidDel="008007E1" w:rsidRDefault="00BB38AF" w:rsidP="00BB38AF">
      <w:pPr>
        <w:pStyle w:val="ListParagraph"/>
        <w:numPr>
          <w:ilvl w:val="0"/>
          <w:numId w:val="28"/>
        </w:numPr>
        <w:spacing w:after="120" w:line="240" w:lineRule="auto"/>
        <w:contextualSpacing w:val="0"/>
        <w:rPr>
          <w:del w:id="1247" w:author="Ronny Nilsson" w:date="2016-08-26T13:48:00Z"/>
        </w:rPr>
      </w:pPr>
      <w:del w:id="1248" w:author="Ronny Nilsson" w:date="2016-08-26T13:48:00Z">
        <w:r w:rsidRPr="00915D3B" w:rsidDel="008007E1">
          <w:delText>Enhetens slut-datum för tillfällig information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49; Enhetens slutdatum för tillfällig information följer inte gällande syntax: &lt;värde&gt;. Gäller enheten &lt;path&gt;”</w:delText>
        </w:r>
      </w:del>
    </w:p>
    <w:p w14:paraId="790B01F5" w14:textId="1E5EC32C" w:rsidR="00BB38AF" w:rsidRPr="00915D3B" w:rsidDel="008007E1" w:rsidRDefault="00BB38AF" w:rsidP="00BB38AF">
      <w:pPr>
        <w:pStyle w:val="ListParagraph"/>
        <w:numPr>
          <w:ilvl w:val="0"/>
          <w:numId w:val="28"/>
        </w:numPr>
        <w:spacing w:after="120" w:line="240" w:lineRule="auto"/>
        <w:contextualSpacing w:val="0"/>
        <w:rPr>
          <w:del w:id="1249" w:author="Ronny Nilsson" w:date="2016-08-26T13:48:00Z"/>
        </w:rPr>
      </w:pPr>
      <w:del w:id="1250" w:author="Ronny Nilsson" w:date="2016-08-26T13:48:00Z">
        <w:r w:rsidRPr="00915D3B" w:rsidDel="008007E1">
          <w:delText>Enhetens åldersintervall för patienter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50; Enhetens åldersintervall för patienter följer inte gällande syntax: [Från-ålder saknas: &lt;värde&gt;][till-ålder saknas: &lt;värde&gt;][från-ålder har felaktig syntax: &lt;värde&gt;][till-ålder har felaktig syntax: &lt;värde&gt;]. Gäller enheten &lt;path&gt;”</w:delText>
        </w:r>
      </w:del>
    </w:p>
    <w:p w14:paraId="3657066C" w14:textId="1FC68E0E" w:rsidR="00BB38AF" w:rsidRPr="00915D3B" w:rsidDel="008007E1" w:rsidRDefault="00BB38AF" w:rsidP="00BB38AF">
      <w:pPr>
        <w:pStyle w:val="ListParagraph"/>
        <w:numPr>
          <w:ilvl w:val="0"/>
          <w:numId w:val="28"/>
        </w:numPr>
        <w:spacing w:after="120" w:line="240" w:lineRule="auto"/>
        <w:contextualSpacing w:val="0"/>
        <w:rPr>
          <w:del w:id="1251" w:author="Ronny Nilsson" w:date="2016-08-26T13:48:00Z"/>
        </w:rPr>
      </w:pPr>
      <w:del w:id="1252" w:author="Ronny Nilsson" w:date="2016-08-26T13:48:00Z">
        <w:r w:rsidRPr="00915D3B" w:rsidDel="008007E1">
          <w:delText>Enhetens start-datum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51; Enhetens start-datum följer inte gällande syntax: &lt;värde&gt;. Gäller enheten &lt;path&gt;”</w:delText>
        </w:r>
      </w:del>
    </w:p>
    <w:p w14:paraId="439E1ECC" w14:textId="2604711D" w:rsidR="00BB38AF" w:rsidDel="008007E1" w:rsidRDefault="00BB38AF" w:rsidP="00BB38AF">
      <w:pPr>
        <w:pStyle w:val="ListParagraph"/>
        <w:numPr>
          <w:ilvl w:val="0"/>
          <w:numId w:val="28"/>
        </w:numPr>
        <w:spacing w:after="120" w:line="240" w:lineRule="auto"/>
        <w:contextualSpacing w:val="0"/>
        <w:rPr>
          <w:del w:id="1253" w:author="Ronny Nilsson" w:date="2016-08-26T13:48:00Z"/>
        </w:rPr>
      </w:pPr>
      <w:del w:id="1254" w:author="Ronny Nilsson" w:date="2016-08-26T13:48:00Z">
        <w:r w:rsidRPr="00915D3B" w:rsidDel="008007E1">
          <w:delText>Enhetens slut-datum följer inte gällande syntax.</w:delText>
        </w:r>
        <w:r w:rsidRPr="00915D3B"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GetUnit; 52; Enhetens slut-datum följer inte gällande syntax: &lt;värde&gt;. Gäller enheten &lt;path&gt;”</w:delText>
        </w:r>
      </w:del>
    </w:p>
    <w:p w14:paraId="24104F7A" w14:textId="14EBF515" w:rsidR="00BB38AF" w:rsidDel="008007E1" w:rsidRDefault="00BB38AF" w:rsidP="00BB38AF">
      <w:pPr>
        <w:pStyle w:val="ListParagraph"/>
        <w:numPr>
          <w:ilvl w:val="0"/>
          <w:numId w:val="28"/>
        </w:numPr>
        <w:spacing w:after="120" w:line="240" w:lineRule="auto"/>
        <w:contextualSpacing w:val="0"/>
        <w:rPr>
          <w:del w:id="1255" w:author="Ronny Nilsson" w:date="2016-08-26T13:48:00Z"/>
        </w:rPr>
      </w:pPr>
      <w:del w:id="1256" w:author="Ronny Nilsson" w:date="2016-08-26T13:48:00Z">
        <w:r w:rsidDel="008007E1">
          <w:delText>Enhetens värde för alternativ namnvisning följer inte gällande syntax.</w:delText>
        </w:r>
        <w:r w:rsidDel="008007E1">
          <w:br/>
        </w:r>
        <w:r w:rsidRPr="00915D3B" w:rsidDel="008007E1">
          <w:rPr>
            <w:rFonts w:ascii="Times New Roman" w:hAnsi="Times New Roman"/>
            <w:szCs w:val="20"/>
          </w:rPr>
          <w:delText>resultText=</w:delText>
        </w:r>
        <w:r w:rsidRPr="00915D3B" w:rsidDel="008007E1">
          <w:delText>”&lt;katalog-id&gt;</w:delText>
        </w:r>
        <w:r w:rsidR="003C03D0" w:rsidDel="008007E1">
          <w:delText>;Varning;</w:delText>
        </w:r>
        <w:r w:rsidRPr="00915D3B" w:rsidDel="008007E1">
          <w:delText xml:space="preserve">GetUnit; </w:delText>
        </w:r>
        <w:r w:rsidDel="008007E1">
          <w:delText>53</w:delText>
        </w:r>
        <w:r w:rsidRPr="00915D3B" w:rsidDel="008007E1">
          <w:delText xml:space="preserve">; Enhetens </w:delText>
        </w:r>
        <w:r w:rsidDel="008007E1">
          <w:delText xml:space="preserve">värde för alternativ namnvisning </w:delText>
        </w:r>
        <w:r w:rsidRPr="00915D3B" w:rsidDel="008007E1">
          <w:delText>följer inte gällande syntax: &lt;värde&gt;. Gäller enheten &lt;path&gt;”</w:delText>
        </w:r>
      </w:del>
    </w:p>
    <w:p w14:paraId="78433A1B" w14:textId="4A7B3C02" w:rsidR="00A10567" w:rsidRPr="00A879A5" w:rsidDel="008007E1" w:rsidRDefault="00A10567" w:rsidP="00A10567">
      <w:pPr>
        <w:pStyle w:val="ListParagraph"/>
        <w:numPr>
          <w:ilvl w:val="0"/>
          <w:numId w:val="28"/>
        </w:numPr>
        <w:spacing w:after="120" w:line="240" w:lineRule="auto"/>
        <w:contextualSpacing w:val="0"/>
        <w:rPr>
          <w:del w:id="1257" w:author="Ronny Nilsson" w:date="2016-08-26T13:48:00Z"/>
        </w:rPr>
      </w:pPr>
      <w:del w:id="1258" w:author="Ronny Nilsson" w:date="2016-08-26T13:48:00Z">
        <w:r w:rsidDel="008007E1">
          <w:delText>Felaktig multiplicitet för attribut. Attribut kan endast ha ett värde.</w:delText>
        </w:r>
        <w:r w:rsidDel="008007E1">
          <w:br/>
        </w:r>
        <w:r w:rsidRPr="007F1ECD" w:rsidDel="008007E1">
          <w:rPr>
            <w:rFonts w:ascii="Times New Roman" w:hAnsi="Times New Roman"/>
            <w:szCs w:val="20"/>
          </w:rPr>
          <w:delText>resultText=</w:delText>
        </w:r>
        <w:r w:rsidRPr="007F1ECD" w:rsidDel="008007E1">
          <w:delText>”&lt;katalog-id&gt;</w:delText>
        </w:r>
        <w:r w:rsidR="003C03D0" w:rsidDel="008007E1">
          <w:delText>;Varning;</w:delText>
        </w:r>
        <w:r w:rsidR="0006676A" w:rsidDel="008007E1">
          <w:delText>GetUnit</w:delText>
        </w:r>
        <w:r w:rsidDel="008007E1">
          <w:delText>; 60</w:delText>
        </w:r>
        <w:r w:rsidRPr="007F1ECD" w:rsidDel="008007E1">
          <w:delText xml:space="preserve">; </w:delText>
        </w:r>
        <w:r w:rsidDel="008007E1">
          <w:delText>Attributet kan endast ha ett värde. Gäller attribut: &lt;värde&gt;. Gäller objekt: &lt;path&gt;”</w:delText>
        </w:r>
      </w:del>
    </w:p>
    <w:p w14:paraId="73F2AB1F" w14:textId="77777777" w:rsidR="00A10567" w:rsidRDefault="00A10567" w:rsidP="00B520CD">
      <w:pPr>
        <w:pStyle w:val="ListParagraph"/>
        <w:spacing w:after="120" w:line="240" w:lineRule="auto"/>
        <w:ind w:firstLine="0"/>
        <w:contextualSpacing w:val="0"/>
      </w:pPr>
    </w:p>
    <w:p w14:paraId="20C5CD38" w14:textId="77777777" w:rsidR="00BB38AF" w:rsidRPr="00915D3B" w:rsidRDefault="00BB38AF" w:rsidP="00BB38A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259" w:name="_Toc467578363"/>
      <w:r w:rsidRPr="00915D3B">
        <w:t>Annan information om kontraktet</w:t>
      </w:r>
      <w:bookmarkEnd w:id="1259"/>
    </w:p>
    <w:p w14:paraId="4CF756A8" w14:textId="09A70DA7" w:rsidR="00BB38AF" w:rsidRPr="00915D3B" w:rsidRDefault="00BB38AF" w:rsidP="00BB38AF">
      <w:pPr>
        <w:rPr>
          <w:lang w:eastAsia="sv-SE"/>
        </w:rPr>
      </w:pPr>
      <w:r w:rsidRPr="00915D3B">
        <w:t>-</w:t>
      </w:r>
    </w:p>
    <w:p w14:paraId="7DC0D72D" w14:textId="32CD0D73" w:rsidR="00DD53DF" w:rsidRPr="00804A57" w:rsidRDefault="00DD53DF" w:rsidP="00561224">
      <w:pPr>
        <w:pStyle w:val="Heading2"/>
        <w:keepNext w:val="0"/>
        <w:keepLines w:val="0"/>
        <w:pageBreakBefore/>
        <w:tabs>
          <w:tab w:val="left" w:pos="567"/>
          <w:tab w:val="left" w:pos="2608"/>
          <w:tab w:val="left" w:pos="3912"/>
          <w:tab w:val="left" w:pos="5216"/>
          <w:tab w:val="left" w:pos="6520"/>
          <w:tab w:val="left" w:pos="7824"/>
          <w:tab w:val="left" w:pos="9128"/>
        </w:tabs>
        <w:spacing w:before="360" w:after="120" w:line="240" w:lineRule="auto"/>
        <w:ind w:left="578" w:hanging="578"/>
      </w:pPr>
      <w:bookmarkStart w:id="1260" w:name="_Ref412210041"/>
      <w:bookmarkStart w:id="1261" w:name="_Toc467578364"/>
      <w:r w:rsidRPr="00804A57">
        <w:lastRenderedPageBreak/>
        <w:t>GetHealthCareUnit</w:t>
      </w:r>
      <w:r>
        <w:t>IncludingManager</w:t>
      </w:r>
      <w:bookmarkEnd w:id="1260"/>
      <w:bookmarkEnd w:id="1261"/>
    </w:p>
    <w:p w14:paraId="6A0BE16A" w14:textId="7FAA38AC" w:rsidR="00DD53DF" w:rsidRPr="00915D3B" w:rsidRDefault="00DD53DF" w:rsidP="00DD53DF">
      <w:r w:rsidRPr="00915D3B">
        <w:t>Metoden söker ut vilken vårdenhet den angivna enheten</w:t>
      </w:r>
      <w:r w:rsidR="00421904">
        <w:t xml:space="preserve"> eller funktionen</w:t>
      </w:r>
      <w:r w:rsidRPr="00915D3B">
        <w:t xml:space="preserve"> är kopplad till. Kan användas av tjänstekonsumenten för att koppla ihop en enhet</w:t>
      </w:r>
      <w:r w:rsidR="00421904">
        <w:t xml:space="preserve"> eller funktion</w:t>
      </w:r>
      <w:r w:rsidRPr="00915D3B">
        <w:t xml:space="preserve"> i ett vårdsystem med vårdenhet i enlighet med PDL. Notera särskilt att alla enheter inte är kopplade till en vårdenhet</w:t>
      </w:r>
      <w:r>
        <w:t>. Om enheten i sig själv är utpekad som vårdenhet markeras detta med en flagga i svaret.</w:t>
      </w:r>
      <w:r w:rsidR="00562621">
        <w:t xml:space="preserve"> Metoden är identisk med GetHealthCareUnit men innehåller även </w:t>
      </w:r>
      <w:r w:rsidR="005D0EBB">
        <w:t>attribut för utpekad verksamhetschef i söksvaret.</w:t>
      </w:r>
    </w:p>
    <w:p w14:paraId="64D39A50" w14:textId="77777777" w:rsidR="00DD53DF" w:rsidRPr="00915D3B" w:rsidRDefault="00DD53DF" w:rsidP="00DD53D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262" w:name="_Toc467578365"/>
      <w:r w:rsidRPr="00915D3B">
        <w:t>Version</w:t>
      </w:r>
      <w:bookmarkEnd w:id="1262"/>
    </w:p>
    <w:p w14:paraId="24D3E41A" w14:textId="6CFFC948" w:rsidR="00DD53DF" w:rsidRPr="00915D3B" w:rsidRDefault="00DD53DF" w:rsidP="00DD53DF">
      <w:r w:rsidRPr="00915D3B">
        <w:t xml:space="preserve">Version på detta kontrakt är </w:t>
      </w:r>
      <w:del w:id="1263" w:author="Littorin Henrika" w:date="2016-08-24T11:35:00Z">
        <w:r w:rsidR="00AF0AA7" w:rsidDel="001A5E95">
          <w:delText>1.</w:delText>
        </w:r>
        <w:r w:rsidR="00F37237" w:rsidDel="001A5E95">
          <w:delText>3</w:delText>
        </w:r>
      </w:del>
      <w:ins w:id="1264" w:author="Littorin Henrika" w:date="2016-08-24T11:35:00Z">
        <w:r w:rsidR="001A5E95">
          <w:t>2.0</w:t>
        </w:r>
      </w:ins>
      <w:r w:rsidRPr="00915D3B">
        <w:t>.</w:t>
      </w:r>
    </w:p>
    <w:p w14:paraId="6FE288A4" w14:textId="77777777" w:rsidR="00DD53DF" w:rsidRPr="00915D3B" w:rsidRDefault="00DD53DF" w:rsidP="00DD53DF">
      <w:pPr>
        <w:pStyle w:val="Heading3"/>
        <w:keepLines w:val="0"/>
        <w:tabs>
          <w:tab w:val="left" w:pos="0"/>
          <w:tab w:val="left" w:pos="567"/>
          <w:tab w:val="left" w:pos="1304"/>
          <w:tab w:val="left" w:pos="2608"/>
          <w:tab w:val="left" w:pos="3912"/>
          <w:tab w:val="left" w:pos="5216"/>
          <w:tab w:val="left" w:pos="6520"/>
          <w:tab w:val="left" w:pos="7824"/>
          <w:tab w:val="left" w:pos="9128"/>
        </w:tabs>
        <w:spacing w:before="240" w:after="60" w:line="240" w:lineRule="auto"/>
        <w:ind w:left="0" w:firstLine="0"/>
      </w:pPr>
      <w:bookmarkStart w:id="1265" w:name="_Toc467578366"/>
      <w:r w:rsidRPr="00915D3B">
        <w:t>Fältregler</w:t>
      </w:r>
      <w:bookmarkEnd w:id="1265"/>
    </w:p>
    <w:p w14:paraId="60A0FB8E" w14:textId="77777777" w:rsidR="00DD53DF" w:rsidRPr="00915D3B" w:rsidRDefault="00DD53DF" w:rsidP="00DD53DF">
      <w:r w:rsidRPr="00915D3B">
        <w:t>Nedanstående tabell beskriver varje element i begäran och svar. Har namnet en * finns ytterligare regler för detta element och beskrivs mer i detalj i stycket Regler. Attributen som levereras beskrivs mer ingående i nedan inklippta Exceldokument, med avseende på t.ex. fältlängder och krav på innehållet</w:t>
      </w:r>
      <w:r w:rsidRPr="00915D3B">
        <w:rPr>
          <w:rStyle w:val="FootnoteReference"/>
        </w:rPr>
        <w:footnoteReference w:id="5"/>
      </w:r>
      <w:r w:rsidRPr="00915D3B">
        <w:t xml:space="preserve">. </w:t>
      </w:r>
    </w:p>
    <w:p w14:paraId="1ADF59B8" w14:textId="6EC41BD9" w:rsidR="00DD53DF" w:rsidRDefault="00D94855" w:rsidP="00DD53DF">
      <w:pPr>
        <w:rPr>
          <w:ins w:id="1266" w:author="Robert Lundmark" w:date="2016-11-08T14:33:00Z"/>
        </w:rPr>
      </w:pPr>
      <w:del w:id="1267" w:author="Ronny Nilsson" w:date="2016-09-09T10:38:00Z">
        <w:r w:rsidDel="00E35A43">
          <w:object w:dxaOrig="1531" w:dyaOrig="990" w14:anchorId="19164C23">
            <v:shape id="_x0000_i1034" type="#_x0000_t75" style="width:76.2pt;height:49.8pt" o:ole="">
              <v:imagedata r:id="rId12" o:title=""/>
            </v:shape>
            <o:OLEObject Type="Embed" ProgID="Excel.Sheet.8" ShapeID="_x0000_i1034" DrawAspect="Icon" ObjectID="_1541320188" r:id="rId22"/>
          </w:object>
        </w:r>
      </w:del>
    </w:p>
    <w:bookmarkStart w:id="1268" w:name="_MON_1540207381"/>
    <w:bookmarkEnd w:id="1268"/>
    <w:p w14:paraId="09F0C626" w14:textId="04570E3C" w:rsidR="006C412B" w:rsidRDefault="00084033" w:rsidP="00DD53DF">
      <w:ins w:id="1269" w:author="Robert Lundmark" w:date="2016-11-08T14:33:00Z">
        <w:r>
          <w:object w:dxaOrig="1360" w:dyaOrig="880" w14:anchorId="31A43A23">
            <v:shape id="_x0000_i1035" type="#_x0000_t75" style="width:68.4pt;height:44.4pt" o:ole="">
              <v:imagedata r:id="rId14" o:title=""/>
            </v:shape>
            <o:OLEObject Type="Embed" ProgID="Excel.Sheet.8" ShapeID="_x0000_i1035" DrawAspect="Icon" ObjectID="_1541320189" r:id="rId23"/>
          </w:object>
        </w:r>
      </w:ins>
    </w:p>
    <w:p w14:paraId="03810E5D" w14:textId="77777777" w:rsidR="00291EE3" w:rsidRPr="00915D3B" w:rsidRDefault="00291EE3" w:rsidP="00DD53DF"/>
    <w:tbl>
      <w:tblPr>
        <w:tblStyle w:val="TableGrid"/>
        <w:tblW w:w="9606" w:type="dxa"/>
        <w:tblLayout w:type="fixed"/>
        <w:tblLook w:val="04A0" w:firstRow="1" w:lastRow="0" w:firstColumn="1" w:lastColumn="0" w:noHBand="0" w:noVBand="1"/>
      </w:tblPr>
      <w:tblGrid>
        <w:gridCol w:w="3369"/>
        <w:gridCol w:w="1134"/>
        <w:gridCol w:w="3685"/>
        <w:gridCol w:w="1418"/>
      </w:tblGrid>
      <w:tr w:rsidR="00DD53DF" w:rsidRPr="00915D3B" w14:paraId="25C7DE51" w14:textId="77777777" w:rsidTr="004872ED">
        <w:trPr>
          <w:cantSplit/>
          <w:trHeight w:val="384"/>
        </w:trPr>
        <w:tc>
          <w:tcPr>
            <w:tcW w:w="3369" w:type="dxa"/>
            <w:shd w:val="clear" w:color="auto" w:fill="D9D9D9" w:themeFill="background1" w:themeFillShade="D9"/>
            <w:vAlign w:val="bottom"/>
          </w:tcPr>
          <w:p w14:paraId="0581A73D" w14:textId="77777777" w:rsidR="00DD53DF" w:rsidRPr="00915D3B" w:rsidRDefault="00DD53DF" w:rsidP="00291EE3">
            <w:pPr>
              <w:rPr>
                <w:b/>
              </w:rPr>
            </w:pPr>
            <w:r w:rsidRPr="00915D3B">
              <w:rPr>
                <w:b/>
              </w:rPr>
              <w:t>Namn</w:t>
            </w:r>
          </w:p>
        </w:tc>
        <w:tc>
          <w:tcPr>
            <w:tcW w:w="1134" w:type="dxa"/>
            <w:shd w:val="clear" w:color="auto" w:fill="D9D9D9" w:themeFill="background1" w:themeFillShade="D9"/>
            <w:vAlign w:val="bottom"/>
          </w:tcPr>
          <w:p w14:paraId="59F975E6" w14:textId="77777777" w:rsidR="00DD53DF" w:rsidRPr="00915D3B" w:rsidRDefault="00DD53DF" w:rsidP="00291EE3">
            <w:pPr>
              <w:rPr>
                <w:b/>
              </w:rPr>
            </w:pPr>
            <w:r w:rsidRPr="00915D3B">
              <w:rPr>
                <w:b/>
              </w:rPr>
              <w:t>Typ</w:t>
            </w:r>
          </w:p>
        </w:tc>
        <w:tc>
          <w:tcPr>
            <w:tcW w:w="3685" w:type="dxa"/>
            <w:shd w:val="clear" w:color="auto" w:fill="D9D9D9" w:themeFill="background1" w:themeFillShade="D9"/>
            <w:vAlign w:val="bottom"/>
          </w:tcPr>
          <w:p w14:paraId="522CCEDF" w14:textId="77777777" w:rsidR="00DD53DF" w:rsidRPr="00915D3B" w:rsidRDefault="00DD53DF" w:rsidP="00291EE3">
            <w:pPr>
              <w:rPr>
                <w:b/>
              </w:rPr>
            </w:pPr>
            <w:r w:rsidRPr="00915D3B">
              <w:rPr>
                <w:b/>
              </w:rPr>
              <w:t>Beskrivning</w:t>
            </w:r>
          </w:p>
        </w:tc>
        <w:tc>
          <w:tcPr>
            <w:tcW w:w="1418" w:type="dxa"/>
            <w:shd w:val="clear" w:color="auto" w:fill="D9D9D9" w:themeFill="background1" w:themeFillShade="D9"/>
            <w:vAlign w:val="bottom"/>
          </w:tcPr>
          <w:p w14:paraId="1C092472" w14:textId="77777777" w:rsidR="00DD53DF" w:rsidRPr="00915D3B" w:rsidRDefault="00DD53DF" w:rsidP="00291EE3">
            <w:pPr>
              <w:rPr>
                <w:b/>
              </w:rPr>
            </w:pPr>
            <w:r w:rsidRPr="00915D3B">
              <w:rPr>
                <w:b/>
              </w:rPr>
              <w:t>Kardinalitet</w:t>
            </w:r>
          </w:p>
        </w:tc>
      </w:tr>
      <w:tr w:rsidR="00DD53DF" w:rsidRPr="00915D3B" w14:paraId="042CBB2E" w14:textId="77777777" w:rsidTr="004872ED">
        <w:trPr>
          <w:cantSplit/>
        </w:trPr>
        <w:tc>
          <w:tcPr>
            <w:tcW w:w="3369" w:type="dxa"/>
          </w:tcPr>
          <w:p w14:paraId="7FA8860A" w14:textId="77777777" w:rsidR="00DD53DF" w:rsidRPr="00915D3B" w:rsidRDefault="00DD53DF" w:rsidP="00291EE3">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Begäran</w:t>
            </w:r>
          </w:p>
        </w:tc>
        <w:tc>
          <w:tcPr>
            <w:tcW w:w="1134" w:type="dxa"/>
          </w:tcPr>
          <w:p w14:paraId="7F2B2BCF"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p>
        </w:tc>
        <w:tc>
          <w:tcPr>
            <w:tcW w:w="3685" w:type="dxa"/>
          </w:tcPr>
          <w:p w14:paraId="363C9FE8"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4ECF5CEC"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p>
        </w:tc>
      </w:tr>
      <w:tr w:rsidR="00DD53DF" w:rsidRPr="00915D3B" w14:paraId="28DDBC3E" w14:textId="77777777" w:rsidTr="004872ED">
        <w:trPr>
          <w:cantSplit/>
        </w:trPr>
        <w:tc>
          <w:tcPr>
            <w:tcW w:w="3369" w:type="dxa"/>
          </w:tcPr>
          <w:p w14:paraId="43158756" w14:textId="77777777" w:rsidR="00DD53DF" w:rsidRPr="00915D3B" w:rsidRDefault="00DD53DF" w:rsidP="00291EE3">
            <w:pPr>
              <w:pStyle w:val="TableParagraph"/>
              <w:spacing w:line="229" w:lineRule="exact"/>
              <w:ind w:left="102"/>
              <w:rPr>
                <w:rFonts w:ascii="Times New Roman" w:eastAsia="Times New Roman" w:hAnsi="Times New Roman" w:cs="Times New Roman"/>
                <w:sz w:val="20"/>
                <w:szCs w:val="20"/>
              </w:rPr>
            </w:pPr>
            <w:r w:rsidRPr="00915D3B">
              <w:rPr>
                <w:rFonts w:ascii="Times New Roman" w:eastAsia="Times New Roman" w:hAnsi="Times New Roman" w:cs="Times New Roman"/>
                <w:spacing w:val="-1"/>
                <w:sz w:val="20"/>
                <w:szCs w:val="20"/>
              </w:rPr>
              <w:t>healthCareUnitMemberHsaId</w:t>
            </w:r>
          </w:p>
          <w:p w14:paraId="2BF5CDDA"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p>
        </w:tc>
        <w:tc>
          <w:tcPr>
            <w:tcW w:w="1134" w:type="dxa"/>
          </w:tcPr>
          <w:p w14:paraId="0FE6F559"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String</w:t>
            </w:r>
          </w:p>
        </w:tc>
        <w:tc>
          <w:tcPr>
            <w:tcW w:w="3685" w:type="dxa"/>
          </w:tcPr>
          <w:p w14:paraId="2A5EFFF2" w14:textId="5F0BEBC8"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HSA-id för en enhet</w:t>
            </w:r>
            <w:r w:rsidR="00421904">
              <w:rPr>
                <w:rFonts w:ascii="Times New Roman" w:eastAsia="Times New Roman" w:hAnsi="Times New Roman" w:cs="Times New Roman"/>
                <w:spacing w:val="-1"/>
                <w:sz w:val="20"/>
                <w:szCs w:val="20"/>
              </w:rPr>
              <w:t xml:space="preserve"> (funktion)</w:t>
            </w:r>
            <w:r w:rsidRPr="00915D3B">
              <w:rPr>
                <w:rFonts w:ascii="Times New Roman" w:eastAsia="Times New Roman" w:hAnsi="Times New Roman" w:cs="Times New Roman"/>
                <w:spacing w:val="-1"/>
                <w:sz w:val="20"/>
                <w:szCs w:val="20"/>
              </w:rPr>
              <w:t xml:space="preserve"> som är kopplad till en vårdenhet enligt PDL.</w:t>
            </w:r>
          </w:p>
          <w:p w14:paraId="198DABA0"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6AFDE241"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1..1</w:t>
            </w:r>
          </w:p>
        </w:tc>
      </w:tr>
      <w:tr w:rsidR="00DD53DF" w:rsidRPr="00915D3B" w14:paraId="51E8E74A" w14:textId="77777777" w:rsidTr="004872ED">
        <w:trPr>
          <w:cantSplit/>
        </w:trPr>
        <w:tc>
          <w:tcPr>
            <w:tcW w:w="3369" w:type="dxa"/>
          </w:tcPr>
          <w:p w14:paraId="5D8B6E43" w14:textId="0C2A7F48" w:rsidR="00DD53DF" w:rsidRPr="00915D3B" w:rsidRDefault="00DD53DF" w:rsidP="00291EE3">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searchBase</w:t>
            </w:r>
            <w:r w:rsidR="00B85392">
              <w:rPr>
                <w:rFonts w:ascii="Times New Roman" w:eastAsia="Times New Roman" w:hAnsi="Times New Roman" w:cs="Times New Roman"/>
                <w:spacing w:val="-1"/>
                <w:sz w:val="20"/>
                <w:szCs w:val="20"/>
              </w:rPr>
              <w:t xml:space="preserve"> </w:t>
            </w:r>
            <w:r w:rsidR="00B85392" w:rsidRPr="00915D3B">
              <w:t>*</w:t>
            </w:r>
            <w:r w:rsidR="00B85392">
              <w:t>1)</w:t>
            </w:r>
          </w:p>
        </w:tc>
        <w:tc>
          <w:tcPr>
            <w:tcW w:w="1134" w:type="dxa"/>
          </w:tcPr>
          <w:p w14:paraId="4911F514"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DN</w:t>
            </w:r>
          </w:p>
        </w:tc>
        <w:tc>
          <w:tcPr>
            <w:tcW w:w="3685" w:type="dxa"/>
          </w:tcPr>
          <w:p w14:paraId="50F3D9F4" w14:textId="77777777" w:rsidR="00DD53DF" w:rsidRPr="00915D3B" w:rsidRDefault="00DD53DF" w:rsidP="00561224">
            <w:pPr>
              <w:pStyle w:val="TableParagraph"/>
              <w:spacing w:line="229" w:lineRule="exact"/>
              <w:ind w:left="102"/>
            </w:pPr>
            <w:r w:rsidRPr="0068699C">
              <w:rPr>
                <w:rFonts w:ascii="Times New Roman" w:eastAsia="Times New Roman" w:hAnsi="Times New Roman" w:cs="Times New Roman"/>
                <w:spacing w:val="-1"/>
                <w:sz w:val="20"/>
                <w:szCs w:val="20"/>
              </w:rPr>
              <w:t>Sökbas</w:t>
            </w:r>
            <w:r w:rsidRPr="0068699C">
              <w:rPr>
                <w:rFonts w:ascii="Times New Roman" w:hAnsi="Times New Roman"/>
                <w:spacing w:val="-1"/>
                <w:sz w:val="20"/>
              </w:rPr>
              <w:t>. Om ingen sökbas anges används c=SE som sökbas.</w:t>
            </w:r>
          </w:p>
        </w:tc>
        <w:tc>
          <w:tcPr>
            <w:tcW w:w="1418" w:type="dxa"/>
          </w:tcPr>
          <w:p w14:paraId="35FD4FBD" w14:textId="77777777" w:rsidR="00DD53DF" w:rsidRPr="00915D3B" w:rsidRDefault="00DD53DF" w:rsidP="00291EE3">
            <w:pPr>
              <w:pStyle w:val="TableParagraph"/>
              <w:spacing w:line="226" w:lineRule="exact"/>
              <w:ind w:left="102"/>
              <w:rPr>
                <w:rFonts w:ascii="Times New Roman" w:eastAsia="Times New Roman" w:hAnsi="Times New Roman" w:cs="Times New Roman"/>
                <w:spacing w:val="-1"/>
                <w:sz w:val="20"/>
                <w:szCs w:val="20"/>
                <w:highlight w:val="yellow"/>
              </w:rPr>
            </w:pPr>
            <w:r w:rsidRPr="00915D3B">
              <w:rPr>
                <w:rFonts w:ascii="Times New Roman" w:eastAsia="Times New Roman" w:hAnsi="Times New Roman" w:cs="Times New Roman"/>
                <w:spacing w:val="-1"/>
                <w:sz w:val="20"/>
                <w:szCs w:val="20"/>
              </w:rPr>
              <w:t>0..1</w:t>
            </w:r>
          </w:p>
        </w:tc>
      </w:tr>
      <w:tr w:rsidR="0068699C" w:rsidRPr="00915D3B" w14:paraId="2A707DD2" w14:textId="77777777" w:rsidTr="004872ED">
        <w:trPr>
          <w:cantSplit/>
        </w:trPr>
        <w:tc>
          <w:tcPr>
            <w:tcW w:w="3369" w:type="dxa"/>
          </w:tcPr>
          <w:p w14:paraId="2052FD79" w14:textId="1B0B36BD" w:rsidR="0068699C" w:rsidRPr="00915D3B" w:rsidRDefault="0068699C" w:rsidP="00291EE3">
            <w:pPr>
              <w:pStyle w:val="TableParagraph"/>
              <w:spacing w:line="229" w:lineRule="exact"/>
              <w:ind w:left="102"/>
              <w:rPr>
                <w:rFonts w:ascii="Times New Roman" w:eastAsia="Times New Roman" w:hAnsi="Times New Roman" w:cs="Times New Roman"/>
                <w:spacing w:val="-1"/>
                <w:sz w:val="20"/>
                <w:szCs w:val="20"/>
              </w:rPr>
            </w:pPr>
            <w:r w:rsidRPr="00944C22">
              <w:rPr>
                <w:rFonts w:ascii="Times New Roman" w:hAnsi="Times New Roman" w:cs="Times New Roman"/>
                <w:sz w:val="20"/>
                <w:szCs w:val="20"/>
              </w:rPr>
              <w:t>includeFeignedObject</w:t>
            </w:r>
          </w:p>
        </w:tc>
        <w:tc>
          <w:tcPr>
            <w:tcW w:w="1134" w:type="dxa"/>
          </w:tcPr>
          <w:p w14:paraId="2AD2D6C9" w14:textId="183FBD04"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boolean</w:t>
            </w:r>
          </w:p>
        </w:tc>
        <w:tc>
          <w:tcPr>
            <w:tcW w:w="3685" w:type="dxa"/>
          </w:tcPr>
          <w:p w14:paraId="7586AFF6" w14:textId="6042F973" w:rsidR="0068699C" w:rsidRPr="0068699C" w:rsidRDefault="0068699C" w:rsidP="00561224">
            <w:pPr>
              <w:pStyle w:val="TableParagraph"/>
              <w:spacing w:line="229" w:lineRule="exact"/>
              <w:ind w:left="102"/>
              <w:rPr>
                <w:rFonts w:ascii="Times New Roman" w:hAnsi="Times New Roman"/>
                <w:spacing w:val="-1"/>
                <w:sz w:val="20"/>
              </w:rPr>
            </w:pPr>
            <w:r w:rsidRPr="000929DD">
              <w:rPr>
                <w:rFonts w:ascii="Times New Roman" w:hAnsi="Times New Roman"/>
                <w:sz w:val="20"/>
              </w:rPr>
              <w:t>true: om metoden ska leverera svar med fingerade objekt. Uteb</w:t>
            </w:r>
            <w:r>
              <w:rPr>
                <w:rFonts w:ascii="Times New Roman" w:hAnsi="Times New Roman"/>
                <w:sz w:val="20"/>
              </w:rPr>
              <w:t>livet värde tolkas som false, dvs inga fingerade objekt levereras.</w:t>
            </w:r>
          </w:p>
        </w:tc>
        <w:tc>
          <w:tcPr>
            <w:tcW w:w="1418" w:type="dxa"/>
          </w:tcPr>
          <w:p w14:paraId="4B19737E" w14:textId="0468970F"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0..1</w:t>
            </w:r>
          </w:p>
        </w:tc>
      </w:tr>
      <w:tr w:rsidR="0068699C" w:rsidRPr="00915D3B" w14:paraId="76E676A9" w14:textId="77777777" w:rsidTr="004872ED">
        <w:trPr>
          <w:cantSplit/>
        </w:trPr>
        <w:tc>
          <w:tcPr>
            <w:tcW w:w="3369" w:type="dxa"/>
          </w:tcPr>
          <w:p w14:paraId="6EFDF5B8" w14:textId="77777777" w:rsidR="0068699C" w:rsidRPr="00915D3B" w:rsidRDefault="0068699C" w:rsidP="00291EE3">
            <w:pPr>
              <w:pStyle w:val="TableParagraph"/>
              <w:spacing w:line="229" w:lineRule="exact"/>
              <w:ind w:left="102"/>
              <w:rPr>
                <w:rFonts w:ascii="Times New Roman" w:eastAsia="Times New Roman" w:hAnsi="Times New Roman" w:cs="Times New Roman"/>
                <w:b/>
                <w:spacing w:val="-1"/>
                <w:sz w:val="20"/>
                <w:szCs w:val="20"/>
              </w:rPr>
            </w:pPr>
            <w:r w:rsidRPr="00915D3B">
              <w:rPr>
                <w:rFonts w:ascii="Times New Roman" w:eastAsia="Times New Roman" w:hAnsi="Times New Roman" w:cs="Times New Roman"/>
                <w:b/>
                <w:spacing w:val="-1"/>
                <w:sz w:val="20"/>
                <w:szCs w:val="20"/>
              </w:rPr>
              <w:t>Svar</w:t>
            </w:r>
          </w:p>
        </w:tc>
        <w:tc>
          <w:tcPr>
            <w:tcW w:w="1134" w:type="dxa"/>
          </w:tcPr>
          <w:p w14:paraId="1FC88D01" w14:textId="77777777"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p>
        </w:tc>
        <w:tc>
          <w:tcPr>
            <w:tcW w:w="3685" w:type="dxa"/>
          </w:tcPr>
          <w:p w14:paraId="6BD62E43" w14:textId="77777777"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12B9A472" w14:textId="77777777"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p>
        </w:tc>
      </w:tr>
      <w:tr w:rsidR="0068699C" w:rsidRPr="00915D3B" w14:paraId="77446499" w14:textId="77777777" w:rsidTr="004872ED">
        <w:trPr>
          <w:cantSplit/>
        </w:trPr>
        <w:tc>
          <w:tcPr>
            <w:tcW w:w="3369" w:type="dxa"/>
          </w:tcPr>
          <w:p w14:paraId="02633C04" w14:textId="77777777" w:rsidR="0068699C" w:rsidRPr="00915D3B" w:rsidRDefault="0068699C" w:rsidP="00291EE3">
            <w:pPr>
              <w:pStyle w:val="TableParagraph"/>
              <w:spacing w:line="229"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w:t>
            </w:r>
          </w:p>
        </w:tc>
        <w:tc>
          <w:tcPr>
            <w:tcW w:w="1134" w:type="dxa"/>
          </w:tcPr>
          <w:p w14:paraId="34021A6E" w14:textId="77777777"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HealthCareUnitType</w:t>
            </w:r>
          </w:p>
        </w:tc>
        <w:tc>
          <w:tcPr>
            <w:tcW w:w="3685" w:type="dxa"/>
          </w:tcPr>
          <w:p w14:paraId="4FBCB18C" w14:textId="77777777"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p>
        </w:tc>
        <w:tc>
          <w:tcPr>
            <w:tcW w:w="1418" w:type="dxa"/>
          </w:tcPr>
          <w:p w14:paraId="14F4328F" w14:textId="77777777"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r w:rsidRPr="00915D3B">
              <w:rPr>
                <w:rFonts w:ascii="Times New Roman" w:eastAsia="Times New Roman" w:hAnsi="Times New Roman" w:cs="Times New Roman"/>
                <w:spacing w:val="-1"/>
                <w:sz w:val="20"/>
                <w:szCs w:val="20"/>
              </w:rPr>
              <w:t>0..1</w:t>
            </w:r>
          </w:p>
        </w:tc>
      </w:tr>
      <w:tr w:rsidR="0068699C" w:rsidRPr="00915D3B" w14:paraId="6CE045E2" w14:textId="77777777" w:rsidTr="004872ED">
        <w:trPr>
          <w:cantSplit/>
        </w:trPr>
        <w:tc>
          <w:tcPr>
            <w:tcW w:w="3369" w:type="dxa"/>
          </w:tcPr>
          <w:p w14:paraId="15D43AD2" w14:textId="77777777" w:rsidR="0068699C" w:rsidRPr="00915D3B" w:rsidRDefault="0068699C" w:rsidP="00291EE3">
            <w:pPr>
              <w:pStyle w:val="TableParagraph"/>
              <w:spacing w:line="229"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..healthCareUnitMemberHsaId</w:t>
            </w:r>
          </w:p>
        </w:tc>
        <w:tc>
          <w:tcPr>
            <w:tcW w:w="1134" w:type="dxa"/>
          </w:tcPr>
          <w:p w14:paraId="09E139DF" w14:textId="77777777"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String</w:t>
            </w:r>
          </w:p>
        </w:tc>
        <w:tc>
          <w:tcPr>
            <w:tcW w:w="3685" w:type="dxa"/>
          </w:tcPr>
          <w:p w14:paraId="2075E09A" w14:textId="01CBDFC1" w:rsidR="0068699C" w:rsidRPr="00915D3B" w:rsidRDefault="0068699C" w:rsidP="00291EE3">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Enhetens (funktionens) HSA-id</w:t>
            </w:r>
          </w:p>
        </w:tc>
        <w:tc>
          <w:tcPr>
            <w:tcW w:w="1418" w:type="dxa"/>
          </w:tcPr>
          <w:p w14:paraId="65363D73" w14:textId="1DC00522" w:rsidR="0068699C" w:rsidRPr="00915D3B" w:rsidRDefault="00C23C39" w:rsidP="00291EE3">
            <w:pPr>
              <w:pStyle w:val="TableParagraph"/>
              <w:spacing w:line="226" w:lineRule="exact"/>
              <w:ind w:left="102"/>
              <w:rPr>
                <w:rFonts w:ascii="Times New Roman" w:eastAsia="Times New Roman" w:hAnsi="Times New Roman" w:cs="Times New Roman"/>
                <w:spacing w:val="-1"/>
                <w:sz w:val="20"/>
                <w:szCs w:val="20"/>
              </w:rPr>
            </w:pPr>
            <w:r>
              <w:rPr>
                <w:rFonts w:ascii="Times New Roman" w:eastAsia="Times New Roman" w:hAnsi="Times New Roman" w:cs="Times New Roman"/>
                <w:spacing w:val="-1"/>
                <w:sz w:val="20"/>
                <w:szCs w:val="20"/>
              </w:rPr>
              <w:t>0</w:t>
            </w:r>
            <w:r w:rsidR="0068699C">
              <w:rPr>
                <w:rFonts w:ascii="Times New Roman" w:eastAsia="Times New Roman" w:hAnsi="Times New Roman" w:cs="Times New Roman"/>
                <w:spacing w:val="-1"/>
                <w:sz w:val="20"/>
                <w:szCs w:val="20"/>
              </w:rPr>
              <w:t>..1</w:t>
            </w:r>
          </w:p>
        </w:tc>
      </w:tr>
      <w:tr w:rsidR="0068699C" w:rsidRPr="00915D3B" w14:paraId="64AAE93D" w14:textId="77777777" w:rsidTr="004872ED">
        <w:trPr>
          <w:cantSplit/>
        </w:trPr>
        <w:tc>
          <w:tcPr>
            <w:tcW w:w="3369" w:type="dxa"/>
            <w:vAlign w:val="center"/>
          </w:tcPr>
          <w:p w14:paraId="72E5D886"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..healthCareUnitMemberName</w:t>
            </w:r>
          </w:p>
        </w:tc>
        <w:tc>
          <w:tcPr>
            <w:tcW w:w="1134" w:type="dxa"/>
            <w:vAlign w:val="center"/>
          </w:tcPr>
          <w:p w14:paraId="76B07C65"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String</w:t>
            </w:r>
          </w:p>
        </w:tc>
        <w:tc>
          <w:tcPr>
            <w:tcW w:w="3685" w:type="dxa"/>
            <w:vAlign w:val="center"/>
          </w:tcPr>
          <w:p w14:paraId="6BA1284C" w14:textId="6386622A"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Enhetens</w:t>
            </w:r>
            <w:r>
              <w:rPr>
                <w:rFonts w:ascii="Times New Roman" w:eastAsia="Times New Roman" w:hAnsi="Times New Roman"/>
                <w:spacing w:val="-1"/>
                <w:szCs w:val="20"/>
              </w:rPr>
              <w:t xml:space="preserve"> (funktionens)</w:t>
            </w:r>
            <w:r>
              <w:rPr>
                <w:rFonts w:ascii="Times New Roman" w:hAnsi="Times New Roman"/>
                <w:szCs w:val="20"/>
              </w:rPr>
              <w:t xml:space="preserve"> namn</w:t>
            </w:r>
          </w:p>
        </w:tc>
        <w:tc>
          <w:tcPr>
            <w:tcW w:w="1418" w:type="dxa"/>
            <w:vAlign w:val="center"/>
          </w:tcPr>
          <w:p w14:paraId="2093E452" w14:textId="6A91A00C" w:rsidR="0068699C" w:rsidRPr="00915D3B" w:rsidRDefault="00C23C39" w:rsidP="00291EE3">
            <w:pPr>
              <w:spacing w:line="240" w:lineRule="exact"/>
              <w:ind w:left="102"/>
              <w:rPr>
                <w:rFonts w:ascii="Times New Roman" w:hAnsi="Times New Roman"/>
                <w:szCs w:val="20"/>
              </w:rPr>
            </w:pPr>
            <w:r>
              <w:rPr>
                <w:rFonts w:ascii="Times New Roman" w:hAnsi="Times New Roman"/>
                <w:szCs w:val="20"/>
              </w:rPr>
              <w:t>0</w:t>
            </w:r>
            <w:r w:rsidR="0068699C">
              <w:rPr>
                <w:rFonts w:ascii="Times New Roman" w:hAnsi="Times New Roman"/>
                <w:szCs w:val="20"/>
              </w:rPr>
              <w:t>..1</w:t>
            </w:r>
          </w:p>
        </w:tc>
      </w:tr>
      <w:tr w:rsidR="0068699C" w:rsidRPr="00915D3B" w14:paraId="01394306" w14:textId="77777777" w:rsidTr="004872ED">
        <w:trPr>
          <w:cantSplit/>
        </w:trPr>
        <w:tc>
          <w:tcPr>
            <w:tcW w:w="3369" w:type="dxa"/>
            <w:vAlign w:val="center"/>
          </w:tcPr>
          <w:p w14:paraId="0BC2C5FF"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..healthCareUnitMemberStartDate</w:t>
            </w:r>
          </w:p>
        </w:tc>
        <w:tc>
          <w:tcPr>
            <w:tcW w:w="1134" w:type="dxa"/>
            <w:vAlign w:val="center"/>
          </w:tcPr>
          <w:p w14:paraId="4A326C47"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dateTime</w:t>
            </w:r>
          </w:p>
        </w:tc>
        <w:tc>
          <w:tcPr>
            <w:tcW w:w="3685" w:type="dxa"/>
            <w:vAlign w:val="center"/>
          </w:tcPr>
          <w:p w14:paraId="0B70B2D1" w14:textId="3570C1CC"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Startdatum för enhetens</w:t>
            </w:r>
            <w:r>
              <w:rPr>
                <w:rFonts w:ascii="Times New Roman" w:eastAsia="Times New Roman" w:hAnsi="Times New Roman"/>
                <w:spacing w:val="-1"/>
                <w:szCs w:val="20"/>
              </w:rPr>
              <w:t xml:space="preserve"> (funktionens)</w:t>
            </w:r>
            <w:r>
              <w:rPr>
                <w:rFonts w:ascii="Times New Roman" w:hAnsi="Times New Roman"/>
                <w:szCs w:val="20"/>
              </w:rPr>
              <w:t xml:space="preserve"> verksamhet</w:t>
            </w:r>
          </w:p>
        </w:tc>
        <w:tc>
          <w:tcPr>
            <w:tcW w:w="1418" w:type="dxa"/>
            <w:vAlign w:val="center"/>
          </w:tcPr>
          <w:p w14:paraId="7D88B94A"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0..1</w:t>
            </w:r>
          </w:p>
        </w:tc>
      </w:tr>
      <w:tr w:rsidR="0068699C" w:rsidRPr="00915D3B" w14:paraId="54601AA5" w14:textId="77777777" w:rsidTr="004872ED">
        <w:trPr>
          <w:cantSplit/>
        </w:trPr>
        <w:tc>
          <w:tcPr>
            <w:tcW w:w="3369" w:type="dxa"/>
            <w:vAlign w:val="center"/>
          </w:tcPr>
          <w:p w14:paraId="0CCCE977"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lastRenderedPageBreak/>
              <w:t>..healthCareUnitMemberEndDate</w:t>
            </w:r>
          </w:p>
        </w:tc>
        <w:tc>
          <w:tcPr>
            <w:tcW w:w="1134" w:type="dxa"/>
            <w:vAlign w:val="center"/>
          </w:tcPr>
          <w:p w14:paraId="2C253B1F"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dateTime</w:t>
            </w:r>
          </w:p>
        </w:tc>
        <w:tc>
          <w:tcPr>
            <w:tcW w:w="3685" w:type="dxa"/>
            <w:vAlign w:val="center"/>
          </w:tcPr>
          <w:p w14:paraId="2B59DEC8" w14:textId="41C76F19"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Slutdatum för enhetens</w:t>
            </w:r>
            <w:r>
              <w:rPr>
                <w:rFonts w:ascii="Times New Roman" w:eastAsia="Times New Roman" w:hAnsi="Times New Roman"/>
                <w:spacing w:val="-1"/>
                <w:szCs w:val="20"/>
              </w:rPr>
              <w:t xml:space="preserve"> (funktionens)</w:t>
            </w:r>
            <w:r>
              <w:rPr>
                <w:rFonts w:ascii="Times New Roman" w:hAnsi="Times New Roman"/>
                <w:szCs w:val="20"/>
              </w:rPr>
              <w:t xml:space="preserve"> verksamhet</w:t>
            </w:r>
          </w:p>
        </w:tc>
        <w:tc>
          <w:tcPr>
            <w:tcW w:w="1418" w:type="dxa"/>
            <w:vAlign w:val="center"/>
          </w:tcPr>
          <w:p w14:paraId="31C45791"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0..1</w:t>
            </w:r>
          </w:p>
        </w:tc>
      </w:tr>
      <w:tr w:rsidR="0068699C" w:rsidRPr="00915D3B" w14:paraId="681EF0A9" w14:textId="77777777" w:rsidTr="004872ED">
        <w:trPr>
          <w:cantSplit/>
        </w:trPr>
        <w:tc>
          <w:tcPr>
            <w:tcW w:w="3369" w:type="dxa"/>
            <w:vAlign w:val="center"/>
          </w:tcPr>
          <w:p w14:paraId="05EB20A5"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..healthCareUnitHsaId</w:t>
            </w:r>
          </w:p>
        </w:tc>
        <w:tc>
          <w:tcPr>
            <w:tcW w:w="1134" w:type="dxa"/>
            <w:vAlign w:val="center"/>
          </w:tcPr>
          <w:p w14:paraId="28501CEE"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String</w:t>
            </w:r>
          </w:p>
        </w:tc>
        <w:tc>
          <w:tcPr>
            <w:tcW w:w="3685" w:type="dxa"/>
            <w:vAlign w:val="center"/>
          </w:tcPr>
          <w:p w14:paraId="247298C6"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Vårdenhetens HSA-id</w:t>
            </w:r>
          </w:p>
        </w:tc>
        <w:tc>
          <w:tcPr>
            <w:tcW w:w="1418" w:type="dxa"/>
            <w:vAlign w:val="center"/>
          </w:tcPr>
          <w:p w14:paraId="5B5BB440"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1..1</w:t>
            </w:r>
          </w:p>
        </w:tc>
      </w:tr>
      <w:tr w:rsidR="0068699C" w:rsidRPr="00915D3B" w14:paraId="26064CDF" w14:textId="77777777" w:rsidTr="004872ED">
        <w:trPr>
          <w:cantSplit/>
        </w:trPr>
        <w:tc>
          <w:tcPr>
            <w:tcW w:w="3369" w:type="dxa"/>
            <w:vAlign w:val="center"/>
          </w:tcPr>
          <w:p w14:paraId="06037570"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..unitIsHealthCareUnit</w:t>
            </w:r>
          </w:p>
        </w:tc>
        <w:tc>
          <w:tcPr>
            <w:tcW w:w="1134" w:type="dxa"/>
            <w:vAlign w:val="center"/>
          </w:tcPr>
          <w:p w14:paraId="4DBD0EB2"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Boolean</w:t>
            </w:r>
          </w:p>
        </w:tc>
        <w:tc>
          <w:tcPr>
            <w:tcW w:w="3685" w:type="dxa"/>
            <w:vAlign w:val="center"/>
          </w:tcPr>
          <w:p w14:paraId="68E9A7AA"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True, om enheten själv är en vårdenhet</w:t>
            </w:r>
            <w:r>
              <w:rPr>
                <w:rFonts w:ascii="Times New Roman" w:hAnsi="Times New Roman"/>
                <w:szCs w:val="20"/>
              </w:rPr>
              <w:br/>
              <w:t>Om enhet inte är vårdenhet kommer inget värde att returneras.</w:t>
            </w:r>
          </w:p>
        </w:tc>
        <w:tc>
          <w:tcPr>
            <w:tcW w:w="1418" w:type="dxa"/>
            <w:vAlign w:val="center"/>
          </w:tcPr>
          <w:p w14:paraId="66D21F43"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0..1</w:t>
            </w:r>
          </w:p>
        </w:tc>
      </w:tr>
      <w:tr w:rsidR="0068699C" w:rsidRPr="00915D3B" w14:paraId="26057888" w14:textId="77777777" w:rsidTr="004872ED">
        <w:trPr>
          <w:cantSplit/>
        </w:trPr>
        <w:tc>
          <w:tcPr>
            <w:tcW w:w="3369" w:type="dxa"/>
            <w:vAlign w:val="center"/>
          </w:tcPr>
          <w:p w14:paraId="5ABFC055"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..healthCareUnitName</w:t>
            </w:r>
          </w:p>
        </w:tc>
        <w:tc>
          <w:tcPr>
            <w:tcW w:w="1134" w:type="dxa"/>
            <w:vAlign w:val="center"/>
          </w:tcPr>
          <w:p w14:paraId="09425500"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String</w:t>
            </w:r>
          </w:p>
        </w:tc>
        <w:tc>
          <w:tcPr>
            <w:tcW w:w="3685" w:type="dxa"/>
            <w:vAlign w:val="center"/>
          </w:tcPr>
          <w:p w14:paraId="50C3857D"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Vårdenhetens namn</w:t>
            </w:r>
          </w:p>
        </w:tc>
        <w:tc>
          <w:tcPr>
            <w:tcW w:w="1418" w:type="dxa"/>
            <w:vAlign w:val="center"/>
          </w:tcPr>
          <w:p w14:paraId="77E4F7DB"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1..1</w:t>
            </w:r>
          </w:p>
        </w:tc>
      </w:tr>
      <w:tr w:rsidR="0068699C" w:rsidRPr="00915D3B" w14:paraId="5925A865" w14:textId="77777777" w:rsidTr="004872ED">
        <w:trPr>
          <w:cantSplit/>
        </w:trPr>
        <w:tc>
          <w:tcPr>
            <w:tcW w:w="3369" w:type="dxa"/>
            <w:vAlign w:val="center"/>
          </w:tcPr>
          <w:p w14:paraId="718119AB" w14:textId="42441697" w:rsidR="0068699C" w:rsidRDefault="0068699C" w:rsidP="00291EE3">
            <w:pPr>
              <w:spacing w:line="240" w:lineRule="exact"/>
              <w:ind w:left="102"/>
              <w:rPr>
                <w:rFonts w:ascii="Times New Roman" w:hAnsi="Times New Roman"/>
                <w:szCs w:val="20"/>
              </w:rPr>
            </w:pPr>
            <w:r>
              <w:rPr>
                <w:rFonts w:ascii="Times New Roman" w:hAnsi="Times New Roman"/>
                <w:szCs w:val="20"/>
              </w:rPr>
              <w:t>..healthCareUnitManager</w:t>
            </w:r>
            <w:ins w:id="1270" w:author="Ronny Nilsson" w:date="2016-09-07T17:55:00Z">
              <w:r w:rsidR="00D8603A">
                <w:rPr>
                  <w:rFonts w:ascii="Times New Roman" w:hAnsi="Times New Roman"/>
                  <w:szCs w:val="20"/>
                </w:rPr>
                <w:t>HsaId</w:t>
              </w:r>
            </w:ins>
          </w:p>
        </w:tc>
        <w:tc>
          <w:tcPr>
            <w:tcW w:w="1134" w:type="dxa"/>
            <w:vAlign w:val="center"/>
          </w:tcPr>
          <w:p w14:paraId="00C2B374" w14:textId="438B3631" w:rsidR="0068699C" w:rsidRDefault="0068699C" w:rsidP="00291EE3">
            <w:pPr>
              <w:spacing w:line="240" w:lineRule="exact"/>
              <w:ind w:left="102"/>
              <w:rPr>
                <w:rFonts w:ascii="Times New Roman" w:hAnsi="Times New Roman"/>
                <w:szCs w:val="20"/>
              </w:rPr>
            </w:pPr>
            <w:r>
              <w:rPr>
                <w:rFonts w:ascii="Times New Roman" w:hAnsi="Times New Roman"/>
                <w:szCs w:val="20"/>
              </w:rPr>
              <w:t>String</w:t>
            </w:r>
          </w:p>
        </w:tc>
        <w:tc>
          <w:tcPr>
            <w:tcW w:w="3685" w:type="dxa"/>
            <w:vAlign w:val="center"/>
          </w:tcPr>
          <w:p w14:paraId="486B2635" w14:textId="4EAADE53" w:rsidR="0068699C" w:rsidRDefault="0068699C" w:rsidP="00291EE3">
            <w:pPr>
              <w:spacing w:line="240" w:lineRule="exact"/>
              <w:ind w:left="102"/>
              <w:rPr>
                <w:rFonts w:ascii="Times New Roman" w:hAnsi="Times New Roman"/>
                <w:szCs w:val="20"/>
              </w:rPr>
            </w:pPr>
            <w:r>
              <w:rPr>
                <w:rFonts w:ascii="Times New Roman" w:hAnsi="Times New Roman"/>
                <w:szCs w:val="20"/>
              </w:rPr>
              <w:t>HSA id till utpekad verksamhetschef</w:t>
            </w:r>
          </w:p>
        </w:tc>
        <w:tc>
          <w:tcPr>
            <w:tcW w:w="1418" w:type="dxa"/>
            <w:vAlign w:val="center"/>
          </w:tcPr>
          <w:p w14:paraId="51A59A84" w14:textId="0C1FFEE8" w:rsidR="0068699C" w:rsidRDefault="0068699C" w:rsidP="00291EE3">
            <w:pPr>
              <w:spacing w:line="240" w:lineRule="exact"/>
              <w:ind w:left="102"/>
              <w:rPr>
                <w:rFonts w:ascii="Times New Roman" w:hAnsi="Times New Roman"/>
                <w:szCs w:val="20"/>
              </w:rPr>
            </w:pPr>
            <w:r>
              <w:rPr>
                <w:rFonts w:ascii="Times New Roman" w:hAnsi="Times New Roman"/>
                <w:szCs w:val="20"/>
              </w:rPr>
              <w:t>0..1</w:t>
            </w:r>
          </w:p>
        </w:tc>
      </w:tr>
      <w:tr w:rsidR="0068699C" w:rsidRPr="00915D3B" w14:paraId="7E2EC029" w14:textId="77777777" w:rsidTr="004872ED">
        <w:trPr>
          <w:cantSplit/>
        </w:trPr>
        <w:tc>
          <w:tcPr>
            <w:tcW w:w="3369" w:type="dxa"/>
            <w:vAlign w:val="center"/>
          </w:tcPr>
          <w:p w14:paraId="3AEDC981"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..healthCareUnitStartDate</w:t>
            </w:r>
          </w:p>
        </w:tc>
        <w:tc>
          <w:tcPr>
            <w:tcW w:w="1134" w:type="dxa"/>
            <w:vAlign w:val="center"/>
          </w:tcPr>
          <w:p w14:paraId="4F583A5F"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dateTime</w:t>
            </w:r>
          </w:p>
        </w:tc>
        <w:tc>
          <w:tcPr>
            <w:tcW w:w="3685" w:type="dxa"/>
            <w:vAlign w:val="center"/>
          </w:tcPr>
          <w:p w14:paraId="06C4268E"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Startdatum för vårdenhetens verksamhet.</w:t>
            </w:r>
          </w:p>
        </w:tc>
        <w:tc>
          <w:tcPr>
            <w:tcW w:w="1418" w:type="dxa"/>
            <w:vAlign w:val="center"/>
          </w:tcPr>
          <w:p w14:paraId="2E07D979"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0..1</w:t>
            </w:r>
          </w:p>
        </w:tc>
      </w:tr>
      <w:tr w:rsidR="0068699C" w:rsidRPr="00915D3B" w14:paraId="7E030CA1" w14:textId="77777777" w:rsidTr="004872ED">
        <w:trPr>
          <w:cantSplit/>
        </w:trPr>
        <w:tc>
          <w:tcPr>
            <w:tcW w:w="3369" w:type="dxa"/>
            <w:vAlign w:val="center"/>
          </w:tcPr>
          <w:p w14:paraId="628ED07D"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..healthCareUnitEndDate</w:t>
            </w:r>
          </w:p>
        </w:tc>
        <w:tc>
          <w:tcPr>
            <w:tcW w:w="1134" w:type="dxa"/>
            <w:vAlign w:val="center"/>
          </w:tcPr>
          <w:p w14:paraId="1BE14552"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dateTime</w:t>
            </w:r>
          </w:p>
        </w:tc>
        <w:tc>
          <w:tcPr>
            <w:tcW w:w="3685" w:type="dxa"/>
            <w:vAlign w:val="center"/>
          </w:tcPr>
          <w:p w14:paraId="2C2D2292"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Slutdatum för vårdenhetens verksamhet.</w:t>
            </w:r>
          </w:p>
        </w:tc>
        <w:tc>
          <w:tcPr>
            <w:tcW w:w="1418" w:type="dxa"/>
            <w:vAlign w:val="center"/>
          </w:tcPr>
          <w:p w14:paraId="5A941554"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0..1</w:t>
            </w:r>
          </w:p>
        </w:tc>
      </w:tr>
      <w:tr w:rsidR="0068699C" w:rsidRPr="00915D3B" w14:paraId="5FEDB36C" w14:textId="77777777" w:rsidTr="004872ED">
        <w:trPr>
          <w:cantSplit/>
        </w:trPr>
        <w:tc>
          <w:tcPr>
            <w:tcW w:w="3369" w:type="dxa"/>
            <w:vAlign w:val="center"/>
          </w:tcPr>
          <w:p w14:paraId="560889E0"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..healthCareProviderHsaId</w:t>
            </w:r>
          </w:p>
        </w:tc>
        <w:tc>
          <w:tcPr>
            <w:tcW w:w="1134" w:type="dxa"/>
            <w:vAlign w:val="center"/>
          </w:tcPr>
          <w:p w14:paraId="209E4D4A"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String</w:t>
            </w:r>
          </w:p>
        </w:tc>
        <w:tc>
          <w:tcPr>
            <w:tcW w:w="3685" w:type="dxa"/>
            <w:vAlign w:val="center"/>
          </w:tcPr>
          <w:p w14:paraId="7407CD79"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Vårdgivarens HSA-id</w:t>
            </w:r>
          </w:p>
        </w:tc>
        <w:tc>
          <w:tcPr>
            <w:tcW w:w="1418" w:type="dxa"/>
            <w:vAlign w:val="center"/>
          </w:tcPr>
          <w:p w14:paraId="6A6280A2"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1..1</w:t>
            </w:r>
          </w:p>
        </w:tc>
      </w:tr>
      <w:tr w:rsidR="0068699C" w:rsidRPr="00915D3B" w14:paraId="0B870B7B" w14:textId="77777777" w:rsidTr="004872ED">
        <w:trPr>
          <w:cantSplit/>
        </w:trPr>
        <w:tc>
          <w:tcPr>
            <w:tcW w:w="3369" w:type="dxa"/>
            <w:vAlign w:val="center"/>
          </w:tcPr>
          <w:p w14:paraId="3D0917A4"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..healthCareProviderName</w:t>
            </w:r>
          </w:p>
        </w:tc>
        <w:tc>
          <w:tcPr>
            <w:tcW w:w="1134" w:type="dxa"/>
            <w:vAlign w:val="center"/>
          </w:tcPr>
          <w:p w14:paraId="20DCCD84"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String</w:t>
            </w:r>
          </w:p>
        </w:tc>
        <w:tc>
          <w:tcPr>
            <w:tcW w:w="3685" w:type="dxa"/>
            <w:vAlign w:val="center"/>
          </w:tcPr>
          <w:p w14:paraId="51C4F9BF"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Vårdgivarens namn</w:t>
            </w:r>
          </w:p>
        </w:tc>
        <w:tc>
          <w:tcPr>
            <w:tcW w:w="1418" w:type="dxa"/>
            <w:vAlign w:val="center"/>
          </w:tcPr>
          <w:p w14:paraId="0CAE0874"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1..1</w:t>
            </w:r>
          </w:p>
        </w:tc>
      </w:tr>
      <w:tr w:rsidR="0068699C" w:rsidRPr="00915D3B" w14:paraId="7CDF21F7" w14:textId="77777777" w:rsidTr="004872ED">
        <w:trPr>
          <w:cantSplit/>
        </w:trPr>
        <w:tc>
          <w:tcPr>
            <w:tcW w:w="3369" w:type="dxa"/>
            <w:vAlign w:val="center"/>
          </w:tcPr>
          <w:p w14:paraId="56D03025"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..healthCareProviderOrgNo</w:t>
            </w:r>
          </w:p>
        </w:tc>
        <w:tc>
          <w:tcPr>
            <w:tcW w:w="1134" w:type="dxa"/>
            <w:vAlign w:val="center"/>
          </w:tcPr>
          <w:p w14:paraId="0BD3D9B4"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String</w:t>
            </w:r>
          </w:p>
        </w:tc>
        <w:tc>
          <w:tcPr>
            <w:tcW w:w="3685" w:type="dxa"/>
            <w:vAlign w:val="center"/>
          </w:tcPr>
          <w:p w14:paraId="59539532"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Vårdgivarens organisationsnummer</w:t>
            </w:r>
          </w:p>
        </w:tc>
        <w:tc>
          <w:tcPr>
            <w:tcW w:w="1418" w:type="dxa"/>
            <w:vAlign w:val="center"/>
          </w:tcPr>
          <w:p w14:paraId="768F91F4" w14:textId="77777777" w:rsidR="0068699C" w:rsidRPr="00915D3B" w:rsidRDefault="0068699C" w:rsidP="00291EE3">
            <w:pPr>
              <w:spacing w:line="240" w:lineRule="exact"/>
              <w:ind w:left="102"/>
              <w:rPr>
                <w:rFonts w:ascii="Times New Roman" w:hAnsi="Times New Roman"/>
                <w:szCs w:val="20"/>
              </w:rPr>
            </w:pPr>
            <w:r>
              <w:rPr>
                <w:rFonts w:ascii="Times New Roman" w:hAnsi="Times New Roman"/>
                <w:szCs w:val="20"/>
              </w:rPr>
              <w:t>1..1</w:t>
            </w:r>
          </w:p>
        </w:tc>
      </w:tr>
      <w:tr w:rsidR="0068699C" w:rsidRPr="00915D3B" w14:paraId="1F96C46D" w14:textId="77777777" w:rsidTr="004872ED">
        <w:trPr>
          <w:cantSplit/>
        </w:trPr>
        <w:tc>
          <w:tcPr>
            <w:tcW w:w="3369" w:type="dxa"/>
            <w:vAlign w:val="center"/>
          </w:tcPr>
          <w:p w14:paraId="17270954"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..healthCareProviderStartDate</w:t>
            </w:r>
          </w:p>
        </w:tc>
        <w:tc>
          <w:tcPr>
            <w:tcW w:w="1134" w:type="dxa"/>
            <w:vAlign w:val="center"/>
          </w:tcPr>
          <w:p w14:paraId="4F9D9416"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dateTime</w:t>
            </w:r>
          </w:p>
        </w:tc>
        <w:tc>
          <w:tcPr>
            <w:tcW w:w="3685" w:type="dxa"/>
            <w:vAlign w:val="center"/>
          </w:tcPr>
          <w:p w14:paraId="6B46EF26"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Startdatum för vårdgivarens verksamhet.</w:t>
            </w:r>
          </w:p>
        </w:tc>
        <w:tc>
          <w:tcPr>
            <w:tcW w:w="1418" w:type="dxa"/>
            <w:vAlign w:val="center"/>
          </w:tcPr>
          <w:p w14:paraId="1B5178DF"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0..1</w:t>
            </w:r>
          </w:p>
        </w:tc>
      </w:tr>
      <w:tr w:rsidR="0068699C" w:rsidRPr="00915D3B" w14:paraId="186FB938" w14:textId="77777777" w:rsidTr="004872ED">
        <w:trPr>
          <w:cantSplit/>
        </w:trPr>
        <w:tc>
          <w:tcPr>
            <w:tcW w:w="3369" w:type="dxa"/>
            <w:vAlign w:val="center"/>
          </w:tcPr>
          <w:p w14:paraId="75FA5306"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..healthCareProviderEndDate</w:t>
            </w:r>
          </w:p>
        </w:tc>
        <w:tc>
          <w:tcPr>
            <w:tcW w:w="1134" w:type="dxa"/>
            <w:vAlign w:val="center"/>
          </w:tcPr>
          <w:p w14:paraId="1F500DAF"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dateTime</w:t>
            </w:r>
          </w:p>
        </w:tc>
        <w:tc>
          <w:tcPr>
            <w:tcW w:w="3685" w:type="dxa"/>
            <w:vAlign w:val="center"/>
          </w:tcPr>
          <w:p w14:paraId="5D29B9D4"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Slutdatum för vårdgivarens verksamhet.</w:t>
            </w:r>
          </w:p>
        </w:tc>
        <w:tc>
          <w:tcPr>
            <w:tcW w:w="1418" w:type="dxa"/>
            <w:vAlign w:val="center"/>
          </w:tcPr>
          <w:p w14:paraId="24CAF041" w14:textId="77777777" w:rsidR="0068699C" w:rsidRPr="00915D3B" w:rsidRDefault="0068699C" w:rsidP="00291EE3">
            <w:pPr>
              <w:spacing w:line="240" w:lineRule="exact"/>
              <w:ind w:left="102"/>
              <w:rPr>
                <w:rFonts w:ascii="Times New Roman" w:hAnsi="Times New Roman"/>
                <w:szCs w:val="20"/>
              </w:rPr>
            </w:pPr>
            <w:r w:rsidRPr="00915D3B">
              <w:rPr>
                <w:rFonts w:ascii="Times New Roman" w:hAnsi="Times New Roman"/>
                <w:szCs w:val="20"/>
              </w:rPr>
              <w:t>0..1</w:t>
            </w:r>
          </w:p>
        </w:tc>
      </w:tr>
      <w:tr w:rsidR="00B65974" w:rsidRPr="00915D3B" w14:paraId="016A45D3" w14:textId="77777777" w:rsidTr="004872ED">
        <w:trPr>
          <w:cantSplit/>
        </w:trPr>
        <w:tc>
          <w:tcPr>
            <w:tcW w:w="3369" w:type="dxa"/>
          </w:tcPr>
          <w:p w14:paraId="21787106" w14:textId="0D69193B"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..feignedHealthCareUnitMember</w:t>
            </w:r>
          </w:p>
        </w:tc>
        <w:tc>
          <w:tcPr>
            <w:tcW w:w="1134" w:type="dxa"/>
          </w:tcPr>
          <w:p w14:paraId="2494AFE0" w14:textId="13F9A11C"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685" w:type="dxa"/>
          </w:tcPr>
          <w:p w14:paraId="772BDCCB" w14:textId="6AA67D3F"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true: om enheten är ett fingerat objekt</w:t>
            </w:r>
          </w:p>
        </w:tc>
        <w:tc>
          <w:tcPr>
            <w:tcW w:w="1418" w:type="dxa"/>
          </w:tcPr>
          <w:p w14:paraId="68C24F54" w14:textId="101FBE12"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B65974" w:rsidRPr="00915D3B" w14:paraId="7C9573D9" w14:textId="77777777" w:rsidTr="004872ED">
        <w:trPr>
          <w:cantSplit/>
        </w:trPr>
        <w:tc>
          <w:tcPr>
            <w:tcW w:w="3369" w:type="dxa"/>
          </w:tcPr>
          <w:p w14:paraId="26F251B7" w14:textId="2CCB6666"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..feignedHealthCareUnit</w:t>
            </w:r>
          </w:p>
        </w:tc>
        <w:tc>
          <w:tcPr>
            <w:tcW w:w="1134" w:type="dxa"/>
          </w:tcPr>
          <w:p w14:paraId="3935A469" w14:textId="122410D4"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685" w:type="dxa"/>
          </w:tcPr>
          <w:p w14:paraId="59F11C32" w14:textId="0CA64A38"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true: om vårdenheten är ett fingerat objekt</w:t>
            </w:r>
          </w:p>
        </w:tc>
        <w:tc>
          <w:tcPr>
            <w:tcW w:w="1418" w:type="dxa"/>
          </w:tcPr>
          <w:p w14:paraId="11D39205" w14:textId="6279F878"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B65974" w:rsidRPr="00915D3B" w14:paraId="3DCC49CB" w14:textId="77777777" w:rsidTr="004872ED">
        <w:trPr>
          <w:cantSplit/>
        </w:trPr>
        <w:tc>
          <w:tcPr>
            <w:tcW w:w="3369" w:type="dxa"/>
          </w:tcPr>
          <w:p w14:paraId="01E8D765" w14:textId="4B8EDA9E" w:rsidR="00B65974" w:rsidRPr="00915D3B" w:rsidRDefault="00B65974" w:rsidP="001A5E95">
            <w:pPr>
              <w:spacing w:line="240" w:lineRule="exact"/>
              <w:ind w:left="102"/>
              <w:rPr>
                <w:rFonts w:ascii="Times New Roman" w:hAnsi="Times New Roman"/>
                <w:szCs w:val="20"/>
              </w:rPr>
            </w:pPr>
            <w:r>
              <w:rPr>
                <w:rFonts w:ascii="Times New Roman" w:eastAsia="Times New Roman" w:hAnsi="Times New Roman"/>
                <w:szCs w:val="20"/>
                <w:lang w:eastAsia="sv-SE"/>
              </w:rPr>
              <w:t>..feignedHealthCare</w:t>
            </w:r>
            <w:ins w:id="1271" w:author="Littorin Henrika" w:date="2016-08-24T11:36:00Z">
              <w:r w:rsidR="001A5E95">
                <w:rPr>
                  <w:rFonts w:ascii="Times New Roman" w:eastAsia="Times New Roman" w:hAnsi="Times New Roman"/>
                  <w:szCs w:val="20"/>
                  <w:lang w:eastAsia="sv-SE"/>
                </w:rPr>
                <w:t>Provider</w:t>
              </w:r>
            </w:ins>
            <w:del w:id="1272" w:author="Littorin Henrika" w:date="2016-08-24T11:36:00Z">
              <w:r w:rsidDel="001A5E95">
                <w:rPr>
                  <w:rFonts w:ascii="Times New Roman" w:eastAsia="Times New Roman" w:hAnsi="Times New Roman"/>
                  <w:szCs w:val="20"/>
                  <w:lang w:eastAsia="sv-SE"/>
                </w:rPr>
                <w:delText>Giver</w:delText>
              </w:r>
            </w:del>
          </w:p>
        </w:tc>
        <w:tc>
          <w:tcPr>
            <w:tcW w:w="1134" w:type="dxa"/>
          </w:tcPr>
          <w:p w14:paraId="5C9BE268" w14:textId="71C44AB9"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685" w:type="dxa"/>
          </w:tcPr>
          <w:p w14:paraId="634989C5" w14:textId="12738921"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true: om vårdgivaren är ett fingerat objekt</w:t>
            </w:r>
          </w:p>
        </w:tc>
        <w:tc>
          <w:tcPr>
            <w:tcW w:w="1418" w:type="dxa"/>
          </w:tcPr>
          <w:p w14:paraId="1737412E" w14:textId="75607C72" w:rsidR="00B65974" w:rsidRPr="00915D3B" w:rsidRDefault="00B65974" w:rsidP="00291EE3">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4758CD" w:rsidRPr="00915D3B" w14:paraId="4ED23207" w14:textId="77777777" w:rsidTr="004872ED">
        <w:trPr>
          <w:cantSplit/>
        </w:trPr>
        <w:tc>
          <w:tcPr>
            <w:tcW w:w="3369" w:type="dxa"/>
            <w:vAlign w:val="center"/>
          </w:tcPr>
          <w:p w14:paraId="6F5AD20E" w14:textId="70D615ED" w:rsidR="004758CD" w:rsidRPr="00915D3B" w:rsidRDefault="004758CD" w:rsidP="00291EE3">
            <w:pPr>
              <w:spacing w:line="240" w:lineRule="exact"/>
              <w:ind w:left="102"/>
              <w:rPr>
                <w:rFonts w:ascii="Times New Roman" w:hAnsi="Times New Roman"/>
                <w:szCs w:val="20"/>
              </w:rPr>
            </w:pPr>
            <w:r>
              <w:rPr>
                <w:rFonts w:ascii="Times New Roman" w:hAnsi="Times New Roman"/>
                <w:szCs w:val="20"/>
              </w:rPr>
              <w:t>..feignedHealthCareUnitManager</w:t>
            </w:r>
          </w:p>
        </w:tc>
        <w:tc>
          <w:tcPr>
            <w:tcW w:w="1134" w:type="dxa"/>
            <w:vAlign w:val="center"/>
          </w:tcPr>
          <w:p w14:paraId="0A39501C" w14:textId="601407B4" w:rsidR="004758CD" w:rsidRPr="00915D3B" w:rsidRDefault="004758CD" w:rsidP="00291EE3">
            <w:pPr>
              <w:spacing w:line="240" w:lineRule="exact"/>
              <w:ind w:left="102"/>
              <w:rPr>
                <w:rFonts w:ascii="Times New Roman" w:hAnsi="Times New Roman"/>
                <w:szCs w:val="20"/>
              </w:rPr>
            </w:pPr>
            <w:r>
              <w:rPr>
                <w:rFonts w:ascii="Times New Roman" w:hAnsi="Times New Roman"/>
                <w:szCs w:val="20"/>
              </w:rPr>
              <w:t>Boolean</w:t>
            </w:r>
          </w:p>
        </w:tc>
        <w:tc>
          <w:tcPr>
            <w:tcW w:w="3685" w:type="dxa"/>
          </w:tcPr>
          <w:p w14:paraId="53C300BC" w14:textId="7B785FBA" w:rsidR="004758CD" w:rsidRPr="00915D3B" w:rsidRDefault="004758CD" w:rsidP="00291EE3">
            <w:pPr>
              <w:spacing w:line="240" w:lineRule="exact"/>
              <w:ind w:left="102"/>
              <w:rPr>
                <w:rFonts w:ascii="Times New Roman" w:hAnsi="Times New Roman"/>
                <w:szCs w:val="20"/>
              </w:rPr>
            </w:pPr>
            <w:r>
              <w:rPr>
                <w:rFonts w:ascii="Times New Roman" w:hAnsi="Times New Roman"/>
                <w:szCs w:val="20"/>
              </w:rPr>
              <w:t>true: om vårdenhetens verksamhetschef är ett fingerat objekt</w:t>
            </w:r>
          </w:p>
        </w:tc>
        <w:tc>
          <w:tcPr>
            <w:tcW w:w="1418" w:type="dxa"/>
            <w:vAlign w:val="center"/>
          </w:tcPr>
          <w:p w14:paraId="7B001FD5" w14:textId="53FD4C85" w:rsidR="004758CD" w:rsidRPr="00915D3B" w:rsidRDefault="004758CD" w:rsidP="00291EE3">
            <w:pPr>
              <w:spacing w:line="240" w:lineRule="exact"/>
              <w:ind w:left="102"/>
              <w:rPr>
                <w:rFonts w:ascii="Times New Roman" w:hAnsi="Times New Roman"/>
                <w:szCs w:val="20"/>
              </w:rPr>
            </w:pPr>
            <w:r>
              <w:rPr>
                <w:rFonts w:ascii="Times New Roman" w:hAnsi="Times New Roman"/>
                <w:szCs w:val="20"/>
              </w:rPr>
              <w:t>0..1</w:t>
            </w:r>
          </w:p>
        </w:tc>
      </w:tr>
      <w:tr w:rsidR="004872ED" w:rsidRPr="00915D3B" w14:paraId="1201E5BD" w14:textId="77777777" w:rsidTr="004872ED">
        <w:trPr>
          <w:cantSplit/>
        </w:trPr>
        <w:tc>
          <w:tcPr>
            <w:tcW w:w="3369" w:type="dxa"/>
          </w:tcPr>
          <w:p w14:paraId="06506444" w14:textId="720EB40A" w:rsidR="004872ED" w:rsidRDefault="004872ED" w:rsidP="001A5E95">
            <w:pPr>
              <w:spacing w:line="240" w:lineRule="exact"/>
              <w:ind w:left="102"/>
              <w:rPr>
                <w:rFonts w:ascii="Times New Roman" w:hAnsi="Times New Roman"/>
                <w:szCs w:val="20"/>
              </w:rPr>
            </w:pPr>
            <w:r>
              <w:rPr>
                <w:rFonts w:ascii="Times New Roman" w:eastAsia="Times New Roman" w:hAnsi="Times New Roman"/>
                <w:szCs w:val="20"/>
                <w:lang w:eastAsia="sv-SE"/>
              </w:rPr>
              <w:t>..</w:t>
            </w:r>
            <w:ins w:id="1273" w:author="Littorin Henrika" w:date="2016-08-24T11:36:00Z">
              <w:r w:rsidR="001A5E95">
                <w:rPr>
                  <w:rFonts w:ascii="Times New Roman" w:eastAsia="Times New Roman" w:hAnsi="Times New Roman"/>
                  <w:szCs w:val="20"/>
                  <w:lang w:eastAsia="sv-SE"/>
                </w:rPr>
                <w:t>Archived</w:t>
              </w:r>
            </w:ins>
            <w:ins w:id="1274" w:author="Littorin Henrika" w:date="2016-08-24T11:37:00Z">
              <w:r w:rsidR="001A5E95">
                <w:rPr>
                  <w:rFonts w:ascii="Times New Roman" w:eastAsia="Times New Roman" w:hAnsi="Times New Roman"/>
                  <w:szCs w:val="20"/>
                  <w:lang w:eastAsia="sv-SE"/>
                </w:rPr>
                <w:t>H</w:t>
              </w:r>
            </w:ins>
            <w:del w:id="1275" w:author="Littorin Henrika" w:date="2016-08-24T11:37:00Z">
              <w:r w:rsidDel="001A5E95">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ealthCareUnitMember</w:t>
            </w:r>
            <w:del w:id="1276" w:author="Littorin Henrika" w:date="2016-08-24T11:37:00Z">
              <w:r w:rsidDel="001A5E95">
                <w:rPr>
                  <w:rFonts w:ascii="Times New Roman" w:eastAsia="Times New Roman" w:hAnsi="Times New Roman"/>
                  <w:szCs w:val="20"/>
                  <w:lang w:eastAsia="sv-SE"/>
                </w:rPr>
                <w:delText>IsArchived</w:delText>
              </w:r>
            </w:del>
          </w:p>
        </w:tc>
        <w:tc>
          <w:tcPr>
            <w:tcW w:w="1134" w:type="dxa"/>
          </w:tcPr>
          <w:p w14:paraId="55233E8C" w14:textId="06D05DAD" w:rsidR="004872ED" w:rsidRDefault="004872ED" w:rsidP="004872ED">
            <w:pPr>
              <w:spacing w:line="240" w:lineRule="exact"/>
              <w:ind w:left="102"/>
              <w:rPr>
                <w:rFonts w:ascii="Times New Roman" w:hAnsi="Times New Roman"/>
                <w:szCs w:val="20"/>
              </w:rPr>
            </w:pPr>
            <w:r>
              <w:rPr>
                <w:rFonts w:ascii="Times New Roman" w:eastAsia="Times New Roman" w:hAnsi="Times New Roman"/>
                <w:szCs w:val="20"/>
                <w:lang w:eastAsia="sv-SE"/>
              </w:rPr>
              <w:t>Boolean</w:t>
            </w:r>
          </w:p>
        </w:tc>
        <w:tc>
          <w:tcPr>
            <w:tcW w:w="3685" w:type="dxa"/>
          </w:tcPr>
          <w:p w14:paraId="44236364" w14:textId="4611FC17" w:rsidR="004872ED" w:rsidRDefault="004872ED" w:rsidP="004872ED">
            <w:pPr>
              <w:spacing w:line="240" w:lineRule="exact"/>
              <w:ind w:left="102"/>
              <w:rPr>
                <w:rFonts w:ascii="Times New Roman" w:hAnsi="Times New Roman"/>
                <w:szCs w:val="20"/>
              </w:rPr>
            </w:pPr>
            <w:r>
              <w:rPr>
                <w:rFonts w:ascii="Times New Roman" w:eastAsia="Times New Roman" w:hAnsi="Times New Roman"/>
                <w:szCs w:val="20"/>
                <w:lang w:eastAsia="sv-SE"/>
              </w:rPr>
              <w:t>true: om enheten är ett arkiverat objekt</w:t>
            </w:r>
          </w:p>
        </w:tc>
        <w:tc>
          <w:tcPr>
            <w:tcW w:w="1418" w:type="dxa"/>
          </w:tcPr>
          <w:p w14:paraId="1CA8C7B3" w14:textId="2ADD3A0E" w:rsidR="004872ED" w:rsidRDefault="004872ED" w:rsidP="004872ED">
            <w:pPr>
              <w:spacing w:line="240" w:lineRule="exact"/>
              <w:ind w:left="102"/>
              <w:rPr>
                <w:rFonts w:ascii="Times New Roman" w:hAnsi="Times New Roman"/>
                <w:szCs w:val="20"/>
              </w:rPr>
            </w:pPr>
            <w:r>
              <w:rPr>
                <w:rFonts w:ascii="Times New Roman" w:eastAsia="Times New Roman" w:hAnsi="Times New Roman"/>
                <w:szCs w:val="20"/>
                <w:lang w:eastAsia="sv-SE"/>
              </w:rPr>
              <w:t>0..1</w:t>
            </w:r>
          </w:p>
        </w:tc>
      </w:tr>
      <w:tr w:rsidR="004872ED" w:rsidRPr="00915D3B" w14:paraId="4D76DEEF" w14:textId="77777777" w:rsidTr="004872ED">
        <w:trPr>
          <w:cantSplit/>
        </w:trPr>
        <w:tc>
          <w:tcPr>
            <w:tcW w:w="3369" w:type="dxa"/>
          </w:tcPr>
          <w:p w14:paraId="31A09A20" w14:textId="546B9530" w:rsidR="004872ED" w:rsidRDefault="004872ED" w:rsidP="001A5E95">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ins w:id="1277" w:author="Littorin Henrika" w:date="2016-08-24T11:37:00Z">
              <w:r w:rsidR="001A5E95">
                <w:rPr>
                  <w:rFonts w:ascii="Times New Roman" w:eastAsia="Times New Roman" w:hAnsi="Times New Roman"/>
                  <w:szCs w:val="20"/>
                  <w:lang w:eastAsia="sv-SE"/>
                </w:rPr>
                <w:t>ArchivedH</w:t>
              </w:r>
            </w:ins>
            <w:del w:id="1278" w:author="Littorin Henrika" w:date="2016-08-24T11:37:00Z">
              <w:r w:rsidDel="001A5E95">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ealthCareUnit</w:t>
            </w:r>
            <w:del w:id="1279" w:author="Littorin Henrika" w:date="2016-08-24T11:37:00Z">
              <w:r w:rsidDel="001A5E95">
                <w:rPr>
                  <w:rFonts w:ascii="Times New Roman" w:eastAsia="Times New Roman" w:hAnsi="Times New Roman"/>
                  <w:szCs w:val="20"/>
                  <w:lang w:eastAsia="sv-SE"/>
                </w:rPr>
                <w:delText>IsArchived</w:delText>
              </w:r>
            </w:del>
          </w:p>
        </w:tc>
        <w:tc>
          <w:tcPr>
            <w:tcW w:w="1134" w:type="dxa"/>
          </w:tcPr>
          <w:p w14:paraId="79457C30" w14:textId="67C71883" w:rsidR="004872ED" w:rsidRDefault="004872ED" w:rsidP="004872ED">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685" w:type="dxa"/>
          </w:tcPr>
          <w:p w14:paraId="79BA30F9" w14:textId="5C043C6B" w:rsidR="004872ED" w:rsidRDefault="004872ED" w:rsidP="004872ED">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vårdenheten är ett arkiverat objekt</w:t>
            </w:r>
          </w:p>
        </w:tc>
        <w:tc>
          <w:tcPr>
            <w:tcW w:w="1418" w:type="dxa"/>
          </w:tcPr>
          <w:p w14:paraId="76F5C441" w14:textId="298EC51E" w:rsidR="004872ED" w:rsidRDefault="004872ED" w:rsidP="004872ED">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4872ED" w:rsidRPr="00915D3B" w14:paraId="7EE760A0" w14:textId="77777777" w:rsidTr="004872ED">
        <w:trPr>
          <w:cantSplit/>
        </w:trPr>
        <w:tc>
          <w:tcPr>
            <w:tcW w:w="3369" w:type="dxa"/>
          </w:tcPr>
          <w:p w14:paraId="1D172A50" w14:textId="1FA02458" w:rsidR="004872ED" w:rsidRDefault="00D9649F" w:rsidP="001A5E95">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w:t>
            </w:r>
            <w:ins w:id="1280" w:author="Littorin Henrika" w:date="2016-08-24T11:37:00Z">
              <w:r w:rsidR="001A5E95">
                <w:rPr>
                  <w:rFonts w:ascii="Times New Roman" w:eastAsia="Times New Roman" w:hAnsi="Times New Roman"/>
                  <w:szCs w:val="20"/>
                  <w:lang w:eastAsia="sv-SE"/>
                </w:rPr>
                <w:t>ArchivedH</w:t>
              </w:r>
            </w:ins>
            <w:del w:id="1281" w:author="Littorin Henrika" w:date="2016-08-24T11:37:00Z">
              <w:r w:rsidDel="001A5E95">
                <w:rPr>
                  <w:rFonts w:ascii="Times New Roman" w:eastAsia="Times New Roman" w:hAnsi="Times New Roman"/>
                  <w:szCs w:val="20"/>
                  <w:lang w:eastAsia="sv-SE"/>
                </w:rPr>
                <w:delText>h</w:delText>
              </w:r>
            </w:del>
            <w:r>
              <w:rPr>
                <w:rFonts w:ascii="Times New Roman" w:eastAsia="Times New Roman" w:hAnsi="Times New Roman"/>
                <w:szCs w:val="20"/>
                <w:lang w:eastAsia="sv-SE"/>
              </w:rPr>
              <w:t>ealthCareProvider</w:t>
            </w:r>
            <w:del w:id="1282" w:author="Littorin Henrika" w:date="2016-08-24T11:37:00Z">
              <w:r w:rsidR="004872ED" w:rsidDel="001A5E95">
                <w:rPr>
                  <w:rFonts w:ascii="Times New Roman" w:eastAsia="Times New Roman" w:hAnsi="Times New Roman"/>
                  <w:szCs w:val="20"/>
                  <w:lang w:eastAsia="sv-SE"/>
                </w:rPr>
                <w:delText>IsArchived</w:delText>
              </w:r>
            </w:del>
          </w:p>
        </w:tc>
        <w:tc>
          <w:tcPr>
            <w:tcW w:w="1134" w:type="dxa"/>
          </w:tcPr>
          <w:p w14:paraId="1CBEFB88" w14:textId="01DFC516" w:rsidR="004872ED" w:rsidRDefault="004872ED" w:rsidP="004872ED">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Boolean</w:t>
            </w:r>
          </w:p>
        </w:tc>
        <w:tc>
          <w:tcPr>
            <w:tcW w:w="3685" w:type="dxa"/>
          </w:tcPr>
          <w:p w14:paraId="65C45A49" w14:textId="009881C9" w:rsidR="004872ED" w:rsidRDefault="004872ED" w:rsidP="004872ED">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true: om vårdgivaren är ett arkiverat objekt</w:t>
            </w:r>
          </w:p>
        </w:tc>
        <w:tc>
          <w:tcPr>
            <w:tcW w:w="1418" w:type="dxa"/>
          </w:tcPr>
          <w:p w14:paraId="38C8801B" w14:textId="75B7B69D" w:rsidR="004872ED" w:rsidRDefault="004872ED" w:rsidP="004872ED">
            <w:pPr>
              <w:spacing w:line="240" w:lineRule="exact"/>
              <w:ind w:left="102"/>
              <w:rPr>
                <w:rFonts w:ascii="Times New Roman" w:eastAsia="Times New Roman" w:hAnsi="Times New Roman"/>
                <w:szCs w:val="20"/>
                <w:lang w:eastAsia="sv-SE"/>
              </w:rPr>
            </w:pPr>
            <w:r>
              <w:rPr>
                <w:rFonts w:ascii="Times New Roman" w:eastAsia="Times New Roman" w:hAnsi="Times New Roman"/>
                <w:szCs w:val="20"/>
                <w:lang w:eastAsia="sv-SE"/>
              </w:rPr>
              <w:t>0..1</w:t>
            </w:r>
          </w:p>
        </w:tc>
      </w:tr>
      <w:tr w:rsidR="004872ED" w:rsidRPr="00915D3B" w14:paraId="07C6A276" w14:textId="77777777" w:rsidTr="004872ED">
        <w:trPr>
          <w:cantSplit/>
        </w:trPr>
        <w:tc>
          <w:tcPr>
            <w:tcW w:w="3369" w:type="dxa"/>
          </w:tcPr>
          <w:p w14:paraId="16C877B1" w14:textId="7CE7DEDA" w:rsidR="004872ED" w:rsidRDefault="004872ED" w:rsidP="004872ED">
            <w:pPr>
              <w:spacing w:line="240" w:lineRule="exact"/>
              <w:ind w:left="102"/>
              <w:rPr>
                <w:rFonts w:ascii="Times New Roman" w:eastAsia="Times New Roman" w:hAnsi="Times New Roman"/>
                <w:szCs w:val="20"/>
                <w:lang w:eastAsia="sv-SE"/>
              </w:rPr>
            </w:pPr>
            <w:del w:id="1283" w:author="Littorin Henrika" w:date="2016-08-24T11:36:00Z">
              <w:r w:rsidDel="001A5E95">
                <w:rPr>
                  <w:rFonts w:ascii="Times New Roman" w:eastAsia="Times New Roman" w:hAnsi="Times New Roman"/>
                  <w:szCs w:val="20"/>
                  <w:lang w:eastAsia="sv-SE"/>
                </w:rPr>
                <w:delText>..healthCareUnitManagerIsArchived</w:delText>
              </w:r>
            </w:del>
          </w:p>
        </w:tc>
        <w:tc>
          <w:tcPr>
            <w:tcW w:w="1134" w:type="dxa"/>
          </w:tcPr>
          <w:p w14:paraId="23A47753" w14:textId="0D2FC6BC" w:rsidR="004872ED" w:rsidRDefault="004872ED" w:rsidP="004872ED">
            <w:pPr>
              <w:spacing w:line="240" w:lineRule="exact"/>
              <w:ind w:left="102"/>
              <w:rPr>
                <w:rFonts w:ascii="Times New Roman" w:eastAsia="Times New Roman" w:hAnsi="Times New Roman"/>
                <w:szCs w:val="20"/>
                <w:lang w:eastAsia="sv-SE"/>
              </w:rPr>
            </w:pPr>
            <w:del w:id="1284" w:author="Littorin Henrika" w:date="2016-08-24T11:36:00Z">
              <w:r w:rsidDel="001A5E95">
                <w:rPr>
                  <w:rFonts w:ascii="Times New Roman" w:eastAsia="Times New Roman" w:hAnsi="Times New Roman"/>
                  <w:szCs w:val="20"/>
                  <w:lang w:eastAsia="sv-SE"/>
                </w:rPr>
                <w:delText>Boolean</w:delText>
              </w:r>
            </w:del>
          </w:p>
        </w:tc>
        <w:tc>
          <w:tcPr>
            <w:tcW w:w="3685" w:type="dxa"/>
          </w:tcPr>
          <w:p w14:paraId="77828391" w14:textId="5DA2E067" w:rsidR="004872ED" w:rsidRDefault="004872ED" w:rsidP="004872ED">
            <w:pPr>
              <w:spacing w:line="240" w:lineRule="exact"/>
              <w:ind w:left="102"/>
              <w:rPr>
                <w:rFonts w:ascii="Times New Roman" w:eastAsia="Times New Roman" w:hAnsi="Times New Roman"/>
                <w:szCs w:val="20"/>
                <w:lang w:eastAsia="sv-SE"/>
              </w:rPr>
            </w:pPr>
            <w:del w:id="1285" w:author="Littorin Henrika" w:date="2016-08-24T11:36:00Z">
              <w:r w:rsidDel="001A5E95">
                <w:rPr>
                  <w:rFonts w:ascii="Times New Roman" w:eastAsia="Times New Roman" w:hAnsi="Times New Roman"/>
                  <w:szCs w:val="20"/>
                  <w:lang w:eastAsia="sv-SE"/>
                </w:rPr>
                <w:delText>true: om vårdenhetens verksamhetschef är ett arkiverat objekt</w:delText>
              </w:r>
            </w:del>
          </w:p>
        </w:tc>
        <w:tc>
          <w:tcPr>
            <w:tcW w:w="1418" w:type="dxa"/>
          </w:tcPr>
          <w:p w14:paraId="64FE3867" w14:textId="51E51D53" w:rsidR="004872ED" w:rsidRDefault="004872ED" w:rsidP="004872ED">
            <w:pPr>
              <w:spacing w:line="240" w:lineRule="exact"/>
              <w:ind w:left="102"/>
              <w:rPr>
                <w:rFonts w:ascii="Times New Roman" w:eastAsia="Times New Roman" w:hAnsi="Times New Roman"/>
                <w:szCs w:val="20"/>
                <w:lang w:eastAsia="sv-SE"/>
              </w:rPr>
            </w:pPr>
            <w:del w:id="1286" w:author="Littorin Henrika" w:date="2016-08-24T11:36:00Z">
              <w:r w:rsidDel="001A5E95">
                <w:rPr>
                  <w:rFonts w:ascii="Times New Roman" w:eastAsia="Times New Roman" w:hAnsi="Times New Roman"/>
                  <w:szCs w:val="20"/>
                  <w:lang w:eastAsia="sv-SE"/>
                </w:rPr>
                <w:delText>0..1</w:delText>
              </w:r>
            </w:del>
          </w:p>
        </w:tc>
      </w:tr>
      <w:tr w:rsidR="00055EB5" w:rsidRPr="00915D3B" w14:paraId="5C43232C" w14:textId="77777777" w:rsidTr="004872ED">
        <w:trPr>
          <w:cantSplit/>
        </w:trPr>
        <w:tc>
          <w:tcPr>
            <w:tcW w:w="3369" w:type="dxa"/>
            <w:vAlign w:val="center"/>
          </w:tcPr>
          <w:p w14:paraId="11215763" w14:textId="66CC0517" w:rsidR="00055EB5" w:rsidRPr="00915D3B" w:rsidRDefault="00055EB5" w:rsidP="00055EB5">
            <w:pPr>
              <w:spacing w:line="240" w:lineRule="exact"/>
              <w:ind w:left="102"/>
              <w:rPr>
                <w:rFonts w:ascii="Times New Roman" w:hAnsi="Times New Roman"/>
                <w:szCs w:val="20"/>
              </w:rPr>
            </w:pPr>
            <w:del w:id="1287" w:author="Ronny Nilsson" w:date="2016-09-09T10:38:00Z">
              <w:r w:rsidRPr="00915D3B" w:rsidDel="00E35A43">
                <w:rPr>
                  <w:rFonts w:ascii="Times New Roman" w:hAnsi="Times New Roman"/>
                  <w:szCs w:val="20"/>
                </w:rPr>
                <w:delText>resultCode</w:delText>
              </w:r>
            </w:del>
          </w:p>
        </w:tc>
        <w:tc>
          <w:tcPr>
            <w:tcW w:w="1134" w:type="dxa"/>
            <w:vAlign w:val="center"/>
          </w:tcPr>
          <w:p w14:paraId="472233BA" w14:textId="5A2C0BC2" w:rsidR="00055EB5" w:rsidRPr="00915D3B" w:rsidRDefault="00055EB5" w:rsidP="00055EB5">
            <w:pPr>
              <w:spacing w:line="240" w:lineRule="exact"/>
              <w:ind w:left="102"/>
              <w:rPr>
                <w:rFonts w:ascii="Times New Roman" w:hAnsi="Times New Roman"/>
                <w:szCs w:val="20"/>
              </w:rPr>
            </w:pPr>
            <w:del w:id="1288" w:author="Ronny Nilsson" w:date="2016-09-09T10:38:00Z">
              <w:r w:rsidRPr="00915D3B" w:rsidDel="00E35A43">
                <w:rPr>
                  <w:rFonts w:ascii="Times New Roman" w:hAnsi="Times New Roman"/>
                  <w:szCs w:val="20"/>
                </w:rPr>
                <w:delText>String</w:delText>
              </w:r>
            </w:del>
          </w:p>
        </w:tc>
        <w:tc>
          <w:tcPr>
            <w:tcW w:w="3685" w:type="dxa"/>
          </w:tcPr>
          <w:p w14:paraId="06273A58" w14:textId="7D8B0AD8" w:rsidR="00055EB5" w:rsidRPr="00915D3B" w:rsidRDefault="00055EB5" w:rsidP="00357A95">
            <w:pPr>
              <w:spacing w:line="240" w:lineRule="exact"/>
              <w:ind w:left="102"/>
              <w:rPr>
                <w:rFonts w:ascii="Times New Roman" w:hAnsi="Times New Roman"/>
                <w:szCs w:val="20"/>
              </w:rPr>
            </w:pPr>
            <w:del w:id="1289" w:author="Ronny Nilsson" w:date="2016-09-09T10:38:00Z">
              <w:r w:rsidRPr="00915D3B" w:rsidDel="00E35A43">
                <w:rPr>
                  <w:rFonts w:ascii="Times New Roman" w:hAnsi="Times New Roman"/>
                  <w:szCs w:val="20"/>
                </w:rPr>
                <w:delText>Resultat av metodanrop (OK eller ERROR).</w:delText>
              </w:r>
            </w:del>
          </w:p>
        </w:tc>
        <w:tc>
          <w:tcPr>
            <w:tcW w:w="1418" w:type="dxa"/>
            <w:vAlign w:val="center"/>
          </w:tcPr>
          <w:p w14:paraId="29F5F84B" w14:textId="64555A99" w:rsidR="00055EB5" w:rsidRPr="00915D3B" w:rsidRDefault="00055EB5" w:rsidP="00055EB5">
            <w:pPr>
              <w:spacing w:line="240" w:lineRule="exact"/>
              <w:ind w:left="102"/>
              <w:rPr>
                <w:rFonts w:ascii="Times New Roman" w:hAnsi="Times New Roman"/>
                <w:szCs w:val="20"/>
              </w:rPr>
            </w:pPr>
            <w:del w:id="1290" w:author="Ronny Nilsson" w:date="2016-09-09T10:38:00Z">
              <w:r w:rsidRPr="00915D3B" w:rsidDel="00E35A43">
                <w:rPr>
                  <w:rFonts w:ascii="Times New Roman" w:hAnsi="Times New Roman"/>
                  <w:szCs w:val="20"/>
                </w:rPr>
                <w:delText>1..1</w:delText>
              </w:r>
            </w:del>
          </w:p>
        </w:tc>
      </w:tr>
      <w:tr w:rsidR="00055EB5" w:rsidRPr="00915D3B" w:rsidDel="00357A95" w14:paraId="3D960632" w14:textId="6BF9D528" w:rsidTr="004872ED">
        <w:trPr>
          <w:cantSplit/>
          <w:del w:id="1291" w:author="Littorin Henrika" w:date="2016-09-06T17:00:00Z"/>
        </w:trPr>
        <w:tc>
          <w:tcPr>
            <w:tcW w:w="3369" w:type="dxa"/>
            <w:vAlign w:val="center"/>
          </w:tcPr>
          <w:p w14:paraId="16A9253B" w14:textId="5C02B721" w:rsidR="00055EB5" w:rsidRPr="00915D3B" w:rsidDel="00357A95" w:rsidRDefault="00055EB5" w:rsidP="00055EB5">
            <w:pPr>
              <w:spacing w:line="240" w:lineRule="exact"/>
              <w:ind w:left="102"/>
              <w:rPr>
                <w:del w:id="1292" w:author="Littorin Henrika" w:date="2016-09-06T17:00:00Z"/>
                <w:rFonts w:ascii="Times New Roman" w:hAnsi="Times New Roman"/>
                <w:szCs w:val="20"/>
              </w:rPr>
            </w:pPr>
            <w:del w:id="1293" w:author="Littorin Henrika" w:date="2016-09-06T17:00:00Z">
              <w:r w:rsidRPr="00915D3B" w:rsidDel="00357A95">
                <w:rPr>
                  <w:rFonts w:ascii="Times New Roman" w:hAnsi="Times New Roman"/>
                  <w:szCs w:val="20"/>
                </w:rPr>
                <w:delText>resultText</w:delText>
              </w:r>
            </w:del>
          </w:p>
        </w:tc>
        <w:tc>
          <w:tcPr>
            <w:tcW w:w="1134" w:type="dxa"/>
            <w:vAlign w:val="center"/>
          </w:tcPr>
          <w:p w14:paraId="7205FE87" w14:textId="6F386492" w:rsidR="00055EB5" w:rsidRPr="00915D3B" w:rsidDel="00357A95" w:rsidRDefault="00055EB5" w:rsidP="00055EB5">
            <w:pPr>
              <w:spacing w:line="240" w:lineRule="exact"/>
              <w:ind w:left="102"/>
              <w:rPr>
                <w:del w:id="1294" w:author="Littorin Henrika" w:date="2016-09-06T17:00:00Z"/>
                <w:rFonts w:ascii="Times New Roman" w:hAnsi="Times New Roman"/>
                <w:szCs w:val="20"/>
              </w:rPr>
            </w:pPr>
            <w:del w:id="1295" w:author="Littorin Henrika" w:date="2016-09-06T17:00:00Z">
              <w:r w:rsidRPr="00915D3B" w:rsidDel="00357A95">
                <w:rPr>
                  <w:rFonts w:ascii="Times New Roman" w:hAnsi="Times New Roman"/>
                  <w:szCs w:val="20"/>
                </w:rPr>
                <w:delText>String</w:delText>
              </w:r>
            </w:del>
          </w:p>
        </w:tc>
        <w:tc>
          <w:tcPr>
            <w:tcW w:w="3685" w:type="dxa"/>
          </w:tcPr>
          <w:p w14:paraId="6B0286CA" w14:textId="34ACE3FF" w:rsidR="00055EB5" w:rsidRPr="00915D3B" w:rsidDel="00357A95" w:rsidRDefault="00055EB5" w:rsidP="00055EB5">
            <w:pPr>
              <w:spacing w:line="240" w:lineRule="exact"/>
              <w:ind w:left="102"/>
              <w:rPr>
                <w:del w:id="1296" w:author="Littorin Henrika" w:date="2016-09-06T17:00:00Z"/>
                <w:rFonts w:ascii="Times New Roman" w:hAnsi="Times New Roman"/>
                <w:szCs w:val="20"/>
              </w:rPr>
            </w:pPr>
            <w:del w:id="1297" w:author="Littorin Henrika" w:date="2016-09-06T17:00:00Z">
              <w:r w:rsidRPr="00915D3B" w:rsidDel="00357A95">
                <w:rPr>
                  <w:rFonts w:ascii="Times New Roman" w:hAnsi="Times New Roman"/>
                  <w:szCs w:val="20"/>
                </w:rPr>
                <w:delText>Beskrivning av fel vid resultCode=ERROR.</w:delText>
              </w:r>
            </w:del>
          </w:p>
        </w:tc>
        <w:tc>
          <w:tcPr>
            <w:tcW w:w="1418" w:type="dxa"/>
            <w:vAlign w:val="center"/>
          </w:tcPr>
          <w:p w14:paraId="5AF9D610" w14:textId="67B37E1C" w:rsidR="00055EB5" w:rsidRPr="00915D3B" w:rsidDel="00357A95" w:rsidRDefault="00055EB5" w:rsidP="00055EB5">
            <w:pPr>
              <w:spacing w:line="240" w:lineRule="exact"/>
              <w:ind w:left="102"/>
              <w:rPr>
                <w:del w:id="1298" w:author="Littorin Henrika" w:date="2016-09-06T17:00:00Z"/>
                <w:rFonts w:ascii="Times New Roman" w:hAnsi="Times New Roman"/>
                <w:szCs w:val="20"/>
              </w:rPr>
            </w:pPr>
            <w:del w:id="1299" w:author="Littorin Henrika" w:date="2016-09-06T17:00:00Z">
              <w:r w:rsidRPr="00915D3B" w:rsidDel="00357A95">
                <w:rPr>
                  <w:rFonts w:ascii="Times New Roman" w:hAnsi="Times New Roman"/>
                  <w:szCs w:val="20"/>
                </w:rPr>
                <w:delText>0..1</w:delText>
              </w:r>
            </w:del>
          </w:p>
        </w:tc>
      </w:tr>
    </w:tbl>
    <w:p w14:paraId="3C0F2CA2" w14:textId="77777777" w:rsidR="00291EE3" w:rsidRDefault="00291EE3" w:rsidP="00561224">
      <w:pPr>
        <w:pStyle w:val="Heading3"/>
        <w:numPr>
          <w:ilvl w:val="0"/>
          <w:numId w:val="0"/>
        </w:numPr>
      </w:pPr>
    </w:p>
    <w:p w14:paraId="2B6066B7" w14:textId="77777777" w:rsidR="009C1896" w:rsidRDefault="009C1896" w:rsidP="009C1896">
      <w:pPr>
        <w:pStyle w:val="Heading3"/>
      </w:pPr>
      <w:bookmarkStart w:id="1300" w:name="_Toc467578367"/>
      <w:r w:rsidRPr="00915D3B">
        <w:t>Tjänstekontraktsspecifika krav och regler</w:t>
      </w:r>
      <w:bookmarkEnd w:id="1300"/>
    </w:p>
    <w:p w14:paraId="2C5146D5" w14:textId="77777777" w:rsidR="009C1896" w:rsidRDefault="009C1896" w:rsidP="009C1896">
      <w:r w:rsidRPr="00915D3B">
        <w:t>Till denna informationsmängd finns regler som ej uttrycks i schemafilerna och tabellen ovan. Dessa återfinns nedan.</w:t>
      </w:r>
    </w:p>
    <w:p w14:paraId="451736BD" w14:textId="77777777" w:rsidR="009C1896" w:rsidRPr="00915D3B" w:rsidRDefault="009C1896" w:rsidP="009C1896">
      <w:pPr>
        <w:rPr>
          <w:sz w:val="22"/>
          <w:u w:val="single"/>
        </w:rPr>
      </w:pPr>
      <w:r w:rsidRPr="00915D3B">
        <w:rPr>
          <w:sz w:val="22"/>
          <w:u w:val="single"/>
        </w:rPr>
        <w:t xml:space="preserve">*1) </w:t>
      </w:r>
      <w:r>
        <w:rPr>
          <w:sz w:val="22"/>
          <w:u w:val="single"/>
        </w:rPr>
        <w:t>searchBase</w:t>
      </w:r>
    </w:p>
    <w:p w14:paraId="6AEA27A7" w14:textId="6E186475" w:rsidR="00DD53DF" w:rsidRDefault="009C1896" w:rsidP="00DD53DF">
      <w:pPr>
        <w:rPr>
          <w:color w:val="4F81BD" w:themeColor="accent1"/>
        </w:rPr>
      </w:pPr>
      <w:r>
        <w:rPr>
          <w:rFonts w:cs="Arial"/>
        </w:rPr>
        <w:t>För GetHealthCareUnitIncludingManager används följande sökningar/sökbaser:</w:t>
      </w:r>
      <w:r>
        <w:rPr>
          <w:rFonts w:cs="Arial"/>
        </w:rPr>
        <w:br/>
        <w:t>- Sök efter kopplad enhet: i anropet angiven sökbas</w:t>
      </w:r>
      <w:r>
        <w:rPr>
          <w:rFonts w:cs="Arial"/>
        </w:rPr>
        <w:br/>
        <w:t>- Sök efter vårdenhet: i anropet angiven sökbas</w:t>
      </w:r>
      <w:r w:rsidR="00F514B2">
        <w:rPr>
          <w:rFonts w:cs="Arial"/>
        </w:rPr>
        <w:br/>
        <w:t>- Sök efter vårdgivare: i anropet angiven sökbas</w:t>
      </w:r>
      <w:r w:rsidR="00F514B2">
        <w:rPr>
          <w:rFonts w:cs="Arial"/>
        </w:rPr>
        <w:br/>
        <w:t>- Sök efter verksamhetschef: i anropet angiven sökbas</w:t>
      </w:r>
    </w:p>
    <w:p w14:paraId="34002F79" w14:textId="77777777" w:rsidR="00DD53DF" w:rsidRPr="00776D68" w:rsidRDefault="00DD53DF" w:rsidP="00DD53DF">
      <w:pPr>
        <w:pStyle w:val="Heading4"/>
      </w:pPr>
      <w:r w:rsidRPr="00776D68">
        <w:lastRenderedPageBreak/>
        <w:t>Icke funktionella krav</w:t>
      </w:r>
    </w:p>
    <w:p w14:paraId="062A0DE7" w14:textId="77777777" w:rsidR="00DD53DF" w:rsidRPr="00915D3B" w:rsidRDefault="00DD53DF" w:rsidP="00DD53DF">
      <w:pPr>
        <w:pStyle w:val="Heading5"/>
      </w:pPr>
      <w:r w:rsidRPr="00915D3B">
        <w:t>SLA-krav</w:t>
      </w:r>
    </w:p>
    <w:p w14:paraId="1663FB56" w14:textId="77777777" w:rsidR="00DD53DF" w:rsidRPr="00915D3B" w:rsidRDefault="00DD53DF" w:rsidP="00DD53DF">
      <w:pPr>
        <w:keepNext/>
      </w:pPr>
      <w:r w:rsidRPr="00915D3B">
        <w:t xml:space="preserve">Svarstider är specifika för respektive tjänstekontrakt. </w:t>
      </w:r>
    </w:p>
    <w:p w14:paraId="14ADD05C" w14:textId="77777777" w:rsidR="00DD53DF" w:rsidRPr="00915D3B" w:rsidRDefault="00DD53DF" w:rsidP="00DD53DF">
      <w:pPr>
        <w:keepNext/>
      </w:pPr>
      <w:r w:rsidRPr="00915D3B">
        <w:t>Krav på svarstider är dock inte definierade idag, men följande svarstidsnivå uppfylls idag (förutsatt SSL-uppkoppling):</w:t>
      </w:r>
    </w:p>
    <w:tbl>
      <w:tblPr>
        <w:tblStyle w:val="TableGrid"/>
        <w:tblW w:w="0" w:type="auto"/>
        <w:tblLook w:val="04A0" w:firstRow="1" w:lastRow="0" w:firstColumn="1" w:lastColumn="0" w:noHBand="0" w:noVBand="1"/>
      </w:tblPr>
      <w:tblGrid>
        <w:gridCol w:w="3574"/>
        <w:gridCol w:w="2836"/>
        <w:gridCol w:w="2552"/>
      </w:tblGrid>
      <w:tr w:rsidR="00DD53DF" w:rsidRPr="00915D3B" w14:paraId="6CFA182F" w14:textId="77777777" w:rsidTr="00562621">
        <w:tc>
          <w:tcPr>
            <w:tcW w:w="3509" w:type="dxa"/>
          </w:tcPr>
          <w:p w14:paraId="6B1F2326" w14:textId="77777777" w:rsidR="00DD53DF" w:rsidRPr="00915D3B" w:rsidRDefault="00DD53DF" w:rsidP="00562621">
            <w:pPr>
              <w:keepNext/>
              <w:rPr>
                <w:b/>
              </w:rPr>
            </w:pPr>
            <w:r w:rsidRPr="00915D3B">
              <w:rPr>
                <w:b/>
              </w:rPr>
              <w:t>Metod</w:t>
            </w:r>
          </w:p>
        </w:tc>
        <w:tc>
          <w:tcPr>
            <w:tcW w:w="2836" w:type="dxa"/>
          </w:tcPr>
          <w:p w14:paraId="24945ED2" w14:textId="77777777" w:rsidR="00DD53DF" w:rsidRPr="00915D3B" w:rsidRDefault="00DD53DF" w:rsidP="00562621">
            <w:pPr>
              <w:keepNext/>
              <w:rPr>
                <w:b/>
              </w:rPr>
            </w:pPr>
            <w:r w:rsidRPr="00915D3B">
              <w:rPr>
                <w:b/>
              </w:rPr>
              <w:t>Svarstider måste garanteras upp till följande last</w:t>
            </w:r>
          </w:p>
        </w:tc>
        <w:tc>
          <w:tcPr>
            <w:tcW w:w="2552" w:type="dxa"/>
          </w:tcPr>
          <w:p w14:paraId="6B06550F" w14:textId="77777777" w:rsidR="00DD53DF" w:rsidRPr="00915D3B" w:rsidRDefault="00DD53DF" w:rsidP="00562621">
            <w:pPr>
              <w:keepNext/>
              <w:rPr>
                <w:b/>
              </w:rPr>
            </w:pPr>
            <w:r w:rsidRPr="00915D3B">
              <w:rPr>
                <w:b/>
              </w:rPr>
              <w:t>Svarstid för 95 % av alla anrop ligger inom</w:t>
            </w:r>
          </w:p>
        </w:tc>
      </w:tr>
      <w:tr w:rsidR="00DD53DF" w:rsidRPr="00915D3B" w14:paraId="53EC21A4" w14:textId="77777777" w:rsidTr="00562621">
        <w:tc>
          <w:tcPr>
            <w:tcW w:w="3509" w:type="dxa"/>
          </w:tcPr>
          <w:p w14:paraId="517EA71A" w14:textId="31762C5E" w:rsidR="00DD53DF" w:rsidRPr="00915D3B" w:rsidRDefault="00DD53DF" w:rsidP="00562621">
            <w:r w:rsidRPr="00915D3B">
              <w:t>GetHealthCareUnit</w:t>
            </w:r>
            <w:ins w:id="1301" w:author="Littorin Henrika" w:date="2016-08-24T11:39:00Z">
              <w:r w:rsidR="00031C54">
                <w:t>IncludingManager</w:t>
              </w:r>
            </w:ins>
          </w:p>
        </w:tc>
        <w:tc>
          <w:tcPr>
            <w:tcW w:w="2836" w:type="dxa"/>
          </w:tcPr>
          <w:p w14:paraId="02DD7D2C" w14:textId="77777777" w:rsidR="00DD53DF" w:rsidRPr="00915D3B" w:rsidRDefault="00DD53DF" w:rsidP="00562621">
            <w:r w:rsidRPr="00915D3B">
              <w:t>10 anrop/s</w:t>
            </w:r>
          </w:p>
        </w:tc>
        <w:tc>
          <w:tcPr>
            <w:tcW w:w="2552" w:type="dxa"/>
          </w:tcPr>
          <w:p w14:paraId="0617A39B" w14:textId="77777777" w:rsidR="00DD53DF" w:rsidRPr="00915D3B" w:rsidRDefault="00DD53DF" w:rsidP="00562621">
            <w:r w:rsidRPr="00915D3B">
              <w:t xml:space="preserve">  100 ms</w:t>
            </w:r>
          </w:p>
        </w:tc>
      </w:tr>
    </w:tbl>
    <w:p w14:paraId="24D3611E" w14:textId="77777777" w:rsidR="00DD53DF" w:rsidRPr="00915D3B" w:rsidRDefault="00DD53DF" w:rsidP="00DD53DF"/>
    <w:p w14:paraId="5C419091" w14:textId="77777777" w:rsidR="00DD53DF" w:rsidRPr="00915D3B" w:rsidRDefault="00DD53DF" w:rsidP="00DD53DF">
      <w:pPr>
        <w:pStyle w:val="Heading5"/>
      </w:pPr>
      <w:r w:rsidRPr="00915D3B">
        <w:t>Logiska fel</w:t>
      </w:r>
    </w:p>
    <w:p w14:paraId="5A53EE41" w14:textId="62D18106" w:rsidR="00DD53DF" w:rsidRPr="009C6E87" w:rsidDel="00357A95" w:rsidRDefault="00DD53DF" w:rsidP="00DD53DF">
      <w:pPr>
        <w:rPr>
          <w:del w:id="1302" w:author="Littorin Henrika" w:date="2016-09-06T17:01:00Z"/>
          <w:rFonts w:cs="Arial"/>
        </w:rPr>
      </w:pPr>
      <w:del w:id="1303" w:author="Littorin Henrika" w:date="2016-09-06T17:01:00Z">
        <w:r w:rsidRPr="009C6E87" w:rsidDel="00357A95">
          <w:rPr>
            <w:rFonts w:cs="Arial"/>
          </w:rPr>
          <w:delText xml:space="preserve">För alla logiska fel returneras </w:delText>
        </w:r>
        <w:r w:rsidRPr="009C6E87" w:rsidDel="00357A95">
          <w:rPr>
            <w:rFonts w:cs="Arial"/>
            <w:szCs w:val="20"/>
          </w:rPr>
          <w:delText>resultCode=ERROR</w:delText>
        </w:r>
        <w:r w:rsidRPr="009C6E87" w:rsidDel="00357A95">
          <w:rPr>
            <w:rFonts w:cs="Arial"/>
          </w:rPr>
          <w:delText xml:space="preserve"> och en förklarande text i </w:delText>
        </w:r>
        <w:r w:rsidRPr="009C6E87" w:rsidDel="00357A95">
          <w:rPr>
            <w:rFonts w:cs="Arial"/>
            <w:szCs w:val="20"/>
          </w:rPr>
          <w:delText>resultText. Följande logiska fel har identifierats för detta kontrakt:</w:delText>
        </w:r>
      </w:del>
    </w:p>
    <w:p w14:paraId="19A6B937" w14:textId="77777777" w:rsidR="00243C39" w:rsidRDefault="00243C39" w:rsidP="00243C39">
      <w:pPr>
        <w:rPr>
          <w:ins w:id="1304" w:author="Ronny Nilsson" w:date="2016-08-26T13:45:00Z"/>
          <w:rFonts w:cs="Arial"/>
          <w:szCs w:val="20"/>
        </w:rPr>
      </w:pPr>
      <w:ins w:id="1305" w:author="Ronny Nilsson" w:date="2016-08-26T13:45:00Z">
        <w:r>
          <w:rPr>
            <w:rFonts w:cs="Arial"/>
            <w:szCs w:val="20"/>
          </w:rPr>
          <w:t>Logiska fel hanteras enligt:</w:t>
        </w:r>
      </w:ins>
    </w:p>
    <w:p w14:paraId="2C1C20B0" w14:textId="77777777" w:rsidR="00243C39" w:rsidRPr="00B360DE" w:rsidRDefault="00243C39" w:rsidP="00243C39">
      <w:pPr>
        <w:pStyle w:val="ListParagraph"/>
        <w:numPr>
          <w:ilvl w:val="0"/>
          <w:numId w:val="27"/>
        </w:numPr>
        <w:spacing w:after="120" w:line="240" w:lineRule="auto"/>
        <w:contextualSpacing w:val="0"/>
        <w:rPr>
          <w:ins w:id="1306" w:author="Ronny Nilsson" w:date="2016-08-26T13:45:00Z"/>
        </w:rPr>
      </w:pPr>
      <w:ins w:id="1307" w:author="Ronny Nilsson" w:date="2016-08-26T13:45:00Z">
        <w:r>
          <w:t>Om a</w:t>
        </w:r>
        <w:r w:rsidRPr="00B360DE">
          <w:t xml:space="preserve">ngiven sökbas </w:t>
        </w:r>
        <w:r>
          <w:t xml:space="preserve">inte </w:t>
        </w:r>
        <w:r w:rsidRPr="00B360DE">
          <w:t>finns i katalogen</w:t>
        </w:r>
        <w:r>
          <w:t>, returneras ett tomt svar</w:t>
        </w:r>
        <w:r w:rsidRPr="00B360DE">
          <w:t>.</w:t>
        </w:r>
      </w:ins>
    </w:p>
    <w:p w14:paraId="4E1ED222" w14:textId="1A4FB36D" w:rsidR="00243C39" w:rsidRDefault="00243C39" w:rsidP="00243C39">
      <w:pPr>
        <w:pStyle w:val="ListParagraph"/>
        <w:numPr>
          <w:ilvl w:val="0"/>
          <w:numId w:val="27"/>
        </w:numPr>
        <w:spacing w:after="120" w:line="240" w:lineRule="auto"/>
        <w:contextualSpacing w:val="0"/>
        <w:rPr>
          <w:ins w:id="1308" w:author="Ronny Nilsson" w:date="2016-08-26T13:45:00Z"/>
        </w:rPr>
      </w:pPr>
      <w:ins w:id="1309" w:author="Ronny Nilsson" w:date="2016-08-26T13:45:00Z">
        <w:r>
          <w:t>Om s</w:t>
        </w:r>
        <w:r w:rsidRPr="00B360DE">
          <w:t xml:space="preserve">ökt </w:t>
        </w:r>
        <w:r>
          <w:t>enhet</w:t>
        </w:r>
        <w:r w:rsidRPr="00B360DE">
          <w:t xml:space="preserve"> </w:t>
        </w:r>
        <w:r>
          <w:t>inte kan hittas</w:t>
        </w:r>
        <w:r w:rsidRPr="00B360DE">
          <w:t xml:space="preserve"> i katalogen</w:t>
        </w:r>
        <w:r>
          <w:t>, så returneras tomt svar</w:t>
        </w:r>
        <w:r w:rsidRPr="00B360DE">
          <w:t>.</w:t>
        </w:r>
      </w:ins>
    </w:p>
    <w:p w14:paraId="0F704629" w14:textId="7EA313D1" w:rsidR="00243C39" w:rsidRDefault="00243C39" w:rsidP="00243C39">
      <w:pPr>
        <w:pStyle w:val="ListParagraph"/>
        <w:numPr>
          <w:ilvl w:val="0"/>
          <w:numId w:val="27"/>
        </w:numPr>
        <w:spacing w:after="120" w:line="240" w:lineRule="auto"/>
        <w:contextualSpacing w:val="0"/>
        <w:rPr>
          <w:ins w:id="1310" w:author="Ronny Nilsson" w:date="2016-08-26T13:45:00Z"/>
        </w:rPr>
      </w:pPr>
      <w:ins w:id="1311" w:author="Ronny Nilsson" w:date="2016-08-26T13:45:00Z">
        <w:r>
          <w:t>Om s</w:t>
        </w:r>
        <w:r w:rsidRPr="00B360DE">
          <w:t xml:space="preserve">ökt </w:t>
        </w:r>
        <w:r>
          <w:t>enhet</w:t>
        </w:r>
        <w:r w:rsidRPr="00B360DE">
          <w:t xml:space="preserve"> </w:t>
        </w:r>
        <w:r>
          <w:t>inte är en vårdenhet eller kopplad till en vårdenhet, så returneras tomt svar</w:t>
        </w:r>
        <w:r w:rsidRPr="00B360DE">
          <w:t>.</w:t>
        </w:r>
      </w:ins>
    </w:p>
    <w:p w14:paraId="61404445" w14:textId="0DA7E154" w:rsidR="00243C39" w:rsidRDefault="00243C39" w:rsidP="00243C39">
      <w:pPr>
        <w:pStyle w:val="ListParagraph"/>
        <w:numPr>
          <w:ilvl w:val="0"/>
          <w:numId w:val="27"/>
        </w:numPr>
        <w:spacing w:after="120" w:line="240" w:lineRule="auto"/>
        <w:contextualSpacing w:val="0"/>
        <w:rPr>
          <w:ins w:id="1312" w:author="Ronny Nilsson" w:date="2016-08-26T13:45:00Z"/>
        </w:rPr>
      </w:pPr>
      <w:ins w:id="1313" w:author="Ronny Nilsson" w:date="2016-08-26T13:45:00Z">
        <w:r>
          <w:t>Om enheten, vårdenheten eller vårdgivaren saknar obligatorisk uppgift så returneras tomt svar. Dvs om Namn, HSA-</w:t>
        </w:r>
      </w:ins>
      <w:ins w:id="1314" w:author="Littorin Henrika" w:date="2016-09-06T17:01:00Z">
        <w:r w:rsidR="00357A95">
          <w:t>i</w:t>
        </w:r>
      </w:ins>
      <w:ins w:id="1315" w:author="Ronny Nilsson" w:date="2016-08-26T13:45:00Z">
        <w:r>
          <w:t>d, Organisationsnummer hos vårdgivaren eller  korrekt utpekning av vårdgivare hos vårdenheten saknas så levereras tomt svar.</w:t>
        </w:r>
      </w:ins>
    </w:p>
    <w:p w14:paraId="7987FFCD" w14:textId="77777777" w:rsidR="00243C39" w:rsidRPr="00915D3B" w:rsidRDefault="00243C39" w:rsidP="00243C39">
      <w:pPr>
        <w:pStyle w:val="ListParagraph"/>
        <w:numPr>
          <w:ilvl w:val="0"/>
          <w:numId w:val="27"/>
        </w:numPr>
        <w:spacing w:after="120" w:line="240" w:lineRule="auto"/>
        <w:contextualSpacing w:val="0"/>
        <w:rPr>
          <w:ins w:id="1316" w:author="Ronny Nilsson" w:date="2016-08-26T13:45:00Z"/>
        </w:rPr>
      </w:pPr>
      <w:ins w:id="1317" w:author="Ronny Nilsson" w:date="2016-08-26T13:45:00Z">
        <w:r>
          <w:t>för kontroll av att returnerade attributvärden följer specificerad syntax, så rekommenderas använda den Schematron vi tillhandahåller.</w:t>
        </w:r>
      </w:ins>
    </w:p>
    <w:p w14:paraId="60E81CD0" w14:textId="0B5D0DDB" w:rsidR="00DD53DF" w:rsidRPr="00915D3B" w:rsidDel="00243C39" w:rsidRDefault="00DD53DF" w:rsidP="00DD53DF">
      <w:pPr>
        <w:rPr>
          <w:del w:id="1318" w:author="Ronny Nilsson" w:date="2016-08-26T13:46:00Z"/>
          <w:rFonts w:cs="Arial"/>
        </w:rPr>
      </w:pPr>
      <w:del w:id="1319" w:author="Ronny Nilsson" w:date="2016-08-26T13:46:00Z">
        <w:r w:rsidRPr="00915D3B" w:rsidDel="00243C39">
          <w:rPr>
            <w:rFonts w:cs="Arial"/>
            <w:szCs w:val="20"/>
          </w:rPr>
          <w:delText>Fel för vilka ingen information returneras.</w:delText>
        </w:r>
      </w:del>
    </w:p>
    <w:p w14:paraId="43A6324D" w14:textId="70BB05B4" w:rsidR="00DD53DF" w:rsidRPr="00915D3B" w:rsidDel="00243C39" w:rsidRDefault="00DD53DF" w:rsidP="00DD53DF">
      <w:pPr>
        <w:pStyle w:val="ListParagraph"/>
        <w:numPr>
          <w:ilvl w:val="0"/>
          <w:numId w:val="28"/>
        </w:numPr>
        <w:spacing w:after="120" w:line="240" w:lineRule="auto"/>
        <w:contextualSpacing w:val="0"/>
        <w:rPr>
          <w:del w:id="1320" w:author="Ronny Nilsson" w:date="2016-08-26T13:46:00Z"/>
        </w:rPr>
      </w:pPr>
      <w:del w:id="1321" w:author="Ronny Nilsson" w:date="2016-08-26T13:46:00Z">
        <w:r w:rsidRPr="00915D3B" w:rsidDel="00243C39">
          <w:delText>Angiven sökbas finns inte i katalogen.</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1; Angiven sökbas: &lt;värde&gt; kan inte hittas”.</w:delText>
        </w:r>
      </w:del>
    </w:p>
    <w:p w14:paraId="59E48C89" w14:textId="3BA58FC6" w:rsidR="00DD53DF" w:rsidRPr="00915D3B" w:rsidDel="00243C39" w:rsidRDefault="00DD53DF" w:rsidP="00DD53DF">
      <w:pPr>
        <w:pStyle w:val="ListParagraph"/>
        <w:numPr>
          <w:ilvl w:val="0"/>
          <w:numId w:val="28"/>
        </w:numPr>
        <w:spacing w:after="120" w:line="240" w:lineRule="auto"/>
        <w:contextualSpacing w:val="0"/>
        <w:rPr>
          <w:del w:id="1322" w:author="Ronny Nilsson" w:date="2016-08-26T13:46:00Z"/>
        </w:rPr>
      </w:pPr>
      <w:del w:id="1323" w:author="Ronny Nilsson" w:date="2016-08-26T13:46:00Z">
        <w:r w:rsidRPr="00915D3B" w:rsidDel="00243C39">
          <w:delText>Sökt enhet finns inte i katalogen (det går inte att hitta något objekt med angivet HSA-id).</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2; Det går inte att hitta något objekt med angivet HSA-id: &lt;värde&gt;”.</w:delText>
        </w:r>
      </w:del>
    </w:p>
    <w:p w14:paraId="2FF0586F" w14:textId="0F361B20" w:rsidR="00DD53DF" w:rsidRPr="00915D3B" w:rsidDel="00243C39" w:rsidRDefault="00DD53DF" w:rsidP="00DD53DF">
      <w:pPr>
        <w:pStyle w:val="ListParagraph"/>
        <w:numPr>
          <w:ilvl w:val="0"/>
          <w:numId w:val="28"/>
        </w:numPr>
        <w:spacing w:after="120" w:line="240" w:lineRule="auto"/>
        <w:contextualSpacing w:val="0"/>
        <w:rPr>
          <w:del w:id="1324" w:author="Ronny Nilsson" w:date="2016-08-26T13:46:00Z"/>
        </w:rPr>
      </w:pPr>
      <w:del w:id="1325" w:author="Ronny Nilsson" w:date="2016-08-26T13:46:00Z">
        <w:r w:rsidRPr="00915D3B" w:rsidDel="00243C39">
          <w:delText>Objektet med angivet HSA-id är inte ett enhetsobjekt.</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3; Objektet med angivet HSA-id: &lt;värde&gt; är inte ett enhets- eller funktionsobjekt.”</w:delText>
        </w:r>
      </w:del>
    </w:p>
    <w:p w14:paraId="327D6D0C" w14:textId="21957DF4" w:rsidR="00DD53DF" w:rsidRPr="00915D3B" w:rsidDel="00243C39" w:rsidRDefault="00DD53DF" w:rsidP="00DD53DF">
      <w:pPr>
        <w:pStyle w:val="ListParagraph"/>
        <w:numPr>
          <w:ilvl w:val="0"/>
          <w:numId w:val="28"/>
        </w:numPr>
        <w:spacing w:after="120" w:line="240" w:lineRule="auto"/>
        <w:contextualSpacing w:val="0"/>
        <w:rPr>
          <w:del w:id="1326" w:author="Ronny Nilsson" w:date="2016-08-26T13:46:00Z"/>
        </w:rPr>
      </w:pPr>
      <w:del w:id="1327" w:author="Ronny Nilsson" w:date="2016-08-26T13:46:00Z">
        <w:r w:rsidRPr="00915D3B" w:rsidDel="00243C39">
          <w:delText>Sökt enhet är kopplad till flera vårdenheter</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4; Sökt enhet HSA-Id: &lt;värde&gt; är kopplad till flera vårdenheter”</w:delText>
        </w:r>
      </w:del>
    </w:p>
    <w:p w14:paraId="10CD2D38" w14:textId="619BC691" w:rsidR="00DD53DF" w:rsidDel="00243C39" w:rsidRDefault="00DD53DF" w:rsidP="00DD53DF">
      <w:pPr>
        <w:pStyle w:val="ListParagraph"/>
        <w:numPr>
          <w:ilvl w:val="0"/>
          <w:numId w:val="28"/>
        </w:numPr>
        <w:spacing w:after="120" w:line="240" w:lineRule="auto"/>
        <w:contextualSpacing w:val="0"/>
        <w:rPr>
          <w:del w:id="1328" w:author="Ronny Nilsson" w:date="2016-08-26T13:46:00Z"/>
        </w:rPr>
      </w:pPr>
      <w:del w:id="1329" w:author="Ronny Nilsson" w:date="2016-08-26T13:46:00Z">
        <w:r w:rsidRPr="00915D3B" w:rsidDel="00243C39">
          <w:delText>Vårdenheten som sökt enhet är kopplad till saknar uppgift om vårdgivartillhörighet</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5; Sökt enhet är kopplad till en vårdenhet som saknar obligatorisk uppgift om vårdgivartillhörighet. Gäller vårdenhet: &lt;path&gt;”</w:delText>
        </w:r>
      </w:del>
    </w:p>
    <w:p w14:paraId="3119B69A" w14:textId="7CE45712" w:rsidR="00E72D19" w:rsidRPr="00915D3B" w:rsidDel="00243C39" w:rsidRDefault="00E72D19">
      <w:pPr>
        <w:pStyle w:val="ListParagraph"/>
        <w:numPr>
          <w:ilvl w:val="0"/>
          <w:numId w:val="28"/>
        </w:numPr>
        <w:spacing w:after="120" w:line="240" w:lineRule="auto"/>
        <w:contextualSpacing w:val="0"/>
        <w:rPr>
          <w:del w:id="1330" w:author="Ronny Nilsson" w:date="2016-08-26T13:46:00Z"/>
        </w:rPr>
      </w:pPr>
      <w:del w:id="1331" w:author="Ronny Nilsson" w:date="2016-08-26T13:46:00Z">
        <w:r w:rsidDel="00243C39">
          <w:delText>Vårdgivare finns ej i katalogen.</w:delText>
        </w:r>
        <w:r w:rsidDel="00243C39">
          <w:br/>
        </w:r>
        <w:r w:rsidRPr="00915D3B" w:rsidDel="00243C39">
          <w:rPr>
            <w:rFonts w:ascii="Times New Roman" w:hAnsi="Times New Roman"/>
            <w:szCs w:val="20"/>
          </w:rPr>
          <w:delText>resultText=</w:delText>
        </w:r>
        <w:r w:rsidRPr="00915D3B" w:rsidDel="00243C39">
          <w:delText>”&lt;katalog-id&gt;</w:delText>
        </w:r>
        <w:r w:rsidDel="00243C39">
          <w:delText>;Fel;GetHealthCareUnitIncludingManager; 9</w:delText>
        </w:r>
        <w:r w:rsidRPr="00915D3B" w:rsidDel="00243C39">
          <w:delText>; Sökt enhet är kopp</w:delText>
        </w:r>
        <w:r w:rsidDel="00243C39">
          <w:delText>lad till en vårdenhet med</w:delText>
        </w:r>
        <w:r w:rsidRPr="00915D3B" w:rsidDel="00243C39">
          <w:delText xml:space="preserve"> </w:delText>
        </w:r>
        <w:r w:rsidDel="00243C39">
          <w:delText>uppgift om vårdgivare som ej finns i katalogen</w:delText>
        </w:r>
        <w:r w:rsidRPr="00915D3B" w:rsidDel="00243C39">
          <w:delText>. Gäller vårdenhet: &lt;path&gt;”</w:delText>
        </w:r>
      </w:del>
    </w:p>
    <w:p w14:paraId="2A4C783D" w14:textId="3654B3A5" w:rsidR="00DD53DF" w:rsidRPr="00915D3B" w:rsidDel="00243C39" w:rsidRDefault="00DD53DF" w:rsidP="00DD53DF">
      <w:pPr>
        <w:pStyle w:val="ListParagraph"/>
        <w:numPr>
          <w:ilvl w:val="0"/>
          <w:numId w:val="28"/>
        </w:numPr>
        <w:spacing w:after="120" w:line="240" w:lineRule="auto"/>
        <w:contextualSpacing w:val="0"/>
        <w:rPr>
          <w:del w:id="1332" w:author="Ronny Nilsson" w:date="2016-08-26T13:46:00Z"/>
        </w:rPr>
      </w:pPr>
      <w:del w:id="1333" w:author="Ronny Nilsson" w:date="2016-08-26T13:46:00Z">
        <w:r w:rsidRPr="00915D3B" w:rsidDel="00243C39">
          <w:delText>Det finns flera objekt med angivet HSA-Id</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6; Det finns flera objekt med angivet HSA-Id: &lt;värde&gt;”</w:delText>
        </w:r>
      </w:del>
    </w:p>
    <w:p w14:paraId="52AD8D28" w14:textId="6719CBB2" w:rsidR="00DD53DF" w:rsidRPr="00915D3B" w:rsidDel="00243C39" w:rsidRDefault="00DD53DF" w:rsidP="00DD53DF">
      <w:pPr>
        <w:pStyle w:val="ListParagraph"/>
        <w:numPr>
          <w:ilvl w:val="0"/>
          <w:numId w:val="28"/>
        </w:numPr>
        <w:spacing w:after="120" w:line="240" w:lineRule="auto"/>
        <w:contextualSpacing w:val="0"/>
        <w:rPr>
          <w:del w:id="1334" w:author="Ronny Nilsson" w:date="2016-08-26T13:46:00Z"/>
        </w:rPr>
      </w:pPr>
      <w:del w:id="1335" w:author="Ronny Nilsson" w:date="2016-08-26T13:46:00Z">
        <w:r w:rsidRPr="00915D3B" w:rsidDel="00243C39">
          <w:delText>Det finns flera objekt med samma HSA-Id som vårdenheten</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7; Det finns flera objekt med samma HSA-Id som vårdenheten: &lt;värde&gt;”</w:delText>
        </w:r>
      </w:del>
    </w:p>
    <w:p w14:paraId="670D1EEE" w14:textId="49D83027" w:rsidR="00DD53DF" w:rsidRPr="00915D3B" w:rsidDel="00243C39" w:rsidRDefault="00DD53DF" w:rsidP="00DD53DF">
      <w:pPr>
        <w:pStyle w:val="ListParagraph"/>
        <w:numPr>
          <w:ilvl w:val="0"/>
          <w:numId w:val="28"/>
        </w:numPr>
        <w:spacing w:after="120" w:line="240" w:lineRule="auto"/>
        <w:contextualSpacing w:val="0"/>
        <w:rPr>
          <w:del w:id="1336" w:author="Ronny Nilsson" w:date="2016-08-26T13:46:00Z"/>
        </w:rPr>
      </w:pPr>
      <w:del w:id="1337" w:author="Ronny Nilsson" w:date="2016-08-26T13:46:00Z">
        <w:r w:rsidRPr="00915D3B" w:rsidDel="00243C39">
          <w:delText>Det finns flera objekt med samma HSA-Id som vårdgivaren</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;Fel;</w:delText>
        </w:r>
        <w:r w:rsidR="00A11889" w:rsidDel="00243C39">
          <w:delText>GetHealthCareUnitIncludingManager</w:delText>
        </w:r>
        <w:r w:rsidRPr="00915D3B" w:rsidDel="00243C39">
          <w:delText>; 8; Det finns flera objekt med samma HSA-Id som vårdgivaren: &lt;värde&gt;”</w:delText>
        </w:r>
      </w:del>
    </w:p>
    <w:p w14:paraId="7D6883C6" w14:textId="1E576E0E" w:rsidR="00DD53DF" w:rsidRPr="00915D3B" w:rsidDel="00243C39" w:rsidRDefault="00DD53DF" w:rsidP="00DD53DF">
      <w:pPr>
        <w:spacing w:after="120"/>
        <w:rPr>
          <w:del w:id="1338" w:author="Ronny Nilsson" w:date="2016-08-26T13:46:00Z"/>
        </w:rPr>
      </w:pPr>
      <w:del w:id="1339" w:author="Ronny Nilsson" w:date="2016-08-26T13:46:00Z">
        <w:r w:rsidRPr="00915D3B" w:rsidDel="00243C39">
          <w:delText>Varnande fel för vilka fullständigt svar ändå ska returneras, men där en eller flera uppgifter pekas ut som felaktiga:</w:delText>
        </w:r>
      </w:del>
    </w:p>
    <w:p w14:paraId="2D9431AD" w14:textId="73C7A781" w:rsidR="00DD53DF" w:rsidRPr="00915D3B" w:rsidDel="00243C39" w:rsidRDefault="00DD53DF" w:rsidP="00DD53DF">
      <w:pPr>
        <w:pStyle w:val="ListParagraph"/>
        <w:numPr>
          <w:ilvl w:val="0"/>
          <w:numId w:val="28"/>
        </w:numPr>
        <w:spacing w:after="120" w:line="240" w:lineRule="auto"/>
        <w:contextualSpacing w:val="0"/>
        <w:rPr>
          <w:del w:id="1340" w:author="Ronny Nilsson" w:date="2016-08-26T13:46:00Z"/>
        </w:rPr>
      </w:pPr>
      <w:del w:id="1341" w:author="Ronny Nilsson" w:date="2016-08-26T13:46:00Z">
        <w:r w:rsidRPr="00915D3B" w:rsidDel="00243C39">
          <w:delText>Vårdenheten saknar HSA-id</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;Varning;</w:delText>
        </w:r>
        <w:r w:rsidR="00A11889" w:rsidDel="00243C39">
          <w:delText>GetHealthCareUnitIncludingManager</w:delText>
        </w:r>
        <w:r w:rsidRPr="00915D3B" w:rsidDel="00243C39">
          <w:delText>; 10; Sökt enhet är kopplad till en vårdenhet som saknar obligatorisk information om dess HSA-id. Gäller vårdenhet: &lt;path&gt;”</w:delText>
        </w:r>
      </w:del>
    </w:p>
    <w:p w14:paraId="29427F4F" w14:textId="5A78FA98" w:rsidR="00DD53DF" w:rsidRPr="00915D3B" w:rsidDel="00243C39" w:rsidRDefault="00DD53DF" w:rsidP="00DD53DF">
      <w:pPr>
        <w:pStyle w:val="ListParagraph"/>
        <w:numPr>
          <w:ilvl w:val="0"/>
          <w:numId w:val="28"/>
        </w:numPr>
        <w:spacing w:after="120" w:line="240" w:lineRule="auto"/>
        <w:contextualSpacing w:val="0"/>
        <w:rPr>
          <w:del w:id="1342" w:author="Ronny Nilsson" w:date="2016-08-26T13:46:00Z"/>
        </w:rPr>
      </w:pPr>
      <w:del w:id="1343" w:author="Ronny Nilsson" w:date="2016-08-26T13:46:00Z">
        <w:r w:rsidRPr="00915D3B" w:rsidDel="00243C39">
          <w:delText>Vårdenhetens Start-datum följer inte gällande syntax.</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;Varning;</w:delText>
        </w:r>
        <w:r w:rsidR="00A11889" w:rsidDel="00243C39">
          <w:delText>GetHealthCareUnitIncludingManager</w:delText>
        </w:r>
        <w:r w:rsidRPr="00915D3B" w:rsidDel="00243C39">
          <w:delText>; 11; Vårdenhetens Start-datum inte följer gällande syntax: &lt;värde&gt;. Gäller vårdenheten &lt;path&gt;”</w:delText>
        </w:r>
      </w:del>
    </w:p>
    <w:p w14:paraId="771ABBC8" w14:textId="393A9392" w:rsidR="00DD53DF" w:rsidRPr="00382B3A" w:rsidDel="00243C39" w:rsidRDefault="00DD53DF" w:rsidP="00DD53DF">
      <w:pPr>
        <w:pStyle w:val="ListParagraph"/>
        <w:numPr>
          <w:ilvl w:val="0"/>
          <w:numId w:val="28"/>
        </w:numPr>
        <w:spacing w:after="120" w:line="240" w:lineRule="auto"/>
        <w:contextualSpacing w:val="0"/>
        <w:rPr>
          <w:del w:id="1344" w:author="Ronny Nilsson" w:date="2016-08-26T13:46:00Z"/>
        </w:rPr>
      </w:pPr>
      <w:del w:id="1345" w:author="Ronny Nilsson" w:date="2016-08-26T13:46:00Z">
        <w:r w:rsidRPr="00915D3B" w:rsidDel="00243C39">
          <w:delText>Vårdenhetens Slut-datum följer inte gällande syntax.</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;Varning;</w:delText>
        </w:r>
        <w:r w:rsidR="00A11889" w:rsidDel="00243C39">
          <w:delText>GetHealthCareUnitIncludingManager</w:delText>
        </w:r>
        <w:r w:rsidRPr="00915D3B" w:rsidDel="00243C39">
          <w:delText>; 12; Vårdenhetens Slut-datum inte följer gällande syntax: &lt;värde&gt;. Gäller vårdenheten &lt;path&gt;”</w:delText>
        </w:r>
      </w:del>
    </w:p>
    <w:p w14:paraId="57A2EFCD" w14:textId="2133E3F6" w:rsidR="00DD53DF" w:rsidRPr="00915D3B" w:rsidDel="00243C39" w:rsidRDefault="00DD53DF" w:rsidP="00DD53DF">
      <w:pPr>
        <w:pStyle w:val="ListParagraph"/>
        <w:numPr>
          <w:ilvl w:val="0"/>
          <w:numId w:val="28"/>
        </w:numPr>
        <w:spacing w:after="120" w:line="240" w:lineRule="auto"/>
        <w:contextualSpacing w:val="0"/>
        <w:rPr>
          <w:del w:id="1346" w:author="Ronny Nilsson" w:date="2016-08-26T13:46:00Z"/>
        </w:rPr>
      </w:pPr>
      <w:del w:id="1347" w:author="Ronny Nilsson" w:date="2016-08-26T13:46:00Z">
        <w:r w:rsidRPr="00915D3B" w:rsidDel="00243C39">
          <w:delText>Vårdgivarens Start-datum följer inte gällande syntax.</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;Varning;</w:delText>
        </w:r>
        <w:r w:rsidR="00A11889" w:rsidDel="00243C39">
          <w:delText>GetHealthCareUnitIncludingManager</w:delText>
        </w:r>
        <w:r w:rsidRPr="00915D3B" w:rsidDel="00243C39">
          <w:delText>; 14; Vårdgivarens Start-datum inte följer gällande syntax: &lt;värde&gt;. Gäller vårdgivaren &lt;path&gt;”</w:delText>
        </w:r>
      </w:del>
    </w:p>
    <w:p w14:paraId="20D666F6" w14:textId="35FFF055" w:rsidR="00DD53DF" w:rsidDel="00243C39" w:rsidRDefault="00DD53DF" w:rsidP="00DD53DF">
      <w:pPr>
        <w:pStyle w:val="ListParagraph"/>
        <w:numPr>
          <w:ilvl w:val="0"/>
          <w:numId w:val="28"/>
        </w:numPr>
        <w:spacing w:after="120" w:line="240" w:lineRule="auto"/>
        <w:contextualSpacing w:val="0"/>
        <w:rPr>
          <w:del w:id="1348" w:author="Ronny Nilsson" w:date="2016-08-26T13:46:00Z"/>
        </w:rPr>
      </w:pPr>
      <w:del w:id="1349" w:author="Ronny Nilsson" w:date="2016-08-26T13:46:00Z">
        <w:r w:rsidRPr="00915D3B" w:rsidDel="00243C39">
          <w:delText>Vårdgivarens Slut-datum följer inte gällande syntax.</w:delText>
        </w:r>
        <w:r w:rsidRPr="00915D3B" w:rsidDel="00243C39">
          <w:br/>
        </w:r>
        <w:r w:rsidRPr="00915D3B" w:rsidDel="00243C39">
          <w:rPr>
            <w:rFonts w:ascii="Times New Roman" w:hAnsi="Times New Roman"/>
            <w:szCs w:val="20"/>
          </w:rPr>
          <w:delText>resultText=</w:delText>
        </w:r>
        <w:r w:rsidRPr="00915D3B" w:rsidDel="00243C39">
          <w:delText>”&lt;katalog-id&gt;</w:delText>
        </w:r>
        <w:r w:rsidDel="00243C39">
          <w:delText>;Varning;</w:delText>
        </w:r>
        <w:r w:rsidR="00A11889" w:rsidDel="00243C39">
          <w:delText>GetHealthCareUnitIncludingManager</w:delText>
        </w:r>
        <w:r w:rsidRPr="00915D3B" w:rsidDel="00243C39">
          <w:delText>; 15; Vårdgivarens Slut-datum inte följer gällande syntax: &lt;värde&gt;. Gäller vårdgivaren &lt;path&gt;”</w:delText>
        </w:r>
      </w:del>
    </w:p>
    <w:p w14:paraId="5C38BCE3" w14:textId="63239C99" w:rsidR="00DD53DF" w:rsidRPr="009C6E87" w:rsidDel="00243C39" w:rsidRDefault="00DD53DF" w:rsidP="00DD53DF">
      <w:pPr>
        <w:pStyle w:val="ListParagraph"/>
        <w:numPr>
          <w:ilvl w:val="0"/>
          <w:numId w:val="28"/>
        </w:numPr>
        <w:spacing w:after="120" w:line="240" w:lineRule="auto"/>
        <w:contextualSpacing w:val="0"/>
        <w:rPr>
          <w:del w:id="1350" w:author="Ronny Nilsson" w:date="2016-08-26T13:46:00Z"/>
        </w:rPr>
      </w:pPr>
      <w:del w:id="1351" w:author="Ronny Nilsson" w:date="2016-08-26T13:46:00Z">
        <w:r w:rsidRPr="009C6E87" w:rsidDel="00243C39">
          <w:delText>Vårdgivare som saknar obligatorisk uppgift om organisationsnummer.</w:delText>
        </w:r>
        <w:r w:rsidRPr="009C6E87" w:rsidDel="00243C39">
          <w:br/>
        </w:r>
        <w:r w:rsidRPr="009C6E87" w:rsidDel="00243C39">
          <w:rPr>
            <w:rFonts w:ascii="Times New Roman" w:hAnsi="Times New Roman"/>
            <w:szCs w:val="20"/>
          </w:rPr>
          <w:delText>resultText=</w:delText>
        </w:r>
        <w:r w:rsidRPr="009C6E87" w:rsidDel="00243C39">
          <w:delText>”&lt;katalog-id&gt;</w:delText>
        </w:r>
        <w:r w:rsidDel="00243C39">
          <w:delText>;Varning;</w:delText>
        </w:r>
        <w:r w:rsidR="00A11889" w:rsidDel="00243C39">
          <w:delText>GetHealthCareUnitIncludingManager</w:delText>
        </w:r>
        <w:r w:rsidRPr="009C6E87" w:rsidDel="00243C39">
          <w:delText>; 40; Vårdgivare saknar obligatorisk uppgift om organisationsnummer. Gäller vårdgivaren &lt;path&gt;”</w:delText>
        </w:r>
      </w:del>
    </w:p>
    <w:p w14:paraId="07B34249" w14:textId="2035A958" w:rsidR="00DD53DF" w:rsidDel="00243C39" w:rsidRDefault="00DD53DF" w:rsidP="00DD53DF">
      <w:pPr>
        <w:pStyle w:val="ListParagraph"/>
        <w:numPr>
          <w:ilvl w:val="0"/>
          <w:numId w:val="28"/>
        </w:numPr>
        <w:spacing w:after="120" w:line="240" w:lineRule="auto"/>
        <w:contextualSpacing w:val="0"/>
        <w:rPr>
          <w:del w:id="1352" w:author="Ronny Nilsson" w:date="2016-08-26T13:46:00Z"/>
        </w:rPr>
      </w:pPr>
      <w:del w:id="1353" w:author="Ronny Nilsson" w:date="2016-08-26T13:46:00Z">
        <w:r w:rsidRPr="009C6E87" w:rsidDel="00243C39">
          <w:delText>Vårdgivare vars uppgift om organisationsnummer inte följer gällande syntax.</w:delText>
        </w:r>
        <w:r w:rsidRPr="009C6E87" w:rsidDel="00243C39">
          <w:br/>
        </w:r>
        <w:r w:rsidRPr="009C6E87" w:rsidDel="00243C39">
          <w:rPr>
            <w:rFonts w:ascii="Times New Roman" w:hAnsi="Times New Roman"/>
            <w:szCs w:val="20"/>
          </w:rPr>
          <w:delText>resultText=</w:delText>
        </w:r>
        <w:r w:rsidRPr="009C6E87" w:rsidDel="00243C39">
          <w:delText>”&lt;katalog-id&gt;</w:delText>
        </w:r>
        <w:r w:rsidDel="00243C39">
          <w:delText>;Varning;</w:delText>
        </w:r>
        <w:r w:rsidR="00A11889" w:rsidDel="00243C39">
          <w:delText>GetHealthCareUnitIncludingManager</w:delText>
        </w:r>
        <w:r w:rsidRPr="009C6E87" w:rsidDel="00243C39">
          <w:delText>; 41; Vårdgivare vars organisationsnummer inte följer gällande syntax: &lt;värde&gt;. Gäller vårdgivaren &lt;path&gt;”</w:delText>
        </w:r>
      </w:del>
    </w:p>
    <w:p w14:paraId="68B6423C" w14:textId="02D0180F" w:rsidR="004151AA" w:rsidDel="00243C39" w:rsidRDefault="004151AA">
      <w:pPr>
        <w:pStyle w:val="ListParagraph"/>
        <w:numPr>
          <w:ilvl w:val="0"/>
          <w:numId w:val="28"/>
        </w:numPr>
        <w:spacing w:after="120" w:line="240" w:lineRule="auto"/>
        <w:contextualSpacing w:val="0"/>
        <w:rPr>
          <w:del w:id="1354" w:author="Ronny Nilsson" w:date="2016-08-26T13:46:00Z"/>
        </w:rPr>
      </w:pPr>
      <w:del w:id="1355" w:author="Ronny Nilsson" w:date="2016-08-26T13:46:00Z">
        <w:r w:rsidDel="00243C39">
          <w:delText>Vårdenhetens utpekade verksamhetschef finns inte i katalogen.</w:delText>
        </w:r>
        <w:r w:rsidDel="00243C39">
          <w:br/>
          <w:delText>resultText=</w:delText>
        </w:r>
        <w:r w:rsidRPr="009C6E87" w:rsidDel="00243C39">
          <w:delText>”&lt;katalog-id&gt;</w:delText>
        </w:r>
        <w:r w:rsidDel="00243C39">
          <w:delText>;Varning;GetHealthCareUnitIncludingManager</w:delText>
        </w:r>
        <w:r w:rsidRPr="009C6E87" w:rsidDel="00243C39">
          <w:delText xml:space="preserve">; </w:delText>
        </w:r>
        <w:r w:rsidRPr="00561224" w:rsidDel="00243C39">
          <w:delText>45; Vårdenhetens utpekade verksamhetschef finns ej i katalogen. Gäller vå</w:delText>
        </w:r>
        <w:r w:rsidDel="00243C39">
          <w:delText>rdenheten &lt;path&gt;”</w:delText>
        </w:r>
        <w:r w:rsidRPr="00561224" w:rsidDel="00243C39">
          <w:delText>.</w:delText>
        </w:r>
      </w:del>
    </w:p>
    <w:p w14:paraId="03029AA1" w14:textId="5471019E" w:rsidR="00DD53DF" w:rsidRPr="00A879A5" w:rsidDel="00243C39" w:rsidRDefault="00DD53DF" w:rsidP="00DD53DF">
      <w:pPr>
        <w:pStyle w:val="ListParagraph"/>
        <w:numPr>
          <w:ilvl w:val="0"/>
          <w:numId w:val="28"/>
        </w:numPr>
        <w:spacing w:after="120" w:line="240" w:lineRule="auto"/>
        <w:contextualSpacing w:val="0"/>
        <w:rPr>
          <w:del w:id="1356" w:author="Ronny Nilsson" w:date="2016-08-26T13:46:00Z"/>
        </w:rPr>
      </w:pPr>
      <w:del w:id="1357" w:author="Ronny Nilsson" w:date="2016-08-26T13:46:00Z">
        <w:r w:rsidDel="00243C39">
          <w:delText>Felaktig multiplicitet för attribut. Attribut kan endast ha ett värde.</w:delText>
        </w:r>
        <w:r w:rsidDel="00243C39">
          <w:br/>
        </w:r>
        <w:r w:rsidRPr="007F1ECD" w:rsidDel="00243C39">
          <w:rPr>
            <w:rFonts w:ascii="Times New Roman" w:hAnsi="Times New Roman"/>
            <w:szCs w:val="20"/>
          </w:rPr>
          <w:delText>resultText=</w:delText>
        </w:r>
        <w:r w:rsidRPr="007F1ECD" w:rsidDel="00243C39">
          <w:delText>”&lt;katalog-id&gt;</w:delText>
        </w:r>
        <w:r w:rsidDel="00243C39">
          <w:delText>;Varning;</w:delText>
        </w:r>
        <w:r w:rsidR="0006676A" w:rsidDel="00243C39">
          <w:delText>GetHealthCareUnitIncludingManager</w:delText>
        </w:r>
        <w:r w:rsidDel="00243C39">
          <w:delText>; 60</w:delText>
        </w:r>
        <w:r w:rsidRPr="007F1ECD" w:rsidDel="00243C39">
          <w:delText xml:space="preserve">; </w:delText>
        </w:r>
        <w:r w:rsidDel="00243C39">
          <w:delText>Attributet kan endast ha ett värde. Gäller attribut: &lt;värde&gt;. Gäller objekt: &lt;path&gt;”</w:delText>
        </w:r>
      </w:del>
    </w:p>
    <w:p w14:paraId="15F2B722" w14:textId="77777777" w:rsidR="00DD53DF" w:rsidRPr="009C6E87" w:rsidRDefault="00DD53DF" w:rsidP="00DD53DF">
      <w:pPr>
        <w:pStyle w:val="ListParagraph"/>
        <w:spacing w:after="120" w:line="240" w:lineRule="auto"/>
        <w:ind w:firstLine="0"/>
        <w:contextualSpacing w:val="0"/>
      </w:pPr>
    </w:p>
    <w:p w14:paraId="1B684004" w14:textId="77777777" w:rsidR="00DD53DF" w:rsidRPr="008B016A" w:rsidRDefault="00DD53DF" w:rsidP="00DD53DF"/>
    <w:p w14:paraId="096C8776" w14:textId="77777777" w:rsidR="00DD53DF" w:rsidRPr="00776D68" w:rsidRDefault="00DD53DF" w:rsidP="00DD53DF">
      <w:pPr>
        <w:pStyle w:val="Heading3"/>
      </w:pPr>
      <w:bookmarkStart w:id="1358" w:name="_Toc467578368"/>
      <w:r w:rsidRPr="00776D68">
        <w:t>Annan information om kontraktet</w:t>
      </w:r>
      <w:bookmarkEnd w:id="1358"/>
    </w:p>
    <w:p w14:paraId="23958193" w14:textId="77777777" w:rsidR="00DD53DF" w:rsidRPr="000B492D" w:rsidRDefault="00DD53DF" w:rsidP="00DD53DF">
      <w:r w:rsidRPr="00915D3B">
        <w:t>Information returneras endast om angiven enhet är kopplad till en vårdenhet, om den angivna enheten inte är det, t ex om den i sig själv är en vårdenhet, returner</w:t>
      </w:r>
      <w:r>
        <w:t>as ingen vårdenhetsinformation.</w:t>
      </w:r>
    </w:p>
    <w:p w14:paraId="39E1D409" w14:textId="438B3C3B" w:rsidR="00E127E3" w:rsidRDefault="00E127E3" w:rsidP="00BB38AF">
      <w:pPr>
        <w:pStyle w:val="Heading2"/>
        <w:numPr>
          <w:ilvl w:val="0"/>
          <w:numId w:val="0"/>
        </w:numPr>
      </w:pPr>
    </w:p>
    <w:sectPr w:rsidR="00E127E3" w:rsidSect="000A531A">
      <w:headerReference w:type="default" r:id="rId24"/>
      <w:footerReference w:type="default" r:id="rId25"/>
      <w:headerReference w:type="first" r:id="rId26"/>
      <w:footerReference w:type="first" r:id="rId27"/>
      <w:pgSz w:w="11906" w:h="16838" w:code="9"/>
      <w:pgMar w:top="3232" w:right="720" w:bottom="720" w:left="720" w:header="0" w:footer="90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 w:author="Littorin Henrika" w:date="2016-08-26T13:42:00Z" w:initials="Henrika">
    <w:p w14:paraId="15CE85F1" w14:textId="0E15CD7C" w:rsidR="00E273F9" w:rsidRDefault="00E273F9">
      <w:pPr>
        <w:pStyle w:val="CommentText"/>
      </w:pPr>
      <w:r>
        <w:rPr>
          <w:rStyle w:val="CommentReference"/>
        </w:rPr>
        <w:annotationRef/>
      </w:r>
      <w:r>
        <w:t>Ska uppdateras efter fastställande</w:t>
      </w:r>
    </w:p>
  </w:comment>
  <w:comment w:id="425" w:author="Littorin Henrika" w:date="2016-09-09T10:07:00Z" w:initials="Henrika">
    <w:p w14:paraId="274B30F2" w14:textId="5EB39F90" w:rsidR="00E273F9" w:rsidRDefault="00E273F9">
      <w:pPr>
        <w:pStyle w:val="CommentText"/>
      </w:pPr>
      <w:r>
        <w:rPr>
          <w:rStyle w:val="CommentReference"/>
        </w:rPr>
        <w:annotationRef/>
      </w:r>
      <w:r>
        <w:t>Fråga till A&amp;R: behövs ny version av AB?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5CE85F1" w15:done="0"/>
  <w15:commentEx w15:paraId="274B30F2"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3CD22E" w14:textId="77777777" w:rsidR="00F66AB7" w:rsidRDefault="00F66AB7" w:rsidP="00C72B17">
      <w:pPr>
        <w:spacing w:line="240" w:lineRule="auto"/>
      </w:pPr>
      <w:r>
        <w:separator/>
      </w:r>
    </w:p>
  </w:endnote>
  <w:endnote w:type="continuationSeparator" w:id="0">
    <w:p w14:paraId="3FA23D77" w14:textId="77777777" w:rsidR="00F66AB7" w:rsidRDefault="00F66AB7" w:rsidP="00C72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Calibri"/>
    <w:charset w:val="4E"/>
    <w:family w:val="auto"/>
    <w:pitch w:val="variable"/>
    <w:sig w:usb0="00000000" w:usb1="7AC7FFFF" w:usb2="00000012" w:usb3="00000000" w:csb0="0002000D" w:csb1="00000000"/>
  </w:font>
  <w:font w:name="Courier New">
    <w:panose1 w:val="02070309020205020404"/>
    <w:charset w:val="00"/>
    <w:family w:val="modern"/>
    <w:pitch w:val="fixed"/>
    <w:sig w:usb0="E0002EFF" w:usb1="C0007843"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AFF" w:usb1="C0007841" w:usb2="00000009" w:usb3="00000000" w:csb0="000001FF" w:csb1="00000000"/>
  </w:font>
  <w:font w:name="MS Mincho">
    <w:altName w:val="Yu Gothic"/>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648801" w14:textId="77777777" w:rsidR="00E273F9" w:rsidRDefault="00E273F9"/>
  <w:p w14:paraId="1FC233E8" w14:textId="77777777" w:rsidR="00E273F9" w:rsidRDefault="00E273F9"/>
  <w:tbl>
    <w:tblPr>
      <w:tblW w:w="9072" w:type="dxa"/>
      <w:tblInd w:w="817"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559"/>
      <w:gridCol w:w="2127"/>
      <w:gridCol w:w="2268"/>
      <w:gridCol w:w="2409"/>
      <w:gridCol w:w="709"/>
    </w:tblGrid>
    <w:tr w:rsidR="00E273F9" w:rsidRPr="004A7C1C" w14:paraId="3C5A492F" w14:textId="77777777" w:rsidTr="00095A0D">
      <w:trPr>
        <w:trHeight w:val="629"/>
      </w:trPr>
      <w:tc>
        <w:tcPr>
          <w:tcW w:w="1559" w:type="dxa"/>
        </w:tcPr>
        <w:p w14:paraId="784DFED4" w14:textId="77777777" w:rsidR="00E273F9" w:rsidRPr="001304B6" w:rsidRDefault="00E273F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Inera AB</w:t>
          </w:r>
        </w:p>
      </w:tc>
      <w:tc>
        <w:tcPr>
          <w:tcW w:w="2127" w:type="dxa"/>
        </w:tcPr>
        <w:p w14:paraId="63360A04" w14:textId="77777777" w:rsidR="00E273F9" w:rsidRPr="001304B6" w:rsidRDefault="00E273F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Box 177 03</w:t>
          </w:r>
        </w:p>
        <w:p w14:paraId="2B2B3729" w14:textId="77777777" w:rsidR="00E273F9" w:rsidRPr="001304B6" w:rsidRDefault="00E273F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Östgötagatan 12</w:t>
          </w:r>
        </w:p>
        <w:p w14:paraId="33EFF577" w14:textId="77777777" w:rsidR="00E273F9" w:rsidRPr="001304B6" w:rsidRDefault="00E273F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118 93 Stockholm</w:t>
          </w:r>
        </w:p>
      </w:tc>
      <w:tc>
        <w:tcPr>
          <w:tcW w:w="2268" w:type="dxa"/>
        </w:tcPr>
        <w:p w14:paraId="17A89A58" w14:textId="77777777" w:rsidR="00E273F9" w:rsidRPr="003E62A7" w:rsidRDefault="00E273F9" w:rsidP="00095A0D">
          <w:pPr>
            <w:pStyle w:val="Footer"/>
            <w:ind w:left="0"/>
            <w:jc w:val="both"/>
            <w:rPr>
              <w:rFonts w:ascii="Arial" w:eastAsia="Times New Roman" w:hAnsi="Arial"/>
              <w:color w:val="00A9A7"/>
              <w:sz w:val="14"/>
              <w:szCs w:val="24"/>
              <w:lang w:val="en-GB" w:eastAsia="en-GB"/>
            </w:rPr>
          </w:pPr>
          <w:r w:rsidRPr="003E62A7">
            <w:rPr>
              <w:rFonts w:ascii="Arial" w:eastAsia="Times New Roman" w:hAnsi="Arial"/>
              <w:color w:val="00A9A7"/>
              <w:sz w:val="14"/>
              <w:szCs w:val="24"/>
              <w:lang w:val="en-GB" w:eastAsia="en-GB"/>
            </w:rPr>
            <w:t>Tel 08 452 71 60</w:t>
          </w:r>
        </w:p>
        <w:p w14:paraId="3A35D9B7" w14:textId="77777777" w:rsidR="00E273F9" w:rsidRPr="003E62A7" w:rsidRDefault="00E273F9" w:rsidP="00095A0D">
          <w:pPr>
            <w:pStyle w:val="Footer"/>
            <w:ind w:left="0"/>
            <w:jc w:val="both"/>
            <w:rPr>
              <w:rFonts w:ascii="Arial" w:eastAsia="Times New Roman" w:hAnsi="Arial"/>
              <w:color w:val="00A9A7"/>
              <w:sz w:val="14"/>
              <w:szCs w:val="24"/>
              <w:lang w:val="en-GB" w:eastAsia="en-GB"/>
            </w:rPr>
          </w:pPr>
          <w:r w:rsidRPr="003E62A7">
            <w:rPr>
              <w:rFonts w:ascii="Arial" w:eastAsia="Times New Roman" w:hAnsi="Arial"/>
              <w:color w:val="00A9A7"/>
              <w:sz w:val="14"/>
              <w:szCs w:val="24"/>
              <w:lang w:val="en-GB" w:eastAsia="en-GB"/>
            </w:rPr>
            <w:t>info@inera.se</w:t>
          </w:r>
        </w:p>
        <w:p w14:paraId="3EEE20B7" w14:textId="77777777" w:rsidR="00E273F9" w:rsidRPr="0091623E" w:rsidRDefault="00E273F9" w:rsidP="00095A0D">
          <w:pPr>
            <w:pStyle w:val="Footer"/>
            <w:ind w:left="0"/>
            <w:jc w:val="both"/>
            <w:rPr>
              <w:lang w:val="en-US"/>
            </w:rPr>
          </w:pPr>
          <w:r w:rsidRPr="003E62A7">
            <w:rPr>
              <w:rFonts w:ascii="Arial" w:eastAsia="Times New Roman" w:hAnsi="Arial"/>
              <w:color w:val="00A9A7"/>
              <w:sz w:val="14"/>
              <w:szCs w:val="24"/>
              <w:lang w:val="en-GB" w:eastAsia="en-GB"/>
            </w:rPr>
            <w:t>www.inera.se</w:t>
          </w:r>
          <w:r w:rsidRPr="0091623E">
            <w:rPr>
              <w:lang w:val="en-US"/>
            </w:rPr>
            <w:t xml:space="preserve"> </w:t>
          </w:r>
        </w:p>
      </w:tc>
      <w:tc>
        <w:tcPr>
          <w:tcW w:w="2409" w:type="dxa"/>
        </w:tcPr>
        <w:p w14:paraId="5069E126" w14:textId="77777777" w:rsidR="00E273F9" w:rsidRPr="001304B6" w:rsidRDefault="00E273F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Organisationsnummer</w:t>
          </w:r>
        </w:p>
        <w:p w14:paraId="08EF5263" w14:textId="77777777" w:rsidR="00E273F9" w:rsidRPr="001304B6" w:rsidRDefault="00E273F9" w:rsidP="00095A0D">
          <w:pPr>
            <w:pStyle w:val="Footer"/>
            <w:ind w:left="0"/>
            <w:rPr>
              <w:rFonts w:ascii="Arial" w:eastAsia="Times New Roman" w:hAnsi="Arial"/>
              <w:color w:val="00A9A7"/>
              <w:sz w:val="14"/>
              <w:szCs w:val="24"/>
              <w:lang w:eastAsia="en-GB"/>
            </w:rPr>
          </w:pPr>
          <w:r w:rsidRPr="001304B6">
            <w:rPr>
              <w:rFonts w:ascii="Arial" w:eastAsia="Times New Roman" w:hAnsi="Arial"/>
              <w:color w:val="00A9A7"/>
              <w:sz w:val="14"/>
              <w:szCs w:val="24"/>
              <w:lang w:eastAsia="en-GB"/>
            </w:rPr>
            <w:t>556559-4230</w:t>
          </w:r>
        </w:p>
        <w:p w14:paraId="603862CD" w14:textId="77777777" w:rsidR="00E273F9" w:rsidRPr="004A7C1C" w:rsidRDefault="00E273F9" w:rsidP="001304B6">
          <w:pPr>
            <w:pStyle w:val="Footer"/>
          </w:pPr>
        </w:p>
      </w:tc>
      <w:tc>
        <w:tcPr>
          <w:tcW w:w="709" w:type="dxa"/>
        </w:tcPr>
        <w:p w14:paraId="6E332D35" w14:textId="1024F2F0" w:rsidR="00E273F9" w:rsidRPr="004A7C1C" w:rsidRDefault="00E273F9" w:rsidP="00095A0D">
          <w:pPr>
            <w:pStyle w:val="Footer"/>
            <w:ind w:left="0"/>
            <w:rPr>
              <w:rStyle w:val="PageNumber"/>
            </w:rPr>
          </w:pPr>
          <w:r w:rsidRPr="004A7C1C">
            <w:rPr>
              <w:rStyle w:val="PageNumber"/>
            </w:rPr>
            <w:t xml:space="preserve">Sid </w:t>
          </w:r>
          <w:r w:rsidRPr="004A7C1C">
            <w:rPr>
              <w:rStyle w:val="PageNumber"/>
            </w:rPr>
            <w:fldChar w:fldCharType="begin"/>
          </w:r>
          <w:r w:rsidRPr="004A7C1C">
            <w:rPr>
              <w:rStyle w:val="PageNumber"/>
            </w:rPr>
            <w:instrText xml:space="preserve"> PAGE </w:instrText>
          </w:r>
          <w:r w:rsidRPr="004A7C1C">
            <w:rPr>
              <w:rStyle w:val="PageNumber"/>
            </w:rPr>
            <w:fldChar w:fldCharType="separate"/>
          </w:r>
          <w:r w:rsidR="00EF4B91">
            <w:rPr>
              <w:rStyle w:val="PageNumber"/>
              <w:noProof/>
            </w:rPr>
            <w:t>4</w:t>
          </w:r>
          <w:r w:rsidRPr="004A7C1C">
            <w:rPr>
              <w:rStyle w:val="PageNumber"/>
            </w:rPr>
            <w:fldChar w:fldCharType="end"/>
          </w:r>
          <w:r w:rsidRPr="004A7C1C">
            <w:rPr>
              <w:rStyle w:val="PageNumber"/>
            </w:rPr>
            <w:t>/</w:t>
          </w:r>
          <w:r w:rsidRPr="004A7C1C">
            <w:rPr>
              <w:rStyle w:val="PageNumber"/>
            </w:rPr>
            <w:fldChar w:fldCharType="begin"/>
          </w:r>
          <w:r w:rsidRPr="004A7C1C">
            <w:rPr>
              <w:rStyle w:val="PageNumber"/>
            </w:rPr>
            <w:instrText xml:space="preserve"> NUMPAGES </w:instrText>
          </w:r>
          <w:r w:rsidRPr="004A7C1C">
            <w:rPr>
              <w:rStyle w:val="PageNumber"/>
            </w:rPr>
            <w:fldChar w:fldCharType="separate"/>
          </w:r>
          <w:r w:rsidR="00EF4B91">
            <w:rPr>
              <w:rStyle w:val="PageNumber"/>
              <w:noProof/>
            </w:rPr>
            <w:t>36</w:t>
          </w:r>
          <w:r w:rsidRPr="004A7C1C">
            <w:rPr>
              <w:rStyle w:val="PageNumber"/>
            </w:rPr>
            <w:fldChar w:fldCharType="end"/>
          </w:r>
        </w:p>
      </w:tc>
    </w:tr>
  </w:tbl>
  <w:p w14:paraId="6EB65E86" w14:textId="77777777" w:rsidR="00E273F9" w:rsidRDefault="00E273F9" w:rsidP="001304B6">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8491F8" w14:textId="77777777" w:rsidR="00E273F9" w:rsidRDefault="00E273F9">
    <w:pPr>
      <w:pStyle w:val="Footer"/>
    </w:pPr>
  </w:p>
  <w:p w14:paraId="36E0CB75" w14:textId="77777777" w:rsidR="00E273F9" w:rsidRDefault="00E273F9">
    <w:pPr>
      <w:pStyle w:val="Footer"/>
    </w:pPr>
  </w:p>
  <w:p w14:paraId="68EA24B6" w14:textId="77777777" w:rsidR="00E273F9" w:rsidRDefault="00E273F9">
    <w:pPr>
      <w:pStyle w:val="Footer"/>
    </w:pPr>
  </w:p>
  <w:p w14:paraId="798F58D1" w14:textId="77777777" w:rsidR="00E273F9" w:rsidRDefault="00E273F9">
    <w:pPr>
      <w:pStyle w:val="Footer"/>
    </w:pPr>
  </w:p>
  <w:p w14:paraId="0B4F500D" w14:textId="77777777" w:rsidR="00E273F9" w:rsidRDefault="00E27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DA5C34" w14:textId="77777777" w:rsidR="00F66AB7" w:rsidRDefault="00F66AB7" w:rsidP="00C72B17">
      <w:pPr>
        <w:spacing w:line="240" w:lineRule="auto"/>
      </w:pPr>
      <w:r>
        <w:separator/>
      </w:r>
    </w:p>
  </w:footnote>
  <w:footnote w:type="continuationSeparator" w:id="0">
    <w:p w14:paraId="1216CAD7" w14:textId="77777777" w:rsidR="00F66AB7" w:rsidRDefault="00F66AB7" w:rsidP="00C72B17">
      <w:pPr>
        <w:spacing w:line="240" w:lineRule="auto"/>
      </w:pPr>
      <w:r>
        <w:continuationSeparator/>
      </w:r>
    </w:p>
  </w:footnote>
  <w:footnote w:id="1">
    <w:p w14:paraId="267C43D4" w14:textId="77777777" w:rsidR="00E273F9" w:rsidRDefault="00E273F9" w:rsidP="00BB38AF">
      <w:pPr>
        <w:pStyle w:val="FootnoteText"/>
      </w:pPr>
      <w:r>
        <w:rPr>
          <w:rFonts w:ascii="Times New Roman" w:hAnsi="Times New Roman"/>
          <w:color w:val="auto"/>
          <w:sz w:val="18"/>
          <w:szCs w:val="18"/>
        </w:rPr>
        <w:t>.</w:t>
      </w:r>
    </w:p>
  </w:footnote>
  <w:footnote w:id="2">
    <w:p w14:paraId="47C437E8" w14:textId="36C30E17" w:rsidR="00E273F9" w:rsidRDefault="00E273F9" w:rsidP="00BB38AF">
      <w:pPr>
        <w:pStyle w:val="FootnoteText"/>
      </w:pPr>
      <w:r>
        <w:rPr>
          <w:rStyle w:val="FootnoteReference"/>
        </w:rPr>
        <w:footnoteRef/>
      </w:r>
      <w:r>
        <w:t xml:space="preserve"> </w:t>
      </w:r>
      <w:r w:rsidRPr="00457C02">
        <w:rPr>
          <w:rFonts w:ascii="Times New Roman" w:hAnsi="Times New Roman"/>
          <w:color w:val="auto"/>
          <w:sz w:val="18"/>
          <w:szCs w:val="18"/>
        </w:rPr>
        <w:t>Dokumentet innehåller beskrivning av attribut</w:t>
      </w:r>
      <w:r>
        <w:rPr>
          <w:rFonts w:ascii="Times New Roman" w:hAnsi="Times New Roman"/>
          <w:color w:val="auto"/>
          <w:sz w:val="18"/>
          <w:szCs w:val="18"/>
        </w:rPr>
        <w:t>/element</w:t>
      </w:r>
      <w:r w:rsidRPr="00457C02">
        <w:rPr>
          <w:rFonts w:ascii="Times New Roman" w:hAnsi="Times New Roman"/>
          <w:color w:val="auto"/>
          <w:sz w:val="18"/>
          <w:szCs w:val="18"/>
        </w:rPr>
        <w:t xml:space="preserve"> ingående i</w:t>
      </w:r>
      <w:r>
        <w:rPr>
          <w:rFonts w:ascii="Times New Roman" w:hAnsi="Times New Roman"/>
          <w:color w:val="auto"/>
          <w:sz w:val="18"/>
          <w:szCs w:val="18"/>
        </w:rPr>
        <w:t xml:space="preserve"> samtliga tjänstekontrakt i</w:t>
      </w:r>
      <w:r w:rsidRPr="00457C02">
        <w:rPr>
          <w:rFonts w:ascii="Times New Roman" w:hAnsi="Times New Roman"/>
          <w:color w:val="auto"/>
          <w:sz w:val="18"/>
          <w:szCs w:val="18"/>
        </w:rPr>
        <w:t xml:space="preserve"> tjänstedomänerna </w:t>
      </w:r>
      <w:ins w:id="731" w:author="Robert Lundmark" w:date="2016-10-24T13:13:00Z">
        <w:r w:rsidRPr="00C828FB">
          <w:rPr>
            <w:rFonts w:ascii="Times New Roman" w:hAnsi="Times New Roman"/>
            <w:color w:val="auto"/>
            <w:sz w:val="18"/>
            <w:szCs w:val="18"/>
          </w:rPr>
          <w:t xml:space="preserve">strategicresourcemanagement:organizational:organization </w:t>
        </w:r>
      </w:ins>
      <w:del w:id="732" w:author="Robert Lundmark" w:date="2016-10-24T13:13:00Z">
        <w:r w:rsidRPr="00457C02" w:rsidDel="00017CC3">
          <w:rPr>
            <w:rFonts w:ascii="Times New Roman" w:hAnsi="Times New Roman"/>
            <w:color w:val="auto"/>
            <w:sz w:val="18"/>
            <w:szCs w:val="18"/>
          </w:rPr>
          <w:delText>infrastructure:dir</w:delText>
        </w:r>
        <w:r w:rsidDel="00017CC3">
          <w:rPr>
            <w:rFonts w:ascii="Times New Roman" w:hAnsi="Times New Roman"/>
            <w:color w:val="auto"/>
            <w:sz w:val="18"/>
            <w:szCs w:val="18"/>
          </w:rPr>
          <w:delText>ectory:organization</w:delText>
        </w:r>
      </w:del>
      <w:r>
        <w:rPr>
          <w:rFonts w:ascii="Times New Roman" w:hAnsi="Times New Roman"/>
          <w:color w:val="auto"/>
          <w:sz w:val="18"/>
          <w:szCs w:val="18"/>
        </w:rPr>
        <w:t xml:space="preserve">, </w:t>
      </w:r>
      <w:ins w:id="733" w:author="Robert Lundmark" w:date="2016-10-24T13:13:00Z">
        <w:r w:rsidRPr="00C828FB">
          <w:rPr>
            <w:rFonts w:ascii="Times New Roman" w:hAnsi="Times New Roman"/>
            <w:color w:val="auto"/>
            <w:sz w:val="18"/>
            <w:szCs w:val="18"/>
          </w:rPr>
          <w:t>strategicresourcemanagement:persons:employee </w:t>
        </w:r>
      </w:ins>
      <w:del w:id="734" w:author="Robert Lundmark" w:date="2016-10-24T13:13:00Z">
        <w:r w:rsidDel="00017CC3">
          <w:rPr>
            <w:rFonts w:ascii="Times New Roman" w:hAnsi="Times New Roman"/>
            <w:color w:val="auto"/>
            <w:sz w:val="18"/>
            <w:szCs w:val="18"/>
          </w:rPr>
          <w:delText>infrastructure:directory:employee</w:delText>
        </w:r>
      </w:del>
      <w:del w:id="735" w:author="Robert Lundmark" w:date="2016-10-24T13:14:00Z">
        <w:r w:rsidDel="00017CC3">
          <w:rPr>
            <w:rFonts w:ascii="Times New Roman" w:hAnsi="Times New Roman"/>
            <w:color w:val="auto"/>
            <w:sz w:val="18"/>
            <w:szCs w:val="18"/>
          </w:rPr>
          <w:delText xml:space="preserve"> </w:delText>
        </w:r>
      </w:del>
      <w:r>
        <w:rPr>
          <w:rFonts w:ascii="Times New Roman" w:hAnsi="Times New Roman"/>
          <w:color w:val="auto"/>
          <w:sz w:val="18"/>
          <w:szCs w:val="18"/>
        </w:rPr>
        <w:t xml:space="preserve">och </w:t>
      </w:r>
      <w:ins w:id="736" w:author="Robert Lundmark" w:date="2016-10-24T13:14:00Z">
        <w:r w:rsidRPr="00C828FB">
          <w:rPr>
            <w:rFonts w:ascii="Times New Roman" w:hAnsi="Times New Roman"/>
            <w:color w:val="auto"/>
            <w:sz w:val="18"/>
            <w:szCs w:val="18"/>
          </w:rPr>
          <w:t>informationsecurity:authorization:pip</w:t>
        </w:r>
      </w:ins>
      <w:del w:id="737" w:author="Robert Lundmark" w:date="2016-10-24T13:14:00Z">
        <w:r w:rsidDel="00017CC3">
          <w:rPr>
            <w:rFonts w:ascii="Times New Roman" w:hAnsi="Times New Roman"/>
            <w:color w:val="auto"/>
            <w:sz w:val="18"/>
            <w:szCs w:val="18"/>
          </w:rPr>
          <w:delText>infrastructure:directory:authorizationmanagement</w:delText>
        </w:r>
      </w:del>
      <w:r>
        <w:rPr>
          <w:rFonts w:ascii="Times New Roman" w:hAnsi="Times New Roman"/>
          <w:color w:val="auto"/>
          <w:sz w:val="18"/>
          <w:szCs w:val="18"/>
        </w:rPr>
        <w:t>. För att isolera de attribut som är aktuella för detta tjänstekontrakt, filtrera på kolumn O.</w:t>
      </w:r>
    </w:p>
  </w:footnote>
  <w:footnote w:id="3">
    <w:p w14:paraId="4DA1A70E" w14:textId="40DB4703" w:rsidR="00E273F9" w:rsidRDefault="00E273F9" w:rsidP="00BB38AF">
      <w:pPr>
        <w:pStyle w:val="FootnoteText"/>
      </w:pPr>
      <w:r>
        <w:rPr>
          <w:rStyle w:val="FootnoteReference"/>
        </w:rPr>
        <w:footnoteRef/>
      </w:r>
      <w:r>
        <w:t xml:space="preserve"> </w:t>
      </w:r>
      <w:r w:rsidRPr="00457C02">
        <w:rPr>
          <w:rFonts w:ascii="Times New Roman" w:hAnsi="Times New Roman"/>
          <w:color w:val="auto"/>
          <w:sz w:val="18"/>
          <w:szCs w:val="18"/>
        </w:rPr>
        <w:t>Dokumentet innehåller beskrivning av attribut</w:t>
      </w:r>
      <w:r>
        <w:rPr>
          <w:rFonts w:ascii="Times New Roman" w:hAnsi="Times New Roman"/>
          <w:color w:val="auto"/>
          <w:sz w:val="18"/>
          <w:szCs w:val="18"/>
        </w:rPr>
        <w:t>/element</w:t>
      </w:r>
      <w:r w:rsidRPr="00457C02">
        <w:rPr>
          <w:rFonts w:ascii="Times New Roman" w:hAnsi="Times New Roman"/>
          <w:color w:val="auto"/>
          <w:sz w:val="18"/>
          <w:szCs w:val="18"/>
        </w:rPr>
        <w:t xml:space="preserve"> ingående i</w:t>
      </w:r>
      <w:r>
        <w:rPr>
          <w:rFonts w:ascii="Times New Roman" w:hAnsi="Times New Roman"/>
          <w:color w:val="auto"/>
          <w:sz w:val="18"/>
          <w:szCs w:val="18"/>
        </w:rPr>
        <w:t xml:space="preserve"> samtliga tjänstekontrakt i</w:t>
      </w:r>
      <w:r w:rsidRPr="00457C02">
        <w:rPr>
          <w:rFonts w:ascii="Times New Roman" w:hAnsi="Times New Roman"/>
          <w:color w:val="auto"/>
          <w:sz w:val="18"/>
          <w:szCs w:val="18"/>
        </w:rPr>
        <w:t xml:space="preserve"> tjänstedomänerna </w:t>
      </w:r>
      <w:ins w:id="842" w:author="Robert Lundmark" w:date="2016-10-24T13:15:00Z">
        <w:r w:rsidRPr="00C828FB">
          <w:rPr>
            <w:rFonts w:ascii="Times New Roman" w:hAnsi="Times New Roman"/>
            <w:color w:val="auto"/>
            <w:sz w:val="18"/>
            <w:szCs w:val="18"/>
          </w:rPr>
          <w:t>strategicresourcemanagement:organizational:organization</w:t>
        </w:r>
      </w:ins>
      <w:del w:id="843" w:author="Robert Lundmark" w:date="2016-10-24T13:15:00Z">
        <w:r w:rsidRPr="00457C02" w:rsidDel="00494822">
          <w:rPr>
            <w:rFonts w:ascii="Times New Roman" w:hAnsi="Times New Roman"/>
            <w:color w:val="auto"/>
            <w:sz w:val="18"/>
            <w:szCs w:val="18"/>
          </w:rPr>
          <w:delText>infrastructure:dir</w:delText>
        </w:r>
        <w:r w:rsidDel="00494822">
          <w:rPr>
            <w:rFonts w:ascii="Times New Roman" w:hAnsi="Times New Roman"/>
            <w:color w:val="auto"/>
            <w:sz w:val="18"/>
            <w:szCs w:val="18"/>
          </w:rPr>
          <w:delText>ectory:organization</w:delText>
        </w:r>
      </w:del>
      <w:r>
        <w:rPr>
          <w:rFonts w:ascii="Times New Roman" w:hAnsi="Times New Roman"/>
          <w:color w:val="auto"/>
          <w:sz w:val="18"/>
          <w:szCs w:val="18"/>
        </w:rPr>
        <w:t xml:space="preserve">, </w:t>
      </w:r>
      <w:ins w:id="844" w:author="Robert Lundmark" w:date="2016-10-24T13:15:00Z">
        <w:r w:rsidRPr="00C828FB">
          <w:rPr>
            <w:rFonts w:ascii="Times New Roman" w:hAnsi="Times New Roman"/>
            <w:color w:val="auto"/>
            <w:sz w:val="18"/>
            <w:szCs w:val="18"/>
          </w:rPr>
          <w:t>strategicresourcemanagement:persons:employee </w:t>
        </w:r>
      </w:ins>
      <w:del w:id="845" w:author="Robert Lundmark" w:date="2016-10-24T13:15:00Z">
        <w:r w:rsidDel="00494822">
          <w:rPr>
            <w:rFonts w:ascii="Times New Roman" w:hAnsi="Times New Roman"/>
            <w:color w:val="auto"/>
            <w:sz w:val="18"/>
            <w:szCs w:val="18"/>
          </w:rPr>
          <w:delText xml:space="preserve">infrastructure:directory:employee </w:delText>
        </w:r>
      </w:del>
      <w:r>
        <w:rPr>
          <w:rFonts w:ascii="Times New Roman" w:hAnsi="Times New Roman"/>
          <w:color w:val="auto"/>
          <w:sz w:val="18"/>
          <w:szCs w:val="18"/>
        </w:rPr>
        <w:t xml:space="preserve">och </w:t>
      </w:r>
      <w:ins w:id="846" w:author="Robert Lundmark" w:date="2016-10-24T13:15:00Z">
        <w:r w:rsidRPr="00C828FB">
          <w:rPr>
            <w:rFonts w:ascii="Times New Roman" w:hAnsi="Times New Roman"/>
            <w:color w:val="auto"/>
            <w:sz w:val="18"/>
            <w:szCs w:val="18"/>
          </w:rPr>
          <w:t>informationsecurity:authorization:pip</w:t>
        </w:r>
      </w:ins>
      <w:del w:id="847" w:author="Robert Lundmark" w:date="2016-10-24T13:15:00Z">
        <w:r w:rsidDel="00494822">
          <w:rPr>
            <w:rFonts w:ascii="Times New Roman" w:hAnsi="Times New Roman"/>
            <w:color w:val="auto"/>
            <w:sz w:val="18"/>
            <w:szCs w:val="18"/>
          </w:rPr>
          <w:delText>infrastructure:directory:authorizationmanagement</w:delText>
        </w:r>
      </w:del>
      <w:r>
        <w:rPr>
          <w:rFonts w:ascii="Times New Roman" w:hAnsi="Times New Roman"/>
          <w:color w:val="auto"/>
          <w:sz w:val="18"/>
          <w:szCs w:val="18"/>
        </w:rPr>
        <w:t>. För att isolera de attribut som är aktuella för detta tjänstekontrakt, filtrera på kolumn P.</w:t>
      </w:r>
    </w:p>
  </w:footnote>
  <w:footnote w:id="4">
    <w:p w14:paraId="4D92B3E1" w14:textId="250DA994" w:rsidR="00E273F9" w:rsidRDefault="00E273F9" w:rsidP="00BB38AF">
      <w:pPr>
        <w:pStyle w:val="FootnoteText"/>
      </w:pPr>
      <w:r>
        <w:rPr>
          <w:rStyle w:val="FootnoteReference"/>
        </w:rPr>
        <w:footnoteRef/>
      </w:r>
      <w:r>
        <w:t xml:space="preserve"> </w:t>
      </w:r>
      <w:r w:rsidRPr="00457C02">
        <w:rPr>
          <w:rFonts w:ascii="Times New Roman" w:hAnsi="Times New Roman"/>
          <w:color w:val="auto"/>
          <w:sz w:val="18"/>
          <w:szCs w:val="18"/>
        </w:rPr>
        <w:t>Dokumentet innehåller beskrivning av attribut</w:t>
      </w:r>
      <w:r>
        <w:rPr>
          <w:rFonts w:ascii="Times New Roman" w:hAnsi="Times New Roman"/>
          <w:color w:val="auto"/>
          <w:sz w:val="18"/>
          <w:szCs w:val="18"/>
        </w:rPr>
        <w:t>/element</w:t>
      </w:r>
      <w:r w:rsidRPr="00457C02">
        <w:rPr>
          <w:rFonts w:ascii="Times New Roman" w:hAnsi="Times New Roman"/>
          <w:color w:val="auto"/>
          <w:sz w:val="18"/>
          <w:szCs w:val="18"/>
        </w:rPr>
        <w:t xml:space="preserve"> ingående i</w:t>
      </w:r>
      <w:r>
        <w:rPr>
          <w:rFonts w:ascii="Times New Roman" w:hAnsi="Times New Roman"/>
          <w:color w:val="auto"/>
          <w:sz w:val="18"/>
          <w:szCs w:val="18"/>
        </w:rPr>
        <w:t xml:space="preserve"> samtliga tjänstekontrakt i</w:t>
      </w:r>
      <w:r w:rsidRPr="00457C02">
        <w:rPr>
          <w:rFonts w:ascii="Times New Roman" w:hAnsi="Times New Roman"/>
          <w:color w:val="auto"/>
          <w:sz w:val="18"/>
          <w:szCs w:val="18"/>
        </w:rPr>
        <w:t xml:space="preserve"> tjänstedomänerna </w:t>
      </w:r>
      <w:ins w:id="1069" w:author="Robert Lundmark" w:date="2016-10-24T13:10:00Z">
        <w:r w:rsidRPr="00C828FB">
          <w:rPr>
            <w:rFonts w:ascii="Times New Roman" w:hAnsi="Times New Roman"/>
            <w:color w:val="auto"/>
            <w:sz w:val="18"/>
            <w:szCs w:val="18"/>
          </w:rPr>
          <w:t xml:space="preserve">strategicresourcemanagement:organizational:organization </w:t>
        </w:r>
      </w:ins>
      <w:del w:id="1070" w:author="Robert Lundmark" w:date="2016-10-24T13:10:00Z">
        <w:r w:rsidRPr="00457C02" w:rsidDel="00E426EF">
          <w:rPr>
            <w:rFonts w:ascii="Times New Roman" w:hAnsi="Times New Roman"/>
            <w:color w:val="auto"/>
            <w:sz w:val="18"/>
            <w:szCs w:val="18"/>
          </w:rPr>
          <w:delText>infrastructure:dir</w:delText>
        </w:r>
        <w:r w:rsidDel="00E426EF">
          <w:rPr>
            <w:rFonts w:ascii="Times New Roman" w:hAnsi="Times New Roman"/>
            <w:color w:val="auto"/>
            <w:sz w:val="18"/>
            <w:szCs w:val="18"/>
          </w:rPr>
          <w:delText>ectory:organization</w:delText>
        </w:r>
      </w:del>
      <w:ins w:id="1071" w:author="Robert Lundmark" w:date="2016-10-24T13:09:00Z">
        <w:r>
          <w:rPr>
            <w:rFonts w:ascii="Times New Roman" w:hAnsi="Times New Roman"/>
            <w:color w:val="auto"/>
            <w:sz w:val="18"/>
            <w:szCs w:val="18"/>
          </w:rPr>
          <w:t xml:space="preserve">, </w:t>
        </w:r>
      </w:ins>
      <w:ins w:id="1072" w:author="Robert Lundmark" w:date="2016-10-24T13:06:00Z">
        <w:r w:rsidRPr="00C828FB">
          <w:rPr>
            <w:rFonts w:ascii="Times New Roman" w:hAnsi="Times New Roman"/>
            <w:color w:val="auto"/>
            <w:sz w:val="18"/>
            <w:szCs w:val="18"/>
          </w:rPr>
          <w:t>strategicresourcemanagement:persons:employee</w:t>
        </w:r>
      </w:ins>
      <w:ins w:id="1073" w:author="Robert Lundmark" w:date="2016-10-24T13:09:00Z">
        <w:r>
          <w:rPr>
            <w:rFonts w:ascii="Calibri" w:hAnsi="Calibri" w:cs="Calibri"/>
            <w:sz w:val="22"/>
            <w:szCs w:val="22"/>
          </w:rPr>
          <w:t xml:space="preserve"> </w:t>
        </w:r>
      </w:ins>
      <w:del w:id="1074" w:author="Robert Lundmark" w:date="2016-10-24T13:06:00Z">
        <w:r w:rsidDel="00E426EF">
          <w:rPr>
            <w:rFonts w:ascii="Times New Roman" w:hAnsi="Times New Roman"/>
            <w:color w:val="auto"/>
            <w:sz w:val="18"/>
            <w:szCs w:val="18"/>
          </w:rPr>
          <w:delText xml:space="preserve">, infrastructure:directory:employee </w:delText>
        </w:r>
      </w:del>
      <w:r>
        <w:rPr>
          <w:rFonts w:ascii="Times New Roman" w:hAnsi="Times New Roman"/>
          <w:color w:val="auto"/>
          <w:sz w:val="18"/>
          <w:szCs w:val="18"/>
        </w:rPr>
        <w:t>och</w:t>
      </w:r>
      <w:del w:id="1075" w:author="Robert Lundmark" w:date="2016-10-24T13:10:00Z">
        <w:r w:rsidDel="00DB50E4">
          <w:rPr>
            <w:rFonts w:ascii="Times New Roman" w:hAnsi="Times New Roman"/>
            <w:color w:val="auto"/>
            <w:sz w:val="18"/>
            <w:szCs w:val="18"/>
          </w:rPr>
          <w:delText xml:space="preserve"> </w:delText>
        </w:r>
      </w:del>
      <w:ins w:id="1076" w:author="Robert Lundmark" w:date="2016-10-24T13:10:00Z">
        <w:r>
          <w:rPr>
            <w:rFonts w:ascii="Times New Roman" w:hAnsi="Times New Roman"/>
            <w:color w:val="auto"/>
            <w:sz w:val="18"/>
            <w:szCs w:val="18"/>
          </w:rPr>
          <w:t xml:space="preserve"> </w:t>
        </w:r>
        <w:r w:rsidRPr="00C828FB">
          <w:rPr>
            <w:rFonts w:ascii="Times New Roman" w:hAnsi="Times New Roman"/>
            <w:color w:val="auto"/>
            <w:sz w:val="18"/>
            <w:szCs w:val="18"/>
          </w:rPr>
          <w:t>informationsecurity:authorization:pip</w:t>
        </w:r>
        <w:r>
          <w:rPr>
            <w:rFonts w:ascii="Calibri" w:hAnsi="Calibri" w:cs="Calibri"/>
            <w:sz w:val="22"/>
            <w:szCs w:val="22"/>
          </w:rPr>
          <w:t xml:space="preserve"> </w:t>
        </w:r>
      </w:ins>
      <w:del w:id="1077" w:author="Robert Lundmark" w:date="2016-10-24T13:10:00Z">
        <w:r w:rsidDel="00DB50E4">
          <w:rPr>
            <w:rFonts w:ascii="Times New Roman" w:hAnsi="Times New Roman"/>
            <w:color w:val="auto"/>
            <w:sz w:val="18"/>
            <w:szCs w:val="18"/>
          </w:rPr>
          <w:delText>infrastructure:directory:authorizationmanagement</w:delText>
        </w:r>
      </w:del>
      <w:r>
        <w:rPr>
          <w:rFonts w:ascii="Times New Roman" w:hAnsi="Times New Roman"/>
          <w:color w:val="auto"/>
          <w:sz w:val="18"/>
          <w:szCs w:val="18"/>
        </w:rPr>
        <w:t>. För att isolera de attribut som är aktuella för detta tjänstekontrakt, filtrera på kolumn Q.</w:t>
      </w:r>
    </w:p>
  </w:footnote>
  <w:footnote w:id="5">
    <w:p w14:paraId="3998B7B9" w14:textId="3971A851" w:rsidR="00E273F9" w:rsidRDefault="00E273F9" w:rsidP="00DD53D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2D9D9" w14:textId="77777777" w:rsidR="00E273F9" w:rsidRDefault="00E273F9"/>
  <w:p w14:paraId="69BC34DE" w14:textId="77777777" w:rsidR="00E273F9" w:rsidRDefault="00E273F9"/>
  <w:tbl>
    <w:tblPr>
      <w:tblW w:w="11532"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3168"/>
      <w:gridCol w:w="4111"/>
      <w:gridCol w:w="2977"/>
      <w:gridCol w:w="1276"/>
    </w:tblGrid>
    <w:tr w:rsidR="00E273F9" w:rsidRPr="00333716" w14:paraId="38E1EC6E" w14:textId="77777777" w:rsidTr="000A531A">
      <w:trPr>
        <w:trHeight w:hRule="exact" w:val="539"/>
      </w:trPr>
      <w:tc>
        <w:tcPr>
          <w:tcW w:w="3168" w:type="dxa"/>
          <w:tcBorders>
            <w:top w:val="nil"/>
            <w:bottom w:val="nil"/>
          </w:tcBorders>
        </w:tcPr>
        <w:p w14:paraId="74451D16" w14:textId="77777777" w:rsidR="00E273F9" w:rsidRPr="00095A0D" w:rsidRDefault="00E273F9" w:rsidP="00095A0D">
          <w:pPr>
            <w:pStyle w:val="Footer"/>
            <w:rPr>
              <w:rFonts w:ascii="Arial" w:eastAsia="Times New Roman" w:hAnsi="Arial"/>
              <w:color w:val="00A9A7"/>
              <w:sz w:val="14"/>
              <w:szCs w:val="24"/>
              <w:lang w:eastAsia="en-GB"/>
            </w:rPr>
          </w:pPr>
          <w:bookmarkStart w:id="1359" w:name="LDnr1"/>
          <w:bookmarkEnd w:id="1359"/>
        </w:p>
        <w:p w14:paraId="1A79B92D" w14:textId="77777777" w:rsidR="00E273F9" w:rsidRPr="00095A0D" w:rsidRDefault="00E273F9" w:rsidP="00095A0D">
          <w:pPr>
            <w:pStyle w:val="Footer"/>
            <w:rPr>
              <w:rFonts w:ascii="Arial" w:eastAsia="Times New Roman" w:hAnsi="Arial"/>
              <w:color w:val="00A9A7"/>
              <w:sz w:val="14"/>
              <w:szCs w:val="24"/>
              <w:lang w:eastAsia="en-GB"/>
            </w:rPr>
          </w:pPr>
        </w:p>
      </w:tc>
      <w:tc>
        <w:tcPr>
          <w:tcW w:w="4111" w:type="dxa"/>
          <w:tcBorders>
            <w:top w:val="nil"/>
            <w:bottom w:val="nil"/>
          </w:tcBorders>
        </w:tcPr>
        <w:p w14:paraId="4AC1A147" w14:textId="20E11590" w:rsidR="00E273F9" w:rsidRDefault="00E273F9" w:rsidP="000A531A">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Tjanstekontraktsbeskrivning_</w:t>
          </w:r>
          <w:ins w:id="1360" w:author="Robert Lundmark" w:date="2016-11-08T14:49:00Z">
            <w:r w:rsidRPr="00E273F9">
              <w:rPr>
                <w:rFonts w:ascii="Arial" w:eastAsia="Times New Roman" w:hAnsi="Arial"/>
                <w:color w:val="00A9A7"/>
                <w:sz w:val="14"/>
                <w:szCs w:val="24"/>
                <w:lang w:eastAsia="en-GB"/>
              </w:rPr>
              <w:t>s</w:t>
            </w:r>
            <w:r>
              <w:rPr>
                <w:rFonts w:ascii="Arial" w:eastAsia="Times New Roman" w:hAnsi="Arial"/>
                <w:color w:val="00A9A7"/>
                <w:sz w:val="14"/>
                <w:szCs w:val="24"/>
                <w:lang w:eastAsia="en-GB"/>
              </w:rPr>
              <w:t>trategicresourcemanagement_organizational_</w:t>
            </w:r>
            <w:r w:rsidRPr="00E273F9">
              <w:rPr>
                <w:rFonts w:ascii="Arial" w:eastAsia="Times New Roman" w:hAnsi="Arial"/>
                <w:color w:val="00A9A7"/>
                <w:sz w:val="14"/>
                <w:szCs w:val="24"/>
                <w:lang w:eastAsia="en-GB"/>
              </w:rPr>
              <w:t>organization</w:t>
            </w:r>
          </w:ins>
          <w:del w:id="1361" w:author="Robert Lundmark" w:date="2016-11-08T14:49:00Z">
            <w:r w:rsidDel="004D55F0">
              <w:rPr>
                <w:rFonts w:ascii="Arial" w:eastAsia="Times New Roman" w:hAnsi="Arial"/>
                <w:color w:val="00A9A7"/>
                <w:sz w:val="14"/>
                <w:szCs w:val="24"/>
                <w:lang w:eastAsia="en-GB"/>
              </w:rPr>
              <w:delText>infrastructure_directory_organization</w:delText>
            </w:r>
          </w:del>
        </w:p>
        <w:p w14:paraId="015507E6" w14:textId="07FD2E89" w:rsidR="00E273F9" w:rsidRDefault="00E273F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Version:</w:t>
          </w:r>
          <w:r w:rsidRPr="0039481C">
            <w:rPr>
              <w:color w:val="008000"/>
              <w:sz w:val="32"/>
            </w:rPr>
            <w:t xml:space="preserve"> </w:t>
          </w:r>
          <w:del w:id="1362" w:author="Littorin Henrika" w:date="2016-08-23T20:30:00Z">
            <w:r w:rsidRPr="0039481C" w:rsidDel="00D8589E">
              <w:rPr>
                <w:rFonts w:ascii="Arial" w:eastAsia="Times New Roman" w:hAnsi="Arial"/>
                <w:color w:val="00A9A7"/>
                <w:sz w:val="14"/>
                <w:szCs w:val="24"/>
                <w:lang w:eastAsia="en-GB"/>
              </w:rPr>
              <w:fldChar w:fldCharType="begin"/>
            </w:r>
            <w:r w:rsidRPr="0039481C" w:rsidDel="00D8589E">
              <w:rPr>
                <w:rFonts w:ascii="Arial" w:eastAsia="Times New Roman" w:hAnsi="Arial"/>
                <w:color w:val="00A9A7"/>
                <w:sz w:val="14"/>
                <w:szCs w:val="24"/>
                <w:lang w:eastAsia="en-GB"/>
              </w:rPr>
              <w:delInstrText xml:space="preserve"> DOCPROPERTY  "version1" \* MERGEFORMAT </w:delInstrText>
            </w:r>
            <w:r w:rsidRPr="0039481C" w:rsidDel="00D8589E">
              <w:rPr>
                <w:rFonts w:ascii="Arial" w:eastAsia="Times New Roman" w:hAnsi="Arial"/>
                <w:color w:val="00A9A7"/>
                <w:sz w:val="14"/>
                <w:szCs w:val="24"/>
                <w:lang w:eastAsia="en-GB"/>
              </w:rPr>
              <w:fldChar w:fldCharType="separate"/>
            </w:r>
            <w:r w:rsidRPr="0039481C" w:rsidDel="00D8589E">
              <w:rPr>
                <w:rFonts w:ascii="Arial" w:eastAsia="Times New Roman" w:hAnsi="Arial"/>
                <w:color w:val="00A9A7"/>
                <w:sz w:val="14"/>
                <w:szCs w:val="24"/>
                <w:lang w:eastAsia="en-GB"/>
              </w:rPr>
              <w:delText>1</w:delText>
            </w:r>
            <w:r w:rsidRPr="0039481C" w:rsidDel="00D8589E">
              <w:rPr>
                <w:rFonts w:ascii="Arial" w:eastAsia="Times New Roman" w:hAnsi="Arial"/>
                <w:color w:val="00A9A7"/>
                <w:sz w:val="14"/>
                <w:szCs w:val="24"/>
                <w:lang w:eastAsia="en-GB"/>
              </w:rPr>
              <w:fldChar w:fldCharType="end"/>
            </w:r>
            <w:r w:rsidRPr="0039481C" w:rsidDel="00D8589E">
              <w:rPr>
                <w:rFonts w:ascii="Arial" w:eastAsia="Times New Roman" w:hAnsi="Arial"/>
                <w:color w:val="00A9A7"/>
                <w:sz w:val="14"/>
                <w:szCs w:val="24"/>
                <w:lang w:eastAsia="en-GB"/>
              </w:rPr>
              <w:delText>.</w:delText>
            </w:r>
            <w:r w:rsidDel="00D8589E">
              <w:rPr>
                <w:rFonts w:ascii="Arial" w:eastAsia="Times New Roman" w:hAnsi="Arial"/>
                <w:color w:val="00A9A7"/>
                <w:sz w:val="14"/>
                <w:szCs w:val="24"/>
                <w:lang w:eastAsia="en-GB"/>
              </w:rPr>
              <w:delText>3</w:delText>
            </w:r>
          </w:del>
          <w:ins w:id="1363" w:author="Littorin Henrika" w:date="2016-08-23T20:30:00Z">
            <w:r>
              <w:rPr>
                <w:rFonts w:ascii="Arial" w:eastAsia="Times New Roman" w:hAnsi="Arial"/>
                <w:color w:val="00A9A7"/>
                <w:sz w:val="14"/>
                <w:szCs w:val="24"/>
                <w:lang w:eastAsia="en-GB"/>
              </w:rPr>
              <w:t>2.0</w:t>
            </w:r>
          </w:ins>
        </w:p>
        <w:p w14:paraId="361CB3A2" w14:textId="77777777" w:rsidR="00E273F9" w:rsidRPr="00095A0D" w:rsidRDefault="00E273F9" w:rsidP="00932401">
          <w:pPr>
            <w:pStyle w:val="Footer"/>
            <w:tabs>
              <w:tab w:val="clear" w:pos="4309"/>
              <w:tab w:val="clear" w:pos="8618"/>
              <w:tab w:val="center" w:pos="4153"/>
              <w:tab w:val="right" w:pos="8306"/>
            </w:tabs>
            <w:spacing w:before="20" w:line="240" w:lineRule="auto"/>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 xml:space="preserve">Diarienummer: </w:t>
          </w:r>
        </w:p>
      </w:tc>
      <w:tc>
        <w:tcPr>
          <w:tcW w:w="2977" w:type="dxa"/>
          <w:tcBorders>
            <w:top w:val="nil"/>
            <w:bottom w:val="nil"/>
          </w:tcBorders>
        </w:tcPr>
        <w:p w14:paraId="33EE301E" w14:textId="29697FF5" w:rsidR="00E273F9" w:rsidRPr="00095A0D" w:rsidRDefault="00E273F9" w:rsidP="000A531A">
          <w:pPr>
            <w:pStyle w:val="Footer"/>
            <w:ind w:left="0"/>
            <w:rPr>
              <w:rFonts w:ascii="Arial" w:eastAsia="Times New Roman" w:hAnsi="Arial"/>
              <w:color w:val="00A9A7"/>
              <w:sz w:val="14"/>
              <w:szCs w:val="24"/>
              <w:lang w:eastAsia="en-GB"/>
            </w:rPr>
          </w:pPr>
          <w:r>
            <w:rPr>
              <w:rFonts w:ascii="Arial" w:eastAsia="Times New Roman" w:hAnsi="Arial"/>
              <w:color w:val="00A9A7"/>
              <w:sz w:val="14"/>
              <w:szCs w:val="24"/>
              <w:lang w:eastAsia="en-GB"/>
            </w:rPr>
            <w:t>Henrika Littorin</w:t>
          </w:r>
        </w:p>
      </w:tc>
      <w:tc>
        <w:tcPr>
          <w:tcW w:w="1276" w:type="dxa"/>
          <w:tcBorders>
            <w:top w:val="nil"/>
            <w:bottom w:val="nil"/>
          </w:tcBorders>
        </w:tcPr>
        <w:p w14:paraId="53B8CF7B" w14:textId="77777777" w:rsidR="00E273F9" w:rsidRPr="00095A0D" w:rsidRDefault="00E273F9" w:rsidP="000A531A">
          <w:pPr>
            <w:pStyle w:val="Footer"/>
            <w:ind w:left="0"/>
            <w:rPr>
              <w:rFonts w:ascii="Arial" w:eastAsia="Times New Roman" w:hAnsi="Arial"/>
              <w:color w:val="00A9A7"/>
              <w:sz w:val="14"/>
              <w:szCs w:val="24"/>
              <w:lang w:eastAsia="en-GB"/>
            </w:rPr>
          </w:pPr>
          <w:r w:rsidRPr="00095A0D">
            <w:rPr>
              <w:rFonts w:ascii="Arial" w:eastAsia="Times New Roman" w:hAnsi="Arial"/>
              <w:color w:val="00A9A7"/>
              <w:sz w:val="14"/>
              <w:szCs w:val="24"/>
              <w:lang w:eastAsia="en-GB"/>
            </w:rPr>
            <w:t>Senast ändrad</w:t>
          </w:r>
        </w:p>
        <w:p w14:paraId="73FC80B1" w14:textId="48A06E4E" w:rsidR="00E273F9" w:rsidRPr="000A531A" w:rsidRDefault="00E273F9" w:rsidP="00357A95">
          <w:pPr>
            <w:pStyle w:val="Footer"/>
            <w:ind w:left="0"/>
            <w:rPr>
              <w:rFonts w:ascii="Arial" w:eastAsia="Times New Roman" w:hAnsi="Arial"/>
              <w:color w:val="76923C" w:themeColor="accent3" w:themeShade="BF"/>
              <w:sz w:val="14"/>
              <w:szCs w:val="24"/>
              <w:lang w:eastAsia="en-GB"/>
            </w:rPr>
          </w:pPr>
          <w:del w:id="1364" w:author="Littorin Henrika" w:date="2016-08-23T20:30:00Z">
            <w:r w:rsidDel="00D8589E">
              <w:rPr>
                <w:rFonts w:ascii="Arial" w:eastAsia="Times New Roman" w:hAnsi="Arial"/>
                <w:color w:val="00A9A7"/>
                <w:sz w:val="14"/>
                <w:szCs w:val="24"/>
                <w:lang w:eastAsia="en-GB"/>
              </w:rPr>
              <w:delText>2016-04-11</w:delText>
            </w:r>
          </w:del>
          <w:ins w:id="1365" w:author="Littorin Henrika" w:date="2016-08-23T20:30:00Z">
            <w:r>
              <w:rPr>
                <w:rFonts w:ascii="Arial" w:eastAsia="Times New Roman" w:hAnsi="Arial"/>
                <w:color w:val="00A9A7"/>
                <w:sz w:val="14"/>
                <w:szCs w:val="24"/>
                <w:lang w:eastAsia="en-GB"/>
              </w:rPr>
              <w:t>2016-</w:t>
            </w:r>
          </w:ins>
          <w:ins w:id="1366" w:author="Robert Lundmark" w:date="2016-11-08T14:28:00Z">
            <w:r>
              <w:rPr>
                <w:rFonts w:ascii="Arial" w:eastAsia="Times New Roman" w:hAnsi="Arial"/>
                <w:color w:val="00A9A7"/>
                <w:sz w:val="14"/>
                <w:szCs w:val="24"/>
                <w:lang w:eastAsia="en-GB"/>
              </w:rPr>
              <w:t>11</w:t>
            </w:r>
          </w:ins>
          <w:ins w:id="1367" w:author="Littorin Henrika" w:date="2016-08-23T20:30:00Z">
            <w:del w:id="1368" w:author="Robert Lundmark" w:date="2016-11-08T14:28:00Z">
              <w:r w:rsidDel="0080535D">
                <w:rPr>
                  <w:rFonts w:ascii="Arial" w:eastAsia="Times New Roman" w:hAnsi="Arial"/>
                  <w:color w:val="00A9A7"/>
                  <w:sz w:val="14"/>
                  <w:szCs w:val="24"/>
                  <w:lang w:eastAsia="en-GB"/>
                </w:rPr>
                <w:delText>0</w:delText>
              </w:r>
            </w:del>
          </w:ins>
          <w:ins w:id="1369" w:author="Littorin Henrika" w:date="2016-09-06T17:01:00Z">
            <w:del w:id="1370" w:author="Robert Lundmark" w:date="2016-11-08T14:28:00Z">
              <w:r w:rsidDel="0080535D">
                <w:rPr>
                  <w:rFonts w:ascii="Arial" w:eastAsia="Times New Roman" w:hAnsi="Arial"/>
                  <w:color w:val="00A9A7"/>
                  <w:sz w:val="14"/>
                  <w:szCs w:val="24"/>
                  <w:lang w:eastAsia="en-GB"/>
                </w:rPr>
                <w:delText>9</w:delText>
              </w:r>
            </w:del>
          </w:ins>
          <w:ins w:id="1371" w:author="Littorin Henrika" w:date="2016-08-23T20:30:00Z">
            <w:r>
              <w:rPr>
                <w:rFonts w:ascii="Arial" w:eastAsia="Times New Roman" w:hAnsi="Arial"/>
                <w:color w:val="00A9A7"/>
                <w:sz w:val="14"/>
                <w:szCs w:val="24"/>
                <w:lang w:eastAsia="en-GB"/>
              </w:rPr>
              <w:t>-</w:t>
            </w:r>
          </w:ins>
          <w:ins w:id="1372" w:author="Robert Lundmark" w:date="2016-11-22T11:42:00Z">
            <w:r w:rsidR="00D70009">
              <w:rPr>
                <w:rFonts w:ascii="Arial" w:eastAsia="Times New Roman" w:hAnsi="Arial"/>
                <w:color w:val="00A9A7"/>
                <w:sz w:val="14"/>
                <w:szCs w:val="24"/>
                <w:highlight w:val="yellow"/>
                <w:lang w:eastAsia="en-GB"/>
              </w:rPr>
              <w:t>22</w:t>
            </w:r>
          </w:ins>
          <w:ins w:id="1373" w:author="Littorin Henrika" w:date="2016-08-23T20:30:00Z">
            <w:del w:id="1374" w:author="Robert Lundmark" w:date="2016-11-08T14:28:00Z">
              <w:r w:rsidRPr="00D8589E" w:rsidDel="0080535D">
                <w:rPr>
                  <w:rFonts w:ascii="Arial" w:eastAsia="Times New Roman" w:hAnsi="Arial"/>
                  <w:color w:val="00A9A7"/>
                  <w:sz w:val="14"/>
                  <w:szCs w:val="24"/>
                  <w:highlight w:val="yellow"/>
                  <w:lang w:eastAsia="en-GB"/>
                </w:rPr>
                <w:delText>XX</w:delText>
              </w:r>
            </w:del>
          </w:ins>
        </w:p>
      </w:tc>
    </w:tr>
    <w:tr w:rsidR="00E273F9" w:rsidRPr="00095A0D" w14:paraId="62888772" w14:textId="77777777" w:rsidTr="000A531A">
      <w:tblPrEx>
        <w:tblBorders>
          <w:insideH w:val="none" w:sz="0" w:space="0" w:color="auto"/>
          <w:insideV w:val="none" w:sz="0" w:space="0" w:color="auto"/>
        </w:tblBorders>
      </w:tblPrEx>
      <w:trPr>
        <w:gridAfter w:val="2"/>
        <w:wAfter w:w="4253" w:type="dxa"/>
        <w:trHeight w:hRule="exact" w:val="1444"/>
      </w:trPr>
      <w:tc>
        <w:tcPr>
          <w:tcW w:w="3168" w:type="dxa"/>
          <w:tcBorders>
            <w:top w:val="nil"/>
            <w:left w:val="nil"/>
            <w:bottom w:val="nil"/>
            <w:right w:val="nil"/>
          </w:tcBorders>
          <w:vAlign w:val="bottom"/>
        </w:tcPr>
        <w:p w14:paraId="4E38019D" w14:textId="77777777" w:rsidR="00E273F9" w:rsidRPr="00095A0D" w:rsidRDefault="00E273F9" w:rsidP="00095A0D">
          <w:pPr>
            <w:pStyle w:val="Footer"/>
            <w:rPr>
              <w:rFonts w:ascii="Arial" w:eastAsia="Times New Roman" w:hAnsi="Arial"/>
              <w:color w:val="00A9A7"/>
              <w:sz w:val="14"/>
              <w:szCs w:val="24"/>
              <w:lang w:eastAsia="en-GB"/>
            </w:rPr>
          </w:pPr>
          <w:r w:rsidRPr="00095A0D">
            <w:rPr>
              <w:rFonts w:ascii="Arial" w:eastAsia="Times New Roman" w:hAnsi="Arial"/>
              <w:noProof/>
              <w:color w:val="00A9A7"/>
              <w:sz w:val="14"/>
              <w:szCs w:val="24"/>
              <w:lang w:eastAsia="sv-SE"/>
            </w:rPr>
            <w:drawing>
              <wp:inline distT="0" distB="0" distL="0" distR="0" wp14:anchorId="06F00A33" wp14:editId="41C3F0F0">
                <wp:extent cx="1085850" cy="866775"/>
                <wp:effectExtent l="0" t="0" r="0" b="9525"/>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866775"/>
                        </a:xfrm>
                        <a:prstGeom prst="rect">
                          <a:avLst/>
                        </a:prstGeom>
                        <a:noFill/>
                        <a:ln>
                          <a:noFill/>
                        </a:ln>
                      </pic:spPr>
                    </pic:pic>
                  </a:graphicData>
                </a:graphic>
              </wp:inline>
            </w:drawing>
          </w:r>
        </w:p>
      </w:tc>
      <w:tc>
        <w:tcPr>
          <w:tcW w:w="4111" w:type="dxa"/>
          <w:tcBorders>
            <w:top w:val="nil"/>
            <w:left w:val="nil"/>
            <w:bottom w:val="nil"/>
            <w:right w:val="nil"/>
          </w:tcBorders>
        </w:tcPr>
        <w:p w14:paraId="55A2D314" w14:textId="77777777" w:rsidR="00E273F9" w:rsidRPr="00095A0D" w:rsidRDefault="00E273F9" w:rsidP="00095A0D">
          <w:pPr>
            <w:pStyle w:val="Footer"/>
            <w:rPr>
              <w:rFonts w:ascii="Arial" w:eastAsia="Times New Roman" w:hAnsi="Arial"/>
              <w:color w:val="00A9A7"/>
              <w:sz w:val="14"/>
              <w:szCs w:val="24"/>
              <w:lang w:eastAsia="en-GB"/>
            </w:rPr>
          </w:pPr>
        </w:p>
      </w:tc>
    </w:tr>
  </w:tbl>
  <w:p w14:paraId="2AC110CF" w14:textId="77777777" w:rsidR="00E273F9" w:rsidRDefault="00E273F9" w:rsidP="008303EF">
    <w:pPr>
      <w:tabs>
        <w:tab w:val="left" w:pos="6237"/>
      </w:tabs>
    </w:pPr>
    <w:r>
      <w:t xml:space="preserve"> </w:t>
    </w:r>
    <w:bookmarkStart w:id="1375" w:name="Dnr1"/>
    <w:bookmarkEnd w:id="137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6985F" w14:textId="77777777" w:rsidR="00E273F9" w:rsidRDefault="00E273F9" w:rsidP="00D774BC">
    <w:pPr>
      <w:tabs>
        <w:tab w:val="left" w:pos="6237"/>
      </w:tabs>
    </w:pPr>
  </w:p>
  <w:p w14:paraId="51103E17" w14:textId="77777777" w:rsidR="00E273F9" w:rsidRDefault="00E273F9" w:rsidP="00D774BC">
    <w:pPr>
      <w:tabs>
        <w:tab w:val="left" w:pos="6237"/>
      </w:tabs>
    </w:pPr>
  </w:p>
  <w:p w14:paraId="772AE06E" w14:textId="77777777" w:rsidR="00E273F9" w:rsidRDefault="00E273F9" w:rsidP="00D774BC">
    <w:pPr>
      <w:tabs>
        <w:tab w:val="left" w:pos="6237"/>
      </w:tabs>
    </w:pPr>
  </w:p>
  <w:p w14:paraId="42F0C144" w14:textId="77777777" w:rsidR="00E273F9" w:rsidRDefault="00E273F9" w:rsidP="00D774BC">
    <w:pPr>
      <w:tabs>
        <w:tab w:val="left" w:pos="6237"/>
      </w:tabs>
    </w:pPr>
    <w:r>
      <w:rPr>
        <w:noProof/>
        <w:lang w:eastAsia="sv-SE"/>
      </w:rPr>
      <w:drawing>
        <wp:inline distT="0" distB="0" distL="0" distR="0" wp14:anchorId="14FEF9B0" wp14:editId="14BD87E4">
          <wp:extent cx="1091565" cy="865505"/>
          <wp:effectExtent l="0" t="0" r="0" b="0"/>
          <wp:docPr id="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r>
      <w:tab/>
    </w:r>
    <w:r>
      <w:tab/>
    </w:r>
    <w:bookmarkStart w:id="1376" w:name="LDnr"/>
    <w:bookmarkEnd w:id="1376"/>
    <w:r>
      <w:t xml:space="preserve"> </w:t>
    </w:r>
    <w:bookmarkStart w:id="1377" w:name="Dnr"/>
    <w:bookmarkEnd w:id="1377"/>
  </w:p>
  <w:tbl>
    <w:tblPr>
      <w:tblW w:w="9180" w:type="dxa"/>
      <w:tblLayout w:type="fixed"/>
      <w:tblLook w:val="04A0" w:firstRow="1" w:lastRow="0" w:firstColumn="1" w:lastColumn="0" w:noHBand="0" w:noVBand="1"/>
    </w:tblPr>
    <w:tblGrid>
      <w:gridCol w:w="956"/>
      <w:gridCol w:w="1199"/>
      <w:gridCol w:w="4049"/>
      <w:gridCol w:w="2976"/>
    </w:tblGrid>
    <w:tr w:rsidR="00E273F9" w:rsidRPr="0024387D" w14:paraId="6E3EED84" w14:textId="77777777" w:rsidTr="00364AE6">
      <w:tc>
        <w:tcPr>
          <w:tcW w:w="2155" w:type="dxa"/>
          <w:gridSpan w:val="2"/>
        </w:tcPr>
        <w:p w14:paraId="2933175C" w14:textId="77777777" w:rsidR="00E273F9" w:rsidRPr="0024387D" w:rsidRDefault="00E273F9" w:rsidP="002A2120">
          <w:pPr>
            <w:pStyle w:val="Header"/>
            <w:rPr>
              <w:rFonts w:cs="Georgia"/>
              <w:sz w:val="12"/>
              <w:szCs w:val="12"/>
            </w:rPr>
          </w:pPr>
        </w:p>
      </w:tc>
      <w:tc>
        <w:tcPr>
          <w:tcW w:w="4049" w:type="dxa"/>
        </w:tcPr>
        <w:p w14:paraId="2813ED1B" w14:textId="77777777" w:rsidR="00E273F9" w:rsidRPr="0024387D" w:rsidRDefault="00E273F9" w:rsidP="00DE4030">
          <w:pPr>
            <w:pStyle w:val="Header"/>
            <w:rPr>
              <w:rFonts w:cs="Georgia"/>
              <w:sz w:val="14"/>
              <w:szCs w:val="14"/>
            </w:rPr>
          </w:pPr>
        </w:p>
      </w:tc>
      <w:tc>
        <w:tcPr>
          <w:tcW w:w="2976" w:type="dxa"/>
        </w:tcPr>
        <w:p w14:paraId="1F7BDFA1" w14:textId="77777777" w:rsidR="00E273F9" w:rsidRDefault="00E273F9" w:rsidP="00DE4030">
          <w:r>
            <w:t xml:space="preserve"> </w:t>
          </w:r>
          <w:bookmarkStart w:id="1378" w:name="slask"/>
          <w:bookmarkStart w:id="1379" w:name="Addressee"/>
          <w:bookmarkEnd w:id="1378"/>
          <w:bookmarkEnd w:id="1379"/>
        </w:p>
      </w:tc>
    </w:tr>
    <w:tr w:rsidR="00E273F9" w:rsidRPr="00F456CC" w14:paraId="7817C09A" w14:textId="77777777" w:rsidTr="00364AE6">
      <w:tc>
        <w:tcPr>
          <w:tcW w:w="956" w:type="dxa"/>
          <w:tcBorders>
            <w:right w:val="single" w:sz="4" w:space="0" w:color="auto"/>
          </w:tcBorders>
        </w:tcPr>
        <w:p w14:paraId="7F2ACC79" w14:textId="77777777" w:rsidR="00E273F9" w:rsidRPr="00F456CC" w:rsidRDefault="00E273F9" w:rsidP="00025527">
          <w:pPr>
            <w:pStyle w:val="Header"/>
            <w:rPr>
              <w:rFonts w:cs="Georgia"/>
              <w:sz w:val="12"/>
              <w:szCs w:val="12"/>
            </w:rPr>
          </w:pPr>
        </w:p>
      </w:tc>
      <w:tc>
        <w:tcPr>
          <w:tcW w:w="1199" w:type="dxa"/>
          <w:tcBorders>
            <w:left w:val="single" w:sz="4" w:space="0" w:color="auto"/>
          </w:tcBorders>
        </w:tcPr>
        <w:p w14:paraId="27F330F9" w14:textId="77777777" w:rsidR="00E273F9" w:rsidRPr="00F456CC" w:rsidRDefault="00E273F9" w:rsidP="00DE4030">
          <w:pPr>
            <w:pStyle w:val="Header"/>
            <w:rPr>
              <w:rFonts w:cs="Georgia"/>
              <w:sz w:val="12"/>
              <w:szCs w:val="12"/>
            </w:rPr>
          </w:pPr>
        </w:p>
      </w:tc>
      <w:tc>
        <w:tcPr>
          <w:tcW w:w="4049" w:type="dxa"/>
        </w:tcPr>
        <w:p w14:paraId="37AA9367" w14:textId="77777777" w:rsidR="00E273F9" w:rsidRPr="002C11AF" w:rsidRDefault="00E273F9" w:rsidP="00DE4030">
          <w:pPr>
            <w:pStyle w:val="Header"/>
            <w:rPr>
              <w:rFonts w:cs="Georgia"/>
              <w:sz w:val="12"/>
              <w:szCs w:val="12"/>
            </w:rPr>
          </w:pPr>
        </w:p>
      </w:tc>
      <w:tc>
        <w:tcPr>
          <w:tcW w:w="2976" w:type="dxa"/>
        </w:tcPr>
        <w:p w14:paraId="25E5B32E" w14:textId="77777777" w:rsidR="00E273F9" w:rsidRPr="002C11AF" w:rsidRDefault="00E273F9" w:rsidP="00DE4030">
          <w:pPr>
            <w:pStyle w:val="Header"/>
            <w:rPr>
              <w:rFonts w:cs="Georgia"/>
              <w:sz w:val="12"/>
              <w:szCs w:val="12"/>
            </w:rPr>
          </w:pPr>
        </w:p>
      </w:tc>
    </w:tr>
  </w:tbl>
  <w:p w14:paraId="4244CC6E" w14:textId="77777777" w:rsidR="00E273F9" w:rsidRPr="003755FD" w:rsidRDefault="00E273F9" w:rsidP="008866A6">
    <w:bookmarkStart w:id="1380" w:name="Radera2"/>
    <w:bookmarkEnd w:id="1380"/>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5002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FF0C15B2"/>
    <w:lvl w:ilvl="0">
      <w:start w:val="1"/>
      <w:numFmt w:val="bullet"/>
      <w:lvlText w:val=""/>
      <w:lvlJc w:val="left"/>
      <w:pPr>
        <w:ind w:left="360" w:hanging="360"/>
      </w:pPr>
      <w:rPr>
        <w:rFonts w:ascii="Symbol" w:hAnsi="Symbol" w:hint="default"/>
        <w:color w:val="005C84"/>
      </w:rPr>
    </w:lvl>
  </w:abstractNum>
  <w:abstractNum w:abstractNumId="2" w15:restartNumberingAfterBreak="0">
    <w:nsid w:val="00000004"/>
    <w:multiLevelType w:val="multilevel"/>
    <w:tmpl w:val="894EE876"/>
    <w:styleLink w:val="List51"/>
    <w:lvl w:ilvl="0">
      <w:start w:val="1"/>
      <w:numFmt w:val="bullet"/>
      <w:lvlText w:val=""/>
      <w:lvlJc w:val="left"/>
      <w:pPr>
        <w:tabs>
          <w:tab w:val="num" w:pos="360"/>
        </w:tabs>
        <w:ind w:left="360" w:firstLine="927"/>
      </w:pPr>
      <w:rPr>
        <w:rFonts w:ascii="Wingdings" w:eastAsia="ヒラギノ角ゴ Pro W3" w:hAnsi="Wingdings" w:hint="default"/>
        <w:color w:val="000000"/>
        <w:position w:val="0"/>
        <w:sz w:val="24"/>
      </w:rPr>
    </w:lvl>
    <w:lvl w:ilvl="1">
      <w:start w:val="1"/>
      <w:numFmt w:val="bullet"/>
      <w:lvlText w:val="o"/>
      <w:lvlJc w:val="left"/>
      <w:pPr>
        <w:tabs>
          <w:tab w:val="num" w:pos="360"/>
        </w:tabs>
        <w:ind w:left="360" w:firstLine="1647"/>
      </w:pPr>
      <w:rPr>
        <w:rFonts w:ascii="Courier New" w:eastAsia="ヒラギノ角ゴ Pro W3" w:hAnsi="Courier New" w:hint="default"/>
        <w:color w:val="000000"/>
        <w:position w:val="0"/>
        <w:sz w:val="24"/>
      </w:rPr>
    </w:lvl>
    <w:lvl w:ilvl="2">
      <w:start w:val="1"/>
      <w:numFmt w:val="bullet"/>
      <w:lvlText w:val=""/>
      <w:lvlJc w:val="left"/>
      <w:pPr>
        <w:tabs>
          <w:tab w:val="num" w:pos="360"/>
        </w:tabs>
        <w:ind w:left="360" w:firstLine="2367"/>
      </w:pPr>
      <w:rPr>
        <w:rFonts w:ascii="Wingdings" w:eastAsia="ヒラギノ角ゴ Pro W3" w:hAnsi="Wingdings" w:hint="default"/>
        <w:color w:val="000000"/>
        <w:position w:val="0"/>
        <w:sz w:val="24"/>
      </w:rPr>
    </w:lvl>
    <w:lvl w:ilvl="3">
      <w:start w:val="1"/>
      <w:numFmt w:val="bullet"/>
      <w:lvlText w:val="·"/>
      <w:lvlJc w:val="left"/>
      <w:pPr>
        <w:tabs>
          <w:tab w:val="num" w:pos="360"/>
        </w:tabs>
        <w:ind w:left="360" w:firstLine="3087"/>
      </w:pPr>
      <w:rPr>
        <w:rFonts w:ascii="Lucida Grande" w:eastAsia="ヒラギノ角ゴ Pro W3" w:hAnsi="Symbol" w:hint="default"/>
        <w:color w:val="000000"/>
        <w:position w:val="0"/>
        <w:sz w:val="24"/>
      </w:rPr>
    </w:lvl>
    <w:lvl w:ilvl="4">
      <w:start w:val="1"/>
      <w:numFmt w:val="bullet"/>
      <w:lvlText w:val="o"/>
      <w:lvlJc w:val="left"/>
      <w:pPr>
        <w:tabs>
          <w:tab w:val="num" w:pos="360"/>
        </w:tabs>
        <w:ind w:left="360" w:firstLine="3807"/>
      </w:pPr>
      <w:rPr>
        <w:rFonts w:ascii="Courier New" w:eastAsia="ヒラギノ角ゴ Pro W3" w:hAnsi="Courier New" w:hint="default"/>
        <w:color w:val="000000"/>
        <w:position w:val="0"/>
        <w:sz w:val="24"/>
      </w:rPr>
    </w:lvl>
    <w:lvl w:ilvl="5">
      <w:start w:val="1"/>
      <w:numFmt w:val="bullet"/>
      <w:lvlText w:val=""/>
      <w:lvlJc w:val="left"/>
      <w:pPr>
        <w:tabs>
          <w:tab w:val="num" w:pos="360"/>
        </w:tabs>
        <w:ind w:left="360" w:firstLine="4527"/>
      </w:pPr>
      <w:rPr>
        <w:rFonts w:ascii="Wingdings" w:eastAsia="ヒラギノ角ゴ Pro W3" w:hAnsi="Wingdings" w:hint="default"/>
        <w:color w:val="000000"/>
        <w:position w:val="0"/>
        <w:sz w:val="24"/>
      </w:rPr>
    </w:lvl>
    <w:lvl w:ilvl="6">
      <w:start w:val="1"/>
      <w:numFmt w:val="bullet"/>
      <w:lvlText w:val="·"/>
      <w:lvlJc w:val="left"/>
      <w:pPr>
        <w:tabs>
          <w:tab w:val="num" w:pos="360"/>
        </w:tabs>
        <w:ind w:left="360" w:firstLine="5247"/>
      </w:pPr>
      <w:rPr>
        <w:rFonts w:ascii="Lucida Grande" w:eastAsia="ヒラギノ角ゴ Pro W3" w:hAnsi="Symbol" w:hint="default"/>
        <w:color w:val="000000"/>
        <w:position w:val="0"/>
        <w:sz w:val="24"/>
      </w:rPr>
    </w:lvl>
    <w:lvl w:ilvl="7">
      <w:start w:val="1"/>
      <w:numFmt w:val="bullet"/>
      <w:lvlText w:val="o"/>
      <w:lvlJc w:val="left"/>
      <w:pPr>
        <w:tabs>
          <w:tab w:val="num" w:pos="360"/>
        </w:tabs>
        <w:ind w:left="360" w:firstLine="5967"/>
      </w:pPr>
      <w:rPr>
        <w:rFonts w:ascii="Courier New" w:eastAsia="ヒラギノ角ゴ Pro W3" w:hAnsi="Courier New" w:hint="default"/>
        <w:color w:val="000000"/>
        <w:position w:val="0"/>
        <w:sz w:val="24"/>
      </w:rPr>
    </w:lvl>
    <w:lvl w:ilvl="8">
      <w:start w:val="1"/>
      <w:numFmt w:val="bullet"/>
      <w:lvlText w:val=""/>
      <w:lvlJc w:val="left"/>
      <w:pPr>
        <w:tabs>
          <w:tab w:val="num" w:pos="360"/>
        </w:tabs>
        <w:ind w:left="360" w:firstLine="6687"/>
      </w:pPr>
      <w:rPr>
        <w:rFonts w:ascii="Wingdings" w:eastAsia="ヒラギノ角ゴ Pro W3" w:hAnsi="Wingdings" w:hint="default"/>
        <w:color w:val="000000"/>
        <w:position w:val="0"/>
        <w:sz w:val="24"/>
      </w:rPr>
    </w:lvl>
  </w:abstractNum>
  <w:abstractNum w:abstractNumId="3" w15:restartNumberingAfterBreak="0">
    <w:nsid w:val="02FF0D96"/>
    <w:multiLevelType w:val="hybridMultilevel"/>
    <w:tmpl w:val="D80858DE"/>
    <w:lvl w:ilvl="0" w:tplc="75CC7550">
      <w:start w:val="1"/>
      <w:numFmt w:val="bullet"/>
      <w:lvlText w:val="-"/>
      <w:lvlJc w:val="left"/>
      <w:pPr>
        <w:ind w:left="720" w:hanging="360"/>
      </w:pPr>
      <w:rPr>
        <w:rFonts w:ascii="Georgia" w:eastAsia="Calibri" w:hAnsi="Georgia"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061C0873"/>
    <w:multiLevelType w:val="hybridMultilevel"/>
    <w:tmpl w:val="B27A8A36"/>
    <w:lvl w:ilvl="0" w:tplc="A0824C9A">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ADE16BD"/>
    <w:multiLevelType w:val="hybridMultilevel"/>
    <w:tmpl w:val="EDBC0394"/>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FC108DE"/>
    <w:multiLevelType w:val="hybridMultilevel"/>
    <w:tmpl w:val="80827EEE"/>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9C846A9"/>
    <w:multiLevelType w:val="hybridMultilevel"/>
    <w:tmpl w:val="1E20237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9" w15:restartNumberingAfterBreak="0">
    <w:nsid w:val="1D4C21ED"/>
    <w:multiLevelType w:val="hybridMultilevel"/>
    <w:tmpl w:val="66B0C89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EAB2FFF"/>
    <w:multiLevelType w:val="hybridMultilevel"/>
    <w:tmpl w:val="2DFC882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18359AC"/>
    <w:multiLevelType w:val="hybridMultilevel"/>
    <w:tmpl w:val="C306415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1E15EBD"/>
    <w:multiLevelType w:val="hybridMultilevel"/>
    <w:tmpl w:val="938CE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20B33F2"/>
    <w:multiLevelType w:val="hybridMultilevel"/>
    <w:tmpl w:val="A028CB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29A1442F"/>
    <w:multiLevelType w:val="multilevel"/>
    <w:tmpl w:val="04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B68770C"/>
    <w:multiLevelType w:val="hybridMultilevel"/>
    <w:tmpl w:val="8A44EA3C"/>
    <w:lvl w:ilvl="0" w:tplc="A77859E2">
      <w:start w:val="2014"/>
      <w:numFmt w:val="bullet"/>
      <w:lvlText w:val=""/>
      <w:lvlJc w:val="left"/>
      <w:pPr>
        <w:ind w:left="388" w:hanging="360"/>
      </w:pPr>
      <w:rPr>
        <w:rFonts w:ascii="Symbol" w:eastAsia="Times New Roman" w:hAnsi="Symbol" w:cs="Times New Roman" w:hint="default"/>
      </w:rPr>
    </w:lvl>
    <w:lvl w:ilvl="1" w:tplc="041D0003">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16" w15:restartNumberingAfterBreak="0">
    <w:nsid w:val="2B6C1796"/>
    <w:multiLevelType w:val="hybridMultilevel"/>
    <w:tmpl w:val="4A644B1E"/>
    <w:lvl w:ilvl="0" w:tplc="03C2A4BC">
      <w:start w:val="2013"/>
      <w:numFmt w:val="bullet"/>
      <w:lvlText w:val=""/>
      <w:lvlJc w:val="left"/>
      <w:pPr>
        <w:ind w:left="388" w:hanging="360"/>
      </w:pPr>
      <w:rPr>
        <w:rFonts w:ascii="Symbol" w:eastAsia="Times New Roman" w:hAnsi="Symbol" w:cs="Times New Roman" w:hint="default"/>
      </w:rPr>
    </w:lvl>
    <w:lvl w:ilvl="1" w:tplc="041D0003">
      <w:start w:val="1"/>
      <w:numFmt w:val="bullet"/>
      <w:lvlText w:val="o"/>
      <w:lvlJc w:val="left"/>
      <w:pPr>
        <w:ind w:left="1108" w:hanging="360"/>
      </w:pPr>
      <w:rPr>
        <w:rFonts w:ascii="Courier New" w:hAnsi="Courier New" w:cs="Courier New" w:hint="default"/>
      </w:rPr>
    </w:lvl>
    <w:lvl w:ilvl="2" w:tplc="041D0005">
      <w:start w:val="1"/>
      <w:numFmt w:val="bullet"/>
      <w:lvlText w:val=""/>
      <w:lvlJc w:val="left"/>
      <w:pPr>
        <w:ind w:left="1828" w:hanging="360"/>
      </w:pPr>
      <w:rPr>
        <w:rFonts w:ascii="Wingdings" w:hAnsi="Wingdings" w:hint="default"/>
      </w:rPr>
    </w:lvl>
    <w:lvl w:ilvl="3" w:tplc="041D0001">
      <w:start w:val="1"/>
      <w:numFmt w:val="bullet"/>
      <w:lvlText w:val=""/>
      <w:lvlJc w:val="left"/>
      <w:pPr>
        <w:ind w:left="2548" w:hanging="360"/>
      </w:pPr>
      <w:rPr>
        <w:rFonts w:ascii="Symbol" w:hAnsi="Symbol" w:hint="default"/>
      </w:rPr>
    </w:lvl>
    <w:lvl w:ilvl="4" w:tplc="041D0003">
      <w:start w:val="1"/>
      <w:numFmt w:val="bullet"/>
      <w:lvlText w:val="o"/>
      <w:lvlJc w:val="left"/>
      <w:pPr>
        <w:ind w:left="3268" w:hanging="360"/>
      </w:pPr>
      <w:rPr>
        <w:rFonts w:ascii="Courier New" w:hAnsi="Courier New" w:cs="Courier New" w:hint="default"/>
      </w:rPr>
    </w:lvl>
    <w:lvl w:ilvl="5" w:tplc="041D0005">
      <w:start w:val="1"/>
      <w:numFmt w:val="bullet"/>
      <w:lvlText w:val=""/>
      <w:lvlJc w:val="left"/>
      <w:pPr>
        <w:ind w:left="3988" w:hanging="360"/>
      </w:pPr>
      <w:rPr>
        <w:rFonts w:ascii="Wingdings" w:hAnsi="Wingdings" w:hint="default"/>
      </w:rPr>
    </w:lvl>
    <w:lvl w:ilvl="6" w:tplc="041D0001">
      <w:start w:val="1"/>
      <w:numFmt w:val="bullet"/>
      <w:lvlText w:val=""/>
      <w:lvlJc w:val="left"/>
      <w:pPr>
        <w:ind w:left="4708" w:hanging="360"/>
      </w:pPr>
      <w:rPr>
        <w:rFonts w:ascii="Symbol" w:hAnsi="Symbol" w:hint="default"/>
      </w:rPr>
    </w:lvl>
    <w:lvl w:ilvl="7" w:tplc="041D0003">
      <w:start w:val="1"/>
      <w:numFmt w:val="bullet"/>
      <w:lvlText w:val="o"/>
      <w:lvlJc w:val="left"/>
      <w:pPr>
        <w:ind w:left="5428" w:hanging="360"/>
      </w:pPr>
      <w:rPr>
        <w:rFonts w:ascii="Courier New" w:hAnsi="Courier New" w:cs="Courier New" w:hint="default"/>
      </w:rPr>
    </w:lvl>
    <w:lvl w:ilvl="8" w:tplc="041D0005">
      <w:start w:val="1"/>
      <w:numFmt w:val="bullet"/>
      <w:lvlText w:val=""/>
      <w:lvlJc w:val="left"/>
      <w:pPr>
        <w:ind w:left="6148" w:hanging="360"/>
      </w:pPr>
      <w:rPr>
        <w:rFonts w:ascii="Wingdings" w:hAnsi="Wingdings" w:hint="default"/>
      </w:rPr>
    </w:lvl>
  </w:abstractNum>
  <w:abstractNum w:abstractNumId="17" w15:restartNumberingAfterBreak="0">
    <w:nsid w:val="2EF80C77"/>
    <w:multiLevelType w:val="hybridMultilevel"/>
    <w:tmpl w:val="D8D84E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6F51CCE"/>
    <w:multiLevelType w:val="hybridMultilevel"/>
    <w:tmpl w:val="9544F796"/>
    <w:lvl w:ilvl="0" w:tplc="74A8B45A">
      <w:start w:val="1"/>
      <w:numFmt w:val="bullet"/>
      <w:lvlText w:val=""/>
      <w:lvlJc w:val="left"/>
      <w:pPr>
        <w:ind w:left="720" w:hanging="360"/>
      </w:pPr>
      <w:rPr>
        <w:rFonts w:ascii="Symbol" w:hAnsi="Symbol" w:hint="default"/>
        <w:color w:val="005C84"/>
      </w:rPr>
    </w:lvl>
    <w:lvl w:ilvl="1" w:tplc="66123236" w:tentative="1">
      <w:start w:val="1"/>
      <w:numFmt w:val="bullet"/>
      <w:lvlText w:val="o"/>
      <w:lvlJc w:val="left"/>
      <w:pPr>
        <w:ind w:left="1440" w:hanging="360"/>
      </w:pPr>
      <w:rPr>
        <w:rFonts w:ascii="Courier New" w:hAnsi="Courier New" w:cs="Courier New" w:hint="default"/>
      </w:rPr>
    </w:lvl>
    <w:lvl w:ilvl="2" w:tplc="B8CAB7F4" w:tentative="1">
      <w:start w:val="1"/>
      <w:numFmt w:val="bullet"/>
      <w:lvlText w:val=""/>
      <w:lvlJc w:val="left"/>
      <w:pPr>
        <w:ind w:left="2160" w:hanging="360"/>
      </w:pPr>
      <w:rPr>
        <w:rFonts w:ascii="Wingdings" w:hAnsi="Wingdings" w:hint="default"/>
      </w:rPr>
    </w:lvl>
    <w:lvl w:ilvl="3" w:tplc="B7B40D08" w:tentative="1">
      <w:start w:val="1"/>
      <w:numFmt w:val="bullet"/>
      <w:lvlText w:val=""/>
      <w:lvlJc w:val="left"/>
      <w:pPr>
        <w:ind w:left="2880" w:hanging="360"/>
      </w:pPr>
      <w:rPr>
        <w:rFonts w:ascii="Symbol" w:hAnsi="Symbol" w:hint="default"/>
      </w:rPr>
    </w:lvl>
    <w:lvl w:ilvl="4" w:tplc="3C501F2A" w:tentative="1">
      <w:start w:val="1"/>
      <w:numFmt w:val="bullet"/>
      <w:lvlText w:val="o"/>
      <w:lvlJc w:val="left"/>
      <w:pPr>
        <w:ind w:left="3600" w:hanging="360"/>
      </w:pPr>
      <w:rPr>
        <w:rFonts w:ascii="Courier New" w:hAnsi="Courier New" w:cs="Courier New" w:hint="default"/>
      </w:rPr>
    </w:lvl>
    <w:lvl w:ilvl="5" w:tplc="0E867EE6" w:tentative="1">
      <w:start w:val="1"/>
      <w:numFmt w:val="bullet"/>
      <w:lvlText w:val=""/>
      <w:lvlJc w:val="left"/>
      <w:pPr>
        <w:ind w:left="4320" w:hanging="360"/>
      </w:pPr>
      <w:rPr>
        <w:rFonts w:ascii="Wingdings" w:hAnsi="Wingdings" w:hint="default"/>
      </w:rPr>
    </w:lvl>
    <w:lvl w:ilvl="6" w:tplc="D848EC44" w:tentative="1">
      <w:start w:val="1"/>
      <w:numFmt w:val="bullet"/>
      <w:lvlText w:val=""/>
      <w:lvlJc w:val="left"/>
      <w:pPr>
        <w:ind w:left="5040" w:hanging="360"/>
      </w:pPr>
      <w:rPr>
        <w:rFonts w:ascii="Symbol" w:hAnsi="Symbol" w:hint="default"/>
      </w:rPr>
    </w:lvl>
    <w:lvl w:ilvl="7" w:tplc="7D98AAB8" w:tentative="1">
      <w:start w:val="1"/>
      <w:numFmt w:val="bullet"/>
      <w:lvlText w:val="o"/>
      <w:lvlJc w:val="left"/>
      <w:pPr>
        <w:ind w:left="5760" w:hanging="360"/>
      </w:pPr>
      <w:rPr>
        <w:rFonts w:ascii="Courier New" w:hAnsi="Courier New" w:cs="Courier New" w:hint="default"/>
      </w:rPr>
    </w:lvl>
    <w:lvl w:ilvl="8" w:tplc="C700DB12" w:tentative="1">
      <w:start w:val="1"/>
      <w:numFmt w:val="bullet"/>
      <w:lvlText w:val=""/>
      <w:lvlJc w:val="left"/>
      <w:pPr>
        <w:ind w:left="6480" w:hanging="360"/>
      </w:pPr>
      <w:rPr>
        <w:rFonts w:ascii="Wingdings" w:hAnsi="Wingdings" w:hint="default"/>
      </w:rPr>
    </w:lvl>
  </w:abstractNum>
  <w:abstractNum w:abstractNumId="20" w15:restartNumberingAfterBreak="0">
    <w:nsid w:val="398B43D2"/>
    <w:multiLevelType w:val="hybridMultilevel"/>
    <w:tmpl w:val="37088F68"/>
    <w:lvl w:ilvl="0" w:tplc="870410D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A89468F"/>
    <w:multiLevelType w:val="hybridMultilevel"/>
    <w:tmpl w:val="34E22000"/>
    <w:lvl w:ilvl="0" w:tplc="67B29C56">
      <w:start w:val="2013"/>
      <w:numFmt w:val="bullet"/>
      <w:lvlText w:val=""/>
      <w:lvlJc w:val="left"/>
      <w:pPr>
        <w:ind w:left="388" w:hanging="360"/>
      </w:pPr>
      <w:rPr>
        <w:rFonts w:ascii="Symbol" w:eastAsia="Times New Roman" w:hAnsi="Symbol" w:cs="Times New Roman" w:hint="default"/>
      </w:rPr>
    </w:lvl>
    <w:lvl w:ilvl="1" w:tplc="041D0003" w:tentative="1">
      <w:start w:val="1"/>
      <w:numFmt w:val="bullet"/>
      <w:lvlText w:val="o"/>
      <w:lvlJc w:val="left"/>
      <w:pPr>
        <w:ind w:left="1108" w:hanging="360"/>
      </w:pPr>
      <w:rPr>
        <w:rFonts w:ascii="Courier New" w:hAnsi="Courier New" w:cs="Courier New" w:hint="default"/>
      </w:rPr>
    </w:lvl>
    <w:lvl w:ilvl="2" w:tplc="041D0005" w:tentative="1">
      <w:start w:val="1"/>
      <w:numFmt w:val="bullet"/>
      <w:lvlText w:val=""/>
      <w:lvlJc w:val="left"/>
      <w:pPr>
        <w:ind w:left="1828" w:hanging="360"/>
      </w:pPr>
      <w:rPr>
        <w:rFonts w:ascii="Wingdings" w:hAnsi="Wingdings" w:hint="default"/>
      </w:rPr>
    </w:lvl>
    <w:lvl w:ilvl="3" w:tplc="041D0001" w:tentative="1">
      <w:start w:val="1"/>
      <w:numFmt w:val="bullet"/>
      <w:lvlText w:val=""/>
      <w:lvlJc w:val="left"/>
      <w:pPr>
        <w:ind w:left="2548" w:hanging="360"/>
      </w:pPr>
      <w:rPr>
        <w:rFonts w:ascii="Symbol" w:hAnsi="Symbol" w:hint="default"/>
      </w:rPr>
    </w:lvl>
    <w:lvl w:ilvl="4" w:tplc="041D0003" w:tentative="1">
      <w:start w:val="1"/>
      <w:numFmt w:val="bullet"/>
      <w:lvlText w:val="o"/>
      <w:lvlJc w:val="left"/>
      <w:pPr>
        <w:ind w:left="3268" w:hanging="360"/>
      </w:pPr>
      <w:rPr>
        <w:rFonts w:ascii="Courier New" w:hAnsi="Courier New" w:cs="Courier New" w:hint="default"/>
      </w:rPr>
    </w:lvl>
    <w:lvl w:ilvl="5" w:tplc="041D0005" w:tentative="1">
      <w:start w:val="1"/>
      <w:numFmt w:val="bullet"/>
      <w:lvlText w:val=""/>
      <w:lvlJc w:val="left"/>
      <w:pPr>
        <w:ind w:left="3988" w:hanging="360"/>
      </w:pPr>
      <w:rPr>
        <w:rFonts w:ascii="Wingdings" w:hAnsi="Wingdings" w:hint="default"/>
      </w:rPr>
    </w:lvl>
    <w:lvl w:ilvl="6" w:tplc="041D0001" w:tentative="1">
      <w:start w:val="1"/>
      <w:numFmt w:val="bullet"/>
      <w:lvlText w:val=""/>
      <w:lvlJc w:val="left"/>
      <w:pPr>
        <w:ind w:left="4708" w:hanging="360"/>
      </w:pPr>
      <w:rPr>
        <w:rFonts w:ascii="Symbol" w:hAnsi="Symbol" w:hint="default"/>
      </w:rPr>
    </w:lvl>
    <w:lvl w:ilvl="7" w:tplc="041D0003" w:tentative="1">
      <w:start w:val="1"/>
      <w:numFmt w:val="bullet"/>
      <w:lvlText w:val="o"/>
      <w:lvlJc w:val="left"/>
      <w:pPr>
        <w:ind w:left="5428" w:hanging="360"/>
      </w:pPr>
      <w:rPr>
        <w:rFonts w:ascii="Courier New" w:hAnsi="Courier New" w:cs="Courier New" w:hint="default"/>
      </w:rPr>
    </w:lvl>
    <w:lvl w:ilvl="8" w:tplc="041D0005" w:tentative="1">
      <w:start w:val="1"/>
      <w:numFmt w:val="bullet"/>
      <w:lvlText w:val=""/>
      <w:lvlJc w:val="left"/>
      <w:pPr>
        <w:ind w:left="6148" w:hanging="360"/>
      </w:pPr>
      <w:rPr>
        <w:rFonts w:ascii="Wingdings" w:hAnsi="Wingdings" w:hint="default"/>
      </w:rPr>
    </w:lvl>
  </w:abstractNum>
  <w:abstractNum w:abstractNumId="22" w15:restartNumberingAfterBreak="0">
    <w:nsid w:val="3D331C2B"/>
    <w:multiLevelType w:val="hybridMultilevel"/>
    <w:tmpl w:val="BA2E203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45297602"/>
    <w:multiLevelType w:val="hybridMultilevel"/>
    <w:tmpl w:val="F58224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4DE05DF1"/>
    <w:multiLevelType w:val="hybridMultilevel"/>
    <w:tmpl w:val="3FD411CE"/>
    <w:lvl w:ilvl="0" w:tplc="041D0001">
      <w:start w:val="1"/>
      <w:numFmt w:val="bullet"/>
      <w:lvlText w:val=""/>
      <w:lvlJc w:val="left"/>
      <w:pPr>
        <w:ind w:left="1080" w:hanging="360"/>
      </w:pPr>
      <w:rPr>
        <w:rFonts w:ascii="Symbol" w:hAnsi="Symbol" w:hint="default"/>
        <w:color w:val="005C84"/>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25" w15:restartNumberingAfterBreak="0">
    <w:nsid w:val="4E14160B"/>
    <w:multiLevelType w:val="hybridMultilevel"/>
    <w:tmpl w:val="B5621D50"/>
    <w:lvl w:ilvl="0" w:tplc="F724A6B2">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4FB4704E"/>
    <w:multiLevelType w:val="hybridMultilevel"/>
    <w:tmpl w:val="85D4863E"/>
    <w:lvl w:ilvl="0" w:tplc="870410D2">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534F4974"/>
    <w:multiLevelType w:val="hybridMultilevel"/>
    <w:tmpl w:val="3C82C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3071B9"/>
    <w:multiLevelType w:val="hybridMultilevel"/>
    <w:tmpl w:val="3732DCE6"/>
    <w:lvl w:ilvl="0" w:tplc="041D0001">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546D24A0"/>
    <w:multiLevelType w:val="hybridMultilevel"/>
    <w:tmpl w:val="8C726B24"/>
    <w:lvl w:ilvl="0" w:tplc="A16C33C8">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54C55C14"/>
    <w:multiLevelType w:val="hybridMultilevel"/>
    <w:tmpl w:val="4A7E49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59316431"/>
    <w:multiLevelType w:val="hybridMultilevel"/>
    <w:tmpl w:val="490242FE"/>
    <w:lvl w:ilvl="0" w:tplc="041D0001">
      <w:start w:val="1"/>
      <w:numFmt w:val="bullet"/>
      <w:lvlText w:val=""/>
      <w:lvlJc w:val="left"/>
      <w:pPr>
        <w:ind w:left="1440" w:hanging="360"/>
      </w:pPr>
      <w:rPr>
        <w:rFonts w:ascii="Symbol" w:hAnsi="Symbol" w:hint="default"/>
        <w:color w:val="005C84"/>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32" w15:restartNumberingAfterBreak="0">
    <w:nsid w:val="5E3C00B9"/>
    <w:multiLevelType w:val="hybridMultilevel"/>
    <w:tmpl w:val="C96CE034"/>
    <w:lvl w:ilvl="0" w:tplc="07A6B12A">
      <w:start w:val="1"/>
      <w:numFmt w:val="bullet"/>
      <w:lvlText w:val=""/>
      <w:lvlJc w:val="left"/>
      <w:pPr>
        <w:ind w:left="720" w:hanging="360"/>
      </w:pPr>
      <w:rPr>
        <w:rFonts w:ascii="Symbol" w:hAnsi="Symbol" w:hint="default"/>
        <w:color w:val="005C84"/>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66297414"/>
    <w:multiLevelType w:val="hybridMultilevel"/>
    <w:tmpl w:val="CD7E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9B06E8"/>
    <w:multiLevelType w:val="hybridMultilevel"/>
    <w:tmpl w:val="274E25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371A8B"/>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 w:numId="3">
    <w:abstractNumId w:val="18"/>
  </w:num>
  <w:num w:numId="4">
    <w:abstractNumId w:val="7"/>
  </w:num>
  <w:num w:numId="5">
    <w:abstractNumId w:val="28"/>
  </w:num>
  <w:num w:numId="6">
    <w:abstractNumId w:val="20"/>
  </w:num>
  <w:num w:numId="7">
    <w:abstractNumId w:val="30"/>
  </w:num>
  <w:num w:numId="8">
    <w:abstractNumId w:val="31"/>
  </w:num>
  <w:num w:numId="9">
    <w:abstractNumId w:val="23"/>
  </w:num>
  <w:num w:numId="10">
    <w:abstractNumId w:val="22"/>
  </w:num>
  <w:num w:numId="11">
    <w:abstractNumId w:val="17"/>
  </w:num>
  <w:num w:numId="12">
    <w:abstractNumId w:val="32"/>
  </w:num>
  <w:num w:numId="13">
    <w:abstractNumId w:val="19"/>
  </w:num>
  <w:num w:numId="14">
    <w:abstractNumId w:val="5"/>
  </w:num>
  <w:num w:numId="15">
    <w:abstractNumId w:val="25"/>
  </w:num>
  <w:num w:numId="16">
    <w:abstractNumId w:val="29"/>
  </w:num>
  <w:num w:numId="17">
    <w:abstractNumId w:val="35"/>
  </w:num>
  <w:num w:numId="18">
    <w:abstractNumId w:val="26"/>
  </w:num>
  <w:num w:numId="19">
    <w:abstractNumId w:val="6"/>
  </w:num>
  <w:num w:numId="20">
    <w:abstractNumId w:val="10"/>
  </w:num>
  <w:num w:numId="21">
    <w:abstractNumId w:val="9"/>
  </w:num>
  <w:num w:numId="22">
    <w:abstractNumId w:val="4"/>
  </w:num>
  <w:num w:numId="23">
    <w:abstractNumId w:val="24"/>
  </w:num>
  <w:num w:numId="24">
    <w:abstractNumId w:val="12"/>
  </w:num>
  <w:num w:numId="25">
    <w:abstractNumId w:val="14"/>
  </w:num>
  <w:num w:numId="26">
    <w:abstractNumId w:val="33"/>
  </w:num>
  <w:num w:numId="27">
    <w:abstractNumId w:val="34"/>
  </w:num>
  <w:num w:numId="28">
    <w:abstractNumId w:val="11"/>
  </w:num>
  <w:num w:numId="29">
    <w:abstractNumId w:val="21"/>
  </w:num>
  <w:num w:numId="30">
    <w:abstractNumId w:val="16"/>
  </w:num>
  <w:num w:numId="31">
    <w:abstractNumId w:val="15"/>
  </w:num>
  <w:num w:numId="32">
    <w:abstractNumId w:val="2"/>
  </w:num>
  <w:num w:numId="33">
    <w:abstractNumId w:val="8"/>
  </w:num>
  <w:num w:numId="34">
    <w:abstractNumId w:val="13"/>
  </w:num>
  <w:num w:numId="35">
    <w:abstractNumId w:val="27"/>
  </w:num>
  <w:num w:numId="36">
    <w:abstractNumId w:val="14"/>
  </w:num>
  <w:num w:numId="3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bert Lundmark">
    <w15:presenceInfo w15:providerId="AD" w15:userId="S-1-5-21-2002143706-871584408-1908750753-20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okTyp" w:val="2"/>
    <w:docVar w:name="Logo" w:val="Sant"/>
  </w:docVars>
  <w:rsids>
    <w:rsidRoot w:val="009B1690"/>
    <w:rsid w:val="00002F50"/>
    <w:rsid w:val="00003FF5"/>
    <w:rsid w:val="000065DE"/>
    <w:rsid w:val="000105E5"/>
    <w:rsid w:val="00013301"/>
    <w:rsid w:val="00017CC3"/>
    <w:rsid w:val="00020569"/>
    <w:rsid w:val="00025527"/>
    <w:rsid w:val="0002713B"/>
    <w:rsid w:val="00031C54"/>
    <w:rsid w:val="00036FF1"/>
    <w:rsid w:val="00040C34"/>
    <w:rsid w:val="00044BDA"/>
    <w:rsid w:val="00045F61"/>
    <w:rsid w:val="00047E25"/>
    <w:rsid w:val="0005363B"/>
    <w:rsid w:val="00053757"/>
    <w:rsid w:val="00053977"/>
    <w:rsid w:val="00055EB5"/>
    <w:rsid w:val="00056E2A"/>
    <w:rsid w:val="0006676A"/>
    <w:rsid w:val="0008100A"/>
    <w:rsid w:val="00084033"/>
    <w:rsid w:val="000844ED"/>
    <w:rsid w:val="0008740D"/>
    <w:rsid w:val="00093748"/>
    <w:rsid w:val="000947E5"/>
    <w:rsid w:val="000954B2"/>
    <w:rsid w:val="00095A0D"/>
    <w:rsid w:val="000A531A"/>
    <w:rsid w:val="000A69BD"/>
    <w:rsid w:val="000B1196"/>
    <w:rsid w:val="000B3E98"/>
    <w:rsid w:val="000C1ACF"/>
    <w:rsid w:val="000C776C"/>
    <w:rsid w:val="000D25C6"/>
    <w:rsid w:val="000D4323"/>
    <w:rsid w:val="000E020A"/>
    <w:rsid w:val="000E1079"/>
    <w:rsid w:val="000E190F"/>
    <w:rsid w:val="00100B52"/>
    <w:rsid w:val="00101463"/>
    <w:rsid w:val="00101ADF"/>
    <w:rsid w:val="00107AEA"/>
    <w:rsid w:val="00116504"/>
    <w:rsid w:val="001233FB"/>
    <w:rsid w:val="00125E67"/>
    <w:rsid w:val="001304B6"/>
    <w:rsid w:val="00133B09"/>
    <w:rsid w:val="00134E49"/>
    <w:rsid w:val="00141FBF"/>
    <w:rsid w:val="001502F9"/>
    <w:rsid w:val="00160052"/>
    <w:rsid w:val="00161071"/>
    <w:rsid w:val="001714C5"/>
    <w:rsid w:val="001752B9"/>
    <w:rsid w:val="00182FA4"/>
    <w:rsid w:val="00183401"/>
    <w:rsid w:val="00184750"/>
    <w:rsid w:val="00191B2C"/>
    <w:rsid w:val="001A5E95"/>
    <w:rsid w:val="001B1FC2"/>
    <w:rsid w:val="001B2C00"/>
    <w:rsid w:val="001C046C"/>
    <w:rsid w:val="001C1E6E"/>
    <w:rsid w:val="001C53AF"/>
    <w:rsid w:val="001F2FFE"/>
    <w:rsid w:val="002047F2"/>
    <w:rsid w:val="00204F2B"/>
    <w:rsid w:val="00212825"/>
    <w:rsid w:val="0021747E"/>
    <w:rsid w:val="00224476"/>
    <w:rsid w:val="00226F03"/>
    <w:rsid w:val="00240122"/>
    <w:rsid w:val="0024387D"/>
    <w:rsid w:val="00243C39"/>
    <w:rsid w:val="00244739"/>
    <w:rsid w:val="00246426"/>
    <w:rsid w:val="002617EF"/>
    <w:rsid w:val="00267208"/>
    <w:rsid w:val="00277ADB"/>
    <w:rsid w:val="00285222"/>
    <w:rsid w:val="00287812"/>
    <w:rsid w:val="0029087A"/>
    <w:rsid w:val="00291EE3"/>
    <w:rsid w:val="00292685"/>
    <w:rsid w:val="0029431B"/>
    <w:rsid w:val="0029453B"/>
    <w:rsid w:val="002A2120"/>
    <w:rsid w:val="002A589C"/>
    <w:rsid w:val="002A59E4"/>
    <w:rsid w:val="002A77D2"/>
    <w:rsid w:val="002C11AF"/>
    <w:rsid w:val="002D21C0"/>
    <w:rsid w:val="002D5B10"/>
    <w:rsid w:val="002D6840"/>
    <w:rsid w:val="002E505B"/>
    <w:rsid w:val="002E6348"/>
    <w:rsid w:val="002F725C"/>
    <w:rsid w:val="002F7CD9"/>
    <w:rsid w:val="002F7E28"/>
    <w:rsid w:val="0030710D"/>
    <w:rsid w:val="003207FB"/>
    <w:rsid w:val="00322A41"/>
    <w:rsid w:val="003247E7"/>
    <w:rsid w:val="00325EBF"/>
    <w:rsid w:val="00354E29"/>
    <w:rsid w:val="003561F7"/>
    <w:rsid w:val="00357A95"/>
    <w:rsid w:val="00361CD8"/>
    <w:rsid w:val="00364AE6"/>
    <w:rsid w:val="00364D31"/>
    <w:rsid w:val="00373028"/>
    <w:rsid w:val="003740FA"/>
    <w:rsid w:val="003755FD"/>
    <w:rsid w:val="00390030"/>
    <w:rsid w:val="0039481C"/>
    <w:rsid w:val="00394F76"/>
    <w:rsid w:val="003963E6"/>
    <w:rsid w:val="003A102E"/>
    <w:rsid w:val="003A1788"/>
    <w:rsid w:val="003A1F89"/>
    <w:rsid w:val="003C03D0"/>
    <w:rsid w:val="003C2D14"/>
    <w:rsid w:val="003D21E1"/>
    <w:rsid w:val="003D6B42"/>
    <w:rsid w:val="003E02CF"/>
    <w:rsid w:val="003E62A7"/>
    <w:rsid w:val="003F12C9"/>
    <w:rsid w:val="003F25F8"/>
    <w:rsid w:val="003F5F5D"/>
    <w:rsid w:val="00405057"/>
    <w:rsid w:val="0040507E"/>
    <w:rsid w:val="004151AA"/>
    <w:rsid w:val="00415214"/>
    <w:rsid w:val="00415791"/>
    <w:rsid w:val="00421904"/>
    <w:rsid w:val="00431A19"/>
    <w:rsid w:val="004375C9"/>
    <w:rsid w:val="004433BE"/>
    <w:rsid w:val="00444C74"/>
    <w:rsid w:val="00460BEE"/>
    <w:rsid w:val="00460C58"/>
    <w:rsid w:val="004648E4"/>
    <w:rsid w:val="00474842"/>
    <w:rsid w:val="004758CD"/>
    <w:rsid w:val="00482B99"/>
    <w:rsid w:val="004872ED"/>
    <w:rsid w:val="00491FA2"/>
    <w:rsid w:val="0049416E"/>
    <w:rsid w:val="00494822"/>
    <w:rsid w:val="004A5B12"/>
    <w:rsid w:val="004B00C3"/>
    <w:rsid w:val="004B0B17"/>
    <w:rsid w:val="004B347C"/>
    <w:rsid w:val="004B7000"/>
    <w:rsid w:val="004C349F"/>
    <w:rsid w:val="004D55F0"/>
    <w:rsid w:val="004D7F9F"/>
    <w:rsid w:val="004F2686"/>
    <w:rsid w:val="004F2FFA"/>
    <w:rsid w:val="004F39E1"/>
    <w:rsid w:val="00501997"/>
    <w:rsid w:val="00520999"/>
    <w:rsid w:val="00525CF4"/>
    <w:rsid w:val="005362FA"/>
    <w:rsid w:val="005408F3"/>
    <w:rsid w:val="0054575C"/>
    <w:rsid w:val="005477ED"/>
    <w:rsid w:val="005521B0"/>
    <w:rsid w:val="00561224"/>
    <w:rsid w:val="00562621"/>
    <w:rsid w:val="0056497A"/>
    <w:rsid w:val="00566ACF"/>
    <w:rsid w:val="00567F93"/>
    <w:rsid w:val="0057032F"/>
    <w:rsid w:val="00585FC4"/>
    <w:rsid w:val="0059544B"/>
    <w:rsid w:val="005957FC"/>
    <w:rsid w:val="00597442"/>
    <w:rsid w:val="005A0069"/>
    <w:rsid w:val="005A11F9"/>
    <w:rsid w:val="005A2021"/>
    <w:rsid w:val="005A2DFC"/>
    <w:rsid w:val="005A6077"/>
    <w:rsid w:val="005A6380"/>
    <w:rsid w:val="005B6762"/>
    <w:rsid w:val="005C135F"/>
    <w:rsid w:val="005C1D84"/>
    <w:rsid w:val="005C5369"/>
    <w:rsid w:val="005D0EBB"/>
    <w:rsid w:val="005D3693"/>
    <w:rsid w:val="005D655F"/>
    <w:rsid w:val="005D6C3E"/>
    <w:rsid w:val="005E710A"/>
    <w:rsid w:val="005F7E0A"/>
    <w:rsid w:val="00601C2D"/>
    <w:rsid w:val="0060268D"/>
    <w:rsid w:val="00602874"/>
    <w:rsid w:val="00605F85"/>
    <w:rsid w:val="0060624D"/>
    <w:rsid w:val="00614EF1"/>
    <w:rsid w:val="006217E0"/>
    <w:rsid w:val="00623CE1"/>
    <w:rsid w:val="00633EAD"/>
    <w:rsid w:val="006342E6"/>
    <w:rsid w:val="00644C00"/>
    <w:rsid w:val="00650709"/>
    <w:rsid w:val="00653081"/>
    <w:rsid w:val="00656566"/>
    <w:rsid w:val="00661F2C"/>
    <w:rsid w:val="006648CB"/>
    <w:rsid w:val="00675731"/>
    <w:rsid w:val="00686189"/>
    <w:rsid w:val="0068699C"/>
    <w:rsid w:val="00686A30"/>
    <w:rsid w:val="00690024"/>
    <w:rsid w:val="006915D0"/>
    <w:rsid w:val="0069359C"/>
    <w:rsid w:val="00693BD4"/>
    <w:rsid w:val="006A4A7F"/>
    <w:rsid w:val="006A4E14"/>
    <w:rsid w:val="006A553E"/>
    <w:rsid w:val="006B5A28"/>
    <w:rsid w:val="006B7A96"/>
    <w:rsid w:val="006C15E5"/>
    <w:rsid w:val="006C412B"/>
    <w:rsid w:val="006E0ABF"/>
    <w:rsid w:val="006E13A2"/>
    <w:rsid w:val="006E3AB6"/>
    <w:rsid w:val="006E7C71"/>
    <w:rsid w:val="006F01BF"/>
    <w:rsid w:val="006F45A3"/>
    <w:rsid w:val="00702AFD"/>
    <w:rsid w:val="00707704"/>
    <w:rsid w:val="00713E84"/>
    <w:rsid w:val="00714301"/>
    <w:rsid w:val="0072035C"/>
    <w:rsid w:val="007231DB"/>
    <w:rsid w:val="00727057"/>
    <w:rsid w:val="007306AD"/>
    <w:rsid w:val="00734000"/>
    <w:rsid w:val="007804CB"/>
    <w:rsid w:val="007831A7"/>
    <w:rsid w:val="007871FB"/>
    <w:rsid w:val="00793064"/>
    <w:rsid w:val="0079521A"/>
    <w:rsid w:val="007A0162"/>
    <w:rsid w:val="007A2939"/>
    <w:rsid w:val="007B025E"/>
    <w:rsid w:val="007B2DED"/>
    <w:rsid w:val="007B4316"/>
    <w:rsid w:val="007C2A05"/>
    <w:rsid w:val="007C34B3"/>
    <w:rsid w:val="007C7D7A"/>
    <w:rsid w:val="007E481B"/>
    <w:rsid w:val="007E5826"/>
    <w:rsid w:val="007F0F3A"/>
    <w:rsid w:val="008007E1"/>
    <w:rsid w:val="0080399D"/>
    <w:rsid w:val="00805333"/>
    <w:rsid w:val="0080535D"/>
    <w:rsid w:val="00817886"/>
    <w:rsid w:val="00824399"/>
    <w:rsid w:val="008303EF"/>
    <w:rsid w:val="00832F02"/>
    <w:rsid w:val="008409C3"/>
    <w:rsid w:val="00843310"/>
    <w:rsid w:val="008465AF"/>
    <w:rsid w:val="00854AB6"/>
    <w:rsid w:val="00863F52"/>
    <w:rsid w:val="00864281"/>
    <w:rsid w:val="008866A6"/>
    <w:rsid w:val="00887BF6"/>
    <w:rsid w:val="00892362"/>
    <w:rsid w:val="00893514"/>
    <w:rsid w:val="00895B84"/>
    <w:rsid w:val="00895F6C"/>
    <w:rsid w:val="008962E0"/>
    <w:rsid w:val="008977F7"/>
    <w:rsid w:val="008A157C"/>
    <w:rsid w:val="008A51A6"/>
    <w:rsid w:val="008B23F2"/>
    <w:rsid w:val="008B34A4"/>
    <w:rsid w:val="008B4BED"/>
    <w:rsid w:val="008C400C"/>
    <w:rsid w:val="008C7C3E"/>
    <w:rsid w:val="008D7540"/>
    <w:rsid w:val="008D797D"/>
    <w:rsid w:val="008E73EF"/>
    <w:rsid w:val="008F38AA"/>
    <w:rsid w:val="008F6ADA"/>
    <w:rsid w:val="009036DE"/>
    <w:rsid w:val="00906721"/>
    <w:rsid w:val="00917AF8"/>
    <w:rsid w:val="00932401"/>
    <w:rsid w:val="00934DF5"/>
    <w:rsid w:val="00955282"/>
    <w:rsid w:val="00956547"/>
    <w:rsid w:val="00964583"/>
    <w:rsid w:val="009706AF"/>
    <w:rsid w:val="00984B50"/>
    <w:rsid w:val="00987592"/>
    <w:rsid w:val="009A056B"/>
    <w:rsid w:val="009A24FD"/>
    <w:rsid w:val="009A70FF"/>
    <w:rsid w:val="009A7229"/>
    <w:rsid w:val="009B1690"/>
    <w:rsid w:val="009B473C"/>
    <w:rsid w:val="009B5AA8"/>
    <w:rsid w:val="009C1896"/>
    <w:rsid w:val="009C5E05"/>
    <w:rsid w:val="009D07E0"/>
    <w:rsid w:val="009D5269"/>
    <w:rsid w:val="009D60B2"/>
    <w:rsid w:val="009E02D4"/>
    <w:rsid w:val="009E057D"/>
    <w:rsid w:val="009E2F3A"/>
    <w:rsid w:val="009E508B"/>
    <w:rsid w:val="009E6A89"/>
    <w:rsid w:val="009F1D5A"/>
    <w:rsid w:val="009F3594"/>
    <w:rsid w:val="00A0198C"/>
    <w:rsid w:val="00A02230"/>
    <w:rsid w:val="00A03D94"/>
    <w:rsid w:val="00A10567"/>
    <w:rsid w:val="00A11889"/>
    <w:rsid w:val="00A1485F"/>
    <w:rsid w:val="00A16008"/>
    <w:rsid w:val="00A17880"/>
    <w:rsid w:val="00A248D3"/>
    <w:rsid w:val="00A35D2A"/>
    <w:rsid w:val="00A50E40"/>
    <w:rsid w:val="00A54BB9"/>
    <w:rsid w:val="00A6110B"/>
    <w:rsid w:val="00A7347F"/>
    <w:rsid w:val="00A80E12"/>
    <w:rsid w:val="00A81BE1"/>
    <w:rsid w:val="00A81EBC"/>
    <w:rsid w:val="00A864DE"/>
    <w:rsid w:val="00A8749F"/>
    <w:rsid w:val="00AA0034"/>
    <w:rsid w:val="00AA3E23"/>
    <w:rsid w:val="00AB63BF"/>
    <w:rsid w:val="00AC7A5F"/>
    <w:rsid w:val="00AD00BA"/>
    <w:rsid w:val="00AD6D79"/>
    <w:rsid w:val="00AD7D84"/>
    <w:rsid w:val="00AE0146"/>
    <w:rsid w:val="00AF0AA7"/>
    <w:rsid w:val="00AF1559"/>
    <w:rsid w:val="00AF3B49"/>
    <w:rsid w:val="00AF3D57"/>
    <w:rsid w:val="00AF7B2A"/>
    <w:rsid w:val="00B101DC"/>
    <w:rsid w:val="00B10EEB"/>
    <w:rsid w:val="00B1310A"/>
    <w:rsid w:val="00B14DBA"/>
    <w:rsid w:val="00B15A66"/>
    <w:rsid w:val="00B209BD"/>
    <w:rsid w:val="00B30AEF"/>
    <w:rsid w:val="00B3482F"/>
    <w:rsid w:val="00B520CD"/>
    <w:rsid w:val="00B6227B"/>
    <w:rsid w:val="00B64F9F"/>
    <w:rsid w:val="00B65974"/>
    <w:rsid w:val="00B71164"/>
    <w:rsid w:val="00B72189"/>
    <w:rsid w:val="00B7541C"/>
    <w:rsid w:val="00B77D5E"/>
    <w:rsid w:val="00B85392"/>
    <w:rsid w:val="00B86215"/>
    <w:rsid w:val="00B90A42"/>
    <w:rsid w:val="00B955BA"/>
    <w:rsid w:val="00BB02BA"/>
    <w:rsid w:val="00BB38AF"/>
    <w:rsid w:val="00BD0CC6"/>
    <w:rsid w:val="00BD3476"/>
    <w:rsid w:val="00BD562A"/>
    <w:rsid w:val="00BD68EB"/>
    <w:rsid w:val="00BE5728"/>
    <w:rsid w:val="00C00D40"/>
    <w:rsid w:val="00C04B41"/>
    <w:rsid w:val="00C05BC8"/>
    <w:rsid w:val="00C10D6D"/>
    <w:rsid w:val="00C11006"/>
    <w:rsid w:val="00C14894"/>
    <w:rsid w:val="00C14D25"/>
    <w:rsid w:val="00C163A9"/>
    <w:rsid w:val="00C17BFA"/>
    <w:rsid w:val="00C20DBF"/>
    <w:rsid w:val="00C23C39"/>
    <w:rsid w:val="00C26EAC"/>
    <w:rsid w:val="00C32BA6"/>
    <w:rsid w:val="00C375AB"/>
    <w:rsid w:val="00C42315"/>
    <w:rsid w:val="00C427B8"/>
    <w:rsid w:val="00C52D77"/>
    <w:rsid w:val="00C5331E"/>
    <w:rsid w:val="00C54788"/>
    <w:rsid w:val="00C63C72"/>
    <w:rsid w:val="00C66377"/>
    <w:rsid w:val="00C71635"/>
    <w:rsid w:val="00C72B17"/>
    <w:rsid w:val="00C72FDC"/>
    <w:rsid w:val="00C8102A"/>
    <w:rsid w:val="00C828FB"/>
    <w:rsid w:val="00C875DE"/>
    <w:rsid w:val="00CA625A"/>
    <w:rsid w:val="00CA6970"/>
    <w:rsid w:val="00CB1E96"/>
    <w:rsid w:val="00CC270E"/>
    <w:rsid w:val="00CC7016"/>
    <w:rsid w:val="00CC70DA"/>
    <w:rsid w:val="00CE0FA6"/>
    <w:rsid w:val="00CE1031"/>
    <w:rsid w:val="00CE7DFC"/>
    <w:rsid w:val="00CF4460"/>
    <w:rsid w:val="00CF47A0"/>
    <w:rsid w:val="00CF6ADA"/>
    <w:rsid w:val="00D01FE2"/>
    <w:rsid w:val="00D037DF"/>
    <w:rsid w:val="00D100DC"/>
    <w:rsid w:val="00D12723"/>
    <w:rsid w:val="00D21C11"/>
    <w:rsid w:val="00D30A66"/>
    <w:rsid w:val="00D30E92"/>
    <w:rsid w:val="00D3161B"/>
    <w:rsid w:val="00D42B41"/>
    <w:rsid w:val="00D526CB"/>
    <w:rsid w:val="00D52E20"/>
    <w:rsid w:val="00D53A9A"/>
    <w:rsid w:val="00D60D4E"/>
    <w:rsid w:val="00D70009"/>
    <w:rsid w:val="00D71EFA"/>
    <w:rsid w:val="00D774BC"/>
    <w:rsid w:val="00D817FE"/>
    <w:rsid w:val="00D8589E"/>
    <w:rsid w:val="00D8603A"/>
    <w:rsid w:val="00D91240"/>
    <w:rsid w:val="00D93512"/>
    <w:rsid w:val="00D94855"/>
    <w:rsid w:val="00D9649F"/>
    <w:rsid w:val="00D97F00"/>
    <w:rsid w:val="00DA1759"/>
    <w:rsid w:val="00DA3B1C"/>
    <w:rsid w:val="00DA5D2D"/>
    <w:rsid w:val="00DB4C35"/>
    <w:rsid w:val="00DB50E4"/>
    <w:rsid w:val="00DB56E2"/>
    <w:rsid w:val="00DB6F1E"/>
    <w:rsid w:val="00DC0FA4"/>
    <w:rsid w:val="00DC30F8"/>
    <w:rsid w:val="00DC3968"/>
    <w:rsid w:val="00DC76FE"/>
    <w:rsid w:val="00DD53DF"/>
    <w:rsid w:val="00DD63AE"/>
    <w:rsid w:val="00DE4030"/>
    <w:rsid w:val="00DF3067"/>
    <w:rsid w:val="00E05221"/>
    <w:rsid w:val="00E1012B"/>
    <w:rsid w:val="00E127E3"/>
    <w:rsid w:val="00E12C4A"/>
    <w:rsid w:val="00E12DAC"/>
    <w:rsid w:val="00E2294E"/>
    <w:rsid w:val="00E273F9"/>
    <w:rsid w:val="00E35A43"/>
    <w:rsid w:val="00E426EF"/>
    <w:rsid w:val="00E427A0"/>
    <w:rsid w:val="00E4403B"/>
    <w:rsid w:val="00E46C51"/>
    <w:rsid w:val="00E47E1B"/>
    <w:rsid w:val="00E72D19"/>
    <w:rsid w:val="00E738E4"/>
    <w:rsid w:val="00E809F3"/>
    <w:rsid w:val="00E86D01"/>
    <w:rsid w:val="00E9789B"/>
    <w:rsid w:val="00EB1451"/>
    <w:rsid w:val="00EB1E88"/>
    <w:rsid w:val="00EB3EAB"/>
    <w:rsid w:val="00EB63D6"/>
    <w:rsid w:val="00EC3FBC"/>
    <w:rsid w:val="00EC5E28"/>
    <w:rsid w:val="00ED3446"/>
    <w:rsid w:val="00ED4448"/>
    <w:rsid w:val="00ED4532"/>
    <w:rsid w:val="00EE04DB"/>
    <w:rsid w:val="00EE0737"/>
    <w:rsid w:val="00EE1142"/>
    <w:rsid w:val="00EE5229"/>
    <w:rsid w:val="00EE64E3"/>
    <w:rsid w:val="00EE7FE7"/>
    <w:rsid w:val="00EF08EA"/>
    <w:rsid w:val="00EF394D"/>
    <w:rsid w:val="00EF4B91"/>
    <w:rsid w:val="00EF7FEC"/>
    <w:rsid w:val="00F07598"/>
    <w:rsid w:val="00F176D6"/>
    <w:rsid w:val="00F23248"/>
    <w:rsid w:val="00F25F5B"/>
    <w:rsid w:val="00F27997"/>
    <w:rsid w:val="00F34EBF"/>
    <w:rsid w:val="00F35278"/>
    <w:rsid w:val="00F37237"/>
    <w:rsid w:val="00F4169A"/>
    <w:rsid w:val="00F456CC"/>
    <w:rsid w:val="00F46893"/>
    <w:rsid w:val="00F514B2"/>
    <w:rsid w:val="00F6548B"/>
    <w:rsid w:val="00F66AB7"/>
    <w:rsid w:val="00F76CC9"/>
    <w:rsid w:val="00F85F1F"/>
    <w:rsid w:val="00F86B56"/>
    <w:rsid w:val="00FB1144"/>
    <w:rsid w:val="00FB20B9"/>
    <w:rsid w:val="00FB3539"/>
    <w:rsid w:val="00FB6F96"/>
    <w:rsid w:val="00FD2E7E"/>
    <w:rsid w:val="00FD4E8C"/>
    <w:rsid w:val="00FE11EB"/>
    <w:rsid w:val="00FE29F5"/>
    <w:rsid w:val="00FE5927"/>
    <w:rsid w:val="00FE62EC"/>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CF4474A"/>
  <w15:docId w15:val="{43F08F49-0576-4BD7-AF83-12431913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sv-SE" w:eastAsia="sv-SE"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CF47A0"/>
    <w:pPr>
      <w:spacing w:line="280" w:lineRule="atLeast"/>
    </w:pPr>
    <w:rPr>
      <w:rFonts w:ascii="Georgia" w:hAnsi="Georgia"/>
      <w:szCs w:val="22"/>
      <w:lang w:eastAsia="en-US"/>
    </w:rPr>
  </w:style>
  <w:style w:type="paragraph" w:styleId="Heading1">
    <w:name w:val="heading 1"/>
    <w:basedOn w:val="Normal"/>
    <w:next w:val="Normal"/>
    <w:link w:val="Heading1Char"/>
    <w:uiPriority w:val="9"/>
    <w:qFormat/>
    <w:rsid w:val="007B025E"/>
    <w:pPr>
      <w:keepNext/>
      <w:keepLines/>
      <w:numPr>
        <w:numId w:val="25"/>
      </w:numPr>
      <w:spacing w:before="360" w:after="120" w:line="400" w:lineRule="atLeast"/>
      <w:outlineLvl w:val="0"/>
    </w:pPr>
    <w:rPr>
      <w:rFonts w:eastAsia="Times New Roman"/>
      <w:bCs/>
      <w:sz w:val="30"/>
      <w:szCs w:val="28"/>
    </w:rPr>
  </w:style>
  <w:style w:type="paragraph" w:styleId="Heading2">
    <w:name w:val="heading 2"/>
    <w:basedOn w:val="Normal"/>
    <w:next w:val="Normal"/>
    <w:link w:val="Heading2Char"/>
    <w:uiPriority w:val="9"/>
    <w:qFormat/>
    <w:rsid w:val="002A59E4"/>
    <w:pPr>
      <w:keepNext/>
      <w:keepLines/>
      <w:numPr>
        <w:ilvl w:val="1"/>
        <w:numId w:val="25"/>
      </w:numPr>
      <w:spacing w:after="80"/>
      <w:outlineLvl w:val="1"/>
    </w:pPr>
    <w:rPr>
      <w:rFonts w:eastAsia="Times New Roman"/>
      <w:bCs/>
      <w:sz w:val="24"/>
      <w:szCs w:val="26"/>
    </w:rPr>
  </w:style>
  <w:style w:type="paragraph" w:styleId="Heading3">
    <w:name w:val="heading 3"/>
    <w:basedOn w:val="Normal"/>
    <w:next w:val="Normal"/>
    <w:link w:val="Heading3Char"/>
    <w:uiPriority w:val="9"/>
    <w:qFormat/>
    <w:rsid w:val="00793064"/>
    <w:pPr>
      <w:keepNext/>
      <w:keepLines/>
      <w:numPr>
        <w:ilvl w:val="2"/>
        <w:numId w:val="25"/>
      </w:numPr>
      <w:spacing w:after="80" w:line="300" w:lineRule="atLeast"/>
      <w:outlineLvl w:val="2"/>
    </w:pPr>
    <w:rPr>
      <w:rFonts w:eastAsia="Times New Roman"/>
      <w:bCs/>
      <w:sz w:val="24"/>
    </w:rPr>
  </w:style>
  <w:style w:type="paragraph" w:styleId="Heading4">
    <w:name w:val="heading 4"/>
    <w:basedOn w:val="Normal"/>
    <w:next w:val="Normal"/>
    <w:link w:val="Heading4Char"/>
    <w:uiPriority w:val="9"/>
    <w:qFormat/>
    <w:rsid w:val="005A0069"/>
    <w:pPr>
      <w:keepNext/>
      <w:keepLines/>
      <w:numPr>
        <w:ilvl w:val="3"/>
        <w:numId w:val="25"/>
      </w:numPr>
      <w:spacing w:after="80"/>
      <w:outlineLvl w:val="3"/>
    </w:pPr>
    <w:rPr>
      <w:rFonts w:eastAsia="Times New Roman"/>
      <w:bCs/>
      <w:iCs/>
      <w:sz w:val="24"/>
    </w:rPr>
  </w:style>
  <w:style w:type="paragraph" w:styleId="Heading5">
    <w:name w:val="heading 5"/>
    <w:basedOn w:val="Normal"/>
    <w:next w:val="Normal"/>
    <w:link w:val="Heading5Char"/>
    <w:uiPriority w:val="9"/>
    <w:qFormat/>
    <w:rsid w:val="00793064"/>
    <w:pPr>
      <w:keepNext/>
      <w:keepLines/>
      <w:numPr>
        <w:ilvl w:val="4"/>
        <w:numId w:val="25"/>
      </w:numPr>
      <w:spacing w:before="200"/>
      <w:outlineLvl w:val="4"/>
    </w:pPr>
    <w:rPr>
      <w:rFonts w:ascii="Cambria" w:eastAsia="Times New Roman" w:hAnsi="Cambria"/>
      <w:color w:val="001522"/>
      <w:sz w:val="24"/>
    </w:rPr>
  </w:style>
  <w:style w:type="paragraph" w:styleId="Heading6">
    <w:name w:val="heading 6"/>
    <w:basedOn w:val="Normal"/>
    <w:next w:val="Normal"/>
    <w:qFormat/>
    <w:rsid w:val="00793064"/>
    <w:pPr>
      <w:widowControl w:val="0"/>
      <w:numPr>
        <w:ilvl w:val="5"/>
        <w:numId w:val="25"/>
      </w:numPr>
      <w:adjustRightInd w:val="0"/>
      <w:spacing w:before="240" w:after="60" w:line="240" w:lineRule="atLeast"/>
      <w:textAlignment w:val="baseline"/>
      <w:outlineLvl w:val="5"/>
    </w:pPr>
    <w:rPr>
      <w:rFonts w:ascii="Times New Roman" w:eastAsia="Times New Roman" w:hAnsi="Times New Roman"/>
      <w:bCs/>
      <w:sz w:val="22"/>
      <w:lang w:eastAsia="sv-SE"/>
    </w:rPr>
  </w:style>
  <w:style w:type="paragraph" w:styleId="Heading7">
    <w:name w:val="heading 7"/>
    <w:basedOn w:val="Normal"/>
    <w:next w:val="Normal"/>
    <w:qFormat/>
    <w:rsid w:val="00003FF5"/>
    <w:pPr>
      <w:widowControl w:val="0"/>
      <w:numPr>
        <w:ilvl w:val="6"/>
        <w:numId w:val="25"/>
      </w:numPr>
      <w:adjustRightInd w:val="0"/>
      <w:spacing w:before="240" w:after="60" w:line="240" w:lineRule="atLeast"/>
      <w:textAlignment w:val="baseline"/>
      <w:outlineLvl w:val="6"/>
    </w:pPr>
    <w:rPr>
      <w:rFonts w:ascii="Times New Roman" w:eastAsia="Times New Roman" w:hAnsi="Times New Roman"/>
      <w:sz w:val="24"/>
      <w:szCs w:val="24"/>
      <w:lang w:eastAsia="sv-SE"/>
    </w:rPr>
  </w:style>
  <w:style w:type="paragraph" w:styleId="Heading8">
    <w:name w:val="heading 8"/>
    <w:basedOn w:val="Normal"/>
    <w:next w:val="Normal"/>
    <w:qFormat/>
    <w:rsid w:val="00003FF5"/>
    <w:pPr>
      <w:widowControl w:val="0"/>
      <w:numPr>
        <w:ilvl w:val="7"/>
        <w:numId w:val="25"/>
      </w:numPr>
      <w:adjustRightInd w:val="0"/>
      <w:spacing w:before="240" w:after="60" w:line="240" w:lineRule="atLeast"/>
      <w:textAlignment w:val="baseline"/>
      <w:outlineLvl w:val="7"/>
    </w:pPr>
    <w:rPr>
      <w:rFonts w:ascii="Times New Roman" w:eastAsia="Times New Roman" w:hAnsi="Times New Roman"/>
      <w:i/>
      <w:iCs/>
      <w:sz w:val="24"/>
      <w:szCs w:val="24"/>
      <w:lang w:eastAsia="sv-SE"/>
    </w:rPr>
  </w:style>
  <w:style w:type="paragraph" w:styleId="Heading9">
    <w:name w:val="heading 9"/>
    <w:basedOn w:val="Normal"/>
    <w:next w:val="Normal"/>
    <w:qFormat/>
    <w:rsid w:val="00003FF5"/>
    <w:pPr>
      <w:widowControl w:val="0"/>
      <w:numPr>
        <w:ilvl w:val="8"/>
        <w:numId w:val="25"/>
      </w:numPr>
      <w:adjustRightInd w:val="0"/>
      <w:spacing w:before="240" w:after="60" w:line="240" w:lineRule="atLeast"/>
      <w:textAlignment w:val="baseline"/>
      <w:outlineLvl w:val="8"/>
    </w:pPr>
    <w:rPr>
      <w:rFonts w:ascii="Arial" w:eastAsia="Times New Roman" w:hAnsi="Arial" w:cs="Arial"/>
      <w:sz w:val="22"/>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5E"/>
    <w:rPr>
      <w:rFonts w:ascii="Georgia" w:eastAsia="Times New Roman" w:hAnsi="Georgia"/>
      <w:bCs/>
      <w:sz w:val="30"/>
      <w:szCs w:val="28"/>
      <w:lang w:eastAsia="en-US"/>
    </w:rPr>
  </w:style>
  <w:style w:type="character" w:customStyle="1" w:styleId="Heading2Char">
    <w:name w:val="Heading 2 Char"/>
    <w:basedOn w:val="DefaultParagraphFont"/>
    <w:link w:val="Heading2"/>
    <w:uiPriority w:val="9"/>
    <w:rsid w:val="002A59E4"/>
    <w:rPr>
      <w:rFonts w:ascii="Georgia" w:eastAsia="Times New Roman" w:hAnsi="Georgia"/>
      <w:bCs/>
      <w:sz w:val="24"/>
      <w:szCs w:val="26"/>
      <w:lang w:eastAsia="en-US"/>
    </w:rPr>
  </w:style>
  <w:style w:type="character" w:customStyle="1" w:styleId="Heading3Char">
    <w:name w:val="Heading 3 Char"/>
    <w:basedOn w:val="DefaultParagraphFont"/>
    <w:link w:val="Heading3"/>
    <w:uiPriority w:val="9"/>
    <w:rsid w:val="00793064"/>
    <w:rPr>
      <w:rFonts w:ascii="Georgia" w:eastAsia="Times New Roman" w:hAnsi="Georgia"/>
      <w:bCs/>
      <w:sz w:val="24"/>
      <w:szCs w:val="22"/>
      <w:lang w:eastAsia="en-US"/>
    </w:rPr>
  </w:style>
  <w:style w:type="character" w:customStyle="1" w:styleId="Heading4Char">
    <w:name w:val="Heading 4 Char"/>
    <w:basedOn w:val="DefaultParagraphFont"/>
    <w:link w:val="Heading4"/>
    <w:uiPriority w:val="9"/>
    <w:rsid w:val="00415214"/>
    <w:rPr>
      <w:rFonts w:ascii="Georgia" w:eastAsia="Times New Roman" w:hAnsi="Georgia"/>
      <w:bCs/>
      <w:iCs/>
      <w:sz w:val="24"/>
      <w:szCs w:val="22"/>
      <w:lang w:eastAsia="en-US"/>
    </w:rPr>
  </w:style>
  <w:style w:type="character" w:customStyle="1" w:styleId="Heading5Char">
    <w:name w:val="Heading 5 Char"/>
    <w:basedOn w:val="DefaultParagraphFont"/>
    <w:link w:val="Heading5"/>
    <w:uiPriority w:val="9"/>
    <w:rsid w:val="00793064"/>
    <w:rPr>
      <w:rFonts w:ascii="Cambria" w:eastAsia="Times New Roman" w:hAnsi="Cambria"/>
      <w:color w:val="001522"/>
      <w:sz w:val="24"/>
      <w:szCs w:val="22"/>
      <w:lang w:eastAsia="en-US"/>
    </w:rPr>
  </w:style>
  <w:style w:type="paragraph" w:styleId="Header">
    <w:name w:val="header"/>
    <w:basedOn w:val="Normal"/>
    <w:link w:val="HeaderChar"/>
    <w:unhideWhenUsed/>
    <w:rsid w:val="00C72B17"/>
    <w:pPr>
      <w:tabs>
        <w:tab w:val="center" w:pos="4536"/>
        <w:tab w:val="right" w:pos="9072"/>
      </w:tabs>
      <w:spacing w:line="240" w:lineRule="auto"/>
    </w:pPr>
  </w:style>
  <w:style w:type="character" w:customStyle="1" w:styleId="HeaderChar">
    <w:name w:val="Header Char"/>
    <w:basedOn w:val="DefaultParagraphFont"/>
    <w:link w:val="Header"/>
    <w:uiPriority w:val="99"/>
    <w:rsid w:val="00C72B17"/>
    <w:rPr>
      <w:rFonts w:ascii="Georgia" w:hAnsi="Georgia"/>
      <w:sz w:val="20"/>
    </w:rPr>
  </w:style>
  <w:style w:type="character" w:styleId="FollowedHyperlink">
    <w:name w:val="FollowedHyperlink"/>
    <w:basedOn w:val="DefaultParagraphFont"/>
    <w:uiPriority w:val="99"/>
    <w:semiHidden/>
    <w:unhideWhenUsed/>
    <w:rsid w:val="00A03D94"/>
    <w:rPr>
      <w:color w:val="772059"/>
      <w:u w:val="single"/>
    </w:rPr>
  </w:style>
  <w:style w:type="paragraph" w:styleId="Footer">
    <w:name w:val="footer"/>
    <w:basedOn w:val="Normal"/>
    <w:link w:val="FooterChar"/>
    <w:unhideWhenUsed/>
    <w:rsid w:val="00CF47A0"/>
    <w:pPr>
      <w:tabs>
        <w:tab w:val="center" w:pos="4309"/>
        <w:tab w:val="right" w:pos="8618"/>
      </w:tabs>
      <w:spacing w:line="160" w:lineRule="atLeast"/>
      <w:ind w:left="567"/>
    </w:pPr>
    <w:rPr>
      <w:sz w:val="12"/>
    </w:rPr>
  </w:style>
  <w:style w:type="character" w:customStyle="1" w:styleId="FooterChar">
    <w:name w:val="Footer Char"/>
    <w:basedOn w:val="DefaultParagraphFont"/>
    <w:link w:val="Footer"/>
    <w:rsid w:val="00CF47A0"/>
    <w:rPr>
      <w:rFonts w:ascii="Georgia" w:hAnsi="Georgia"/>
      <w:sz w:val="12"/>
      <w:szCs w:val="22"/>
      <w:lang w:eastAsia="en-US"/>
    </w:rPr>
  </w:style>
  <w:style w:type="paragraph" w:styleId="ListParagraph">
    <w:name w:val="List Paragraph"/>
    <w:basedOn w:val="Normal"/>
    <w:link w:val="ListParagraphChar"/>
    <w:uiPriority w:val="34"/>
    <w:qFormat/>
    <w:rsid w:val="008F38AA"/>
    <w:pPr>
      <w:ind w:left="720" w:hanging="360"/>
      <w:contextualSpacing/>
    </w:pPr>
  </w:style>
  <w:style w:type="character" w:customStyle="1" w:styleId="ListParagraphChar">
    <w:name w:val="List Paragraph Char"/>
    <w:basedOn w:val="DefaultParagraphFont"/>
    <w:link w:val="ListParagraph"/>
    <w:uiPriority w:val="34"/>
    <w:rsid w:val="008F38AA"/>
    <w:rPr>
      <w:rFonts w:ascii="Georgia" w:hAnsi="Georgia"/>
      <w:sz w:val="20"/>
    </w:rPr>
  </w:style>
  <w:style w:type="paragraph" w:styleId="ListBullet">
    <w:name w:val="List Bullet"/>
    <w:basedOn w:val="Normal"/>
    <w:uiPriority w:val="99"/>
    <w:semiHidden/>
    <w:unhideWhenUsed/>
    <w:rsid w:val="00633EAD"/>
    <w:pPr>
      <w:ind w:left="360" w:hanging="360"/>
      <w:contextualSpacing/>
    </w:pPr>
  </w:style>
  <w:style w:type="table" w:styleId="TableGrid">
    <w:name w:val="Table Grid"/>
    <w:basedOn w:val="TableNormal"/>
    <w:uiPriority w:val="59"/>
    <w:rsid w:val="00E738E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468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6893"/>
    <w:rPr>
      <w:rFonts w:ascii="Tahoma" w:hAnsi="Tahoma" w:cs="Tahoma"/>
      <w:sz w:val="16"/>
      <w:szCs w:val="16"/>
    </w:rPr>
  </w:style>
  <w:style w:type="paragraph" w:styleId="Subtitle">
    <w:name w:val="Subtitle"/>
    <w:basedOn w:val="Normal"/>
    <w:next w:val="Normal"/>
    <w:link w:val="SubtitleChar"/>
    <w:uiPriority w:val="11"/>
    <w:rsid w:val="00415214"/>
    <w:pPr>
      <w:numPr>
        <w:ilvl w:val="1"/>
      </w:numPr>
      <w:spacing w:after="80"/>
    </w:pPr>
    <w:rPr>
      <w:rFonts w:eastAsia="Times New Roman"/>
      <w:iCs/>
      <w:color w:val="002B45"/>
      <w:spacing w:val="15"/>
      <w:sz w:val="24"/>
      <w:szCs w:val="24"/>
    </w:rPr>
  </w:style>
  <w:style w:type="character" w:customStyle="1" w:styleId="SubtitleChar">
    <w:name w:val="Subtitle Char"/>
    <w:basedOn w:val="DefaultParagraphFont"/>
    <w:link w:val="Subtitle"/>
    <w:uiPriority w:val="11"/>
    <w:rsid w:val="00415214"/>
    <w:rPr>
      <w:rFonts w:ascii="Georgia" w:eastAsia="Times New Roman" w:hAnsi="Georgia" w:cs="Times New Roman"/>
      <w:iCs/>
      <w:color w:val="002B45"/>
      <w:spacing w:val="15"/>
      <w:sz w:val="24"/>
      <w:szCs w:val="24"/>
    </w:rPr>
  </w:style>
  <w:style w:type="character" w:styleId="Hyperlink">
    <w:name w:val="Hyperlink"/>
    <w:basedOn w:val="DefaultParagraphFont"/>
    <w:uiPriority w:val="99"/>
    <w:rsid w:val="00F456CC"/>
    <w:rPr>
      <w:color w:val="0000FF"/>
      <w:u w:val="single"/>
    </w:rPr>
  </w:style>
  <w:style w:type="paragraph" w:styleId="TOCHeading">
    <w:name w:val="TOC Heading"/>
    <w:basedOn w:val="Heading1"/>
    <w:next w:val="Normal"/>
    <w:uiPriority w:val="39"/>
    <w:unhideWhenUsed/>
    <w:qFormat/>
    <w:rsid w:val="00793064"/>
    <w:pPr>
      <w:numPr>
        <w:numId w:val="0"/>
      </w:numPr>
      <w:spacing w:before="480" w:after="0" w:line="276" w:lineRule="auto"/>
      <w:outlineLvl w:val="9"/>
    </w:pPr>
    <w:rPr>
      <w:rFonts w:asciiTheme="majorHAnsi" w:eastAsiaTheme="majorEastAsia" w:hAnsiTheme="majorHAnsi" w:cstheme="majorBidi"/>
      <w:b/>
      <w:color w:val="365F91" w:themeColor="accent1" w:themeShade="BF"/>
      <w:sz w:val="28"/>
    </w:rPr>
  </w:style>
  <w:style w:type="paragraph" w:styleId="TOC1">
    <w:name w:val="toc 1"/>
    <w:basedOn w:val="Normal"/>
    <w:next w:val="Normal"/>
    <w:autoRedefine/>
    <w:uiPriority w:val="39"/>
    <w:unhideWhenUsed/>
    <w:rsid w:val="00793064"/>
    <w:pPr>
      <w:spacing w:after="100"/>
    </w:pPr>
  </w:style>
  <w:style w:type="paragraph" w:styleId="TOC2">
    <w:name w:val="toc 2"/>
    <w:basedOn w:val="Normal"/>
    <w:next w:val="Normal"/>
    <w:autoRedefine/>
    <w:uiPriority w:val="39"/>
    <w:unhideWhenUsed/>
    <w:rsid w:val="00793064"/>
    <w:pPr>
      <w:spacing w:after="100"/>
      <w:ind w:left="200"/>
    </w:pPr>
  </w:style>
  <w:style w:type="paragraph" w:styleId="TOC3">
    <w:name w:val="toc 3"/>
    <w:basedOn w:val="Normal"/>
    <w:next w:val="Normal"/>
    <w:autoRedefine/>
    <w:uiPriority w:val="39"/>
    <w:unhideWhenUsed/>
    <w:rsid w:val="00793064"/>
    <w:pPr>
      <w:spacing w:after="100"/>
      <w:ind w:left="400"/>
    </w:pPr>
  </w:style>
  <w:style w:type="character" w:styleId="PageNumber">
    <w:name w:val="page number"/>
    <w:semiHidden/>
    <w:rsid w:val="001304B6"/>
    <w:rPr>
      <w:rFonts w:ascii="Arial" w:hAnsi="Arial"/>
      <w:b/>
      <w:color w:val="1C1C1C"/>
      <w:sz w:val="14"/>
    </w:rPr>
  </w:style>
  <w:style w:type="paragraph" w:styleId="BodyText">
    <w:name w:val="Body Text"/>
    <w:basedOn w:val="Normal"/>
    <w:link w:val="BodyTextChar"/>
    <w:rsid w:val="008866A6"/>
    <w:pPr>
      <w:spacing w:before="20" w:after="100" w:line="240" w:lineRule="auto"/>
    </w:pPr>
    <w:rPr>
      <w:rFonts w:ascii="Times New Roman" w:eastAsia="Times New Roman" w:hAnsi="Times New Roman"/>
      <w:sz w:val="22"/>
      <w:szCs w:val="24"/>
      <w:lang w:eastAsia="en-GB"/>
    </w:rPr>
  </w:style>
  <w:style w:type="character" w:customStyle="1" w:styleId="BodyTextChar">
    <w:name w:val="Body Text Char"/>
    <w:basedOn w:val="DefaultParagraphFont"/>
    <w:link w:val="BodyText"/>
    <w:rsid w:val="008866A6"/>
    <w:rPr>
      <w:rFonts w:ascii="Times New Roman" w:eastAsia="Times New Roman" w:hAnsi="Times New Roman"/>
      <w:sz w:val="22"/>
      <w:szCs w:val="24"/>
      <w:lang w:eastAsia="en-GB"/>
    </w:rPr>
  </w:style>
  <w:style w:type="paragraph" w:customStyle="1" w:styleId="FrsttsbladUnderrubrik">
    <w:name w:val="Försättsblad Underrubrik"/>
    <w:basedOn w:val="Normal"/>
    <w:next w:val="BodyText"/>
    <w:link w:val="FrsttsbladUnderrubrikChar"/>
    <w:qFormat/>
    <w:rsid w:val="008866A6"/>
    <w:pPr>
      <w:spacing w:before="120" w:after="600" w:line="240" w:lineRule="auto"/>
    </w:pPr>
    <w:rPr>
      <w:rFonts w:ascii="Arial" w:eastAsia="Times New Roman" w:hAnsi="Arial" w:cs="Arial"/>
      <w:sz w:val="28"/>
      <w:szCs w:val="28"/>
      <w:lang w:eastAsia="en-GB"/>
    </w:rPr>
  </w:style>
  <w:style w:type="paragraph" w:styleId="Title">
    <w:name w:val="Title"/>
    <w:aliases w:val="Försättsblad Rubrik"/>
    <w:basedOn w:val="Normal"/>
    <w:next w:val="Normal"/>
    <w:link w:val="TitleChar"/>
    <w:qFormat/>
    <w:rsid w:val="008866A6"/>
    <w:pPr>
      <w:spacing w:after="120" w:line="240" w:lineRule="auto"/>
    </w:pPr>
    <w:rPr>
      <w:rFonts w:ascii="Arial" w:eastAsia="Times New Roman" w:hAnsi="Arial" w:cs="Arial"/>
      <w:b/>
      <w:color w:val="00A9A7"/>
      <w:sz w:val="56"/>
      <w:szCs w:val="56"/>
      <w:lang w:eastAsia="en-GB"/>
    </w:rPr>
  </w:style>
  <w:style w:type="character" w:customStyle="1" w:styleId="TitleChar">
    <w:name w:val="Title Char"/>
    <w:aliases w:val="Försättsblad Rubrik Char"/>
    <w:basedOn w:val="DefaultParagraphFont"/>
    <w:link w:val="Title"/>
    <w:rsid w:val="008866A6"/>
    <w:rPr>
      <w:rFonts w:ascii="Arial" w:eastAsia="Times New Roman" w:hAnsi="Arial" w:cs="Arial"/>
      <w:b/>
      <w:color w:val="00A9A7"/>
      <w:sz w:val="56"/>
      <w:szCs w:val="56"/>
      <w:lang w:eastAsia="en-GB"/>
    </w:rPr>
  </w:style>
  <w:style w:type="character" w:customStyle="1" w:styleId="FrsttsbladUnderrubrikChar">
    <w:name w:val="Försättsblad Underrubrik Char"/>
    <w:link w:val="FrsttsbladUnderrubrik"/>
    <w:rsid w:val="008866A6"/>
    <w:rPr>
      <w:rFonts w:ascii="Arial" w:eastAsia="Times New Roman" w:hAnsi="Arial" w:cs="Arial"/>
      <w:sz w:val="28"/>
      <w:szCs w:val="28"/>
      <w:lang w:eastAsia="en-GB"/>
    </w:rPr>
  </w:style>
  <w:style w:type="paragraph" w:customStyle="1" w:styleId="TableText">
    <w:name w:val="Table Text"/>
    <w:basedOn w:val="BodyText"/>
    <w:rsid w:val="0039481C"/>
    <w:pPr>
      <w:overflowPunct w:val="0"/>
      <w:autoSpaceDE w:val="0"/>
      <w:autoSpaceDN w:val="0"/>
      <w:adjustRightInd w:val="0"/>
      <w:spacing w:before="0" w:after="0"/>
      <w:ind w:left="28" w:right="28"/>
      <w:jc w:val="both"/>
      <w:textAlignment w:val="baseline"/>
    </w:pPr>
    <w:rPr>
      <w:rFonts w:ascii="Arial" w:hAnsi="Arial"/>
      <w:sz w:val="20"/>
      <w:szCs w:val="20"/>
      <w:lang w:eastAsia="en-US"/>
    </w:rPr>
  </w:style>
  <w:style w:type="paragraph" w:customStyle="1" w:styleId="TableParagraph">
    <w:name w:val="Table Paragraph"/>
    <w:basedOn w:val="Normal"/>
    <w:uiPriority w:val="1"/>
    <w:qFormat/>
    <w:rsid w:val="0039481C"/>
    <w:pPr>
      <w:widowControl w:val="0"/>
    </w:pPr>
    <w:rPr>
      <w:rFonts w:asciiTheme="minorHAnsi" w:eastAsiaTheme="minorHAnsi" w:hAnsiTheme="minorHAnsi" w:cstheme="minorBidi"/>
      <w:sz w:val="22"/>
    </w:rPr>
  </w:style>
  <w:style w:type="paragraph" w:styleId="NormalWeb">
    <w:name w:val="Normal (Web)"/>
    <w:basedOn w:val="Normal"/>
    <w:uiPriority w:val="99"/>
    <w:semiHidden/>
    <w:unhideWhenUsed/>
    <w:rsid w:val="00CA6970"/>
    <w:pPr>
      <w:spacing w:before="100" w:beforeAutospacing="1" w:after="100" w:afterAutospacing="1" w:line="240" w:lineRule="auto"/>
    </w:pPr>
    <w:rPr>
      <w:rFonts w:ascii="Times" w:hAnsi="Times"/>
      <w:szCs w:val="20"/>
    </w:rPr>
  </w:style>
  <w:style w:type="character" w:customStyle="1" w:styleId="apple-converted-space">
    <w:name w:val="apple-converted-space"/>
    <w:basedOn w:val="DefaultParagraphFont"/>
    <w:rsid w:val="00CA6970"/>
  </w:style>
  <w:style w:type="character" w:styleId="CommentReference">
    <w:name w:val="annotation reference"/>
    <w:basedOn w:val="DefaultParagraphFont"/>
    <w:semiHidden/>
    <w:unhideWhenUsed/>
    <w:rsid w:val="00824399"/>
    <w:rPr>
      <w:sz w:val="16"/>
      <w:szCs w:val="16"/>
    </w:rPr>
  </w:style>
  <w:style w:type="paragraph" w:styleId="CommentText">
    <w:name w:val="annotation text"/>
    <w:basedOn w:val="Normal"/>
    <w:link w:val="CommentTextChar"/>
    <w:unhideWhenUsed/>
    <w:rsid w:val="00824399"/>
    <w:pPr>
      <w:spacing w:line="240" w:lineRule="auto"/>
    </w:pPr>
    <w:rPr>
      <w:szCs w:val="20"/>
    </w:rPr>
  </w:style>
  <w:style w:type="character" w:customStyle="1" w:styleId="CommentTextChar">
    <w:name w:val="Comment Text Char"/>
    <w:basedOn w:val="DefaultParagraphFont"/>
    <w:link w:val="CommentText"/>
    <w:rsid w:val="00824399"/>
    <w:rPr>
      <w:rFonts w:ascii="Georgia" w:hAnsi="Georgia"/>
      <w:lang w:eastAsia="en-US"/>
    </w:rPr>
  </w:style>
  <w:style w:type="paragraph" w:styleId="CommentSubject">
    <w:name w:val="annotation subject"/>
    <w:basedOn w:val="CommentText"/>
    <w:next w:val="CommentText"/>
    <w:link w:val="CommentSubjectChar"/>
    <w:uiPriority w:val="99"/>
    <w:semiHidden/>
    <w:unhideWhenUsed/>
    <w:rsid w:val="00824399"/>
    <w:rPr>
      <w:b/>
      <w:bCs/>
    </w:rPr>
  </w:style>
  <w:style w:type="character" w:customStyle="1" w:styleId="CommentSubjectChar">
    <w:name w:val="Comment Subject Char"/>
    <w:basedOn w:val="CommentTextChar"/>
    <w:link w:val="CommentSubject"/>
    <w:uiPriority w:val="99"/>
    <w:semiHidden/>
    <w:rsid w:val="00824399"/>
    <w:rPr>
      <w:rFonts w:ascii="Georgia" w:hAnsi="Georgia"/>
      <w:b/>
      <w:bCs/>
      <w:lang w:eastAsia="en-US"/>
    </w:rPr>
  </w:style>
  <w:style w:type="numbering" w:customStyle="1" w:styleId="List51">
    <w:name w:val="List 51"/>
    <w:rsid w:val="00824399"/>
    <w:pPr>
      <w:numPr>
        <w:numId w:val="32"/>
      </w:numPr>
    </w:pPr>
  </w:style>
  <w:style w:type="paragraph" w:styleId="FootnoteText">
    <w:name w:val="footnote text"/>
    <w:basedOn w:val="Normal"/>
    <w:link w:val="FootnoteTextChar"/>
    <w:uiPriority w:val="99"/>
    <w:rsid w:val="00BB38AF"/>
    <w:pPr>
      <w:spacing w:after="60" w:line="240" w:lineRule="auto"/>
    </w:pPr>
    <w:rPr>
      <w:rFonts w:ascii="Arial" w:eastAsia="ヒラギノ角ゴ Pro W3" w:hAnsi="Arial"/>
      <w:color w:val="000000"/>
      <w:sz w:val="24"/>
      <w:szCs w:val="24"/>
    </w:rPr>
  </w:style>
  <w:style w:type="character" w:customStyle="1" w:styleId="FootnoteTextChar">
    <w:name w:val="Footnote Text Char"/>
    <w:basedOn w:val="DefaultParagraphFont"/>
    <w:link w:val="FootnoteText"/>
    <w:uiPriority w:val="99"/>
    <w:rsid w:val="00BB38AF"/>
    <w:rPr>
      <w:rFonts w:ascii="Arial" w:eastAsia="ヒラギノ角ゴ Pro W3" w:hAnsi="Arial"/>
      <w:color w:val="000000"/>
      <w:sz w:val="24"/>
      <w:szCs w:val="24"/>
      <w:lang w:eastAsia="en-US"/>
    </w:rPr>
  </w:style>
  <w:style w:type="character" w:styleId="FootnoteReference">
    <w:name w:val="footnote reference"/>
    <w:uiPriority w:val="99"/>
    <w:rsid w:val="00BB38AF"/>
    <w:rPr>
      <w:vertAlign w:val="superscript"/>
    </w:rPr>
  </w:style>
  <w:style w:type="paragraph" w:customStyle="1" w:styleId="TableTextsmall">
    <w:name w:val="Table Text small"/>
    <w:basedOn w:val="TableText"/>
    <w:qFormat/>
    <w:rsid w:val="00BB38AF"/>
    <w:pPr>
      <w:overflowPunct/>
      <w:autoSpaceDE/>
      <w:autoSpaceDN/>
      <w:adjustRightInd/>
      <w:spacing w:before="60" w:after="60" w:line="280" w:lineRule="atLeast"/>
      <w:ind w:left="0" w:right="0"/>
      <w:jc w:val="left"/>
      <w:textAlignment w:val="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247562">
      <w:bodyDiv w:val="1"/>
      <w:marLeft w:val="0"/>
      <w:marRight w:val="0"/>
      <w:marTop w:val="0"/>
      <w:marBottom w:val="0"/>
      <w:divBdr>
        <w:top w:val="none" w:sz="0" w:space="0" w:color="auto"/>
        <w:left w:val="none" w:sz="0" w:space="0" w:color="auto"/>
        <w:bottom w:val="none" w:sz="0" w:space="0" w:color="auto"/>
        <w:right w:val="none" w:sz="0" w:space="0" w:color="auto"/>
      </w:divBdr>
    </w:div>
    <w:div w:id="64959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Microsoft_Excel_97-2003_Worksheet.xls"/><Relationship Id="rId18" Type="http://schemas.openxmlformats.org/officeDocument/2006/relationships/oleObject" Target="embeddings/Microsoft_Excel_97-2003_Worksheet4.xls"/><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oleObject" Target="embeddings/Microsoft_Excel_97-2003_Worksheet7.xls"/><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oleObject" Target="embeddings/Microsoft_Excel_97-2003_Worksheet3.xls"/><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Microsoft_Excel_97-2003_Worksheet2.xls"/><Relationship Id="rId20" Type="http://schemas.openxmlformats.org/officeDocument/2006/relationships/oleObject" Target="embeddings/Microsoft_Excel_97-2003_Worksheet6.xls"/><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Microsoft_Excel_97-2003_Worksheet1.xls"/><Relationship Id="rId23" Type="http://schemas.openxmlformats.org/officeDocument/2006/relationships/oleObject" Target="embeddings/Microsoft_Excel_97-2003_Worksheet9.xls"/><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oleObject" Target="embeddings/Microsoft_Excel_97-2003_Worksheet5.xls"/><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oleObject" Target="embeddings/Microsoft_Excel_97-2003_Worksheet8.xls"/><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ves1\Desktop\Wordmall_CeHis_Office_2007_svensk_130523_Lennart.dotm"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D75CF2F-6DE0-460B-8C1B-25C5119F4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Wordmall_CeHis_Office_2007_svensk_130523_Lennart.dotm</Template>
  <TotalTime>264</TotalTime>
  <Pages>36</Pages>
  <Words>13315</Words>
  <Characters>70571</Characters>
  <Application>Microsoft Office Word</Application>
  <DocSecurity>0</DocSecurity>
  <Lines>588</Lines>
  <Paragraphs>167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Dokumentnamn</vt:lpstr>
      <vt:lpstr>Dokumentnamn</vt:lpstr>
    </vt:vector>
  </TitlesOfParts>
  <Company>Inera AB</Company>
  <LinksUpToDate>false</LinksUpToDate>
  <CharactersWithSpaces>83719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Dokumentnamn</dc:title>
  <dc:subject>Arkitektur</dc:subject>
  <dc:creator>Inera AR</dc:creator>
  <cp:keywords>AB,Arkitektur, Beslut</cp:keywords>
  <cp:lastModifiedBy>Robert Lundmark</cp:lastModifiedBy>
  <cp:revision>6</cp:revision>
  <dcterms:created xsi:type="dcterms:W3CDTF">2016-11-09T09:14:00Z</dcterms:created>
  <dcterms:modified xsi:type="dcterms:W3CDTF">2016-11-22T10:43:00Z</dcterms:modified>
  <cp:category>Mall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knummer">
    <vt:lpwstr>ARK_xxxx</vt:lpwstr>
  </property>
  <property fmtid="{D5CDD505-2E9C-101B-9397-08002B2CF9AE}" pid="3" name="svename">
    <vt:lpwstr>Infrastruktur Katalogtjänster Organisationsuppgifter</vt:lpwstr>
  </property>
  <property fmtid="{D5CDD505-2E9C-101B-9397-08002B2CF9AE}" pid="4" name="domain_3">
    <vt:lpwstr>organization</vt:lpwstr>
  </property>
  <property fmtid="{D5CDD505-2E9C-101B-9397-08002B2CF9AE}" pid="5" name="Domain_2">
    <vt:lpwstr>directory</vt:lpwstr>
  </property>
  <property fmtid="{D5CDD505-2E9C-101B-9397-08002B2CF9AE}" pid="6" name="Domain_1">
    <vt:lpwstr>infrastructure</vt:lpwstr>
  </property>
  <property fmtid="{D5CDD505-2E9C-101B-9397-08002B2CF9AE}" pid="7" name="datepublished">
    <vt:lpwstr>2014-05-05</vt:lpwstr>
  </property>
  <property fmtid="{D5CDD505-2E9C-101B-9397-08002B2CF9AE}" pid="8" name="rc">
    <vt:lpwstr>RC_03</vt:lpwstr>
  </property>
  <property fmtid="{D5CDD505-2E9C-101B-9397-08002B2CF9AE}" pid="9" name="version1">
    <vt:lpwstr>1</vt:lpwstr>
  </property>
  <property fmtid="{D5CDD505-2E9C-101B-9397-08002B2CF9AE}" pid="10" name="version2">
    <vt:lpwstr>0</vt:lpwstr>
  </property>
  <property fmtid="{D5CDD505-2E9C-101B-9397-08002B2CF9AE}" pid="11" name="version3">
    <vt:lpwstr>0</vt:lpwstr>
  </property>
</Properties>
</file>